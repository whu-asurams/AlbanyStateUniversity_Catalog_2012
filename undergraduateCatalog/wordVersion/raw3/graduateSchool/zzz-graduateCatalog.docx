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Override PartName="/word/footer9.xml" ContentType="application/vnd.openxmlformats-officedocument.wordprocessingml.footer+xml"/>
  <Override PartName="/word/footer39.xml" ContentType="application/vnd.openxmlformats-officedocument.wordprocessingml.footer+xml"/>
  <Override PartName="/word/footer48.xml" ContentType="application/vnd.openxmlformats-officedocument.wordprocessingml.footer+xml"/>
  <Override PartName="/word/footer57.xml" ContentType="application/vnd.openxmlformats-officedocument.wordprocessingml.footer+xml"/>
  <Override PartName="/word/footer7.xml" ContentType="application/vnd.openxmlformats-officedocument.wordprocessingml.footer+xml"/>
  <Override PartName="/word/footer19.xml" ContentType="application/vnd.openxmlformats-officedocument.wordprocessingml.footer+xml"/>
  <Override PartName="/word/footer28.xml" ContentType="application/vnd.openxmlformats-officedocument.wordprocessingml.footer+xml"/>
  <Override PartName="/word/footer37.xml" ContentType="application/vnd.openxmlformats-officedocument.wordprocessingml.footer+xml"/>
  <Override PartName="/word/footer46.xml" ContentType="application/vnd.openxmlformats-officedocument.wordprocessingml.footer+xml"/>
  <Override PartName="/word/footer55.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footer17.xml" ContentType="application/vnd.openxmlformats-officedocument.wordprocessingml.footer+xml"/>
  <Override PartName="/word/footer26.xml" ContentType="application/vnd.openxmlformats-officedocument.wordprocessingml.footer+xml"/>
  <Override PartName="/word/footer35.xml" ContentType="application/vnd.openxmlformats-officedocument.wordprocessingml.footer+xml"/>
  <Override PartName="/word/footer44.xml" ContentType="application/vnd.openxmlformats-officedocument.wordprocessingml.footer+xml"/>
  <Override PartName="/word/footer53.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24.xml" ContentType="application/vnd.openxmlformats-officedocument.wordprocessingml.footer+xml"/>
  <Override PartName="/word/footer33.xml" ContentType="application/vnd.openxmlformats-officedocument.wordprocessingml.footer+xml"/>
  <Override PartName="/word/footer42.xml" ContentType="application/vnd.openxmlformats-officedocument.wordprocessingml.footer+xml"/>
  <Override PartName="/word/footer51.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Override PartName="/word/footer49.xml" ContentType="application/vnd.openxmlformats-officedocument.wordprocessingml.footer+xml"/>
  <Override PartName="/word/footer6.xml" ContentType="application/vnd.openxmlformats-officedocument.wordprocessingml.footer+xml"/>
  <Override PartName="/word/footer18.xml" ContentType="application/vnd.openxmlformats-officedocument.wordprocessingml.footer+xml"/>
  <Override PartName="/word/footer27.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7.xml" ContentType="application/vnd.openxmlformats-officedocument.wordprocessingml.footer+xml"/>
  <Override PartName="/word/footer56.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footer16.xml" ContentType="application/vnd.openxmlformats-officedocument.wordprocessingml.footer+xml"/>
  <Override PartName="/word/footer25.xml" ContentType="application/vnd.openxmlformats-officedocument.wordprocessingml.footer+xml"/>
  <Override PartName="/word/footer34.xml" ContentType="application/vnd.openxmlformats-officedocument.wordprocessingml.footer+xml"/>
  <Override PartName="/word/footer45.xml" ContentType="application/vnd.openxmlformats-officedocument.wordprocessingml.footer+xml"/>
  <Override PartName="/word/footer5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4.xml" ContentType="application/vnd.openxmlformats-officedocument.wordprocessingml.foot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440" w:type="dxa"/>
        <w:tblInd w:w="-900" w:type="dxa"/>
        <w:tblLayout w:type="fixed"/>
        <w:tblCellMar>
          <w:left w:w="0" w:type="dxa"/>
          <w:right w:w="0" w:type="dxa"/>
        </w:tblCellMar>
        <w:tblLook w:val="0000"/>
      </w:tblPr>
      <w:tblGrid>
        <w:gridCol w:w="1085"/>
        <w:gridCol w:w="4560"/>
        <w:gridCol w:w="4795"/>
      </w:tblGrid>
      <w:tr w:rsidR="007D5B3F" w:rsidRPr="00FA7AC7" w:rsidTr="002B1CC3">
        <w:trPr>
          <w:trHeight w:hRule="exact" w:val="235"/>
        </w:trPr>
        <w:tc>
          <w:tcPr>
            <w:tcW w:w="1085" w:type="dxa"/>
            <w:tcBorders>
              <w:top w:val="nil"/>
              <w:left w:val="nil"/>
              <w:bottom w:val="single" w:sz="4" w:space="0" w:color="191919"/>
              <w:right w:val="single" w:sz="4" w:space="0" w:color="191919"/>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D5B3F" w:rsidRPr="00B420F0" w:rsidRDefault="007D5B3F" w:rsidP="00776DC2">
            <w:pPr>
              <w:widowControl w:val="0"/>
              <w:autoSpaceDE w:val="0"/>
              <w:autoSpaceDN w:val="0"/>
              <w:adjustRightInd w:val="0"/>
              <w:spacing w:before="41" w:after="0" w:line="340" w:lineRule="exact"/>
              <w:ind w:left="355" w:right="65" w:hanging="85"/>
              <w:rPr>
                <w:rFonts w:ascii="Times New Roman" w:hAnsi="Times New Roman"/>
                <w:sz w:val="28"/>
                <w:szCs w:val="28"/>
              </w:rPr>
            </w:pPr>
            <w:r>
              <w:rPr>
                <w:rFonts w:ascii="Times New Roman" w:hAnsi="Times New Roman"/>
                <w:b/>
                <w:bCs/>
                <w:color w:val="191919"/>
                <w:sz w:val="28"/>
                <w:szCs w:val="28"/>
              </w:rPr>
              <w:t>INTRODUCTION</w:t>
            </w:r>
            <w:r w:rsidRPr="00B420F0">
              <w:rPr>
                <w:rFonts w:ascii="Times New Roman" w:hAnsi="Times New Roman"/>
                <w:b/>
                <w:bCs/>
                <w:color w:val="191919"/>
                <w:spacing w:val="23"/>
                <w:sz w:val="28"/>
                <w:szCs w:val="28"/>
              </w:rPr>
              <w:t xml:space="preserve"> </w:t>
            </w:r>
          </w:p>
        </w:tc>
        <w:tc>
          <w:tcPr>
            <w:tcW w:w="4795" w:type="dxa"/>
            <w:tcBorders>
              <w:top w:val="nil"/>
              <w:left w:val="single" w:sz="4" w:space="0" w:color="191919"/>
              <w:bottom w:val="single" w:sz="4" w:space="0" w:color="191919"/>
              <w:right w:val="nil"/>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r>
      <w:tr w:rsidR="007D5B3F" w:rsidRPr="00FA7AC7" w:rsidTr="002B1CC3">
        <w:trPr>
          <w:trHeight w:hRule="exact" w:val="256"/>
        </w:trPr>
        <w:tc>
          <w:tcPr>
            <w:tcW w:w="1085" w:type="dxa"/>
            <w:tcBorders>
              <w:top w:val="single" w:sz="4" w:space="0" w:color="191919"/>
              <w:left w:val="nil"/>
              <w:bottom w:val="single" w:sz="4" w:space="0" w:color="191919"/>
              <w:right w:val="single" w:sz="4" w:space="0" w:color="191919"/>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c>
          <w:tcPr>
            <w:tcW w:w="4795" w:type="dxa"/>
            <w:tcBorders>
              <w:top w:val="single" w:sz="4" w:space="0" w:color="191919"/>
              <w:left w:val="single" w:sz="4" w:space="0" w:color="191919"/>
              <w:bottom w:val="single" w:sz="4" w:space="0" w:color="191919"/>
              <w:right w:val="nil"/>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r>
      <w:tr w:rsidR="007D5B3F" w:rsidRPr="00FA7AC7" w:rsidTr="002B1CC3">
        <w:trPr>
          <w:trHeight w:hRule="exact" w:val="90"/>
        </w:trPr>
        <w:tc>
          <w:tcPr>
            <w:tcW w:w="1085" w:type="dxa"/>
            <w:tcBorders>
              <w:top w:val="single" w:sz="4" w:space="0" w:color="191919"/>
              <w:left w:val="nil"/>
              <w:bottom w:val="nil"/>
              <w:right w:val="single" w:sz="4" w:space="0" w:color="191919"/>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c>
          <w:tcPr>
            <w:tcW w:w="4795" w:type="dxa"/>
            <w:tcBorders>
              <w:top w:val="single" w:sz="4" w:space="0" w:color="191919"/>
              <w:left w:val="single" w:sz="4" w:space="0" w:color="191919"/>
              <w:bottom w:val="nil"/>
              <w:right w:val="nil"/>
            </w:tcBorders>
          </w:tcPr>
          <w:p w:rsidR="007D5B3F" w:rsidRPr="00FA7AC7" w:rsidRDefault="007D5B3F" w:rsidP="00776DC2">
            <w:pPr>
              <w:widowControl w:val="0"/>
              <w:autoSpaceDE w:val="0"/>
              <w:autoSpaceDN w:val="0"/>
              <w:adjustRightInd w:val="0"/>
              <w:spacing w:after="0"/>
              <w:rPr>
                <w:rFonts w:ascii="Times New Roman" w:hAnsi="Times New Roman"/>
                <w:sz w:val="24"/>
                <w:szCs w:val="24"/>
              </w:rPr>
            </w:pPr>
          </w:p>
        </w:tc>
      </w:tr>
    </w:tbl>
    <w:p w:rsidR="007D5B3F" w:rsidRDefault="007D5B3F"/>
    <w:p w:rsidR="007D5B3F" w:rsidRPr="007D5B3F" w:rsidRDefault="00284C41" w:rsidP="007D5B3F">
      <w:pPr>
        <w:ind w:left="360" w:firstLine="0"/>
        <w:rPr>
          <w:rFonts w:ascii="Impact" w:hAnsi="Impact"/>
          <w:color w:val="404040" w:themeColor="text1" w:themeTint="BF"/>
          <w:sz w:val="40"/>
          <w:szCs w:val="40"/>
        </w:rPr>
      </w:pPr>
      <w:r w:rsidRPr="00284C41">
        <w:rPr>
          <w:noProof/>
          <w:sz w:val="18"/>
          <w:szCs w:val="18"/>
        </w:rPr>
        <w:pict>
          <v:shapetype id="_x0000_t202" coordsize="21600,21600" o:spt="202" path="m,l,21600r21600,l21600,xe">
            <v:stroke joinstyle="miter"/>
            <v:path gradientshapeok="t" o:connecttype="rect"/>
          </v:shapetype>
          <v:shape id="_x0000_s8057" type="#_x0000_t202" style="position:absolute;left:0;text-align:left;margin-left:21pt;margin-top:8.5pt;width:1in;height:655.7pt;z-index:-251211264;mso-position-horizontal-relative:page" o:allowincell="f" filled="f" stroked="f">
            <v:textbox style="layout-flow:vertical;mso-layout-flow-alt:bottom-to-top;mso-next-textbox:#_x0000_s8057" inset="0,0,0,0">
              <w:txbxContent>
                <w:p w:rsidR="00E410E0" w:rsidRDefault="00E410E0" w:rsidP="00C47A74">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C47A74">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C47A7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r w:rsidR="007D5B3F" w:rsidRPr="007D5B3F">
        <w:rPr>
          <w:rFonts w:ascii="Impact" w:hAnsi="Impact"/>
          <w:color w:val="404040" w:themeColor="text1" w:themeTint="BF"/>
          <w:sz w:val="52"/>
          <w:szCs w:val="52"/>
        </w:rPr>
        <w:t>A</w:t>
      </w:r>
      <w:r w:rsidR="007D5B3F" w:rsidRPr="007D5B3F">
        <w:rPr>
          <w:rFonts w:ascii="Impact" w:hAnsi="Impact"/>
          <w:color w:val="404040" w:themeColor="text1" w:themeTint="BF"/>
          <w:sz w:val="40"/>
          <w:szCs w:val="40"/>
        </w:rPr>
        <w:t xml:space="preserve">LBANY </w:t>
      </w:r>
      <w:r w:rsidR="007D5B3F" w:rsidRPr="007D5B3F">
        <w:rPr>
          <w:rFonts w:ascii="Impact" w:hAnsi="Impact"/>
          <w:color w:val="404040" w:themeColor="text1" w:themeTint="BF"/>
          <w:sz w:val="52"/>
          <w:szCs w:val="52"/>
        </w:rPr>
        <w:t>S</w:t>
      </w:r>
      <w:r w:rsidR="007D5B3F" w:rsidRPr="007D5B3F">
        <w:rPr>
          <w:rFonts w:ascii="Impact" w:hAnsi="Impact"/>
          <w:color w:val="404040" w:themeColor="text1" w:themeTint="BF"/>
          <w:sz w:val="40"/>
          <w:szCs w:val="40"/>
        </w:rPr>
        <w:t xml:space="preserve">TATE </w:t>
      </w:r>
      <w:r w:rsidR="007D5B3F" w:rsidRPr="007D5B3F">
        <w:rPr>
          <w:rFonts w:ascii="Impact" w:hAnsi="Impact"/>
          <w:color w:val="404040" w:themeColor="text1" w:themeTint="BF"/>
          <w:sz w:val="52"/>
          <w:szCs w:val="52"/>
        </w:rPr>
        <w:t>U</w:t>
      </w:r>
      <w:r w:rsidR="007D5B3F" w:rsidRPr="007D5B3F">
        <w:rPr>
          <w:rFonts w:ascii="Impact" w:hAnsi="Impact"/>
          <w:color w:val="404040" w:themeColor="text1" w:themeTint="BF"/>
          <w:sz w:val="40"/>
          <w:szCs w:val="40"/>
        </w:rPr>
        <w:t>NIVERSITY</w:t>
      </w:r>
    </w:p>
    <w:p w:rsidR="007D5B3F" w:rsidRPr="007D5B3F" w:rsidRDefault="007D5B3F" w:rsidP="007D5B3F">
      <w:pPr>
        <w:ind w:left="360" w:firstLine="360"/>
        <w:jc w:val="both"/>
        <w:rPr>
          <w:sz w:val="18"/>
          <w:szCs w:val="18"/>
        </w:rPr>
      </w:pPr>
      <w:r w:rsidRPr="007D5B3F">
        <w:rPr>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7D5B3F" w:rsidRPr="007D5B3F" w:rsidRDefault="007D5B3F" w:rsidP="007D5B3F">
      <w:pPr>
        <w:ind w:left="360" w:firstLine="360"/>
        <w:jc w:val="both"/>
        <w:rPr>
          <w:sz w:val="18"/>
          <w:szCs w:val="18"/>
        </w:rPr>
      </w:pPr>
      <w:r w:rsidRPr="007D5B3F">
        <w:rPr>
          <w:sz w:val="18"/>
          <w:szCs w:val="18"/>
        </w:rPr>
        <w:t xml:space="preserve">Albany State University recruits, admits and provides services, financial and instruction to all students without regard to racial identification, religion, gender, disability or national origin. The University is also an equal opportunity and equal rights employer in that </w:t>
      </w:r>
      <w:proofErr w:type="spellStart"/>
      <w:r w:rsidRPr="007D5B3F">
        <w:rPr>
          <w:sz w:val="18"/>
          <w:szCs w:val="18"/>
        </w:rPr>
        <w:t>ll</w:t>
      </w:r>
      <w:proofErr w:type="spellEnd"/>
      <w:r w:rsidRPr="007D5B3F">
        <w:rPr>
          <w:sz w:val="18"/>
          <w:szCs w:val="18"/>
        </w:rPr>
        <w:t xml:space="preserve">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7D5B3F" w:rsidRPr="007D5B3F" w:rsidRDefault="007D5B3F" w:rsidP="007D5B3F">
      <w:pPr>
        <w:ind w:left="360" w:firstLine="360"/>
        <w:jc w:val="both"/>
        <w:rPr>
          <w:sz w:val="18"/>
          <w:szCs w:val="18"/>
        </w:rPr>
      </w:pPr>
    </w:p>
    <w:p w:rsidR="007D5B3F" w:rsidRPr="007D5B3F" w:rsidRDefault="007D5B3F" w:rsidP="007D5B3F">
      <w:pPr>
        <w:ind w:left="360" w:firstLine="360"/>
        <w:jc w:val="both"/>
        <w:rPr>
          <w:sz w:val="18"/>
          <w:szCs w:val="18"/>
        </w:rPr>
      </w:pPr>
      <w:r w:rsidRPr="007D5B3F">
        <w:rPr>
          <w:sz w:val="18"/>
          <w:szCs w:val="18"/>
        </w:rPr>
        <w:t xml:space="preserve">Albany State University is accredited by the Commission on Colleges of the Southern Association of Colleges and Schools (1866 Southern Lane, Decatur, Georgia 30033-4097, phone (404)679-4500) to award </w:t>
      </w:r>
      <w:proofErr w:type="gramStart"/>
      <w:r w:rsidRPr="007D5B3F">
        <w:rPr>
          <w:sz w:val="18"/>
          <w:szCs w:val="18"/>
        </w:rPr>
        <w:t>bachelor’s</w:t>
      </w:r>
      <w:proofErr w:type="gramEnd"/>
      <w:r w:rsidRPr="007D5B3F">
        <w:rPr>
          <w:sz w:val="18"/>
          <w:szCs w:val="18"/>
        </w:rPr>
        <w:t>, master’s and education specialist degrees.</w:t>
      </w:r>
    </w:p>
    <w:p w:rsidR="007D5B3F" w:rsidRPr="007D5B3F" w:rsidRDefault="007D5B3F" w:rsidP="007D5B3F">
      <w:pPr>
        <w:ind w:left="360" w:firstLine="360"/>
        <w:jc w:val="both"/>
        <w:rPr>
          <w:sz w:val="18"/>
          <w:szCs w:val="18"/>
        </w:rPr>
      </w:pPr>
      <w:r w:rsidRPr="007D5B3F">
        <w:rPr>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7D5B3F" w:rsidRPr="007D5B3F" w:rsidRDefault="007D5B3F" w:rsidP="007D5B3F">
      <w:pPr>
        <w:ind w:left="360" w:firstLine="360"/>
        <w:jc w:val="both"/>
        <w:rPr>
          <w:sz w:val="18"/>
          <w:szCs w:val="18"/>
        </w:rPr>
      </w:pPr>
      <w:r w:rsidRPr="007D5B3F">
        <w:rPr>
          <w:sz w:val="18"/>
          <w:szCs w:val="18"/>
        </w:rPr>
        <w:t>Information about such changes will be available in the Graduate School office.  Students are responsible for keeping apprised of current graduation requirements of their particular degree program.</w:t>
      </w:r>
    </w:p>
    <w:p w:rsidR="007D5B3F" w:rsidRPr="007D5B3F" w:rsidRDefault="007D5B3F" w:rsidP="007D5B3F">
      <w:pPr>
        <w:ind w:left="360" w:firstLine="360"/>
        <w:rPr>
          <w:sz w:val="18"/>
          <w:szCs w:val="18"/>
        </w:rPr>
      </w:pPr>
    </w:p>
    <w:p w:rsidR="007D5B3F" w:rsidRPr="007D5B3F" w:rsidRDefault="007D5B3F" w:rsidP="007D5B3F">
      <w:pPr>
        <w:spacing w:after="0"/>
        <w:ind w:left="360" w:firstLine="360"/>
        <w:rPr>
          <w:sz w:val="18"/>
          <w:szCs w:val="18"/>
        </w:rPr>
      </w:pPr>
      <w:r w:rsidRPr="007D5B3F">
        <w:rPr>
          <w:sz w:val="18"/>
          <w:szCs w:val="18"/>
        </w:rPr>
        <w:t>Albany State University</w:t>
      </w:r>
    </w:p>
    <w:p w:rsidR="007D5B3F" w:rsidRPr="007D5B3F" w:rsidRDefault="007D5B3F" w:rsidP="007D5B3F">
      <w:pPr>
        <w:spacing w:after="0"/>
        <w:ind w:left="360" w:firstLine="360"/>
        <w:rPr>
          <w:sz w:val="18"/>
          <w:szCs w:val="18"/>
        </w:rPr>
      </w:pPr>
      <w:r w:rsidRPr="007D5B3F">
        <w:rPr>
          <w:sz w:val="18"/>
          <w:szCs w:val="18"/>
        </w:rPr>
        <w:t>Catalog and Announcement 2011-2012</w:t>
      </w:r>
    </w:p>
    <w:p w:rsidR="007D5B3F" w:rsidRPr="007D5B3F" w:rsidRDefault="007D5B3F" w:rsidP="007D5B3F">
      <w:pPr>
        <w:spacing w:after="0"/>
        <w:ind w:left="360" w:firstLine="360"/>
        <w:rPr>
          <w:sz w:val="18"/>
          <w:szCs w:val="18"/>
        </w:rPr>
      </w:pPr>
      <w:r w:rsidRPr="007D5B3F">
        <w:rPr>
          <w:sz w:val="18"/>
          <w:szCs w:val="18"/>
        </w:rPr>
        <w:t>Vol. XLIII, No.1, July 2011</w:t>
      </w:r>
    </w:p>
    <w:p w:rsidR="007D5B3F" w:rsidRPr="007D5B3F" w:rsidRDefault="007D5B3F" w:rsidP="007D5B3F">
      <w:pPr>
        <w:spacing w:after="0"/>
        <w:ind w:left="360" w:firstLine="360"/>
        <w:rPr>
          <w:sz w:val="18"/>
          <w:szCs w:val="18"/>
        </w:rPr>
      </w:pPr>
    </w:p>
    <w:p w:rsidR="007D5B3F" w:rsidRPr="007D5B3F" w:rsidRDefault="007D5B3F" w:rsidP="007D5B3F">
      <w:pPr>
        <w:spacing w:after="0"/>
        <w:ind w:left="360" w:firstLine="360"/>
        <w:rPr>
          <w:sz w:val="18"/>
          <w:szCs w:val="18"/>
        </w:rPr>
      </w:pPr>
      <w:r w:rsidRPr="007D5B3F">
        <w:rPr>
          <w:sz w:val="18"/>
          <w:szCs w:val="18"/>
        </w:rPr>
        <w:t>For information on Graduate Admissions</w:t>
      </w:r>
    </w:p>
    <w:p w:rsidR="007D5B3F" w:rsidRPr="007D5B3F" w:rsidRDefault="007D5B3F" w:rsidP="007D5B3F">
      <w:pPr>
        <w:spacing w:after="0"/>
        <w:ind w:left="360" w:firstLine="360"/>
        <w:rPr>
          <w:sz w:val="18"/>
          <w:szCs w:val="18"/>
        </w:rPr>
      </w:pPr>
      <w:r w:rsidRPr="007D5B3F">
        <w:rPr>
          <w:sz w:val="18"/>
          <w:szCs w:val="18"/>
        </w:rPr>
        <w:t>(229)430-5118</w:t>
      </w:r>
    </w:p>
    <w:p w:rsidR="007D5B3F" w:rsidRPr="007D5B3F" w:rsidRDefault="00284C41" w:rsidP="007D5B3F">
      <w:pPr>
        <w:spacing w:after="0"/>
        <w:ind w:left="360" w:firstLine="360"/>
        <w:rPr>
          <w:sz w:val="18"/>
          <w:szCs w:val="18"/>
        </w:rPr>
      </w:pPr>
      <w:hyperlink r:id="rId8" w:history="1">
        <w:r w:rsidR="007D5B3F" w:rsidRPr="007D5B3F">
          <w:rPr>
            <w:rStyle w:val="Hyperlink"/>
            <w:sz w:val="18"/>
            <w:szCs w:val="18"/>
          </w:rPr>
          <w:t>www.asurams.edu</w:t>
        </w:r>
      </w:hyperlink>
    </w:p>
    <w:p w:rsidR="007D5B3F" w:rsidRPr="007D5B3F" w:rsidRDefault="007D5B3F" w:rsidP="007D5B3F">
      <w:pPr>
        <w:ind w:left="360" w:firstLine="360"/>
        <w:rPr>
          <w:sz w:val="18"/>
          <w:szCs w:val="18"/>
        </w:rPr>
      </w:pPr>
    </w:p>
    <w:p w:rsidR="007D5B3F" w:rsidRPr="007D5B3F" w:rsidRDefault="007D5B3F" w:rsidP="007D5B3F">
      <w:pPr>
        <w:spacing w:after="0"/>
        <w:ind w:left="360" w:firstLine="360"/>
        <w:rPr>
          <w:sz w:val="18"/>
          <w:szCs w:val="18"/>
        </w:rPr>
      </w:pPr>
      <w:r w:rsidRPr="007D5B3F">
        <w:rPr>
          <w:sz w:val="18"/>
          <w:szCs w:val="18"/>
        </w:rPr>
        <w:t>Published by Albany State University, Albany, Georgia 31705</w:t>
      </w:r>
    </w:p>
    <w:p w:rsidR="007D5B3F" w:rsidRPr="007D5B3F" w:rsidRDefault="007D5B3F" w:rsidP="007D5B3F">
      <w:pPr>
        <w:spacing w:after="0"/>
        <w:ind w:left="360" w:firstLine="360"/>
        <w:rPr>
          <w:sz w:val="18"/>
          <w:szCs w:val="18"/>
        </w:rPr>
      </w:pPr>
      <w:r w:rsidRPr="007D5B3F">
        <w:rPr>
          <w:sz w:val="18"/>
          <w:szCs w:val="18"/>
        </w:rPr>
        <w:t>Second-Class Postage paid at Albany, Georgia 31705</w:t>
      </w:r>
    </w:p>
    <w:p w:rsidR="00776DC2" w:rsidRDefault="00776DC2" w:rsidP="007D5B3F">
      <w:pPr>
        <w:ind w:left="360" w:firstLine="360"/>
        <w:sectPr w:rsidR="00776DC2" w:rsidSect="00C47A74">
          <w:headerReference w:type="even" r:id="rId9"/>
          <w:headerReference w:type="default" r:id="rId10"/>
          <w:footerReference w:type="even" r:id="rId11"/>
          <w:footerReference w:type="default" r:id="rId12"/>
          <w:headerReference w:type="first" r:id="rId13"/>
          <w:footerReference w:type="first" r:id="rId14"/>
          <w:pgSz w:w="12240" w:h="15840"/>
          <w:pgMar w:top="300" w:right="1350" w:bottom="280" w:left="1710" w:header="0" w:footer="967" w:gutter="0"/>
          <w:pgNumType w:start="1"/>
          <w:cols w:space="300"/>
          <w:noEndnote/>
        </w:sectPr>
      </w:pPr>
    </w:p>
    <w:p w:rsidR="007D5B3F" w:rsidRDefault="007D5B3F" w:rsidP="007D5B3F">
      <w:pPr>
        <w:ind w:left="360" w:firstLine="360"/>
      </w:pPr>
    </w:p>
    <w:p w:rsidR="007D5B3F" w:rsidRDefault="00284C41">
      <w:r>
        <w:rPr>
          <w:noProof/>
        </w:rPr>
        <w:pict>
          <v:shape id="_x0000_s8050" type="#_x0000_t202" style="position:absolute;left:0;text-align:left;margin-left:525pt;margin-top:47.05pt;width:1in;height:663.2pt;z-index:-251217408;mso-position-horizontal-relative:page" o:allowincell="f" filled="f" stroked="f">
            <v:textbox style="layout-flow:vertical;mso-next-textbox:#_x0000_s8050" inset="0,0,0,0">
              <w:txbxContent>
                <w:p w:rsidR="00E410E0" w:rsidRDefault="00E410E0" w:rsidP="00776DC2">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7D5B3F">
        <w:br w:type="page"/>
      </w:r>
    </w:p>
    <w:tbl>
      <w:tblPr>
        <w:tblW w:w="10800" w:type="dxa"/>
        <w:tblInd w:w="-1080" w:type="dxa"/>
        <w:tblLayout w:type="fixed"/>
        <w:tblCellMar>
          <w:left w:w="0" w:type="dxa"/>
          <w:right w:w="0" w:type="dxa"/>
        </w:tblCellMar>
        <w:tblLook w:val="0000"/>
      </w:tblPr>
      <w:tblGrid>
        <w:gridCol w:w="1085"/>
        <w:gridCol w:w="4560"/>
        <w:gridCol w:w="5155"/>
      </w:tblGrid>
      <w:tr w:rsidR="00FD6ACA" w:rsidRPr="00FA7AC7" w:rsidTr="002B1CC3">
        <w:trPr>
          <w:trHeight w:hRule="exact" w:val="235"/>
        </w:trPr>
        <w:tc>
          <w:tcPr>
            <w:tcW w:w="1085" w:type="dxa"/>
            <w:tcBorders>
              <w:top w:val="nil"/>
              <w:left w:val="nil"/>
              <w:bottom w:val="single" w:sz="4" w:space="0" w:color="191919"/>
              <w:right w:val="single" w:sz="4" w:space="0" w:color="191919"/>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D6ACA" w:rsidRPr="00B420F0" w:rsidRDefault="00C34741" w:rsidP="00E70B61">
            <w:pPr>
              <w:widowControl w:val="0"/>
              <w:autoSpaceDE w:val="0"/>
              <w:autoSpaceDN w:val="0"/>
              <w:adjustRightInd w:val="0"/>
              <w:spacing w:before="41" w:after="0" w:line="340" w:lineRule="exact"/>
              <w:ind w:left="355" w:right="65" w:hanging="85"/>
              <w:rPr>
                <w:rFonts w:ascii="Times New Roman" w:hAnsi="Times New Roman"/>
                <w:sz w:val="28"/>
                <w:szCs w:val="28"/>
              </w:rPr>
            </w:pPr>
            <w:r w:rsidRPr="00B420F0">
              <w:rPr>
                <w:rFonts w:ascii="Times New Roman" w:hAnsi="Times New Roman"/>
                <w:b/>
                <w:bCs/>
                <w:color w:val="191919"/>
                <w:sz w:val="28"/>
                <w:szCs w:val="28"/>
              </w:rPr>
              <w:t>TABLE OF CONTENTS</w:t>
            </w:r>
            <w:r w:rsidRPr="00B420F0">
              <w:rPr>
                <w:rFonts w:ascii="Times New Roman" w:hAnsi="Times New Roman"/>
                <w:b/>
                <w:bCs/>
                <w:color w:val="191919"/>
                <w:spacing w:val="23"/>
                <w:sz w:val="28"/>
                <w:szCs w:val="28"/>
              </w:rPr>
              <w:t xml:space="preserve"> </w:t>
            </w:r>
          </w:p>
        </w:tc>
        <w:tc>
          <w:tcPr>
            <w:tcW w:w="5155" w:type="dxa"/>
            <w:tcBorders>
              <w:top w:val="nil"/>
              <w:left w:val="single" w:sz="4" w:space="0" w:color="191919"/>
              <w:bottom w:val="single" w:sz="4" w:space="0" w:color="191919"/>
              <w:right w:val="nil"/>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r>
      <w:tr w:rsidR="00FD6ACA" w:rsidRPr="00FA7AC7" w:rsidTr="002B1CC3">
        <w:trPr>
          <w:trHeight w:hRule="exact" w:val="256"/>
        </w:trPr>
        <w:tc>
          <w:tcPr>
            <w:tcW w:w="1085" w:type="dxa"/>
            <w:tcBorders>
              <w:top w:val="single" w:sz="4" w:space="0" w:color="191919"/>
              <w:left w:val="nil"/>
              <w:bottom w:val="single" w:sz="4" w:space="0" w:color="191919"/>
              <w:right w:val="single" w:sz="4" w:space="0" w:color="191919"/>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c>
          <w:tcPr>
            <w:tcW w:w="5155" w:type="dxa"/>
            <w:tcBorders>
              <w:top w:val="single" w:sz="4" w:space="0" w:color="191919"/>
              <w:left w:val="single" w:sz="4" w:space="0" w:color="191919"/>
              <w:bottom w:val="single" w:sz="4" w:space="0" w:color="191919"/>
              <w:right w:val="nil"/>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r>
      <w:tr w:rsidR="00FD6ACA" w:rsidRPr="00FA7AC7" w:rsidTr="002B1CC3">
        <w:trPr>
          <w:trHeight w:hRule="exact" w:val="90"/>
        </w:trPr>
        <w:tc>
          <w:tcPr>
            <w:tcW w:w="1085" w:type="dxa"/>
            <w:tcBorders>
              <w:top w:val="single" w:sz="4" w:space="0" w:color="191919"/>
              <w:left w:val="nil"/>
              <w:bottom w:val="nil"/>
              <w:right w:val="single" w:sz="4" w:space="0" w:color="191919"/>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c>
          <w:tcPr>
            <w:tcW w:w="5155" w:type="dxa"/>
            <w:tcBorders>
              <w:top w:val="single" w:sz="4" w:space="0" w:color="191919"/>
              <w:left w:val="single" w:sz="4" w:space="0" w:color="191919"/>
              <w:bottom w:val="nil"/>
              <w:right w:val="nil"/>
            </w:tcBorders>
          </w:tcPr>
          <w:p w:rsidR="00FD6ACA" w:rsidRPr="00FA7AC7" w:rsidRDefault="00FD6ACA" w:rsidP="00C34741">
            <w:pPr>
              <w:widowControl w:val="0"/>
              <w:autoSpaceDE w:val="0"/>
              <w:autoSpaceDN w:val="0"/>
              <w:adjustRightInd w:val="0"/>
              <w:spacing w:after="0"/>
              <w:rPr>
                <w:rFonts w:ascii="Times New Roman" w:hAnsi="Times New Roman"/>
                <w:sz w:val="24"/>
                <w:szCs w:val="24"/>
              </w:rPr>
            </w:pPr>
          </w:p>
        </w:tc>
      </w:tr>
    </w:tbl>
    <w:p w:rsidR="00FD6ACA" w:rsidRDefault="00FD6ACA" w:rsidP="00FD6ACA">
      <w:pPr>
        <w:pStyle w:val="TOC2"/>
        <w:spacing w:before="0"/>
        <w:ind w:left="0"/>
        <w:jc w:val="center"/>
        <w:rPr>
          <w:rFonts w:ascii="Impact" w:hAnsi="Impact" w:cs="Times New Roman"/>
          <w:b w:val="0"/>
          <w:color w:val="808080" w:themeColor="background1" w:themeShade="80"/>
          <w:sz w:val="52"/>
          <w:szCs w:val="52"/>
        </w:rPr>
      </w:pPr>
    </w:p>
    <w:p w:rsidR="00FD6ACA" w:rsidRPr="00FD6ACA" w:rsidRDefault="00284C41" w:rsidP="00FD6ACA">
      <w:r w:rsidRPr="00284C41">
        <w:rPr>
          <w:rFonts w:ascii="Impact" w:hAnsi="Impact" w:cs="Times New Roman"/>
          <w:b/>
          <w:noProof/>
          <w:color w:val="808080" w:themeColor="background1" w:themeShade="80"/>
          <w:sz w:val="52"/>
          <w:szCs w:val="52"/>
        </w:rPr>
        <w:pict>
          <v:shape id="_x0000_s8051" type="#_x0000_t202" style="position:absolute;left:0;text-align:left;margin-left:17.25pt;margin-top:8.5pt;width:1in;height:655.7pt;z-index:-251216384;mso-position-horizontal-relative:page" o:allowincell="f" filled="f" stroked="f">
            <v:textbox style="layout-flow:vertical;mso-layout-flow-alt:bottom-to-top;mso-next-textbox:#_x0000_s8051" inset="0,0,0,0">
              <w:txbxContent>
                <w:p w:rsidR="00E410E0" w:rsidRDefault="00E410E0" w:rsidP="00776DC2">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776DC2">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776DC2">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D6ACA" w:rsidRPr="00FD6ACA" w:rsidRDefault="00FD6ACA" w:rsidP="00FD6ACA">
      <w:pPr>
        <w:pStyle w:val="TOC2"/>
        <w:spacing w:before="0"/>
        <w:jc w:val="center"/>
        <w:rPr>
          <w:rFonts w:ascii="Impact" w:hAnsi="Impact" w:cs="Times New Roman"/>
          <w:b w:val="0"/>
          <w:color w:val="808080" w:themeColor="background1" w:themeShade="80"/>
          <w:sz w:val="48"/>
          <w:szCs w:val="48"/>
        </w:rPr>
      </w:pPr>
      <w:r w:rsidRPr="00FD6ACA">
        <w:rPr>
          <w:rFonts w:ascii="Impact" w:hAnsi="Impact" w:cs="Times New Roman"/>
          <w:b w:val="0"/>
          <w:color w:val="808080" w:themeColor="background1" w:themeShade="80"/>
          <w:sz w:val="52"/>
          <w:szCs w:val="52"/>
        </w:rPr>
        <w:t>T</w:t>
      </w:r>
      <w:r w:rsidRPr="00FD6ACA">
        <w:rPr>
          <w:rFonts w:ascii="Impact" w:hAnsi="Impact" w:cs="Times New Roman"/>
          <w:b w:val="0"/>
          <w:color w:val="808080" w:themeColor="background1" w:themeShade="80"/>
          <w:sz w:val="44"/>
          <w:szCs w:val="44"/>
        </w:rPr>
        <w:t>ABLE</w:t>
      </w:r>
      <w:r w:rsidRPr="00FD6ACA">
        <w:rPr>
          <w:rFonts w:ascii="Impact" w:hAnsi="Impact" w:cs="Times New Roman"/>
          <w:b w:val="0"/>
          <w:color w:val="808080" w:themeColor="background1" w:themeShade="80"/>
          <w:sz w:val="48"/>
          <w:szCs w:val="48"/>
        </w:rPr>
        <w:t xml:space="preserve"> OF </w:t>
      </w:r>
      <w:r w:rsidRPr="00FD6ACA">
        <w:rPr>
          <w:rFonts w:ascii="Impact" w:hAnsi="Impact" w:cs="Times New Roman"/>
          <w:b w:val="0"/>
          <w:color w:val="808080" w:themeColor="background1" w:themeShade="80"/>
          <w:sz w:val="52"/>
          <w:szCs w:val="52"/>
        </w:rPr>
        <w:t>C</w:t>
      </w:r>
      <w:r w:rsidRPr="00FD6ACA">
        <w:rPr>
          <w:rFonts w:ascii="Impact" w:hAnsi="Impact" w:cs="Times New Roman"/>
          <w:b w:val="0"/>
          <w:color w:val="808080" w:themeColor="background1" w:themeShade="80"/>
          <w:sz w:val="44"/>
          <w:szCs w:val="44"/>
        </w:rPr>
        <w:t>ONTENTS</w:t>
      </w:r>
    </w:p>
    <w:p w:rsidR="00FD6ACA" w:rsidRDefault="00FD6ACA" w:rsidP="00FD6ACA"/>
    <w:p w:rsidR="00FD6ACA" w:rsidRPr="00FD6ACA" w:rsidRDefault="00FD6ACA" w:rsidP="00FD6ACA">
      <w:pPr>
        <w:sectPr w:rsidR="00FD6ACA" w:rsidRPr="00FD6ACA" w:rsidSect="00776DC2">
          <w:pgSz w:w="12240" w:h="15840"/>
          <w:pgMar w:top="300" w:right="1350" w:bottom="280" w:left="1440" w:header="0" w:footer="967" w:gutter="0"/>
          <w:cols w:space="300"/>
          <w:noEndnote/>
        </w:sectPr>
      </w:pPr>
    </w:p>
    <w:p w:rsidR="00FD6ACA" w:rsidRPr="00FD6ACA" w:rsidRDefault="00284C41" w:rsidP="00FD6ACA">
      <w:pPr>
        <w:pStyle w:val="TOC2"/>
        <w:spacing w:before="0"/>
        <w:rPr>
          <w:rFonts w:ascii="Times New Roman" w:hAnsi="Times New Roman" w:cs="Times New Roman"/>
          <w:b w:val="0"/>
          <w:bCs w:val="0"/>
          <w:noProof/>
          <w:color w:val="262626" w:themeColor="text1" w:themeTint="D9"/>
          <w:sz w:val="18"/>
          <w:szCs w:val="18"/>
        </w:rPr>
      </w:pPr>
      <w:r w:rsidRPr="00284C41">
        <w:rPr>
          <w:rFonts w:ascii="Times New Roman" w:hAnsi="Times New Roman" w:cs="Times New Roman"/>
          <w:b w:val="0"/>
          <w:sz w:val="18"/>
        </w:rPr>
        <w:lastRenderedPageBreak/>
        <w:fldChar w:fldCharType="begin"/>
      </w:r>
      <w:r w:rsidR="00A63811" w:rsidRPr="00FD6ACA">
        <w:rPr>
          <w:rFonts w:ascii="Times New Roman" w:hAnsi="Times New Roman" w:cs="Times New Roman"/>
          <w:b w:val="0"/>
          <w:sz w:val="18"/>
        </w:rPr>
        <w:instrText xml:space="preserve"> TOC \o "1-2" </w:instrText>
      </w:r>
      <w:r w:rsidRPr="00284C41">
        <w:rPr>
          <w:rFonts w:ascii="Times New Roman" w:hAnsi="Times New Roman" w:cs="Times New Roman"/>
          <w:b w:val="0"/>
          <w:sz w:val="18"/>
        </w:rPr>
        <w:fldChar w:fldCharType="separate"/>
      </w:r>
      <w:r w:rsidR="00FD6ACA" w:rsidRPr="00FD6ACA">
        <w:rPr>
          <w:rFonts w:ascii="Times New Roman" w:hAnsi="Times New Roman" w:cs="Times New Roman"/>
          <w:b w:val="0"/>
          <w:bCs w:val="0"/>
          <w:noProof/>
          <w:color w:val="262626" w:themeColor="text1" w:themeTint="D9"/>
          <w:sz w:val="18"/>
          <w:szCs w:val="18"/>
        </w:rPr>
        <w:t>History Of The Albany State</w:t>
      </w:r>
      <w:r w:rsidR="00FD6ACA">
        <w:rPr>
          <w:rFonts w:ascii="Times New Roman" w:hAnsi="Times New Roman" w:cs="Times New Roman"/>
          <w:b w:val="0"/>
          <w:bCs w:val="0"/>
          <w:noProof/>
          <w:color w:val="262626" w:themeColor="text1" w:themeTint="D9"/>
          <w:sz w:val="18"/>
          <w:szCs w:val="18"/>
        </w:rPr>
        <w:t xml:space="preserve"> University Graduate School</w:t>
      </w:r>
      <w:r w:rsidR="00FD6ACA" w:rsidRPr="00FD6ACA">
        <w:rPr>
          <w:rFonts w:ascii="Times New Roman" w:hAnsi="Times New Roman" w:cs="Times New Roman"/>
          <w:b w:val="0"/>
          <w:noProof/>
          <w:color w:val="262626" w:themeColor="text1" w:themeTint="D9"/>
          <w:sz w:val="18"/>
          <w:szCs w:val="18"/>
        </w:rPr>
        <w:tab/>
      </w:r>
      <w:r w:rsidRPr="00FD6ACA">
        <w:rPr>
          <w:rFonts w:ascii="Times New Roman" w:hAnsi="Times New Roman" w:cs="Times New Roman"/>
          <w:b w:val="0"/>
          <w:noProof/>
          <w:color w:val="262626" w:themeColor="text1" w:themeTint="D9"/>
          <w:sz w:val="18"/>
          <w:szCs w:val="18"/>
        </w:rPr>
        <w:fldChar w:fldCharType="begin"/>
      </w:r>
      <w:r w:rsidR="00FD6ACA" w:rsidRPr="00FD6ACA">
        <w:rPr>
          <w:rFonts w:ascii="Times New Roman" w:hAnsi="Times New Roman" w:cs="Times New Roman"/>
          <w:b w:val="0"/>
          <w:noProof/>
          <w:color w:val="262626" w:themeColor="text1" w:themeTint="D9"/>
          <w:sz w:val="18"/>
          <w:szCs w:val="18"/>
        </w:rPr>
        <w:instrText xml:space="preserve"> PAGEREF _Toc294969615 \h </w:instrText>
      </w:r>
      <w:r w:rsidRPr="00FD6ACA">
        <w:rPr>
          <w:rFonts w:ascii="Times New Roman" w:hAnsi="Times New Roman" w:cs="Times New Roman"/>
          <w:b w:val="0"/>
          <w:noProof/>
          <w:color w:val="262626" w:themeColor="text1" w:themeTint="D9"/>
          <w:sz w:val="18"/>
          <w:szCs w:val="18"/>
        </w:rPr>
      </w:r>
      <w:r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w:t>
      </w:r>
      <w:r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Pr>
          <w:rFonts w:ascii="Times New Roman" w:hAnsi="Times New Roman" w:cs="Times New Roman"/>
          <w:b w:val="0"/>
          <w:bCs w:val="0"/>
          <w:noProof/>
          <w:color w:val="262626" w:themeColor="text1" w:themeTint="D9"/>
          <w:sz w:val="18"/>
          <w:szCs w:val="18"/>
        </w:rPr>
        <w:t>ASU</w:t>
      </w:r>
      <w:r w:rsidRPr="00FD6ACA">
        <w:rPr>
          <w:rFonts w:ascii="Times New Roman" w:hAnsi="Times New Roman" w:cs="Times New Roman"/>
          <w:b w:val="0"/>
          <w:bCs w:val="0"/>
          <w:noProof/>
          <w:color w:val="262626" w:themeColor="text1" w:themeTint="D9"/>
          <w:sz w:val="18"/>
          <w:szCs w:val="18"/>
        </w:rPr>
        <w:t xml:space="preserve"> Mission Statement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_Toc294969617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Graduate School 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_Toc294969618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Description Of Offerings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_Toc294969619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General Admissions Policoes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Catagories Of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Change In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Appeals Of Admission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Change Of 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Full-Time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Application Deadlines For Regular, Provisional, Transient And Non-Degree Admissions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Of International Students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_Toc294969628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10</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Cs w:val="0"/>
          <w:noProof/>
          <w:color w:val="262626" w:themeColor="text1" w:themeTint="D9"/>
        </w:rPr>
      </w:pPr>
      <w:r w:rsidRPr="00FD6ACA">
        <w:rPr>
          <w:rFonts w:ascii="Times New Roman" w:hAnsi="Times New Roman" w:cs="Times New Roman"/>
          <w:bCs w:val="0"/>
          <w:noProof/>
          <w:color w:val="262626" w:themeColor="text1" w:themeTint="D9"/>
        </w:rPr>
        <w:t>Other Academic Policies</w:t>
      </w:r>
      <w:r w:rsidRPr="00FD6ACA">
        <w:rPr>
          <w:rFonts w:ascii="Times New Roman" w:hAnsi="Times New Roman" w:cs="Times New Roman"/>
          <w:noProof/>
          <w:color w:val="262626" w:themeColor="text1" w:themeTint="D9"/>
        </w:rPr>
        <w:tab/>
      </w:r>
      <w:r w:rsidR="00284C41" w:rsidRPr="00FD6ACA">
        <w:rPr>
          <w:rFonts w:ascii="Times New Roman" w:hAnsi="Times New Roman" w:cs="Times New Roman"/>
          <w:noProof/>
          <w:color w:val="262626" w:themeColor="text1" w:themeTint="D9"/>
        </w:rPr>
        <w:fldChar w:fldCharType="begin"/>
      </w:r>
      <w:r w:rsidRPr="00FD6ACA">
        <w:rPr>
          <w:rFonts w:ascii="Times New Roman" w:hAnsi="Times New Roman" w:cs="Times New Roman"/>
          <w:noProof/>
          <w:color w:val="262626" w:themeColor="text1" w:themeTint="D9"/>
        </w:rPr>
        <w:instrText xml:space="preserve"> PAGEREF _Toc294969629 \h </w:instrText>
      </w:r>
      <w:r w:rsidR="00284C41" w:rsidRPr="00FD6ACA">
        <w:rPr>
          <w:rFonts w:ascii="Times New Roman" w:hAnsi="Times New Roman" w:cs="Times New Roman"/>
          <w:noProof/>
          <w:color w:val="262626" w:themeColor="text1" w:themeTint="D9"/>
        </w:rPr>
      </w:r>
      <w:r w:rsidR="00284C41" w:rsidRPr="00FD6ACA">
        <w:rPr>
          <w:rFonts w:ascii="Times New Roman" w:hAnsi="Times New Roman" w:cs="Times New Roman"/>
          <w:noProof/>
          <w:color w:val="262626" w:themeColor="text1" w:themeTint="D9"/>
        </w:rPr>
        <w:fldChar w:fldCharType="separate"/>
      </w:r>
      <w:r w:rsidR="002F33CD">
        <w:rPr>
          <w:rFonts w:ascii="Times New Roman" w:hAnsi="Times New Roman" w:cs="Times New Roman"/>
          <w:noProof/>
          <w:color w:val="262626" w:themeColor="text1" w:themeTint="D9"/>
        </w:rPr>
        <w:t>11</w:t>
      </w:r>
      <w:r w:rsidR="00284C41" w:rsidRPr="00FD6ACA">
        <w:rPr>
          <w:rFonts w:ascii="Times New Roman" w:hAnsi="Times New Roman" w:cs="Times New Roman"/>
          <w:noProof/>
          <w:color w:val="262626" w:themeColor="text1" w:themeTint="D9"/>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Readmission Following Scholastic Termination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Degree Programs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Academic Standards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Grading System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Withdrawal From The University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Scholastic Warning</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Scholastic Termination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Academic Advisement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Residence Classification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_Toc294969639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Legal Residency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14</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Cs w:val="0"/>
          <w:noProof/>
          <w:color w:val="262626" w:themeColor="text1" w:themeTint="D9"/>
        </w:rPr>
      </w:pPr>
      <w:r w:rsidRPr="00FD6ACA">
        <w:rPr>
          <w:rFonts w:ascii="Times New Roman" w:hAnsi="Times New Roman" w:cs="Times New Roman"/>
          <w:bCs w:val="0"/>
          <w:noProof/>
          <w:color w:val="262626" w:themeColor="text1" w:themeTint="D9"/>
        </w:rPr>
        <w:t>General Policies</w:t>
      </w:r>
      <w:r w:rsidRPr="00FD6ACA">
        <w:rPr>
          <w:rFonts w:ascii="Times New Roman" w:hAnsi="Times New Roman" w:cs="Times New Roman"/>
          <w:noProof/>
          <w:color w:val="262626" w:themeColor="text1" w:themeTint="D9"/>
        </w:rPr>
        <w:tab/>
      </w:r>
      <w:r w:rsidR="00284C41" w:rsidRPr="00FD6ACA">
        <w:rPr>
          <w:rFonts w:ascii="Times New Roman" w:hAnsi="Times New Roman" w:cs="Times New Roman"/>
          <w:noProof/>
          <w:color w:val="262626" w:themeColor="text1" w:themeTint="D9"/>
        </w:rPr>
        <w:fldChar w:fldCharType="begin"/>
      </w:r>
      <w:r w:rsidRPr="00FD6ACA">
        <w:rPr>
          <w:rFonts w:ascii="Times New Roman" w:hAnsi="Times New Roman" w:cs="Times New Roman"/>
          <w:noProof/>
          <w:color w:val="262626" w:themeColor="text1" w:themeTint="D9"/>
        </w:rPr>
        <w:instrText xml:space="preserve"> PAGEREF _Toc294969641 \h </w:instrText>
      </w:r>
      <w:r w:rsidR="00284C41" w:rsidRPr="00FD6ACA">
        <w:rPr>
          <w:rFonts w:ascii="Times New Roman" w:hAnsi="Times New Roman" w:cs="Times New Roman"/>
          <w:noProof/>
          <w:color w:val="262626" w:themeColor="text1" w:themeTint="D9"/>
        </w:rPr>
      </w:r>
      <w:r w:rsidR="00284C41" w:rsidRPr="00FD6ACA">
        <w:rPr>
          <w:rFonts w:ascii="Times New Roman" w:hAnsi="Times New Roman" w:cs="Times New Roman"/>
          <w:noProof/>
          <w:color w:val="262626" w:themeColor="text1" w:themeTint="D9"/>
        </w:rPr>
        <w:fldChar w:fldCharType="separate"/>
      </w:r>
      <w:r w:rsidR="002F33CD">
        <w:rPr>
          <w:rFonts w:ascii="Times New Roman" w:hAnsi="Times New Roman" w:cs="Times New Roman"/>
          <w:noProof/>
          <w:color w:val="262626" w:themeColor="text1" w:themeTint="D9"/>
        </w:rPr>
        <w:t>15</w:t>
      </w:r>
      <w:r w:rsidR="00284C41" w:rsidRPr="00FD6ACA">
        <w:rPr>
          <w:rFonts w:ascii="Times New Roman" w:hAnsi="Times New Roman" w:cs="Times New Roman"/>
          <w:noProof/>
          <w:color w:val="262626" w:themeColor="text1" w:themeTint="D9"/>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Attendance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Cheating And Plagiarism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lang w:val="fr-MC"/>
        </w:rPr>
      </w:pPr>
      <w:r w:rsidRPr="00FD6ACA">
        <w:rPr>
          <w:rFonts w:ascii="Times New Roman" w:hAnsi="Times New Roman" w:cs="Times New Roman"/>
          <w:b w:val="0"/>
          <w:bCs w:val="0"/>
          <w:noProof/>
          <w:color w:val="262626" w:themeColor="text1" w:themeTint="D9"/>
          <w:sz w:val="18"/>
          <w:szCs w:val="18"/>
          <w:lang w:val="fr-MC"/>
        </w:rPr>
        <w:t>Commencement Exercises</w:t>
      </w:r>
      <w:r w:rsidRPr="00FD6ACA">
        <w:rPr>
          <w:rFonts w:ascii="Times New Roman" w:hAnsi="Times New Roman" w:cs="Times New Roman"/>
          <w:b w:val="0"/>
          <w:noProof/>
          <w:color w:val="262626" w:themeColor="text1" w:themeTint="D9"/>
          <w:sz w:val="18"/>
          <w:szCs w:val="18"/>
          <w:lang w:val="fr-MC"/>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lang w:val="fr-MC"/>
        </w:rPr>
        <w:instrText xml:space="preserve"> PAGEREF _Toc294969644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lang w:val="fr-MC"/>
        </w:rPr>
        <w:t>15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lang w:val="fr-MC"/>
        </w:rPr>
      </w:pPr>
      <w:r w:rsidRPr="00FD6ACA">
        <w:rPr>
          <w:rFonts w:ascii="Times New Roman" w:hAnsi="Times New Roman" w:cs="Times New Roman"/>
          <w:b w:val="0"/>
          <w:bCs w:val="0"/>
          <w:noProof/>
          <w:color w:val="262626" w:themeColor="text1" w:themeTint="D9"/>
          <w:sz w:val="18"/>
          <w:szCs w:val="18"/>
          <w:lang w:val="fr-MC"/>
        </w:rPr>
        <w:t>Comprehensive Examination</w:t>
      </w:r>
      <w:r w:rsidRPr="00FD6ACA">
        <w:rPr>
          <w:rFonts w:ascii="Times New Roman" w:hAnsi="Times New Roman" w:cs="Times New Roman"/>
          <w:b w:val="0"/>
          <w:noProof/>
          <w:color w:val="262626" w:themeColor="text1" w:themeTint="D9"/>
          <w:sz w:val="18"/>
          <w:szCs w:val="18"/>
          <w:lang w:val="fr-MC"/>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lang w:val="fr-MC"/>
        </w:rPr>
        <w:instrText xml:space="preserve"> PAGEREF _Toc294969645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lang w:val="fr-MC"/>
        </w:rPr>
        <w:t>15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lang w:val="fr-MC"/>
        </w:rPr>
      </w:pPr>
      <w:r w:rsidRPr="00FD6ACA">
        <w:rPr>
          <w:rFonts w:ascii="Times New Roman" w:hAnsi="Times New Roman" w:cs="Times New Roman"/>
          <w:b w:val="0"/>
          <w:bCs w:val="0"/>
          <w:noProof/>
          <w:color w:val="262626" w:themeColor="text1" w:themeTint="D9"/>
          <w:sz w:val="18"/>
          <w:szCs w:val="18"/>
          <w:lang w:val="fr-MC"/>
        </w:rPr>
        <w:t>Correspondence Credit</w:t>
      </w:r>
      <w:r w:rsidRPr="00FD6ACA">
        <w:rPr>
          <w:rFonts w:ascii="Times New Roman" w:hAnsi="Times New Roman" w:cs="Times New Roman"/>
          <w:b w:val="0"/>
          <w:noProof/>
          <w:color w:val="262626" w:themeColor="text1" w:themeTint="D9"/>
          <w:sz w:val="18"/>
          <w:szCs w:val="18"/>
          <w:lang w:val="fr-MC"/>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lang w:val="fr-MC"/>
        </w:rPr>
        <w:instrText xml:space="preserve"> PAGEREF _Toc294969646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lang w:val="fr-MC"/>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Credit Load</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Diploma Or Transcript Issuance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Directed Or Individual Study Credit Limits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_Toc294969649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Disruptive And Obstructive Behavior</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Family Educational Rights And Privacy Act Of 1974 Compliance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Full-Time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Grades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Graduation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Residence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17</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Cs w:val="0"/>
          <w:noProof/>
          <w:color w:val="262626" w:themeColor="text1" w:themeTint="D9"/>
        </w:rPr>
      </w:pPr>
      <w:r w:rsidRPr="00FD6ACA">
        <w:rPr>
          <w:rFonts w:ascii="Times New Roman" w:hAnsi="Times New Roman" w:cs="Times New Roman"/>
          <w:bCs w:val="0"/>
          <w:noProof/>
          <w:color w:val="262626" w:themeColor="text1" w:themeTint="D9"/>
        </w:rPr>
        <w:t>Financial Information</w:t>
      </w:r>
      <w:r w:rsidRPr="00FD6ACA">
        <w:rPr>
          <w:rFonts w:ascii="Times New Roman" w:hAnsi="Times New Roman" w:cs="Times New Roman"/>
          <w:noProof/>
          <w:color w:val="262626" w:themeColor="text1" w:themeTint="D9"/>
        </w:rPr>
        <w:tab/>
      </w:r>
      <w:r w:rsidR="00284C41" w:rsidRPr="00FD6ACA">
        <w:rPr>
          <w:rFonts w:ascii="Times New Roman" w:hAnsi="Times New Roman" w:cs="Times New Roman"/>
          <w:noProof/>
          <w:color w:val="262626" w:themeColor="text1" w:themeTint="D9"/>
        </w:rPr>
        <w:fldChar w:fldCharType="begin"/>
      </w:r>
      <w:r w:rsidRPr="00FD6ACA">
        <w:rPr>
          <w:rFonts w:ascii="Times New Roman" w:hAnsi="Times New Roman" w:cs="Times New Roman"/>
          <w:noProof/>
          <w:color w:val="262626" w:themeColor="text1" w:themeTint="D9"/>
        </w:rPr>
        <w:instrText xml:space="preserve"> PAGEREF _Toc294969656 \h </w:instrText>
      </w:r>
      <w:r w:rsidR="00284C41" w:rsidRPr="00FD6ACA">
        <w:rPr>
          <w:rFonts w:ascii="Times New Roman" w:hAnsi="Times New Roman" w:cs="Times New Roman"/>
          <w:noProof/>
          <w:color w:val="262626" w:themeColor="text1" w:themeTint="D9"/>
        </w:rPr>
      </w:r>
      <w:r w:rsidR="00284C41" w:rsidRPr="00FD6ACA">
        <w:rPr>
          <w:rFonts w:ascii="Times New Roman" w:hAnsi="Times New Roman" w:cs="Times New Roman"/>
          <w:noProof/>
          <w:color w:val="262626" w:themeColor="text1" w:themeTint="D9"/>
        </w:rPr>
        <w:fldChar w:fldCharType="separate"/>
      </w:r>
      <w:r w:rsidR="002F33CD">
        <w:rPr>
          <w:rFonts w:ascii="Times New Roman" w:hAnsi="Times New Roman" w:cs="Times New Roman"/>
          <w:noProof/>
          <w:color w:val="262626" w:themeColor="text1" w:themeTint="D9"/>
        </w:rPr>
        <w:t>17</w:t>
      </w:r>
      <w:r w:rsidR="00284C41" w:rsidRPr="00FD6ACA">
        <w:rPr>
          <w:rFonts w:ascii="Times New Roman" w:hAnsi="Times New Roman" w:cs="Times New Roman"/>
          <w:noProof/>
          <w:color w:val="262626" w:themeColor="text1" w:themeTint="D9"/>
        </w:rPr>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Fee Payment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Graduate Student Fees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Fees And Expenses Beyond Matriculation Fees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_Toc294969659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lastRenderedPageBreak/>
        <w:t>General Refunds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18</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Financial Assistance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19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Sources Of Financial Aid</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Veterans Assistance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20</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rPr>
          <w:caps/>
        </w:rPr>
        <w:t>Degree Programs</w:t>
      </w:r>
      <w:r w:rsidRPr="00FD6ACA">
        <w:rPr>
          <w:caps/>
        </w:rPr>
        <w:tab/>
      </w:r>
      <w:r w:rsidR="00284C41" w:rsidRPr="00FD6ACA">
        <w:fldChar w:fldCharType="begin"/>
      </w:r>
      <w:r w:rsidRPr="00FD6ACA">
        <w:instrText xml:space="preserve"> PAGEREF _Toc294969664 \h </w:instrText>
      </w:r>
      <w:r w:rsidR="00284C41" w:rsidRPr="00FD6ACA">
        <w:fldChar w:fldCharType="separate"/>
      </w:r>
      <w:r w:rsidR="002F33CD">
        <w:t>21</w:t>
      </w:r>
      <w:r w:rsidR="00284C41" w:rsidRPr="00FD6ACA">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Cs w:val="0"/>
          <w:noProof/>
          <w:color w:val="262626" w:themeColor="text1" w:themeTint="D9"/>
        </w:rPr>
      </w:pPr>
      <w:r w:rsidRPr="00FD6ACA">
        <w:rPr>
          <w:rFonts w:ascii="Times New Roman" w:hAnsi="Times New Roman" w:cs="Times New Roman"/>
          <w:bCs w:val="0"/>
          <w:noProof/>
          <w:color w:val="262626" w:themeColor="text1" w:themeTint="D9"/>
        </w:rPr>
        <w:t>Master Of Business Administration</w:t>
      </w:r>
      <w:r w:rsidRPr="00FD6ACA">
        <w:rPr>
          <w:rFonts w:ascii="Times New Roman" w:hAnsi="Times New Roman" w:cs="Times New Roman"/>
          <w:noProof/>
          <w:color w:val="262626" w:themeColor="text1" w:themeTint="D9"/>
        </w:rPr>
        <w:tab/>
      </w:r>
      <w:r w:rsidR="00284C41" w:rsidRPr="00FD6ACA">
        <w:rPr>
          <w:rFonts w:ascii="Times New Roman" w:hAnsi="Times New Roman" w:cs="Times New Roman"/>
          <w:noProof/>
          <w:color w:val="262626" w:themeColor="text1" w:themeTint="D9"/>
        </w:rPr>
        <w:fldChar w:fldCharType="begin"/>
      </w:r>
      <w:r w:rsidRPr="00FD6ACA">
        <w:rPr>
          <w:rFonts w:ascii="Times New Roman" w:hAnsi="Times New Roman" w:cs="Times New Roman"/>
          <w:noProof/>
          <w:color w:val="262626" w:themeColor="text1" w:themeTint="D9"/>
        </w:rPr>
        <w:instrText xml:space="preserve"> PAGEREF _Toc294969665 \h </w:instrText>
      </w:r>
      <w:r w:rsidR="00284C41" w:rsidRPr="00FD6ACA">
        <w:rPr>
          <w:rFonts w:ascii="Times New Roman" w:hAnsi="Times New Roman" w:cs="Times New Roman"/>
          <w:noProof/>
          <w:color w:val="262626" w:themeColor="text1" w:themeTint="D9"/>
        </w:rPr>
      </w:r>
      <w:r w:rsidR="00284C41" w:rsidRPr="00FD6ACA">
        <w:rPr>
          <w:rFonts w:ascii="Times New Roman" w:hAnsi="Times New Roman" w:cs="Times New Roman"/>
          <w:noProof/>
          <w:color w:val="262626" w:themeColor="text1" w:themeTint="D9"/>
        </w:rPr>
        <w:fldChar w:fldCharType="separate"/>
      </w:r>
      <w:r w:rsidR="002F33CD">
        <w:rPr>
          <w:rFonts w:ascii="Times New Roman" w:hAnsi="Times New Roman" w:cs="Times New Roman"/>
          <w:noProof/>
          <w:color w:val="262626" w:themeColor="text1" w:themeTint="D9"/>
        </w:rPr>
        <w:t>21</w:t>
      </w:r>
      <w:r w:rsidR="00284C41" w:rsidRPr="00FD6ACA">
        <w:rPr>
          <w:rFonts w:ascii="Times New Roman" w:hAnsi="Times New Roman" w:cs="Times New Roman"/>
          <w:noProof/>
          <w:color w:val="262626" w:themeColor="text1" w:themeTint="D9"/>
        </w:rPr>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Introduction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bCs w:val="0"/>
          <w:noProof/>
          <w:color w:val="262626" w:themeColor="text1" w:themeTint="D9"/>
          <w:sz w:val="18"/>
          <w:szCs w:val="18"/>
        </w:rPr>
        <w:t>The MBA</w:t>
      </w:r>
      <w:r w:rsidRPr="00FD6ACA">
        <w:rPr>
          <w:rFonts w:ascii="Times New Roman" w:hAnsi="Times New Roman" w:cs="Times New Roman"/>
          <w:b w:val="0"/>
          <w:bCs w:val="0"/>
          <w:noProof/>
          <w:color w:val="262626" w:themeColor="text1" w:themeTint="D9"/>
          <w:sz w:val="18"/>
          <w:szCs w:val="18"/>
        </w:rPr>
        <w:t xml:space="preserve"> 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Philosophy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Objectives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_Toc294969669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Accreditation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Physical Facilities And Resources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International Student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Regular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Provisional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Non-Degree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Transient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Independent Study Courses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_Toc294969679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bCs w:val="0"/>
          <w:noProof/>
          <w:color w:val="262626" w:themeColor="text1" w:themeTint="D9"/>
          <w:sz w:val="18"/>
          <w:szCs w:val="18"/>
        </w:rPr>
        <w:t>MBA</w:t>
      </w:r>
      <w:r w:rsidRPr="00FD6ACA">
        <w:rPr>
          <w:rFonts w:ascii="Times New Roman" w:hAnsi="Times New Roman" w:cs="Times New Roman"/>
          <w:b w:val="0"/>
          <w:bCs w:val="0"/>
          <w:noProof/>
          <w:color w:val="262626" w:themeColor="text1" w:themeTint="D9"/>
          <w:sz w:val="18"/>
          <w:szCs w:val="18"/>
        </w:rPr>
        <w:t xml:space="preserve"> Prerequisites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Other Program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Five-Year Bs/Mba Degree In Accounting</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noProof/>
          <w:color w:val="262626" w:themeColor="text1" w:themeTint="D9"/>
          <w:sz w:val="18"/>
          <w:szCs w:val="18"/>
        </w:rPr>
        <w:t>The MBA</w:t>
      </w:r>
      <w:r w:rsidRPr="00FD6ACA">
        <w:rPr>
          <w:rFonts w:ascii="Times New Roman" w:hAnsi="Times New Roman" w:cs="Times New Roman"/>
          <w:b w:val="0"/>
          <w:noProof/>
          <w:color w:val="262626" w:themeColor="text1" w:themeTint="D9"/>
          <w:sz w:val="18"/>
          <w:szCs w:val="18"/>
        </w:rPr>
        <w:t xml:space="preserve"> Faculty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28</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pPr>
      <w:r w:rsidRPr="00FD6ACA">
        <w:t>Master Of Science In Criminal Justice</w:t>
      </w:r>
      <w:r w:rsidRPr="00FD6ACA">
        <w:tab/>
      </w:r>
      <w:r w:rsidR="00284C41" w:rsidRPr="00FD6ACA">
        <w:fldChar w:fldCharType="begin"/>
      </w:r>
      <w:r w:rsidRPr="00FD6ACA">
        <w:instrText xml:space="preserve"> PAGEREF _Toc294969685 \h </w:instrText>
      </w:r>
      <w:r w:rsidR="00284C41" w:rsidRPr="00FD6ACA">
        <w:fldChar w:fldCharType="separate"/>
      </w:r>
      <w:r w:rsidR="002F33CD">
        <w:t>33</w:t>
      </w:r>
      <w:r w:rsidR="00284C41" w:rsidRPr="00FD6ACA">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Introduction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Philosophy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Objectives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Facility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_Toc294969689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Of Study /Curriculum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Specialty Areas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Thesis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Graduation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Transfer Of Credit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Transient Students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Financial Assistance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The Faculty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_Toc294969699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37</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pPr>
      <w:r w:rsidRPr="00FD6ACA">
        <w:t>Master Of Public Administration</w:t>
      </w:r>
      <w:r w:rsidRPr="00FD6ACA">
        <w:tab/>
      </w:r>
      <w:r w:rsidR="00284C41" w:rsidRPr="00FD6ACA">
        <w:fldChar w:fldCharType="begin"/>
      </w:r>
      <w:r w:rsidRPr="00FD6ACA">
        <w:instrText xml:space="preserve"> PAGEREF _Toc294969700 \h </w:instrText>
      </w:r>
      <w:r w:rsidR="00284C41" w:rsidRPr="00FD6ACA">
        <w:fldChar w:fldCharType="separate"/>
      </w:r>
      <w:r w:rsidR="002F33CD">
        <w:t>39</w:t>
      </w:r>
      <w:r w:rsidR="00284C41" w:rsidRPr="00FD6ACA">
        <w:fldChar w:fldCharType="end"/>
      </w:r>
    </w:p>
    <w:p w:rsidR="00FD6ACA" w:rsidRDefault="00FD6ACA" w:rsidP="00FD6ACA">
      <w:pPr>
        <w:pStyle w:val="TOC2"/>
        <w:spacing w:before="0"/>
        <w:rPr>
          <w:rFonts w:ascii="Times New Roman" w:hAnsi="Times New Roman" w:cs="Times New Roman"/>
          <w:b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Introduction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39</w:t>
      </w:r>
      <w:r w:rsidR="00284C41" w:rsidRPr="00FD6ACA">
        <w:rPr>
          <w:rFonts w:ascii="Times New Roman" w:hAnsi="Times New Roman" w:cs="Times New Roman"/>
          <w:b w:val="0"/>
          <w:noProof/>
          <w:color w:val="262626" w:themeColor="text1" w:themeTint="D9"/>
          <w:sz w:val="18"/>
          <w:szCs w:val="18"/>
        </w:rPr>
        <w:fldChar w:fldCharType="end"/>
      </w:r>
    </w:p>
    <w:p w:rsidR="002552DB" w:rsidRDefault="00FD6ACA" w:rsidP="00776DC2">
      <w:pPr>
        <w:pStyle w:val="TOC2"/>
        <w:tabs>
          <w:tab w:val="clear" w:pos="4880"/>
          <w:tab w:val="right" w:leader="dot" w:pos="4590"/>
        </w:tabs>
        <w:spacing w:before="0"/>
        <w:ind w:left="90"/>
        <w:rPr>
          <w:rFonts w:ascii="Times New Roman" w:hAnsi="Times New Roman" w:cs="Times New Roman"/>
          <w:b w:val="0"/>
          <w:noProof/>
          <w:color w:val="262626" w:themeColor="text1" w:themeTint="D9"/>
          <w:sz w:val="18"/>
          <w:szCs w:val="18"/>
        </w:rPr>
        <w:sectPr w:rsidR="002552DB" w:rsidSect="002552DB">
          <w:type w:val="continuous"/>
          <w:pgSz w:w="12240" w:h="15840"/>
          <w:pgMar w:top="300" w:right="810" w:bottom="280" w:left="1350" w:header="0" w:footer="967" w:gutter="0"/>
          <w:pgNumType w:start="2"/>
          <w:cols w:num="2" w:space="300"/>
          <w:noEndnote/>
        </w:sectPr>
      </w:pPr>
      <w:r w:rsidRPr="00FD6ACA">
        <w:rPr>
          <w:rFonts w:ascii="Times New Roman" w:hAnsi="Times New Roman" w:cs="Times New Roman"/>
          <w:b w:val="0"/>
          <w:noProof/>
          <w:color w:val="262626" w:themeColor="text1" w:themeTint="D9"/>
          <w:sz w:val="18"/>
          <w:szCs w:val="18"/>
        </w:rPr>
        <w:t>Education Philosophy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39</w:t>
      </w:r>
      <w:r w:rsidR="00284C41" w:rsidRPr="00FD6ACA">
        <w:rPr>
          <w:rFonts w:ascii="Times New Roman" w:hAnsi="Times New Roman" w:cs="Times New Roman"/>
          <w:b w:val="0"/>
          <w:noProof/>
          <w:color w:val="262626" w:themeColor="text1" w:themeTint="D9"/>
          <w:sz w:val="18"/>
          <w:szCs w:val="18"/>
        </w:rPr>
        <w:fldChar w:fldCharType="end"/>
      </w:r>
    </w:p>
    <w:tbl>
      <w:tblPr>
        <w:tblW w:w="10640" w:type="dxa"/>
        <w:tblInd w:w="-180" w:type="dxa"/>
        <w:tblLayout w:type="fixed"/>
        <w:tblCellMar>
          <w:left w:w="0" w:type="dxa"/>
          <w:right w:w="0" w:type="dxa"/>
        </w:tblCellMar>
        <w:tblLook w:val="0000"/>
      </w:tblPr>
      <w:tblGrid>
        <w:gridCol w:w="5130"/>
        <w:gridCol w:w="4135"/>
        <w:gridCol w:w="1375"/>
      </w:tblGrid>
      <w:tr w:rsidR="00B420F0" w:rsidRPr="00FA7AC7" w:rsidTr="002B1CC3">
        <w:trPr>
          <w:trHeight w:hRule="exact" w:val="235"/>
        </w:trPr>
        <w:tc>
          <w:tcPr>
            <w:tcW w:w="5130" w:type="dxa"/>
            <w:tcBorders>
              <w:top w:val="nil"/>
              <w:left w:val="nil"/>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135" w:type="dxa"/>
            <w:vMerge w:val="restart"/>
            <w:tcBorders>
              <w:top w:val="single" w:sz="4" w:space="0" w:color="191919"/>
              <w:left w:val="single" w:sz="4" w:space="0" w:color="191919"/>
              <w:bottom w:val="single" w:sz="4" w:space="0" w:color="191919"/>
              <w:right w:val="single" w:sz="4" w:space="0" w:color="191919"/>
            </w:tcBorders>
          </w:tcPr>
          <w:p w:rsidR="00B420F0" w:rsidRPr="00B420F0" w:rsidRDefault="00B420F0" w:rsidP="00776DC2">
            <w:pPr>
              <w:widowControl w:val="0"/>
              <w:autoSpaceDE w:val="0"/>
              <w:autoSpaceDN w:val="0"/>
              <w:adjustRightInd w:val="0"/>
              <w:spacing w:before="41" w:after="0" w:line="340" w:lineRule="exact"/>
              <w:ind w:left="355" w:right="65" w:hanging="85"/>
              <w:rPr>
                <w:rFonts w:ascii="Times New Roman" w:hAnsi="Times New Roman"/>
                <w:sz w:val="28"/>
                <w:szCs w:val="28"/>
              </w:rPr>
            </w:pPr>
            <w:r w:rsidRPr="00B420F0">
              <w:rPr>
                <w:rFonts w:ascii="Times New Roman" w:hAnsi="Times New Roman"/>
                <w:b/>
                <w:bCs/>
                <w:color w:val="191919"/>
                <w:sz w:val="28"/>
                <w:szCs w:val="28"/>
              </w:rPr>
              <w:t>TABLE OF CONTENTS</w:t>
            </w:r>
            <w:r w:rsidRPr="00B420F0">
              <w:rPr>
                <w:rFonts w:ascii="Times New Roman" w:hAnsi="Times New Roman"/>
                <w:b/>
                <w:bCs/>
                <w:color w:val="191919"/>
                <w:spacing w:val="23"/>
                <w:sz w:val="28"/>
                <w:szCs w:val="28"/>
              </w:rPr>
              <w:t xml:space="preserve"> </w:t>
            </w:r>
          </w:p>
        </w:tc>
        <w:tc>
          <w:tcPr>
            <w:tcW w:w="1375" w:type="dxa"/>
            <w:tcBorders>
              <w:top w:val="nil"/>
              <w:left w:val="single" w:sz="4" w:space="0" w:color="191919"/>
              <w:bottom w:val="single" w:sz="4" w:space="0" w:color="191919"/>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r w:rsidR="00B420F0" w:rsidRPr="00FA7AC7" w:rsidTr="002B1CC3">
        <w:trPr>
          <w:trHeight w:hRule="exact" w:val="256"/>
        </w:trPr>
        <w:tc>
          <w:tcPr>
            <w:tcW w:w="5130" w:type="dxa"/>
            <w:tcBorders>
              <w:top w:val="single" w:sz="4" w:space="0" w:color="191919"/>
              <w:left w:val="nil"/>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135" w:type="dxa"/>
            <w:vMerge/>
            <w:tcBorders>
              <w:top w:val="single" w:sz="4" w:space="0" w:color="191919"/>
              <w:left w:val="single" w:sz="4" w:space="0" w:color="191919"/>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1375" w:type="dxa"/>
            <w:tcBorders>
              <w:top w:val="single" w:sz="4" w:space="0" w:color="191919"/>
              <w:left w:val="single" w:sz="4" w:space="0" w:color="191919"/>
              <w:bottom w:val="single" w:sz="4" w:space="0" w:color="191919"/>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r w:rsidR="00B420F0" w:rsidRPr="00FA7AC7" w:rsidTr="002B1CC3">
        <w:trPr>
          <w:trHeight w:hRule="exact" w:val="90"/>
        </w:trPr>
        <w:tc>
          <w:tcPr>
            <w:tcW w:w="5130" w:type="dxa"/>
            <w:tcBorders>
              <w:top w:val="single" w:sz="4" w:space="0" w:color="191919"/>
              <w:left w:val="nil"/>
              <w:bottom w:val="nil"/>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135" w:type="dxa"/>
            <w:vMerge/>
            <w:tcBorders>
              <w:top w:val="single" w:sz="4" w:space="0" w:color="191919"/>
              <w:left w:val="single" w:sz="4" w:space="0" w:color="191919"/>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1375" w:type="dxa"/>
            <w:tcBorders>
              <w:top w:val="single" w:sz="4" w:space="0" w:color="191919"/>
              <w:left w:val="single" w:sz="4" w:space="0" w:color="191919"/>
              <w:bottom w:val="nil"/>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bl>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2552DB" w:rsidRDefault="002552DB" w:rsidP="002552DB">
      <w:pPr>
        <w:sectPr w:rsidR="002552DB" w:rsidSect="002B1CC3">
          <w:type w:val="continuous"/>
          <w:pgSz w:w="12240" w:h="15840"/>
          <w:pgMar w:top="300" w:right="810" w:bottom="280" w:left="1350" w:header="0" w:footer="967" w:gutter="0"/>
          <w:pgNumType w:start="4"/>
          <w:cols w:space="300"/>
          <w:noEndnote/>
        </w:sect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lastRenderedPageBreak/>
        <w:t>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Accreditation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39</w:t>
      </w:r>
      <w:r w:rsidR="00284C41" w:rsidRPr="00FD6ACA">
        <w:rPr>
          <w:rFonts w:ascii="Times New Roman" w:hAnsi="Times New Roman" w:cs="Times New Roman"/>
          <w:b w:val="0"/>
          <w:noProof/>
          <w:color w:val="262626" w:themeColor="text1" w:themeTint="D9"/>
          <w:sz w:val="18"/>
          <w:szCs w:val="18"/>
        </w:rPr>
        <w:fldChar w:fldCharType="end"/>
      </w:r>
    </w:p>
    <w:p w:rsidR="00776DC2" w:rsidRDefault="00FD6ACA" w:rsidP="00776DC2">
      <w:pPr>
        <w:pStyle w:val="TOC2"/>
        <w:tabs>
          <w:tab w:val="clear" w:pos="4880"/>
          <w:tab w:val="right" w:leader="dot" w:pos="4590"/>
        </w:tabs>
        <w:spacing w:before="0"/>
        <w:ind w:left="90" w:right="90"/>
        <w:rPr>
          <w:rFonts w:ascii="Times New Roman" w:hAnsi="Times New Roman" w:cs="Times New Roman"/>
          <w:b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Off-Campus Programs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39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Undergraduate Prerequisites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The Curriculum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A.The Public Administration Core Courses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_Toc294969709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left" w:pos="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B. Additional Required Courses (Or Equivalent)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left" w:pos="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 Areas Of Concentration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Other Program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noProof/>
          <w:color w:val="262626" w:themeColor="text1" w:themeTint="D9"/>
          <w:sz w:val="18"/>
          <w:szCs w:val="18"/>
        </w:rPr>
        <w:t>The MPA</w:t>
      </w:r>
      <w:r w:rsidRPr="00FD6ACA">
        <w:rPr>
          <w:rFonts w:ascii="Times New Roman" w:hAnsi="Times New Roman" w:cs="Times New Roman"/>
          <w:b w:val="0"/>
          <w:noProof/>
          <w:color w:val="262626" w:themeColor="text1" w:themeTint="D9"/>
          <w:sz w:val="18"/>
          <w:szCs w:val="18"/>
        </w:rPr>
        <w:t xml:space="preserve"> Faculty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 xml:space="preserve">Management Courses Accepted As Substitutions </w:t>
      </w:r>
      <w:r>
        <w:rPr>
          <w:rFonts w:ascii="Times New Roman" w:hAnsi="Times New Roman" w:cs="Times New Roman"/>
          <w:b w:val="0"/>
          <w:noProof/>
          <w:color w:val="262626" w:themeColor="text1" w:themeTint="D9"/>
          <w:sz w:val="18"/>
          <w:szCs w:val="18"/>
        </w:rPr>
        <w:t>In The MPA</w:t>
      </w:r>
      <w:r w:rsidRPr="00FD6ACA">
        <w:rPr>
          <w:rFonts w:ascii="Times New Roman" w:hAnsi="Times New Roman" w:cs="Times New Roman"/>
          <w:b w:val="0"/>
          <w:noProof/>
          <w:color w:val="262626" w:themeColor="text1" w:themeTint="D9"/>
          <w:sz w:val="18"/>
          <w:szCs w:val="18"/>
        </w:rPr>
        <w:t xml:space="preserv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47</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pPr>
      <w:r w:rsidRPr="00FD6ACA">
        <w:t>Master Of Science In Nursing</w:t>
      </w:r>
      <w:r w:rsidRPr="00FD6ACA">
        <w:tab/>
      </w:r>
      <w:r w:rsidR="00284C41" w:rsidRPr="00FD6ACA">
        <w:fldChar w:fldCharType="begin"/>
      </w:r>
      <w:r w:rsidRPr="00FD6ACA">
        <w:instrText xml:space="preserve"> PAGEREF _Toc294969716 \h </w:instrText>
      </w:r>
      <w:r w:rsidR="00284C41" w:rsidRPr="00FD6ACA">
        <w:fldChar w:fldCharType="separate"/>
      </w:r>
      <w:r w:rsidR="002F33CD">
        <w:t>48</w:t>
      </w:r>
      <w:r w:rsidR="00284C41" w:rsidRPr="00FD6ACA">
        <w:fldChar w:fldCharType="end"/>
      </w:r>
    </w:p>
    <w:p w:rsid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Introduction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48</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48</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Regular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_Toc294969719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Provisional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Non-Degree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bCs w:val="0"/>
          <w:noProof/>
          <w:color w:val="262626" w:themeColor="text1" w:themeTint="D9"/>
          <w:sz w:val="18"/>
          <w:szCs w:val="18"/>
        </w:rPr>
        <w:t>RN To MSN-FNP</w:t>
      </w:r>
      <w:r w:rsidRPr="00FD6ACA">
        <w:rPr>
          <w:rFonts w:ascii="Times New Roman" w:hAnsi="Times New Roman" w:cs="Times New Roman"/>
          <w:b w:val="0"/>
          <w:bCs w:val="0"/>
          <w:noProof/>
          <w:color w:val="262626" w:themeColor="text1" w:themeTint="D9"/>
          <w:sz w:val="18"/>
          <w:szCs w:val="18"/>
        </w:rPr>
        <w:t xml:space="preserve"> Program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49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Pr>
          <w:rFonts w:ascii="Times New Roman" w:hAnsi="Times New Roman" w:cs="Times New Roman"/>
          <w:b w:val="0"/>
          <w:bCs w:val="0"/>
          <w:noProof/>
          <w:color w:val="262626" w:themeColor="text1" w:themeTint="D9"/>
          <w:sz w:val="18"/>
          <w:szCs w:val="18"/>
        </w:rPr>
        <w:t>RN-MSN</w:t>
      </w:r>
      <w:r w:rsidRPr="00FD6ACA">
        <w:rPr>
          <w:rFonts w:ascii="Times New Roman" w:hAnsi="Times New Roman" w:cs="Times New Roman"/>
          <w:b w:val="0"/>
          <w:bCs w:val="0"/>
          <w:noProof/>
          <w:color w:val="262626" w:themeColor="text1" w:themeTint="D9"/>
          <w:sz w:val="18"/>
          <w:szCs w:val="18"/>
        </w:rPr>
        <w:t xml:space="preserve"> 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Program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Curriculum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Comprehensive Examination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Graduate Faculty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_Toc294969729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52</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rPr>
          <w:caps/>
        </w:rPr>
        <w:t>College Of Education</w:t>
      </w:r>
      <w:r w:rsidRPr="00FD6ACA">
        <w:rPr>
          <w:caps/>
        </w:rPr>
        <w:tab/>
      </w:r>
      <w:r w:rsidR="00284C41" w:rsidRPr="00FD6ACA">
        <w:fldChar w:fldCharType="begin"/>
      </w:r>
      <w:r w:rsidRPr="00FD6ACA">
        <w:instrText xml:space="preserve"> PAGEREF _Toc294969730 \h </w:instrText>
      </w:r>
      <w:r w:rsidR="00284C41" w:rsidRPr="00FD6ACA">
        <w:fldChar w:fldCharType="separate"/>
      </w:r>
      <w:r w:rsidR="002F33CD">
        <w:t>55</w:t>
      </w:r>
      <w:r w:rsidR="00284C41" w:rsidRPr="00FD6ACA">
        <w:fldChar w:fldCharType="end"/>
      </w:r>
    </w:p>
    <w:p w:rsid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Mission And Objectives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55</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776DC2">
      <w:pPr>
        <w:pStyle w:val="TOC2"/>
        <w:tabs>
          <w:tab w:val="clear" w:pos="4880"/>
          <w:tab w:val="right" w:leader="dot" w:pos="4590"/>
        </w:tabs>
        <w:spacing w:before="0"/>
        <w:ind w:left="90" w:right="90"/>
        <w:rPr>
          <w:rFonts w:ascii="Times New Roman" w:hAnsi="Times New Roman" w:cs="Times New Roman"/>
          <w:b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Cs w:val="0"/>
          <w:noProof/>
          <w:color w:val="262626" w:themeColor="text1" w:themeTint="D9"/>
        </w:rPr>
      </w:pPr>
      <w:r w:rsidRPr="00FD6ACA">
        <w:rPr>
          <w:rFonts w:ascii="Times New Roman" w:hAnsi="Times New Roman" w:cs="Times New Roman"/>
          <w:noProof/>
          <w:color w:val="262626" w:themeColor="text1" w:themeTint="D9"/>
        </w:rPr>
        <w:t>Master Of Education</w:t>
      </w:r>
      <w:r w:rsidRPr="00FD6ACA">
        <w:rPr>
          <w:rFonts w:ascii="Times New Roman" w:hAnsi="Times New Roman" w:cs="Times New Roman"/>
          <w:noProof/>
          <w:color w:val="262626" w:themeColor="text1" w:themeTint="D9"/>
        </w:rPr>
        <w:tab/>
      </w:r>
      <w:r w:rsidR="00284C41" w:rsidRPr="00FD6ACA">
        <w:rPr>
          <w:rFonts w:ascii="Times New Roman" w:hAnsi="Times New Roman" w:cs="Times New Roman"/>
          <w:noProof/>
          <w:color w:val="262626" w:themeColor="text1" w:themeTint="D9"/>
        </w:rPr>
        <w:fldChar w:fldCharType="begin"/>
      </w:r>
      <w:r w:rsidRPr="00FD6ACA">
        <w:rPr>
          <w:rFonts w:ascii="Times New Roman" w:hAnsi="Times New Roman" w:cs="Times New Roman"/>
          <w:noProof/>
          <w:color w:val="262626" w:themeColor="text1" w:themeTint="D9"/>
        </w:rPr>
        <w:instrText xml:space="preserve"> PAGEREF _Toc294969732 \h </w:instrText>
      </w:r>
      <w:r w:rsidR="00284C41" w:rsidRPr="00FD6ACA">
        <w:rPr>
          <w:rFonts w:ascii="Times New Roman" w:hAnsi="Times New Roman" w:cs="Times New Roman"/>
          <w:noProof/>
          <w:color w:val="262626" w:themeColor="text1" w:themeTint="D9"/>
        </w:rPr>
      </w:r>
      <w:r w:rsidR="00284C41" w:rsidRPr="00FD6ACA">
        <w:rPr>
          <w:rFonts w:ascii="Times New Roman" w:hAnsi="Times New Roman" w:cs="Times New Roman"/>
          <w:noProof/>
          <w:color w:val="262626" w:themeColor="text1" w:themeTint="D9"/>
        </w:rPr>
        <w:fldChar w:fldCharType="separate"/>
      </w:r>
      <w:r w:rsidR="002F33CD">
        <w:rPr>
          <w:rFonts w:ascii="Times New Roman" w:hAnsi="Times New Roman" w:cs="Times New Roman"/>
          <w:noProof/>
          <w:color w:val="262626" w:themeColor="text1" w:themeTint="D9"/>
        </w:rPr>
        <w:t>55</w:t>
      </w:r>
      <w:r w:rsidR="00284C41" w:rsidRPr="00FD6ACA">
        <w:rPr>
          <w:rFonts w:ascii="Times New Roman" w:hAnsi="Times New Roman" w:cs="Times New Roman"/>
          <w:noProof/>
          <w:color w:val="262626" w:themeColor="text1" w:themeTint="D9"/>
        </w:rPr>
        <w:fldChar w:fldCharType="end"/>
      </w:r>
    </w:p>
    <w:p w:rsid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Categories Of Admission For The Master Of Education Degree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Regular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55</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Provisional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Non-Degree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Transient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Special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Change Of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_Toc294969739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Appeals Of Admission Status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Change Of 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Application For Graduation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Comprehensive Examinations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Comprehensive Examination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Other Policies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58</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College Of Education Graduate Faculty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59</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Early Childhood Education</w:t>
      </w:r>
      <w:r w:rsidRPr="00FD6ACA">
        <w:rPr>
          <w:caps/>
        </w:rPr>
        <w:tab/>
      </w:r>
      <w:r w:rsidR="00284C41" w:rsidRPr="00FD6ACA">
        <w:fldChar w:fldCharType="begin"/>
      </w:r>
      <w:r w:rsidRPr="00FD6ACA">
        <w:instrText xml:space="preserve"> PAGEREF _Toc294969748 \h </w:instrText>
      </w:r>
      <w:r w:rsidR="00284C41" w:rsidRPr="00FD6ACA">
        <w:fldChar w:fldCharType="separate"/>
      </w:r>
      <w:r w:rsidR="002F33CD">
        <w:t>61</w:t>
      </w:r>
      <w:r w:rsidR="00284C41" w:rsidRPr="00FD6ACA">
        <w:fldChar w:fldCharType="end"/>
      </w:r>
    </w:p>
    <w:p w:rsid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_Toc294969749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62</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Pr="00FD6ACA" w:rsidRDefault="00FD6ACA" w:rsidP="002B1CC3">
      <w:pPr>
        <w:pStyle w:val="TOC1"/>
      </w:pPr>
      <w:r w:rsidRPr="00FD6ACA">
        <w:t>Master’s Degree In Educational Leadership</w:t>
      </w:r>
      <w:r w:rsidRPr="00FD6ACA">
        <w:tab/>
      </w:r>
      <w:r w:rsidR="00284C41" w:rsidRPr="00FD6ACA">
        <w:fldChar w:fldCharType="begin"/>
      </w:r>
      <w:r w:rsidRPr="00FD6ACA">
        <w:instrText xml:space="preserve"> PAGEREF _Toc294969751 \h </w:instrText>
      </w:r>
      <w:r w:rsidR="00284C41" w:rsidRPr="00FD6ACA">
        <w:fldChar w:fldCharType="separate"/>
      </w:r>
      <w:r w:rsidR="002F33CD">
        <w:t>64</w:t>
      </w:r>
      <w:r w:rsidR="00284C41" w:rsidRPr="00FD6ACA">
        <w:fldChar w:fldCharType="end"/>
      </w:r>
    </w:p>
    <w:p w:rsidR="00FD6ACA" w:rsidRPr="00FD6ACA" w:rsidRDefault="00FD6ACA"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lastRenderedPageBreak/>
        <w:t>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284C41" w:rsidP="00776DC2">
      <w:pPr>
        <w:pStyle w:val="TOC2"/>
        <w:tabs>
          <w:tab w:val="clear" w:pos="4880"/>
          <w:tab w:val="right" w:leader="dot" w:pos="4590"/>
        </w:tabs>
        <w:spacing w:before="0"/>
        <w:ind w:left="90" w:right="90"/>
        <w:rPr>
          <w:rFonts w:ascii="Times New Roman" w:hAnsi="Times New Roman" w:cs="Times New Roman"/>
          <w:b w:val="0"/>
          <w:bCs w:val="0"/>
          <w:noProof/>
          <w:color w:val="262626" w:themeColor="text1" w:themeTint="D9"/>
          <w:sz w:val="18"/>
          <w:szCs w:val="18"/>
        </w:rPr>
      </w:pPr>
      <w:r w:rsidRPr="00284C41">
        <w:rPr>
          <w:noProof/>
        </w:rPr>
        <w:pict>
          <v:shape id="_x0000_s8052" type="#_x0000_t202" style="position:absolute;left:0;text-align:left;margin-left:527.25pt;margin-top:5.1pt;width:1in;height:663.2pt;z-index:-251215360;mso-position-horizontal-relative:page" o:allowincell="f" filled="f" stroked="f">
            <v:textbox style="layout-flow:vertical;mso-next-textbox:#_x0000_s8052" inset="0,0,0,0">
              <w:txbxContent>
                <w:p w:rsidR="00E410E0" w:rsidRDefault="00E410E0" w:rsidP="00776DC2">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FD6ACA" w:rsidRPr="00FD6ACA">
        <w:rPr>
          <w:rFonts w:ascii="Times New Roman" w:hAnsi="Times New Roman" w:cs="Times New Roman"/>
          <w:b w:val="0"/>
          <w:bCs w:val="0"/>
          <w:noProof/>
          <w:color w:val="262626" w:themeColor="text1" w:themeTint="D9"/>
          <w:sz w:val="18"/>
          <w:szCs w:val="18"/>
        </w:rPr>
        <w:t>Admission Requirements</w:t>
      </w:r>
      <w:r w:rsidR="00FD6ACA" w:rsidRPr="00FD6ACA">
        <w:rPr>
          <w:rFonts w:ascii="Times New Roman" w:hAnsi="Times New Roman" w:cs="Times New Roman"/>
          <w:b w:val="0"/>
          <w:noProof/>
          <w:color w:val="262626" w:themeColor="text1" w:themeTint="D9"/>
          <w:sz w:val="18"/>
          <w:szCs w:val="18"/>
        </w:rPr>
        <w:tab/>
      </w:r>
      <w:r w:rsidRPr="00FD6ACA">
        <w:rPr>
          <w:rFonts w:ascii="Times New Roman" w:hAnsi="Times New Roman" w:cs="Times New Roman"/>
          <w:b w:val="0"/>
          <w:noProof/>
          <w:color w:val="262626" w:themeColor="text1" w:themeTint="D9"/>
          <w:sz w:val="18"/>
          <w:szCs w:val="18"/>
        </w:rPr>
        <w:fldChar w:fldCharType="begin"/>
      </w:r>
      <w:r w:rsidR="00FD6ACA" w:rsidRPr="00FD6ACA">
        <w:rPr>
          <w:rFonts w:ascii="Times New Roman" w:hAnsi="Times New Roman" w:cs="Times New Roman"/>
          <w:b w:val="0"/>
          <w:noProof/>
          <w:color w:val="262626" w:themeColor="text1" w:themeTint="D9"/>
          <w:sz w:val="18"/>
          <w:szCs w:val="18"/>
        </w:rPr>
        <w:instrText xml:space="preserve"> PAGEREF _Toc294969753 \h </w:instrText>
      </w:r>
      <w:r w:rsidRPr="00FD6ACA">
        <w:rPr>
          <w:rFonts w:ascii="Times New Roman" w:hAnsi="Times New Roman" w:cs="Times New Roman"/>
          <w:b w:val="0"/>
          <w:noProof/>
          <w:color w:val="262626" w:themeColor="text1" w:themeTint="D9"/>
          <w:sz w:val="18"/>
          <w:szCs w:val="18"/>
        </w:rPr>
      </w:r>
      <w:r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64</w:t>
      </w:r>
      <w:r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64</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pPr>
      <w:r w:rsidRPr="00FD6ACA">
        <w:t>Education Specialist Degree In Educational Leadership</w:t>
      </w:r>
      <w:r w:rsidRPr="00FD6ACA">
        <w:tab/>
      </w:r>
      <w:r w:rsidR="00284C41" w:rsidRPr="00FD6ACA">
        <w:fldChar w:fldCharType="begin"/>
      </w:r>
      <w:r w:rsidRPr="00FD6ACA">
        <w:instrText xml:space="preserve"> PAGEREF _Toc294969755 \h </w:instrText>
      </w:r>
      <w:r w:rsidR="00284C41" w:rsidRPr="00FD6ACA">
        <w:fldChar w:fldCharType="separate"/>
      </w:r>
      <w:r w:rsidR="002F33CD">
        <w:t>66</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Building-Level Specialization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District-Level Specialization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Advisement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_Toc294969759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Completion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68</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English Education</w:t>
      </w:r>
      <w:r w:rsidRPr="00FD6ACA">
        <w:tab/>
      </w:r>
      <w:r w:rsidR="00284C41" w:rsidRPr="00FD6ACA">
        <w:fldChar w:fldCharType="begin"/>
      </w:r>
      <w:r w:rsidRPr="00FD6ACA">
        <w:instrText xml:space="preserve"> PAGEREF _Toc294969762 \h </w:instrText>
      </w:r>
      <w:r w:rsidR="00284C41" w:rsidRPr="00FD6ACA">
        <w:fldChar w:fldCharType="separate"/>
      </w:r>
      <w:r w:rsidR="002F33CD">
        <w:t>70</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Objectives Of The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 To The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lang w:val="fr-MC"/>
        </w:rPr>
      </w:pPr>
      <w:r w:rsidRPr="00FD6ACA">
        <w:rPr>
          <w:rFonts w:ascii="Times New Roman" w:hAnsi="Times New Roman" w:cs="Times New Roman"/>
          <w:b w:val="0"/>
          <w:bCs w:val="0"/>
          <w:noProof/>
          <w:color w:val="262626" w:themeColor="text1" w:themeTint="D9"/>
          <w:sz w:val="18"/>
          <w:szCs w:val="18"/>
          <w:lang w:val="fr-MC"/>
        </w:rPr>
        <w:t>Comprehensive Examination Policies</w:t>
      </w:r>
      <w:r w:rsidRPr="00FD6ACA">
        <w:rPr>
          <w:rFonts w:ascii="Times New Roman" w:hAnsi="Times New Roman" w:cs="Times New Roman"/>
          <w:b w:val="0"/>
          <w:noProof/>
          <w:color w:val="262626" w:themeColor="text1" w:themeTint="D9"/>
          <w:sz w:val="18"/>
          <w:szCs w:val="18"/>
          <w:lang w:val="fr-MC"/>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lang w:val="fr-MC"/>
        </w:rPr>
        <w:instrText xml:space="preserve"> PAGEREF _Toc294969766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lang w:val="fr-MC"/>
        </w:rPr>
        <w:t>71</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lang w:val="fr-MC"/>
        </w:rPr>
      </w:pPr>
      <w:r w:rsidRPr="00FD6ACA">
        <w:rPr>
          <w:rFonts w:ascii="Times New Roman" w:hAnsi="Times New Roman" w:cs="Times New Roman"/>
          <w:b w:val="0"/>
          <w:noProof/>
          <w:color w:val="262626" w:themeColor="text1" w:themeTint="D9"/>
          <w:sz w:val="18"/>
          <w:szCs w:val="18"/>
          <w:lang w:val="fr-MC"/>
        </w:rPr>
        <w:t>Course Descriptions</w:t>
      </w:r>
      <w:r w:rsidRPr="00FD6ACA">
        <w:rPr>
          <w:rFonts w:ascii="Times New Roman" w:hAnsi="Times New Roman" w:cs="Times New Roman"/>
          <w:b w:val="0"/>
          <w:noProof/>
          <w:color w:val="262626" w:themeColor="text1" w:themeTint="D9"/>
          <w:sz w:val="18"/>
          <w:szCs w:val="18"/>
          <w:lang w:val="fr-MC"/>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lang w:val="fr-MC"/>
        </w:rPr>
        <w:instrText xml:space="preserve"> PAGEREF _Toc294969767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lang w:val="fr-MC"/>
        </w:rPr>
        <w:t>72</w:t>
      </w:r>
      <w:r w:rsidR="00284C41" w:rsidRPr="00FD6ACA">
        <w:rPr>
          <w:rFonts w:ascii="Times New Roman" w:hAnsi="Times New Roman" w:cs="Times New Roman"/>
          <w:b w:val="0"/>
          <w:noProof/>
          <w:color w:val="262626" w:themeColor="text1" w:themeTint="D9"/>
          <w:sz w:val="18"/>
          <w:szCs w:val="18"/>
        </w:rPr>
        <w:fldChar w:fldCharType="end"/>
      </w:r>
    </w:p>
    <w:p w:rsidR="00FD6ACA" w:rsidRPr="00C34741" w:rsidRDefault="00FD6ACA" w:rsidP="002B1CC3">
      <w:pPr>
        <w:pStyle w:val="TOC1"/>
        <w:rPr>
          <w:lang w:val="fr-MC"/>
        </w:rPr>
      </w:pPr>
    </w:p>
    <w:p w:rsidR="00FD6ACA" w:rsidRPr="00C34741" w:rsidRDefault="00FD6ACA" w:rsidP="002B1CC3">
      <w:pPr>
        <w:pStyle w:val="TOC1"/>
        <w:rPr>
          <w:lang w:val="fr-MC"/>
        </w:rPr>
      </w:pPr>
    </w:p>
    <w:p w:rsidR="00FD6ACA" w:rsidRPr="00FD6ACA" w:rsidRDefault="00FD6ACA" w:rsidP="002B1CC3">
      <w:pPr>
        <w:pStyle w:val="TOC1"/>
      </w:pPr>
      <w:r w:rsidRPr="00FD6ACA">
        <w:t>Health And Physical Education</w:t>
      </w:r>
      <w:r w:rsidRPr="00FD6ACA">
        <w:tab/>
      </w:r>
      <w:r w:rsidR="00284C41" w:rsidRPr="00FD6ACA">
        <w:fldChar w:fldCharType="begin"/>
      </w:r>
      <w:r w:rsidRPr="00FD6ACA">
        <w:instrText xml:space="preserve"> PAGEREF _Toc294969768 \h </w:instrText>
      </w:r>
      <w:r w:rsidR="00284C41" w:rsidRPr="00FD6ACA">
        <w:fldChar w:fldCharType="separate"/>
      </w:r>
      <w:r w:rsidR="002F33CD">
        <w:t>74</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_Toc294969769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75</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Mathematics Education</w:t>
      </w:r>
      <w:r w:rsidRPr="00FD6ACA">
        <w:tab/>
      </w:r>
      <w:r w:rsidR="00284C41" w:rsidRPr="00FD6ACA">
        <w:fldChar w:fldCharType="begin"/>
      </w:r>
      <w:r w:rsidRPr="00FD6ACA">
        <w:instrText xml:space="preserve"> PAGEREF _Toc294969771 \h </w:instrText>
      </w:r>
      <w:r w:rsidR="00284C41" w:rsidRPr="00FD6ACA">
        <w:fldChar w:fldCharType="separate"/>
      </w:r>
      <w:r w:rsidR="002F33CD">
        <w:t>76</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Regular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Provisional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Non-Degree 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Student Advisement And Program Planning</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Comprehensive Examination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77</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_Toc294969778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78</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Middle Grades Education</w:t>
      </w:r>
      <w:r w:rsidRPr="00FD6ACA">
        <w:tab/>
      </w:r>
      <w:r w:rsidR="00284C41" w:rsidRPr="00FD6ACA">
        <w:fldChar w:fldCharType="begin"/>
      </w:r>
      <w:r w:rsidRPr="00FD6ACA">
        <w:instrText xml:space="preserve"> PAGEREF _Toc294969779 \h </w:instrText>
      </w:r>
      <w:r w:rsidR="00284C41" w:rsidRPr="00FD6ACA">
        <w:fldChar w:fldCharType="separate"/>
      </w:r>
      <w:r w:rsidR="002F33CD">
        <w:t>79</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Degree Program</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79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Some Acceptable Courses For Substitutions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80</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81</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Music Education</w:t>
      </w:r>
      <w:r w:rsidRPr="00FD6ACA">
        <w:tab/>
      </w:r>
      <w:r w:rsidR="00284C41" w:rsidRPr="00FD6ACA">
        <w:fldChar w:fldCharType="begin"/>
      </w:r>
      <w:r w:rsidRPr="00FD6ACA">
        <w:instrText xml:space="preserve"> PAGEREF _Toc294969783 \h </w:instrText>
      </w:r>
      <w:r w:rsidR="00284C41" w:rsidRPr="00FD6ACA">
        <w:fldChar w:fldCharType="separate"/>
      </w:r>
      <w:r w:rsidR="002F33CD">
        <w:t>82</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Objectives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Comprehensive Examination Policy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_Toc294969785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Program For Music Education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776DC2">
      <w:pPr>
        <w:pStyle w:val="TOC2"/>
        <w:tabs>
          <w:tab w:val="clear" w:pos="4880"/>
          <w:tab w:val="right" w:leader="dot" w:pos="4590"/>
        </w:tabs>
        <w:spacing w:before="0"/>
        <w:ind w:left="9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83</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rPr>
          <w:caps/>
        </w:rPr>
      </w:pPr>
      <w:r w:rsidRPr="00FD6ACA">
        <w:t>Science Education</w:t>
      </w:r>
      <w:r w:rsidRPr="00FD6ACA">
        <w:tab/>
      </w:r>
      <w:r w:rsidR="00284C41" w:rsidRPr="00FD6ACA">
        <w:fldChar w:fldCharType="begin"/>
      </w:r>
      <w:r w:rsidRPr="00FD6ACA">
        <w:instrText xml:space="preserve"> PAGEREF _Toc294969788 \h </w:instrText>
      </w:r>
      <w:r w:rsidR="00284C41" w:rsidRPr="00FD6ACA">
        <w:fldChar w:fldCharType="separate"/>
      </w:r>
      <w:r w:rsidR="002F33CD">
        <w:t>85</w:t>
      </w:r>
      <w:r w:rsidR="00284C41" w:rsidRPr="00FD6ACA">
        <w:fldChar w:fldCharType="end"/>
      </w:r>
    </w:p>
    <w:p w:rsidR="00FD6ACA" w:rsidRDefault="00FD6ACA" w:rsidP="00776DC2">
      <w:pPr>
        <w:pStyle w:val="TOC2"/>
        <w:tabs>
          <w:tab w:val="clear" w:pos="4880"/>
          <w:tab w:val="right" w:leader="dot" w:pos="4590"/>
        </w:tabs>
        <w:spacing w:before="0"/>
        <w:ind w:left="90"/>
        <w:rPr>
          <w:rFonts w:ascii="Times New Roman" w:eastAsia="宋体" w:hAnsi="Times New Roman" w:cs="Times New Roman"/>
          <w:b w:val="0"/>
          <w:noProof/>
          <w:color w:val="262626" w:themeColor="text1" w:themeTint="D9"/>
          <w:sz w:val="18"/>
          <w:szCs w:val="18"/>
        </w:rPr>
      </w:pPr>
    </w:p>
    <w:p w:rsidR="002552DB" w:rsidRDefault="00FD6ACA" w:rsidP="00776DC2">
      <w:pPr>
        <w:pStyle w:val="TOC2"/>
        <w:tabs>
          <w:tab w:val="clear" w:pos="4880"/>
          <w:tab w:val="right" w:leader="dot" w:pos="4590"/>
        </w:tabs>
        <w:spacing w:before="0"/>
        <w:ind w:left="90"/>
        <w:rPr>
          <w:rFonts w:ascii="Times New Roman" w:hAnsi="Times New Roman" w:cs="Times New Roman"/>
          <w:b w:val="0"/>
          <w:noProof/>
          <w:color w:val="262626" w:themeColor="text1" w:themeTint="D9"/>
          <w:sz w:val="18"/>
          <w:szCs w:val="18"/>
        </w:rPr>
      </w:pPr>
      <w:r w:rsidRPr="00FD6ACA">
        <w:rPr>
          <w:rFonts w:ascii="Times New Roman" w:eastAsia="宋体" w:hAnsi="Times New Roman" w:cs="Times New Roman"/>
          <w:b w:val="0"/>
          <w:noProof/>
          <w:color w:val="262626" w:themeColor="text1" w:themeTint="D9"/>
          <w:sz w:val="18"/>
          <w:szCs w:val="18"/>
        </w:rPr>
        <w:t>Comprehensive Examination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_Toc294969789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85</w:t>
      </w:r>
      <w:r w:rsidR="00284C41" w:rsidRPr="00FD6ACA">
        <w:rPr>
          <w:rFonts w:ascii="Times New Roman" w:hAnsi="Times New Roman" w:cs="Times New Roman"/>
          <w:b w:val="0"/>
          <w:noProof/>
          <w:color w:val="262626" w:themeColor="text1" w:themeTint="D9"/>
          <w:sz w:val="18"/>
          <w:szCs w:val="18"/>
        </w:rPr>
        <w:fldChar w:fldCharType="end"/>
      </w:r>
    </w:p>
    <w:p w:rsidR="002B1CC3" w:rsidRDefault="002B1CC3" w:rsidP="002B1CC3"/>
    <w:p w:rsidR="002B1CC3" w:rsidRDefault="002B1CC3" w:rsidP="002B1CC3">
      <w:pPr>
        <w:sectPr w:rsidR="002B1CC3" w:rsidSect="00776DC2">
          <w:type w:val="continuous"/>
          <w:pgSz w:w="12240" w:h="15840"/>
          <w:pgMar w:top="300" w:right="1800" w:bottom="280" w:left="990" w:header="0" w:footer="967" w:gutter="0"/>
          <w:pgNumType w:start="2"/>
          <w:cols w:num="2" w:space="90"/>
          <w:noEndnote/>
        </w:sectPr>
      </w:pPr>
    </w:p>
    <w:p w:rsidR="002B1CC3" w:rsidRPr="002B1CC3" w:rsidRDefault="002B1CC3" w:rsidP="002B1CC3">
      <w:pPr>
        <w:sectPr w:rsidR="002B1CC3" w:rsidRPr="002B1CC3" w:rsidSect="002B1CC3">
          <w:type w:val="continuous"/>
          <w:pgSz w:w="12240" w:h="15840"/>
          <w:pgMar w:top="300" w:right="1800" w:bottom="280" w:left="990" w:header="0" w:footer="967" w:gutter="0"/>
          <w:pgNumType w:start="2"/>
          <w:cols w:space="90"/>
          <w:noEndnote/>
        </w:sectPr>
      </w:pPr>
    </w:p>
    <w:p w:rsidR="002552DB" w:rsidRDefault="002552DB" w:rsidP="00FD6ACA">
      <w:pPr>
        <w:pStyle w:val="TOC2"/>
        <w:spacing w:before="0"/>
        <w:rPr>
          <w:rFonts w:ascii="Times New Roman" w:hAnsi="Times New Roman" w:cs="Times New Roman"/>
          <w:b w:val="0"/>
          <w:bCs w:val="0"/>
          <w:noProof/>
          <w:color w:val="262626" w:themeColor="text1" w:themeTint="D9"/>
          <w:sz w:val="18"/>
          <w:szCs w:val="18"/>
        </w:rPr>
      </w:pPr>
    </w:p>
    <w:tbl>
      <w:tblPr>
        <w:tblW w:w="10890" w:type="dxa"/>
        <w:tblInd w:w="-990" w:type="dxa"/>
        <w:tblLayout w:type="fixed"/>
        <w:tblCellMar>
          <w:left w:w="0" w:type="dxa"/>
          <w:right w:w="0" w:type="dxa"/>
        </w:tblCellMar>
        <w:tblLook w:val="0000"/>
      </w:tblPr>
      <w:tblGrid>
        <w:gridCol w:w="1085"/>
        <w:gridCol w:w="4560"/>
        <w:gridCol w:w="5245"/>
      </w:tblGrid>
      <w:tr w:rsidR="00B420F0" w:rsidRPr="00FA7AC7" w:rsidTr="002B1CC3">
        <w:trPr>
          <w:trHeight w:hRule="exact" w:val="235"/>
        </w:trPr>
        <w:tc>
          <w:tcPr>
            <w:tcW w:w="1085" w:type="dxa"/>
            <w:tcBorders>
              <w:top w:val="nil"/>
              <w:left w:val="nil"/>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B420F0" w:rsidRPr="00B420F0" w:rsidRDefault="00B420F0" w:rsidP="00776DC2">
            <w:pPr>
              <w:widowControl w:val="0"/>
              <w:autoSpaceDE w:val="0"/>
              <w:autoSpaceDN w:val="0"/>
              <w:adjustRightInd w:val="0"/>
              <w:spacing w:before="41" w:after="0" w:line="340" w:lineRule="exact"/>
              <w:ind w:left="355" w:right="65" w:hanging="85"/>
              <w:rPr>
                <w:rFonts w:ascii="Times New Roman" w:hAnsi="Times New Roman"/>
                <w:sz w:val="28"/>
                <w:szCs w:val="28"/>
              </w:rPr>
            </w:pPr>
            <w:r w:rsidRPr="00B420F0">
              <w:rPr>
                <w:rFonts w:ascii="Times New Roman" w:hAnsi="Times New Roman"/>
                <w:b/>
                <w:bCs/>
                <w:color w:val="191919"/>
                <w:sz w:val="28"/>
                <w:szCs w:val="28"/>
              </w:rPr>
              <w:t>TABLE OF CONTENTS</w:t>
            </w:r>
            <w:r w:rsidRPr="00B420F0">
              <w:rPr>
                <w:rFonts w:ascii="Times New Roman" w:hAnsi="Times New Roman"/>
                <w:b/>
                <w:bCs/>
                <w:color w:val="191919"/>
                <w:spacing w:val="23"/>
                <w:sz w:val="28"/>
                <w:szCs w:val="28"/>
              </w:rPr>
              <w:t xml:space="preserve"> </w:t>
            </w:r>
          </w:p>
        </w:tc>
        <w:tc>
          <w:tcPr>
            <w:tcW w:w="5245" w:type="dxa"/>
            <w:tcBorders>
              <w:top w:val="nil"/>
              <w:left w:val="single" w:sz="4" w:space="0" w:color="191919"/>
              <w:bottom w:val="single" w:sz="4" w:space="0" w:color="191919"/>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r w:rsidR="00B420F0" w:rsidRPr="00FA7AC7" w:rsidTr="002B1CC3">
        <w:trPr>
          <w:trHeight w:hRule="exact" w:val="256"/>
        </w:trPr>
        <w:tc>
          <w:tcPr>
            <w:tcW w:w="1085" w:type="dxa"/>
            <w:tcBorders>
              <w:top w:val="single" w:sz="4" w:space="0" w:color="191919"/>
              <w:left w:val="nil"/>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5245" w:type="dxa"/>
            <w:tcBorders>
              <w:top w:val="single" w:sz="4" w:space="0" w:color="191919"/>
              <w:left w:val="single" w:sz="4" w:space="0" w:color="191919"/>
              <w:bottom w:val="single" w:sz="4" w:space="0" w:color="191919"/>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r w:rsidR="00B420F0" w:rsidRPr="00FA7AC7" w:rsidTr="002B1CC3">
        <w:trPr>
          <w:trHeight w:hRule="exact" w:val="90"/>
        </w:trPr>
        <w:tc>
          <w:tcPr>
            <w:tcW w:w="1085" w:type="dxa"/>
            <w:tcBorders>
              <w:top w:val="single" w:sz="4" w:space="0" w:color="191919"/>
              <w:left w:val="nil"/>
              <w:bottom w:val="nil"/>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c>
          <w:tcPr>
            <w:tcW w:w="5245" w:type="dxa"/>
            <w:tcBorders>
              <w:top w:val="single" w:sz="4" w:space="0" w:color="191919"/>
              <w:left w:val="single" w:sz="4" w:space="0" w:color="191919"/>
              <w:bottom w:val="nil"/>
              <w:right w:val="nil"/>
            </w:tcBorders>
          </w:tcPr>
          <w:p w:rsidR="00B420F0" w:rsidRPr="00FA7AC7" w:rsidRDefault="00B420F0" w:rsidP="00776DC2">
            <w:pPr>
              <w:widowControl w:val="0"/>
              <w:autoSpaceDE w:val="0"/>
              <w:autoSpaceDN w:val="0"/>
              <w:adjustRightInd w:val="0"/>
              <w:spacing w:after="0"/>
              <w:rPr>
                <w:rFonts w:ascii="Times New Roman" w:hAnsi="Times New Roman"/>
                <w:sz w:val="24"/>
                <w:szCs w:val="24"/>
              </w:rPr>
            </w:pPr>
          </w:p>
        </w:tc>
      </w:tr>
    </w:tbl>
    <w:p w:rsidR="002552DB" w:rsidRDefault="00284C41" w:rsidP="002552DB">
      <w:r w:rsidRPr="00284C41">
        <w:rPr>
          <w:rFonts w:ascii="Times New Roman" w:hAnsi="Times New Roman" w:cs="Times New Roman"/>
          <w:b/>
          <w:bCs/>
          <w:noProof/>
          <w:color w:val="262626" w:themeColor="text1" w:themeTint="D9"/>
          <w:sz w:val="18"/>
          <w:szCs w:val="18"/>
        </w:rPr>
        <w:pict>
          <v:shape id="_x0000_s8053" type="#_x0000_t202" style="position:absolute;left:0;text-align:left;margin-left:15.75pt;margin-top:13.25pt;width:1in;height:655.7pt;z-index:-251214336;mso-position-horizontal-relative:page;mso-position-vertical-relative:text" o:allowincell="f" filled="f" stroked="f">
            <v:textbox style="layout-flow:vertical;mso-layout-flow-alt:bottom-to-top;mso-next-textbox:#_x0000_s8053" inset="0,0,0,0">
              <w:txbxContent>
                <w:p w:rsidR="00E410E0" w:rsidRDefault="00E410E0" w:rsidP="00776DC2">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776DC2">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776DC2">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B420F0" w:rsidRPr="002552DB" w:rsidRDefault="00B420F0" w:rsidP="002552DB">
      <w:pPr>
        <w:sectPr w:rsidR="00B420F0" w:rsidRPr="002552DB" w:rsidSect="002B1CC3">
          <w:pgSz w:w="12240" w:h="15840"/>
          <w:pgMar w:top="300" w:right="810" w:bottom="280" w:left="1350" w:header="0" w:footer="967" w:gutter="0"/>
          <w:pgNumType w:start="5"/>
          <w:cols w:space="300"/>
          <w:noEndnote/>
        </w:sectPr>
      </w:pP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Planned Program Of Study</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85</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2"/>
        <w:tabs>
          <w:tab w:val="clear" w:pos="4880"/>
          <w:tab w:val="right" w:leader="dot" w:pos="4590"/>
        </w:tabs>
        <w:spacing w:before="0"/>
        <w:rPr>
          <w:caps/>
          <w:noProof/>
        </w:rPr>
      </w:pPr>
      <w:r w:rsidRPr="00FD6ACA">
        <w:rPr>
          <w:rFonts w:ascii="Times New Roman" w:hAnsi="Times New Roman" w:cs="Times New Roman"/>
          <w:b w:val="0"/>
          <w:noProof/>
          <w:color w:val="262626" w:themeColor="text1" w:themeTint="D9"/>
          <w:sz w:val="18"/>
          <w:szCs w:val="18"/>
        </w:rPr>
        <w:t>Course Descriptions</w:t>
      </w:r>
      <w:r w:rsidR="002552DB">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1"/>
        <w:ind w:left="270"/>
        <w:rPr>
          <w:caps/>
        </w:rPr>
      </w:pPr>
      <w:r w:rsidRPr="00FD6ACA">
        <w:t>Special Education</w:t>
      </w:r>
      <w:r w:rsidRPr="00FD6ACA">
        <w:tab/>
      </w:r>
      <w:r w:rsidR="00284C41" w:rsidRPr="00FD6ACA">
        <w:fldChar w:fldCharType="begin"/>
      </w:r>
      <w:r w:rsidRPr="00FD6ACA">
        <w:instrText xml:space="preserve"> PAGEREF _Toc294969792 \h </w:instrText>
      </w:r>
      <w:r w:rsidR="00284C41" w:rsidRPr="00FD6ACA">
        <w:fldChar w:fldCharType="separate"/>
      </w:r>
      <w:r w:rsidR="002F33CD">
        <w:t>89</w:t>
      </w:r>
      <w:r w:rsidR="00284C41" w:rsidRPr="00FD6ACA">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Degree Program Requirements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89</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90</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Default="00FD6ACA" w:rsidP="002B1CC3">
      <w:pPr>
        <w:pStyle w:val="TOC1"/>
      </w:pPr>
    </w:p>
    <w:p w:rsidR="00FD6ACA" w:rsidRPr="00FD6ACA" w:rsidRDefault="00FD6ACA" w:rsidP="002B1CC3">
      <w:pPr>
        <w:pStyle w:val="TOC1"/>
        <w:ind w:left="270"/>
        <w:rPr>
          <w:caps/>
        </w:rPr>
      </w:pPr>
      <w:r w:rsidRPr="00FD6ACA">
        <w:t>School Counseling</w:t>
      </w:r>
      <w:r w:rsidRPr="00FD6ACA">
        <w:tab/>
      </w:r>
      <w:r w:rsidR="00284C41" w:rsidRPr="00FD6ACA">
        <w:fldChar w:fldCharType="begin"/>
      </w:r>
      <w:r w:rsidRPr="00FD6ACA">
        <w:instrText xml:space="preserve"> PAGEREF _Toc294969795 \h </w:instrText>
      </w:r>
      <w:r w:rsidR="00284C41" w:rsidRPr="00FD6ACA">
        <w:fldChar w:fldCharType="separate"/>
      </w:r>
      <w:r w:rsidR="002F33CD">
        <w:t>92</w:t>
      </w:r>
      <w:r w:rsidR="00284C41" w:rsidRPr="00FD6ACA">
        <w:fldChar w:fldCharType="end"/>
      </w:r>
    </w:p>
    <w:p w:rsidR="00FD6ACA" w:rsidRDefault="00FD6ACA" w:rsidP="00FD6ACA">
      <w:pPr>
        <w:pStyle w:val="TOC2"/>
        <w:spacing w:before="0"/>
        <w:rPr>
          <w:rFonts w:ascii="Times New Roman" w:hAnsi="Times New Roman" w:cs="Times New Roman"/>
          <w:b w:val="0"/>
          <w:bCs w:val="0"/>
          <w:noProof/>
          <w:color w:val="262626" w:themeColor="text1" w:themeTint="D9"/>
          <w:sz w:val="18"/>
          <w:szCs w:val="18"/>
        </w:rPr>
      </w:pPr>
    </w:p>
    <w:p w:rsidR="00FD6ACA" w:rsidRPr="00FD6ACA" w:rsidRDefault="00FD6ACA" w:rsidP="00FD6ACA">
      <w:pPr>
        <w:pStyle w:val="TOC2"/>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Advisement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_Toc294969796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Clinical Experience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_Toc294969797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Admission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_Toc294969798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92</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Completion</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_Toc294969799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Program Planned Degree</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_Toc294969800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93</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_Toc294969801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94</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bCs w:val="0"/>
          <w:noProof/>
          <w:color w:val="262626" w:themeColor="text1" w:themeTint="D9"/>
          <w:sz w:val="18"/>
          <w:szCs w:val="18"/>
        </w:rPr>
        <w:t>Teacher Support Services Endorsement</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_Toc294969802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Educational, Psychological  And Reading Foundations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_Toc294969803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96</w:t>
      </w:r>
      <w:r w:rsidR="00284C41" w:rsidRPr="00FD6ACA">
        <w:rPr>
          <w:rFonts w:ascii="Times New Roman" w:hAnsi="Times New Roman" w:cs="Times New Roman"/>
          <w:b w:val="0"/>
          <w:noProof/>
          <w:color w:val="262626" w:themeColor="text1" w:themeTint="D9"/>
          <w:sz w:val="18"/>
          <w:szCs w:val="18"/>
        </w:rPr>
        <w:fldChar w:fldCharType="end"/>
      </w:r>
    </w:p>
    <w:p w:rsidR="00FD6ACA" w:rsidRPr="00FD6ACA" w:rsidRDefault="00FD6ACA" w:rsidP="002B1CC3">
      <w:pPr>
        <w:pStyle w:val="TOC2"/>
        <w:tabs>
          <w:tab w:val="clear" w:pos="4880"/>
          <w:tab w:val="right" w:leader="dot" w:pos="4590"/>
        </w:tabs>
        <w:spacing w:before="0"/>
        <w:rPr>
          <w:rFonts w:ascii="Times New Roman" w:hAnsi="Times New Roman" w:cs="Times New Roman"/>
          <w:b w:val="0"/>
          <w:bCs w:val="0"/>
          <w:noProof/>
          <w:color w:val="262626" w:themeColor="text1" w:themeTint="D9"/>
          <w:sz w:val="18"/>
          <w:szCs w:val="18"/>
        </w:rPr>
      </w:pPr>
      <w:r w:rsidRPr="00FD6ACA">
        <w:rPr>
          <w:rFonts w:ascii="Times New Roman" w:hAnsi="Times New Roman" w:cs="Times New Roman"/>
          <w:b w:val="0"/>
          <w:noProof/>
          <w:color w:val="262626" w:themeColor="text1" w:themeTint="D9"/>
          <w:sz w:val="18"/>
          <w:szCs w:val="18"/>
        </w:rPr>
        <w:t>Course Descriptions</w:t>
      </w:r>
      <w:r w:rsidRPr="00FD6ACA">
        <w:rPr>
          <w:rFonts w:ascii="Times New Roman" w:hAnsi="Times New Roman" w:cs="Times New Roman"/>
          <w:b w:val="0"/>
          <w:noProof/>
          <w:color w:val="262626" w:themeColor="text1" w:themeTint="D9"/>
          <w:sz w:val="18"/>
          <w:szCs w:val="18"/>
        </w:rPr>
        <w:tab/>
      </w:r>
      <w:r w:rsidR="00284C41" w:rsidRPr="00FD6ACA">
        <w:rPr>
          <w:rFonts w:ascii="Times New Roman" w:hAnsi="Times New Roman" w:cs="Times New Roman"/>
          <w:b w:val="0"/>
          <w:noProof/>
          <w:color w:val="262626" w:themeColor="text1" w:themeTint="D9"/>
          <w:sz w:val="18"/>
          <w:szCs w:val="18"/>
        </w:rPr>
        <w:fldChar w:fldCharType="begin"/>
      </w:r>
      <w:r w:rsidRPr="00FD6ACA">
        <w:rPr>
          <w:rFonts w:ascii="Times New Roman" w:hAnsi="Times New Roman" w:cs="Times New Roman"/>
          <w:b w:val="0"/>
          <w:noProof/>
          <w:color w:val="262626" w:themeColor="text1" w:themeTint="D9"/>
          <w:sz w:val="18"/>
          <w:szCs w:val="18"/>
        </w:rPr>
        <w:instrText xml:space="preserve"> PAGEREF _Toc294969804 \h </w:instrText>
      </w:r>
      <w:r w:rsidR="00284C41" w:rsidRPr="00FD6ACA">
        <w:rPr>
          <w:rFonts w:ascii="Times New Roman" w:hAnsi="Times New Roman" w:cs="Times New Roman"/>
          <w:b w:val="0"/>
          <w:noProof/>
          <w:color w:val="262626" w:themeColor="text1" w:themeTint="D9"/>
          <w:sz w:val="18"/>
          <w:szCs w:val="18"/>
        </w:rPr>
      </w:r>
      <w:r w:rsidR="00284C41" w:rsidRPr="00FD6ACA">
        <w:rPr>
          <w:rFonts w:ascii="Times New Roman" w:hAnsi="Times New Roman" w:cs="Times New Roman"/>
          <w:b w:val="0"/>
          <w:noProof/>
          <w:color w:val="262626" w:themeColor="text1" w:themeTint="D9"/>
          <w:sz w:val="18"/>
          <w:szCs w:val="18"/>
        </w:rPr>
        <w:fldChar w:fldCharType="separate"/>
      </w:r>
      <w:r w:rsidR="002F33CD">
        <w:rPr>
          <w:rFonts w:ascii="Times New Roman" w:hAnsi="Times New Roman" w:cs="Times New Roman"/>
          <w:b w:val="0"/>
          <w:noProof/>
          <w:color w:val="262626" w:themeColor="text1" w:themeTint="D9"/>
          <w:sz w:val="18"/>
          <w:szCs w:val="18"/>
        </w:rPr>
        <w:t>96</w:t>
      </w:r>
      <w:r w:rsidR="00284C41" w:rsidRPr="00FD6ACA">
        <w:rPr>
          <w:rFonts w:ascii="Times New Roman" w:hAnsi="Times New Roman" w:cs="Times New Roman"/>
          <w:b w:val="0"/>
          <w:noProof/>
          <w:color w:val="262626" w:themeColor="text1" w:themeTint="D9"/>
          <w:sz w:val="18"/>
          <w:szCs w:val="18"/>
        </w:rPr>
        <w:fldChar w:fldCharType="end"/>
      </w:r>
    </w:p>
    <w:p w:rsidR="00FD6ACA" w:rsidRDefault="00FD6ACA" w:rsidP="002B1CC3">
      <w:pPr>
        <w:pStyle w:val="TOC1"/>
      </w:pPr>
    </w:p>
    <w:p w:rsidR="00FD6ACA" w:rsidRPr="00FD6ACA" w:rsidRDefault="00FD6ACA" w:rsidP="002B1CC3">
      <w:pPr>
        <w:pStyle w:val="TOC1"/>
      </w:pPr>
      <w:r w:rsidRPr="00FD6ACA">
        <w:lastRenderedPageBreak/>
        <w:t>General Administrative Officer</w:t>
      </w:r>
      <w:r w:rsidRPr="00FD6ACA">
        <w:tab/>
      </w:r>
      <w:r w:rsidR="00284C41" w:rsidRPr="00FD6ACA">
        <w:fldChar w:fldCharType="begin"/>
      </w:r>
      <w:r w:rsidRPr="00FD6ACA">
        <w:instrText xml:space="preserve"> PAGEREF _Toc294969805 \h </w:instrText>
      </w:r>
      <w:r w:rsidR="00284C41" w:rsidRPr="00FD6ACA">
        <w:fldChar w:fldCharType="separate"/>
      </w:r>
      <w:r w:rsidR="002F33CD">
        <w:t>100</w:t>
      </w:r>
      <w:r w:rsidR="00284C41" w:rsidRPr="00FD6ACA">
        <w:fldChar w:fldCharType="end"/>
      </w:r>
    </w:p>
    <w:p w:rsidR="00FD6ACA" w:rsidRDefault="00FD6ACA" w:rsidP="002B1CC3">
      <w:pPr>
        <w:pStyle w:val="TOC1"/>
      </w:pPr>
    </w:p>
    <w:p w:rsidR="00FD6ACA" w:rsidRPr="00FD6ACA" w:rsidRDefault="00FD6ACA" w:rsidP="002B1CC3">
      <w:pPr>
        <w:pStyle w:val="TOC1"/>
        <w:rPr>
          <w:caps/>
        </w:rPr>
      </w:pPr>
      <w:r w:rsidRPr="00FD6ACA">
        <w:t>Academic Officers</w:t>
      </w:r>
      <w:r w:rsidRPr="00FD6ACA">
        <w:tab/>
      </w:r>
      <w:r w:rsidR="00284C41" w:rsidRPr="00FD6ACA">
        <w:fldChar w:fldCharType="begin"/>
      </w:r>
      <w:r w:rsidRPr="00FD6ACA">
        <w:instrText xml:space="preserve"> PAGEREF _Toc294969806 \h </w:instrText>
      </w:r>
      <w:r w:rsidR="00284C41" w:rsidRPr="00FD6ACA">
        <w:fldChar w:fldCharType="separate"/>
      </w:r>
      <w:r w:rsidR="002F33CD">
        <w:t>100</w:t>
      </w:r>
      <w:r w:rsidR="00284C41" w:rsidRPr="00FD6ACA">
        <w:fldChar w:fldCharType="end"/>
      </w:r>
    </w:p>
    <w:p w:rsidR="00FD6ACA" w:rsidRDefault="00FD6ACA" w:rsidP="002B1CC3">
      <w:pPr>
        <w:pStyle w:val="TOC1"/>
      </w:pPr>
    </w:p>
    <w:p w:rsidR="00FD6ACA" w:rsidRPr="00FD6ACA" w:rsidRDefault="00FD6ACA" w:rsidP="002B1CC3">
      <w:pPr>
        <w:pStyle w:val="TOC1"/>
      </w:pPr>
      <w:r w:rsidRPr="00FD6ACA">
        <w:t>Academic Department Chairs</w:t>
      </w:r>
      <w:r w:rsidRPr="00FD6ACA">
        <w:tab/>
      </w:r>
      <w:r w:rsidR="00284C41" w:rsidRPr="00FD6ACA">
        <w:fldChar w:fldCharType="begin"/>
      </w:r>
      <w:r w:rsidRPr="00FD6ACA">
        <w:instrText xml:space="preserve"> PAGEREF _Toc294969807 \h </w:instrText>
      </w:r>
      <w:r w:rsidR="00284C41" w:rsidRPr="00FD6ACA">
        <w:fldChar w:fldCharType="separate"/>
      </w:r>
      <w:r w:rsidR="002F33CD">
        <w:t>101</w:t>
      </w:r>
      <w:r w:rsidR="00284C41" w:rsidRPr="00FD6ACA">
        <w:fldChar w:fldCharType="end"/>
      </w:r>
    </w:p>
    <w:p w:rsidR="00FD6ACA" w:rsidRDefault="00FD6ACA" w:rsidP="002B1CC3">
      <w:pPr>
        <w:pStyle w:val="TOC1"/>
      </w:pPr>
    </w:p>
    <w:p w:rsidR="00FD6ACA" w:rsidRPr="00FD6ACA" w:rsidRDefault="00FD6ACA" w:rsidP="002B1CC3">
      <w:pPr>
        <w:pStyle w:val="TOC1"/>
      </w:pPr>
      <w:r w:rsidRPr="00FD6ACA">
        <w:t>Administrative Support Staff</w:t>
      </w:r>
      <w:r w:rsidRPr="00FD6ACA">
        <w:tab/>
      </w:r>
      <w:r w:rsidR="00284C41" w:rsidRPr="00FD6ACA">
        <w:fldChar w:fldCharType="begin"/>
      </w:r>
      <w:r w:rsidRPr="00FD6ACA">
        <w:instrText xml:space="preserve"> PAGEREF _Toc294969808 \h </w:instrText>
      </w:r>
      <w:r w:rsidR="00284C41" w:rsidRPr="00FD6ACA">
        <w:fldChar w:fldCharType="separate"/>
      </w:r>
      <w:r w:rsidR="002F33CD">
        <w:t>101</w:t>
      </w:r>
      <w:r w:rsidR="00284C41" w:rsidRPr="00FD6ACA">
        <w:fldChar w:fldCharType="end"/>
      </w:r>
    </w:p>
    <w:p w:rsidR="00FD6ACA" w:rsidRDefault="00FD6ACA" w:rsidP="002B1CC3">
      <w:pPr>
        <w:pStyle w:val="TOC1"/>
      </w:pPr>
    </w:p>
    <w:p w:rsidR="00FD6ACA" w:rsidRPr="00FD6ACA" w:rsidRDefault="00FD6ACA" w:rsidP="002B1CC3">
      <w:pPr>
        <w:pStyle w:val="TOC1"/>
        <w:rPr>
          <w:caps/>
        </w:rPr>
      </w:pPr>
      <w:r w:rsidRPr="00FD6ACA">
        <w:t>Personnel Emeriti</w:t>
      </w:r>
      <w:r w:rsidRPr="00FD6ACA">
        <w:tab/>
      </w:r>
      <w:r w:rsidR="00284C41" w:rsidRPr="00FD6ACA">
        <w:fldChar w:fldCharType="begin"/>
      </w:r>
      <w:r w:rsidRPr="00FD6ACA">
        <w:instrText xml:space="preserve"> PAGEREF _Toc294969809 \h </w:instrText>
      </w:r>
      <w:r w:rsidR="00284C41" w:rsidRPr="00FD6ACA">
        <w:fldChar w:fldCharType="separate"/>
      </w:r>
      <w:r w:rsidR="002F33CD">
        <w:t>102</w:t>
      </w:r>
      <w:r w:rsidR="00284C41" w:rsidRPr="00FD6ACA">
        <w:fldChar w:fldCharType="end"/>
      </w:r>
    </w:p>
    <w:p w:rsidR="00FD6ACA" w:rsidRDefault="00FD6ACA" w:rsidP="002B1CC3">
      <w:pPr>
        <w:pStyle w:val="TOC1"/>
      </w:pPr>
    </w:p>
    <w:p w:rsidR="00FD6ACA" w:rsidRPr="00FD6ACA" w:rsidRDefault="00FD6ACA" w:rsidP="002B1CC3">
      <w:pPr>
        <w:pStyle w:val="TOC1"/>
        <w:rPr>
          <w:caps/>
        </w:rPr>
      </w:pPr>
      <w:r w:rsidRPr="00FD6ACA">
        <w:t>Telephone Directory</w:t>
      </w:r>
      <w:r w:rsidRPr="00FD6ACA">
        <w:tab/>
      </w:r>
      <w:r w:rsidR="00284C41" w:rsidRPr="00FD6ACA">
        <w:fldChar w:fldCharType="begin"/>
      </w:r>
      <w:r w:rsidRPr="00FD6ACA">
        <w:instrText xml:space="preserve"> PAGEREF _Toc294969810 \h </w:instrText>
      </w:r>
      <w:r w:rsidR="00284C41" w:rsidRPr="00FD6ACA">
        <w:fldChar w:fldCharType="separate"/>
      </w:r>
      <w:r w:rsidR="002F33CD">
        <w:t>107</w:t>
      </w:r>
      <w:r w:rsidR="00284C41" w:rsidRPr="00FD6ACA">
        <w:fldChar w:fldCharType="end"/>
      </w:r>
    </w:p>
    <w:p w:rsidR="00FD6ACA" w:rsidRDefault="00FD6ACA" w:rsidP="002B1CC3">
      <w:pPr>
        <w:pStyle w:val="TOC1"/>
      </w:pPr>
    </w:p>
    <w:p w:rsidR="00FD6ACA" w:rsidRPr="00FD6ACA" w:rsidRDefault="00FD6ACA" w:rsidP="002B1CC3">
      <w:pPr>
        <w:pStyle w:val="TOC1"/>
      </w:pPr>
      <w:r w:rsidRPr="00FD6ACA">
        <w:t>University System Of Georgia</w:t>
      </w:r>
      <w:r w:rsidRPr="00FD6ACA">
        <w:tab/>
      </w:r>
      <w:r w:rsidR="00284C41" w:rsidRPr="00FD6ACA">
        <w:fldChar w:fldCharType="begin"/>
      </w:r>
      <w:r w:rsidRPr="00FD6ACA">
        <w:instrText xml:space="preserve"> PAGEREF _Toc294969811 \h </w:instrText>
      </w:r>
      <w:r w:rsidR="00284C41" w:rsidRPr="00FD6ACA">
        <w:fldChar w:fldCharType="separate"/>
      </w:r>
      <w:r w:rsidR="002F33CD">
        <w:t>108</w:t>
      </w:r>
      <w:r w:rsidR="00284C41" w:rsidRPr="00FD6ACA">
        <w:fldChar w:fldCharType="end"/>
      </w:r>
    </w:p>
    <w:p w:rsidR="00FD6ACA" w:rsidRDefault="00FD6ACA" w:rsidP="002B1CC3">
      <w:pPr>
        <w:pStyle w:val="TOC1"/>
      </w:pPr>
    </w:p>
    <w:p w:rsidR="00FD6ACA" w:rsidRPr="00FD6ACA" w:rsidRDefault="00FD6ACA" w:rsidP="002B1CC3">
      <w:pPr>
        <w:pStyle w:val="TOC1"/>
      </w:pPr>
      <w:r w:rsidRPr="00FD6ACA">
        <w:t>The University System Of Georgia</w:t>
      </w:r>
      <w:r>
        <w:t xml:space="preserve"> (Profile)</w:t>
      </w:r>
      <w:r w:rsidRPr="00FD6ACA">
        <w:tab/>
      </w:r>
      <w:r w:rsidR="00284C41" w:rsidRPr="00FD6ACA">
        <w:fldChar w:fldCharType="begin"/>
      </w:r>
      <w:r w:rsidRPr="00FD6ACA">
        <w:instrText xml:space="preserve"> PAGEREF _Toc294969812 \h </w:instrText>
      </w:r>
      <w:r w:rsidR="00284C41" w:rsidRPr="00FD6ACA">
        <w:fldChar w:fldCharType="separate"/>
      </w:r>
      <w:r w:rsidR="002F33CD">
        <w:t>109</w:t>
      </w:r>
      <w:r w:rsidR="00284C41" w:rsidRPr="00FD6ACA">
        <w:fldChar w:fldCharType="end"/>
      </w:r>
    </w:p>
    <w:p w:rsidR="00FD6ACA" w:rsidRDefault="00FD6ACA" w:rsidP="002B1CC3">
      <w:pPr>
        <w:pStyle w:val="TOC1"/>
      </w:pPr>
    </w:p>
    <w:p w:rsidR="00FD6ACA" w:rsidRPr="00FD6ACA" w:rsidRDefault="00FD6ACA" w:rsidP="002B1CC3">
      <w:pPr>
        <w:pStyle w:val="TOC1"/>
        <w:rPr>
          <w:caps/>
        </w:rPr>
      </w:pPr>
      <w:r>
        <w:t>University System of Georgia (</w:t>
      </w:r>
      <w:r w:rsidRPr="00FD6ACA">
        <w:t>Institutions</w:t>
      </w:r>
      <w:r>
        <w:t>)</w:t>
      </w:r>
      <w:r w:rsidRPr="00FD6ACA">
        <w:tab/>
      </w:r>
      <w:r w:rsidR="00284C41" w:rsidRPr="00FD6ACA">
        <w:fldChar w:fldCharType="begin"/>
      </w:r>
      <w:r w:rsidRPr="00FD6ACA">
        <w:instrText xml:space="preserve"> PAGEREF _Toc294969813 \h </w:instrText>
      </w:r>
      <w:r w:rsidR="00284C41" w:rsidRPr="00FD6ACA">
        <w:fldChar w:fldCharType="separate"/>
      </w:r>
      <w:r w:rsidR="002F33CD">
        <w:t>110</w:t>
      </w:r>
      <w:r w:rsidR="00284C41" w:rsidRPr="00FD6ACA">
        <w:fldChar w:fldCharType="end"/>
      </w:r>
    </w:p>
    <w:p w:rsidR="00FD6ACA" w:rsidRDefault="00FD6ACA" w:rsidP="002B1CC3">
      <w:pPr>
        <w:pStyle w:val="TOC1"/>
      </w:pPr>
    </w:p>
    <w:p w:rsidR="00776DC2" w:rsidRDefault="00FD6ACA" w:rsidP="002B1CC3">
      <w:pPr>
        <w:pStyle w:val="TOC1"/>
      </w:pPr>
      <w:r w:rsidRPr="00FD6ACA">
        <w:t>Index</w:t>
      </w:r>
      <w:r w:rsidRPr="00FD6ACA">
        <w:tab/>
      </w:r>
      <w:r w:rsidR="00284C41" w:rsidRPr="00FD6ACA">
        <w:fldChar w:fldCharType="begin"/>
      </w:r>
      <w:r w:rsidRPr="00FD6ACA">
        <w:instrText xml:space="preserve"> PAGEREF _Toc294969814 \h </w:instrText>
      </w:r>
      <w:r w:rsidR="00284C41" w:rsidRPr="00FD6ACA">
        <w:fldChar w:fldCharType="separate"/>
      </w:r>
      <w:r w:rsidR="002F33CD">
        <w:t>111</w:t>
      </w:r>
      <w:r w:rsidR="00284C41" w:rsidRPr="00FD6ACA">
        <w:fldChar w:fldCharType="end"/>
      </w:r>
    </w:p>
    <w:p w:rsidR="00776DC2" w:rsidRDefault="00776DC2" w:rsidP="00776DC2">
      <w:pPr>
        <w:rPr>
          <w:lang w:eastAsia="en-US"/>
        </w:rPr>
      </w:pPr>
    </w:p>
    <w:p w:rsidR="00776DC2" w:rsidRPr="00776DC2" w:rsidRDefault="00776DC2" w:rsidP="00776DC2">
      <w:pPr>
        <w:rPr>
          <w:lang w:eastAsia="en-US"/>
        </w:rPr>
        <w:sectPr w:rsidR="00776DC2" w:rsidRPr="00776DC2" w:rsidSect="002B1CC3">
          <w:type w:val="continuous"/>
          <w:pgSz w:w="12240" w:h="15840"/>
          <w:pgMar w:top="300" w:right="810" w:bottom="280" w:left="1530" w:header="0" w:footer="877" w:gutter="0"/>
          <w:pgNumType w:start="2"/>
          <w:cols w:num="2" w:space="360"/>
          <w:noEndnote/>
        </w:sectPr>
      </w:pPr>
    </w:p>
    <w:p w:rsidR="00776DC2" w:rsidRDefault="00776DC2" w:rsidP="002B1CC3">
      <w:pPr>
        <w:pStyle w:val="TOC1"/>
        <w:sectPr w:rsidR="00776DC2" w:rsidSect="00776DC2">
          <w:type w:val="continuous"/>
          <w:pgSz w:w="12240" w:h="15840"/>
          <w:pgMar w:top="300" w:right="810" w:bottom="280" w:left="1530" w:header="0" w:footer="877" w:gutter="0"/>
          <w:pgNumType w:start="2"/>
          <w:cols w:space="300"/>
          <w:noEndnote/>
        </w:sectPr>
      </w:pPr>
    </w:p>
    <w:p w:rsidR="00FD6ACA" w:rsidRDefault="00FD6ACA" w:rsidP="002B1CC3">
      <w:pPr>
        <w:pStyle w:val="TOC1"/>
      </w:pPr>
    </w:p>
    <w:p w:rsidR="00776DC2" w:rsidRDefault="00776DC2" w:rsidP="00776DC2">
      <w:pPr>
        <w:rPr>
          <w:lang w:eastAsia="en-US"/>
        </w:rPr>
      </w:pPr>
    </w:p>
    <w:p w:rsidR="00C47A74" w:rsidRDefault="00284C41" w:rsidP="00776DC2">
      <w:pPr>
        <w:rPr>
          <w:lang w:eastAsia="en-US"/>
        </w:rPr>
      </w:pPr>
      <w:r>
        <w:rPr>
          <w:noProof/>
        </w:rPr>
        <w:pict>
          <v:shape id="_x0000_s8058" type="#_x0000_t202" style="position:absolute;left:0;text-align:left;margin-left:525.75pt;margin-top:16.6pt;width:1in;height:663.2pt;z-index:-251210240;mso-position-horizontal-relative:page" o:allowincell="f" filled="f" stroked="f">
            <v:textbox style="layout-flow:vertical;mso-next-textbox:#_x0000_s8058" inset="0,0,0,0">
              <w:txbxContent>
                <w:p w:rsidR="00E410E0" w:rsidRDefault="00E410E0" w:rsidP="00C47A74">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C47A74" w:rsidRDefault="00C47A74" w:rsidP="00776DC2">
      <w:pPr>
        <w:rPr>
          <w:lang w:eastAsia="en-US"/>
        </w:rPr>
      </w:pPr>
    </w:p>
    <w:p w:rsidR="00C47A74" w:rsidRPr="00776DC2" w:rsidRDefault="00C47A74" w:rsidP="00776DC2">
      <w:pPr>
        <w:rPr>
          <w:lang w:eastAsia="en-US"/>
        </w:rPr>
      </w:pPr>
    </w:p>
    <w:p w:rsidR="00776DC2" w:rsidRDefault="00284C41" w:rsidP="008A2649">
      <w:pPr>
        <w:widowControl w:val="0"/>
        <w:autoSpaceDE w:val="0"/>
        <w:autoSpaceDN w:val="0"/>
        <w:adjustRightInd w:val="0"/>
        <w:spacing w:after="0"/>
        <w:ind w:left="274" w:right="325"/>
        <w:rPr>
          <w:rFonts w:ascii="Times New Roman" w:hAnsi="Times New Roman" w:cs="Times New Roman"/>
          <w:color w:val="404040" w:themeColor="text1" w:themeTint="BF"/>
          <w:sz w:val="18"/>
          <w:szCs w:val="20"/>
        </w:rPr>
      </w:pPr>
      <w:r w:rsidRPr="00FD6ACA">
        <w:rPr>
          <w:rFonts w:ascii="Times New Roman" w:hAnsi="Times New Roman" w:cs="Times New Roman"/>
          <w:color w:val="404040" w:themeColor="text1" w:themeTint="BF"/>
          <w:sz w:val="18"/>
          <w:szCs w:val="20"/>
        </w:rPr>
        <w:fldChar w:fldCharType="end"/>
      </w:r>
    </w:p>
    <w:p w:rsidR="00776DC2" w:rsidRDefault="00776DC2">
      <w:pPr>
        <w:rPr>
          <w:rFonts w:ascii="Times New Roman" w:hAnsi="Times New Roman" w:cs="Times New Roman"/>
          <w:color w:val="404040" w:themeColor="text1" w:themeTint="BF"/>
          <w:sz w:val="18"/>
          <w:szCs w:val="20"/>
        </w:rPr>
      </w:pPr>
      <w:r>
        <w:rPr>
          <w:rFonts w:ascii="Times New Roman" w:hAnsi="Times New Roman" w:cs="Times New Roman"/>
          <w:color w:val="404040" w:themeColor="text1" w:themeTint="BF"/>
          <w:sz w:val="18"/>
          <w:szCs w:val="20"/>
        </w:rPr>
        <w:br w:type="page"/>
      </w:r>
    </w:p>
    <w:p w:rsidR="00A63811" w:rsidRDefault="00A63811" w:rsidP="008A2649">
      <w:pPr>
        <w:widowControl w:val="0"/>
        <w:autoSpaceDE w:val="0"/>
        <w:autoSpaceDN w:val="0"/>
        <w:adjustRightInd w:val="0"/>
        <w:spacing w:after="0"/>
        <w:ind w:left="274" w:right="325"/>
        <w:rPr>
          <w:rFonts w:ascii="Times New Roman" w:hAnsi="Times New Roman"/>
          <w:sz w:val="24"/>
          <w:szCs w:val="24"/>
        </w:rPr>
      </w:pPr>
    </w:p>
    <w:p w:rsidR="00C47A74" w:rsidRDefault="00C47A74" w:rsidP="008A2649">
      <w:pPr>
        <w:widowControl w:val="0"/>
        <w:autoSpaceDE w:val="0"/>
        <w:autoSpaceDN w:val="0"/>
        <w:adjustRightInd w:val="0"/>
        <w:spacing w:after="0"/>
        <w:ind w:left="274" w:right="325"/>
        <w:rPr>
          <w:rFonts w:ascii="Times New Roman" w:hAnsi="Times New Roman"/>
          <w:sz w:val="24"/>
          <w:szCs w:val="24"/>
        </w:rPr>
      </w:pPr>
    </w:p>
    <w:p w:rsidR="00C47A74" w:rsidRDefault="00C47A74" w:rsidP="008A2649">
      <w:pPr>
        <w:widowControl w:val="0"/>
        <w:autoSpaceDE w:val="0"/>
        <w:autoSpaceDN w:val="0"/>
        <w:adjustRightInd w:val="0"/>
        <w:spacing w:after="0"/>
        <w:ind w:left="274" w:right="325"/>
        <w:rPr>
          <w:rFonts w:ascii="Times New Roman" w:hAnsi="Times New Roman"/>
          <w:sz w:val="24"/>
          <w:szCs w:val="24"/>
        </w:rPr>
      </w:pPr>
    </w:p>
    <w:p w:rsidR="00C47A74" w:rsidRDefault="00284C41" w:rsidP="008A2649">
      <w:pPr>
        <w:widowControl w:val="0"/>
        <w:autoSpaceDE w:val="0"/>
        <w:autoSpaceDN w:val="0"/>
        <w:adjustRightInd w:val="0"/>
        <w:spacing w:after="0"/>
        <w:ind w:left="274" w:right="325"/>
        <w:rPr>
          <w:rFonts w:ascii="Times New Roman" w:hAnsi="Times New Roman"/>
          <w:sz w:val="24"/>
          <w:szCs w:val="24"/>
        </w:rPr>
      </w:pPr>
      <w:r>
        <w:rPr>
          <w:rFonts w:ascii="Times New Roman" w:hAnsi="Times New Roman"/>
          <w:noProof/>
          <w:sz w:val="24"/>
          <w:szCs w:val="24"/>
        </w:rPr>
        <w:pict>
          <v:shape id="_x0000_s8059" type="#_x0000_t202" style="position:absolute;left:0;text-align:left;margin-left:20.4pt;margin-top:10.15pt;width:1in;height:655.7pt;z-index:-251209216;mso-position-horizontal-relative:page" o:allowincell="f" filled="f" stroked="f">
            <v:textbox style="layout-flow:vertical;mso-layout-flow-alt:bottom-to-top;mso-next-textbox:#_x0000_s8059" inset="0,0,0,0">
              <w:txbxContent>
                <w:p w:rsidR="00E410E0" w:rsidRDefault="00E410E0" w:rsidP="00C47A74">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C47A74">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C47A7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C47A74" w:rsidRDefault="00C47A74" w:rsidP="008A2649">
      <w:pPr>
        <w:widowControl w:val="0"/>
        <w:autoSpaceDE w:val="0"/>
        <w:autoSpaceDN w:val="0"/>
        <w:adjustRightInd w:val="0"/>
        <w:spacing w:after="0"/>
        <w:ind w:left="274" w:right="325"/>
        <w:rPr>
          <w:rFonts w:ascii="Times New Roman" w:hAnsi="Times New Roman"/>
          <w:sz w:val="24"/>
          <w:szCs w:val="24"/>
        </w:rPr>
      </w:pPr>
    </w:p>
    <w:p w:rsidR="00C47A74" w:rsidRDefault="00C47A74" w:rsidP="008A2649">
      <w:pPr>
        <w:widowControl w:val="0"/>
        <w:autoSpaceDE w:val="0"/>
        <w:autoSpaceDN w:val="0"/>
        <w:adjustRightInd w:val="0"/>
        <w:spacing w:after="0"/>
        <w:ind w:left="274" w:right="325"/>
        <w:rPr>
          <w:rFonts w:ascii="Times New Roman" w:hAnsi="Times New Roman"/>
          <w:sz w:val="24"/>
          <w:szCs w:val="24"/>
        </w:rPr>
      </w:pPr>
    </w:p>
    <w:p w:rsidR="00776DC2" w:rsidRDefault="00776DC2" w:rsidP="008A2649">
      <w:pPr>
        <w:widowControl w:val="0"/>
        <w:autoSpaceDE w:val="0"/>
        <w:autoSpaceDN w:val="0"/>
        <w:adjustRightInd w:val="0"/>
        <w:spacing w:after="0"/>
        <w:ind w:left="274" w:right="325"/>
        <w:rPr>
          <w:rFonts w:ascii="Times New Roman" w:hAnsi="Times New Roman"/>
          <w:sz w:val="24"/>
          <w:szCs w:val="24"/>
        </w:rPr>
        <w:sectPr w:rsidR="00776DC2" w:rsidSect="002B1CC3">
          <w:pgSz w:w="12240" w:h="15840"/>
          <w:pgMar w:top="300" w:right="810" w:bottom="280" w:left="1530" w:header="0" w:footer="877" w:gutter="0"/>
          <w:pgNumType w:start="6"/>
          <w:cols w:num="2" w:space="300"/>
          <w:noEndnote/>
        </w:sectPr>
      </w:pPr>
    </w:p>
    <w:tbl>
      <w:tblPr>
        <w:tblpPr w:leftFromText="180" w:rightFromText="180" w:vertAnchor="text" w:horzAnchor="margin" w:tblpY="32"/>
        <w:tblW w:w="0" w:type="auto"/>
        <w:tblLayout w:type="fixed"/>
        <w:tblCellMar>
          <w:left w:w="0" w:type="dxa"/>
          <w:right w:w="0" w:type="dxa"/>
        </w:tblCellMar>
        <w:tblLook w:val="0000"/>
      </w:tblPr>
      <w:tblGrid>
        <w:gridCol w:w="4876"/>
        <w:gridCol w:w="4560"/>
        <w:gridCol w:w="824"/>
      </w:tblGrid>
      <w:tr w:rsidR="006C28C5" w:rsidRPr="00FA7AC7" w:rsidTr="00826618">
        <w:trPr>
          <w:trHeight w:hRule="exact" w:val="235"/>
        </w:trPr>
        <w:tc>
          <w:tcPr>
            <w:tcW w:w="4876" w:type="dxa"/>
            <w:tcBorders>
              <w:top w:val="nil"/>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before="42" w:after="0" w:line="340" w:lineRule="exact"/>
              <w:ind w:left="1663" w:right="799"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824" w:type="dxa"/>
            <w:tcBorders>
              <w:top w:val="nil"/>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824" w:type="dxa"/>
            <w:tcBorders>
              <w:top w:val="single" w:sz="4" w:space="0" w:color="191919"/>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826618">
        <w:trPr>
          <w:trHeight w:hRule="exact" w:val="219"/>
        </w:trPr>
        <w:tc>
          <w:tcPr>
            <w:tcW w:w="4876" w:type="dxa"/>
            <w:tcBorders>
              <w:top w:val="single" w:sz="4" w:space="0" w:color="191919"/>
              <w:left w:val="nil"/>
              <w:bottom w:val="nil"/>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824" w:type="dxa"/>
            <w:tcBorders>
              <w:top w:val="single" w:sz="4" w:space="0" w:color="191919"/>
              <w:left w:val="single" w:sz="4" w:space="0" w:color="191919"/>
              <w:bottom w:val="nil"/>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bl>
    <w:p w:rsidR="0079029D" w:rsidRDefault="00284C41" w:rsidP="006C28C5">
      <w:pPr>
        <w:ind w:firstLine="0"/>
      </w:pPr>
      <w:r>
        <w:fldChar w:fldCharType="begin"/>
      </w:r>
      <w:r w:rsidR="0079029D">
        <w:instrText xml:space="preserve"> INCLUDETEXT "C:\\Users\\juliette\\Desktop\\raw3\\graduateSchool\\historyAndMission.docx" </w:instrText>
      </w:r>
      <w:r w:rsidR="00F531FF">
        <w:instrText xml:space="preserve"> \* MERGEFORMAT </w:instrText>
      </w:r>
      <w:r>
        <w:fldChar w:fldCharType="separate"/>
      </w:r>
    </w:p>
    <w:p w:rsidR="00872D63" w:rsidRPr="00872D63" w:rsidRDefault="00284C41" w:rsidP="00872D63">
      <w:pPr>
        <w:pStyle w:val="Heading2"/>
        <w:spacing w:before="0"/>
        <w:ind w:right="1960" w:firstLine="0"/>
        <w:jc w:val="center"/>
        <w:rPr>
          <w:rFonts w:ascii="Impact" w:hAnsi="Impact" w:cs="Impact"/>
          <w:b w:val="0"/>
          <w:color w:val="666666"/>
          <w:spacing w:val="20"/>
          <w:sz w:val="44"/>
          <w:szCs w:val="44"/>
        </w:rPr>
      </w:pPr>
      <w:bookmarkStart w:id="0" w:name="_Toc294969615"/>
      <w:r w:rsidRPr="00284C41">
        <w:rPr>
          <w:noProof/>
        </w:rPr>
        <w:pict>
          <v:shape id="_x0000_s6316" type="#_x0000_t202" style="position:absolute;left:0;text-align:left;margin-left:526.5pt;margin-top:2.4pt;width:1in;height:663.2pt;z-index:-251501056;mso-position-horizontal-relative:page" o:allowincell="f" filled="f" stroked="f">
            <v:textbox style="layout-flow:vertical;mso-next-textbox:#_x0000_s6316" inset="0,0,0,0">
              <w:txbxContent>
                <w:p w:rsidR="00E410E0" w:rsidRDefault="00E410E0"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872D63" w:rsidRPr="00E410E0">
        <w:rPr>
          <w:rFonts w:ascii="Impact" w:hAnsi="Impact" w:cs="Impact"/>
          <w:b w:val="0"/>
          <w:color w:val="666666"/>
          <w:spacing w:val="34"/>
          <w:sz w:val="56"/>
          <w:szCs w:val="56"/>
          <w:fitText w:val="6264" w:id="-165432320"/>
        </w:rPr>
        <w:t>H</w:t>
      </w:r>
      <w:r w:rsidR="00872D63" w:rsidRPr="00E410E0">
        <w:rPr>
          <w:rFonts w:ascii="Impact" w:hAnsi="Impact" w:cs="Impact"/>
          <w:b w:val="0"/>
          <w:color w:val="666666"/>
          <w:spacing w:val="34"/>
          <w:sz w:val="44"/>
          <w:szCs w:val="44"/>
          <w:fitText w:val="6264" w:id="-165432320"/>
        </w:rPr>
        <w:t xml:space="preserve">ISTORY OF THE </w:t>
      </w:r>
      <w:r w:rsidR="00872D63" w:rsidRPr="00E410E0">
        <w:rPr>
          <w:rFonts w:ascii="Impact" w:hAnsi="Impact" w:cs="Impact"/>
          <w:b w:val="0"/>
          <w:color w:val="666666"/>
          <w:spacing w:val="34"/>
          <w:sz w:val="56"/>
          <w:szCs w:val="56"/>
          <w:fitText w:val="6264" w:id="-165432320"/>
        </w:rPr>
        <w:t>A</w:t>
      </w:r>
      <w:r w:rsidR="00872D63" w:rsidRPr="00E410E0">
        <w:rPr>
          <w:rFonts w:ascii="Impact" w:hAnsi="Impact" w:cs="Impact"/>
          <w:b w:val="0"/>
          <w:color w:val="666666"/>
          <w:spacing w:val="34"/>
          <w:sz w:val="44"/>
          <w:szCs w:val="44"/>
          <w:fitText w:val="6264" w:id="-165432320"/>
        </w:rPr>
        <w:t xml:space="preserve">LBANY </w:t>
      </w:r>
      <w:r w:rsidR="00872D63" w:rsidRPr="00E410E0">
        <w:rPr>
          <w:rFonts w:ascii="Impact" w:hAnsi="Impact" w:cs="Impact"/>
          <w:b w:val="0"/>
          <w:color w:val="666666"/>
          <w:spacing w:val="34"/>
          <w:sz w:val="56"/>
          <w:szCs w:val="56"/>
          <w:fitText w:val="6264" w:id="-165432320"/>
        </w:rPr>
        <w:t>S</w:t>
      </w:r>
      <w:r w:rsidR="00872D63" w:rsidRPr="00E410E0">
        <w:rPr>
          <w:rFonts w:ascii="Impact" w:hAnsi="Impact" w:cs="Impact"/>
          <w:b w:val="0"/>
          <w:color w:val="666666"/>
          <w:spacing w:val="34"/>
          <w:sz w:val="44"/>
          <w:szCs w:val="44"/>
          <w:fitText w:val="6264" w:id="-165432320"/>
        </w:rPr>
        <w:t>TAT</w:t>
      </w:r>
      <w:r w:rsidR="00872D63" w:rsidRPr="00E410E0">
        <w:rPr>
          <w:rFonts w:ascii="Impact" w:hAnsi="Impact" w:cs="Impact"/>
          <w:b w:val="0"/>
          <w:color w:val="666666"/>
          <w:spacing w:val="5"/>
          <w:sz w:val="44"/>
          <w:szCs w:val="44"/>
          <w:fitText w:val="6264" w:id="-165432320"/>
        </w:rPr>
        <w:t>E</w:t>
      </w:r>
      <w:bookmarkEnd w:id="0"/>
    </w:p>
    <w:p w:rsidR="0079029D" w:rsidRPr="00872D63" w:rsidRDefault="00872D63" w:rsidP="00872D63">
      <w:pPr>
        <w:pStyle w:val="Heading2"/>
        <w:spacing w:before="0"/>
        <w:ind w:right="1960" w:firstLine="0"/>
        <w:jc w:val="center"/>
        <w:rPr>
          <w:rFonts w:ascii="Times New Roman" w:hAnsi="Times New Roman"/>
          <w:b w:val="0"/>
          <w:color w:val="FFFFFF" w:themeColor="background1"/>
          <w:spacing w:val="20"/>
          <w:sz w:val="20"/>
          <w:szCs w:val="20"/>
        </w:rPr>
      </w:pPr>
      <w:bookmarkStart w:id="1" w:name="_Toc294969616"/>
      <w:r w:rsidRPr="002F33CD">
        <w:rPr>
          <w:rFonts w:ascii="Impact" w:hAnsi="Impact" w:cs="Impact"/>
          <w:b w:val="0"/>
          <w:color w:val="666666"/>
          <w:spacing w:val="28"/>
          <w:sz w:val="56"/>
          <w:szCs w:val="56"/>
          <w:fitText w:val="6264" w:id="-165432319"/>
        </w:rPr>
        <w:t>U</w:t>
      </w:r>
      <w:r w:rsidRPr="002F33CD">
        <w:rPr>
          <w:rFonts w:ascii="Impact" w:hAnsi="Impact" w:cs="Impact"/>
          <w:b w:val="0"/>
          <w:color w:val="666666"/>
          <w:spacing w:val="28"/>
          <w:sz w:val="44"/>
          <w:szCs w:val="44"/>
          <w:fitText w:val="6264" w:id="-165432319"/>
        </w:rPr>
        <w:t>NIVERSITY</w:t>
      </w:r>
      <w:r w:rsidRPr="002F33CD">
        <w:rPr>
          <w:rFonts w:ascii="Impact" w:hAnsi="Impact" w:cs="Impact"/>
          <w:b w:val="0"/>
          <w:color w:val="666666"/>
          <w:spacing w:val="28"/>
          <w:sz w:val="56"/>
          <w:szCs w:val="56"/>
          <w:fitText w:val="6264" w:id="-165432319"/>
        </w:rPr>
        <w:t xml:space="preserve"> G</w:t>
      </w:r>
      <w:r w:rsidRPr="002F33CD">
        <w:rPr>
          <w:rFonts w:ascii="Impact" w:hAnsi="Impact" w:cs="Impact"/>
          <w:b w:val="0"/>
          <w:color w:val="666666"/>
          <w:spacing w:val="28"/>
          <w:sz w:val="44"/>
          <w:szCs w:val="44"/>
          <w:fitText w:val="6264" w:id="-165432319"/>
        </w:rPr>
        <w:t xml:space="preserve">RADUATE </w:t>
      </w:r>
      <w:r w:rsidRPr="002F33CD">
        <w:rPr>
          <w:rFonts w:ascii="Impact" w:hAnsi="Impact" w:cs="Impact"/>
          <w:b w:val="0"/>
          <w:color w:val="666666"/>
          <w:spacing w:val="28"/>
          <w:sz w:val="56"/>
          <w:szCs w:val="56"/>
          <w:fitText w:val="6264" w:id="-165432319"/>
        </w:rPr>
        <w:t>S</w:t>
      </w:r>
      <w:r w:rsidRPr="002F33CD">
        <w:rPr>
          <w:rFonts w:ascii="Impact" w:hAnsi="Impact" w:cs="Impact"/>
          <w:b w:val="0"/>
          <w:color w:val="666666"/>
          <w:spacing w:val="28"/>
          <w:sz w:val="44"/>
          <w:szCs w:val="44"/>
          <w:fitText w:val="6264" w:id="-165432319"/>
        </w:rPr>
        <w:t>CHOO</w:t>
      </w:r>
      <w:r w:rsidRPr="002F33CD">
        <w:rPr>
          <w:rFonts w:ascii="Impact" w:hAnsi="Impact" w:cs="Impact"/>
          <w:b w:val="0"/>
          <w:color w:val="666666"/>
          <w:spacing w:val="14"/>
          <w:sz w:val="44"/>
          <w:szCs w:val="44"/>
          <w:fitText w:val="6264" w:id="-165432319"/>
        </w:rPr>
        <w:t>L</w:t>
      </w:r>
      <w:bookmarkEnd w:id="1"/>
    </w:p>
    <w:p w:rsidR="00F531FF" w:rsidRDefault="00284C41" w:rsidP="00632C99">
      <w:pPr>
        <w:widowControl w:val="0"/>
        <w:autoSpaceDE w:val="0"/>
        <w:autoSpaceDN w:val="0"/>
        <w:adjustRightInd w:val="0"/>
        <w:spacing w:before="120" w:after="0" w:line="250" w:lineRule="auto"/>
        <w:ind w:right="2042" w:firstLine="360"/>
        <w:jc w:val="both"/>
        <w:rPr>
          <w:rFonts w:ascii="Times New Roman" w:hAnsi="Times New Roman"/>
          <w:color w:val="000000"/>
          <w:sz w:val="20"/>
          <w:szCs w:val="20"/>
        </w:rPr>
      </w:pPr>
      <w:r w:rsidRPr="00284C41">
        <w:rPr>
          <w:rFonts w:ascii="Calibri" w:hAnsi="Calibri"/>
          <w:noProof/>
          <w:lang w:eastAsia="en-US"/>
        </w:rPr>
        <w:pict>
          <v:group id="_x0000_s3880" style="position:absolute;left:0;text-align:left;margin-left:315pt;margin-top:-119.7pt;width:31.2pt;height:31.05pt;z-index:-251513344;mso-position-horizontal-relative:page" coordorigin="6300,-2394" coordsize="624,621" o:allowincell="f">
            <v:rect id="_x0000_s3881" style="position:absolute;left:6305;top:-2389;width:613;height:610" o:allowincell="f" stroked="f">
              <v:path arrowok="t"/>
            </v:rect>
            <v:rect id="_x0000_s3882" style="position:absolute;left:6306;top:-2389;width:620;height:620;mso-position-horizontal-relative:page" o:allowincell="f" filled="f" stroked="f">
              <v:textbox style="mso-next-textbox:#_x0000_s3882" inset="0,0,0,0">
                <w:txbxContent>
                  <w:p w:rsidR="00E410E0" w:rsidRDefault="00E410E0"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00F531FF">
        <w:rPr>
          <w:rFonts w:ascii="Times New Roman" w:hAnsi="Times New Roman"/>
          <w:color w:val="191919"/>
          <w:sz w:val="20"/>
          <w:szCs w:val="20"/>
        </w:rPr>
        <w:t>In the fall of 1972, Geo</w:t>
      </w:r>
      <w:r w:rsidR="00F531FF">
        <w:rPr>
          <w:rFonts w:ascii="Times New Roman" w:hAnsi="Times New Roman"/>
          <w:color w:val="191919"/>
          <w:spacing w:val="-4"/>
          <w:sz w:val="20"/>
          <w:szCs w:val="20"/>
        </w:rPr>
        <w:t>r</w:t>
      </w:r>
      <w:r w:rsidR="00F531FF">
        <w:rPr>
          <w:rFonts w:ascii="Times New Roman" w:hAnsi="Times New Roman"/>
          <w:color w:val="191919"/>
          <w:sz w:val="20"/>
          <w:szCs w:val="20"/>
        </w:rPr>
        <w:t>gia State University and then</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College entered into a cooperative agreement to provide, at</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College, graduate studies leading to the Master of Education degree. By a similar cooperative agreement with</w:t>
      </w:r>
      <w:r w:rsidR="00F531FF">
        <w:rPr>
          <w:rFonts w:ascii="Times New Roman" w:hAnsi="Times New Roman"/>
          <w:color w:val="191919"/>
          <w:spacing w:val="-4"/>
          <w:sz w:val="20"/>
          <w:szCs w:val="20"/>
        </w:rPr>
        <w:t xml:space="preserve"> </w:t>
      </w:r>
      <w:r w:rsidR="00F531FF">
        <w:rPr>
          <w:rFonts w:ascii="Times New Roman" w:hAnsi="Times New Roman"/>
          <w:color w:val="191919"/>
          <w:spacing w:val="-22"/>
          <w:sz w:val="20"/>
          <w:szCs w:val="20"/>
        </w:rPr>
        <w:t>V</w:t>
      </w:r>
      <w:r w:rsidR="00F531FF">
        <w:rPr>
          <w:rFonts w:ascii="Times New Roman" w:hAnsi="Times New Roman"/>
          <w:color w:val="191919"/>
          <w:sz w:val="20"/>
          <w:szCs w:val="20"/>
        </w:rPr>
        <w:t>aldosta State College,</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Albany State began the Master of Business</w:t>
      </w:r>
      <w:r w:rsidR="00F531FF">
        <w:rPr>
          <w:rFonts w:ascii="Times New Roman" w:hAnsi="Times New Roman"/>
          <w:color w:val="191919"/>
          <w:spacing w:val="-11"/>
          <w:sz w:val="20"/>
          <w:szCs w:val="20"/>
        </w:rPr>
        <w:t xml:space="preserve"> </w:t>
      </w:r>
      <w:r w:rsidR="00F531FF">
        <w:rPr>
          <w:rFonts w:ascii="Times New Roman" w:hAnsi="Times New Roman"/>
          <w:color w:val="191919"/>
          <w:sz w:val="20"/>
          <w:szCs w:val="20"/>
        </w:rPr>
        <w:t>Administration degree program in October 1974.</w:t>
      </w:r>
    </w:p>
    <w:p w:rsidR="00F531FF" w:rsidRDefault="00F531FF" w:rsidP="00632C99">
      <w:pPr>
        <w:widowControl w:val="0"/>
        <w:autoSpaceDE w:val="0"/>
        <w:autoSpaceDN w:val="0"/>
        <w:adjustRightInd w:val="0"/>
        <w:spacing w:before="120" w:after="0" w:line="250" w:lineRule="auto"/>
        <w:ind w:right="1974" w:firstLine="360"/>
        <w:jc w:val="both"/>
        <w:rPr>
          <w:rFonts w:ascii="Times New Roman" w:hAnsi="Times New Roman"/>
          <w:color w:val="000000"/>
          <w:sz w:val="20"/>
          <w:szCs w:val="20"/>
        </w:rPr>
      </w:pP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Albany State received approval from the Board of Regents to award independently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fered the Master of Science degree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F531FF" w:rsidRDefault="00F531FF" w:rsidP="00632C99">
      <w:pPr>
        <w:widowControl w:val="0"/>
        <w:autoSpaceDE w:val="0"/>
        <w:autoSpaceDN w:val="0"/>
        <w:adjustRightInd w:val="0"/>
        <w:spacing w:before="120" w:after="0" w:line="250" w:lineRule="auto"/>
        <w:ind w:right="2026" w:firstLine="360"/>
        <w:jc w:val="both"/>
        <w:rPr>
          <w:rFonts w:ascii="Times New Roman" w:hAnsi="Times New Roman"/>
          <w:color w:val="000000"/>
          <w:sz w:val="20"/>
          <w:szCs w:val="20"/>
        </w:rPr>
      </w:pP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and the Master of Science degree in Nursing became effective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Albany State was granted approval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area with the acceptance of the first cohort of students into the joint </w:t>
      </w:r>
      <w:proofErr w:type="spellStart"/>
      <w:r>
        <w:rPr>
          <w:rFonts w:ascii="Times New Roman" w:hAnsi="Times New Roman"/>
          <w:color w:val="191919"/>
          <w:sz w:val="20"/>
          <w:szCs w:val="20"/>
        </w:rPr>
        <w:t>Ed.D</w:t>
      </w:r>
      <w:proofErr w:type="spellEnd"/>
      <w:r>
        <w:rPr>
          <w:rFonts w:ascii="Times New Roman" w:hAnsi="Times New Roman"/>
          <w:color w:val="191919"/>
          <w:sz w:val="20"/>
          <w:szCs w:val="20"/>
        </w:rPr>
        <w:t xml:space="preserve">. </w:t>
      </w:r>
      <w:proofErr w:type="gramStart"/>
      <w:r>
        <w:rPr>
          <w:rFonts w:ascii="Times New Roman" w:hAnsi="Times New Roman"/>
          <w:color w:val="191919"/>
          <w:sz w:val="20"/>
          <w:szCs w:val="20"/>
        </w:rPr>
        <w:t>program</w:t>
      </w:r>
      <w:proofErr w:type="gramEnd"/>
      <w:r>
        <w:rPr>
          <w:rFonts w:ascii="Times New Roman" w:hAnsi="Times New Roman"/>
          <w:color w:val="191919"/>
          <w:sz w:val="20"/>
          <w:szCs w:val="20"/>
        </w:rPr>
        <w:t xml:space="preserve">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F531FF">
      <w:pPr>
        <w:widowControl w:val="0"/>
        <w:autoSpaceDE w:val="0"/>
        <w:autoSpaceDN w:val="0"/>
        <w:adjustRightInd w:val="0"/>
        <w:spacing w:after="0" w:line="200" w:lineRule="exact"/>
        <w:rPr>
          <w:rFonts w:ascii="Times New Roman" w:hAnsi="Times New Roman"/>
          <w:color w:val="000000"/>
          <w:sz w:val="20"/>
          <w:szCs w:val="20"/>
        </w:rPr>
      </w:pPr>
    </w:p>
    <w:p w:rsidR="00F531FF" w:rsidRDefault="00F531FF" w:rsidP="00F531FF">
      <w:pPr>
        <w:widowControl w:val="0"/>
        <w:autoSpaceDE w:val="0"/>
        <w:autoSpaceDN w:val="0"/>
        <w:adjustRightInd w:val="0"/>
        <w:spacing w:after="0" w:line="200" w:lineRule="exact"/>
        <w:rPr>
          <w:rFonts w:ascii="Times New Roman" w:hAnsi="Times New Roman"/>
          <w:color w:val="000000"/>
          <w:sz w:val="20"/>
          <w:szCs w:val="20"/>
        </w:rPr>
      </w:pPr>
    </w:p>
    <w:p w:rsidR="00F531FF" w:rsidRPr="00872D63" w:rsidRDefault="00876EC3" w:rsidP="00872D63">
      <w:pPr>
        <w:pStyle w:val="Heading2"/>
        <w:spacing w:before="0"/>
        <w:ind w:right="1960" w:firstLine="0"/>
        <w:jc w:val="center"/>
        <w:rPr>
          <w:rFonts w:ascii="Impact" w:hAnsi="Impact" w:cs="Impact"/>
          <w:b w:val="0"/>
          <w:color w:val="666666"/>
          <w:sz w:val="44"/>
          <w:szCs w:val="44"/>
        </w:rPr>
      </w:pPr>
      <w:bookmarkStart w:id="2" w:name="_Toc294969617"/>
      <w:r w:rsidRPr="002552DB">
        <w:rPr>
          <w:rFonts w:ascii="Impact" w:hAnsi="Impact" w:cs="Impact"/>
          <w:b w:val="0"/>
          <w:color w:val="666666"/>
          <w:spacing w:val="44"/>
          <w:sz w:val="44"/>
          <w:szCs w:val="44"/>
          <w:fitText w:val="5040" w:id="-165431551"/>
        </w:rPr>
        <w:t>ASU Mission Statemen</w:t>
      </w:r>
      <w:r w:rsidRPr="002552DB">
        <w:rPr>
          <w:rFonts w:ascii="Impact" w:hAnsi="Impact" w:cs="Impact"/>
          <w:b w:val="0"/>
          <w:color w:val="666666"/>
          <w:spacing w:val="17"/>
          <w:sz w:val="44"/>
          <w:szCs w:val="44"/>
          <w:fitText w:val="5040" w:id="-165431551"/>
        </w:rPr>
        <w:t>t</w:t>
      </w:r>
      <w:bookmarkEnd w:id="2"/>
    </w:p>
    <w:p w:rsidR="00F531FF" w:rsidRDefault="00F531FF" w:rsidP="00632C99">
      <w:pPr>
        <w:widowControl w:val="0"/>
        <w:autoSpaceDE w:val="0"/>
        <w:autoSpaceDN w:val="0"/>
        <w:adjustRightInd w:val="0"/>
        <w:spacing w:before="120" w:after="0" w:line="250" w:lineRule="auto"/>
        <w:ind w:right="1985" w:firstLine="360"/>
        <w:jc w:val="both"/>
        <w:rPr>
          <w:rFonts w:ascii="Times New Roman" w:hAnsi="Times New Roman"/>
          <w:color w:val="000000"/>
          <w:sz w:val="20"/>
          <w:szCs w:val="20"/>
        </w:rPr>
      </w:pP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gia, has been a catalyst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youths, the University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seeks to foster the growth and development of the region, state and nation through teaching, research,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forts, the University responds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F531FF" w:rsidRDefault="00F531FF" w:rsidP="00632C99">
      <w:pPr>
        <w:widowControl w:val="0"/>
        <w:autoSpaceDE w:val="0"/>
        <w:autoSpaceDN w:val="0"/>
        <w:adjustRightInd w:val="0"/>
        <w:spacing w:before="120" w:after="0" w:line="250" w:lineRule="auto"/>
        <w:ind w:right="1996" w:firstLine="360"/>
        <w:jc w:val="both"/>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F531FF" w:rsidRDefault="00F531FF" w:rsidP="00632C99">
      <w:pPr>
        <w:widowControl w:val="0"/>
        <w:autoSpaceDE w:val="0"/>
        <w:autoSpaceDN w:val="0"/>
        <w:adjustRightInd w:val="0"/>
        <w:spacing w:before="120" w:after="0" w:line="250" w:lineRule="auto"/>
        <w:ind w:right="199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Albany State provides a comprehensive educational experience with quality instruction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"students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F531FF" w:rsidRDefault="00F531FF" w:rsidP="00632C99">
      <w:pPr>
        <w:widowControl w:val="0"/>
        <w:autoSpaceDE w:val="0"/>
        <w:autoSpaceDN w:val="0"/>
        <w:adjustRightInd w:val="0"/>
        <w:spacing w:before="120" w:after="0" w:line="250" w:lineRule="auto"/>
        <w:ind w:right="1960" w:firstLine="360"/>
        <w:jc w:val="both"/>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w:t>
      </w:r>
      <w:r>
        <w:rPr>
          <w:rFonts w:ascii="Times New Roman" w:hAnsi="Times New Roman"/>
          <w:color w:val="191919"/>
          <w:spacing w:val="-4"/>
          <w:sz w:val="20"/>
          <w:szCs w:val="20"/>
        </w:rPr>
        <w:t>r</w:t>
      </w:r>
      <w:r>
        <w:rPr>
          <w:rFonts w:ascii="Times New Roman" w:hAnsi="Times New Roman"/>
          <w:color w:val="191919"/>
          <w:sz w:val="20"/>
          <w:szCs w:val="20"/>
        </w:rPr>
        <w:t>sity exhibits the following characteristics:</w:t>
      </w:r>
    </w:p>
    <w:p w:rsidR="00F531FF" w:rsidRPr="00F531FF" w:rsidRDefault="00F531FF" w:rsidP="00FF55DE">
      <w:pPr>
        <w:pStyle w:val="ListParagraph"/>
        <w:widowControl w:val="0"/>
        <w:numPr>
          <w:ilvl w:val="0"/>
          <w:numId w:val="2"/>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supportive campus climate, necessary services, and leadership and development opportunities, all</w:t>
      </w:r>
      <w:r w:rsidR="00C57415">
        <w:rPr>
          <w:rFonts w:ascii="Times New Roman" w:hAnsi="Times New Roman"/>
          <w:color w:val="191919"/>
          <w:sz w:val="20"/>
          <w:szCs w:val="20"/>
        </w:rPr>
        <w:t xml:space="preserve"> </w:t>
      </w:r>
      <w:r w:rsidRPr="00F531FF">
        <w:rPr>
          <w:rFonts w:ascii="Times New Roman" w:hAnsi="Times New Roman"/>
          <w:color w:val="191919"/>
          <w:sz w:val="20"/>
          <w:szCs w:val="20"/>
        </w:rPr>
        <w:t>to educate the whole person and meet the needs of students, faculty and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w:t>
      </w:r>
    </w:p>
    <w:p w:rsidR="00F531FF" w:rsidRPr="00F531FF" w:rsidRDefault="00F531FF" w:rsidP="00FF55DE">
      <w:pPr>
        <w:pStyle w:val="ListParagraph"/>
        <w:widowControl w:val="0"/>
        <w:numPr>
          <w:ilvl w:val="0"/>
          <w:numId w:val="2"/>
        </w:numPr>
        <w:autoSpaceDE w:val="0"/>
        <w:autoSpaceDN w:val="0"/>
        <w:adjustRightInd w:val="0"/>
        <w:spacing w:after="0" w:line="250" w:lineRule="auto"/>
        <w:ind w:left="360" w:right="1960"/>
        <w:jc w:val="both"/>
        <w:rPr>
          <w:rFonts w:ascii="Times New Roman" w:hAnsi="Times New Roman"/>
          <w:color w:val="000000"/>
          <w:sz w:val="20"/>
          <w:szCs w:val="20"/>
        </w:rPr>
      </w:pPr>
      <w:r w:rsidRPr="00F531FF">
        <w:rPr>
          <w:rFonts w:ascii="Times New Roman" w:hAnsi="Times New Roman"/>
          <w:color w:val="191919"/>
          <w:sz w:val="20"/>
          <w:szCs w:val="20"/>
        </w:rPr>
        <w:t>Cultural, ethnic, racial and gender diversity in the facult</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sta</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 and student bod</w:t>
      </w:r>
      <w:r w:rsidRPr="00F531FF">
        <w:rPr>
          <w:rFonts w:ascii="Times New Roman" w:hAnsi="Times New Roman"/>
          <w:color w:val="191919"/>
          <w:spacing w:val="-13"/>
          <w:sz w:val="20"/>
          <w:szCs w:val="20"/>
        </w:rPr>
        <w:t>y</w:t>
      </w:r>
      <w:r w:rsidRPr="00F531FF">
        <w:rPr>
          <w:rFonts w:ascii="Times New Roman" w:hAnsi="Times New Roman"/>
          <w:color w:val="191919"/>
          <w:sz w:val="20"/>
          <w:szCs w:val="20"/>
        </w:rPr>
        <w:t>, supported by practices and programs that embody the ideals of an open, democratic and global society;</w:t>
      </w:r>
    </w:p>
    <w:p w:rsidR="00F531FF" w:rsidRDefault="00F531FF" w:rsidP="00F531FF">
      <w:pPr>
        <w:widowControl w:val="0"/>
        <w:autoSpaceDE w:val="0"/>
        <w:autoSpaceDN w:val="0"/>
        <w:adjustRightInd w:val="0"/>
        <w:spacing w:after="0" w:line="250" w:lineRule="auto"/>
        <w:ind w:left="1339" w:right="2002" w:hanging="100"/>
        <w:rPr>
          <w:rFonts w:ascii="Times New Roman" w:hAnsi="Times New Roman"/>
          <w:color w:val="000000"/>
          <w:sz w:val="20"/>
          <w:szCs w:val="20"/>
        </w:rPr>
        <w:sectPr w:rsidR="00F531FF" w:rsidSect="00776DC2">
          <w:footerReference w:type="default" r:id="rId16"/>
          <w:pgSz w:w="12240" w:h="15840"/>
          <w:pgMar w:top="300" w:right="220" w:bottom="280" w:left="1240" w:header="0" w:footer="967" w:gutter="0"/>
          <w:cols w:space="720" w:equalWidth="0">
            <w:col w:w="1078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10260" w:type="dxa"/>
        <w:tblInd w:w="540" w:type="dxa"/>
        <w:tblLayout w:type="fixed"/>
        <w:tblCellMar>
          <w:left w:w="0" w:type="dxa"/>
          <w:right w:w="0" w:type="dxa"/>
        </w:tblCellMar>
        <w:tblLook w:val="0000"/>
      </w:tblPr>
      <w:tblGrid>
        <w:gridCol w:w="1085"/>
        <w:gridCol w:w="4560"/>
        <w:gridCol w:w="4615"/>
      </w:tblGrid>
      <w:tr w:rsidR="0079029D" w:rsidRPr="00FA7AC7" w:rsidTr="00826618">
        <w:trPr>
          <w:trHeight w:hRule="exact" w:val="235"/>
        </w:trPr>
        <w:tc>
          <w:tcPr>
            <w:tcW w:w="1085"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944" w:right="1518"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4615"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826618">
        <w:trPr>
          <w:trHeight w:hRule="exact" w:val="256"/>
        </w:trPr>
        <w:tc>
          <w:tcPr>
            <w:tcW w:w="1085"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826618">
        <w:trPr>
          <w:trHeight w:hRule="exact" w:val="219"/>
        </w:trPr>
        <w:tc>
          <w:tcPr>
            <w:tcW w:w="1085"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284C41" w:rsidP="00C57415">
      <w:pPr>
        <w:widowControl w:val="0"/>
        <w:autoSpaceDE w:val="0"/>
        <w:autoSpaceDN w:val="0"/>
        <w:adjustRightInd w:val="0"/>
        <w:spacing w:before="18" w:after="0" w:line="240" w:lineRule="exact"/>
        <w:rPr>
          <w:rFonts w:ascii="Times New Roman" w:hAnsi="Times New Roman"/>
          <w:sz w:val="24"/>
          <w:szCs w:val="24"/>
        </w:rPr>
      </w:pPr>
      <w:r>
        <w:rPr>
          <w:rFonts w:ascii="Times New Roman" w:hAnsi="Times New Roman"/>
          <w:noProof/>
          <w:sz w:val="24"/>
          <w:szCs w:val="24"/>
        </w:rPr>
        <w:pict>
          <v:shape id="_x0000_s6318" type="#_x0000_t202" style="position:absolute;left:0;text-align:left;margin-left:21.75pt;margin-top:6.95pt;width:1in;height:655.7pt;z-index:-251500032;mso-position-horizontal-relative:page" o:allowincell="f" filled="f" stroked="f">
            <v:textbox style="layout-flow:vertical;mso-layout-flow-alt:bottom-to-top;mso-next-textbox:#_x0000_s6318" inset="0,0,0,0">
              <w:txbxContent>
                <w:p w:rsidR="00E410E0" w:rsidRDefault="00E410E0" w:rsidP="00F531FF">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F531FF">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F531F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531FF" w:rsidRPr="003B79EC" w:rsidRDefault="00284C41" w:rsidP="00826618">
      <w:pPr>
        <w:pStyle w:val="ListParagraph"/>
        <w:widowControl w:val="0"/>
        <w:numPr>
          <w:ilvl w:val="0"/>
          <w:numId w:val="4"/>
        </w:numPr>
        <w:tabs>
          <w:tab w:val="left" w:pos="0"/>
        </w:tabs>
        <w:autoSpaceDE w:val="0"/>
        <w:autoSpaceDN w:val="0"/>
        <w:adjustRightInd w:val="0"/>
        <w:spacing w:before="26" w:after="0" w:line="250" w:lineRule="auto"/>
        <w:ind w:right="10"/>
        <w:jc w:val="both"/>
        <w:rPr>
          <w:rFonts w:ascii="Times New Roman" w:hAnsi="Times New Roman"/>
          <w:color w:val="000000"/>
          <w:sz w:val="20"/>
          <w:szCs w:val="20"/>
        </w:rPr>
      </w:pPr>
      <w:r w:rsidRPr="00284C41">
        <w:rPr>
          <w:rFonts w:ascii="Calibri" w:hAnsi="Calibri"/>
          <w:noProof/>
        </w:rPr>
        <w:pict>
          <v:group id="_x0000_s1310" style="position:absolute;left:0;text-align:left;margin-left:263.65pt;margin-top:-66.15pt;width:31.2pt;height:31.05pt;z-index:-251794944;mso-position-horizontal-relative:page" coordorigin="5273,-1323" coordsize="624,621" o:allowincell="f">
            <v:rect id="_x0000_s1311" style="position:absolute;left:5278;top:-1318;width:613;height:610" o:allowincell="f" stroked="f">
              <v:path arrowok="t"/>
            </v:rect>
            <v:rect id="_x0000_s1312" style="position:absolute;left:5278;top:-1318;width:620;height:620;mso-position-horizontal-relative:page" o:allowincell="f" filled="f" stroked="f">
              <v:textbox style="mso-next-textbox:#_x0000_s131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Pr="00284C41">
        <w:rPr>
          <w:rFonts w:ascii="Calibri" w:hAnsi="Calibri"/>
          <w:noProof/>
        </w:rPr>
        <w:pict>
          <v:group id="_x0000_s6212" style="position:absolute;left:0;text-align:left;margin-left:263.65pt;margin-top:-66.15pt;width:31.2pt;height:31.05pt;z-index:-251505152;mso-position-horizontal-relative:page" coordorigin="5273,-1323" coordsize="624,621" o:allowincell="f">
            <v:rect id="_x0000_s6213" style="position:absolute;left:5278;top:-1318;width:613;height:610" o:allowincell="f" stroked="f">
              <v:path arrowok="t"/>
            </v:rect>
            <v:rect id="_x0000_s6214" style="position:absolute;left:5278;top:-1318;width:620;height:620;mso-position-horizontal-relative:page" o:allowincell="f" filled="f" stroked="f">
              <v:textbox style="mso-next-textbox:#_x0000_s6214" inset="0,0,0,0">
                <w:txbxContent>
                  <w:p w:rsidR="00E410E0" w:rsidRDefault="00E410E0" w:rsidP="00F531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531FF">
                    <w:pPr>
                      <w:widowControl w:val="0"/>
                      <w:autoSpaceDE w:val="0"/>
                      <w:autoSpaceDN w:val="0"/>
                      <w:adjustRightInd w:val="0"/>
                      <w:spacing w:after="0"/>
                      <w:rPr>
                        <w:rFonts w:ascii="Times New Roman" w:hAnsi="Times New Roman"/>
                        <w:sz w:val="24"/>
                        <w:szCs w:val="24"/>
                      </w:rPr>
                    </w:pPr>
                  </w:p>
                </w:txbxContent>
              </v:textbox>
            </v:rect>
            <w10:wrap anchorx="page"/>
          </v:group>
        </w:pict>
      </w:r>
      <w:r w:rsidR="00F531FF" w:rsidRPr="003B79EC">
        <w:rPr>
          <w:rFonts w:ascii="Times New Roman" w:hAnsi="Times New Roman"/>
          <w:color w:val="191919"/>
          <w:spacing w:val="-14"/>
          <w:sz w:val="20"/>
          <w:szCs w:val="20"/>
        </w:rPr>
        <w:t>T</w:t>
      </w:r>
      <w:r w:rsidR="00F531FF" w:rsidRPr="003B79EC">
        <w:rPr>
          <w:rFonts w:ascii="Times New Roman" w:hAnsi="Times New Roman"/>
          <w:color w:val="191919"/>
          <w:sz w:val="20"/>
          <w:szCs w:val="20"/>
        </w:rPr>
        <w:t>echnology to advance educational purposes, including instructional technolog</w:t>
      </w:r>
      <w:r w:rsidR="00F531FF" w:rsidRPr="003B79EC">
        <w:rPr>
          <w:rFonts w:ascii="Times New Roman" w:hAnsi="Times New Roman"/>
          <w:color w:val="191919"/>
          <w:spacing w:val="-13"/>
          <w:sz w:val="20"/>
          <w:szCs w:val="20"/>
        </w:rPr>
        <w:t>y</w:t>
      </w:r>
      <w:r w:rsidR="00F531FF" w:rsidRPr="003B79EC">
        <w:rPr>
          <w:rFonts w:ascii="Times New Roman" w:hAnsi="Times New Roman"/>
          <w:color w:val="191919"/>
          <w:sz w:val="20"/>
          <w:szCs w:val="20"/>
        </w:rPr>
        <w:t>, student support services and distance education;</w:t>
      </w:r>
    </w:p>
    <w:p w:rsidR="00F531FF" w:rsidRPr="003B79EC" w:rsidRDefault="00F531FF" w:rsidP="00FF55DE">
      <w:pPr>
        <w:pStyle w:val="ListParagraph"/>
        <w:widowControl w:val="0"/>
        <w:numPr>
          <w:ilvl w:val="0"/>
          <w:numId w:val="4"/>
        </w:numPr>
        <w:autoSpaceDE w:val="0"/>
        <w:autoSpaceDN w:val="0"/>
        <w:adjustRightInd w:val="0"/>
        <w:spacing w:after="0" w:line="250" w:lineRule="auto"/>
        <w:ind w:right="1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3" w:lineRule="auto"/>
        <w:ind w:left="1890" w:right="1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27" w:lineRule="exact"/>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3B79EC" w:rsidRPr="003B79EC"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F531FF" w:rsidRPr="003B79EC"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F531FF" w:rsidRPr="00F531FF" w:rsidRDefault="00F531FF" w:rsidP="00FF55DE">
      <w:pPr>
        <w:pStyle w:val="ListParagraph"/>
        <w:widowControl w:val="0"/>
        <w:numPr>
          <w:ilvl w:val="3"/>
          <w:numId w:val="1"/>
        </w:numPr>
        <w:tabs>
          <w:tab w:val="left" w:pos="10710"/>
        </w:tabs>
        <w:autoSpaceDE w:val="0"/>
        <w:autoSpaceDN w:val="0"/>
        <w:adjustRightInd w:val="0"/>
        <w:spacing w:before="120" w:after="0" w:line="250" w:lineRule="auto"/>
        <w:ind w:left="2434" w:right="14"/>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F531FF" w:rsidRDefault="00F531FF" w:rsidP="00F531FF">
      <w:pPr>
        <w:widowControl w:val="0"/>
        <w:autoSpaceDE w:val="0"/>
        <w:autoSpaceDN w:val="0"/>
        <w:adjustRightInd w:val="0"/>
        <w:spacing w:before="17" w:after="0" w:line="220" w:lineRule="exact"/>
        <w:rPr>
          <w:rFonts w:ascii="Times New Roman" w:hAnsi="Times New Roman"/>
          <w:color w:val="000000"/>
        </w:rPr>
      </w:pPr>
    </w:p>
    <w:p w:rsidR="00F531FF" w:rsidRDefault="00F531FF" w:rsidP="003B79EC">
      <w:pPr>
        <w:widowControl w:val="0"/>
        <w:autoSpaceDE w:val="0"/>
        <w:autoSpaceDN w:val="0"/>
        <w:adjustRightInd w:val="0"/>
        <w:spacing w:after="0" w:line="252" w:lineRule="auto"/>
        <w:ind w:left="1890" w:right="1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underserved populations and is committed to the follow- </w:t>
      </w:r>
      <w:proofErr w:type="spellStart"/>
      <w:r>
        <w:rPr>
          <w:rFonts w:ascii="Times New Roman" w:hAnsi="Times New Roman"/>
          <w:b/>
          <w:bCs/>
          <w:color w:val="191919"/>
          <w:sz w:val="20"/>
          <w:szCs w:val="20"/>
        </w:rPr>
        <w:t>ing</w:t>
      </w:r>
      <w:proofErr w:type="spellEnd"/>
      <w:r>
        <w:rPr>
          <w:rFonts w:ascii="Times New Roman" w:hAnsi="Times New Roman"/>
          <w:b/>
          <w:bCs/>
          <w:color w:val="191919"/>
          <w:sz w:val="20"/>
          <w:szCs w:val="20"/>
        </w:rPr>
        <w:t xml:space="preserve"> distinct purposes:</w:t>
      </w:r>
    </w:p>
    <w:p w:rsidR="00F531FF" w:rsidRPr="00261EBB" w:rsidRDefault="00F531FF" w:rsidP="00FF55DE">
      <w:pPr>
        <w:pStyle w:val="ListParagraph"/>
        <w:widowControl w:val="0"/>
        <w:numPr>
          <w:ilvl w:val="4"/>
          <w:numId w:val="3"/>
        </w:numPr>
        <w:autoSpaceDE w:val="0"/>
        <w:autoSpaceDN w:val="0"/>
        <w:adjustRightInd w:val="0"/>
        <w:spacing w:before="120" w:after="0" w:line="229" w:lineRule="exact"/>
        <w:ind w:left="2434"/>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and nation;</w:t>
      </w:r>
    </w:p>
    <w:p w:rsidR="00F531FF" w:rsidRPr="00261EBB" w:rsidRDefault="00F531FF" w:rsidP="00FF55DE">
      <w:pPr>
        <w:pStyle w:val="ListParagraph"/>
        <w:widowControl w:val="0"/>
        <w:numPr>
          <w:ilvl w:val="4"/>
          <w:numId w:val="3"/>
        </w:numPr>
        <w:autoSpaceDE w:val="0"/>
        <w:autoSpaceDN w:val="0"/>
        <w:adjustRightInd w:val="0"/>
        <w:spacing w:before="120" w:after="0"/>
        <w:ind w:left="2434"/>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w:t>
      </w:r>
      <w:r w:rsidR="00261EBB" w:rsidRPr="00261EBB">
        <w:rPr>
          <w:rFonts w:ascii="Times New Roman" w:hAnsi="Times New Roman"/>
          <w:color w:val="191919"/>
          <w:sz w:val="20"/>
          <w:szCs w:val="20"/>
        </w:rPr>
        <w:t xml:space="preserve"> </w:t>
      </w:r>
      <w:r w:rsidRPr="00261EBB">
        <w:rPr>
          <w:rFonts w:ascii="Times New Roman" w:hAnsi="Times New Roman"/>
          <w:color w:val="191919"/>
          <w:sz w:val="20"/>
          <w:szCs w:val="20"/>
        </w:rPr>
        <w:t>African-American culture;</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F531FF" w:rsidRPr="00261EBB" w:rsidRDefault="00F531FF" w:rsidP="00FF55DE">
      <w:pPr>
        <w:pStyle w:val="ListParagraph"/>
        <w:widowControl w:val="0"/>
        <w:numPr>
          <w:ilvl w:val="3"/>
          <w:numId w:val="3"/>
        </w:numPr>
        <w:autoSpaceDE w:val="0"/>
        <w:autoSpaceDN w:val="0"/>
        <w:adjustRightInd w:val="0"/>
        <w:spacing w:before="120" w:after="0" w:line="250" w:lineRule="auto"/>
        <w:ind w:left="2434" w:right="1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79029D" w:rsidRDefault="0079029D" w:rsidP="00F531FF">
      <w:pPr>
        <w:widowControl w:val="0"/>
        <w:autoSpaceDE w:val="0"/>
        <w:autoSpaceDN w:val="0"/>
        <w:adjustRightInd w:val="0"/>
        <w:spacing w:before="26" w:after="0" w:line="250" w:lineRule="auto"/>
        <w:ind w:left="2386" w:right="1189" w:hanging="100"/>
        <w:rPr>
          <w:rFonts w:ascii="Times New Roman" w:hAnsi="Times New Roman"/>
          <w:color w:val="000000"/>
          <w:sz w:val="20"/>
          <w:szCs w:val="20"/>
        </w:rPr>
        <w:sectPr w:rsidR="0079029D" w:rsidSect="00C34741">
          <w:footerReference w:type="even" r:id="rId17"/>
          <w:footerReference w:type="default" r:id="rId18"/>
          <w:pgSz w:w="12240" w:h="15840"/>
          <w:pgMar w:top="260" w:right="1300" w:bottom="280" w:left="220" w:header="0" w:footer="1169" w:gutter="0"/>
          <w:cols w:space="720" w:equalWidth="0">
            <w:col w:w="10720"/>
          </w:cols>
          <w:noEndnote/>
        </w:sectPr>
      </w:pPr>
    </w:p>
    <w:p w:rsidR="0079029D" w:rsidRDefault="0079029D"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876"/>
        <w:gridCol w:w="4560"/>
        <w:gridCol w:w="633"/>
      </w:tblGrid>
      <w:tr w:rsidR="0079029D" w:rsidRPr="00FA7AC7" w:rsidTr="00826618">
        <w:trPr>
          <w:trHeight w:hRule="exact" w:val="235"/>
        </w:trPr>
        <w:tc>
          <w:tcPr>
            <w:tcW w:w="4876" w:type="dxa"/>
            <w:tcBorders>
              <w:top w:val="nil"/>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before="41" w:after="0" w:line="340" w:lineRule="exact"/>
              <w:ind w:left="1711" w:right="752" w:hanging="85"/>
              <w:rPr>
                <w:rFonts w:ascii="Times New Roman" w:hAnsi="Times New Roman"/>
                <w:sz w:val="24"/>
                <w:szCs w:val="24"/>
              </w:rPr>
            </w:pPr>
            <w:r w:rsidRPr="00FA7AC7">
              <w:rPr>
                <w:rFonts w:ascii="Times New Roman" w:hAnsi="Times New Roman"/>
                <w:b/>
                <w:bCs/>
                <w:color w:val="191919"/>
                <w:sz w:val="36"/>
                <w:szCs w:val="36"/>
              </w:rPr>
              <w:t>ASU H</w:t>
            </w:r>
            <w:r w:rsidRPr="00FA7AC7">
              <w:rPr>
                <w:rFonts w:ascii="Times New Roman" w:hAnsi="Times New Roman"/>
                <w:b/>
                <w:bCs/>
                <w:color w:val="191919"/>
                <w:sz w:val="27"/>
                <w:szCs w:val="27"/>
              </w:rPr>
              <w:t>IS</w:t>
            </w:r>
            <w:r w:rsidRPr="00FA7AC7">
              <w:rPr>
                <w:rFonts w:ascii="Times New Roman" w:hAnsi="Times New Roman"/>
                <w:b/>
                <w:bCs/>
                <w:color w:val="191919"/>
                <w:spacing w:val="-5"/>
                <w:sz w:val="27"/>
                <w:szCs w:val="27"/>
              </w:rPr>
              <w:t>T</w:t>
            </w:r>
            <w:r w:rsidRPr="00FA7AC7">
              <w:rPr>
                <w:rFonts w:ascii="Times New Roman" w:hAnsi="Times New Roman"/>
                <w:b/>
                <w:bCs/>
                <w:color w:val="191919"/>
                <w:sz w:val="27"/>
                <w:szCs w:val="27"/>
              </w:rPr>
              <w:t>O</w:t>
            </w:r>
            <w:r w:rsidRPr="00FA7AC7">
              <w:rPr>
                <w:rFonts w:ascii="Times New Roman" w:hAnsi="Times New Roman"/>
                <w:b/>
                <w:bCs/>
                <w:color w:val="191919"/>
                <w:spacing w:val="-10"/>
                <w:sz w:val="27"/>
                <w:szCs w:val="27"/>
              </w:rPr>
              <w:t>R</w:t>
            </w:r>
            <w:r w:rsidRPr="00FA7AC7">
              <w:rPr>
                <w:rFonts w:ascii="Times New Roman" w:hAnsi="Times New Roman"/>
                <w:b/>
                <w:bCs/>
                <w:color w:val="191919"/>
                <w:sz w:val="27"/>
                <w:szCs w:val="27"/>
              </w:rPr>
              <w:t>Y 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M</w:t>
            </w:r>
            <w:r w:rsidRPr="00FA7AC7">
              <w:rPr>
                <w:rFonts w:ascii="Times New Roman" w:hAnsi="Times New Roman"/>
                <w:b/>
                <w:bCs/>
                <w:color w:val="191919"/>
                <w:sz w:val="27"/>
                <w:szCs w:val="27"/>
              </w:rPr>
              <w:t>ISSION</w:t>
            </w:r>
          </w:p>
        </w:tc>
        <w:tc>
          <w:tcPr>
            <w:tcW w:w="633" w:type="dxa"/>
            <w:tcBorders>
              <w:top w:val="nil"/>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633" w:type="dxa"/>
            <w:tcBorders>
              <w:top w:val="single" w:sz="4" w:space="0" w:color="191919"/>
              <w:left w:val="single" w:sz="4" w:space="0" w:color="191919"/>
              <w:bottom w:val="single" w:sz="4" w:space="0" w:color="191919"/>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r w:rsidR="0079029D" w:rsidRPr="00FA7AC7" w:rsidTr="00826618">
        <w:trPr>
          <w:trHeight w:hRule="exact" w:val="219"/>
        </w:trPr>
        <w:tc>
          <w:tcPr>
            <w:tcW w:w="4876" w:type="dxa"/>
            <w:tcBorders>
              <w:top w:val="single" w:sz="4" w:space="0" w:color="191919"/>
              <w:left w:val="nil"/>
              <w:bottom w:val="nil"/>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c>
          <w:tcPr>
            <w:tcW w:w="633" w:type="dxa"/>
            <w:tcBorders>
              <w:top w:val="single" w:sz="4" w:space="0" w:color="191919"/>
              <w:left w:val="single" w:sz="4" w:space="0" w:color="191919"/>
              <w:bottom w:val="nil"/>
              <w:right w:val="nil"/>
            </w:tcBorders>
          </w:tcPr>
          <w:p w:rsidR="0079029D" w:rsidRPr="00FA7AC7" w:rsidRDefault="0079029D" w:rsidP="00C57415">
            <w:pPr>
              <w:widowControl w:val="0"/>
              <w:autoSpaceDE w:val="0"/>
              <w:autoSpaceDN w:val="0"/>
              <w:adjustRightInd w:val="0"/>
              <w:spacing w:after="0"/>
              <w:rPr>
                <w:rFonts w:ascii="Times New Roman" w:hAnsi="Times New Roman"/>
                <w:sz w:val="24"/>
                <w:szCs w:val="24"/>
              </w:rPr>
            </w:pPr>
          </w:p>
        </w:tc>
      </w:tr>
    </w:tbl>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79029D" w:rsidP="00C57415">
      <w:pPr>
        <w:widowControl w:val="0"/>
        <w:autoSpaceDE w:val="0"/>
        <w:autoSpaceDN w:val="0"/>
        <w:adjustRightInd w:val="0"/>
        <w:spacing w:after="0" w:line="200" w:lineRule="exact"/>
        <w:rPr>
          <w:rFonts w:ascii="Times New Roman" w:hAnsi="Times New Roman"/>
          <w:sz w:val="20"/>
          <w:szCs w:val="20"/>
        </w:rPr>
      </w:pPr>
    </w:p>
    <w:p w:rsidR="0079029D" w:rsidRDefault="00284C41" w:rsidP="00C57415">
      <w:pPr>
        <w:widowControl w:val="0"/>
        <w:autoSpaceDE w:val="0"/>
        <w:autoSpaceDN w:val="0"/>
        <w:adjustRightInd w:val="0"/>
        <w:spacing w:after="0" w:line="200" w:lineRule="exact"/>
        <w:rPr>
          <w:rFonts w:ascii="Times New Roman" w:hAnsi="Times New Roman"/>
          <w:sz w:val="20"/>
          <w:szCs w:val="20"/>
        </w:rPr>
      </w:pPr>
      <w:r>
        <w:rPr>
          <w:rFonts w:ascii="Times New Roman" w:hAnsi="Times New Roman"/>
          <w:noProof/>
          <w:sz w:val="20"/>
          <w:szCs w:val="20"/>
        </w:rPr>
        <w:pict>
          <v:shape id="_x0000_s6416" type="#_x0000_t202" style="position:absolute;left:0;text-align:left;margin-left:516pt;margin-top:8.7pt;width:1in;height:663.2pt;z-index:-251495936;mso-position-horizontal-relative:page" o:allowincell="f" filled="f" stroked="f">
            <v:textbox style="layout-flow:vertical;mso-next-textbox:#_x0000_s6416" inset="0,0,0,0">
              <w:txbxContent>
                <w:p w:rsidR="00E410E0" w:rsidRDefault="00E410E0" w:rsidP="00632C99">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proofErr w:type="gramEnd"/>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F531FF" w:rsidRPr="00872D63" w:rsidRDefault="00876EC3" w:rsidP="00872D63">
      <w:pPr>
        <w:pStyle w:val="Heading2"/>
        <w:spacing w:before="0"/>
        <w:ind w:right="1960" w:firstLine="0"/>
        <w:jc w:val="center"/>
        <w:rPr>
          <w:rFonts w:ascii="Impact" w:hAnsi="Impact" w:cs="Impact"/>
          <w:b w:val="0"/>
          <w:color w:val="666666"/>
          <w:spacing w:val="44"/>
          <w:sz w:val="44"/>
          <w:szCs w:val="44"/>
        </w:rPr>
      </w:pPr>
      <w:bookmarkStart w:id="3" w:name="_Toc294969618"/>
      <w:r w:rsidRPr="002F33CD">
        <w:rPr>
          <w:rFonts w:ascii="Impact" w:hAnsi="Impact" w:cs="Impact"/>
          <w:b w:val="0"/>
          <w:color w:val="666666"/>
          <w:spacing w:val="10"/>
          <w:sz w:val="44"/>
          <w:szCs w:val="44"/>
          <w:fitText w:val="5040" w:id="-165431296"/>
        </w:rPr>
        <w:t>GRADUATE SCHOOL MISSIO</w:t>
      </w:r>
      <w:r w:rsidRPr="002F33CD">
        <w:rPr>
          <w:rFonts w:ascii="Impact" w:hAnsi="Impact" w:cs="Impact"/>
          <w:b w:val="0"/>
          <w:color w:val="666666"/>
          <w:spacing w:val="3"/>
          <w:sz w:val="44"/>
          <w:szCs w:val="44"/>
          <w:fitText w:val="5040" w:id="-165431296"/>
        </w:rPr>
        <w:t>N</w:t>
      </w:r>
      <w:bookmarkEnd w:id="3"/>
    </w:p>
    <w:p w:rsidR="00F531FF" w:rsidRDefault="00F531FF" w:rsidP="00F531FF">
      <w:pPr>
        <w:widowControl w:val="0"/>
        <w:autoSpaceDE w:val="0"/>
        <w:autoSpaceDN w:val="0"/>
        <w:adjustRightInd w:val="0"/>
        <w:spacing w:after="0" w:line="200" w:lineRule="exact"/>
        <w:rPr>
          <w:rFonts w:ascii="Times New Roman" w:hAnsi="Times New Roman"/>
          <w:sz w:val="20"/>
          <w:szCs w:val="20"/>
        </w:rPr>
      </w:pPr>
    </w:p>
    <w:p w:rsidR="00632C99" w:rsidRDefault="00284C41" w:rsidP="00632C99">
      <w:pPr>
        <w:widowControl w:val="0"/>
        <w:autoSpaceDE w:val="0"/>
        <w:autoSpaceDN w:val="0"/>
        <w:adjustRightInd w:val="0"/>
        <w:spacing w:before="120" w:after="0" w:line="250" w:lineRule="auto"/>
        <w:ind w:right="1952" w:firstLine="360"/>
        <w:jc w:val="both"/>
        <w:rPr>
          <w:rFonts w:ascii="Times New Roman" w:hAnsi="Times New Roman"/>
          <w:color w:val="000000"/>
          <w:sz w:val="20"/>
          <w:szCs w:val="20"/>
        </w:rPr>
      </w:pPr>
      <w:r w:rsidRPr="00284C41">
        <w:rPr>
          <w:rFonts w:ascii="Calibri" w:hAnsi="Calibri"/>
          <w:noProof/>
          <w:lang w:eastAsia="en-US"/>
        </w:rPr>
        <w:pict>
          <v:group id="_x0000_s6319" style="position:absolute;left:0;text-align:left;margin-left:315.1pt;margin-top:-87.4pt;width:31.2pt;height:31.05pt;z-index:-251497984;mso-position-horizontal-relative:page" coordorigin="6302,-1748" coordsize="624,621" o:allowincell="f">
            <v:rect id="_x0000_s6320" style="position:absolute;left:6307;top:-1743;width:613;height:610" o:allowincell="f" stroked="f">
              <v:path arrowok="t"/>
            </v:rect>
            <v:rect id="_x0000_s6321" style="position:absolute;left:6308;top:-1743;width:620;height:620;mso-position-horizontal-relative:page" o:allowincell="f" filled="f" stroked="f">
              <v:textbox style="mso-next-textbox:#_x0000_s6321" inset="0,0,0,0">
                <w:txbxContent>
                  <w:p w:rsidR="00E410E0" w:rsidRDefault="00E410E0" w:rsidP="00632C99">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632C99">
                    <w:pPr>
                      <w:widowControl w:val="0"/>
                      <w:autoSpaceDE w:val="0"/>
                      <w:autoSpaceDN w:val="0"/>
                      <w:adjustRightInd w:val="0"/>
                      <w:spacing w:after="0"/>
                      <w:rPr>
                        <w:rFonts w:ascii="Times New Roman" w:hAnsi="Times New Roman"/>
                        <w:sz w:val="24"/>
                        <w:szCs w:val="24"/>
                      </w:rPr>
                    </w:pPr>
                  </w:p>
                </w:txbxContent>
              </v:textbox>
            </v:rect>
            <w10:wrap anchorx="page"/>
          </v:group>
        </w:pict>
      </w:r>
      <w:r w:rsidR="00632C99">
        <w:rPr>
          <w:rFonts w:ascii="Times New Roman" w:hAnsi="Times New Roman"/>
          <w:color w:val="191919"/>
          <w:sz w:val="20"/>
          <w:szCs w:val="20"/>
        </w:rPr>
        <w:t>The purpose of the Graduate School,</w:t>
      </w:r>
      <w:r w:rsidR="00632C99">
        <w:rPr>
          <w:rFonts w:ascii="Times New Roman" w:hAnsi="Times New Roman"/>
          <w:color w:val="191919"/>
          <w:spacing w:val="-11"/>
          <w:sz w:val="20"/>
          <w:szCs w:val="20"/>
        </w:rPr>
        <w:t xml:space="preserve"> </w:t>
      </w:r>
      <w:r w:rsidR="00632C99">
        <w:rPr>
          <w:rFonts w:ascii="Times New Roman" w:hAnsi="Times New Roman"/>
          <w:color w:val="191919"/>
          <w:sz w:val="20"/>
          <w:szCs w:val="20"/>
        </w:rPr>
        <w:t>Albany State Universit</w:t>
      </w:r>
      <w:r w:rsidR="00632C99">
        <w:rPr>
          <w:rFonts w:ascii="Times New Roman" w:hAnsi="Times New Roman"/>
          <w:color w:val="191919"/>
          <w:spacing w:val="-13"/>
          <w:sz w:val="20"/>
          <w:szCs w:val="20"/>
        </w:rPr>
        <w:t>y</w:t>
      </w:r>
      <w:r w:rsidR="00632C99">
        <w:rPr>
          <w:rFonts w:ascii="Times New Roman" w:hAnsi="Times New Roman"/>
          <w:color w:val="191919"/>
          <w:sz w:val="20"/>
          <w:szCs w:val="20"/>
        </w:rPr>
        <w:t>, is to define and promote excellence in graduate education and the research and scholarly activities associated with it. In concert with the College of</w:t>
      </w:r>
      <w:r w:rsidR="00632C99">
        <w:rPr>
          <w:rFonts w:ascii="Times New Roman" w:hAnsi="Times New Roman"/>
          <w:color w:val="191919"/>
          <w:spacing w:val="-11"/>
          <w:sz w:val="20"/>
          <w:szCs w:val="20"/>
        </w:rPr>
        <w:t xml:space="preserve"> </w:t>
      </w:r>
      <w:r w:rsidR="00632C99">
        <w:rPr>
          <w:rFonts w:ascii="Times New Roman" w:hAnsi="Times New Roman"/>
          <w:color w:val="191919"/>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sidR="00632C99">
        <w:rPr>
          <w:rFonts w:ascii="Times New Roman" w:hAnsi="Times New Roman"/>
          <w:color w:val="191919"/>
          <w:spacing w:val="-13"/>
          <w:sz w:val="20"/>
          <w:szCs w:val="20"/>
        </w:rPr>
        <w:t>y</w:t>
      </w:r>
      <w:r w:rsidR="00632C99">
        <w:rPr>
          <w:rFonts w:ascii="Times New Roman" w:hAnsi="Times New Roman"/>
          <w:color w:val="191919"/>
          <w:sz w:val="20"/>
          <w:szCs w:val="20"/>
        </w:rPr>
        <w:t>, students, curriculum and research direction.</w:t>
      </w:r>
      <w:r w:rsidR="00632C99">
        <w:rPr>
          <w:rFonts w:ascii="Times New Roman" w:hAnsi="Times New Roman"/>
          <w:color w:val="191919"/>
          <w:spacing w:val="-3"/>
          <w:sz w:val="20"/>
          <w:szCs w:val="20"/>
        </w:rPr>
        <w:t xml:space="preserve"> </w:t>
      </w:r>
      <w:r w:rsidR="00632C99">
        <w:rPr>
          <w:rFonts w:ascii="Times New Roman" w:hAnsi="Times New Roman"/>
          <w:color w:val="191919"/>
          <w:sz w:val="20"/>
          <w:szCs w:val="20"/>
        </w:rPr>
        <w:t>The Graduate School is centered on academic issues and on enhancing scholastic excellence in the recruitment, admission and matriculation of graduate students.</w:t>
      </w:r>
    </w:p>
    <w:p w:rsidR="00632C99" w:rsidRDefault="00632C99" w:rsidP="00632C99">
      <w:pPr>
        <w:widowControl w:val="0"/>
        <w:autoSpaceDE w:val="0"/>
        <w:autoSpaceDN w:val="0"/>
        <w:adjustRightInd w:val="0"/>
        <w:spacing w:before="120" w:after="0" w:line="250" w:lineRule="auto"/>
        <w:ind w:right="1984" w:firstLine="360"/>
        <w:jc w:val="both"/>
        <w:rPr>
          <w:rFonts w:ascii="Times New Roman" w:hAnsi="Times New Roman"/>
          <w:color w:val="000000"/>
          <w:sz w:val="20"/>
          <w:szCs w:val="20"/>
        </w:rPr>
      </w:pPr>
      <w:r>
        <w:rPr>
          <w:rFonts w:ascii="Times New Roman" w:hAnsi="Times New Roman"/>
          <w:color w:val="191919"/>
          <w:sz w:val="20"/>
          <w:szCs w:val="20"/>
        </w:rPr>
        <w:t>The Graduate School brings an institution</w:t>
      </w:r>
      <w:r w:rsidR="003B79EC">
        <w:rPr>
          <w:rFonts w:ascii="Times New Roman" w:hAnsi="Times New Roman"/>
          <w:color w:val="191919"/>
          <w:sz w:val="20"/>
          <w:szCs w:val="20"/>
        </w:rPr>
        <w:t>-</w:t>
      </w:r>
      <w:r>
        <w:rPr>
          <w:rFonts w:ascii="Times New Roman" w:hAnsi="Times New Roman"/>
          <w:color w:val="191919"/>
          <w:sz w:val="20"/>
          <w:szCs w:val="20"/>
        </w:rPr>
        <w:t>wide perspective to all post-baccalaureate endeavors.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proofErr w:type="spellStart"/>
      <w:r>
        <w:rPr>
          <w:rFonts w:ascii="Times New Roman" w:hAnsi="Times New Roman"/>
          <w:color w:val="191919"/>
          <w:sz w:val="20"/>
          <w:szCs w:val="20"/>
        </w:rPr>
        <w:t>campuswide</w:t>
      </w:r>
      <w:proofErr w:type="spellEnd"/>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24" w:firstLine="360"/>
        <w:jc w:val="both"/>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632C99" w:rsidRDefault="00632C99" w:rsidP="00632C99">
      <w:pPr>
        <w:widowControl w:val="0"/>
        <w:autoSpaceDE w:val="0"/>
        <w:autoSpaceDN w:val="0"/>
        <w:adjustRightInd w:val="0"/>
        <w:spacing w:before="120" w:after="0" w:line="250" w:lineRule="auto"/>
        <w:ind w:right="1956" w:firstLine="360"/>
        <w:jc w:val="both"/>
        <w:rPr>
          <w:rFonts w:ascii="Times New Roman" w:hAnsi="Times New Roman"/>
          <w:color w:val="000000"/>
          <w:sz w:val="20"/>
          <w:szCs w:val="20"/>
        </w:rPr>
      </w:pP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Thus, the Graduate School ensures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fective in creating technology-based classroom environments in which maximum learning occurs.</w:t>
      </w:r>
      <w:r>
        <w:rPr>
          <w:rFonts w:ascii="Times New Roman" w:hAnsi="Times New Roman"/>
          <w:color w:val="191919"/>
          <w:spacing w:val="-4"/>
          <w:sz w:val="20"/>
          <w:szCs w:val="20"/>
        </w:rPr>
        <w:t xml:space="preserve"> </w:t>
      </w:r>
      <w:proofErr w:type="gramStart"/>
      <w:r>
        <w:rPr>
          <w:rFonts w:ascii="Times New Roman" w:hAnsi="Times New Roman"/>
          <w:color w:val="191919"/>
          <w:sz w:val="20"/>
          <w:szCs w:val="20"/>
        </w:rPr>
        <w:t>These</w:t>
      </w:r>
      <w:r w:rsidR="003B79EC">
        <w:rPr>
          <w:rFonts w:ascii="Times New Roman" w:hAnsi="Times New Roman"/>
          <w:color w:val="191919"/>
          <w:sz w:val="20"/>
          <w:szCs w:val="20"/>
        </w:rPr>
        <w:t xml:space="preserve"> </w:t>
      </w:r>
      <w:r>
        <w:rPr>
          <w:rFonts w:ascii="Times New Roman" w:hAnsi="Times New Roman"/>
          <w:color w:val="191919"/>
          <w:sz w:val="20"/>
          <w:szCs w:val="20"/>
        </w:rPr>
        <w:t>faculty</w:t>
      </w:r>
      <w:proofErr w:type="gramEnd"/>
      <w:r>
        <w:rPr>
          <w:rFonts w:ascii="Times New Roman" w:hAnsi="Times New Roman"/>
          <w:color w:val="191919"/>
          <w:sz w:val="20"/>
          <w:szCs w:val="20"/>
        </w:rPr>
        <w:t xml:space="preserve"> must be committed to promoting lifelong learning, dedicated to quality scholarship and to the intellectual enhancement of their graduate programs and of their students. Building a student-centered, pluralistic learning community is a top Graduate School priorit</w:t>
      </w:r>
      <w:r>
        <w:rPr>
          <w:rFonts w:ascii="Times New Roman" w:hAnsi="Times New Roman"/>
          <w:color w:val="191919"/>
          <w:spacing w:val="-13"/>
          <w:sz w:val="20"/>
          <w:szCs w:val="20"/>
        </w:rPr>
        <w:t>y</w:t>
      </w:r>
      <w:r>
        <w:rPr>
          <w:rFonts w:ascii="Times New Roman" w:hAnsi="Times New Roman"/>
          <w:color w:val="191919"/>
          <w:sz w:val="20"/>
          <w:szCs w:val="20"/>
        </w:rPr>
        <w:t>.</w:t>
      </w:r>
    </w:p>
    <w:p w:rsidR="00632C99" w:rsidRDefault="00632C99" w:rsidP="00632C99">
      <w:pPr>
        <w:widowControl w:val="0"/>
        <w:autoSpaceDE w:val="0"/>
        <w:autoSpaceDN w:val="0"/>
        <w:adjustRightInd w:val="0"/>
        <w:spacing w:before="120" w:after="0" w:line="250" w:lineRule="auto"/>
        <w:ind w:right="2074" w:firstLine="360"/>
        <w:jc w:val="both"/>
        <w:rPr>
          <w:rFonts w:ascii="Times New Roman" w:hAnsi="Times New Roman"/>
          <w:color w:val="000000"/>
          <w:sz w:val="20"/>
          <w:szCs w:val="20"/>
        </w:rPr>
      </w:pPr>
      <w:r>
        <w:rPr>
          <w:rFonts w:ascii="Times New Roman" w:hAnsi="Times New Roman"/>
          <w:color w:val="191919"/>
          <w:sz w:val="20"/>
          <w:szCs w:val="20"/>
        </w:rPr>
        <w:t>The Graduate School provides institution</w:t>
      </w:r>
      <w:r w:rsidR="003B79EC">
        <w:rPr>
          <w:rFonts w:ascii="Times New Roman" w:hAnsi="Times New Roman"/>
          <w:color w:val="191919"/>
          <w:sz w:val="20"/>
          <w:szCs w:val="20"/>
        </w:rPr>
        <w:t>-</w:t>
      </w:r>
      <w:r>
        <w:rPr>
          <w:rFonts w:ascii="Times New Roman" w:hAnsi="Times New Roman"/>
          <w:color w:val="191919"/>
          <w:sz w:val="20"/>
          <w:szCs w:val="20"/>
        </w:rPr>
        <w:t>wide leadership and develops and implements policies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pPr>
    </w:p>
    <w:p w:rsidR="00F42301" w:rsidRDefault="00F42301" w:rsidP="00C57415">
      <w:pPr>
        <w:widowControl w:val="0"/>
        <w:autoSpaceDE w:val="0"/>
        <w:autoSpaceDN w:val="0"/>
        <w:adjustRightInd w:val="0"/>
        <w:spacing w:after="0" w:line="250" w:lineRule="auto"/>
        <w:ind w:left="861" w:right="2074" w:firstLine="360"/>
        <w:jc w:val="both"/>
        <w:rPr>
          <w:rFonts w:ascii="Times New Roman" w:hAnsi="Times New Roman"/>
          <w:color w:val="000000"/>
          <w:sz w:val="20"/>
          <w:szCs w:val="20"/>
        </w:rPr>
        <w:sectPr w:rsidR="00F42301" w:rsidSect="00C34741">
          <w:footerReference w:type="default" r:id="rId19"/>
          <w:pgSz w:w="12240" w:h="15840"/>
          <w:pgMar w:top="260" w:right="240" w:bottom="280" w:left="1260" w:header="0" w:footer="967" w:gutter="0"/>
          <w:cols w:space="720" w:equalWidth="0">
            <w:col w:w="10740"/>
          </w:cols>
          <w:noEndnote/>
        </w:sectPr>
      </w:pPr>
    </w:p>
    <w:p w:rsidR="00F42301" w:rsidRDefault="00284C41" w:rsidP="00C57415">
      <w:pPr>
        <w:widowControl w:val="0"/>
        <w:autoSpaceDE w:val="0"/>
        <w:autoSpaceDN w:val="0"/>
        <w:adjustRightInd w:val="0"/>
        <w:spacing w:before="1" w:after="0" w:line="100" w:lineRule="exact"/>
        <w:rPr>
          <w:rFonts w:ascii="Times New Roman" w:hAnsi="Times New Roman"/>
          <w:color w:val="000000"/>
          <w:sz w:val="10"/>
          <w:szCs w:val="10"/>
        </w:rPr>
      </w:pPr>
      <w:r>
        <w:rPr>
          <w:rFonts w:ascii="Times New Roman" w:hAnsi="Times New Roman"/>
          <w:color w:val="000000"/>
          <w:sz w:val="20"/>
          <w:szCs w:val="20"/>
        </w:rPr>
        <w:lastRenderedPageBreak/>
        <w:fldChar w:fldCharType="begin"/>
      </w:r>
      <w:r w:rsidR="00F42301">
        <w:rPr>
          <w:rFonts w:ascii="Times New Roman" w:hAnsi="Times New Roman"/>
          <w:color w:val="000000"/>
          <w:sz w:val="20"/>
          <w:szCs w:val="20"/>
        </w:rPr>
        <w:instrText xml:space="preserve"> INCLUDETEXT "C:\\Users\\juliette\\Desktop\\raw3\\graduateSchool\\admissionPolicyAid.docx" </w:instrText>
      </w:r>
      <w:r w:rsidR="00AB0D55">
        <w:rPr>
          <w:rFonts w:ascii="Times New Roman" w:hAnsi="Times New Roman"/>
          <w:color w:val="000000"/>
          <w:sz w:val="20"/>
          <w:szCs w:val="20"/>
        </w:rPr>
        <w:instrText xml:space="preserve"> \* MERGEFORMAT </w:instrText>
      </w:r>
      <w:r>
        <w:rPr>
          <w:rFonts w:ascii="Times New Roman" w:hAnsi="Times New Roman"/>
          <w:color w:val="000000"/>
          <w:sz w:val="20"/>
          <w:szCs w:val="20"/>
        </w:rPr>
        <w:fldChar w:fldCharType="separate"/>
      </w:r>
    </w:p>
    <w:tbl>
      <w:tblPr>
        <w:tblW w:w="10260" w:type="dxa"/>
        <w:tblInd w:w="540" w:type="dxa"/>
        <w:tblLayout w:type="fixed"/>
        <w:tblCellMar>
          <w:left w:w="0" w:type="dxa"/>
          <w:right w:w="0" w:type="dxa"/>
        </w:tblCellMar>
        <w:tblLook w:val="0000"/>
      </w:tblPr>
      <w:tblGrid>
        <w:gridCol w:w="1085"/>
        <w:gridCol w:w="4560"/>
        <w:gridCol w:w="4615"/>
      </w:tblGrid>
      <w:tr w:rsidR="00F42301" w:rsidRPr="00FA7AC7" w:rsidTr="00826618">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1" w:after="0" w:line="340" w:lineRule="exact"/>
              <w:ind w:left="346" w:right="987" w:firstLine="560"/>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FFERINGS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&amp; A</w:t>
            </w:r>
            <w:r w:rsidRPr="00FA7AC7">
              <w:rPr>
                <w:rFonts w:ascii="Times New Roman" w:hAnsi="Times New Roman"/>
                <w:b/>
                <w:bCs/>
                <w:color w:val="191919"/>
                <w:sz w:val="27"/>
                <w:szCs w:val="27"/>
              </w:rPr>
              <w:t>DMISSIONS</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27"/>
                <w:szCs w:val="27"/>
              </w:rPr>
              <w:t>POLICIES</w:t>
            </w:r>
          </w:p>
        </w:tc>
        <w:tc>
          <w:tcPr>
            <w:tcW w:w="461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284C41" w:rsidP="00C57415">
      <w:pPr>
        <w:widowControl w:val="0"/>
        <w:autoSpaceDE w:val="0"/>
        <w:autoSpaceDN w:val="0"/>
        <w:adjustRightInd w:val="0"/>
        <w:spacing w:before="2" w:after="0" w:line="170" w:lineRule="exact"/>
        <w:rPr>
          <w:rFonts w:ascii="Times New Roman" w:hAnsi="Times New Roman"/>
          <w:sz w:val="17"/>
          <w:szCs w:val="17"/>
        </w:rPr>
      </w:pPr>
      <w:r w:rsidRPr="00284C41">
        <w:rPr>
          <w:rFonts w:ascii="Calibri" w:hAnsi="Calibri"/>
          <w:noProof/>
        </w:rPr>
        <w:pict>
          <v:shape id="_x0000_s6417" type="#_x0000_t202" style="position:absolute;left:0;text-align:left;margin-left:20.25pt;margin-top:8.25pt;width:1in;height:655.7pt;z-index:-251494912;mso-position-horizontal-relative:page;mso-position-vertical-relative:text" o:allowincell="f" filled="f" stroked="f">
            <v:textbox style="layout-flow:vertical;mso-layout-flow-alt:bottom-to-top;mso-next-textbox:#_x0000_s6417" inset="0,0,0,0">
              <w:txbxContent>
                <w:p w:rsidR="00E410E0" w:rsidRDefault="00E410E0" w:rsidP="00146D59">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7C27CF">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7C27CF">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Pr="00872D63" w:rsidRDefault="00876EC3" w:rsidP="00872D63">
      <w:pPr>
        <w:pStyle w:val="Heading2"/>
        <w:spacing w:before="0"/>
        <w:ind w:right="1960" w:firstLine="0"/>
        <w:jc w:val="center"/>
        <w:rPr>
          <w:rFonts w:ascii="Times New Roman" w:hAnsi="Times New Roman"/>
          <w:color w:val="FFFFFF" w:themeColor="background1"/>
          <w:sz w:val="36"/>
          <w:szCs w:val="36"/>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bookmarkStart w:id="4" w:name="_Toc294969619"/>
      <w:r w:rsidR="00872D63" w:rsidRPr="00CD2215">
        <w:rPr>
          <w:rFonts w:ascii="Impact" w:hAnsi="Impact" w:cs="Impact"/>
          <w:b w:val="0"/>
          <w:color w:val="666666"/>
          <w:w w:val="95"/>
          <w:sz w:val="44"/>
          <w:szCs w:val="44"/>
          <w:fitText w:val="3744" w:id="-165431295"/>
        </w:rPr>
        <w:t>D</w:t>
      </w:r>
      <w:r w:rsidR="00872D63" w:rsidRPr="00CD2215">
        <w:rPr>
          <w:rFonts w:ascii="Impact" w:hAnsi="Impact" w:cs="Impact"/>
          <w:b w:val="0"/>
          <w:color w:val="666666"/>
          <w:w w:val="95"/>
          <w:sz w:val="36"/>
          <w:szCs w:val="36"/>
          <w:fitText w:val="3744" w:id="-165431295"/>
        </w:rPr>
        <w:t xml:space="preserve">ESCRIPTION OF </w:t>
      </w:r>
      <w:r w:rsidR="00872D63" w:rsidRPr="00CD2215">
        <w:rPr>
          <w:rFonts w:ascii="Impact" w:hAnsi="Impact" w:cs="Impact"/>
          <w:b w:val="0"/>
          <w:color w:val="666666"/>
          <w:w w:val="95"/>
          <w:sz w:val="44"/>
          <w:szCs w:val="44"/>
          <w:fitText w:val="3744" w:id="-165431295"/>
        </w:rPr>
        <w:t>O</w:t>
      </w:r>
      <w:r w:rsidR="00872D63" w:rsidRPr="00CD2215">
        <w:rPr>
          <w:rFonts w:ascii="Impact" w:hAnsi="Impact" w:cs="Impact"/>
          <w:b w:val="0"/>
          <w:color w:val="666666"/>
          <w:w w:val="95"/>
          <w:sz w:val="36"/>
          <w:szCs w:val="36"/>
          <w:fitText w:val="3744" w:id="-165431295"/>
        </w:rPr>
        <w:t>FFERINGS</w:t>
      </w:r>
      <w:bookmarkEnd w:id="4"/>
    </w:p>
    <w:p w:rsidR="00AB0D55" w:rsidRDefault="00AB0D55" w:rsidP="00AB0D55">
      <w:pPr>
        <w:widowControl w:val="0"/>
        <w:autoSpaceDE w:val="0"/>
        <w:autoSpaceDN w:val="0"/>
        <w:adjustRightInd w:val="0"/>
        <w:spacing w:before="26"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Graduate School is the fifth academic unit of the University and grants the Master's degree in Education (M.Ed.), Nursing (M.S.),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(M.</w:t>
      </w:r>
      <w:r>
        <w:rPr>
          <w:rFonts w:ascii="Times New Roman" w:hAnsi="Times New Roman"/>
          <w:color w:val="191919"/>
          <w:spacing w:val="-22"/>
          <w:sz w:val="20"/>
          <w:szCs w:val="20"/>
        </w:rPr>
        <w:t>P</w:t>
      </w:r>
      <w:r>
        <w:rPr>
          <w:rFonts w:ascii="Times New Roman" w:hAnsi="Times New Roman"/>
          <w:color w:val="191919"/>
          <w:sz w:val="20"/>
          <w:szCs w:val="20"/>
        </w:rPr>
        <w:t>.A.),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r>
        <w:rPr>
          <w:rFonts w:ascii="Times New Roman" w:hAnsi="Times New Roman"/>
          <w:color w:val="191919"/>
          <w:spacing w:val="50"/>
          <w:sz w:val="20"/>
          <w:szCs w:val="20"/>
        </w:rPr>
        <w:t xml:space="preserve"> </w:t>
      </w:r>
      <w:r>
        <w:rPr>
          <w:rFonts w:ascii="Times New Roman" w:hAnsi="Times New Roman"/>
          <w:color w:val="191919"/>
          <w:sz w:val="20"/>
          <w:szCs w:val="20"/>
        </w:rPr>
        <w:t>(M.B.A.), and Criminal Justice  (M.S.) and the Education Specialist degree (Ed.S.) in Educational Leadership.</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also collaborates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University in o</w:t>
      </w:r>
      <w:r>
        <w:rPr>
          <w:rFonts w:ascii="Times New Roman" w:hAnsi="Times New Roman"/>
          <w:color w:val="191919"/>
          <w:spacing w:val="-4"/>
          <w:sz w:val="20"/>
          <w:szCs w:val="20"/>
        </w:rPr>
        <w:t>f</w:t>
      </w:r>
      <w:r>
        <w:rPr>
          <w:rFonts w:ascii="Times New Roman" w:hAnsi="Times New Roman"/>
          <w:color w:val="191919"/>
          <w:sz w:val="20"/>
          <w:szCs w:val="20"/>
        </w:rPr>
        <w:t>fering the Ed.D. degree.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284C41"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sidRPr="00284C41">
        <w:rPr>
          <w:rFonts w:ascii="Calibri" w:hAnsi="Calibri"/>
          <w:noProof/>
          <w:lang w:eastAsia="en-US"/>
        </w:rPr>
        <w:pict>
          <v:group id="_x0000_s6418" style="position:absolute;left:0;text-align:left;margin-left:263.65pt;margin-top:-145.15pt;width:31.2pt;height:31pt;z-index:-251492864;mso-position-horizontal-relative:page" coordorigin="5273,-2903" coordsize="624,620" o:allowincell="f">
            <v:rect id="_x0000_s6419" style="position:absolute;left:5278;top:-2898;width:613;height:610" o:allowincell="f" stroked="f">
              <v:path arrowok="t"/>
            </v:rect>
            <v:rect id="_x0000_s6420" style="position:absolute;left:5278;top:-2899;width:620;height:620;mso-position-horizontal-relative:page" o:allowincell="f" filled="f" stroked="f">
              <v:textbox style="mso-next-textbox:#_x0000_s6420" inset="0,0,0,0">
                <w:txbxContent>
                  <w:p w:rsidR="00E410E0" w:rsidRDefault="00E410E0" w:rsidP="00AB0D5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AB0D55">
                    <w:pPr>
                      <w:widowControl w:val="0"/>
                      <w:autoSpaceDE w:val="0"/>
                      <w:autoSpaceDN w:val="0"/>
                      <w:adjustRightInd w:val="0"/>
                      <w:spacing w:after="0"/>
                      <w:rPr>
                        <w:rFonts w:ascii="Times New Roman" w:hAnsi="Times New Roman"/>
                        <w:sz w:val="24"/>
                        <w:szCs w:val="24"/>
                      </w:rPr>
                    </w:pPr>
                  </w:p>
                </w:txbxContent>
              </v:textbox>
            </v:rect>
            <w10:wrap anchorx="page"/>
          </v:group>
        </w:pict>
      </w:r>
      <w:r w:rsidR="00AB0D55">
        <w:rPr>
          <w:rFonts w:ascii="Times New Roman" w:hAnsi="Times New Roman"/>
          <w:b/>
          <w:bCs/>
          <w:color w:val="191919"/>
          <w:sz w:val="20"/>
          <w:szCs w:val="20"/>
        </w:rPr>
        <w:t>Master</w:t>
      </w:r>
      <w:r w:rsidR="00AB0D55">
        <w:rPr>
          <w:rFonts w:ascii="Times New Roman" w:hAnsi="Times New Roman"/>
          <w:b/>
          <w:bCs/>
          <w:color w:val="191919"/>
          <w:spacing w:val="-4"/>
          <w:sz w:val="20"/>
          <w:szCs w:val="20"/>
        </w:rPr>
        <w:t xml:space="preserve"> </w:t>
      </w:r>
      <w:r w:rsidR="00AB0D55">
        <w:rPr>
          <w:rFonts w:ascii="Times New Roman" w:hAnsi="Times New Roman"/>
          <w:b/>
          <w:bCs/>
          <w:color w:val="191919"/>
          <w:sz w:val="20"/>
          <w:szCs w:val="20"/>
        </w:rPr>
        <w:t>of Business</w:t>
      </w:r>
      <w:r w:rsidR="00AB0D55">
        <w:rPr>
          <w:rFonts w:ascii="Times New Roman" w:hAnsi="Times New Roman"/>
          <w:b/>
          <w:bCs/>
          <w:color w:val="191919"/>
          <w:spacing w:val="-11"/>
          <w:sz w:val="20"/>
          <w:szCs w:val="20"/>
        </w:rPr>
        <w:t xml:space="preserve"> </w:t>
      </w:r>
      <w:r w:rsidR="00AB0D55">
        <w:rPr>
          <w:rFonts w:ascii="Times New Roman" w:hAnsi="Times New Roman"/>
          <w:b/>
          <w:bCs/>
          <w:color w:val="191919"/>
          <w:sz w:val="20"/>
          <w:szCs w:val="20"/>
        </w:rPr>
        <w:t>Administration (M.B.A.)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AB0D55" w:rsidRDefault="00AB0D55" w:rsidP="00AB0D55">
      <w:pPr>
        <w:widowControl w:val="0"/>
        <w:autoSpaceDE w:val="0"/>
        <w:autoSpaceDN w:val="0"/>
        <w:adjustRightInd w:val="0"/>
        <w:spacing w:before="10" w:after="0" w:line="250" w:lineRule="auto"/>
        <w:ind w:left="1926" w:right="10" w:firstLine="360"/>
        <w:jc w:val="both"/>
        <w:rPr>
          <w:rFonts w:ascii="Times New Roman" w:hAnsi="Times New Roman"/>
          <w:color w:val="000000"/>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concentrations in law enforcement, corrections, forensic science and public administration.</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 xml:space="preserve">fered by the College of Education with concentrations in early childhood education, educational leadership, health and physical education, mathematics education, middle grades education, music education, science education (Broadfield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applications at this time.</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AB0D55" w:rsidRDefault="00AB0D55" w:rsidP="00AB0D55">
      <w:pPr>
        <w:widowControl w:val="0"/>
        <w:autoSpaceDE w:val="0"/>
        <w:autoSpaceDN w:val="0"/>
        <w:adjustRightInd w:val="0"/>
        <w:spacing w:before="10" w:after="0" w:line="250" w:lineRule="auto"/>
        <w:ind w:left="1890" w:right="10" w:firstLine="396"/>
        <w:jc w:val="both"/>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 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ind w:right="10"/>
        <w:jc w:val="both"/>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10" w:firstLine="0"/>
        <w:jc w:val="both"/>
        <w:rPr>
          <w:rFonts w:ascii="Times New Roman" w:hAnsi="Times New Roman"/>
          <w:color w:val="000000"/>
          <w:sz w:val="20"/>
          <w:szCs w:val="20"/>
        </w:rPr>
      </w:pP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tendents, associate or assistant superintendents, principals or policy planners.</w:t>
      </w:r>
    </w:p>
    <w:p w:rsidR="00F42301" w:rsidRDefault="00F42301" w:rsidP="00C57415">
      <w:pPr>
        <w:widowControl w:val="0"/>
        <w:autoSpaceDE w:val="0"/>
        <w:autoSpaceDN w:val="0"/>
        <w:adjustRightInd w:val="0"/>
        <w:spacing w:before="9" w:after="0" w:line="170" w:lineRule="exact"/>
        <w:rPr>
          <w:rFonts w:ascii="Times New Roman" w:hAnsi="Times New Roman"/>
          <w:color w:val="000000"/>
          <w:sz w:val="17"/>
          <w:szCs w:val="17"/>
        </w:rPr>
      </w:pP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Pr="00872D63" w:rsidRDefault="00876EC3" w:rsidP="00872D63">
      <w:pPr>
        <w:pStyle w:val="Heading2"/>
        <w:spacing w:before="0"/>
        <w:ind w:left="1350" w:right="1960" w:firstLine="0"/>
        <w:jc w:val="center"/>
        <w:rPr>
          <w:rFonts w:ascii="Times New Roman" w:hAnsi="Times New Roman"/>
          <w:color w:val="FFFFFF" w:themeColor="background1"/>
          <w:sz w:val="20"/>
          <w:szCs w:val="20"/>
        </w:rPr>
      </w:pPr>
      <w:r>
        <w:rPr>
          <w:rFonts w:ascii="Times New Roman" w:hAnsi="Times New Roman"/>
          <w:color w:val="000000"/>
          <w:sz w:val="20"/>
          <w:szCs w:val="20"/>
        </w:rPr>
        <w:t xml:space="preserve">            </w:t>
      </w:r>
      <w:r w:rsidRPr="00872D63">
        <w:rPr>
          <w:rFonts w:ascii="Times New Roman" w:hAnsi="Times New Roman"/>
          <w:color w:val="000000"/>
          <w:sz w:val="48"/>
          <w:szCs w:val="48"/>
        </w:rPr>
        <w:t xml:space="preserve"> </w:t>
      </w:r>
      <w:r w:rsidRPr="00872D63">
        <w:rPr>
          <w:rFonts w:ascii="Times New Roman" w:hAnsi="Times New Roman"/>
          <w:color w:val="FFFFFF" w:themeColor="background1"/>
          <w:sz w:val="48"/>
          <w:szCs w:val="48"/>
          <w:shd w:val="clear" w:color="auto" w:fill="FFFFFF" w:themeFill="background1"/>
        </w:rPr>
        <w:t xml:space="preserve"> </w:t>
      </w:r>
      <w:bookmarkStart w:id="5" w:name="_Toc294969620"/>
      <w:r w:rsidR="00872D63" w:rsidRPr="00E410E0">
        <w:rPr>
          <w:rFonts w:ascii="Impact" w:hAnsi="Impact" w:cs="Impact"/>
          <w:color w:val="666666"/>
          <w:w w:val="80"/>
          <w:sz w:val="48"/>
          <w:szCs w:val="48"/>
          <w:fitText w:val="3744" w:id="-165431295"/>
        </w:rPr>
        <w:t>G</w:t>
      </w:r>
      <w:r w:rsidR="00872D63" w:rsidRPr="00E410E0">
        <w:rPr>
          <w:rFonts w:ascii="Impact" w:hAnsi="Impact" w:cs="Impact"/>
          <w:color w:val="666666"/>
          <w:w w:val="80"/>
          <w:sz w:val="36"/>
          <w:szCs w:val="36"/>
          <w:fitText w:val="3744" w:id="-165431295"/>
        </w:rPr>
        <w:t xml:space="preserve">ENERAL </w:t>
      </w:r>
      <w:r w:rsidR="00872D63" w:rsidRPr="00E410E0">
        <w:rPr>
          <w:rFonts w:ascii="Impact" w:hAnsi="Impact" w:cs="Impact"/>
          <w:color w:val="666666"/>
          <w:w w:val="80"/>
          <w:sz w:val="48"/>
          <w:szCs w:val="48"/>
          <w:fitText w:val="3744" w:id="-165431295"/>
        </w:rPr>
        <w:t>A</w:t>
      </w:r>
      <w:r w:rsidR="00872D63" w:rsidRPr="00E410E0">
        <w:rPr>
          <w:rFonts w:ascii="Impact" w:hAnsi="Impact" w:cs="Impact"/>
          <w:color w:val="666666"/>
          <w:w w:val="80"/>
          <w:sz w:val="36"/>
          <w:szCs w:val="36"/>
          <w:fitText w:val="3744" w:id="-165431295"/>
        </w:rPr>
        <w:t xml:space="preserve">DMISSIONS </w:t>
      </w:r>
      <w:r w:rsidR="00872D63" w:rsidRPr="00E410E0">
        <w:rPr>
          <w:rFonts w:ascii="Impact" w:hAnsi="Impact" w:cs="Impact"/>
          <w:color w:val="666666"/>
          <w:w w:val="80"/>
          <w:sz w:val="48"/>
          <w:szCs w:val="48"/>
          <w:fitText w:val="3744" w:id="-165431295"/>
        </w:rPr>
        <w:t>P</w:t>
      </w:r>
      <w:r w:rsidR="00872D63" w:rsidRPr="00E410E0">
        <w:rPr>
          <w:rFonts w:ascii="Impact" w:hAnsi="Impact" w:cs="Impact"/>
          <w:color w:val="666666"/>
          <w:w w:val="80"/>
          <w:sz w:val="36"/>
          <w:szCs w:val="36"/>
          <w:fitText w:val="3744" w:id="-165431295"/>
        </w:rPr>
        <w:t>OLICOES</w:t>
      </w:r>
      <w:bookmarkEnd w:id="5"/>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AB0D55" w:rsidRDefault="00AB0D55" w:rsidP="00AB0D55">
      <w:pPr>
        <w:widowControl w:val="0"/>
        <w:autoSpaceDE w:val="0"/>
        <w:autoSpaceDN w:val="0"/>
        <w:adjustRightInd w:val="0"/>
        <w:spacing w:before="26" w:after="0" w:line="250" w:lineRule="auto"/>
        <w:ind w:left="1890" w:right="10" w:firstLine="410"/>
        <w:jc w:val="both"/>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4600" w:firstLine="0"/>
        <w:jc w:val="both"/>
        <w:rPr>
          <w:rFonts w:ascii="Times New Roman" w:hAnsi="Times New Roman"/>
          <w:color w:val="000000"/>
          <w:sz w:val="20"/>
          <w:szCs w:val="20"/>
        </w:rPr>
      </w:pPr>
      <w:r>
        <w:rPr>
          <w:rFonts w:ascii="Times New Roman" w:hAnsi="Times New Roman"/>
          <w:b/>
          <w:bCs/>
          <w:color w:val="191919"/>
          <w:sz w:val="20"/>
          <w:szCs w:val="20"/>
        </w:rPr>
        <w:t>Baccalau</w:t>
      </w:r>
      <w:r>
        <w:rPr>
          <w:rFonts w:ascii="Times New Roman" w:hAnsi="Times New Roman"/>
          <w:b/>
          <w:bCs/>
          <w:color w:val="191919"/>
          <w:spacing w:val="-4"/>
          <w:sz w:val="20"/>
          <w:szCs w:val="20"/>
        </w:rPr>
        <w:t>r</w:t>
      </w:r>
      <w:r>
        <w:rPr>
          <w:rFonts w:ascii="Times New Roman" w:hAnsi="Times New Roman"/>
          <w:b/>
          <w:bCs/>
          <w:color w:val="191919"/>
          <w:sz w:val="20"/>
          <w:szCs w:val="20"/>
        </w:rPr>
        <w:t>eate Deg</w:t>
      </w:r>
      <w:r>
        <w:rPr>
          <w:rFonts w:ascii="Times New Roman" w:hAnsi="Times New Roman"/>
          <w:b/>
          <w:bCs/>
          <w:color w:val="191919"/>
          <w:spacing w:val="-4"/>
          <w:sz w:val="20"/>
          <w:szCs w:val="20"/>
        </w:rPr>
        <w:t>r</w:t>
      </w:r>
      <w:r>
        <w:rPr>
          <w:rFonts w:ascii="Times New Roman" w:hAnsi="Times New Roman"/>
          <w:b/>
          <w:bCs/>
          <w:color w:val="191919"/>
          <w:sz w:val="20"/>
          <w:szCs w:val="20"/>
        </w:rPr>
        <w:t>ee</w:t>
      </w:r>
    </w:p>
    <w:p w:rsidR="00AB0D55" w:rsidRDefault="00AB0D55" w:rsidP="00AB0D55">
      <w:pPr>
        <w:widowControl w:val="0"/>
        <w:autoSpaceDE w:val="0"/>
        <w:autoSpaceDN w:val="0"/>
        <w:adjustRightInd w:val="0"/>
        <w:spacing w:before="10" w:after="0" w:line="250" w:lineRule="auto"/>
        <w:ind w:left="1890" w:right="10" w:firstLine="360"/>
        <w:jc w:val="both"/>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AB0D55" w:rsidRDefault="00AB0D55" w:rsidP="00AB0D55">
      <w:pPr>
        <w:widowControl w:val="0"/>
        <w:autoSpaceDE w:val="0"/>
        <w:autoSpaceDN w:val="0"/>
        <w:adjustRightInd w:val="0"/>
        <w:spacing w:after="0"/>
        <w:ind w:left="1890" w:right="5860" w:firstLine="0"/>
        <w:jc w:val="both"/>
        <w:rPr>
          <w:rFonts w:ascii="Times New Roman" w:hAnsi="Times New Roman"/>
          <w:color w:val="000000"/>
          <w:sz w:val="20"/>
          <w:szCs w:val="20"/>
        </w:rPr>
      </w:pPr>
      <w:r>
        <w:rPr>
          <w:rFonts w:ascii="Times New Roman" w:hAnsi="Times New Roman"/>
          <w:b/>
          <w:bCs/>
          <w:color w:val="191919"/>
          <w:sz w:val="20"/>
          <w:szCs w:val="20"/>
        </w:rPr>
        <w:t>Grade-Point</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A</w:t>
      </w:r>
      <w:r>
        <w:rPr>
          <w:rFonts w:ascii="Times New Roman" w:hAnsi="Times New Roman"/>
          <w:b/>
          <w:bCs/>
          <w:color w:val="191919"/>
          <w:sz w:val="20"/>
          <w:szCs w:val="20"/>
        </w:rPr>
        <w:t>verage</w:t>
      </w:r>
    </w:p>
    <w:p w:rsidR="00AB0D55" w:rsidRDefault="00AB0D55" w:rsidP="00AB0D55">
      <w:pPr>
        <w:widowControl w:val="0"/>
        <w:autoSpaceDE w:val="0"/>
        <w:autoSpaceDN w:val="0"/>
        <w:adjustRightInd w:val="0"/>
        <w:spacing w:before="10" w:after="0"/>
        <w:ind w:left="1890" w:firstLine="360"/>
        <w:jc w:val="both"/>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 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age of 3.00.</w:t>
      </w:r>
    </w:p>
    <w:p w:rsidR="00AB0D55" w:rsidRDefault="00AB0D55" w:rsidP="00AB0D5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C57415">
      <w:pPr>
        <w:widowControl w:val="0"/>
        <w:autoSpaceDE w:val="0"/>
        <w:autoSpaceDN w:val="0"/>
        <w:adjustRightInd w:val="0"/>
        <w:spacing w:after="0" w:line="240" w:lineRule="exact"/>
        <w:rPr>
          <w:rFonts w:ascii="Times New Roman" w:hAnsi="Times New Roman"/>
          <w:color w:val="000000"/>
          <w:sz w:val="24"/>
          <w:szCs w:val="24"/>
        </w:rPr>
      </w:pPr>
    </w:p>
    <w:p w:rsidR="00F42301" w:rsidRDefault="00F42301" w:rsidP="00AB0D55">
      <w:pPr>
        <w:widowControl w:val="0"/>
        <w:autoSpaceDE w:val="0"/>
        <w:autoSpaceDN w:val="0"/>
        <w:adjustRightInd w:val="0"/>
        <w:spacing w:after="0"/>
        <w:ind w:left="1890" w:right="6042" w:firstLine="0"/>
        <w:jc w:val="both"/>
        <w:rPr>
          <w:rFonts w:ascii="Times New Roman" w:hAnsi="Times New Roman"/>
          <w:color w:val="000000"/>
          <w:sz w:val="20"/>
          <w:szCs w:val="20"/>
        </w:rPr>
      </w:pPr>
      <w:r>
        <w:rPr>
          <w:rFonts w:ascii="Times New Roman" w:hAnsi="Times New Roman"/>
          <w:b/>
          <w:bCs/>
          <w:color w:val="191919"/>
          <w:sz w:val="20"/>
          <w:szCs w:val="20"/>
        </w:rPr>
        <w:t>Standardized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est Requi</w:t>
      </w:r>
      <w:r>
        <w:rPr>
          <w:rFonts w:ascii="Times New Roman" w:hAnsi="Times New Roman"/>
          <w:b/>
          <w:bCs/>
          <w:color w:val="191919"/>
          <w:spacing w:val="-4"/>
          <w:sz w:val="20"/>
          <w:szCs w:val="20"/>
        </w:rPr>
        <w:t>r</w:t>
      </w:r>
      <w:r>
        <w:rPr>
          <w:rFonts w:ascii="Times New Roman" w:hAnsi="Times New Roman"/>
          <w:b/>
          <w:bCs/>
          <w:color w:val="191919"/>
          <w:sz w:val="20"/>
          <w:szCs w:val="20"/>
        </w:rPr>
        <w:t>ement</w:t>
      </w:r>
    </w:p>
    <w:p w:rsidR="00F42301" w:rsidRDefault="00F42301" w:rsidP="00C57415">
      <w:pPr>
        <w:widowControl w:val="0"/>
        <w:autoSpaceDE w:val="0"/>
        <w:autoSpaceDN w:val="0"/>
        <w:adjustRightInd w:val="0"/>
        <w:spacing w:after="0"/>
        <w:ind w:left="1940" w:right="6042"/>
        <w:jc w:val="both"/>
        <w:rPr>
          <w:rFonts w:ascii="Times New Roman" w:hAnsi="Times New Roman"/>
          <w:color w:val="000000"/>
          <w:sz w:val="20"/>
          <w:szCs w:val="20"/>
        </w:rPr>
        <w:sectPr w:rsidR="00F42301" w:rsidSect="00C34741">
          <w:footerReference w:type="even" r:id="rId20"/>
          <w:footerReference w:type="default" r:id="rId21"/>
          <w:pgSz w:w="12240" w:h="15840"/>
          <w:pgMar w:top="300" w:right="1300" w:bottom="280" w:left="220" w:header="0" w:footer="883" w:gutter="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0" w:type="auto"/>
        <w:tblInd w:w="101" w:type="dxa"/>
        <w:tblLayout w:type="fixed"/>
        <w:tblCellMar>
          <w:left w:w="0" w:type="dxa"/>
          <w:right w:w="0" w:type="dxa"/>
        </w:tblCellMar>
        <w:tblLook w:val="0000"/>
      </w:tblPr>
      <w:tblGrid>
        <w:gridCol w:w="4399"/>
        <w:gridCol w:w="4590"/>
        <w:gridCol w:w="1260"/>
      </w:tblGrid>
      <w:tr w:rsidR="00F42301" w:rsidRPr="00FA7AC7" w:rsidTr="00826618">
        <w:trPr>
          <w:trHeight w:hRule="exact" w:val="235"/>
        </w:trPr>
        <w:tc>
          <w:tcPr>
            <w:tcW w:w="4399"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9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40" w:lineRule="exact"/>
              <w:rPr>
                <w:rFonts w:ascii="Times New Roman" w:hAnsi="Times New Roman"/>
                <w:sz w:val="14"/>
                <w:szCs w:val="14"/>
              </w:rPr>
            </w:pPr>
          </w:p>
          <w:p w:rsidR="00F42301" w:rsidRPr="00FA7AC7" w:rsidRDefault="00F42301" w:rsidP="00826618">
            <w:pPr>
              <w:widowControl w:val="0"/>
              <w:tabs>
                <w:tab w:val="left" w:pos="0"/>
              </w:tabs>
              <w:autoSpaceDE w:val="0"/>
              <w:autoSpaceDN w:val="0"/>
              <w:adjustRightInd w:val="0"/>
              <w:spacing w:after="0"/>
              <w:ind w:left="1491" w:hanging="411"/>
              <w:rPr>
                <w:rFonts w:ascii="Times New Roman" w:hAnsi="Times New Roman"/>
                <w:sz w:val="24"/>
                <w:szCs w:val="24"/>
              </w:rPr>
            </w:pPr>
            <w:r w:rsidRPr="00FA7AC7">
              <w:rPr>
                <w:rFonts w:ascii="Times New Roman" w:hAnsi="Times New Roman"/>
                <w:b/>
                <w:bCs/>
                <w:color w:val="191919"/>
                <w:sz w:val="36"/>
                <w:szCs w:val="36"/>
              </w:rPr>
              <w:t>R</w:t>
            </w:r>
            <w:r w:rsidRPr="00FA7AC7">
              <w:rPr>
                <w:rFonts w:ascii="Times New Roman" w:hAnsi="Times New Roman"/>
                <w:b/>
                <w:bCs/>
                <w:color w:val="191919"/>
                <w:sz w:val="27"/>
                <w:szCs w:val="27"/>
              </w:rPr>
              <w:t>EQUIREMENTS</w:t>
            </w:r>
          </w:p>
        </w:tc>
        <w:tc>
          <w:tcPr>
            <w:tcW w:w="126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399"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9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26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399"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9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26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872D63" w:rsidRDefault="00284C41" w:rsidP="00872D63">
      <w:pPr>
        <w:widowControl w:val="0"/>
        <w:autoSpaceDE w:val="0"/>
        <w:autoSpaceDN w:val="0"/>
        <w:adjustRightInd w:val="0"/>
        <w:spacing w:after="0" w:line="200" w:lineRule="exact"/>
        <w:rPr>
          <w:rFonts w:ascii="Times New Roman" w:hAnsi="Times New Roman"/>
          <w:sz w:val="20"/>
          <w:szCs w:val="20"/>
        </w:rPr>
      </w:pPr>
      <w:r w:rsidRPr="00284C41">
        <w:rPr>
          <w:rFonts w:ascii="Times New Roman" w:hAnsi="Times New Roman"/>
          <w:noProof/>
          <w:color w:val="191919"/>
          <w:sz w:val="20"/>
          <w:szCs w:val="20"/>
        </w:rPr>
        <w:pict>
          <v:shape id="_x0000_s6827" type="#_x0000_t202" style="position:absolute;left:0;text-align:left;margin-left:522pt;margin-top:5.75pt;width:1in;height:663.2pt;z-index:-251478528;mso-position-horizontal-relative:page" o:allowincell="f" filled="f" stroked="f">
            <v:textbox style="layout-flow:vertical;mso-next-textbox:#_x0000_s6827" inset="0,0,0,0">
              <w:txbxContent>
                <w:p w:rsidR="00E410E0" w:rsidRDefault="00E410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F42301" w:rsidRPr="00876EC3" w:rsidRDefault="00876EC3" w:rsidP="00872D63">
      <w:pPr>
        <w:pStyle w:val="Heading2"/>
        <w:spacing w:before="0"/>
        <w:ind w:left="1350" w:right="1960" w:firstLine="0"/>
        <w:rPr>
          <w:rFonts w:ascii="Times New Roman" w:hAnsi="Times New Roman"/>
          <w:color w:val="FFFFFF" w:themeColor="background1"/>
          <w:sz w:val="20"/>
          <w:szCs w:val="20"/>
        </w:rPr>
      </w:pPr>
      <w:r>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bookmarkStart w:id="6" w:name="_Toc294969621"/>
      <w:r w:rsidR="00872D63" w:rsidRPr="00872D63">
        <w:rPr>
          <w:rFonts w:ascii="Impact" w:hAnsi="Impact" w:cs="Impact"/>
          <w:color w:val="666666"/>
          <w:spacing w:val="27"/>
          <w:w w:val="80"/>
          <w:sz w:val="48"/>
          <w:szCs w:val="48"/>
          <w:fitText w:val="3744" w:id="-165431295"/>
        </w:rPr>
        <w:t>A</w:t>
      </w:r>
      <w:r w:rsidR="00872D63" w:rsidRPr="00872D63">
        <w:rPr>
          <w:rFonts w:ascii="Impact" w:hAnsi="Impact" w:cs="Impact"/>
          <w:color w:val="666666"/>
          <w:spacing w:val="27"/>
          <w:w w:val="80"/>
          <w:sz w:val="36"/>
          <w:szCs w:val="36"/>
          <w:fitText w:val="3744" w:id="-165431295"/>
        </w:rPr>
        <w:t xml:space="preserve">DMISSION </w:t>
      </w:r>
      <w:r w:rsidR="00872D63" w:rsidRPr="00872D63">
        <w:rPr>
          <w:rFonts w:ascii="Impact" w:hAnsi="Impact" w:cs="Impact"/>
          <w:color w:val="666666"/>
          <w:spacing w:val="27"/>
          <w:w w:val="80"/>
          <w:sz w:val="48"/>
          <w:szCs w:val="48"/>
          <w:fitText w:val="3744" w:id="-165431295"/>
        </w:rPr>
        <w:t>R</w:t>
      </w:r>
      <w:r w:rsidR="00872D63" w:rsidRPr="00872D63">
        <w:rPr>
          <w:rFonts w:ascii="Impact" w:hAnsi="Impact" w:cs="Impact"/>
          <w:color w:val="666666"/>
          <w:spacing w:val="27"/>
          <w:w w:val="80"/>
          <w:sz w:val="36"/>
          <w:szCs w:val="36"/>
          <w:fitText w:val="3744" w:id="-165431295"/>
        </w:rPr>
        <w:t>EQUIREMENT</w:t>
      </w:r>
      <w:r w:rsidR="00872D63" w:rsidRPr="00872D63">
        <w:rPr>
          <w:rFonts w:ascii="Impact" w:hAnsi="Impact" w:cs="Impact"/>
          <w:color w:val="666666"/>
          <w:spacing w:val="20"/>
          <w:w w:val="80"/>
          <w:sz w:val="36"/>
          <w:szCs w:val="36"/>
          <w:fitText w:val="3744" w:id="-165431295"/>
        </w:rPr>
        <w:t>S</w:t>
      </w:r>
      <w:bookmarkEnd w:id="6"/>
    </w:p>
    <w:p w:rsidR="00F11A81" w:rsidRDefault="00F11A81" w:rsidP="00F11A8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F11A81" w:rsidRPr="00F11A81" w:rsidRDefault="00F11A81" w:rsidP="00FF55DE">
      <w:pPr>
        <w:pStyle w:val="ListParagraph"/>
        <w:widowControl w:val="0"/>
        <w:numPr>
          <w:ilvl w:val="0"/>
          <w:numId w:val="5"/>
        </w:numPr>
        <w:autoSpaceDE w:val="0"/>
        <w:autoSpaceDN w:val="0"/>
        <w:adjustRightInd w:val="0"/>
        <w:spacing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completed 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application form. (The application form can be copied from the Graduate</w:t>
      </w:r>
      <w:r w:rsidR="00284C41" w:rsidRPr="00284C41">
        <w:rPr>
          <w:rFonts w:ascii="Calibri" w:hAnsi="Calibri"/>
          <w:noProof/>
        </w:rPr>
        <w:pict>
          <v:group id="_x0000_s6627" style="position:absolute;left:0;text-align:left;margin-left:315.1pt;margin-top:-122.45pt;width:31.2pt;height:31pt;z-index:-251486720;mso-position-horizontal-relative:page;mso-position-vertical-relative:text" coordorigin="6302,-2449" coordsize="624,620" o:allowincell="f">
            <v:rect id="_x0000_s6628" style="position:absolute;left:6307;top:-2444;width:613;height:610" o:allowincell="f" stroked="f">
              <v:path arrowok="t"/>
            </v:rect>
            <v:rect id="_x0000_s6629" style="position:absolute;left:6308;top:-2445;width:620;height:620;mso-position-horizontal-relative:page" o:allowincell="f" filled="f" stroked="f">
              <v:textbox style="mso-next-textbox:#_x0000_s6629" inset="0,0,0,0">
                <w:txbxContent>
                  <w:p w:rsidR="00E410E0" w:rsidRDefault="00E410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 xml:space="preserve"> </w:t>
      </w:r>
      <w:r w:rsidRPr="00F11A81">
        <w:rPr>
          <w:rFonts w:ascii="Times New Roman" w:hAnsi="Times New Roman"/>
          <w:color w:val="191919"/>
          <w:sz w:val="20"/>
          <w:szCs w:val="20"/>
        </w:rPr>
        <w:t>School</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6"/>
          <w:sz w:val="20"/>
          <w:szCs w:val="20"/>
        </w:rPr>
        <w:t>W</w:t>
      </w:r>
      <w:hyperlink r:id="rId22" w:history="1">
        <w:r w:rsidRPr="00F11A81">
          <w:rPr>
            <w:rFonts w:ascii="Times New Roman" w:hAnsi="Times New Roman"/>
            <w:color w:val="191919"/>
            <w:sz w:val="20"/>
            <w:szCs w:val="20"/>
          </w:rPr>
          <w:t>eb site at ww</w:t>
        </w:r>
        <w:r w:rsidRPr="00F11A81">
          <w:rPr>
            <w:rFonts w:ascii="Times New Roman" w:hAnsi="Times New Roman"/>
            <w:color w:val="191919"/>
            <w:spacing w:val="-13"/>
            <w:sz w:val="20"/>
            <w:szCs w:val="20"/>
          </w:rPr>
          <w:t>w</w:t>
        </w:r>
        <w:r w:rsidRPr="00F11A81">
          <w:rPr>
            <w:rFonts w:ascii="Times New Roman" w:hAnsi="Times New Roman"/>
            <w:color w:val="191919"/>
            <w:sz w:val="20"/>
            <w:szCs w:val="20"/>
          </w:rPr>
          <w:t>.asurams.edu</w:t>
        </w:r>
      </w:hyperlink>
      <w:r w:rsidRPr="00F11A81">
        <w:rPr>
          <w:rFonts w:ascii="Times New Roman" w:hAnsi="Times New Roman"/>
          <w:color w:val="191919"/>
          <w:sz w:val="20"/>
          <w:szCs w:val="20"/>
        </w:rPr>
        <w:t xml:space="preserve"> and click on graduate school.)</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$20 non-refundable application fee.</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O</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ficial transcripts from all colleges attended.</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Graduate Record Examination (GRE), Miller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Analogies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or Graduate Management</w:t>
      </w:r>
      <w:r>
        <w:rPr>
          <w:rFonts w:ascii="Times New Roman" w:hAnsi="Times New Roman"/>
          <w:color w:val="191919"/>
          <w:sz w:val="20"/>
          <w:szCs w:val="20"/>
        </w:rPr>
        <w:t xml:space="preserve"> </w:t>
      </w:r>
      <w:r w:rsidRPr="00F11A81">
        <w:rPr>
          <w:rFonts w:ascii="Times New Roman" w:hAnsi="Times New Roman"/>
          <w:color w:val="191919"/>
          <w:sz w:val="20"/>
          <w:szCs w:val="20"/>
        </w:rPr>
        <w:t>Admission</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 scores.</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score time limit is five (5) years.</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pacing w:val="-14"/>
          <w:sz w:val="20"/>
          <w:szCs w:val="20"/>
        </w:rPr>
        <w:t>T</w:t>
      </w:r>
      <w:r w:rsidRPr="00F11A81">
        <w:rPr>
          <w:rFonts w:ascii="Times New Roman" w:hAnsi="Times New Roman"/>
          <w:color w:val="191919"/>
          <w:sz w:val="20"/>
          <w:szCs w:val="20"/>
        </w:rPr>
        <w:t>wo current letters of reference.</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Pre-Entrance Medical Record and Certificate of Immunization.</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All Nursing applicants must submit copies of their malpractice insurance and their License to</w:t>
      </w:r>
      <w:r>
        <w:rPr>
          <w:rFonts w:ascii="Times New Roman" w:hAnsi="Times New Roman"/>
          <w:color w:val="191919"/>
          <w:sz w:val="20"/>
          <w:szCs w:val="20"/>
        </w:rPr>
        <w:t xml:space="preserve"> </w:t>
      </w:r>
      <w:r w:rsidRPr="00F11A81">
        <w:rPr>
          <w:rFonts w:ascii="Times New Roman" w:hAnsi="Times New Roman"/>
          <w:color w:val="191919"/>
          <w:sz w:val="20"/>
          <w:szCs w:val="20"/>
        </w:rPr>
        <w:t>Practice as a nurse in the state of 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p>
    <w:p w:rsidR="00F11A81" w:rsidRPr="00F11A81" w:rsidRDefault="00F11A81" w:rsidP="00FF55DE">
      <w:pPr>
        <w:pStyle w:val="ListParagraph"/>
        <w:widowControl w:val="0"/>
        <w:numPr>
          <w:ilvl w:val="0"/>
          <w:numId w:val="5"/>
        </w:numPr>
        <w:autoSpaceDE w:val="0"/>
        <w:autoSpaceDN w:val="0"/>
        <w:adjustRightInd w:val="0"/>
        <w:spacing w:before="10" w:after="0"/>
        <w:ind w:left="810" w:right="1740"/>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Geo</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gia</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eaching Certificate required for all Education majors except School Counseling.</w:t>
      </w:r>
    </w:p>
    <w:p w:rsidR="00F11A81" w:rsidRDefault="00F11A81" w:rsidP="00F11A81">
      <w:pPr>
        <w:widowControl w:val="0"/>
        <w:autoSpaceDE w:val="0"/>
        <w:autoSpaceDN w:val="0"/>
        <w:adjustRightInd w:val="0"/>
        <w:spacing w:before="10" w:after="0" w:line="240" w:lineRule="exact"/>
        <w:ind w:right="174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The Graduate School will secure such transcripts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55"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4" w:after="0" w:line="280" w:lineRule="exact"/>
        <w:rPr>
          <w:rFonts w:ascii="Times New Roman" w:hAnsi="Times New Roman"/>
          <w:color w:val="000000"/>
          <w:sz w:val="28"/>
          <w:szCs w:val="28"/>
        </w:rPr>
      </w:pPr>
    </w:p>
    <w:p w:rsidR="00F42301" w:rsidRDefault="00F42301" w:rsidP="00F11A81">
      <w:pPr>
        <w:widowControl w:val="0"/>
        <w:autoSpaceDE w:val="0"/>
        <w:autoSpaceDN w:val="0"/>
        <w:adjustRightInd w:val="0"/>
        <w:spacing w:after="0"/>
        <w:ind w:left="833" w:hanging="23"/>
        <w:rPr>
          <w:rFonts w:ascii="Times New Roman" w:hAnsi="Times New Roman"/>
          <w:color w:val="000000"/>
          <w:sz w:val="20"/>
          <w:szCs w:val="20"/>
        </w:rPr>
      </w:pPr>
      <w:r>
        <w:rPr>
          <w:rFonts w:ascii="Times New Roman" w:hAnsi="Times New Roman"/>
          <w:noProof/>
          <w:color w:val="000000"/>
          <w:sz w:val="28"/>
          <w:szCs w:val="28"/>
        </w:rPr>
        <w:drawing>
          <wp:inline distT="0" distB="0" distL="0" distR="0">
            <wp:extent cx="4991100"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4991100" cy="3009900"/>
                    </a:xfrm>
                    <a:prstGeom prst="rect">
                      <a:avLst/>
                    </a:prstGeom>
                    <a:noFill/>
                    <a:ln w="9525">
                      <a:noFill/>
                      <a:miter lim="800000"/>
                      <a:headEnd/>
                      <a:tailEnd/>
                    </a:ln>
                  </pic:spPr>
                </pic:pic>
              </a:graphicData>
            </a:graphic>
          </wp:inline>
        </w:drawing>
      </w:r>
    </w:p>
    <w:p w:rsidR="00F42301" w:rsidRDefault="00F42301" w:rsidP="00C57415">
      <w:pPr>
        <w:widowControl w:val="0"/>
        <w:autoSpaceDE w:val="0"/>
        <w:autoSpaceDN w:val="0"/>
        <w:adjustRightInd w:val="0"/>
        <w:spacing w:after="0"/>
        <w:ind w:left="833"/>
        <w:rPr>
          <w:rFonts w:ascii="Times New Roman" w:hAnsi="Times New Roman"/>
          <w:color w:val="000000"/>
          <w:sz w:val="20"/>
          <w:szCs w:val="20"/>
        </w:rPr>
        <w:sectPr w:rsidR="00F42301">
          <w:pgSz w:w="12240" w:h="15840"/>
          <w:pgMar w:top="300" w:right="240" w:bottom="280" w:left="1260" w:header="0" w:footer="708" w:gutter="0"/>
          <w:cols w:space="720" w:equalWidth="0">
            <w:col w:w="107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10503" w:type="dxa"/>
        <w:tblInd w:w="450" w:type="dxa"/>
        <w:tblLayout w:type="fixed"/>
        <w:tblCellMar>
          <w:left w:w="0" w:type="dxa"/>
          <w:right w:w="0" w:type="dxa"/>
        </w:tblCellMar>
        <w:tblLook w:val="0000"/>
      </w:tblPr>
      <w:tblGrid>
        <w:gridCol w:w="1085"/>
        <w:gridCol w:w="4560"/>
        <w:gridCol w:w="4858"/>
      </w:tblGrid>
      <w:tr w:rsidR="00F42301" w:rsidRPr="00FA7AC7" w:rsidTr="00826618">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43"/>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11A81" w:rsidRDefault="00284C41" w:rsidP="00872D63">
      <w:pPr>
        <w:widowControl w:val="0"/>
        <w:autoSpaceDE w:val="0"/>
        <w:autoSpaceDN w:val="0"/>
        <w:adjustRightInd w:val="0"/>
        <w:spacing w:before="6" w:after="0" w:line="240" w:lineRule="exact"/>
        <w:rPr>
          <w:rFonts w:ascii="Times New Roman" w:hAnsi="Times New Roman"/>
          <w:sz w:val="20"/>
          <w:szCs w:val="20"/>
        </w:rPr>
      </w:pPr>
      <w:r w:rsidRPr="00284C41">
        <w:rPr>
          <w:rFonts w:ascii="Times New Roman" w:hAnsi="Times New Roman"/>
          <w:noProof/>
          <w:color w:val="000000"/>
          <w:sz w:val="24"/>
          <w:szCs w:val="24"/>
        </w:rPr>
        <w:pict>
          <v:shape id="_x0000_s6830" type="#_x0000_t202" style="position:absolute;left:0;text-align:left;margin-left:19.5pt;margin-top:2.95pt;width:1in;height:655.7pt;z-index:-251475456;mso-position-horizontal-relative:page;mso-position-vertical-relative:text" o:allowincell="f" filled="f" stroked="f">
            <v:textbox style="layout-flow:vertical;mso-layout-flow-alt:bottom-to-top;mso-next-textbox:#_x0000_s6830" inset="0,0,0,0">
              <w:txbxContent>
                <w:p w:rsidR="00E410E0" w:rsidRDefault="00E410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11A81" w:rsidRPr="00876EC3" w:rsidRDefault="00876EC3" w:rsidP="00872D63">
      <w:pPr>
        <w:pStyle w:val="Heading2"/>
        <w:spacing w:before="0"/>
        <w:ind w:left="1350" w:right="1960" w:firstLine="0"/>
        <w:rPr>
          <w:rFonts w:ascii="Times New Roman" w:hAnsi="Times New Roman"/>
          <w:color w:val="FFFFFF" w:themeColor="background1"/>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bookmarkStart w:id="7" w:name="_Toc294969622"/>
      <w:r w:rsidRPr="00E410E0">
        <w:rPr>
          <w:rFonts w:ascii="Impact" w:hAnsi="Impact" w:cs="Impact"/>
          <w:color w:val="666666"/>
          <w:spacing w:val="1"/>
          <w:w w:val="93"/>
          <w:sz w:val="48"/>
          <w:szCs w:val="48"/>
          <w:fitText w:val="3744" w:id="-165431295"/>
        </w:rPr>
        <w:t>C</w:t>
      </w:r>
      <w:r w:rsidR="00872D63" w:rsidRPr="00E410E0">
        <w:rPr>
          <w:rFonts w:ascii="Impact" w:hAnsi="Impact" w:cs="Impact"/>
          <w:color w:val="666666"/>
          <w:spacing w:val="1"/>
          <w:w w:val="93"/>
          <w:sz w:val="36"/>
          <w:szCs w:val="36"/>
          <w:fitText w:val="3744" w:id="-165431295"/>
        </w:rPr>
        <w:t>ATAGORIES</w:t>
      </w:r>
      <w:r w:rsidRPr="00E410E0">
        <w:rPr>
          <w:rFonts w:ascii="Impact" w:hAnsi="Impact" w:cs="Impact"/>
          <w:color w:val="666666"/>
          <w:spacing w:val="1"/>
          <w:w w:val="93"/>
          <w:sz w:val="36"/>
          <w:szCs w:val="36"/>
          <w:fitText w:val="3744" w:id="-165431295"/>
        </w:rPr>
        <w:t xml:space="preserve"> </w:t>
      </w:r>
      <w:r w:rsidR="00872D63" w:rsidRPr="00E410E0">
        <w:rPr>
          <w:rFonts w:ascii="Impact" w:hAnsi="Impact" w:cs="Impact"/>
          <w:color w:val="666666"/>
          <w:spacing w:val="1"/>
          <w:w w:val="93"/>
          <w:sz w:val="36"/>
          <w:szCs w:val="36"/>
          <w:fitText w:val="3744" w:id="-165431295"/>
        </w:rPr>
        <w:t>OF</w:t>
      </w:r>
      <w:r w:rsidRPr="00E410E0">
        <w:rPr>
          <w:rFonts w:ascii="Impact" w:hAnsi="Impact" w:cs="Impact"/>
          <w:color w:val="666666"/>
          <w:spacing w:val="1"/>
          <w:w w:val="93"/>
          <w:sz w:val="48"/>
          <w:szCs w:val="48"/>
          <w:fitText w:val="3744" w:id="-165431295"/>
        </w:rPr>
        <w:t xml:space="preserve"> A</w:t>
      </w:r>
      <w:r w:rsidR="00872D63" w:rsidRPr="00E410E0">
        <w:rPr>
          <w:rFonts w:ascii="Impact" w:hAnsi="Impact" w:cs="Impact"/>
          <w:color w:val="666666"/>
          <w:spacing w:val="1"/>
          <w:w w:val="93"/>
          <w:sz w:val="36"/>
          <w:szCs w:val="36"/>
          <w:fitText w:val="3744" w:id="-165431295"/>
        </w:rPr>
        <w:t>DMISSIO</w:t>
      </w:r>
      <w:r w:rsidR="00872D63" w:rsidRPr="00E410E0">
        <w:rPr>
          <w:rFonts w:ascii="Impact" w:hAnsi="Impact" w:cs="Impact"/>
          <w:color w:val="666666"/>
          <w:spacing w:val="7"/>
          <w:w w:val="93"/>
          <w:sz w:val="36"/>
          <w:szCs w:val="36"/>
          <w:fitText w:val="3744" w:id="-165431295"/>
        </w:rPr>
        <w:t>N</w:t>
      </w:r>
      <w:bookmarkEnd w:id="7"/>
    </w:p>
    <w:p w:rsidR="00F11A81" w:rsidRDefault="00F11A81" w:rsidP="00F11A81">
      <w:pPr>
        <w:widowControl w:val="0"/>
        <w:autoSpaceDE w:val="0"/>
        <w:autoSpaceDN w:val="0"/>
        <w:adjustRightInd w:val="0"/>
        <w:spacing w:before="26"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284C4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sidRPr="00284C41">
        <w:rPr>
          <w:rFonts w:ascii="Calibri" w:hAnsi="Calibri"/>
          <w:noProof/>
          <w:lang w:eastAsia="en-US"/>
        </w:rPr>
        <w:pict>
          <v:group id="_x0000_s6727" style="position:absolute;left:0;text-align:left;margin-left:263.55pt;margin-top:-112.85pt;width:31.2pt;height:31pt;z-index:-251480576;mso-position-horizontal-relative:page" coordorigin="5271,-2257" coordsize="624,620" o:allowincell="f">
            <v:rect id="_x0000_s6728" style="position:absolute;left:5276;top:-2252;width:613;height:610" o:allowincell="f" stroked="f">
              <v:path arrowok="t"/>
            </v:rect>
            <v:rect id="_x0000_s6729" style="position:absolute;left:5276;top:-2253;width:620;height:620;mso-position-horizontal-relative:page" o:allowincell="f" filled="f" stroked="f">
              <v:textbox style="mso-next-textbox:#_x0000_s6729" inset="0,0,0,0">
                <w:txbxContent>
                  <w:p w:rsidR="00E410E0" w:rsidRDefault="00E410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b/>
          <w:bCs/>
          <w:color w:val="191919"/>
          <w:sz w:val="20"/>
          <w:szCs w:val="20"/>
        </w:rPr>
        <w:t>Regular</w:t>
      </w:r>
      <w:r w:rsidR="00F11A81">
        <w:rPr>
          <w:rFonts w:ascii="Times New Roman" w:hAnsi="Times New Roman"/>
          <w:b/>
          <w:bCs/>
          <w:color w:val="191919"/>
          <w:spacing w:val="-15"/>
          <w:sz w:val="20"/>
          <w:szCs w:val="20"/>
        </w:rPr>
        <w:t xml:space="preserve"> </w:t>
      </w:r>
      <w:r w:rsidR="00F11A81">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p>
    <w:p w:rsidR="00F11A81" w:rsidRDefault="00F11A81" w:rsidP="00F11A81">
      <w:pPr>
        <w:widowControl w:val="0"/>
        <w:autoSpaceDE w:val="0"/>
        <w:autoSpaceDN w:val="0"/>
        <w:adjustRightInd w:val="0"/>
        <w:spacing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ASU graduate program and eligibility for regular admission. Individuals must achieve regular admission status before they can graduate. Only those with this status are eligible for graduate assistantships. (See individual program information for specific requirements.)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ovisional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F11A81" w:rsidRPr="00F11A81" w:rsidRDefault="00F11A81" w:rsidP="00FF55DE">
      <w:pPr>
        <w:pStyle w:val="ListParagraph"/>
        <w:widowControl w:val="0"/>
        <w:numPr>
          <w:ilvl w:val="0"/>
          <w:numId w:val="6"/>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degree from a regionally accredited college or university with 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major in, or prerequisites fo</w:t>
      </w:r>
      <w:r w:rsidRPr="00F11A81">
        <w:rPr>
          <w:rFonts w:ascii="Times New Roman" w:hAnsi="Times New Roman"/>
          <w:color w:val="191919"/>
          <w:spacing w:val="-8"/>
          <w:sz w:val="20"/>
          <w:szCs w:val="20"/>
        </w:rPr>
        <w:t>r</w:t>
      </w:r>
      <w:r w:rsidRPr="00F11A81">
        <w:rPr>
          <w:rFonts w:ascii="Times New Roman" w:hAnsi="Times New Roman"/>
          <w:color w:val="191919"/>
          <w:sz w:val="20"/>
          <w:szCs w:val="20"/>
        </w:rPr>
        <w:t>, the planned field of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where applicable.</w:t>
      </w:r>
    </w:p>
    <w:p w:rsidR="00F11A81" w:rsidRPr="00F11A81" w:rsidRDefault="00F11A81" w:rsidP="00FF55DE">
      <w:pPr>
        <w:pStyle w:val="ListParagraph"/>
        <w:widowControl w:val="0"/>
        <w:numPr>
          <w:ilvl w:val="0"/>
          <w:numId w:val="6"/>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An unde</w:t>
      </w:r>
      <w:r w:rsidRPr="00F11A81">
        <w:rPr>
          <w:rFonts w:ascii="Times New Roman" w:hAnsi="Times New Roman"/>
          <w:color w:val="191919"/>
          <w:spacing w:val="-4"/>
          <w:sz w:val="20"/>
          <w:szCs w:val="20"/>
        </w:rPr>
        <w:t>r</w:t>
      </w:r>
      <w:r w:rsidRPr="00F11A81">
        <w:rPr>
          <w:rFonts w:ascii="Times New Roman" w:hAnsi="Times New Roman"/>
          <w:color w:val="191919"/>
          <w:sz w:val="20"/>
          <w:szCs w:val="20"/>
        </w:rPr>
        <w:t>graduate grade-point average of at least 2.2.</w:t>
      </w:r>
    </w:p>
    <w:p w:rsidR="00F11A81" w:rsidRPr="00F11A81" w:rsidRDefault="00F11A81" w:rsidP="00FF55DE">
      <w:pPr>
        <w:pStyle w:val="ListParagraph"/>
        <w:widowControl w:val="0"/>
        <w:numPr>
          <w:ilvl w:val="0"/>
          <w:numId w:val="6"/>
        </w:numPr>
        <w:autoSpaceDE w:val="0"/>
        <w:autoSpaceDN w:val="0"/>
        <w:adjustRightInd w:val="0"/>
        <w:spacing w:before="120" w:after="0" w:line="250" w:lineRule="auto"/>
        <w:ind w:left="2160" w:right="29"/>
        <w:jc w:val="both"/>
        <w:rPr>
          <w:rFonts w:ascii="Times New Roman" w:hAnsi="Times New Roman"/>
          <w:color w:val="000000"/>
          <w:sz w:val="20"/>
          <w:szCs w:val="20"/>
        </w:rPr>
      </w:pPr>
      <w:r w:rsidRPr="00F11A81">
        <w:rPr>
          <w:rFonts w:ascii="Times New Roman" w:hAnsi="Times New Roman"/>
          <w:color w:val="191919"/>
          <w:sz w:val="20"/>
          <w:szCs w:val="20"/>
        </w:rPr>
        <w:t>A</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score on the 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of no less than 374 (27); a score on the</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Aptitude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4"/>
          <w:sz w:val="20"/>
          <w:szCs w:val="20"/>
        </w:rPr>
        <w:t>T</w:t>
      </w:r>
      <w:r w:rsidRPr="00F11A81">
        <w:rPr>
          <w:rFonts w:ascii="Times New Roman" w:hAnsi="Times New Roman"/>
          <w:color w:val="191919"/>
          <w:sz w:val="20"/>
          <w:szCs w:val="20"/>
        </w:rPr>
        <w:t>est of the GRE of no less than 700; or an appropriate score on the GM</w:t>
      </w:r>
      <w:r w:rsidRPr="00F11A81">
        <w:rPr>
          <w:rFonts w:ascii="Times New Roman" w:hAnsi="Times New Roman"/>
          <w:color w:val="191919"/>
          <w:spacing w:val="-22"/>
          <w:sz w:val="20"/>
          <w:szCs w:val="20"/>
        </w:rPr>
        <w:t>A</w:t>
      </w:r>
      <w:r w:rsidRPr="00F11A81">
        <w:rPr>
          <w:rFonts w:ascii="Times New Roman" w:hAnsi="Times New Roman"/>
          <w:color w:val="191919"/>
          <w:sz w:val="20"/>
          <w:szCs w:val="20"/>
        </w:rPr>
        <w:t>T</w:t>
      </w:r>
      <w:r w:rsidRPr="00F11A81">
        <w:rPr>
          <w:rFonts w:ascii="Times New Roman" w:hAnsi="Times New Roman"/>
          <w:color w:val="191919"/>
          <w:spacing w:val="-4"/>
          <w:sz w:val="20"/>
          <w:szCs w:val="20"/>
        </w:rPr>
        <w:t xml:space="preserve"> </w:t>
      </w:r>
      <w:r w:rsidRPr="00F11A81">
        <w:rPr>
          <w:rFonts w:ascii="Times New Roman" w:hAnsi="Times New Roman"/>
          <w:color w:val="191919"/>
          <w:sz w:val="20"/>
          <w:szCs w:val="20"/>
        </w:rPr>
        <w:t>in accordance with program criteria.</w:t>
      </w:r>
    </w:p>
    <w:p w:rsidR="00F11A81" w:rsidRDefault="00F11A81" w:rsidP="00F11A81">
      <w:pPr>
        <w:widowControl w:val="0"/>
        <w:autoSpaceDE w:val="0"/>
        <w:autoSpaceDN w:val="0"/>
        <w:adjustRightInd w:val="0"/>
        <w:spacing w:before="120" w:after="0" w:line="250" w:lineRule="auto"/>
        <w:ind w:left="1800" w:right="29"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Pr>
          <w:rFonts w:ascii="Times New Roman" w:hAnsi="Times New Roman"/>
          <w:color w:val="191919"/>
          <w:spacing w:val="-4"/>
          <w:sz w:val="20"/>
          <w:szCs w:val="20"/>
        </w:rPr>
        <w:t>i</w:t>
      </w:r>
      <w:r>
        <w:rPr>
          <w:rFonts w:ascii="Times New Roman" w:hAnsi="Times New Roman"/>
          <w:color w:val="191919"/>
          <w:sz w:val="20"/>
          <w:szCs w:val="20"/>
        </w:rPr>
        <w:t xml:space="preserve">nated. </w:t>
      </w:r>
      <w:r>
        <w:rPr>
          <w:rFonts w:ascii="Times New Roman" w:hAnsi="Times New Roman"/>
          <w:b/>
          <w:bCs/>
          <w:i/>
          <w:iCs/>
          <w:color w:val="191919"/>
          <w:sz w:val="20"/>
          <w:szCs w:val="20"/>
        </w:rPr>
        <w:t>Individual programs of study may have higher provisional admission standards.</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ransient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required.</w:t>
      </w:r>
    </w:p>
    <w:p w:rsidR="00F11A81" w:rsidRDefault="00F11A81" w:rsidP="00F11A81">
      <w:pPr>
        <w:widowControl w:val="0"/>
        <w:autoSpaceDE w:val="0"/>
        <w:autoSpaceDN w:val="0"/>
        <w:adjustRightInd w:val="0"/>
        <w:spacing w:after="0" w:line="240" w:lineRule="exact"/>
        <w:ind w:left="1800" w:right="30" w:firstLine="360"/>
        <w:jc w:val="both"/>
        <w:rPr>
          <w:rFonts w:ascii="Times New Roman" w:hAnsi="Times New Roman"/>
          <w:color w:val="000000"/>
          <w:sz w:val="24"/>
          <w:szCs w:val="24"/>
        </w:rPr>
      </w:pPr>
    </w:p>
    <w:p w:rsidR="00F11A81" w:rsidRDefault="00F11A81" w:rsidP="00F11A81">
      <w:pPr>
        <w:widowControl w:val="0"/>
        <w:autoSpaceDE w:val="0"/>
        <w:autoSpaceDN w:val="0"/>
        <w:adjustRightInd w:val="0"/>
        <w:spacing w:after="0"/>
        <w:ind w:left="1800" w:right="30" w:firstLine="0"/>
        <w:jc w:val="both"/>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F11A81" w:rsidRDefault="00F11A81" w:rsidP="00F11A81">
      <w:pPr>
        <w:widowControl w:val="0"/>
        <w:autoSpaceDE w:val="0"/>
        <w:autoSpaceDN w:val="0"/>
        <w:adjustRightInd w:val="0"/>
        <w:spacing w:after="0"/>
        <w:ind w:left="180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 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11A81" w:rsidRDefault="00F11A81" w:rsidP="00F11A81">
      <w:pPr>
        <w:widowControl w:val="0"/>
        <w:autoSpaceDE w:val="0"/>
        <w:autoSpaceDN w:val="0"/>
        <w:adjustRightInd w:val="0"/>
        <w:spacing w:before="10" w:after="0" w:line="250" w:lineRule="auto"/>
        <w:ind w:left="1800" w:right="30" w:firstLine="360"/>
        <w:jc w:val="both"/>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admitted to non-degree status in the Graduate School and register for graduate courses if each of the following conditions are met:</w:t>
      </w:r>
    </w:p>
    <w:p w:rsidR="00F11A81" w:rsidRPr="00F11A81" w:rsidRDefault="00F11A81" w:rsidP="00FF55DE">
      <w:pPr>
        <w:pStyle w:val="ListParagraph"/>
        <w:widowControl w:val="0"/>
        <w:numPr>
          <w:ilvl w:val="0"/>
          <w:numId w:val="7"/>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has an overall 3.0 or better grade-point average.</w:t>
      </w:r>
    </w:p>
    <w:p w:rsidR="00F11A81" w:rsidRPr="00F11A81" w:rsidRDefault="00F11A81" w:rsidP="00FF55DE">
      <w:pPr>
        <w:pStyle w:val="ListParagraph"/>
        <w:widowControl w:val="0"/>
        <w:numPr>
          <w:ilvl w:val="0"/>
          <w:numId w:val="7"/>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fairs approves the academic department's recommendation for the student to apply to the Graduate School.</w:t>
      </w:r>
    </w:p>
    <w:p w:rsidR="00F11A81" w:rsidRPr="00F11A81" w:rsidRDefault="00F11A81" w:rsidP="00FF55DE">
      <w:pPr>
        <w:pStyle w:val="ListParagraph"/>
        <w:widowControl w:val="0"/>
        <w:numPr>
          <w:ilvl w:val="0"/>
          <w:numId w:val="7"/>
        </w:numPr>
        <w:autoSpaceDE w:val="0"/>
        <w:autoSpaceDN w:val="0"/>
        <w:adjustRightInd w:val="0"/>
        <w:spacing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applies and is accepted as a non-degree student in the Graduate School.</w:t>
      </w:r>
    </w:p>
    <w:p w:rsidR="00F11A81" w:rsidRPr="00F11A81" w:rsidRDefault="00F11A81" w:rsidP="00FF55DE">
      <w:pPr>
        <w:pStyle w:val="ListParagraph"/>
        <w:widowControl w:val="0"/>
        <w:numPr>
          <w:ilvl w:val="0"/>
          <w:numId w:val="7"/>
        </w:numPr>
        <w:autoSpaceDE w:val="0"/>
        <w:autoSpaceDN w:val="0"/>
        <w:adjustRightInd w:val="0"/>
        <w:spacing w:before="10" w:after="0"/>
        <w:ind w:left="2160" w:right="30"/>
        <w:jc w:val="both"/>
        <w:rPr>
          <w:rFonts w:ascii="Times New Roman" w:hAnsi="Times New Roman"/>
          <w:color w:val="000000"/>
          <w:sz w:val="20"/>
          <w:szCs w:val="20"/>
        </w:rPr>
      </w:pPr>
      <w:r w:rsidRPr="00F11A81">
        <w:rPr>
          <w:rFonts w:ascii="Times New Roman" w:hAnsi="Times New Roman"/>
          <w:color w:val="191919"/>
          <w:sz w:val="20"/>
          <w:szCs w:val="20"/>
        </w:rPr>
        <w:t>The student follows the same regulations for all non-degree students in the Graduate</w:t>
      </w:r>
      <w:r>
        <w:rPr>
          <w:rFonts w:ascii="Times New Roman" w:hAnsi="Times New Roman"/>
          <w:color w:val="191919"/>
          <w:sz w:val="20"/>
          <w:szCs w:val="20"/>
        </w:rPr>
        <w:t xml:space="preserve"> </w:t>
      </w:r>
      <w:r w:rsidRPr="00F11A81">
        <w:rPr>
          <w:rFonts w:ascii="Times New Roman" w:hAnsi="Times New Roman"/>
          <w:color w:val="191919"/>
          <w:sz w:val="20"/>
          <w:szCs w:val="20"/>
        </w:rPr>
        <w:t>School.</w:t>
      </w:r>
    </w:p>
    <w:p w:rsidR="00F11A81" w:rsidRPr="00F11A81" w:rsidRDefault="00F11A81" w:rsidP="00FF55DE">
      <w:pPr>
        <w:pStyle w:val="ListParagraph"/>
        <w:widowControl w:val="0"/>
        <w:numPr>
          <w:ilvl w:val="0"/>
          <w:numId w:val="7"/>
        </w:numPr>
        <w:autoSpaceDE w:val="0"/>
        <w:autoSpaceDN w:val="0"/>
        <w:adjustRightInd w:val="0"/>
        <w:spacing w:before="10"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As with all non-degree students, only nine (9) semester hours taken in non-degree status by</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ASU seniors may be applied toward a Master's degree at the Universit</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w:t>
      </w:r>
    </w:p>
    <w:p w:rsidR="00F42301" w:rsidRPr="00F11A81" w:rsidRDefault="00F11A81" w:rsidP="00FF55DE">
      <w:pPr>
        <w:pStyle w:val="ListParagraph"/>
        <w:widowControl w:val="0"/>
        <w:numPr>
          <w:ilvl w:val="0"/>
          <w:numId w:val="7"/>
        </w:numPr>
        <w:autoSpaceDE w:val="0"/>
        <w:autoSpaceDN w:val="0"/>
        <w:adjustRightInd w:val="0"/>
        <w:spacing w:after="0" w:line="250" w:lineRule="auto"/>
        <w:ind w:left="2160" w:right="30"/>
        <w:jc w:val="both"/>
        <w:rPr>
          <w:rFonts w:ascii="Times New Roman" w:hAnsi="Times New Roman"/>
          <w:color w:val="000000"/>
          <w:sz w:val="20"/>
          <w:szCs w:val="20"/>
        </w:rPr>
      </w:pPr>
      <w:r w:rsidRPr="00F11A81">
        <w:rPr>
          <w:rFonts w:ascii="Times New Roman" w:hAnsi="Times New Roman"/>
          <w:color w:val="191919"/>
          <w:sz w:val="20"/>
          <w:szCs w:val="20"/>
        </w:rPr>
        <w:t>Seniors who have been approved by the</w:t>
      </w:r>
      <w:r w:rsidRPr="00F11A81">
        <w:rPr>
          <w:rFonts w:ascii="Times New Roman" w:hAnsi="Times New Roman"/>
          <w:color w:val="191919"/>
          <w:spacing w:val="-4"/>
          <w:sz w:val="20"/>
          <w:szCs w:val="20"/>
        </w:rPr>
        <w:t xml:space="preserve"> </w:t>
      </w:r>
      <w:r w:rsidRPr="00F11A81">
        <w:rPr>
          <w:rFonts w:ascii="Times New Roman" w:hAnsi="Times New Roman"/>
          <w:color w:val="191919"/>
          <w:spacing w:val="-12"/>
          <w:sz w:val="20"/>
          <w:szCs w:val="20"/>
        </w:rPr>
        <w:t>V</w:t>
      </w:r>
      <w:r w:rsidRPr="00F11A81">
        <w:rPr>
          <w:rFonts w:ascii="Times New Roman" w:hAnsi="Times New Roman"/>
          <w:color w:val="191919"/>
          <w:sz w:val="20"/>
          <w:szCs w:val="20"/>
        </w:rPr>
        <w:t>ice President for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Academic</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w:t>
      </w:r>
      <w:r w:rsidRPr="00F11A81">
        <w:rPr>
          <w:rFonts w:ascii="Times New Roman" w:hAnsi="Times New Roman"/>
          <w:color w:val="191919"/>
          <w:spacing w:val="-4"/>
          <w:sz w:val="20"/>
          <w:szCs w:val="20"/>
        </w:rPr>
        <w:t>f</w:t>
      </w:r>
      <w:r w:rsidRPr="00F11A81">
        <w:rPr>
          <w:rFonts w:ascii="Times New Roman" w:hAnsi="Times New Roman"/>
          <w:color w:val="191919"/>
          <w:sz w:val="20"/>
          <w:szCs w:val="20"/>
        </w:rPr>
        <w:t xml:space="preserve">fairs and accepted as non-degree students in the Graduate School are limited to a maximum of 12 semester </w:t>
      </w:r>
      <w:r>
        <w:rPr>
          <w:rFonts w:ascii="Times New Roman" w:hAnsi="Times New Roman"/>
          <w:color w:val="191919"/>
          <w:sz w:val="20"/>
          <w:szCs w:val="20"/>
        </w:rPr>
        <w:t xml:space="preserve"> </w:t>
      </w:r>
      <w:r w:rsidR="00F42301" w:rsidRPr="00F11A81">
        <w:rPr>
          <w:rFonts w:ascii="Times New Roman" w:hAnsi="Times New Roman"/>
          <w:color w:val="191919"/>
          <w:sz w:val="20"/>
          <w:szCs w:val="20"/>
        </w:rPr>
        <w:t>as non-degree students in the Graduate School are limited to a maximum of 12 semester</w:t>
      </w:r>
    </w:p>
    <w:p w:rsidR="00F42301" w:rsidRDefault="00F42301" w:rsidP="00C57415">
      <w:pPr>
        <w:widowControl w:val="0"/>
        <w:autoSpaceDE w:val="0"/>
        <w:autoSpaceDN w:val="0"/>
        <w:adjustRightInd w:val="0"/>
        <w:spacing w:after="0" w:line="250" w:lineRule="auto"/>
        <w:ind w:left="2504" w:right="984" w:hanging="200"/>
        <w:rPr>
          <w:rFonts w:ascii="Times New Roman" w:hAnsi="Times New Roman"/>
          <w:color w:val="000000"/>
          <w:sz w:val="20"/>
          <w:szCs w:val="20"/>
        </w:rPr>
        <w:sectPr w:rsidR="00F42301" w:rsidSect="00B7717F">
          <w:footerReference w:type="even" r:id="rId24"/>
          <w:footerReference w:type="default" r:id="rId25"/>
          <w:pgSz w:w="12240" w:h="15840"/>
          <w:pgMar w:top="300" w:right="1300" w:bottom="280" w:left="200" w:header="0" w:footer="733" w:gutter="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10485" w:type="dxa"/>
        <w:tblInd w:w="900" w:type="dxa"/>
        <w:tblLayout w:type="fixed"/>
        <w:tblCellMar>
          <w:left w:w="0" w:type="dxa"/>
          <w:right w:w="0" w:type="dxa"/>
        </w:tblCellMar>
        <w:tblLook w:val="0000"/>
      </w:tblPr>
      <w:tblGrid>
        <w:gridCol w:w="4050"/>
        <w:gridCol w:w="4995"/>
        <w:gridCol w:w="1440"/>
      </w:tblGrid>
      <w:tr w:rsidR="00F42301" w:rsidRPr="00FA7AC7" w:rsidTr="00826618">
        <w:trPr>
          <w:trHeight w:hRule="exact" w:val="235"/>
        </w:trPr>
        <w:tc>
          <w:tcPr>
            <w:tcW w:w="40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99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848" w:firstLine="7"/>
              <w:rPr>
                <w:rFonts w:ascii="Times New Roman" w:hAnsi="Times New Roman"/>
                <w:sz w:val="24"/>
                <w:szCs w:val="24"/>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tc>
        <w:tc>
          <w:tcPr>
            <w:tcW w:w="144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0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99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44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0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99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44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90" w:lineRule="exact"/>
        <w:rPr>
          <w:rFonts w:ascii="Times New Roman" w:hAnsi="Times New Roman"/>
          <w:sz w:val="19"/>
          <w:szCs w:val="19"/>
        </w:rPr>
      </w:pPr>
    </w:p>
    <w:p w:rsidR="00F42301" w:rsidRDefault="00F42301" w:rsidP="00F11A81">
      <w:pPr>
        <w:widowControl w:val="0"/>
        <w:autoSpaceDE w:val="0"/>
        <w:autoSpaceDN w:val="0"/>
        <w:adjustRightInd w:val="0"/>
        <w:spacing w:after="0" w:line="200" w:lineRule="exact"/>
        <w:ind w:right="750"/>
        <w:jc w:val="both"/>
        <w:rPr>
          <w:rFonts w:ascii="Times New Roman" w:hAnsi="Times New Roman"/>
          <w:sz w:val="20"/>
          <w:szCs w:val="20"/>
        </w:rPr>
      </w:pPr>
    </w:p>
    <w:p w:rsidR="00F11A81" w:rsidRDefault="00284C41" w:rsidP="00F11A81">
      <w:pPr>
        <w:widowControl w:val="0"/>
        <w:autoSpaceDE w:val="0"/>
        <w:autoSpaceDN w:val="0"/>
        <w:adjustRightInd w:val="0"/>
        <w:spacing w:before="26" w:after="0" w:line="250" w:lineRule="auto"/>
        <w:ind w:left="900" w:right="750" w:firstLine="36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6828" type="#_x0000_t202" style="position:absolute;left:0;text-align:left;margin-left:520.5pt;margin-top:5.95pt;width:1in;height:663.2pt;z-index:-251477504;mso-position-horizontal-relative:page" o:allowincell="f" filled="f" stroked="f">
            <v:textbox style="layout-flow:vertical;mso-next-textbox:#_x0000_s6828" inset="0,0,0,0">
              <w:txbxContent>
                <w:p w:rsidR="00E410E0" w:rsidRDefault="00E410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Pr="00284C41">
        <w:rPr>
          <w:rFonts w:ascii="Calibri" w:hAnsi="Calibri"/>
          <w:noProof/>
          <w:lang w:eastAsia="en-US"/>
        </w:rPr>
        <w:pict>
          <v:group id="_x0000_s6831" style="position:absolute;left:0;text-align:left;margin-left:315pt;margin-top:-53pt;width:31.2pt;height:31pt;z-index:-251473408;mso-position-horizontal-relative:page" coordorigin="6300,-1060" coordsize="624,620" o:allowincell="f">
            <v:rect id="_x0000_s6832" style="position:absolute;left:6305;top:-1055;width:613;height:610" o:allowincell="f" stroked="f">
              <v:path arrowok="t"/>
            </v:rect>
            <v:rect id="_x0000_s6833" style="position:absolute;left:6306;top:-1056;width:620;height:620;mso-position-horizontal-relative:page" o:allowincell="f" filled="f" stroked="f">
              <v:textbox style="mso-next-textbox:#_x0000_s6833" inset="0,0,0,0">
                <w:txbxContent>
                  <w:p w:rsidR="00E410E0" w:rsidRDefault="00E410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color w:val="191919"/>
          <w:sz w:val="20"/>
          <w:szCs w:val="20"/>
        </w:rPr>
        <w:t>hours of graduate courses per semeste</w:t>
      </w:r>
      <w:r w:rsidR="00F11A81">
        <w:rPr>
          <w:rFonts w:ascii="Times New Roman" w:hAnsi="Times New Roman"/>
          <w:color w:val="191919"/>
          <w:spacing w:val="-11"/>
          <w:sz w:val="20"/>
          <w:szCs w:val="20"/>
        </w:rPr>
        <w:t>r</w:t>
      </w:r>
      <w:r w:rsidR="00F11A81">
        <w:rPr>
          <w:rFonts w:ascii="Times New Roman" w:hAnsi="Times New Roman"/>
          <w:color w:val="191919"/>
          <w:sz w:val="20"/>
          <w:szCs w:val="20"/>
        </w:rPr>
        <w:t>. Such students are allowed a maximum of 15 semester hours of courses (combined graduate and unde</w:t>
      </w:r>
      <w:r w:rsidR="00F11A81">
        <w:rPr>
          <w:rFonts w:ascii="Times New Roman" w:hAnsi="Times New Roman"/>
          <w:color w:val="191919"/>
          <w:spacing w:val="-4"/>
          <w:sz w:val="20"/>
          <w:szCs w:val="20"/>
        </w:rPr>
        <w:t>r</w:t>
      </w:r>
      <w:r w:rsidR="00F11A81">
        <w:rPr>
          <w:rFonts w:ascii="Times New Roman" w:hAnsi="Times New Roman"/>
          <w:color w:val="191919"/>
          <w:sz w:val="20"/>
          <w:szCs w:val="20"/>
        </w:rPr>
        <w:t>graduate) per semeste</w:t>
      </w:r>
      <w:r w:rsidR="00F11A81">
        <w:rPr>
          <w:rFonts w:ascii="Times New Roman" w:hAnsi="Times New Roman"/>
          <w:color w:val="191919"/>
          <w:spacing w:val="-11"/>
          <w:sz w:val="20"/>
          <w:szCs w:val="20"/>
        </w:rPr>
        <w:t>r</w:t>
      </w:r>
      <w:r w:rsidR="00F11A81">
        <w:rPr>
          <w:rFonts w:ascii="Times New Roman" w:hAnsi="Times New Roman"/>
          <w:color w:val="191919"/>
          <w:sz w:val="20"/>
          <w:szCs w:val="20"/>
        </w:rPr>
        <w:t>.</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Pr="00456FF7" w:rsidRDefault="00F11A81" w:rsidP="00456FF7">
      <w:pPr>
        <w:pStyle w:val="Heading2"/>
        <w:spacing w:before="0"/>
        <w:ind w:firstLine="900"/>
        <w:rPr>
          <w:rFonts w:ascii="Times New Roman" w:hAnsi="Times New Roman"/>
          <w:color w:val="000000"/>
          <w:sz w:val="20"/>
          <w:szCs w:val="20"/>
        </w:rPr>
      </w:pPr>
      <w:bookmarkStart w:id="8" w:name="_Toc294969623"/>
      <w:r w:rsidRPr="00456FF7">
        <w:rPr>
          <w:rFonts w:ascii="Times New Roman" w:hAnsi="Times New Roman"/>
          <w:bCs w:val="0"/>
          <w:color w:val="191919"/>
          <w:sz w:val="20"/>
          <w:szCs w:val="20"/>
        </w:rPr>
        <w:t>Change in Status</w:t>
      </w:r>
      <w:bookmarkEnd w:id="8"/>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Pr="00456FF7" w:rsidRDefault="00F11A81" w:rsidP="00456FF7">
      <w:pPr>
        <w:pStyle w:val="Heading2"/>
        <w:spacing w:before="0"/>
        <w:ind w:firstLine="900"/>
        <w:rPr>
          <w:rFonts w:ascii="Times New Roman" w:hAnsi="Times New Roman"/>
          <w:color w:val="000000"/>
          <w:sz w:val="20"/>
          <w:szCs w:val="20"/>
        </w:rPr>
      </w:pPr>
      <w:bookmarkStart w:id="9" w:name="_Toc294969624"/>
      <w:r w:rsidRPr="00456FF7">
        <w:rPr>
          <w:rFonts w:ascii="Times New Roman" w:hAnsi="Times New Roman"/>
          <w:bCs w:val="0"/>
          <w:color w:val="191919"/>
          <w:sz w:val="20"/>
          <w:szCs w:val="20"/>
        </w:rPr>
        <w:t>Appeals of</w:t>
      </w:r>
      <w:r w:rsidRPr="00456FF7">
        <w:rPr>
          <w:rFonts w:ascii="Times New Roman" w:hAnsi="Times New Roman"/>
          <w:bCs w:val="0"/>
          <w:color w:val="191919"/>
          <w:spacing w:val="-11"/>
          <w:sz w:val="20"/>
          <w:szCs w:val="20"/>
        </w:rPr>
        <w:t xml:space="preserve"> </w:t>
      </w:r>
      <w:r w:rsidRPr="00456FF7">
        <w:rPr>
          <w:rFonts w:ascii="Times New Roman" w:hAnsi="Times New Roman"/>
          <w:bCs w:val="0"/>
          <w:color w:val="191919"/>
          <w:sz w:val="20"/>
          <w:szCs w:val="20"/>
        </w:rPr>
        <w:t>Admission Status</w:t>
      </w:r>
      <w:bookmarkEnd w:id="9"/>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 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Pr="00456FF7" w:rsidRDefault="00F11A81" w:rsidP="00456FF7">
      <w:pPr>
        <w:pStyle w:val="Heading2"/>
        <w:spacing w:before="0"/>
        <w:ind w:firstLine="900"/>
        <w:rPr>
          <w:rFonts w:ascii="Times New Roman" w:hAnsi="Times New Roman"/>
          <w:color w:val="000000"/>
          <w:sz w:val="20"/>
          <w:szCs w:val="20"/>
        </w:rPr>
      </w:pPr>
      <w:bookmarkStart w:id="10" w:name="_Toc294969625"/>
      <w:r w:rsidRPr="00456FF7">
        <w:rPr>
          <w:rFonts w:ascii="Times New Roman" w:hAnsi="Times New Roman"/>
          <w:bCs w:val="0"/>
          <w:color w:val="191919"/>
          <w:sz w:val="20"/>
          <w:szCs w:val="20"/>
        </w:rPr>
        <w:t>Change of Deg</w:t>
      </w:r>
      <w:r w:rsidRPr="00456FF7">
        <w:rPr>
          <w:rFonts w:ascii="Times New Roman" w:hAnsi="Times New Roman"/>
          <w:bCs w:val="0"/>
          <w:color w:val="191919"/>
          <w:spacing w:val="-4"/>
          <w:sz w:val="20"/>
          <w:szCs w:val="20"/>
        </w:rPr>
        <w:t>r</w:t>
      </w:r>
      <w:r w:rsidRPr="00456FF7">
        <w:rPr>
          <w:rFonts w:ascii="Times New Roman" w:hAnsi="Times New Roman"/>
          <w:bCs w:val="0"/>
          <w:color w:val="191919"/>
          <w:sz w:val="20"/>
          <w:szCs w:val="20"/>
        </w:rPr>
        <w:t>ee P</w:t>
      </w:r>
      <w:r w:rsidRPr="00456FF7">
        <w:rPr>
          <w:rFonts w:ascii="Times New Roman" w:hAnsi="Times New Roman"/>
          <w:bCs w:val="0"/>
          <w:color w:val="191919"/>
          <w:spacing w:val="-4"/>
          <w:sz w:val="20"/>
          <w:szCs w:val="20"/>
        </w:rPr>
        <w:t>r</w:t>
      </w:r>
      <w:r w:rsidRPr="00456FF7">
        <w:rPr>
          <w:rFonts w:ascii="Times New Roman" w:hAnsi="Times New Roman"/>
          <w:bCs w:val="0"/>
          <w:color w:val="191919"/>
          <w:sz w:val="20"/>
          <w:szCs w:val="20"/>
        </w:rPr>
        <w:t>ogram</w:t>
      </w:r>
      <w:bookmarkEnd w:id="10"/>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F11A81" w:rsidRDefault="00F11A81" w:rsidP="00F11A81">
      <w:pPr>
        <w:widowControl w:val="0"/>
        <w:autoSpaceDE w:val="0"/>
        <w:autoSpaceDN w:val="0"/>
        <w:adjustRightInd w:val="0"/>
        <w:spacing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Pr="00456FF7" w:rsidRDefault="00F11A81" w:rsidP="00456FF7">
      <w:pPr>
        <w:pStyle w:val="Heading2"/>
        <w:spacing w:before="0"/>
        <w:ind w:firstLine="900"/>
        <w:rPr>
          <w:rFonts w:ascii="Times New Roman" w:hAnsi="Times New Roman"/>
          <w:color w:val="000000"/>
          <w:sz w:val="20"/>
          <w:szCs w:val="20"/>
        </w:rPr>
      </w:pPr>
      <w:bookmarkStart w:id="11" w:name="_Toc294969626"/>
      <w:r w:rsidRPr="00456FF7">
        <w:rPr>
          <w:rFonts w:ascii="Times New Roman" w:hAnsi="Times New Roman"/>
          <w:bCs w:val="0"/>
          <w:color w:val="191919"/>
          <w:sz w:val="20"/>
          <w:szCs w:val="20"/>
        </w:rPr>
        <w:t>Full-</w:t>
      </w:r>
      <w:r w:rsidRPr="00456FF7">
        <w:rPr>
          <w:rFonts w:ascii="Times New Roman" w:hAnsi="Times New Roman"/>
          <w:bCs w:val="0"/>
          <w:color w:val="191919"/>
          <w:spacing w:val="-4"/>
          <w:sz w:val="20"/>
          <w:szCs w:val="20"/>
        </w:rPr>
        <w:t>T</w:t>
      </w:r>
      <w:r w:rsidRPr="00456FF7">
        <w:rPr>
          <w:rFonts w:ascii="Times New Roman" w:hAnsi="Times New Roman"/>
          <w:bCs w:val="0"/>
          <w:color w:val="191919"/>
          <w:sz w:val="20"/>
          <w:szCs w:val="20"/>
        </w:rPr>
        <w:t>ime Status</w:t>
      </w:r>
      <w:bookmarkEnd w:id="11"/>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registered for three thesis hours.</w:t>
      </w:r>
    </w:p>
    <w:p w:rsidR="00F11A81" w:rsidRDefault="00F11A81" w:rsidP="00F11A81">
      <w:pPr>
        <w:widowControl w:val="0"/>
        <w:autoSpaceDE w:val="0"/>
        <w:autoSpaceDN w:val="0"/>
        <w:adjustRightInd w:val="0"/>
        <w:spacing w:before="17" w:after="0" w:line="220" w:lineRule="exact"/>
        <w:ind w:left="900" w:right="750" w:firstLine="360"/>
        <w:jc w:val="both"/>
        <w:rPr>
          <w:rFonts w:ascii="Times New Roman" w:hAnsi="Times New Roman"/>
          <w:color w:val="000000"/>
        </w:rPr>
      </w:pPr>
    </w:p>
    <w:p w:rsidR="00F11A81" w:rsidRPr="00456FF7" w:rsidRDefault="00F11A81" w:rsidP="00456FF7">
      <w:pPr>
        <w:pStyle w:val="Heading2"/>
        <w:spacing w:before="0"/>
        <w:ind w:firstLine="900"/>
        <w:rPr>
          <w:rFonts w:ascii="Times New Roman" w:hAnsi="Times New Roman"/>
          <w:color w:val="000000"/>
          <w:sz w:val="20"/>
          <w:szCs w:val="20"/>
        </w:rPr>
      </w:pPr>
      <w:bookmarkStart w:id="12" w:name="_Toc294969627"/>
      <w:r w:rsidRPr="00456FF7">
        <w:rPr>
          <w:rFonts w:ascii="Times New Roman" w:hAnsi="Times New Roman"/>
          <w:bCs w:val="0"/>
          <w:color w:val="191919"/>
          <w:sz w:val="20"/>
          <w:szCs w:val="20"/>
        </w:rPr>
        <w:t>Admission</w:t>
      </w:r>
      <w:r w:rsidRPr="00456FF7">
        <w:rPr>
          <w:rFonts w:ascii="Times New Roman" w:hAnsi="Times New Roman"/>
          <w:bCs w:val="0"/>
          <w:color w:val="191919"/>
          <w:spacing w:val="-11"/>
          <w:sz w:val="20"/>
          <w:szCs w:val="20"/>
        </w:rPr>
        <w:t xml:space="preserve"> </w:t>
      </w:r>
      <w:r w:rsidRPr="00456FF7">
        <w:rPr>
          <w:rFonts w:ascii="Times New Roman" w:hAnsi="Times New Roman"/>
          <w:bCs w:val="0"/>
          <w:color w:val="191919"/>
          <w:sz w:val="20"/>
          <w:szCs w:val="20"/>
        </w:rPr>
        <w:t>Application Deadlines for</w:t>
      </w:r>
      <w:r w:rsidRPr="00456FF7">
        <w:rPr>
          <w:rFonts w:ascii="Times New Roman" w:hAnsi="Times New Roman"/>
          <w:bCs w:val="0"/>
          <w:color w:val="191919"/>
          <w:spacing w:val="-4"/>
          <w:sz w:val="20"/>
          <w:szCs w:val="20"/>
        </w:rPr>
        <w:t xml:space="preserve"> </w:t>
      </w:r>
      <w:r w:rsidRPr="00456FF7">
        <w:rPr>
          <w:rFonts w:ascii="Times New Roman" w:hAnsi="Times New Roman"/>
          <w:bCs w:val="0"/>
          <w:color w:val="191919"/>
          <w:sz w:val="20"/>
          <w:szCs w:val="20"/>
        </w:rPr>
        <w:t>Regula</w:t>
      </w:r>
      <w:r w:rsidRPr="00456FF7">
        <w:rPr>
          <w:rFonts w:ascii="Times New Roman" w:hAnsi="Times New Roman"/>
          <w:bCs w:val="0"/>
          <w:color w:val="191919"/>
          <w:spacing w:val="-18"/>
          <w:sz w:val="20"/>
          <w:szCs w:val="20"/>
        </w:rPr>
        <w:t>r</w:t>
      </w:r>
      <w:r w:rsidRPr="00456FF7">
        <w:rPr>
          <w:rFonts w:ascii="Times New Roman" w:hAnsi="Times New Roman"/>
          <w:bCs w:val="0"/>
          <w:color w:val="191919"/>
          <w:sz w:val="20"/>
          <w:szCs w:val="20"/>
        </w:rPr>
        <w:t>, P</w:t>
      </w:r>
      <w:r w:rsidRPr="00456FF7">
        <w:rPr>
          <w:rFonts w:ascii="Times New Roman" w:hAnsi="Times New Roman"/>
          <w:bCs w:val="0"/>
          <w:color w:val="191919"/>
          <w:spacing w:val="-4"/>
          <w:sz w:val="20"/>
          <w:szCs w:val="20"/>
        </w:rPr>
        <w:t>r</w:t>
      </w:r>
      <w:r w:rsidRPr="00456FF7">
        <w:rPr>
          <w:rFonts w:ascii="Times New Roman" w:hAnsi="Times New Roman"/>
          <w:bCs w:val="0"/>
          <w:color w:val="191919"/>
          <w:sz w:val="20"/>
          <w:szCs w:val="20"/>
        </w:rPr>
        <w:t>ovisional,</w:t>
      </w:r>
      <w:r w:rsidRPr="00456FF7">
        <w:rPr>
          <w:rFonts w:ascii="Times New Roman" w:hAnsi="Times New Roman"/>
          <w:bCs w:val="0"/>
          <w:color w:val="191919"/>
          <w:spacing w:val="-4"/>
          <w:sz w:val="20"/>
          <w:szCs w:val="20"/>
        </w:rPr>
        <w:t xml:space="preserve"> </w:t>
      </w:r>
      <w:r w:rsidRPr="00456FF7">
        <w:rPr>
          <w:rFonts w:ascii="Times New Roman" w:hAnsi="Times New Roman"/>
          <w:bCs w:val="0"/>
          <w:color w:val="191919"/>
          <w:spacing w:val="-15"/>
          <w:sz w:val="20"/>
          <w:szCs w:val="20"/>
        </w:rPr>
        <w:t>T</w:t>
      </w:r>
      <w:r w:rsidRPr="00456FF7">
        <w:rPr>
          <w:rFonts w:ascii="Times New Roman" w:hAnsi="Times New Roman"/>
          <w:bCs w:val="0"/>
          <w:color w:val="191919"/>
          <w:sz w:val="20"/>
          <w:szCs w:val="20"/>
        </w:rPr>
        <w:t>ransient and Non-Deg</w:t>
      </w:r>
      <w:r w:rsidRPr="00456FF7">
        <w:rPr>
          <w:rFonts w:ascii="Times New Roman" w:hAnsi="Times New Roman"/>
          <w:bCs w:val="0"/>
          <w:color w:val="191919"/>
          <w:spacing w:val="-4"/>
          <w:sz w:val="20"/>
          <w:szCs w:val="20"/>
        </w:rPr>
        <w:t>r</w:t>
      </w:r>
      <w:r w:rsidRPr="00456FF7">
        <w:rPr>
          <w:rFonts w:ascii="Times New Roman" w:hAnsi="Times New Roman"/>
          <w:bCs w:val="0"/>
          <w:color w:val="191919"/>
          <w:sz w:val="20"/>
          <w:szCs w:val="20"/>
        </w:rPr>
        <w:t>ee</w:t>
      </w:r>
      <w:r w:rsidRPr="00456FF7">
        <w:rPr>
          <w:rFonts w:ascii="Times New Roman" w:hAnsi="Times New Roman"/>
          <w:bCs w:val="0"/>
          <w:color w:val="191919"/>
          <w:spacing w:val="-11"/>
          <w:sz w:val="20"/>
          <w:szCs w:val="20"/>
        </w:rPr>
        <w:t xml:space="preserve"> </w:t>
      </w:r>
      <w:r w:rsidRPr="00456FF7">
        <w:rPr>
          <w:rFonts w:ascii="Times New Roman" w:hAnsi="Times New Roman"/>
          <w:bCs w:val="0"/>
          <w:color w:val="191919"/>
          <w:sz w:val="20"/>
          <w:szCs w:val="20"/>
        </w:rPr>
        <w:t>Admissions</w:t>
      </w:r>
      <w:bookmarkEnd w:id="12"/>
    </w:p>
    <w:p w:rsidR="00F11A81" w:rsidRDefault="00F11A81" w:rsidP="00F11A81">
      <w:pPr>
        <w:widowControl w:val="0"/>
        <w:autoSpaceDE w:val="0"/>
        <w:autoSpaceDN w:val="0"/>
        <w:adjustRightInd w:val="0"/>
        <w:spacing w:after="0" w:line="227" w:lineRule="exact"/>
        <w:ind w:left="900" w:right="750" w:firstLine="360"/>
        <w:jc w:val="both"/>
        <w:rPr>
          <w:rFonts w:ascii="Times New Roman" w:hAnsi="Times New Roman"/>
          <w:color w:val="191919"/>
          <w:sz w:val="20"/>
          <w:szCs w:val="20"/>
        </w:rPr>
      </w:pPr>
      <w:r>
        <w:rPr>
          <w:rFonts w:ascii="Times New Roman" w:hAnsi="Times New Roman"/>
          <w:color w:val="191919"/>
          <w:sz w:val="20"/>
          <w:szCs w:val="20"/>
        </w:rPr>
        <w:t>In order to ensure su</w:t>
      </w:r>
      <w:r>
        <w:rPr>
          <w:rFonts w:ascii="Times New Roman" w:hAnsi="Times New Roman"/>
          <w:color w:val="191919"/>
          <w:spacing w:val="-4"/>
          <w:sz w:val="20"/>
          <w:szCs w:val="20"/>
        </w:rPr>
        <w:t>f</w:t>
      </w:r>
      <w:r>
        <w:rPr>
          <w:rFonts w:ascii="Times New Roman" w:hAnsi="Times New Roman"/>
          <w:color w:val="191919"/>
          <w:sz w:val="20"/>
          <w:szCs w:val="20"/>
        </w:rPr>
        <w:t>ficient processing time, applicants have a greater likelihood of being accepted for the term in which they wish to enroll when the following deadlines are met:</w:t>
      </w:r>
    </w:p>
    <w:p w:rsidR="00F11A81" w:rsidRPr="00F11A81" w:rsidRDefault="00F11A81" w:rsidP="00FF55DE">
      <w:pPr>
        <w:pStyle w:val="ListParagraph"/>
        <w:widowControl w:val="0"/>
        <w:numPr>
          <w:ilvl w:val="0"/>
          <w:numId w:val="8"/>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 xml:space="preserve">Fall Semester: July 15 is the last day to complete an application file. </w:t>
      </w:r>
    </w:p>
    <w:p w:rsid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191919"/>
          <w:sz w:val="20"/>
          <w:szCs w:val="20"/>
        </w:rPr>
      </w:pPr>
      <w:r w:rsidRPr="00F11A81">
        <w:rPr>
          <w:rFonts w:ascii="Times New Roman" w:hAnsi="Times New Roman"/>
          <w:color w:val="191919"/>
          <w:sz w:val="20"/>
          <w:szCs w:val="20"/>
        </w:rPr>
        <w:t xml:space="preserve">Spring Semester: November 15 is the last day to complete an application file. </w:t>
      </w:r>
    </w:p>
    <w:p w:rsidR="00F11A81" w:rsidRPr="00F11A81" w:rsidRDefault="00F11A81" w:rsidP="00F11A81">
      <w:pPr>
        <w:pStyle w:val="ListParagraph"/>
        <w:widowControl w:val="0"/>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Summer Semester:</w:t>
      </w:r>
      <w:r w:rsidRPr="00F11A81">
        <w:rPr>
          <w:rFonts w:ascii="Times New Roman" w:hAnsi="Times New Roman"/>
          <w:color w:val="191919"/>
          <w:spacing w:val="-11"/>
          <w:sz w:val="20"/>
          <w:szCs w:val="20"/>
        </w:rPr>
        <w:t xml:space="preserve"> </w:t>
      </w:r>
      <w:r w:rsidRPr="00F11A81">
        <w:rPr>
          <w:rFonts w:ascii="Times New Roman" w:hAnsi="Times New Roman"/>
          <w:color w:val="191919"/>
          <w:sz w:val="20"/>
          <w:szCs w:val="20"/>
        </w:rPr>
        <w:t>April 1 is the last day to complete an application file.</w:t>
      </w:r>
    </w:p>
    <w:p w:rsidR="00F11A81" w:rsidRPr="00F11A81" w:rsidRDefault="00F11A81" w:rsidP="00FF55DE">
      <w:pPr>
        <w:pStyle w:val="ListParagraph"/>
        <w:widowControl w:val="0"/>
        <w:numPr>
          <w:ilvl w:val="0"/>
          <w:numId w:val="8"/>
        </w:numPr>
        <w:autoSpaceDE w:val="0"/>
        <w:autoSpaceDN w:val="0"/>
        <w:adjustRightInd w:val="0"/>
        <w:spacing w:after="0" w:line="250" w:lineRule="auto"/>
        <w:ind w:left="1260" w:right="750"/>
        <w:jc w:val="both"/>
        <w:rPr>
          <w:rFonts w:ascii="Times New Roman" w:hAnsi="Times New Roman"/>
          <w:color w:val="000000"/>
          <w:sz w:val="20"/>
          <w:szCs w:val="20"/>
        </w:rPr>
      </w:pPr>
      <w:r w:rsidRPr="00F11A81">
        <w:rPr>
          <w:rFonts w:ascii="Times New Roman" w:hAnsi="Times New Roman"/>
          <w:color w:val="191919"/>
          <w:sz w:val="20"/>
          <w:szCs w:val="20"/>
        </w:rPr>
        <w:t>International students must complete an application file at least two months prior to the term they wish to begin stud</w:t>
      </w:r>
      <w:r w:rsidRPr="00F11A81">
        <w:rPr>
          <w:rFonts w:ascii="Times New Roman" w:hAnsi="Times New Roman"/>
          <w:color w:val="191919"/>
          <w:spacing w:val="-13"/>
          <w:sz w:val="20"/>
          <w:szCs w:val="20"/>
        </w:rPr>
        <w:t>y</w:t>
      </w:r>
      <w:r w:rsidRPr="00F11A81">
        <w:rPr>
          <w:rFonts w:ascii="Times New Roman" w:hAnsi="Times New Roman"/>
          <w:color w:val="191919"/>
          <w:sz w:val="20"/>
          <w:szCs w:val="20"/>
        </w:rPr>
        <w:t>. See section below on "Admission of International Students."</w:t>
      </w:r>
    </w:p>
    <w:p w:rsidR="00F11A81" w:rsidRDefault="00F11A81" w:rsidP="00F11A81">
      <w:pPr>
        <w:widowControl w:val="0"/>
        <w:autoSpaceDE w:val="0"/>
        <w:autoSpaceDN w:val="0"/>
        <w:adjustRightInd w:val="0"/>
        <w:spacing w:after="0" w:line="240" w:lineRule="exact"/>
        <w:ind w:left="900" w:right="750" w:firstLine="360"/>
        <w:jc w:val="both"/>
        <w:rPr>
          <w:rFonts w:ascii="Times New Roman" w:hAnsi="Times New Roman"/>
          <w:color w:val="000000"/>
          <w:sz w:val="24"/>
          <w:szCs w:val="24"/>
        </w:rPr>
      </w:pPr>
    </w:p>
    <w:p w:rsidR="00F11A81" w:rsidRPr="00456FF7" w:rsidRDefault="00F11A81" w:rsidP="00456FF7">
      <w:pPr>
        <w:pStyle w:val="Heading2"/>
        <w:spacing w:before="0"/>
        <w:ind w:firstLine="900"/>
        <w:rPr>
          <w:rFonts w:ascii="Times New Roman" w:hAnsi="Times New Roman"/>
          <w:color w:val="000000"/>
          <w:sz w:val="20"/>
          <w:szCs w:val="20"/>
        </w:rPr>
      </w:pPr>
      <w:bookmarkStart w:id="13" w:name="_Toc294969628"/>
      <w:r w:rsidRPr="00456FF7">
        <w:rPr>
          <w:rFonts w:ascii="Times New Roman" w:hAnsi="Times New Roman"/>
          <w:bCs w:val="0"/>
          <w:color w:val="191919"/>
          <w:sz w:val="20"/>
          <w:szCs w:val="20"/>
        </w:rPr>
        <w:t>Admission of International Students</w:t>
      </w:r>
      <w:bookmarkEnd w:id="13"/>
    </w:p>
    <w:p w:rsidR="00F11A81" w:rsidRDefault="00F11A81" w:rsidP="00F11A81">
      <w:pPr>
        <w:widowControl w:val="0"/>
        <w:autoSpaceDE w:val="0"/>
        <w:autoSpaceDN w:val="0"/>
        <w:adjustRightInd w:val="0"/>
        <w:spacing w:before="10" w:after="0" w:line="250" w:lineRule="auto"/>
        <w:ind w:left="900" w:right="750" w:firstLine="360"/>
        <w:jc w:val="both"/>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F11A81" w:rsidRDefault="00F11A81" w:rsidP="00F11A81">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F11A81" w:rsidRDefault="00284C41" w:rsidP="00F11A81">
      <w:pPr>
        <w:widowControl w:val="0"/>
        <w:autoSpaceDE w:val="0"/>
        <w:autoSpaceDN w:val="0"/>
        <w:adjustRightInd w:val="0"/>
        <w:spacing w:before="10" w:after="0"/>
        <w:ind w:left="3037"/>
        <w:rPr>
          <w:rFonts w:ascii="Times New Roman" w:hAnsi="Times New Roman"/>
          <w:color w:val="191919"/>
          <w:sz w:val="20"/>
          <w:szCs w:val="20"/>
        </w:rPr>
      </w:pPr>
      <w:hyperlink r:id="rId26" w:history="1">
        <w:r w:rsidR="00F11A81">
          <w:rPr>
            <w:rFonts w:ascii="Times New Roman" w:hAnsi="Times New Roman"/>
            <w:color w:val="191919"/>
            <w:sz w:val="20"/>
            <w:szCs w:val="20"/>
          </w:rPr>
          <w:t>E-mail:</w:t>
        </w:r>
      </w:hyperlink>
      <w:r w:rsidR="00F11A81">
        <w:rPr>
          <w:rFonts w:ascii="Times New Roman" w:hAnsi="Times New Roman"/>
          <w:color w:val="191919"/>
          <w:sz w:val="20"/>
          <w:szCs w:val="20"/>
        </w:rPr>
        <w:t xml:space="preserve"> diane.frink@asurams.edu</w:t>
      </w: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191919"/>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p w:rsidR="00F11A81" w:rsidRDefault="00F11A81" w:rsidP="00F11A81">
      <w:pPr>
        <w:widowControl w:val="0"/>
        <w:autoSpaceDE w:val="0"/>
        <w:autoSpaceDN w:val="0"/>
        <w:adjustRightInd w:val="0"/>
        <w:spacing w:before="10" w:after="0"/>
        <w:ind w:left="3037"/>
        <w:rPr>
          <w:rFonts w:ascii="Times New Roman" w:hAnsi="Times New Roman"/>
          <w:color w:val="000000"/>
          <w:sz w:val="20"/>
          <w:szCs w:val="20"/>
        </w:rPr>
      </w:pPr>
    </w:p>
    <w:tbl>
      <w:tblPr>
        <w:tblW w:w="10260" w:type="dxa"/>
        <w:tblInd w:w="540" w:type="dxa"/>
        <w:tblLayout w:type="fixed"/>
        <w:tblCellMar>
          <w:left w:w="0" w:type="dxa"/>
          <w:right w:w="0" w:type="dxa"/>
        </w:tblCellMar>
        <w:tblLook w:val="0000"/>
      </w:tblPr>
      <w:tblGrid>
        <w:gridCol w:w="1350"/>
        <w:gridCol w:w="4560"/>
        <w:gridCol w:w="4350"/>
      </w:tblGrid>
      <w:tr w:rsidR="00F42301" w:rsidRPr="00FA7AC7" w:rsidTr="00826618">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11A81">
            <w:pPr>
              <w:widowControl w:val="0"/>
              <w:autoSpaceDE w:val="0"/>
              <w:autoSpaceDN w:val="0"/>
              <w:adjustRightInd w:val="0"/>
              <w:spacing w:after="0" w:line="364" w:lineRule="exact"/>
              <w:ind w:left="96" w:right="799" w:firstLine="50"/>
              <w:jc w:val="center"/>
              <w:rPr>
                <w:rFonts w:ascii="Times New Roman" w:hAnsi="Times New Roman"/>
                <w:color w:val="000000"/>
                <w:sz w:val="27"/>
                <w:szCs w:val="27"/>
              </w:rPr>
            </w:pPr>
            <w:r w:rsidRPr="00FA7AC7">
              <w:rPr>
                <w:rFonts w:ascii="Times New Roman" w:hAnsi="Times New Roman"/>
                <w:b/>
                <w:bCs/>
                <w:color w:val="191919"/>
                <w:sz w:val="36"/>
                <w:szCs w:val="36"/>
              </w:rPr>
              <w:t>A</w:t>
            </w:r>
            <w:r w:rsidRPr="00FA7AC7">
              <w:rPr>
                <w:rFonts w:ascii="Times New Roman" w:hAnsi="Times New Roman"/>
                <w:b/>
                <w:bCs/>
                <w:color w:val="191919"/>
                <w:sz w:val="27"/>
                <w:szCs w:val="27"/>
              </w:rPr>
              <w:t>DMISSION</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TEGORIES</w:t>
            </w:r>
          </w:p>
          <w:p w:rsidR="00F42301" w:rsidRPr="00FA7AC7" w:rsidRDefault="00F42301" w:rsidP="00872D63">
            <w:pPr>
              <w:widowControl w:val="0"/>
              <w:autoSpaceDE w:val="0"/>
              <w:autoSpaceDN w:val="0"/>
              <w:adjustRightInd w:val="0"/>
              <w:spacing w:after="0" w:line="336" w:lineRule="exact"/>
              <w:ind w:left="441" w:right="1144" w:firstLine="9"/>
              <w:jc w:val="center"/>
              <w:rPr>
                <w:rFonts w:ascii="Times New Roman" w:hAnsi="Times New Roman"/>
                <w:sz w:val="24"/>
                <w:szCs w:val="24"/>
              </w:rPr>
            </w:pPr>
            <w:r w:rsidRPr="00FA7AC7">
              <w:rPr>
                <w:rFonts w:ascii="Times New Roman" w:hAnsi="Times New Roman"/>
                <w:b/>
                <w:bCs/>
                <w:color w:val="191919"/>
                <w:sz w:val="36"/>
                <w:szCs w:val="36"/>
              </w:rPr>
              <w:t>&amp; 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350" w:type="dxa"/>
            <w:tcBorders>
              <w:top w:val="nil"/>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826618">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r w:rsidR="00F42301" w:rsidRPr="00FA7AC7" w:rsidTr="00826618">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F42301" w:rsidRPr="00F11A81" w:rsidRDefault="00F42301" w:rsidP="00C57415">
            <w:pPr>
              <w:widowControl w:val="0"/>
              <w:autoSpaceDE w:val="0"/>
              <w:autoSpaceDN w:val="0"/>
              <w:adjustRightInd w:val="0"/>
              <w:spacing w:after="0"/>
              <w:rPr>
                <w:rFonts w:ascii="Times New Roman" w:hAnsi="Times New Roman"/>
                <w:b/>
                <w:sz w:val="24"/>
                <w:szCs w:val="24"/>
              </w:rPr>
            </w:pP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C57415">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rPr>
        <w:pict>
          <v:shape id="_x0000_s6933" type="#_x0000_t202" style="position:absolute;left:0;text-align:left;margin-left:21.75pt;margin-top:.6pt;width:1in;height:655.7pt;z-index:-251466240;mso-position-horizontal-relative:page" o:allowincell="f" filled="f" stroked="f">
            <v:textbox style="layout-flow:vertical;mso-layout-flow-alt:bottom-to-top;mso-next-textbox:#_x0000_s6933" inset="0,0,0,0">
              <w:txbxContent>
                <w:p w:rsidR="00E410E0" w:rsidRDefault="00E410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F11A81">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F11A81">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F11A81" w:rsidRDefault="00284C41" w:rsidP="00F11A81">
      <w:pPr>
        <w:widowControl w:val="0"/>
        <w:autoSpaceDE w:val="0"/>
        <w:autoSpaceDN w:val="0"/>
        <w:adjustRightInd w:val="0"/>
        <w:spacing w:before="26" w:after="0" w:line="250" w:lineRule="auto"/>
        <w:ind w:left="1940" w:right="30" w:firstLine="360"/>
        <w:jc w:val="both"/>
        <w:rPr>
          <w:rFonts w:ascii="Times New Roman" w:hAnsi="Times New Roman"/>
          <w:color w:val="000000"/>
          <w:sz w:val="20"/>
          <w:szCs w:val="20"/>
        </w:rPr>
      </w:pPr>
      <w:r w:rsidRPr="00284C41">
        <w:rPr>
          <w:rFonts w:ascii="Calibri" w:hAnsi="Calibri"/>
          <w:noProof/>
          <w:lang w:eastAsia="en-US"/>
        </w:rPr>
        <w:pict>
          <v:group id="_x0000_s6837" style="position:absolute;left:0;text-align:left;margin-left:263.55pt;margin-top:-53.9pt;width:31.2pt;height:31.05pt;z-index:-251468288;mso-position-horizontal-relative:page" coordorigin="5271,-1078" coordsize="624,621" o:allowincell="f">
            <v:rect id="_x0000_s6838" style="position:absolute;left:5276;top:-1073;width:613;height:610" o:allowincell="f" stroked="f">
              <v:path arrowok="t"/>
            </v:rect>
            <v:rect id="_x0000_s6839" style="position:absolute;left:5276;top:-1074;width:620;height:620;mso-position-horizontal-relative:page" o:allowincell="f" filled="f" stroked="f">
              <v:textbox style="mso-next-textbox:#_x0000_s6839" inset="0,0,0,0">
                <w:txbxContent>
                  <w:p w:rsidR="00E410E0" w:rsidRDefault="00E410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9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11A81">
                    <w:pPr>
                      <w:widowControl w:val="0"/>
                      <w:autoSpaceDE w:val="0"/>
                      <w:autoSpaceDN w:val="0"/>
                      <w:adjustRightInd w:val="0"/>
                      <w:spacing w:after="0"/>
                      <w:rPr>
                        <w:rFonts w:ascii="Times New Roman" w:hAnsi="Times New Roman"/>
                        <w:sz w:val="24"/>
                        <w:szCs w:val="24"/>
                      </w:rPr>
                    </w:pPr>
                  </w:p>
                </w:txbxContent>
              </v:textbox>
            </v:rect>
            <w10:wrap anchorx="page"/>
          </v:group>
        </w:pict>
      </w:r>
      <w:r w:rsidR="00F11A81">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sidR="00F11A81">
        <w:rPr>
          <w:rFonts w:ascii="Times New Roman" w:hAnsi="Times New Roman"/>
          <w:color w:val="191919"/>
          <w:spacing w:val="-4"/>
          <w:sz w:val="20"/>
          <w:szCs w:val="20"/>
        </w:rPr>
        <w:t>r</w:t>
      </w:r>
      <w:r w:rsidR="00F11A81">
        <w:rPr>
          <w:rFonts w:ascii="Times New Roman" w:hAnsi="Times New Roman"/>
          <w:color w:val="191919"/>
          <w:sz w:val="20"/>
          <w:szCs w:val="20"/>
        </w:rPr>
        <w:t>national student applicant must satisfy the following requirements: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 550 or satisfactory completion of a Bachelor's degree from an accredited U.S. college or university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ficial language is English.</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6.  Carry a full program of studies (at least nine semester hours) upon admission and matriculation.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left="2250" w:right="30" w:hanging="31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Default="00F11A81" w:rsidP="00F11A81">
      <w:pPr>
        <w:widowControl w:val="0"/>
        <w:autoSpaceDE w:val="0"/>
        <w:autoSpaceDN w:val="0"/>
        <w:adjustRightInd w:val="0"/>
        <w:spacing w:after="0" w:line="250" w:lineRule="auto"/>
        <w:ind w:left="1940" w:right="30" w:firstLine="360"/>
        <w:jc w:val="both"/>
        <w:rPr>
          <w:rFonts w:ascii="Times New Roman" w:hAnsi="Times New Roman"/>
          <w:color w:val="000000"/>
          <w:sz w:val="20"/>
          <w:szCs w:val="20"/>
        </w:rPr>
      </w:pPr>
      <w:r>
        <w:rPr>
          <w:rFonts w:ascii="Times New Roman" w:hAnsi="Times New Roman"/>
          <w:color w:val="191919"/>
          <w:sz w:val="20"/>
          <w:szCs w:val="20"/>
        </w:rPr>
        <w:t>Once these requirements are met, the Graduate School will evaluate the international applicant's credentials and make an admissions decision.</w:t>
      </w:r>
      <w:r>
        <w:rPr>
          <w:rFonts w:ascii="Times New Roman" w:hAnsi="Times New Roman"/>
          <w:color w:val="191919"/>
          <w:spacing w:val="-4"/>
          <w:sz w:val="20"/>
          <w:szCs w:val="20"/>
        </w:rPr>
        <w:t xml:space="preserve"> </w:t>
      </w:r>
      <w:r>
        <w:rPr>
          <w:rFonts w:ascii="Times New Roman" w:hAnsi="Times New Roman"/>
          <w:color w:val="191919"/>
          <w:sz w:val="20"/>
          <w:szCs w:val="20"/>
        </w:rPr>
        <w:t>The applicant will be notified of the Unive</w:t>
      </w:r>
      <w:r>
        <w:rPr>
          <w:rFonts w:ascii="Times New Roman" w:hAnsi="Times New Roman"/>
          <w:color w:val="191919"/>
          <w:spacing w:val="-4"/>
          <w:sz w:val="20"/>
          <w:szCs w:val="20"/>
        </w:rPr>
        <w:t>r</w:t>
      </w:r>
      <w:r>
        <w:rPr>
          <w:rFonts w:ascii="Times New Roman" w:hAnsi="Times New Roman"/>
          <w:color w:val="191919"/>
          <w:sz w:val="20"/>
          <w:szCs w:val="20"/>
        </w:rPr>
        <w:t>sity's decision and, if admitted, will be issued an I-20 immigration form.</w:t>
      </w:r>
      <w:r>
        <w:rPr>
          <w:rFonts w:ascii="Times New Roman" w:hAnsi="Times New Roman"/>
          <w:color w:val="191919"/>
          <w:spacing w:val="-4"/>
          <w:sz w:val="20"/>
          <w:szCs w:val="20"/>
        </w:rPr>
        <w:t xml:space="preserve"> </w:t>
      </w:r>
      <w:r>
        <w:rPr>
          <w:rFonts w:ascii="Times New Roman" w:hAnsi="Times New Roman"/>
          <w:color w:val="191919"/>
          <w:sz w:val="20"/>
          <w:szCs w:val="20"/>
        </w:rPr>
        <w:t>This form must then be taken to the nearest U.S. Embassy or consular o</w:t>
      </w:r>
      <w:r>
        <w:rPr>
          <w:rFonts w:ascii="Times New Roman" w:hAnsi="Times New Roman"/>
          <w:color w:val="191919"/>
          <w:spacing w:val="-4"/>
          <w:sz w:val="20"/>
          <w:szCs w:val="20"/>
        </w:rPr>
        <w:t>f</w:t>
      </w:r>
      <w:r>
        <w:rPr>
          <w:rFonts w:ascii="Times New Roman" w:hAnsi="Times New Roman"/>
          <w:color w:val="191919"/>
          <w:sz w:val="20"/>
          <w:szCs w:val="20"/>
        </w:rPr>
        <w:t>fice, which will issue a visa for entry into the countr</w:t>
      </w:r>
      <w:r>
        <w:rPr>
          <w:rFonts w:ascii="Times New Roman" w:hAnsi="Times New Roman"/>
          <w:color w:val="191919"/>
          <w:spacing w:val="-13"/>
          <w:sz w:val="20"/>
          <w:szCs w:val="20"/>
        </w:rPr>
        <w:t>y</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after="0" w:line="200" w:lineRule="exact"/>
        <w:ind w:right="30"/>
        <w:rPr>
          <w:rFonts w:ascii="Times New Roman" w:hAnsi="Times New Roman"/>
          <w:color w:val="000000"/>
          <w:sz w:val="20"/>
          <w:szCs w:val="20"/>
        </w:rPr>
      </w:pPr>
    </w:p>
    <w:p w:rsidR="00F11A81" w:rsidRDefault="00F11A81" w:rsidP="00F11A81">
      <w:pPr>
        <w:widowControl w:val="0"/>
        <w:autoSpaceDE w:val="0"/>
        <w:autoSpaceDN w:val="0"/>
        <w:adjustRightInd w:val="0"/>
        <w:spacing w:before="5" w:after="0" w:line="220" w:lineRule="exact"/>
        <w:ind w:right="30"/>
        <w:rPr>
          <w:rFonts w:ascii="Times New Roman" w:hAnsi="Times New Roman"/>
          <w:color w:val="000000"/>
        </w:rPr>
      </w:pPr>
    </w:p>
    <w:p w:rsidR="00F11A81" w:rsidRPr="00872D63" w:rsidRDefault="00B7717F" w:rsidP="00872D63">
      <w:pPr>
        <w:pStyle w:val="Heading2"/>
        <w:spacing w:before="0"/>
        <w:ind w:left="2340" w:right="1960" w:firstLine="0"/>
        <w:rPr>
          <w:rFonts w:ascii="Times New Roman" w:hAnsi="Times New Roman"/>
          <w:b w:val="0"/>
          <w:bCs w:val="0"/>
          <w:color w:val="FFFFFF" w:themeColor="background1"/>
          <w:sz w:val="40"/>
          <w:szCs w:val="40"/>
        </w:rPr>
      </w:pPr>
      <w:r>
        <w:rPr>
          <w:rFonts w:ascii="Times New Roman" w:hAnsi="Times New Roman"/>
          <w:b w:val="0"/>
          <w:bCs w:val="0"/>
          <w:color w:val="191919"/>
          <w:sz w:val="20"/>
          <w:szCs w:val="20"/>
        </w:rPr>
        <w:tab/>
      </w:r>
      <w:r>
        <w:rPr>
          <w:rFonts w:ascii="Times New Roman" w:hAnsi="Times New Roman"/>
          <w:b w:val="0"/>
          <w:bCs w:val="0"/>
          <w:color w:val="191919"/>
          <w:sz w:val="20"/>
          <w:szCs w:val="20"/>
        </w:rPr>
        <w:tab/>
      </w:r>
      <w:r>
        <w:rPr>
          <w:rFonts w:ascii="Times New Roman" w:hAnsi="Times New Roman"/>
          <w:b w:val="0"/>
          <w:bCs w:val="0"/>
          <w:color w:val="191919"/>
          <w:sz w:val="20"/>
          <w:szCs w:val="20"/>
        </w:rPr>
        <w:tab/>
      </w:r>
      <w:bookmarkStart w:id="14" w:name="_Toc294969629"/>
      <w:r w:rsidRPr="00872D63">
        <w:rPr>
          <w:rFonts w:ascii="Impact" w:hAnsi="Impact" w:cs="Impact"/>
          <w:color w:val="666666"/>
          <w:w w:val="86"/>
          <w:sz w:val="48"/>
          <w:szCs w:val="48"/>
          <w:fitText w:val="3744" w:id="-165431295"/>
        </w:rPr>
        <w:t>O</w:t>
      </w:r>
      <w:r w:rsidR="00872D63" w:rsidRPr="00872D63">
        <w:rPr>
          <w:rFonts w:ascii="Impact" w:hAnsi="Impact" w:cs="Impact"/>
          <w:color w:val="666666"/>
          <w:w w:val="86"/>
          <w:sz w:val="40"/>
          <w:szCs w:val="40"/>
          <w:fitText w:val="3744" w:id="-165431295"/>
        </w:rPr>
        <w:t>THER</w:t>
      </w:r>
      <w:r w:rsidRPr="00872D63">
        <w:rPr>
          <w:rFonts w:ascii="Impact" w:hAnsi="Impact" w:cs="Impact"/>
          <w:color w:val="666666"/>
          <w:w w:val="86"/>
          <w:sz w:val="40"/>
          <w:szCs w:val="40"/>
          <w:fitText w:val="3744" w:id="-165431295"/>
        </w:rPr>
        <w:t xml:space="preserve"> </w:t>
      </w:r>
      <w:r w:rsidRPr="00872D63">
        <w:rPr>
          <w:rFonts w:ascii="Impact" w:hAnsi="Impact" w:cs="Impact"/>
          <w:color w:val="666666"/>
          <w:w w:val="86"/>
          <w:sz w:val="48"/>
          <w:szCs w:val="48"/>
          <w:fitText w:val="3744" w:id="-165431295"/>
        </w:rPr>
        <w:t>A</w:t>
      </w:r>
      <w:r w:rsidR="00872D63" w:rsidRPr="00872D63">
        <w:rPr>
          <w:rFonts w:ascii="Impact" w:hAnsi="Impact" w:cs="Impact"/>
          <w:color w:val="666666"/>
          <w:w w:val="86"/>
          <w:sz w:val="40"/>
          <w:szCs w:val="40"/>
          <w:fitText w:val="3744" w:id="-165431295"/>
        </w:rPr>
        <w:t>CADEMIC</w:t>
      </w:r>
      <w:r w:rsidR="00872D63" w:rsidRPr="00872D63">
        <w:rPr>
          <w:rFonts w:ascii="Impact" w:hAnsi="Impact" w:cs="Impact"/>
          <w:color w:val="666666"/>
          <w:w w:val="86"/>
          <w:sz w:val="48"/>
          <w:szCs w:val="48"/>
          <w:fitText w:val="3744" w:id="-165431295"/>
        </w:rPr>
        <w:t xml:space="preserve"> </w:t>
      </w:r>
      <w:r w:rsidRPr="00872D63">
        <w:rPr>
          <w:rFonts w:ascii="Impact" w:hAnsi="Impact" w:cs="Impact"/>
          <w:color w:val="666666"/>
          <w:w w:val="86"/>
          <w:sz w:val="48"/>
          <w:szCs w:val="48"/>
          <w:fitText w:val="3744" w:id="-165431295"/>
        </w:rPr>
        <w:t>P</w:t>
      </w:r>
      <w:r w:rsidR="00872D63" w:rsidRPr="00872D63">
        <w:rPr>
          <w:rFonts w:ascii="Impact" w:hAnsi="Impact" w:cs="Impact"/>
          <w:color w:val="666666"/>
          <w:w w:val="86"/>
          <w:sz w:val="40"/>
          <w:szCs w:val="40"/>
          <w:fitText w:val="3744" w:id="-165431295"/>
        </w:rPr>
        <w:t>OLICIE</w:t>
      </w:r>
      <w:r w:rsidR="00872D63" w:rsidRPr="00872D63">
        <w:rPr>
          <w:rFonts w:ascii="Impact" w:hAnsi="Impact" w:cs="Impact"/>
          <w:color w:val="666666"/>
          <w:spacing w:val="21"/>
          <w:w w:val="86"/>
          <w:sz w:val="40"/>
          <w:szCs w:val="40"/>
          <w:fitText w:val="3744" w:id="-165431295"/>
        </w:rPr>
        <w:t>S</w:t>
      </w:r>
      <w:bookmarkEnd w:id="14"/>
    </w:p>
    <w:p w:rsidR="00F11A81" w:rsidRPr="00B7717F" w:rsidRDefault="00F11A81" w:rsidP="00B7717F">
      <w:pPr>
        <w:pStyle w:val="Heading2"/>
        <w:spacing w:before="0"/>
        <w:ind w:firstLine="1890"/>
        <w:rPr>
          <w:rFonts w:ascii="Times New Roman" w:hAnsi="Times New Roman"/>
          <w:color w:val="000000"/>
          <w:sz w:val="20"/>
          <w:szCs w:val="20"/>
        </w:rPr>
      </w:pPr>
      <w:bookmarkStart w:id="15" w:name="_Toc294969630"/>
      <w:r w:rsidRPr="00B7717F">
        <w:rPr>
          <w:rFonts w:ascii="Times New Roman" w:hAnsi="Times New Roman"/>
          <w:bCs w:val="0"/>
          <w:color w:val="191919"/>
          <w:sz w:val="20"/>
          <w:szCs w:val="20"/>
        </w:rPr>
        <w:t>Readmission Following Scholastic</w:t>
      </w:r>
      <w:r w:rsidRPr="00B7717F">
        <w:rPr>
          <w:rFonts w:ascii="Times New Roman" w:hAnsi="Times New Roman"/>
          <w:bCs w:val="0"/>
          <w:color w:val="191919"/>
          <w:spacing w:val="-4"/>
          <w:sz w:val="20"/>
          <w:szCs w:val="20"/>
        </w:rPr>
        <w:t xml:space="preserve"> </w:t>
      </w:r>
      <w:r w:rsidRPr="00B7717F">
        <w:rPr>
          <w:rFonts w:ascii="Times New Roman" w:hAnsi="Times New Roman"/>
          <w:bCs w:val="0"/>
          <w:color w:val="191919"/>
          <w:spacing w:val="-18"/>
          <w:sz w:val="20"/>
          <w:szCs w:val="20"/>
        </w:rPr>
        <w:t>T</w:t>
      </w:r>
      <w:r w:rsidRPr="00B7717F">
        <w:rPr>
          <w:rFonts w:ascii="Times New Roman" w:hAnsi="Times New Roman"/>
          <w:bCs w:val="0"/>
          <w:color w:val="191919"/>
          <w:sz w:val="20"/>
          <w:szCs w:val="20"/>
        </w:rPr>
        <w:t>ermination</w:t>
      </w:r>
      <w:bookmarkEnd w:id="15"/>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F11A81" w:rsidRDefault="00F11A81" w:rsidP="00F11A81">
      <w:pPr>
        <w:widowControl w:val="0"/>
        <w:autoSpaceDE w:val="0"/>
        <w:autoSpaceDN w:val="0"/>
        <w:adjustRightInd w:val="0"/>
        <w:spacing w:after="0" w:line="240" w:lineRule="exact"/>
        <w:ind w:right="30"/>
        <w:rPr>
          <w:rFonts w:ascii="Times New Roman" w:hAnsi="Times New Roman"/>
          <w:color w:val="000000"/>
          <w:sz w:val="24"/>
          <w:szCs w:val="24"/>
        </w:rPr>
      </w:pPr>
    </w:p>
    <w:p w:rsidR="00F11A81" w:rsidRPr="00B7717F" w:rsidRDefault="00F11A81" w:rsidP="00B7717F">
      <w:pPr>
        <w:pStyle w:val="Heading2"/>
        <w:spacing w:before="0"/>
        <w:ind w:firstLine="1886"/>
        <w:rPr>
          <w:rFonts w:ascii="Times New Roman" w:hAnsi="Times New Roman"/>
          <w:color w:val="000000"/>
          <w:sz w:val="20"/>
          <w:szCs w:val="20"/>
        </w:rPr>
      </w:pPr>
      <w:bookmarkStart w:id="16" w:name="_Toc294969631"/>
      <w:r w:rsidRPr="00B7717F">
        <w:rPr>
          <w:rFonts w:ascii="Times New Roman" w:hAnsi="Times New Roman"/>
          <w:bCs w:val="0"/>
          <w:color w:val="191919"/>
          <w:sz w:val="20"/>
          <w:szCs w:val="20"/>
        </w:rPr>
        <w:t>Deg</w:t>
      </w:r>
      <w:r w:rsidRPr="00B7717F">
        <w:rPr>
          <w:rFonts w:ascii="Times New Roman" w:hAnsi="Times New Roman"/>
          <w:bCs w:val="0"/>
          <w:color w:val="191919"/>
          <w:spacing w:val="-4"/>
          <w:sz w:val="20"/>
          <w:szCs w:val="20"/>
        </w:rPr>
        <w:t>r</w:t>
      </w:r>
      <w:r w:rsidRPr="00B7717F">
        <w:rPr>
          <w:rFonts w:ascii="Times New Roman" w:hAnsi="Times New Roman"/>
          <w:bCs w:val="0"/>
          <w:color w:val="191919"/>
          <w:sz w:val="20"/>
          <w:szCs w:val="20"/>
        </w:rPr>
        <w:t>ee Requi</w:t>
      </w:r>
      <w:r w:rsidRPr="00B7717F">
        <w:rPr>
          <w:rFonts w:ascii="Times New Roman" w:hAnsi="Times New Roman"/>
          <w:bCs w:val="0"/>
          <w:color w:val="191919"/>
          <w:spacing w:val="-4"/>
          <w:sz w:val="20"/>
          <w:szCs w:val="20"/>
        </w:rPr>
        <w:t>r</w:t>
      </w:r>
      <w:r w:rsidRPr="00B7717F">
        <w:rPr>
          <w:rFonts w:ascii="Times New Roman" w:hAnsi="Times New Roman"/>
          <w:bCs w:val="0"/>
          <w:color w:val="191919"/>
          <w:sz w:val="20"/>
          <w:szCs w:val="20"/>
        </w:rPr>
        <w:t>ements</w:t>
      </w:r>
      <w:bookmarkEnd w:id="16"/>
    </w:p>
    <w:p w:rsidR="00F11A81" w:rsidRDefault="00F11A81" w:rsidP="00F11A81">
      <w:pPr>
        <w:widowControl w:val="0"/>
        <w:autoSpaceDE w:val="0"/>
        <w:autoSpaceDN w:val="0"/>
        <w:adjustRightInd w:val="0"/>
        <w:spacing w:before="10" w:after="0" w:line="250" w:lineRule="auto"/>
        <w:ind w:left="1870" w:right="30" w:firstLine="360"/>
        <w:jc w:val="both"/>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general requirements are common to all degree programs.</w:t>
      </w:r>
    </w:p>
    <w:p w:rsidR="00F11A81" w:rsidRDefault="00F11A81" w:rsidP="00F11A81">
      <w:pPr>
        <w:widowControl w:val="0"/>
        <w:autoSpaceDE w:val="0"/>
        <w:autoSpaceDN w:val="0"/>
        <w:adjustRightInd w:val="0"/>
        <w:spacing w:after="0"/>
        <w:ind w:left="2230" w:right="30" w:firstLine="20"/>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F11A81" w:rsidRPr="00DA7ACB" w:rsidRDefault="00F11A81" w:rsidP="00FF55DE">
      <w:pPr>
        <w:pStyle w:val="ListParagraph"/>
        <w:widowControl w:val="0"/>
        <w:numPr>
          <w:ilvl w:val="0"/>
          <w:numId w:val="9"/>
        </w:numPr>
        <w:autoSpaceDE w:val="0"/>
        <w:autoSpaceDN w:val="0"/>
        <w:adjustRightInd w:val="0"/>
        <w:spacing w:before="10"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Admission to regular degree standing in a specific Maste</w:t>
      </w:r>
      <w:r w:rsidRPr="00DA7ACB">
        <w:rPr>
          <w:rFonts w:ascii="Times New Roman" w:hAnsi="Times New Roman"/>
          <w:color w:val="191919"/>
          <w:spacing w:val="7"/>
          <w:sz w:val="20"/>
          <w:szCs w:val="20"/>
        </w:rPr>
        <w:t>r</w:t>
      </w:r>
      <w:r w:rsidRPr="00DA7ACB">
        <w:rPr>
          <w:rFonts w:ascii="Times New Roman" w:hAnsi="Times New Roman"/>
          <w:color w:val="191919"/>
          <w:spacing w:val="-11"/>
          <w:sz w:val="20"/>
          <w:szCs w:val="20"/>
        </w:rPr>
        <w:t>’</w:t>
      </w:r>
      <w:r w:rsidRPr="00DA7ACB">
        <w:rPr>
          <w:rFonts w:ascii="Times New Roman" w:hAnsi="Times New Roman"/>
          <w:color w:val="191919"/>
          <w:sz w:val="20"/>
          <w:szCs w:val="20"/>
        </w:rPr>
        <w:t>s degree program must be granted by the Graduate School of</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Albany State Universit</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F11A81" w:rsidRPr="00DA7ACB" w:rsidRDefault="00F11A81" w:rsidP="00FF55DE">
      <w:pPr>
        <w:pStyle w:val="ListParagraph"/>
        <w:widowControl w:val="0"/>
        <w:numPr>
          <w:ilvl w:val="0"/>
          <w:numId w:val="9"/>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minimum of 36 semester hours in a prescribed curriculum must be completed with an overall grade-point average of at least 3.0.</w:t>
      </w:r>
    </w:p>
    <w:p w:rsidR="00F11A81" w:rsidRPr="00DA7ACB" w:rsidRDefault="00F11A81" w:rsidP="00FF55DE">
      <w:pPr>
        <w:pStyle w:val="ListParagraph"/>
        <w:widowControl w:val="0"/>
        <w:numPr>
          <w:ilvl w:val="0"/>
          <w:numId w:val="9"/>
        </w:numPr>
        <w:autoSpaceDE w:val="0"/>
        <w:autoSpaceDN w:val="0"/>
        <w:adjustRightInd w:val="0"/>
        <w:spacing w:after="0" w:line="250" w:lineRule="auto"/>
        <w:ind w:left="2340" w:right="30"/>
        <w:jc w:val="both"/>
        <w:rPr>
          <w:rFonts w:ascii="Times New Roman" w:hAnsi="Times New Roman"/>
          <w:color w:val="000000"/>
          <w:sz w:val="20"/>
          <w:szCs w:val="20"/>
        </w:rPr>
      </w:pPr>
      <w:r w:rsidRPr="00DA7ACB">
        <w:rPr>
          <w:rFonts w:ascii="Times New Roman" w:hAnsi="Times New Roman"/>
          <w:color w:val="191919"/>
          <w:sz w:val="20"/>
          <w:szCs w:val="20"/>
        </w:rPr>
        <w:t>All course work applicable toward the degree must be completed within six years of the date of graduation.</w:t>
      </w:r>
    </w:p>
    <w:p w:rsidR="00F42301" w:rsidRDefault="00F42301" w:rsidP="00C57415">
      <w:pPr>
        <w:widowControl w:val="0"/>
        <w:autoSpaceDE w:val="0"/>
        <w:autoSpaceDN w:val="0"/>
        <w:adjustRightInd w:val="0"/>
        <w:spacing w:after="0" w:line="250" w:lineRule="auto"/>
        <w:ind w:left="2230" w:right="915" w:hanging="360"/>
        <w:rPr>
          <w:rFonts w:ascii="Times New Roman" w:hAnsi="Times New Roman"/>
          <w:color w:val="000000"/>
          <w:sz w:val="20"/>
          <w:szCs w:val="20"/>
        </w:rPr>
        <w:sectPr w:rsidR="00F42301">
          <w:pgSz w:w="12240" w:h="15840"/>
          <w:pgMar w:top="260" w:right="1300" w:bottom="280" w:left="200" w:header="0" w:footer="733" w:gutter="0"/>
          <w:cols w:space="720" w:equalWidth="0">
            <w:col w:w="10740"/>
          </w:cols>
          <w:noEndnote/>
        </w:sectPr>
      </w:pPr>
    </w:p>
    <w:tbl>
      <w:tblPr>
        <w:tblW w:w="0" w:type="auto"/>
        <w:tblInd w:w="119" w:type="dxa"/>
        <w:tblLayout w:type="fixed"/>
        <w:tblCellMar>
          <w:left w:w="0" w:type="dxa"/>
          <w:right w:w="0" w:type="dxa"/>
        </w:tblCellMar>
        <w:tblLook w:val="0000"/>
      </w:tblPr>
      <w:tblGrid>
        <w:gridCol w:w="4876"/>
        <w:gridCol w:w="4095"/>
        <w:gridCol w:w="1067"/>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9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11A81">
            <w:pPr>
              <w:widowControl w:val="0"/>
              <w:autoSpaceDE w:val="0"/>
              <w:autoSpaceDN w:val="0"/>
              <w:adjustRightInd w:val="0"/>
              <w:spacing w:after="0"/>
              <w:ind w:left="1388"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9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9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F11A81" w:rsidRPr="00DA7ACB" w:rsidRDefault="00284C41" w:rsidP="00FF55DE">
      <w:pPr>
        <w:pStyle w:val="ListParagraph"/>
        <w:widowControl w:val="0"/>
        <w:numPr>
          <w:ilvl w:val="0"/>
          <w:numId w:val="9"/>
        </w:numPr>
        <w:autoSpaceDE w:val="0"/>
        <w:autoSpaceDN w:val="0"/>
        <w:adjustRightInd w:val="0"/>
        <w:spacing w:before="26" w:after="0" w:line="250" w:lineRule="auto"/>
        <w:ind w:left="720" w:right="174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6939" type="#_x0000_t202" style="position:absolute;left:0;text-align:left;margin-left:516pt;margin-top:9.45pt;width:1in;height:663.2pt;z-index:-251463168;mso-position-horizontal-relative:page" o:allowincell="f" filled="f" stroked="f">
            <v:textbox style="layout-flow:vertical;mso-next-textbox:#_x0000_s6939" inset="0,0,0,0">
              <w:txbxContent>
                <w:p w:rsidR="00E410E0" w:rsidRDefault="00E410E0" w:rsidP="00F11A8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F11A81" w:rsidRPr="00DA7ACB">
        <w:rPr>
          <w:rFonts w:ascii="Times New Roman" w:hAnsi="Times New Roman"/>
          <w:color w:val="191919"/>
          <w:spacing w:val="-7"/>
          <w:sz w:val="20"/>
          <w:szCs w:val="20"/>
        </w:rPr>
        <w:t>T</w:t>
      </w:r>
      <w:r w:rsidR="00F11A81" w:rsidRPr="00DA7ACB">
        <w:rPr>
          <w:rFonts w:ascii="Times New Roman" w:hAnsi="Times New Roman"/>
          <w:color w:val="191919"/>
          <w:sz w:val="20"/>
          <w:szCs w:val="20"/>
        </w:rPr>
        <w:t>ransfer credits must be approved upon enrollment or before the course is taken and must meet the required criteria of the program.</w:t>
      </w:r>
    </w:p>
    <w:p w:rsidR="00F11A81" w:rsidRPr="00DA7ACB" w:rsidRDefault="00F11A81" w:rsidP="00FF55DE">
      <w:pPr>
        <w:pStyle w:val="ListParagraph"/>
        <w:widowControl w:val="0"/>
        <w:numPr>
          <w:ilvl w:val="0"/>
          <w:numId w:val="9"/>
        </w:numPr>
        <w:autoSpaceDE w:val="0"/>
        <w:autoSpaceDN w:val="0"/>
        <w:adjustRightInd w:val="0"/>
        <w:spacing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comprehensive examination must be successfully completed.</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thesis may also be required.</w:t>
      </w:r>
    </w:p>
    <w:p w:rsidR="00F11A81" w:rsidRPr="00DA7ACB" w:rsidRDefault="00F11A81" w:rsidP="00FF55DE">
      <w:pPr>
        <w:pStyle w:val="ListParagraph"/>
        <w:widowControl w:val="0"/>
        <w:numPr>
          <w:ilvl w:val="0"/>
          <w:numId w:val="9"/>
        </w:numPr>
        <w:autoSpaceDE w:val="0"/>
        <w:autoSpaceDN w:val="0"/>
        <w:adjustRightInd w:val="0"/>
        <w:spacing w:before="1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Application for graduation must be submitted at least one semester in advance of the anticipated semester of graduation.</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Pr="00B7717F" w:rsidRDefault="00284C41" w:rsidP="00B7717F">
      <w:pPr>
        <w:pStyle w:val="Heading2"/>
        <w:spacing w:before="0"/>
        <w:ind w:firstLine="0"/>
        <w:rPr>
          <w:rFonts w:ascii="Times New Roman" w:hAnsi="Times New Roman"/>
          <w:color w:val="000000"/>
          <w:sz w:val="20"/>
          <w:szCs w:val="20"/>
        </w:rPr>
      </w:pPr>
      <w:r w:rsidRPr="00284C41">
        <w:rPr>
          <w:rFonts w:ascii="Calibri" w:hAnsi="Calibri"/>
          <w:noProof/>
          <w:lang w:eastAsia="en-US"/>
        </w:rPr>
        <w:pict>
          <v:group id="_x0000_s6934" style="position:absolute;margin-left:315pt;margin-top:-126.45pt;width:31.2pt;height:31.05pt;z-index:-251464192;mso-position-horizontal-relative:page" coordorigin="6300,-2529" coordsize="624,621" o:allowincell="f">
            <v:rect id="_x0000_s6935" style="position:absolute;left:6305;top:-2524;width:613;height:610" o:allowincell="f" stroked="f">
              <v:path arrowok="t"/>
            </v:rect>
            <v:rect id="_x0000_s6936" style="position:absolute;left:6326;top:-2524;width:600;height:620;mso-position-horizontal-relative:page" o:allowincell="f" filled="f" stroked="f">
              <v:textbox style="mso-next-textbox:#_x0000_s6936" inset="0,0,0,0">
                <w:txbxContent>
                  <w:p w:rsidR="00E410E0" w:rsidRDefault="00E410E0" w:rsidP="00F11A8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81000" cy="390525"/>
                          <wp:effectExtent l="19050" t="0" r="0" b="0"/>
                          <wp:docPr id="24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381000" cy="390525"/>
                                  </a:xfrm>
                                  <a:prstGeom prst="rect">
                                    <a:avLst/>
                                  </a:prstGeom>
                                  <a:noFill/>
                                  <a:ln w="9525">
                                    <a:noFill/>
                                    <a:miter lim="800000"/>
                                    <a:headEnd/>
                                    <a:tailEnd/>
                                  </a:ln>
                                </pic:spPr>
                              </pic:pic>
                            </a:graphicData>
                          </a:graphic>
                        </wp:inline>
                      </w:drawing>
                    </w:r>
                  </w:p>
                  <w:p w:rsidR="00E410E0" w:rsidRDefault="00E410E0" w:rsidP="00F11A81">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7" w:name="_Toc294969632"/>
      <w:r w:rsidR="00F11A81" w:rsidRPr="00B7717F">
        <w:rPr>
          <w:rFonts w:ascii="Times New Roman" w:hAnsi="Times New Roman"/>
          <w:bCs w:val="0"/>
          <w:color w:val="191919"/>
          <w:sz w:val="20"/>
          <w:szCs w:val="20"/>
        </w:rPr>
        <w:t>Planned Deg</w:t>
      </w:r>
      <w:r w:rsidR="00F11A81" w:rsidRPr="00B7717F">
        <w:rPr>
          <w:rFonts w:ascii="Times New Roman" w:hAnsi="Times New Roman"/>
          <w:bCs w:val="0"/>
          <w:color w:val="191919"/>
          <w:spacing w:val="-4"/>
          <w:sz w:val="20"/>
          <w:szCs w:val="20"/>
        </w:rPr>
        <w:t>r</w:t>
      </w:r>
      <w:r w:rsidR="00F11A81" w:rsidRPr="00B7717F">
        <w:rPr>
          <w:rFonts w:ascii="Times New Roman" w:hAnsi="Times New Roman"/>
          <w:bCs w:val="0"/>
          <w:color w:val="191919"/>
          <w:sz w:val="20"/>
          <w:szCs w:val="20"/>
        </w:rPr>
        <w:t>ee P</w:t>
      </w:r>
      <w:r w:rsidR="00F11A81" w:rsidRPr="00B7717F">
        <w:rPr>
          <w:rFonts w:ascii="Times New Roman" w:hAnsi="Times New Roman"/>
          <w:bCs w:val="0"/>
          <w:color w:val="191919"/>
          <w:spacing w:val="-4"/>
          <w:sz w:val="20"/>
          <w:szCs w:val="20"/>
        </w:rPr>
        <w:t>r</w:t>
      </w:r>
      <w:r w:rsidR="00F11A81" w:rsidRPr="00B7717F">
        <w:rPr>
          <w:rFonts w:ascii="Times New Roman" w:hAnsi="Times New Roman"/>
          <w:bCs w:val="0"/>
          <w:color w:val="191919"/>
          <w:sz w:val="20"/>
          <w:szCs w:val="20"/>
        </w:rPr>
        <w:t>ograms of Study</w:t>
      </w:r>
      <w:bookmarkEnd w:id="17"/>
    </w:p>
    <w:p w:rsidR="00F11A81" w:rsidRDefault="00F11A81" w:rsidP="00DA7ACB">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w:t>
      </w:r>
      <w:r w:rsidR="00DA7ACB">
        <w:rPr>
          <w:rFonts w:ascii="Times New Roman" w:hAnsi="Times New Roman"/>
          <w:color w:val="191919"/>
          <w:sz w:val="20"/>
          <w:szCs w:val="20"/>
        </w:rPr>
        <w:t xml:space="preserve"> i</w:t>
      </w:r>
      <w:r>
        <w:rPr>
          <w:rFonts w:ascii="Times New Roman" w:hAnsi="Times New Roman"/>
          <w:color w:val="191919"/>
          <w:sz w:val="20"/>
          <w:szCs w:val="20"/>
        </w:rPr>
        <w:t>n which the degree is to be awarded and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Pr="00B7717F" w:rsidRDefault="00F11A81" w:rsidP="00B7717F">
      <w:pPr>
        <w:pStyle w:val="Heading2"/>
        <w:spacing w:before="0"/>
        <w:ind w:firstLine="0"/>
        <w:rPr>
          <w:rFonts w:ascii="Times New Roman" w:hAnsi="Times New Roman"/>
          <w:color w:val="000000"/>
          <w:sz w:val="20"/>
          <w:szCs w:val="20"/>
        </w:rPr>
      </w:pPr>
      <w:bookmarkStart w:id="18" w:name="_Toc294969633"/>
      <w:r w:rsidRPr="00B7717F">
        <w:rPr>
          <w:rFonts w:ascii="Times New Roman" w:hAnsi="Times New Roman"/>
          <w:bCs w:val="0"/>
          <w:color w:val="191919"/>
          <w:sz w:val="20"/>
          <w:szCs w:val="20"/>
        </w:rPr>
        <w:t>Academic Standards</w:t>
      </w:r>
      <w:bookmarkEnd w:id="18"/>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F11A81" w:rsidRDefault="00F11A81" w:rsidP="00F11A8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F11A81" w:rsidRPr="00B7717F" w:rsidRDefault="00F11A81" w:rsidP="00B7717F">
      <w:pPr>
        <w:pStyle w:val="Heading2"/>
        <w:spacing w:before="0"/>
        <w:ind w:firstLine="0"/>
        <w:rPr>
          <w:rFonts w:ascii="Times New Roman" w:hAnsi="Times New Roman"/>
          <w:color w:val="000000"/>
          <w:sz w:val="20"/>
          <w:szCs w:val="20"/>
        </w:rPr>
      </w:pPr>
      <w:bookmarkStart w:id="19" w:name="_Toc294969634"/>
      <w:r w:rsidRPr="00B7717F">
        <w:rPr>
          <w:rFonts w:ascii="Times New Roman" w:hAnsi="Times New Roman"/>
          <w:bCs w:val="0"/>
          <w:color w:val="191919"/>
          <w:sz w:val="20"/>
          <w:szCs w:val="20"/>
        </w:rPr>
        <w:t>Grading System</w:t>
      </w:r>
      <w:bookmarkEnd w:id="19"/>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departmental chairpersons and to the parents and guardians upon approved request.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DA7ACB"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xml:space="preserve">. </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ind w:right="1740" w:firstLine="360"/>
        <w:jc w:val="both"/>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F11A81" w:rsidRDefault="00F11A81" w:rsidP="00F11A8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 plete. If an "Incomplete" is not satisfactorily removed after two semesters of matricula- 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Office of Academic Services and Registrar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F11A81" w:rsidRDefault="00F11A81" w:rsidP="00F11A8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 proval to re</w:t>
      </w:r>
      <w:r w:rsidR="00DA7ACB">
        <w:rPr>
          <w:rFonts w:ascii="Times New Roman" w:hAnsi="Times New Roman"/>
          <w:color w:val="191919"/>
          <w:sz w:val="20"/>
          <w:szCs w:val="20"/>
        </w:rPr>
        <w:t>-</w:t>
      </w:r>
      <w:r>
        <w:rPr>
          <w:rFonts w:ascii="Times New Roman" w:hAnsi="Times New Roman"/>
          <w:color w:val="191919"/>
          <w:sz w:val="20"/>
          <w:szCs w:val="20"/>
        </w:rPr>
        <w:t>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F42301" w:rsidRDefault="00F42301" w:rsidP="00C57415">
      <w:pPr>
        <w:widowControl w:val="0"/>
        <w:autoSpaceDE w:val="0"/>
        <w:autoSpaceDN w:val="0"/>
        <w:adjustRightInd w:val="0"/>
        <w:spacing w:after="0" w:line="250" w:lineRule="auto"/>
        <w:ind w:left="1599" w:right="1993" w:hanging="360"/>
        <w:rPr>
          <w:rFonts w:ascii="Times New Roman" w:hAnsi="Times New Roman"/>
          <w:color w:val="000000"/>
          <w:sz w:val="20"/>
          <w:szCs w:val="20"/>
        </w:rPr>
        <w:sectPr w:rsidR="00F42301">
          <w:pgSz w:w="12240" w:h="15840"/>
          <w:pgMar w:top="260" w:right="260" w:bottom="280" w:left="1240" w:header="0" w:footer="944" w:gutter="0"/>
          <w:cols w:space="720"/>
          <w:noEndnote/>
        </w:sectPr>
      </w:pPr>
    </w:p>
    <w:tbl>
      <w:tblPr>
        <w:tblW w:w="10260" w:type="dxa"/>
        <w:tblInd w:w="540" w:type="dxa"/>
        <w:tblLayout w:type="fixed"/>
        <w:tblCellMar>
          <w:left w:w="0" w:type="dxa"/>
          <w:right w:w="0" w:type="dxa"/>
        </w:tblCellMar>
        <w:tblLook w:val="0000"/>
      </w:tblPr>
      <w:tblGrid>
        <w:gridCol w:w="1350"/>
        <w:gridCol w:w="4560"/>
        <w:gridCol w:w="4350"/>
      </w:tblGrid>
      <w:tr w:rsidR="00F42301" w:rsidRPr="00FA7AC7" w:rsidTr="00826618">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826618">
            <w:pPr>
              <w:widowControl w:val="0"/>
              <w:autoSpaceDE w:val="0"/>
              <w:autoSpaceDN w:val="0"/>
              <w:adjustRightInd w:val="0"/>
              <w:spacing w:after="0"/>
              <w:ind w:left="683" w:hanging="143"/>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435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C57415">
      <w:pPr>
        <w:widowControl w:val="0"/>
        <w:autoSpaceDE w:val="0"/>
        <w:autoSpaceDN w:val="0"/>
        <w:adjustRightInd w:val="0"/>
        <w:spacing w:after="0" w:line="200" w:lineRule="exact"/>
        <w:rPr>
          <w:rFonts w:ascii="Times New Roman" w:hAnsi="Times New Roman"/>
          <w:sz w:val="20"/>
          <w:szCs w:val="20"/>
        </w:rPr>
      </w:pPr>
      <w:r w:rsidRPr="00284C41">
        <w:rPr>
          <w:rFonts w:ascii="Times New Roman" w:hAnsi="Times New Roman"/>
          <w:noProof/>
          <w:color w:val="000000"/>
          <w:sz w:val="24"/>
          <w:szCs w:val="24"/>
        </w:rPr>
        <w:pict>
          <v:shape id="_x0000_s6946" type="#_x0000_t202" style="position:absolute;left:0;text-align:left;margin-left:22.5pt;margin-top:1.85pt;width:1in;height:655.7pt;z-index:-251460096;mso-position-horizontal-relative:page" o:allowincell="f" filled="f" stroked="f">
            <v:textbox style="layout-flow:vertical;mso-layout-flow-alt:bottom-to-top;mso-next-textbox:#_x0000_s6946" inset="0,0,0,0">
              <w:txbxContent>
                <w:p w:rsidR="00E410E0" w:rsidRDefault="00E410E0"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DA7ACB">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DA7ACB">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DA7ACB" w:rsidRDefault="00284C41" w:rsidP="00DA7ACB">
      <w:pPr>
        <w:widowControl w:val="0"/>
        <w:autoSpaceDE w:val="0"/>
        <w:autoSpaceDN w:val="0"/>
        <w:adjustRightInd w:val="0"/>
        <w:spacing w:before="26" w:after="0" w:line="250" w:lineRule="auto"/>
        <w:ind w:left="2664" w:right="30" w:hanging="360"/>
        <w:jc w:val="both"/>
        <w:rPr>
          <w:rFonts w:ascii="Times New Roman" w:hAnsi="Times New Roman"/>
          <w:color w:val="000000"/>
          <w:sz w:val="20"/>
          <w:szCs w:val="20"/>
        </w:rPr>
      </w:pPr>
      <w:r w:rsidRPr="00284C41">
        <w:rPr>
          <w:rFonts w:ascii="Calibri" w:hAnsi="Calibri"/>
          <w:noProof/>
          <w:lang w:eastAsia="en-US"/>
        </w:rPr>
        <w:pict>
          <v:group id="_x0000_s6940" style="position:absolute;left:0;text-align:left;margin-left:263.55pt;margin-top:-54.15pt;width:31.2pt;height:31.05pt;z-index:-251461120;mso-position-horizontal-relative:page" coordorigin="5271,-1083" coordsize="624,621" o:allowincell="f">
            <v:rect id="_x0000_s6941" style="position:absolute;left:5276;top:-1078;width:613;height:610" o:allowincell="f" stroked="f">
              <v:path arrowok="t"/>
            </v:rect>
            <v:rect id="_x0000_s6942" style="position:absolute;left:5276;top:-1078;width:620;height:620;mso-position-horizontal-relative:page" o:allowincell="f" filled="f" stroked="f">
              <v:textbox style="mso-next-textbox:#_x0000_s6942" inset="0,0,0,0">
                <w:txbxContent>
                  <w:p w:rsidR="00E410E0" w:rsidRDefault="00E410E0"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DA7ACB">
                    <w:pPr>
                      <w:widowControl w:val="0"/>
                      <w:autoSpaceDE w:val="0"/>
                      <w:autoSpaceDN w:val="0"/>
                      <w:adjustRightInd w:val="0"/>
                      <w:spacing w:after="0"/>
                      <w:rPr>
                        <w:rFonts w:ascii="Times New Roman" w:hAnsi="Times New Roman"/>
                        <w:sz w:val="24"/>
                        <w:szCs w:val="24"/>
                      </w:rPr>
                    </w:pPr>
                  </w:p>
                </w:txbxContent>
              </v:textbox>
            </v:rect>
            <w10:wrap anchorx="page"/>
          </v:group>
        </w:pict>
      </w:r>
      <w:r w:rsidR="00DA7ACB">
        <w:rPr>
          <w:rFonts w:ascii="Times New Roman" w:hAnsi="Times New Roman"/>
          <w:color w:val="191919"/>
          <w:sz w:val="20"/>
          <w:szCs w:val="20"/>
        </w:rPr>
        <w:t>"W"</w:t>
      </w:r>
      <w:r w:rsidR="00DA7ACB">
        <w:rPr>
          <w:rFonts w:ascii="Times New Roman" w:hAnsi="Times New Roman"/>
          <w:color w:val="191919"/>
          <w:spacing w:val="-4"/>
          <w:sz w:val="20"/>
          <w:szCs w:val="20"/>
        </w:rPr>
        <w:t xml:space="preserve"> </w:t>
      </w:r>
      <w:r w:rsidR="00DA7ACB">
        <w:rPr>
          <w:rFonts w:ascii="Times New Roman" w:hAnsi="Times New Roman"/>
          <w:color w:val="191919"/>
          <w:sz w:val="20"/>
          <w:szCs w:val="20"/>
        </w:rPr>
        <w:t>This symbol indicates that a student was permitted to withdraw without penalt</w:t>
      </w:r>
      <w:r w:rsidR="00DA7ACB">
        <w:rPr>
          <w:rFonts w:ascii="Times New Roman" w:hAnsi="Times New Roman"/>
          <w:color w:val="191919"/>
          <w:spacing w:val="-13"/>
          <w:sz w:val="20"/>
          <w:szCs w:val="20"/>
        </w:rPr>
        <w:t>y</w:t>
      </w:r>
      <w:r w:rsidR="00DA7ACB">
        <w:rPr>
          <w:rFonts w:ascii="Times New Roman" w:hAnsi="Times New Roman"/>
          <w:color w:val="191919"/>
          <w:sz w:val="20"/>
          <w:szCs w:val="20"/>
        </w:rPr>
        <w:t>.</w:t>
      </w:r>
      <w:r w:rsidR="00DA7ACB">
        <w:rPr>
          <w:rFonts w:ascii="Times New Roman" w:hAnsi="Times New Roman"/>
          <w:color w:val="191919"/>
          <w:spacing w:val="-4"/>
          <w:sz w:val="20"/>
          <w:szCs w:val="20"/>
        </w:rPr>
        <w:t xml:space="preserve"> </w:t>
      </w:r>
      <w:r w:rsidR="00DA7ACB">
        <w:rPr>
          <w:rFonts w:ascii="Times New Roman" w:hAnsi="Times New Roman"/>
          <w:color w:val="191919"/>
          <w:spacing w:val="-8"/>
          <w:sz w:val="20"/>
          <w:szCs w:val="20"/>
        </w:rPr>
        <w:t>W</w:t>
      </w:r>
      <w:r w:rsidR="00DA7ACB">
        <w:rPr>
          <w:rFonts w:ascii="Times New Roman" w:hAnsi="Times New Roman"/>
          <w:color w:val="191919"/>
          <w:sz w:val="20"/>
          <w:szCs w:val="20"/>
        </w:rPr>
        <w:t>ithdrawals without penalty will not be permitted after the midpoint of the total grading period (including final examinations,) except in cases of hardship as determined by the</w:t>
      </w:r>
      <w:r w:rsidR="00DA7ACB">
        <w:rPr>
          <w:rFonts w:ascii="Times New Roman" w:hAnsi="Times New Roman"/>
          <w:color w:val="191919"/>
          <w:spacing w:val="-4"/>
          <w:sz w:val="20"/>
          <w:szCs w:val="20"/>
        </w:rPr>
        <w:t xml:space="preserve"> </w:t>
      </w:r>
      <w:r w:rsidR="00DA7ACB">
        <w:rPr>
          <w:rFonts w:ascii="Times New Roman" w:hAnsi="Times New Roman"/>
          <w:color w:val="191919"/>
          <w:spacing w:val="-12"/>
          <w:sz w:val="20"/>
          <w:szCs w:val="20"/>
        </w:rPr>
        <w:t>V</w:t>
      </w:r>
      <w:r w:rsidR="00DA7ACB">
        <w:rPr>
          <w:rFonts w:ascii="Times New Roman" w:hAnsi="Times New Roman"/>
          <w:color w:val="191919"/>
          <w:sz w:val="20"/>
          <w:szCs w:val="20"/>
        </w:rPr>
        <w:t>ice President for Student</w:t>
      </w:r>
      <w:r w:rsidR="00DA7ACB">
        <w:rPr>
          <w:rFonts w:ascii="Times New Roman" w:hAnsi="Times New Roman"/>
          <w:color w:val="191919"/>
          <w:spacing w:val="-11"/>
          <w:sz w:val="20"/>
          <w:szCs w:val="20"/>
        </w:rPr>
        <w:t xml:space="preserve"> </w:t>
      </w:r>
      <w:r w:rsidR="00DA7ACB">
        <w:rPr>
          <w:rFonts w:ascii="Times New Roman" w:hAnsi="Times New Roman"/>
          <w:color w:val="191919"/>
          <w:sz w:val="20"/>
          <w:szCs w:val="20"/>
        </w:rPr>
        <w:t>A</w:t>
      </w:r>
      <w:r w:rsidR="00DA7ACB">
        <w:rPr>
          <w:rFonts w:ascii="Times New Roman" w:hAnsi="Times New Roman"/>
          <w:color w:val="191919"/>
          <w:spacing w:val="-4"/>
          <w:sz w:val="20"/>
          <w:szCs w:val="20"/>
        </w:rPr>
        <w:t>f</w:t>
      </w:r>
      <w:r w:rsidR="00DA7ACB">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 ments in grade programs. Exceptions to the use of this symbol for academic course 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50" w:lineRule="auto"/>
        <w:ind w:left="2664" w:right="30" w:hanging="360"/>
        <w:jc w:val="both"/>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Pr="003F3F12" w:rsidRDefault="00DA7ACB" w:rsidP="003F3F12">
      <w:pPr>
        <w:pStyle w:val="Heading2"/>
        <w:spacing w:before="0"/>
        <w:ind w:firstLine="1980"/>
        <w:rPr>
          <w:rFonts w:ascii="Times New Roman" w:hAnsi="Times New Roman"/>
          <w:color w:val="000000"/>
          <w:sz w:val="20"/>
          <w:szCs w:val="20"/>
        </w:rPr>
      </w:pPr>
      <w:bookmarkStart w:id="20" w:name="_Toc294969635"/>
      <w:r w:rsidRPr="003F3F12">
        <w:rPr>
          <w:rFonts w:ascii="Times New Roman" w:hAnsi="Times New Roman"/>
          <w:bCs w:val="0"/>
          <w:color w:val="191919"/>
          <w:spacing w:val="-4"/>
          <w:sz w:val="20"/>
          <w:szCs w:val="20"/>
        </w:rPr>
        <w:t>W</w:t>
      </w:r>
      <w:r w:rsidRPr="003F3F12">
        <w:rPr>
          <w:rFonts w:ascii="Times New Roman" w:hAnsi="Times New Roman"/>
          <w:bCs w:val="0"/>
          <w:color w:val="191919"/>
          <w:sz w:val="20"/>
          <w:szCs w:val="20"/>
        </w:rPr>
        <w:t>ithdrawal f</w:t>
      </w:r>
      <w:r w:rsidRPr="003F3F12">
        <w:rPr>
          <w:rFonts w:ascii="Times New Roman" w:hAnsi="Times New Roman"/>
          <w:bCs w:val="0"/>
          <w:color w:val="191919"/>
          <w:spacing w:val="-4"/>
          <w:sz w:val="20"/>
          <w:szCs w:val="20"/>
        </w:rPr>
        <w:t>r</w:t>
      </w:r>
      <w:r w:rsidRPr="003F3F12">
        <w:rPr>
          <w:rFonts w:ascii="Times New Roman" w:hAnsi="Times New Roman"/>
          <w:bCs w:val="0"/>
          <w:color w:val="191919"/>
          <w:sz w:val="20"/>
          <w:szCs w:val="20"/>
        </w:rPr>
        <w:t>om the University</w:t>
      </w:r>
      <w:bookmarkEnd w:id="20"/>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after having completed registration must secure withdrawal forms from the Office of Academic Services and Registrar,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 and the Office of Academic Services and Registrar.</w:t>
      </w:r>
      <w:r>
        <w:rPr>
          <w:rFonts w:ascii="Times New Roman" w:hAnsi="Times New Roman"/>
          <w:color w:val="191919"/>
          <w:spacing w:val="-4"/>
          <w:sz w:val="20"/>
          <w:szCs w:val="20"/>
        </w:rPr>
        <w:t xml:space="preserve"> </w:t>
      </w:r>
      <w:r>
        <w:rPr>
          <w:rFonts w:ascii="Times New Roman" w:hAnsi="Times New Roman"/>
          <w:color w:val="191919"/>
          <w:sz w:val="20"/>
          <w:szCs w:val="20"/>
        </w:rPr>
        <w:t>The student is responsible for submitting one copy of the properly signed form to each of the above listed 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The Office of Academic Services and Registrar notifies instructors of a stu- 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DA7ACB" w:rsidRDefault="00DA7ACB" w:rsidP="00DA7ACB">
      <w:pPr>
        <w:widowControl w:val="0"/>
        <w:autoSpaceDE w:val="0"/>
        <w:autoSpaceDN w:val="0"/>
        <w:adjustRightInd w:val="0"/>
        <w:spacing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 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 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Pr="003F3F12" w:rsidRDefault="00DA7ACB" w:rsidP="003F3F12">
      <w:pPr>
        <w:pStyle w:val="Heading2"/>
        <w:spacing w:before="0"/>
        <w:ind w:firstLine="1987"/>
        <w:rPr>
          <w:rFonts w:ascii="Times New Roman" w:hAnsi="Times New Roman"/>
          <w:color w:val="000000"/>
          <w:sz w:val="20"/>
          <w:szCs w:val="20"/>
        </w:rPr>
      </w:pPr>
      <w:bookmarkStart w:id="21" w:name="_Toc294969636"/>
      <w:r w:rsidRPr="003F3F12">
        <w:rPr>
          <w:rFonts w:ascii="Times New Roman" w:hAnsi="Times New Roman"/>
          <w:bCs w:val="0"/>
          <w:color w:val="191919"/>
          <w:sz w:val="20"/>
          <w:szCs w:val="20"/>
        </w:rPr>
        <w:t>Scholastic</w:t>
      </w:r>
      <w:r w:rsidRPr="003F3F12">
        <w:rPr>
          <w:rFonts w:ascii="Times New Roman" w:hAnsi="Times New Roman"/>
          <w:bCs w:val="0"/>
          <w:color w:val="191919"/>
          <w:spacing w:val="-4"/>
          <w:sz w:val="20"/>
          <w:szCs w:val="20"/>
        </w:rPr>
        <w:t xml:space="preserve"> </w:t>
      </w:r>
      <w:r w:rsidRPr="003F3F12">
        <w:rPr>
          <w:rFonts w:ascii="Times New Roman" w:hAnsi="Times New Roman"/>
          <w:bCs w:val="0"/>
          <w:color w:val="191919"/>
          <w:spacing w:val="-11"/>
          <w:sz w:val="20"/>
          <w:szCs w:val="20"/>
        </w:rPr>
        <w:t>W</w:t>
      </w:r>
      <w:r w:rsidRPr="003F3F12">
        <w:rPr>
          <w:rFonts w:ascii="Times New Roman" w:hAnsi="Times New Roman"/>
          <w:bCs w:val="0"/>
          <w:color w:val="191919"/>
          <w:sz w:val="20"/>
          <w:szCs w:val="20"/>
        </w:rPr>
        <w:t>arning</w:t>
      </w:r>
      <w:bookmarkEnd w:id="21"/>
    </w:p>
    <w:p w:rsidR="00DA7ACB" w:rsidRDefault="00DA7ACB" w:rsidP="00DA7ACB">
      <w:pPr>
        <w:widowControl w:val="0"/>
        <w:autoSpaceDE w:val="0"/>
        <w:autoSpaceDN w:val="0"/>
        <w:adjustRightInd w:val="0"/>
        <w:spacing w:before="10" w:after="0" w:line="250" w:lineRule="auto"/>
        <w:ind w:left="1944" w:right="3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DA7ACB" w:rsidRDefault="00DA7ACB" w:rsidP="00DA7ACB">
      <w:pPr>
        <w:widowControl w:val="0"/>
        <w:autoSpaceDE w:val="0"/>
        <w:autoSpaceDN w:val="0"/>
        <w:adjustRightInd w:val="0"/>
        <w:spacing w:after="0" w:line="240" w:lineRule="exact"/>
        <w:rPr>
          <w:rFonts w:ascii="Times New Roman" w:hAnsi="Times New Roman"/>
          <w:color w:val="000000"/>
          <w:sz w:val="24"/>
          <w:szCs w:val="24"/>
        </w:rPr>
      </w:pPr>
    </w:p>
    <w:p w:rsidR="00DA7ACB" w:rsidRPr="003F3F12" w:rsidRDefault="00DA7ACB" w:rsidP="003F3F12">
      <w:pPr>
        <w:pStyle w:val="Heading2"/>
        <w:spacing w:before="0"/>
        <w:ind w:firstLine="1987"/>
        <w:rPr>
          <w:rFonts w:ascii="Times New Roman" w:hAnsi="Times New Roman"/>
          <w:color w:val="000000"/>
          <w:sz w:val="20"/>
          <w:szCs w:val="20"/>
        </w:rPr>
      </w:pPr>
      <w:bookmarkStart w:id="22" w:name="_Toc294969637"/>
      <w:r w:rsidRPr="003F3F12">
        <w:rPr>
          <w:rFonts w:ascii="Times New Roman" w:hAnsi="Times New Roman"/>
          <w:bCs w:val="0"/>
          <w:color w:val="191919"/>
          <w:sz w:val="20"/>
          <w:szCs w:val="20"/>
        </w:rPr>
        <w:t>Scholastic</w:t>
      </w:r>
      <w:r w:rsidRPr="003F3F12">
        <w:rPr>
          <w:rFonts w:ascii="Times New Roman" w:hAnsi="Times New Roman"/>
          <w:bCs w:val="0"/>
          <w:color w:val="191919"/>
          <w:spacing w:val="-4"/>
          <w:sz w:val="20"/>
          <w:szCs w:val="20"/>
        </w:rPr>
        <w:t xml:space="preserve"> </w:t>
      </w:r>
      <w:r w:rsidRPr="003F3F12">
        <w:rPr>
          <w:rFonts w:ascii="Times New Roman" w:hAnsi="Times New Roman"/>
          <w:bCs w:val="0"/>
          <w:color w:val="191919"/>
          <w:spacing w:val="-18"/>
          <w:sz w:val="20"/>
          <w:szCs w:val="20"/>
        </w:rPr>
        <w:t>T</w:t>
      </w:r>
      <w:r w:rsidRPr="003F3F12">
        <w:rPr>
          <w:rFonts w:ascii="Times New Roman" w:hAnsi="Times New Roman"/>
          <w:bCs w:val="0"/>
          <w:color w:val="191919"/>
          <w:sz w:val="20"/>
          <w:szCs w:val="20"/>
        </w:rPr>
        <w:t>ermination</w:t>
      </w:r>
      <w:bookmarkEnd w:id="22"/>
    </w:p>
    <w:p w:rsidR="00DA7ACB" w:rsidRDefault="00DA7ACB" w:rsidP="00DA7ACB">
      <w:pPr>
        <w:widowControl w:val="0"/>
        <w:autoSpaceDE w:val="0"/>
        <w:autoSpaceDN w:val="0"/>
        <w:adjustRightInd w:val="0"/>
        <w:spacing w:before="10" w:after="0"/>
        <w:ind w:left="2304" w:hanging="54"/>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DA7ACB" w:rsidRPr="00DA7ACB" w:rsidRDefault="00DA7ACB" w:rsidP="00FF55DE">
      <w:pPr>
        <w:pStyle w:val="ListParagraph"/>
        <w:widowControl w:val="0"/>
        <w:numPr>
          <w:ilvl w:val="3"/>
          <w:numId w:val="10"/>
        </w:numPr>
        <w:autoSpaceDE w:val="0"/>
        <w:autoSpaceDN w:val="0"/>
        <w:adjustRightInd w:val="0"/>
        <w:spacing w:before="10"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achieve a 3.0 cumulative grade-point average by the end of the next semester of enrollment following scholastic warning.</w:t>
      </w:r>
    </w:p>
    <w:p w:rsidR="00DA7ACB" w:rsidRPr="00DA7ACB" w:rsidRDefault="00DA7ACB" w:rsidP="00FF55DE">
      <w:pPr>
        <w:pStyle w:val="ListParagraph"/>
        <w:widowControl w:val="0"/>
        <w:numPr>
          <w:ilvl w:val="3"/>
          <w:numId w:val="10"/>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Failure to maintain other academic performance standards required by the department offering the degree program of stud</w:t>
      </w:r>
      <w:r w:rsidRPr="00DA7ACB">
        <w:rPr>
          <w:rFonts w:ascii="Times New Roman" w:hAnsi="Times New Roman"/>
          <w:color w:val="191919"/>
          <w:spacing w:val="-13"/>
          <w:sz w:val="20"/>
          <w:szCs w:val="20"/>
        </w:rPr>
        <w:t>y</w:t>
      </w:r>
      <w:r w:rsidRPr="00DA7ACB">
        <w:rPr>
          <w:rFonts w:ascii="Times New Roman" w:hAnsi="Times New Roman"/>
          <w:color w:val="191919"/>
          <w:sz w:val="20"/>
          <w:szCs w:val="20"/>
        </w:rPr>
        <w:t>.</w:t>
      </w:r>
    </w:p>
    <w:p w:rsidR="00DA7ACB" w:rsidRPr="00DA7ACB" w:rsidRDefault="00DA7ACB" w:rsidP="00FF55DE">
      <w:pPr>
        <w:pStyle w:val="ListParagraph"/>
        <w:widowControl w:val="0"/>
        <w:numPr>
          <w:ilvl w:val="3"/>
          <w:numId w:val="10"/>
        </w:numPr>
        <w:autoSpaceDE w:val="0"/>
        <w:autoSpaceDN w:val="0"/>
        <w:adjustRightInd w:val="0"/>
        <w:spacing w:after="0" w:line="250" w:lineRule="auto"/>
        <w:ind w:left="2610" w:right="30"/>
        <w:jc w:val="both"/>
        <w:rPr>
          <w:rFonts w:ascii="Times New Roman" w:hAnsi="Times New Roman"/>
          <w:color w:val="000000"/>
          <w:sz w:val="20"/>
          <w:szCs w:val="20"/>
        </w:rPr>
      </w:pPr>
      <w:r w:rsidRPr="00DA7ACB">
        <w:rPr>
          <w:rFonts w:ascii="Times New Roman" w:hAnsi="Times New Roman"/>
          <w:color w:val="191919"/>
          <w:sz w:val="20"/>
          <w:szCs w:val="20"/>
        </w:rPr>
        <w:t>Third failure on comprehensive examinations.</w:t>
      </w:r>
    </w:p>
    <w:p w:rsidR="00DA7ACB" w:rsidRDefault="00DA7ACB" w:rsidP="00DA7ACB">
      <w:pPr>
        <w:widowControl w:val="0"/>
        <w:autoSpaceDE w:val="0"/>
        <w:autoSpaceDN w:val="0"/>
        <w:adjustRightInd w:val="0"/>
        <w:spacing w:before="10" w:after="0" w:line="240" w:lineRule="exact"/>
        <w:rPr>
          <w:rFonts w:ascii="Times New Roman" w:hAnsi="Times New Roman"/>
          <w:color w:val="000000"/>
          <w:sz w:val="24"/>
          <w:szCs w:val="24"/>
        </w:rPr>
      </w:pPr>
    </w:p>
    <w:p w:rsidR="00DA7ACB" w:rsidRPr="003F3F12" w:rsidRDefault="00DA7ACB" w:rsidP="003F3F12">
      <w:pPr>
        <w:pStyle w:val="Heading2"/>
        <w:spacing w:before="0"/>
        <w:ind w:firstLine="1987"/>
        <w:rPr>
          <w:rFonts w:ascii="Times New Roman" w:hAnsi="Times New Roman"/>
          <w:color w:val="000000"/>
          <w:sz w:val="20"/>
          <w:szCs w:val="20"/>
        </w:rPr>
      </w:pPr>
      <w:bookmarkStart w:id="23" w:name="_Toc294969638"/>
      <w:r w:rsidRPr="003F3F12">
        <w:rPr>
          <w:rFonts w:ascii="Times New Roman" w:hAnsi="Times New Roman"/>
          <w:bCs w:val="0"/>
          <w:color w:val="191919"/>
          <w:sz w:val="20"/>
          <w:szCs w:val="20"/>
        </w:rPr>
        <w:t>Academic</w:t>
      </w:r>
      <w:r w:rsidRPr="003F3F12">
        <w:rPr>
          <w:rFonts w:ascii="Times New Roman" w:hAnsi="Times New Roman"/>
          <w:bCs w:val="0"/>
          <w:color w:val="191919"/>
          <w:spacing w:val="-11"/>
          <w:sz w:val="20"/>
          <w:szCs w:val="20"/>
        </w:rPr>
        <w:t xml:space="preserve"> </w:t>
      </w:r>
      <w:r w:rsidRPr="003F3F12">
        <w:rPr>
          <w:rFonts w:ascii="Times New Roman" w:hAnsi="Times New Roman"/>
          <w:bCs w:val="0"/>
          <w:color w:val="191919"/>
          <w:sz w:val="20"/>
          <w:szCs w:val="20"/>
        </w:rPr>
        <w:t>Advisement</w:t>
      </w:r>
      <w:bookmarkEnd w:id="23"/>
    </w:p>
    <w:p w:rsidR="00DA7ACB" w:rsidRDefault="00DA7ACB" w:rsidP="003F3F12">
      <w:pPr>
        <w:widowControl w:val="0"/>
        <w:autoSpaceDE w:val="0"/>
        <w:autoSpaceDN w:val="0"/>
        <w:adjustRightInd w:val="0"/>
        <w:spacing w:before="10" w:after="0"/>
        <w:ind w:left="1980" w:firstLine="270"/>
        <w:jc w:val="both"/>
        <w:rPr>
          <w:rFonts w:ascii="Times New Roman" w:hAnsi="Times New Roman"/>
          <w:color w:val="000000"/>
          <w:sz w:val="20"/>
          <w:szCs w:val="20"/>
        </w:rPr>
      </w:pPr>
      <w:r>
        <w:rPr>
          <w:rFonts w:ascii="Times New Roman" w:hAnsi="Times New Roman"/>
          <w:color w:val="191919"/>
          <w:sz w:val="20"/>
          <w:szCs w:val="20"/>
        </w:rPr>
        <w:t>An academic advisor is assigned to each student at the time of acceptance into the Graduate</w:t>
      </w:r>
      <w:r>
        <w:rPr>
          <w:rFonts w:ascii="Times New Roman" w:hAnsi="Times New Roman"/>
          <w:color w:val="000000"/>
          <w:sz w:val="20"/>
          <w:szCs w:val="20"/>
        </w:rPr>
        <w:t xml:space="preserve"> </w:t>
      </w:r>
      <w:r>
        <w:rPr>
          <w:rFonts w:ascii="Times New Roman" w:hAnsi="Times New Roman"/>
          <w:color w:val="191919"/>
          <w:sz w:val="20"/>
          <w:szCs w:val="20"/>
        </w:rPr>
        <w:t>School. Students are expected to confer with their advisors on a periodic basis.</w:t>
      </w:r>
    </w:p>
    <w:p w:rsidR="00F42301" w:rsidRDefault="00F42301" w:rsidP="00C57415">
      <w:pPr>
        <w:widowControl w:val="0"/>
        <w:autoSpaceDE w:val="0"/>
        <w:autoSpaceDN w:val="0"/>
        <w:adjustRightInd w:val="0"/>
        <w:spacing w:before="10" w:after="0"/>
        <w:ind w:left="2664"/>
        <w:rPr>
          <w:rFonts w:ascii="Times New Roman" w:hAnsi="Times New Roman"/>
          <w:color w:val="000000"/>
          <w:sz w:val="20"/>
          <w:szCs w:val="20"/>
        </w:rPr>
        <w:sectPr w:rsidR="00F42301">
          <w:pgSz w:w="12240" w:h="15840"/>
          <w:pgMar w:top="260" w:right="1300" w:bottom="280" w:left="200" w:header="0" w:footer="733" w:gutter="0"/>
          <w:cols w:space="720"/>
          <w:noEndnote/>
        </w:sectPr>
      </w:pPr>
    </w:p>
    <w:tbl>
      <w:tblPr>
        <w:tblW w:w="0" w:type="auto"/>
        <w:tblInd w:w="119" w:type="dxa"/>
        <w:tblLayout w:type="fixed"/>
        <w:tblCellMar>
          <w:left w:w="0" w:type="dxa"/>
          <w:right w:w="0" w:type="dxa"/>
        </w:tblCellMar>
        <w:tblLook w:val="0000"/>
      </w:tblPr>
      <w:tblGrid>
        <w:gridCol w:w="4876"/>
        <w:gridCol w:w="4005"/>
        <w:gridCol w:w="1350"/>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0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8A05AD">
            <w:pPr>
              <w:widowControl w:val="0"/>
              <w:autoSpaceDE w:val="0"/>
              <w:autoSpaceDN w:val="0"/>
              <w:adjustRightInd w:val="0"/>
              <w:spacing w:after="0"/>
              <w:ind w:left="1035" w:firstLine="7"/>
              <w:rPr>
                <w:rFonts w:ascii="Times New Roman" w:hAnsi="Times New Roman"/>
                <w:sz w:val="24"/>
                <w:szCs w:val="24"/>
              </w:rPr>
            </w:pPr>
            <w:r w:rsidRPr="00FA7AC7">
              <w:rPr>
                <w:rFonts w:ascii="Times New Roman" w:hAnsi="Times New Roman"/>
                <w:b/>
                <w:bCs/>
                <w:color w:val="191919"/>
                <w:sz w:val="36"/>
                <w:szCs w:val="36"/>
              </w:rPr>
              <w:t>O</w:t>
            </w:r>
            <w:r w:rsidRPr="00FA7AC7">
              <w:rPr>
                <w:rFonts w:ascii="Times New Roman" w:hAnsi="Times New Roman"/>
                <w:b/>
                <w:bCs/>
                <w:color w:val="191919"/>
                <w:sz w:val="27"/>
                <w:szCs w:val="27"/>
              </w:rPr>
              <w:t>THER</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35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0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5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00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5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DA7ACB" w:rsidRPr="003F3F12" w:rsidRDefault="00284C41" w:rsidP="003F3F12">
      <w:pPr>
        <w:pStyle w:val="Heading2"/>
        <w:spacing w:before="0"/>
        <w:ind w:firstLine="0"/>
        <w:rPr>
          <w:rFonts w:ascii="Times New Roman" w:hAnsi="Times New Roman"/>
          <w:color w:val="000000"/>
          <w:sz w:val="20"/>
          <w:szCs w:val="20"/>
        </w:rPr>
      </w:pPr>
      <w:r w:rsidRPr="00284C41">
        <w:rPr>
          <w:rFonts w:ascii="Times New Roman" w:hAnsi="Times New Roman"/>
          <w:noProof/>
          <w:color w:val="191919"/>
          <w:sz w:val="20"/>
          <w:szCs w:val="20"/>
        </w:rPr>
        <w:pict>
          <v:shape id="_x0000_s6953" type="#_x0000_t202" style="position:absolute;margin-left:519.75pt;margin-top:14.45pt;width:1in;height:663.2pt;z-index:-251457024;mso-position-horizontal-relative:page" o:allowincell="f" filled="f" stroked="f">
            <v:textbox style="layout-flow:vertical;mso-next-textbox:#_x0000_s6953" inset="0,0,0,0">
              <w:txbxContent>
                <w:p w:rsidR="00E410E0" w:rsidRDefault="00E410E0" w:rsidP="00DA7ACB">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Pr="00284C41">
        <w:rPr>
          <w:rFonts w:ascii="Calibri" w:hAnsi="Calibri"/>
          <w:noProof/>
          <w:lang w:eastAsia="en-US"/>
        </w:rPr>
        <w:pict>
          <v:group id="_x0000_s6947" style="position:absolute;margin-left:315pt;margin-top:-53.1pt;width:31.2pt;height:31.05pt;z-index:-251458048;mso-position-horizontal-relative:page" coordorigin="6300,-1062" coordsize="624,621" o:allowincell="f">
            <v:rect id="_x0000_s6948" style="position:absolute;left:6305;top:-1057;width:613;height:610" o:allowincell="f" stroked="f">
              <v:path arrowok="t"/>
            </v:rect>
            <v:rect id="_x0000_s6949" style="position:absolute;left:6306;top:-1057;width:620;height:620;mso-position-horizontal-relative:page" o:allowincell="f" filled="f" stroked="f">
              <v:textbox style="mso-next-textbox:#_x0000_s6949" inset="0,0,0,0">
                <w:txbxContent>
                  <w:p w:rsidR="00E410E0" w:rsidRDefault="00E410E0" w:rsidP="00DA7ACB">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28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DA7ACB">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4" w:name="_Toc294969639"/>
      <w:r w:rsidR="00DA7ACB" w:rsidRPr="003F3F12">
        <w:rPr>
          <w:rFonts w:ascii="Times New Roman" w:hAnsi="Times New Roman"/>
          <w:bCs w:val="0"/>
          <w:color w:val="191919"/>
          <w:sz w:val="20"/>
          <w:szCs w:val="20"/>
        </w:rPr>
        <w:t>Residence Classification</w:t>
      </w:r>
      <w:bookmarkEnd w:id="24"/>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can be obtained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 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DA7ACB" w:rsidRDefault="00DA7ACB" w:rsidP="00DA7ACB">
      <w:pPr>
        <w:widowControl w:val="0"/>
        <w:autoSpaceDE w:val="0"/>
        <w:autoSpaceDN w:val="0"/>
        <w:adjustRightInd w:val="0"/>
        <w:spacing w:before="120" w:after="0" w:line="240" w:lineRule="exact"/>
        <w:ind w:right="1740" w:firstLine="360"/>
        <w:jc w:val="both"/>
        <w:rPr>
          <w:rFonts w:ascii="Times New Roman" w:hAnsi="Times New Roman"/>
          <w:color w:val="000000"/>
          <w:sz w:val="24"/>
          <w:szCs w:val="24"/>
        </w:rPr>
      </w:pPr>
    </w:p>
    <w:p w:rsidR="00DA7ACB" w:rsidRPr="003F3F12" w:rsidRDefault="00DA7ACB" w:rsidP="003F3F12">
      <w:pPr>
        <w:pStyle w:val="Heading2"/>
        <w:spacing w:before="0"/>
        <w:ind w:firstLine="0"/>
        <w:rPr>
          <w:rFonts w:ascii="Times New Roman" w:hAnsi="Times New Roman"/>
          <w:color w:val="000000"/>
          <w:sz w:val="20"/>
          <w:szCs w:val="20"/>
        </w:rPr>
      </w:pPr>
      <w:bookmarkStart w:id="25" w:name="_Toc294969640"/>
      <w:r w:rsidRPr="003F3F12">
        <w:rPr>
          <w:rFonts w:ascii="Times New Roman" w:hAnsi="Times New Roman"/>
          <w:bCs w:val="0"/>
          <w:color w:val="191919"/>
          <w:sz w:val="20"/>
          <w:szCs w:val="20"/>
        </w:rPr>
        <w:t>Legal Residency Requi</w:t>
      </w:r>
      <w:r w:rsidRPr="003F3F12">
        <w:rPr>
          <w:rFonts w:ascii="Times New Roman" w:hAnsi="Times New Roman"/>
          <w:bCs w:val="0"/>
          <w:color w:val="191919"/>
          <w:spacing w:val="-4"/>
          <w:sz w:val="20"/>
          <w:szCs w:val="20"/>
        </w:rPr>
        <w:t>r</w:t>
      </w:r>
      <w:r w:rsidRPr="003F3F12">
        <w:rPr>
          <w:rFonts w:ascii="Times New Roman" w:hAnsi="Times New Roman"/>
          <w:bCs w:val="0"/>
          <w:color w:val="191919"/>
          <w:sz w:val="20"/>
          <w:szCs w:val="20"/>
        </w:rPr>
        <w:t>ements</w:t>
      </w:r>
      <w:bookmarkEnd w:id="25"/>
    </w:p>
    <w:p w:rsidR="00DA7ACB" w:rsidRDefault="00DA7ACB" w:rsidP="00DA7ACB">
      <w:pPr>
        <w:widowControl w:val="0"/>
        <w:autoSpaceDE w:val="0"/>
        <w:autoSpaceDN w:val="0"/>
        <w:adjustRightInd w:val="0"/>
        <w:spacing w:before="12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DA7ACB" w:rsidRPr="00DA7ACB" w:rsidRDefault="00DA7ACB" w:rsidP="00FF55DE">
      <w:pPr>
        <w:pStyle w:val="ListParagraph"/>
        <w:widowControl w:val="0"/>
        <w:numPr>
          <w:ilvl w:val="0"/>
          <w:numId w:val="11"/>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1. (a)If a person is 18 years or olde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he or she may register as a resident student only upon showing that he or she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 sence of a clear demonstration that he or she has in fact established legal residence in this state.</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If a person is under 18 years of age, he or she may register as a resident student only upon showing that his or her supporting parent or guardian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 period of at least 12 months immediately preceding the date of registration.</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Pr>
          <w:rFonts w:ascii="Times New Roman" w:hAnsi="Times New Roman"/>
          <w:color w:val="191919"/>
          <w:sz w:val="20"/>
          <w:szCs w:val="20"/>
        </w:rPr>
        <w:t>I</w:t>
      </w:r>
      <w:r w:rsidRPr="00DA7ACB">
        <w:rPr>
          <w:rFonts w:ascii="Times New Roman" w:hAnsi="Times New Roman"/>
          <w:color w:val="191919"/>
          <w:sz w:val="20"/>
          <w:szCs w:val="20"/>
        </w:rPr>
        <w:t>f a parent or legal guardian of a minor changes his or her legal residence to another state following a period of legal residence in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the minor may continue to take courses for a period of 12 consecutive months on the payment of in-state tuition.</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After the expira tion of the twelve-month period, the student may continue his or her registration only upon the payment of fees at the out-of-state rate.</w:t>
      </w:r>
    </w:p>
    <w:p w:rsidR="00DA7ACB" w:rsidRPr="00DA7ACB" w:rsidRDefault="00DA7ACB" w:rsidP="00FF55DE">
      <w:pPr>
        <w:pStyle w:val="ListParagraph"/>
        <w:widowControl w:val="0"/>
        <w:numPr>
          <w:ilvl w:val="0"/>
          <w:numId w:val="11"/>
        </w:numPr>
        <w:tabs>
          <w:tab w:val="left" w:pos="1580"/>
        </w:tabs>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In the event that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is appointed as guardian of a nonresident mino</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such minor will not be permitted to register as an in-state student until the expiration of one year from the date of court appointment and then only upon a proper showing that such appointment was not made to avoid payment of the out-of-state fees.</w:t>
      </w:r>
    </w:p>
    <w:p w:rsidR="00DA7ACB" w:rsidRPr="00DA7ACB" w:rsidRDefault="00DA7ACB" w:rsidP="00FF55DE">
      <w:pPr>
        <w:pStyle w:val="ListParagraph"/>
        <w:widowControl w:val="0"/>
        <w:numPr>
          <w:ilvl w:val="0"/>
          <w:numId w:val="11"/>
        </w:numPr>
        <w:autoSpaceDE w:val="0"/>
        <w:autoSpaceDN w:val="0"/>
        <w:adjustRightInd w:val="0"/>
        <w:spacing w:before="120" w:after="0" w:line="250" w:lineRule="auto"/>
        <w:ind w:left="360" w:right="1740"/>
        <w:jc w:val="both"/>
        <w:rPr>
          <w:rFonts w:ascii="Times New Roman" w:hAnsi="Times New Roman"/>
          <w:color w:val="000000"/>
          <w:sz w:val="20"/>
          <w:szCs w:val="20"/>
        </w:rPr>
      </w:pPr>
      <w:r w:rsidRPr="00DA7ACB">
        <w:rPr>
          <w:rFonts w:ascii="Times New Roman" w:hAnsi="Times New Roman"/>
          <w:color w:val="191919"/>
          <w:sz w:val="20"/>
          <w:szCs w:val="20"/>
        </w:rPr>
        <w:t>Aliens shall be classified as nonresident students;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DA7ACB" w:rsidRPr="00DA7ACB" w:rsidRDefault="00DA7ACB" w:rsidP="00FF55DE">
      <w:pPr>
        <w:pStyle w:val="ListParagraph"/>
        <w:widowControl w:val="0"/>
        <w:numPr>
          <w:ilvl w:val="0"/>
          <w:numId w:val="11"/>
        </w:numPr>
        <w:autoSpaceDE w:val="0"/>
        <w:autoSpaceDN w:val="0"/>
        <w:adjustRightInd w:val="0"/>
        <w:spacing w:before="120" w:after="0"/>
        <w:ind w:left="360" w:right="1740"/>
        <w:jc w:val="both"/>
        <w:rPr>
          <w:rFonts w:ascii="Times New Roman" w:hAnsi="Times New Roman"/>
          <w:color w:val="000000"/>
          <w:sz w:val="20"/>
          <w:szCs w:val="20"/>
        </w:rPr>
      </w:pPr>
      <w:r w:rsidRPr="00DA7ACB">
        <w:rPr>
          <w:rFonts w:ascii="Times New Roman" w:hAnsi="Times New Roman"/>
          <w:color w:val="191919"/>
          <w:spacing w:val="-16"/>
          <w:sz w:val="20"/>
          <w:szCs w:val="20"/>
        </w:rPr>
        <w:t>W</w:t>
      </w:r>
      <w:r w:rsidRPr="00DA7ACB">
        <w:rPr>
          <w:rFonts w:ascii="Times New Roman" w:hAnsi="Times New Roman"/>
          <w:color w:val="191919"/>
          <w:sz w:val="20"/>
          <w:szCs w:val="20"/>
        </w:rPr>
        <w:t>aivers:</w:t>
      </w:r>
      <w:r w:rsidRPr="00DA7ACB">
        <w:rPr>
          <w:rFonts w:ascii="Times New Roman" w:hAnsi="Times New Roman"/>
          <w:color w:val="191919"/>
          <w:spacing w:val="-11"/>
          <w:sz w:val="20"/>
          <w:szCs w:val="20"/>
        </w:rPr>
        <w:t xml:space="preserve"> </w:t>
      </w:r>
      <w:r w:rsidRPr="00DA7ACB">
        <w:rPr>
          <w:rFonts w:ascii="Times New Roman" w:hAnsi="Times New Roman"/>
          <w:color w:val="191919"/>
          <w:sz w:val="20"/>
          <w:szCs w:val="20"/>
        </w:rPr>
        <w:t>An institution may waive out-of-state tuition for:</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nonresident students who are financially dependent upon a parent, parents or spouse who has been a legal resident of Geo</w:t>
      </w:r>
      <w:r w:rsidRPr="00DA7ACB">
        <w:rPr>
          <w:rFonts w:ascii="Times New Roman" w:hAnsi="Times New Roman"/>
          <w:color w:val="191919"/>
          <w:spacing w:val="-4"/>
          <w:sz w:val="20"/>
          <w:szCs w:val="20"/>
        </w:rPr>
        <w:t>r</w:t>
      </w:r>
      <w:r w:rsidRPr="00DA7ACB">
        <w:rPr>
          <w:rFonts w:ascii="Times New Roman" w:hAnsi="Times New Roman"/>
          <w:color w:val="191919"/>
          <w:sz w:val="20"/>
          <w:szCs w:val="20"/>
        </w:rPr>
        <w:t>gia for at least 12 consecutive months immediately preceding the date of registration; provided, howeve</w:t>
      </w:r>
      <w:r w:rsidRPr="00DA7ACB">
        <w:rPr>
          <w:rFonts w:ascii="Times New Roman" w:hAnsi="Times New Roman"/>
          <w:color w:val="191919"/>
          <w:spacing w:val="-8"/>
          <w:sz w:val="20"/>
          <w:szCs w:val="20"/>
        </w:rPr>
        <w:t>r</w:t>
      </w:r>
      <w:r w:rsidRPr="00DA7ACB">
        <w:rPr>
          <w:rFonts w:ascii="Times New Roman" w:hAnsi="Times New Roman"/>
          <w:color w:val="191919"/>
          <w:sz w:val="20"/>
          <w:szCs w:val="20"/>
        </w:rPr>
        <w:t>, that such financial dependence shall have existed for at least 12 consecutive months immediately preceding the date of registration;</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international students, selected by the institutional president or his or her authorized representative, provided that the number of such waivers in e</w:t>
      </w:r>
      <w:r w:rsidRPr="00DA7ACB">
        <w:rPr>
          <w:rFonts w:ascii="Times New Roman" w:hAnsi="Times New Roman"/>
          <w:color w:val="191919"/>
          <w:spacing w:val="-4"/>
          <w:sz w:val="20"/>
          <w:szCs w:val="20"/>
        </w:rPr>
        <w:t>f</w:t>
      </w:r>
      <w:r w:rsidRPr="00DA7ACB">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DA7ACB" w:rsidRPr="00DA7ACB" w:rsidRDefault="00DA7ACB" w:rsidP="00FF55DE">
      <w:pPr>
        <w:pStyle w:val="ListParagraph"/>
        <w:widowControl w:val="0"/>
        <w:numPr>
          <w:ilvl w:val="0"/>
          <w:numId w:val="12"/>
        </w:numPr>
        <w:autoSpaceDE w:val="0"/>
        <w:autoSpaceDN w:val="0"/>
        <w:adjustRightInd w:val="0"/>
        <w:spacing w:before="120" w:after="0" w:line="250" w:lineRule="auto"/>
        <w:ind w:left="720" w:right="1740"/>
        <w:jc w:val="both"/>
        <w:rPr>
          <w:rFonts w:ascii="Times New Roman" w:hAnsi="Times New Roman"/>
          <w:color w:val="000000"/>
          <w:sz w:val="20"/>
          <w:szCs w:val="20"/>
        </w:rPr>
      </w:pPr>
      <w:r w:rsidRPr="00DA7ACB">
        <w:rPr>
          <w:rFonts w:ascii="Times New Roman" w:hAnsi="Times New Roman"/>
          <w:color w:val="191919"/>
          <w:sz w:val="20"/>
          <w:szCs w:val="20"/>
        </w:rPr>
        <w:t>full-time employees of the University System, their spouses and their dependent children;</w:t>
      </w:r>
    </w:p>
    <w:p w:rsidR="00F42301" w:rsidRPr="00DA7ACB" w:rsidRDefault="00DA7ACB" w:rsidP="00FF55DE">
      <w:pPr>
        <w:pStyle w:val="ListParagraph"/>
        <w:widowControl w:val="0"/>
        <w:numPr>
          <w:ilvl w:val="0"/>
          <w:numId w:val="12"/>
        </w:numPr>
        <w:autoSpaceDE w:val="0"/>
        <w:autoSpaceDN w:val="0"/>
        <w:adjustRightInd w:val="0"/>
        <w:spacing w:before="120" w:after="0"/>
        <w:ind w:left="720" w:right="1740"/>
        <w:jc w:val="both"/>
        <w:rPr>
          <w:rFonts w:ascii="Times New Roman" w:hAnsi="Times New Roman"/>
          <w:color w:val="000000"/>
          <w:sz w:val="20"/>
          <w:szCs w:val="20"/>
        </w:rPr>
      </w:pPr>
      <w:r w:rsidRPr="00DA7ACB">
        <w:rPr>
          <w:rFonts w:ascii="Times New Roman" w:hAnsi="Times New Roman"/>
          <w:color w:val="191919"/>
          <w:sz w:val="20"/>
          <w:szCs w:val="20"/>
        </w:rPr>
        <w:t xml:space="preserve"> medical and dental residents and medical and dental interns at the Medical College of </w:t>
      </w:r>
      <w:r w:rsidR="00F42301" w:rsidRPr="00DA7ACB">
        <w:rPr>
          <w:rFonts w:ascii="Times New Roman" w:hAnsi="Times New Roman"/>
          <w:color w:val="191919"/>
          <w:sz w:val="20"/>
          <w:szCs w:val="20"/>
        </w:rPr>
        <w:t>Geo</w:t>
      </w:r>
      <w:r w:rsidR="00F42301" w:rsidRPr="00DA7ACB">
        <w:rPr>
          <w:rFonts w:ascii="Times New Roman" w:hAnsi="Times New Roman"/>
          <w:color w:val="191919"/>
          <w:spacing w:val="-4"/>
          <w:sz w:val="20"/>
          <w:szCs w:val="20"/>
        </w:rPr>
        <w:t>r</w:t>
      </w:r>
      <w:r w:rsidR="00F42301" w:rsidRPr="00DA7ACB">
        <w:rPr>
          <w:rFonts w:ascii="Times New Roman" w:hAnsi="Times New Roman"/>
          <w:color w:val="191919"/>
          <w:sz w:val="20"/>
          <w:szCs w:val="20"/>
        </w:rPr>
        <w:t>gia.</w:t>
      </w:r>
    </w:p>
    <w:p w:rsidR="00F42301" w:rsidRDefault="00F42301" w:rsidP="00DA7ACB">
      <w:pPr>
        <w:widowControl w:val="0"/>
        <w:autoSpaceDE w:val="0"/>
        <w:autoSpaceDN w:val="0"/>
        <w:adjustRightInd w:val="0"/>
        <w:spacing w:before="120" w:after="0"/>
        <w:ind w:left="1599"/>
        <w:rPr>
          <w:rFonts w:ascii="Times New Roman" w:hAnsi="Times New Roman"/>
          <w:color w:val="000000"/>
          <w:sz w:val="20"/>
          <w:szCs w:val="20"/>
        </w:rPr>
        <w:sectPr w:rsidR="00F42301" w:rsidSect="00EE404B">
          <w:footerReference w:type="even" r:id="rId28"/>
          <w:footerReference w:type="default" r:id="rId29"/>
          <w:pgSz w:w="12240" w:h="15840"/>
          <w:pgMar w:top="260" w:right="260" w:bottom="280" w:left="1240" w:header="0" w:footer="967" w:gutter="0"/>
          <w:cols w:space="720"/>
          <w:noEndnote/>
        </w:sectPr>
      </w:pPr>
    </w:p>
    <w:tbl>
      <w:tblPr>
        <w:tblW w:w="10260" w:type="dxa"/>
        <w:tblInd w:w="450" w:type="dxa"/>
        <w:tblLayout w:type="fixed"/>
        <w:tblCellMar>
          <w:left w:w="0" w:type="dxa"/>
          <w:right w:w="0" w:type="dxa"/>
        </w:tblCellMar>
        <w:tblLook w:val="0000"/>
      </w:tblPr>
      <w:tblGrid>
        <w:gridCol w:w="1440"/>
        <w:gridCol w:w="4560"/>
        <w:gridCol w:w="4260"/>
      </w:tblGrid>
      <w:tr w:rsidR="00F42301" w:rsidRPr="00FA7AC7" w:rsidTr="00826618">
        <w:trPr>
          <w:trHeight w:hRule="exact" w:val="235"/>
        </w:trPr>
        <w:tc>
          <w:tcPr>
            <w:tcW w:w="1440" w:type="dxa"/>
            <w:tcBorders>
              <w:top w:val="nil"/>
              <w:left w:val="nil"/>
              <w:bottom w:val="single" w:sz="4" w:space="0" w:color="191919"/>
              <w:right w:val="single" w:sz="4" w:space="0" w:color="191919"/>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8A05AD" w:rsidRDefault="00F42301" w:rsidP="00826618">
            <w:pPr>
              <w:widowControl w:val="0"/>
              <w:tabs>
                <w:tab w:val="left" w:pos="355"/>
                <w:tab w:val="left" w:pos="445"/>
              </w:tabs>
              <w:autoSpaceDE w:val="0"/>
              <w:autoSpaceDN w:val="0"/>
              <w:adjustRightInd w:val="0"/>
              <w:spacing w:after="0"/>
              <w:ind w:left="519" w:right="1123" w:hanging="29"/>
              <w:rPr>
                <w:rFonts w:ascii="Times New Roman" w:hAnsi="Times New Roman"/>
                <w:sz w:val="24"/>
                <w:szCs w:val="24"/>
              </w:rPr>
            </w:pPr>
            <w:r w:rsidRPr="008A05AD">
              <w:rPr>
                <w:rFonts w:ascii="Times New Roman" w:hAnsi="Times New Roman"/>
                <w:b/>
                <w:bCs/>
                <w:color w:val="191919"/>
                <w:sz w:val="24"/>
                <w:szCs w:val="24"/>
              </w:rPr>
              <w:t>OTHER</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POLICIES</w:t>
            </w:r>
            <w:r w:rsidRPr="008A05AD">
              <w:rPr>
                <w:rFonts w:ascii="Times New Roman" w:hAnsi="Times New Roman"/>
                <w:b/>
                <w:bCs/>
                <w:color w:val="191919"/>
                <w:spacing w:val="23"/>
                <w:sz w:val="24"/>
                <w:szCs w:val="24"/>
              </w:rPr>
              <w:t xml:space="preserve"> </w:t>
            </w:r>
            <w:r w:rsidRPr="008A05AD">
              <w:rPr>
                <w:rFonts w:ascii="Times New Roman" w:hAnsi="Times New Roman"/>
                <w:b/>
                <w:bCs/>
                <w:color w:val="191919"/>
                <w:sz w:val="24"/>
                <w:szCs w:val="24"/>
              </w:rPr>
              <w:t>&amp; GENERAL</w:t>
            </w:r>
            <w:r w:rsidRPr="008A05AD">
              <w:rPr>
                <w:rFonts w:ascii="Times New Roman" w:hAnsi="Times New Roman"/>
                <w:b/>
                <w:bCs/>
                <w:color w:val="191919"/>
                <w:spacing w:val="8"/>
                <w:sz w:val="24"/>
                <w:szCs w:val="24"/>
              </w:rPr>
              <w:t xml:space="preserve"> </w:t>
            </w:r>
            <w:r w:rsidRPr="008A05AD">
              <w:rPr>
                <w:rFonts w:ascii="Times New Roman" w:hAnsi="Times New Roman"/>
                <w:b/>
                <w:bCs/>
                <w:color w:val="191919"/>
                <w:sz w:val="24"/>
                <w:szCs w:val="24"/>
              </w:rPr>
              <w:t>POLICIES</w:t>
            </w:r>
          </w:p>
        </w:tc>
        <w:tc>
          <w:tcPr>
            <w:tcW w:w="4260" w:type="dxa"/>
            <w:tcBorders>
              <w:top w:val="nil"/>
              <w:left w:val="single" w:sz="4" w:space="0" w:color="191919"/>
              <w:bottom w:val="single" w:sz="4" w:space="0" w:color="191919"/>
              <w:right w:val="nil"/>
            </w:tcBorders>
          </w:tcPr>
          <w:p w:rsidR="00F42301" w:rsidRPr="00FA7AC7" w:rsidRDefault="00F42301" w:rsidP="00DA7ACB">
            <w:pPr>
              <w:widowControl w:val="0"/>
              <w:autoSpaceDE w:val="0"/>
              <w:autoSpaceDN w:val="0"/>
              <w:adjustRightInd w:val="0"/>
              <w:spacing w:before="120" w:after="0"/>
              <w:rPr>
                <w:rFonts w:ascii="Times New Roman" w:hAnsi="Times New Roman"/>
                <w:sz w:val="24"/>
                <w:szCs w:val="24"/>
              </w:rPr>
            </w:pPr>
          </w:p>
        </w:tc>
      </w:tr>
      <w:tr w:rsidR="00F42301" w:rsidRPr="00FA7AC7" w:rsidTr="00826618">
        <w:trPr>
          <w:trHeight w:hRule="exact" w:val="256"/>
        </w:trPr>
        <w:tc>
          <w:tcPr>
            <w:tcW w:w="144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44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C57415">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rPr>
        <w:pict>
          <v:shape id="_x0000_s7026" type="#_x0000_t202" style="position:absolute;left:0;text-align:left;margin-left:23.25pt;margin-top:6.6pt;width:1in;height:655.7pt;z-index:-251452928;mso-position-horizontal-relative:page" o:allowincell="f" filled="f" stroked="f">
            <v:textbox style="layout-flow:vertical;mso-layout-flow-alt:bottom-to-top;mso-next-textbox:#_x0000_s7026" inset="0,0,0,0">
              <w:txbxContent>
                <w:p w:rsidR="00E410E0" w:rsidRDefault="00E410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8A05AD" w:rsidRPr="008A05AD" w:rsidRDefault="00284C41" w:rsidP="00FF55DE">
      <w:pPr>
        <w:pStyle w:val="ListParagraph"/>
        <w:widowControl w:val="0"/>
        <w:numPr>
          <w:ilvl w:val="0"/>
          <w:numId w:val="12"/>
        </w:numPr>
        <w:autoSpaceDE w:val="0"/>
        <w:autoSpaceDN w:val="0"/>
        <w:adjustRightInd w:val="0"/>
        <w:spacing w:before="26" w:after="0" w:line="250" w:lineRule="auto"/>
        <w:ind w:left="2520" w:right="10"/>
        <w:jc w:val="both"/>
        <w:rPr>
          <w:rFonts w:ascii="Times New Roman" w:hAnsi="Times New Roman"/>
          <w:color w:val="000000"/>
          <w:sz w:val="20"/>
          <w:szCs w:val="20"/>
        </w:rPr>
      </w:pPr>
      <w:r w:rsidRPr="00284C41">
        <w:rPr>
          <w:rFonts w:ascii="Calibri" w:hAnsi="Calibri"/>
          <w:noProof/>
        </w:rPr>
        <w:pict>
          <v:group id="_x0000_s6954" style="position:absolute;left:0;text-align:left;margin-left:265.6pt;margin-top:-54.15pt;width:31.2pt;height:31.05pt;z-index:-251454976;mso-position-horizontal-relative:page" coordorigin="5312,-1083" coordsize="624,621" o:allowincell="f">
            <v:rect id="_x0000_s6955" style="position:absolute;left:5317;top:-1078;width:613;height:610" o:allowincell="f" stroked="f">
              <v:path arrowok="t"/>
            </v:rect>
            <v:rect id="_x0000_s6956" style="position:absolute;left:5317;top:-1078;width:620;height:620;mso-position-horizontal-relative:page" o:allowincell="f" filled="f" stroked="f">
              <v:textbox style="mso-next-textbox:#_x0000_s6956" inset="0,0,0,0">
                <w:txbxContent>
                  <w:p w:rsidR="00E410E0" w:rsidRDefault="00E410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0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A05AD">
                    <w:pPr>
                      <w:widowControl w:val="0"/>
                      <w:autoSpaceDE w:val="0"/>
                      <w:autoSpaceDN w:val="0"/>
                      <w:adjustRightInd w:val="0"/>
                      <w:spacing w:after="0"/>
                      <w:rPr>
                        <w:rFonts w:ascii="Times New Roman" w:hAnsi="Times New Roman"/>
                        <w:sz w:val="24"/>
                        <w:szCs w:val="24"/>
                      </w:rPr>
                    </w:pPr>
                  </w:p>
                </w:txbxContent>
              </v:textbox>
            </v:rect>
            <w10:wrap anchorx="page"/>
          </v:group>
        </w:pict>
      </w:r>
      <w:r w:rsidR="008A05AD" w:rsidRPr="008A05AD">
        <w:rPr>
          <w:rFonts w:ascii="Times New Roman" w:hAnsi="Times New Roman"/>
          <w:color w:val="191919"/>
          <w:sz w:val="20"/>
          <w:szCs w:val="20"/>
        </w:rPr>
        <w:t>full-time teachers in the public schools of Geo</w:t>
      </w:r>
      <w:r w:rsidR="008A05AD" w:rsidRPr="008A05AD">
        <w:rPr>
          <w:rFonts w:ascii="Times New Roman" w:hAnsi="Times New Roman"/>
          <w:color w:val="191919"/>
          <w:spacing w:val="-4"/>
          <w:sz w:val="20"/>
          <w:szCs w:val="20"/>
        </w:rPr>
        <w:t>r</w:t>
      </w:r>
      <w:r w:rsidR="008A05AD" w:rsidRPr="008A05AD">
        <w:rPr>
          <w:rFonts w:ascii="Times New Roman" w:hAnsi="Times New Roman"/>
          <w:color w:val="191919"/>
          <w:sz w:val="20"/>
          <w:szCs w:val="20"/>
        </w:rPr>
        <w:t>gia or in the programs of the State Board of</w:t>
      </w:r>
      <w:r w:rsidR="008A05AD" w:rsidRPr="008A05AD">
        <w:rPr>
          <w:rFonts w:ascii="Times New Roman" w:hAnsi="Times New Roman"/>
          <w:color w:val="191919"/>
          <w:spacing w:val="-4"/>
          <w:sz w:val="20"/>
          <w:szCs w:val="20"/>
        </w:rPr>
        <w:t xml:space="preserve"> </w:t>
      </w:r>
      <w:r w:rsidR="008A05AD" w:rsidRPr="008A05AD">
        <w:rPr>
          <w:rFonts w:ascii="Times New Roman" w:hAnsi="Times New Roman"/>
          <w:color w:val="191919"/>
          <w:spacing w:val="-14"/>
          <w:sz w:val="20"/>
          <w:szCs w:val="20"/>
        </w:rPr>
        <w:t>T</w:t>
      </w:r>
      <w:r w:rsidR="008A05AD" w:rsidRPr="008A05AD">
        <w:rPr>
          <w:rFonts w:ascii="Times New Roman" w:hAnsi="Times New Roman"/>
          <w:color w:val="191919"/>
          <w:sz w:val="20"/>
          <w:szCs w:val="20"/>
        </w:rPr>
        <w:t>echnical and</w:t>
      </w:r>
      <w:r w:rsidR="008A05AD" w:rsidRPr="008A05AD">
        <w:rPr>
          <w:rFonts w:ascii="Times New Roman" w:hAnsi="Times New Roman"/>
          <w:color w:val="191919"/>
          <w:spacing w:val="-11"/>
          <w:sz w:val="20"/>
          <w:szCs w:val="20"/>
        </w:rPr>
        <w:t xml:space="preserve"> </w:t>
      </w:r>
      <w:r w:rsidR="008A05AD" w:rsidRPr="008A05AD">
        <w:rPr>
          <w:rFonts w:ascii="Times New Roman" w:hAnsi="Times New Roman"/>
          <w:color w:val="191919"/>
          <w:sz w:val="20"/>
          <w:szCs w:val="20"/>
        </w:rPr>
        <w:t>Adult Education and their dependent children.</w:t>
      </w:r>
      <w:r w:rsidR="008A05AD" w:rsidRPr="008A05AD">
        <w:rPr>
          <w:rFonts w:ascii="Times New Roman" w:hAnsi="Times New Roman"/>
          <w:color w:val="191919"/>
          <w:spacing w:val="-3"/>
          <w:sz w:val="20"/>
          <w:szCs w:val="20"/>
        </w:rPr>
        <w:t xml:space="preserve"> </w:t>
      </w:r>
      <w:r w:rsidR="008A05AD" w:rsidRPr="008A05AD">
        <w:rPr>
          <w:rFonts w:ascii="Times New Roman" w:hAnsi="Times New Roman"/>
          <w:color w:val="191919"/>
          <w:spacing w:val="-14"/>
          <w:sz w:val="20"/>
          <w:szCs w:val="20"/>
        </w:rPr>
        <w:t>T</w:t>
      </w:r>
      <w:r w:rsidR="008A05AD" w:rsidRPr="008A05AD">
        <w:rPr>
          <w:rFonts w:ascii="Times New Roman" w:hAnsi="Times New Roman"/>
          <w:color w:val="191919"/>
          <w:sz w:val="20"/>
          <w:szCs w:val="20"/>
        </w:rPr>
        <w:t>eachers employed full-time on military bases in Geo</w:t>
      </w:r>
      <w:r w:rsidR="008A05AD" w:rsidRPr="008A05AD">
        <w:rPr>
          <w:rFonts w:ascii="Times New Roman" w:hAnsi="Times New Roman"/>
          <w:color w:val="191919"/>
          <w:spacing w:val="-4"/>
          <w:sz w:val="20"/>
          <w:szCs w:val="20"/>
        </w:rPr>
        <w:t>r</w:t>
      </w:r>
      <w:r w:rsidR="008A05AD" w:rsidRPr="008A05AD">
        <w:rPr>
          <w:rFonts w:ascii="Times New Roman" w:hAnsi="Times New Roman"/>
          <w:color w:val="191919"/>
          <w:sz w:val="20"/>
          <w:szCs w:val="20"/>
        </w:rPr>
        <w:t>gia shall also qualify for this waiver;</w:t>
      </w:r>
    </w:p>
    <w:p w:rsidR="008A05AD" w:rsidRPr="008A05AD" w:rsidRDefault="008A05AD" w:rsidP="00FF55DE">
      <w:pPr>
        <w:pStyle w:val="ListParagraph"/>
        <w:widowControl w:val="0"/>
        <w:numPr>
          <w:ilvl w:val="0"/>
          <w:numId w:val="12"/>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career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and their dependents who are citizens of the foreign nation which their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 represents, and who are stationed and living in Geo</w:t>
      </w:r>
      <w:r w:rsidRPr="008A05AD">
        <w:rPr>
          <w:rFonts w:ascii="Times New Roman" w:hAnsi="Times New Roman"/>
          <w:color w:val="191919"/>
          <w:spacing w:val="-4"/>
          <w:sz w:val="20"/>
          <w:szCs w:val="20"/>
        </w:rPr>
        <w:t>r</w:t>
      </w:r>
      <w:r w:rsidRPr="008A05AD">
        <w:rPr>
          <w:rFonts w:ascii="Times New Roman" w:hAnsi="Times New Roman"/>
          <w:color w:val="191919"/>
          <w:sz w:val="20"/>
          <w:szCs w:val="20"/>
        </w:rPr>
        <w:t>gia under orders of their respective governments.</w:t>
      </w:r>
      <w:r w:rsidRPr="008A05AD">
        <w:rPr>
          <w:rFonts w:ascii="Times New Roman" w:hAnsi="Times New Roman"/>
          <w:color w:val="191919"/>
          <w:spacing w:val="-4"/>
          <w:sz w:val="20"/>
          <w:szCs w:val="20"/>
        </w:rPr>
        <w:t xml:space="preserve"> </w:t>
      </w:r>
      <w:r w:rsidRPr="008A05AD">
        <w:rPr>
          <w:rFonts w:ascii="Times New Roman" w:hAnsi="Times New Roman"/>
          <w:color w:val="191919"/>
          <w:sz w:val="20"/>
          <w:szCs w:val="20"/>
        </w:rPr>
        <w:t>This waiver shall apply only to those consular o</w:t>
      </w:r>
      <w:r w:rsidRPr="008A05AD">
        <w:rPr>
          <w:rFonts w:ascii="Times New Roman" w:hAnsi="Times New Roman"/>
          <w:color w:val="191919"/>
          <w:spacing w:val="-4"/>
          <w:sz w:val="20"/>
          <w:szCs w:val="20"/>
        </w:rPr>
        <w:t>f</w:t>
      </w:r>
      <w:r w:rsidRPr="008A05AD">
        <w:rPr>
          <w:rFonts w:ascii="Times New Roman" w:hAnsi="Times New Roman"/>
          <w:color w:val="191919"/>
          <w:sz w:val="20"/>
          <w:szCs w:val="20"/>
        </w:rPr>
        <w:t>ficers whose nations operate on the principle of educational reciprocity with the United States;</w:t>
      </w:r>
    </w:p>
    <w:p w:rsidR="008A05AD" w:rsidRPr="008A05AD" w:rsidRDefault="008A05AD" w:rsidP="00FF55DE">
      <w:pPr>
        <w:pStyle w:val="ListParagraph"/>
        <w:widowControl w:val="0"/>
        <w:numPr>
          <w:ilvl w:val="0"/>
          <w:numId w:val="12"/>
        </w:numPr>
        <w:autoSpaceDE w:val="0"/>
        <w:autoSpaceDN w:val="0"/>
        <w:adjustRightInd w:val="0"/>
        <w:spacing w:after="0" w:line="250" w:lineRule="auto"/>
        <w:ind w:left="2520" w:right="10"/>
        <w:jc w:val="both"/>
        <w:rPr>
          <w:rFonts w:ascii="Times New Roman" w:hAnsi="Times New Roman"/>
          <w:color w:val="000000"/>
          <w:sz w:val="20"/>
          <w:szCs w:val="20"/>
        </w:rPr>
      </w:pPr>
      <w:r w:rsidRPr="008A05AD">
        <w:rPr>
          <w:rFonts w:ascii="Times New Roman" w:hAnsi="Times New Roman"/>
          <w:color w:val="191919"/>
          <w:sz w:val="20"/>
          <w:szCs w:val="20"/>
        </w:rPr>
        <w:t>military personnel and their dependents stationed in Geo</w:t>
      </w:r>
      <w:r w:rsidRPr="008A05AD">
        <w:rPr>
          <w:rFonts w:ascii="Times New Roman" w:hAnsi="Times New Roman"/>
          <w:color w:val="191919"/>
          <w:spacing w:val="-4"/>
          <w:sz w:val="20"/>
          <w:szCs w:val="20"/>
        </w:rPr>
        <w:t>r</w:t>
      </w:r>
      <w:r>
        <w:rPr>
          <w:rFonts w:ascii="Times New Roman" w:hAnsi="Times New Roman"/>
          <w:color w:val="191919"/>
          <w:sz w:val="20"/>
          <w:szCs w:val="20"/>
        </w:rPr>
        <w:t>gia and on active duty un</w:t>
      </w:r>
      <w:r w:rsidRPr="008A05AD">
        <w:rPr>
          <w:rFonts w:ascii="Times New Roman" w:hAnsi="Times New Roman"/>
          <w:color w:val="191919"/>
          <w:sz w:val="20"/>
          <w:szCs w:val="20"/>
        </w:rPr>
        <w:t>less such military personnel are assigned as students to</w:t>
      </w:r>
      <w:r>
        <w:rPr>
          <w:rFonts w:ascii="Times New Roman" w:hAnsi="Times New Roman"/>
          <w:color w:val="191919"/>
          <w:sz w:val="20"/>
          <w:szCs w:val="20"/>
        </w:rPr>
        <w:t xml:space="preserve"> system institutions for educa</w:t>
      </w:r>
      <w:r w:rsidRPr="008A05AD">
        <w:rPr>
          <w:rFonts w:ascii="Times New Roman" w:hAnsi="Times New Roman"/>
          <w:color w:val="191919"/>
          <w:sz w:val="20"/>
          <w:szCs w:val="20"/>
        </w:rPr>
        <w:t>tional purposes.</w:t>
      </w:r>
    </w:p>
    <w:p w:rsidR="008A05AD" w:rsidRPr="008A05AD" w:rsidRDefault="008A05AD" w:rsidP="00FF55DE">
      <w:pPr>
        <w:pStyle w:val="ListParagraph"/>
        <w:widowControl w:val="0"/>
        <w:numPr>
          <w:ilvl w:val="0"/>
          <w:numId w:val="12"/>
        </w:numPr>
        <w:autoSpaceDE w:val="0"/>
        <w:autoSpaceDN w:val="0"/>
        <w:adjustRightInd w:val="0"/>
        <w:spacing w:after="0"/>
        <w:ind w:left="2520" w:right="10"/>
        <w:jc w:val="both"/>
        <w:rPr>
          <w:rFonts w:ascii="Times New Roman" w:hAnsi="Times New Roman"/>
          <w:color w:val="000000"/>
          <w:sz w:val="20"/>
          <w:szCs w:val="20"/>
        </w:rPr>
      </w:pPr>
      <w:r w:rsidRPr="008A05AD">
        <w:rPr>
          <w:rFonts w:ascii="Times New Roman" w:hAnsi="Times New Roman"/>
          <w:color w:val="191919"/>
          <w:sz w:val="20"/>
          <w:szCs w:val="20"/>
        </w:rPr>
        <w:t>selected graduate students at university-level institutions.</w:t>
      </w:r>
    </w:p>
    <w:p w:rsidR="008A05AD" w:rsidRPr="008A05AD" w:rsidRDefault="008A05AD" w:rsidP="00FF55DE">
      <w:pPr>
        <w:pStyle w:val="ListParagraph"/>
        <w:widowControl w:val="0"/>
        <w:numPr>
          <w:ilvl w:val="0"/>
          <w:numId w:val="12"/>
        </w:numPr>
        <w:autoSpaceDE w:val="0"/>
        <w:autoSpaceDN w:val="0"/>
        <w:adjustRightInd w:val="0"/>
        <w:spacing w:before="120" w:after="0" w:line="250" w:lineRule="auto"/>
        <w:ind w:left="2520" w:right="14"/>
        <w:jc w:val="both"/>
        <w:rPr>
          <w:rFonts w:ascii="Times New Roman" w:hAnsi="Times New Roman"/>
          <w:color w:val="000000"/>
          <w:sz w:val="20"/>
          <w:szCs w:val="20"/>
        </w:rPr>
      </w:pPr>
      <w:r w:rsidRPr="008A05AD">
        <w:rPr>
          <w:rFonts w:ascii="Times New Roman" w:hAnsi="Times New Roman"/>
          <w:color w:val="191919"/>
          <w:sz w:val="20"/>
          <w:szCs w:val="20"/>
        </w:rPr>
        <w:t>students who are legal residents of out-of-state counties bordering on Geo</w:t>
      </w:r>
      <w:r w:rsidRPr="008A05AD">
        <w:rPr>
          <w:rFonts w:ascii="Times New Roman" w:hAnsi="Times New Roman"/>
          <w:color w:val="191919"/>
          <w:spacing w:val="-4"/>
          <w:sz w:val="20"/>
          <w:szCs w:val="20"/>
        </w:rPr>
        <w:t>r</w:t>
      </w:r>
      <w:r>
        <w:rPr>
          <w:rFonts w:ascii="Times New Roman" w:hAnsi="Times New Roman"/>
          <w:color w:val="191919"/>
          <w:sz w:val="20"/>
          <w:szCs w:val="20"/>
        </w:rPr>
        <w:t>gia coun</w:t>
      </w:r>
      <w:r w:rsidRPr="008A05AD">
        <w:rPr>
          <w:rFonts w:ascii="Times New Roman" w:hAnsi="Times New Roman"/>
          <w:color w:val="191919"/>
          <w:sz w:val="20"/>
          <w:szCs w:val="20"/>
        </w:rPr>
        <w:t>ties in which an institution of the University System is located and who are enrolled in said institution.</w:t>
      </w:r>
    </w:p>
    <w:p w:rsidR="008A05AD" w:rsidRDefault="008A05AD" w:rsidP="008A05AD">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Office of Academic Services and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Default="008A05AD"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Pr>
          <w:rFonts w:ascii="Times New Roman" w:hAnsi="Times New Roman"/>
          <w:color w:val="191919"/>
          <w:spacing w:val="-4"/>
          <w:sz w:val="20"/>
          <w:szCs w:val="20"/>
        </w:rPr>
        <w:t xml:space="preserve"> </w:t>
      </w:r>
      <w:r>
        <w:rPr>
          <w:rFonts w:ascii="Times New Roman" w:hAnsi="Times New Roman"/>
          <w:color w:val="191919"/>
          <w:sz w:val="20"/>
          <w:szCs w:val="20"/>
        </w:rPr>
        <w:t>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160" w:lineRule="exact"/>
        <w:ind w:right="10"/>
        <w:jc w:val="both"/>
        <w:rPr>
          <w:rFonts w:ascii="Times New Roman" w:hAnsi="Times New Roman"/>
          <w:color w:val="000000"/>
          <w:sz w:val="16"/>
          <w:szCs w:val="16"/>
        </w:rPr>
      </w:pPr>
    </w:p>
    <w:p w:rsidR="003F3F12" w:rsidRPr="003F3F12" w:rsidRDefault="00872D63" w:rsidP="00872D63">
      <w:pPr>
        <w:pStyle w:val="Heading2"/>
        <w:spacing w:before="0"/>
        <w:ind w:left="2340" w:right="1960" w:firstLine="0"/>
        <w:jc w:val="center"/>
        <w:rPr>
          <w:rFonts w:ascii="Times New Roman" w:hAnsi="Times New Roman"/>
          <w:b w:val="0"/>
          <w:bCs w:val="0"/>
          <w:color w:val="FFFFFF" w:themeColor="background1"/>
          <w:sz w:val="20"/>
          <w:szCs w:val="20"/>
        </w:rPr>
      </w:pPr>
      <w:bookmarkStart w:id="26" w:name="_Toc294969641"/>
      <w:r w:rsidRPr="00872D63">
        <w:rPr>
          <w:rFonts w:ascii="Impact" w:hAnsi="Impact" w:cs="Impact"/>
          <w:color w:val="666666"/>
          <w:spacing w:val="7"/>
          <w:sz w:val="48"/>
          <w:szCs w:val="48"/>
          <w:fitText w:val="3024" w:id="-165428480"/>
        </w:rPr>
        <w:t>G</w:t>
      </w:r>
      <w:r w:rsidRPr="00872D63">
        <w:rPr>
          <w:rFonts w:ascii="Impact" w:hAnsi="Impact" w:cs="Impact"/>
          <w:color w:val="666666"/>
          <w:spacing w:val="7"/>
          <w:sz w:val="40"/>
          <w:szCs w:val="40"/>
          <w:fitText w:val="3024" w:id="-165428480"/>
        </w:rPr>
        <w:t>ENERAL</w:t>
      </w:r>
      <w:r w:rsidRPr="00872D63">
        <w:rPr>
          <w:rFonts w:ascii="Impact" w:hAnsi="Impact" w:cs="Impact"/>
          <w:color w:val="666666"/>
          <w:spacing w:val="7"/>
          <w:sz w:val="48"/>
          <w:szCs w:val="48"/>
          <w:fitText w:val="3024" w:id="-165428480"/>
        </w:rPr>
        <w:t xml:space="preserve"> P</w:t>
      </w:r>
      <w:r w:rsidRPr="00872D63">
        <w:rPr>
          <w:rFonts w:ascii="Impact" w:hAnsi="Impact" w:cs="Impact"/>
          <w:color w:val="666666"/>
          <w:spacing w:val="7"/>
          <w:sz w:val="40"/>
          <w:szCs w:val="40"/>
          <w:fitText w:val="3024" w:id="-165428480"/>
        </w:rPr>
        <w:t>OLICIE</w:t>
      </w:r>
      <w:r w:rsidRPr="00872D63">
        <w:rPr>
          <w:rFonts w:ascii="Impact" w:hAnsi="Impact" w:cs="Impact"/>
          <w:color w:val="666666"/>
          <w:spacing w:val="10"/>
          <w:sz w:val="40"/>
          <w:szCs w:val="40"/>
          <w:fitText w:val="3024" w:id="-165428480"/>
        </w:rPr>
        <w:t>S</w:t>
      </w:r>
      <w:bookmarkEnd w:id="26"/>
    </w:p>
    <w:p w:rsidR="008A05AD" w:rsidRPr="003F3F12" w:rsidRDefault="008A05AD" w:rsidP="003F3F12">
      <w:pPr>
        <w:pStyle w:val="Heading2"/>
        <w:spacing w:before="0"/>
        <w:ind w:firstLine="1886"/>
        <w:rPr>
          <w:rFonts w:ascii="Times New Roman" w:hAnsi="Times New Roman"/>
          <w:color w:val="000000"/>
          <w:sz w:val="20"/>
          <w:szCs w:val="20"/>
        </w:rPr>
      </w:pPr>
      <w:bookmarkStart w:id="27" w:name="_Toc294969642"/>
      <w:r w:rsidRPr="003F3F12">
        <w:rPr>
          <w:rFonts w:ascii="Times New Roman" w:hAnsi="Times New Roman"/>
          <w:bCs w:val="0"/>
          <w:color w:val="191919"/>
          <w:sz w:val="20"/>
          <w:szCs w:val="20"/>
        </w:rPr>
        <w:t>Attendance Policy</w:t>
      </w:r>
      <w:bookmarkEnd w:id="27"/>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require full class attendance by students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Pr="003F3F12" w:rsidRDefault="008A05AD" w:rsidP="003F3F12">
      <w:pPr>
        <w:pStyle w:val="Heading2"/>
        <w:spacing w:before="0"/>
        <w:ind w:firstLine="1886"/>
        <w:rPr>
          <w:rFonts w:ascii="Times New Roman" w:hAnsi="Times New Roman"/>
          <w:color w:val="000000"/>
          <w:sz w:val="20"/>
          <w:szCs w:val="20"/>
        </w:rPr>
      </w:pPr>
      <w:bookmarkStart w:id="28" w:name="_Toc294969643"/>
      <w:r w:rsidRPr="003F3F12">
        <w:rPr>
          <w:rFonts w:ascii="Times New Roman" w:hAnsi="Times New Roman"/>
          <w:bCs w:val="0"/>
          <w:color w:val="191919"/>
          <w:sz w:val="20"/>
          <w:szCs w:val="20"/>
        </w:rPr>
        <w:t>Cheating and Plagiarism</w:t>
      </w:r>
      <w:bookmarkEnd w:id="28"/>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Pr="003F3F12" w:rsidRDefault="008A05AD" w:rsidP="003F3F12">
      <w:pPr>
        <w:pStyle w:val="Heading2"/>
        <w:spacing w:before="0"/>
        <w:ind w:firstLine="1886"/>
        <w:rPr>
          <w:rFonts w:ascii="Times New Roman" w:hAnsi="Times New Roman"/>
          <w:color w:val="000000"/>
          <w:sz w:val="20"/>
          <w:szCs w:val="20"/>
        </w:rPr>
      </w:pPr>
      <w:bookmarkStart w:id="29" w:name="_Toc294969644"/>
      <w:r w:rsidRPr="003F3F12">
        <w:rPr>
          <w:rFonts w:ascii="Times New Roman" w:hAnsi="Times New Roman"/>
          <w:bCs w:val="0"/>
          <w:color w:val="191919"/>
          <w:sz w:val="20"/>
          <w:szCs w:val="20"/>
        </w:rPr>
        <w:t>Commencement Exe</w:t>
      </w:r>
      <w:r w:rsidRPr="003F3F12">
        <w:rPr>
          <w:rFonts w:ascii="Times New Roman" w:hAnsi="Times New Roman"/>
          <w:bCs w:val="0"/>
          <w:color w:val="191919"/>
          <w:spacing w:val="-4"/>
          <w:sz w:val="20"/>
          <w:szCs w:val="20"/>
        </w:rPr>
        <w:t>r</w:t>
      </w:r>
      <w:r w:rsidRPr="003F3F12">
        <w:rPr>
          <w:rFonts w:ascii="Times New Roman" w:hAnsi="Times New Roman"/>
          <w:bCs w:val="0"/>
          <w:color w:val="191919"/>
          <w:sz w:val="20"/>
          <w:szCs w:val="20"/>
        </w:rPr>
        <w:t>cises</w:t>
      </w:r>
      <w:bookmarkEnd w:id="29"/>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8A05AD" w:rsidRDefault="008A05AD" w:rsidP="008A05AD">
      <w:pPr>
        <w:widowControl w:val="0"/>
        <w:autoSpaceDE w:val="0"/>
        <w:autoSpaceDN w:val="0"/>
        <w:adjustRightInd w:val="0"/>
        <w:spacing w:after="0" w:line="240" w:lineRule="exact"/>
        <w:ind w:right="10"/>
        <w:jc w:val="both"/>
        <w:rPr>
          <w:rFonts w:ascii="Times New Roman" w:hAnsi="Times New Roman"/>
          <w:color w:val="000000"/>
          <w:sz w:val="24"/>
          <w:szCs w:val="24"/>
        </w:rPr>
      </w:pPr>
    </w:p>
    <w:p w:rsidR="008A05AD" w:rsidRPr="003F3F12" w:rsidRDefault="008A05AD" w:rsidP="003F3F12">
      <w:pPr>
        <w:pStyle w:val="Heading2"/>
        <w:spacing w:before="0"/>
        <w:ind w:firstLine="1886"/>
        <w:rPr>
          <w:rFonts w:ascii="Times New Roman" w:hAnsi="Times New Roman"/>
          <w:color w:val="000000"/>
          <w:sz w:val="20"/>
          <w:szCs w:val="20"/>
        </w:rPr>
      </w:pPr>
      <w:bookmarkStart w:id="30" w:name="_Toc294969645"/>
      <w:r w:rsidRPr="003F3F12">
        <w:rPr>
          <w:rFonts w:ascii="Times New Roman" w:hAnsi="Times New Roman"/>
          <w:bCs w:val="0"/>
          <w:color w:val="191919"/>
          <w:sz w:val="20"/>
          <w:szCs w:val="20"/>
        </w:rPr>
        <w:t>Comp</w:t>
      </w:r>
      <w:r w:rsidRPr="003F3F12">
        <w:rPr>
          <w:rFonts w:ascii="Times New Roman" w:hAnsi="Times New Roman"/>
          <w:bCs w:val="0"/>
          <w:color w:val="191919"/>
          <w:spacing w:val="-4"/>
          <w:sz w:val="20"/>
          <w:szCs w:val="20"/>
        </w:rPr>
        <w:t>r</w:t>
      </w:r>
      <w:r w:rsidRPr="003F3F12">
        <w:rPr>
          <w:rFonts w:ascii="Times New Roman" w:hAnsi="Times New Roman"/>
          <w:bCs w:val="0"/>
          <w:color w:val="191919"/>
          <w:sz w:val="20"/>
          <w:szCs w:val="20"/>
        </w:rPr>
        <w:t>ehensive Examination</w:t>
      </w:r>
      <w:bookmarkEnd w:id="30"/>
    </w:p>
    <w:p w:rsidR="008A05AD"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8A05AD" w:rsidRDefault="008A05AD" w:rsidP="008A05AD">
      <w:pPr>
        <w:widowControl w:val="0"/>
        <w:autoSpaceDE w:val="0"/>
        <w:autoSpaceDN w:val="0"/>
        <w:adjustRightInd w:val="0"/>
        <w:spacing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 and administered by the major department.</w:t>
      </w:r>
    </w:p>
    <w:p w:rsidR="00F42301" w:rsidRDefault="008A05AD" w:rsidP="008A05AD">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must be registered during the semester in which the comprehensive examination is taken.</w:t>
      </w:r>
      <w:r>
        <w:rPr>
          <w:rFonts w:ascii="Times New Roman" w:hAnsi="Times New Roman"/>
          <w:color w:val="191919"/>
          <w:spacing w:val="-4"/>
          <w:sz w:val="20"/>
          <w:szCs w:val="20"/>
        </w:rPr>
        <w:t xml:space="preserve"> </w:t>
      </w:r>
      <w:r w:rsidR="00F42301">
        <w:rPr>
          <w:rFonts w:ascii="Times New Roman" w:hAnsi="Times New Roman"/>
          <w:color w:val="191919"/>
          <w:sz w:val="20"/>
          <w:szCs w:val="20"/>
        </w:rPr>
        <w:t>The comprehensive examination can be taken only once in a given semester with a maximum of three attempts permitted.</w:t>
      </w:r>
    </w:p>
    <w:p w:rsidR="00F42301" w:rsidRDefault="00F42301" w:rsidP="00C57415">
      <w:pPr>
        <w:widowControl w:val="0"/>
        <w:autoSpaceDE w:val="0"/>
        <w:autoSpaceDN w:val="0"/>
        <w:adjustRightInd w:val="0"/>
        <w:spacing w:before="10" w:after="0" w:line="250" w:lineRule="auto"/>
        <w:ind w:left="1925" w:right="985"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204"/>
        <w:gridCol w:w="1080"/>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70" w:lineRule="exact"/>
              <w:rPr>
                <w:rFonts w:ascii="Times New Roman" w:hAnsi="Times New Roman"/>
                <w:sz w:val="17"/>
                <w:szCs w:val="17"/>
              </w:rPr>
            </w:pPr>
          </w:p>
          <w:p w:rsidR="00F42301" w:rsidRPr="00FA7AC7" w:rsidRDefault="00F42301" w:rsidP="008A05AD">
            <w:pPr>
              <w:widowControl w:val="0"/>
              <w:autoSpaceDE w:val="0"/>
              <w:autoSpaceDN w:val="0"/>
              <w:adjustRightInd w:val="0"/>
              <w:spacing w:after="0"/>
              <w:ind w:left="1208" w:hanging="64"/>
              <w:rPr>
                <w:rFonts w:ascii="Times New Roman" w:hAnsi="Times New Roman"/>
                <w:sz w:val="24"/>
                <w:szCs w:val="24"/>
              </w:rPr>
            </w:pPr>
            <w:r w:rsidRPr="00FA7AC7">
              <w:rPr>
                <w:rFonts w:ascii="Times New Roman" w:hAnsi="Times New Roman"/>
                <w:b/>
                <w:bCs/>
                <w:color w:val="191919"/>
                <w:sz w:val="36"/>
                <w:szCs w:val="36"/>
              </w:rPr>
              <w:t>G</w:t>
            </w:r>
            <w:r w:rsidRPr="00FA7AC7">
              <w:rPr>
                <w:rFonts w:ascii="Times New Roman" w:hAnsi="Times New Roman"/>
                <w:b/>
                <w:bCs/>
                <w:color w:val="191919"/>
                <w:sz w:val="27"/>
                <w:szCs w:val="27"/>
              </w:rPr>
              <w:t>ENERAL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OLICIES</w:t>
            </w:r>
          </w:p>
        </w:tc>
        <w:tc>
          <w:tcPr>
            <w:tcW w:w="108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8A05AD" w:rsidRPr="002956D9" w:rsidRDefault="00284C41" w:rsidP="002956D9">
      <w:pPr>
        <w:pStyle w:val="Heading2"/>
        <w:spacing w:before="0"/>
        <w:ind w:firstLine="0"/>
        <w:rPr>
          <w:rFonts w:ascii="Times New Roman" w:hAnsi="Times New Roman"/>
          <w:color w:val="000000"/>
          <w:sz w:val="20"/>
          <w:szCs w:val="20"/>
        </w:rPr>
      </w:pPr>
      <w:r w:rsidRPr="00284C41">
        <w:rPr>
          <w:rFonts w:ascii="Calibri" w:hAnsi="Calibri"/>
          <w:noProof/>
          <w:lang w:eastAsia="en-US"/>
        </w:rPr>
        <w:pict>
          <v:group id="_x0000_s7027" style="position:absolute;margin-left:317.05pt;margin-top:-53.1pt;width:31.2pt;height:31.05pt;z-index:-251450880;mso-position-horizontal-relative:page" coordorigin="6341,-1062" coordsize="624,621" o:allowincell="f">
            <v:rect id="_x0000_s7028" style="position:absolute;left:6346;top:-1057;width:613;height:610" o:allowincell="f" stroked="f">
              <v:path arrowok="t"/>
            </v:rect>
            <v:rect id="_x0000_s7029" style="position:absolute;left:6346;top:-1057;width:620;height:620;mso-position-horizontal-relative:page" o:allowincell="f" filled="f" stroked="f">
              <v:textbox style="mso-next-textbox:#_x0000_s7029" inset="0,0,0,0">
                <w:txbxContent>
                  <w:p w:rsidR="00E410E0" w:rsidRDefault="00E410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2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A05AD">
                    <w:pPr>
                      <w:widowControl w:val="0"/>
                      <w:autoSpaceDE w:val="0"/>
                      <w:autoSpaceDN w:val="0"/>
                      <w:adjustRightInd w:val="0"/>
                      <w:spacing w:after="0"/>
                      <w:rPr>
                        <w:rFonts w:ascii="Times New Roman" w:hAnsi="Times New Roman"/>
                        <w:sz w:val="24"/>
                        <w:szCs w:val="24"/>
                      </w:rPr>
                    </w:pPr>
                  </w:p>
                </w:txbxContent>
              </v:textbox>
            </v:rect>
            <w10:wrap anchorx="page"/>
          </v:group>
        </w:pict>
      </w:r>
      <w:bookmarkStart w:id="31" w:name="_Toc294969646"/>
      <w:r w:rsidR="008A05AD" w:rsidRPr="002956D9">
        <w:rPr>
          <w:rFonts w:ascii="Times New Roman" w:hAnsi="Times New Roman"/>
          <w:bCs w:val="0"/>
          <w:color w:val="191919"/>
          <w:sz w:val="20"/>
          <w:szCs w:val="20"/>
        </w:rPr>
        <w:t>Cor</w:t>
      </w:r>
      <w:r w:rsidR="008A05AD" w:rsidRPr="002956D9">
        <w:rPr>
          <w:rFonts w:ascii="Times New Roman" w:hAnsi="Times New Roman"/>
          <w:bCs w:val="0"/>
          <w:color w:val="191919"/>
          <w:spacing w:val="-4"/>
          <w:sz w:val="20"/>
          <w:szCs w:val="20"/>
        </w:rPr>
        <w:t>r</w:t>
      </w:r>
      <w:r w:rsidR="008A05AD" w:rsidRPr="002956D9">
        <w:rPr>
          <w:rFonts w:ascii="Times New Roman" w:hAnsi="Times New Roman"/>
          <w:bCs w:val="0"/>
          <w:color w:val="191919"/>
          <w:sz w:val="20"/>
          <w:szCs w:val="20"/>
        </w:rPr>
        <w:t>espondence C</w:t>
      </w:r>
      <w:r w:rsidR="008A05AD" w:rsidRPr="002956D9">
        <w:rPr>
          <w:rFonts w:ascii="Times New Roman" w:hAnsi="Times New Roman"/>
          <w:bCs w:val="0"/>
          <w:color w:val="191919"/>
          <w:spacing w:val="-4"/>
          <w:sz w:val="20"/>
          <w:szCs w:val="20"/>
        </w:rPr>
        <w:t>r</w:t>
      </w:r>
      <w:r w:rsidR="008A05AD" w:rsidRPr="002956D9">
        <w:rPr>
          <w:rFonts w:ascii="Times New Roman" w:hAnsi="Times New Roman"/>
          <w:bCs w:val="0"/>
          <w:color w:val="191919"/>
          <w:sz w:val="20"/>
          <w:szCs w:val="20"/>
        </w:rPr>
        <w:t>edit</w:t>
      </w:r>
      <w:bookmarkEnd w:id="31"/>
    </w:p>
    <w:p w:rsidR="008A05AD" w:rsidRDefault="00284C41"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033" type="#_x0000_t202" style="position:absolute;left:0;text-align:left;margin-left:521.25pt;margin-top:2.8pt;width:1in;height:663.2pt;z-index:-251449856;mso-position-horizontal-relative:page" o:allowincell="f" filled="f" stroked="f">
            <v:textbox style="layout-flow:vertical;mso-next-textbox:#_x0000_s7033" inset="0,0,0,0">
              <w:txbxContent>
                <w:p w:rsidR="00E410E0" w:rsidRDefault="00E410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8A05AD">
        <w:rPr>
          <w:rFonts w:ascii="Times New Roman" w:hAnsi="Times New Roman"/>
          <w:color w:val="191919"/>
          <w:sz w:val="20"/>
          <w:szCs w:val="20"/>
        </w:rPr>
        <w:t>Under no circumstances may credit earned through correspondence work be applied toward satisfaction of a Master's degree requirements.</w:t>
      </w:r>
      <w:r w:rsidR="008A05AD">
        <w:rPr>
          <w:rFonts w:ascii="Times New Roman" w:hAnsi="Times New Roman"/>
          <w:color w:val="191919"/>
          <w:spacing w:val="-3"/>
          <w:sz w:val="20"/>
          <w:szCs w:val="20"/>
        </w:rPr>
        <w:t xml:space="preserve"> </w:t>
      </w:r>
      <w:r w:rsidR="008A05AD">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2" w:name="_Toc294969647"/>
      <w:r w:rsidRPr="002956D9">
        <w:rPr>
          <w:rFonts w:ascii="Times New Roman" w:hAnsi="Times New Roman"/>
          <w:bCs w:val="0"/>
          <w:color w:val="191919"/>
          <w:sz w:val="20"/>
          <w:szCs w:val="20"/>
        </w:rPr>
        <w:t>C</w:t>
      </w:r>
      <w:r w:rsidRPr="002956D9">
        <w:rPr>
          <w:rFonts w:ascii="Times New Roman" w:hAnsi="Times New Roman"/>
          <w:bCs w:val="0"/>
          <w:color w:val="191919"/>
          <w:spacing w:val="-4"/>
          <w:sz w:val="20"/>
          <w:szCs w:val="20"/>
        </w:rPr>
        <w:t>r</w:t>
      </w:r>
      <w:r w:rsidRPr="002956D9">
        <w:rPr>
          <w:rFonts w:ascii="Times New Roman" w:hAnsi="Times New Roman"/>
          <w:bCs w:val="0"/>
          <w:color w:val="191919"/>
          <w:sz w:val="20"/>
          <w:szCs w:val="20"/>
        </w:rPr>
        <w:t>edit Load</w:t>
      </w:r>
      <w:bookmarkEnd w:id="32"/>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3" w:name="_Toc294969648"/>
      <w:r w:rsidRPr="002956D9">
        <w:rPr>
          <w:rFonts w:ascii="Times New Roman" w:hAnsi="Times New Roman"/>
          <w:bCs w:val="0"/>
          <w:color w:val="191919"/>
          <w:sz w:val="20"/>
          <w:szCs w:val="20"/>
        </w:rPr>
        <w:t>Diploma or</w:t>
      </w:r>
      <w:r w:rsidRPr="002956D9">
        <w:rPr>
          <w:rFonts w:ascii="Times New Roman" w:hAnsi="Times New Roman"/>
          <w:bCs w:val="0"/>
          <w:color w:val="191919"/>
          <w:spacing w:val="-7"/>
          <w:sz w:val="20"/>
          <w:szCs w:val="20"/>
        </w:rPr>
        <w:t xml:space="preserve"> </w:t>
      </w:r>
      <w:r w:rsidRPr="002956D9">
        <w:rPr>
          <w:rFonts w:ascii="Times New Roman" w:hAnsi="Times New Roman"/>
          <w:bCs w:val="0"/>
          <w:color w:val="191919"/>
          <w:spacing w:val="-15"/>
          <w:sz w:val="20"/>
          <w:szCs w:val="20"/>
        </w:rPr>
        <w:t>T</w:t>
      </w:r>
      <w:r w:rsidRPr="002956D9">
        <w:rPr>
          <w:rFonts w:ascii="Times New Roman" w:hAnsi="Times New Roman"/>
          <w:bCs w:val="0"/>
          <w:color w:val="191919"/>
          <w:sz w:val="20"/>
          <w:szCs w:val="20"/>
        </w:rPr>
        <w:t>ranscript Issuance</w:t>
      </w:r>
      <w:bookmarkEnd w:id="33"/>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ranscripts of academic credits are available upon request of the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4" w:name="_Toc294969649"/>
      <w:r w:rsidRPr="002956D9">
        <w:rPr>
          <w:rFonts w:ascii="Times New Roman" w:hAnsi="Times New Roman"/>
          <w:bCs w:val="0"/>
          <w:color w:val="191919"/>
          <w:sz w:val="20"/>
          <w:szCs w:val="20"/>
        </w:rPr>
        <w:t>Di</w:t>
      </w:r>
      <w:r w:rsidRPr="002956D9">
        <w:rPr>
          <w:rFonts w:ascii="Times New Roman" w:hAnsi="Times New Roman"/>
          <w:bCs w:val="0"/>
          <w:color w:val="191919"/>
          <w:spacing w:val="-4"/>
          <w:sz w:val="20"/>
          <w:szCs w:val="20"/>
        </w:rPr>
        <w:t>r</w:t>
      </w:r>
      <w:r w:rsidRPr="002956D9">
        <w:rPr>
          <w:rFonts w:ascii="Times New Roman" w:hAnsi="Times New Roman"/>
          <w:bCs w:val="0"/>
          <w:color w:val="191919"/>
          <w:sz w:val="20"/>
          <w:szCs w:val="20"/>
        </w:rPr>
        <w:t>ected or</w:t>
      </w:r>
      <w:r w:rsidRPr="002956D9">
        <w:rPr>
          <w:rFonts w:ascii="Times New Roman" w:hAnsi="Times New Roman"/>
          <w:bCs w:val="0"/>
          <w:color w:val="191919"/>
          <w:spacing w:val="-4"/>
          <w:sz w:val="20"/>
          <w:szCs w:val="20"/>
        </w:rPr>
        <w:t xml:space="preserve"> </w:t>
      </w:r>
      <w:r w:rsidRPr="002956D9">
        <w:rPr>
          <w:rFonts w:ascii="Times New Roman" w:hAnsi="Times New Roman"/>
          <w:bCs w:val="0"/>
          <w:color w:val="191919"/>
          <w:sz w:val="20"/>
          <w:szCs w:val="20"/>
        </w:rPr>
        <w:t>Individual Study C</w:t>
      </w:r>
      <w:r w:rsidRPr="002956D9">
        <w:rPr>
          <w:rFonts w:ascii="Times New Roman" w:hAnsi="Times New Roman"/>
          <w:bCs w:val="0"/>
          <w:color w:val="191919"/>
          <w:spacing w:val="-4"/>
          <w:sz w:val="20"/>
          <w:szCs w:val="20"/>
        </w:rPr>
        <w:t>r</w:t>
      </w:r>
      <w:r w:rsidRPr="002956D9">
        <w:rPr>
          <w:rFonts w:ascii="Times New Roman" w:hAnsi="Times New Roman"/>
          <w:bCs w:val="0"/>
          <w:color w:val="191919"/>
          <w:sz w:val="20"/>
          <w:szCs w:val="20"/>
        </w:rPr>
        <w:t>edit Limits</w:t>
      </w:r>
      <w:bookmarkEnd w:id="34"/>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5" w:name="_Toc294969650"/>
      <w:r w:rsidRPr="002956D9">
        <w:rPr>
          <w:rFonts w:ascii="Times New Roman" w:hAnsi="Times New Roman"/>
          <w:bCs w:val="0"/>
          <w:color w:val="191919"/>
          <w:sz w:val="20"/>
          <w:szCs w:val="20"/>
        </w:rPr>
        <w:t>Disruptive and Obstructive Behavior</w:t>
      </w:r>
      <w:bookmarkEnd w:id="35"/>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191919"/>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 any way infringe upon the Board's existing policies and practices in support of freedom of expression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p>
    <w:p w:rsidR="008A05AD" w:rsidRDefault="008A05AD" w:rsidP="008A05AD">
      <w:pPr>
        <w:widowControl w:val="0"/>
        <w:autoSpaceDE w:val="0"/>
        <w:autoSpaceDN w:val="0"/>
        <w:adjustRightInd w:val="0"/>
        <w:spacing w:after="0" w:line="227" w:lineRule="exact"/>
        <w:ind w:right="1650" w:firstLine="360"/>
        <w:jc w:val="both"/>
        <w:rPr>
          <w:rFonts w:ascii="Times New Roman" w:hAnsi="Times New Roman"/>
          <w:color w:val="000000"/>
          <w:sz w:val="20"/>
          <w:szCs w:val="20"/>
        </w:rPr>
      </w:pP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employee, acting individually or in concert with others, who clearly obstructs or disrupts, or attempts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8A05AD" w:rsidRDefault="008A05AD" w:rsidP="008A05AD">
      <w:pPr>
        <w:widowControl w:val="0"/>
        <w:autoSpaceDE w:val="0"/>
        <w:autoSpaceDN w:val="0"/>
        <w:adjustRightInd w:val="0"/>
        <w:spacing w:before="20" w:after="0" w:line="220" w:lineRule="exact"/>
        <w:ind w:right="1650" w:firstLine="360"/>
        <w:jc w:val="both"/>
        <w:rPr>
          <w:rFonts w:ascii="Times New Roman" w:hAnsi="Times New Roman"/>
          <w:color w:val="000000"/>
        </w:rPr>
      </w:pPr>
    </w:p>
    <w:p w:rsidR="008A05AD" w:rsidRPr="002956D9" w:rsidRDefault="008A05AD" w:rsidP="002956D9">
      <w:pPr>
        <w:pStyle w:val="Heading2"/>
        <w:spacing w:before="0"/>
        <w:ind w:firstLine="0"/>
        <w:rPr>
          <w:rFonts w:ascii="Times New Roman" w:hAnsi="Times New Roman"/>
          <w:color w:val="000000"/>
          <w:sz w:val="20"/>
          <w:szCs w:val="20"/>
        </w:rPr>
      </w:pPr>
      <w:bookmarkStart w:id="36" w:name="_Toc294969651"/>
      <w:r w:rsidRPr="002956D9">
        <w:rPr>
          <w:rFonts w:ascii="Times New Roman" w:hAnsi="Times New Roman"/>
          <w:bCs w:val="0"/>
          <w:color w:val="191919"/>
          <w:sz w:val="20"/>
          <w:szCs w:val="20"/>
        </w:rPr>
        <w:t>Family Educational Rights and Privacy</w:t>
      </w:r>
      <w:r w:rsidRPr="002956D9">
        <w:rPr>
          <w:rFonts w:ascii="Times New Roman" w:hAnsi="Times New Roman"/>
          <w:bCs w:val="0"/>
          <w:color w:val="191919"/>
          <w:spacing w:val="-11"/>
          <w:sz w:val="20"/>
          <w:szCs w:val="20"/>
        </w:rPr>
        <w:t xml:space="preserve"> </w:t>
      </w:r>
      <w:r w:rsidRPr="002956D9">
        <w:rPr>
          <w:rFonts w:ascii="Times New Roman" w:hAnsi="Times New Roman"/>
          <w:bCs w:val="0"/>
          <w:color w:val="191919"/>
          <w:sz w:val="20"/>
          <w:szCs w:val="20"/>
        </w:rPr>
        <w:t>Act of 1974 Compliance</w:t>
      </w:r>
      <w:bookmarkEnd w:id="36"/>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ings.</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7" w:name="_Toc294969652"/>
      <w:r w:rsidRPr="002956D9">
        <w:rPr>
          <w:rFonts w:ascii="Times New Roman" w:hAnsi="Times New Roman"/>
          <w:bCs w:val="0"/>
          <w:color w:val="191919"/>
          <w:sz w:val="20"/>
          <w:szCs w:val="20"/>
        </w:rPr>
        <w:t>Full-</w:t>
      </w:r>
      <w:r w:rsidRPr="002956D9">
        <w:rPr>
          <w:rFonts w:ascii="Times New Roman" w:hAnsi="Times New Roman"/>
          <w:bCs w:val="0"/>
          <w:color w:val="191919"/>
          <w:spacing w:val="-4"/>
          <w:sz w:val="20"/>
          <w:szCs w:val="20"/>
        </w:rPr>
        <w:t>T</w:t>
      </w:r>
      <w:r w:rsidRPr="002956D9">
        <w:rPr>
          <w:rFonts w:ascii="Times New Roman" w:hAnsi="Times New Roman"/>
          <w:bCs w:val="0"/>
          <w:color w:val="191919"/>
          <w:sz w:val="20"/>
          <w:szCs w:val="20"/>
        </w:rPr>
        <w:t>ime Status</w:t>
      </w:r>
      <w:bookmarkEnd w:id="37"/>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8A05AD" w:rsidRDefault="008A05AD" w:rsidP="008A05AD">
      <w:pPr>
        <w:widowControl w:val="0"/>
        <w:autoSpaceDE w:val="0"/>
        <w:autoSpaceDN w:val="0"/>
        <w:adjustRightInd w:val="0"/>
        <w:spacing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8" w:name="_Toc294969653"/>
      <w:r w:rsidRPr="002956D9">
        <w:rPr>
          <w:rFonts w:ascii="Times New Roman" w:hAnsi="Times New Roman"/>
          <w:bCs w:val="0"/>
          <w:color w:val="191919"/>
          <w:sz w:val="20"/>
          <w:szCs w:val="20"/>
        </w:rPr>
        <w:t>Grades</w:t>
      </w:r>
      <w:bookmarkEnd w:id="38"/>
    </w:p>
    <w:p w:rsidR="008A05AD" w:rsidRDefault="008A05AD" w:rsidP="008A05AD">
      <w:pPr>
        <w:widowControl w:val="0"/>
        <w:autoSpaceDE w:val="0"/>
        <w:autoSpaceDN w:val="0"/>
        <w:adjustRightInd w:val="0"/>
        <w:spacing w:before="10" w:after="0"/>
        <w:ind w:right="165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Office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10" w:after="0" w:line="240" w:lineRule="exact"/>
        <w:ind w:right="1650" w:firstLine="360"/>
        <w:jc w:val="both"/>
        <w:rPr>
          <w:rFonts w:ascii="Times New Roman" w:hAnsi="Times New Roman"/>
          <w:color w:val="000000"/>
          <w:sz w:val="24"/>
          <w:szCs w:val="24"/>
        </w:rPr>
      </w:pPr>
    </w:p>
    <w:p w:rsidR="008A05AD" w:rsidRPr="002956D9" w:rsidRDefault="008A05AD" w:rsidP="002956D9">
      <w:pPr>
        <w:pStyle w:val="Heading2"/>
        <w:spacing w:before="0"/>
        <w:ind w:firstLine="0"/>
        <w:rPr>
          <w:rFonts w:ascii="Times New Roman" w:hAnsi="Times New Roman"/>
          <w:color w:val="000000"/>
          <w:sz w:val="20"/>
          <w:szCs w:val="20"/>
        </w:rPr>
      </w:pPr>
      <w:bookmarkStart w:id="39" w:name="_Toc294969654"/>
      <w:r w:rsidRPr="002956D9">
        <w:rPr>
          <w:rFonts w:ascii="Times New Roman" w:hAnsi="Times New Roman"/>
          <w:bCs w:val="0"/>
          <w:color w:val="191919"/>
          <w:sz w:val="20"/>
          <w:szCs w:val="20"/>
        </w:rPr>
        <w:t>Graduation Requi</w:t>
      </w:r>
      <w:r w:rsidRPr="002956D9">
        <w:rPr>
          <w:rFonts w:ascii="Times New Roman" w:hAnsi="Times New Roman"/>
          <w:bCs w:val="0"/>
          <w:color w:val="191919"/>
          <w:spacing w:val="-4"/>
          <w:sz w:val="20"/>
          <w:szCs w:val="20"/>
        </w:rPr>
        <w:t>r</w:t>
      </w:r>
      <w:r w:rsidRPr="002956D9">
        <w:rPr>
          <w:rFonts w:ascii="Times New Roman" w:hAnsi="Times New Roman"/>
          <w:bCs w:val="0"/>
          <w:color w:val="191919"/>
          <w:sz w:val="20"/>
          <w:szCs w:val="20"/>
        </w:rPr>
        <w:t>ements</w:t>
      </w:r>
      <w:bookmarkEnd w:id="39"/>
    </w:p>
    <w:p w:rsidR="008A05AD" w:rsidRDefault="008A05AD" w:rsidP="008A05AD">
      <w:pPr>
        <w:widowControl w:val="0"/>
        <w:autoSpaceDE w:val="0"/>
        <w:autoSpaceDN w:val="0"/>
        <w:adjustRightInd w:val="0"/>
        <w:spacing w:before="10" w:after="0" w:line="250" w:lineRule="auto"/>
        <w:ind w:right="1650" w:firstLine="360"/>
        <w:jc w:val="both"/>
        <w:rPr>
          <w:rFonts w:ascii="Times New Roman" w:hAnsi="Times New Roman"/>
          <w:color w:val="000000"/>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 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after="0"/>
        <w:ind w:left="860"/>
        <w:rPr>
          <w:rFonts w:ascii="Times New Roman" w:hAnsi="Times New Roman"/>
          <w:color w:val="000000"/>
          <w:sz w:val="20"/>
          <w:szCs w:val="20"/>
        </w:rPr>
        <w:sectPr w:rsidR="00F42301">
          <w:pgSz w:w="12240" w:h="15840"/>
          <w:pgMar w:top="240" w:right="200" w:bottom="280" w:left="1300" w:header="0" w:footer="742" w:gutter="0"/>
          <w:cols w:space="720" w:equalWidth="0">
            <w:col w:w="10740"/>
          </w:cols>
          <w:noEndnote/>
        </w:sectPr>
      </w:pPr>
    </w:p>
    <w:tbl>
      <w:tblPr>
        <w:tblW w:w="10260" w:type="dxa"/>
        <w:tblInd w:w="540" w:type="dxa"/>
        <w:tblLayout w:type="fixed"/>
        <w:tblCellMar>
          <w:left w:w="0" w:type="dxa"/>
          <w:right w:w="0" w:type="dxa"/>
        </w:tblCellMar>
        <w:tblLook w:val="0000"/>
      </w:tblPr>
      <w:tblGrid>
        <w:gridCol w:w="1440"/>
        <w:gridCol w:w="4560"/>
        <w:gridCol w:w="4260"/>
      </w:tblGrid>
      <w:tr w:rsidR="00F42301" w:rsidRPr="00FA7AC7" w:rsidTr="00826618">
        <w:trPr>
          <w:trHeight w:hRule="exact" w:val="235"/>
        </w:trPr>
        <w:tc>
          <w:tcPr>
            <w:tcW w:w="144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4" w:after="0" w:line="320" w:lineRule="exact"/>
              <w:ind w:left="183" w:right="827" w:firstLine="222"/>
              <w:rPr>
                <w:rFonts w:ascii="Times New Roman" w:hAnsi="Times New Roman"/>
                <w:sz w:val="24"/>
                <w:szCs w:val="24"/>
              </w:rPr>
            </w:pPr>
            <w:r w:rsidRPr="00FA7AC7">
              <w:rPr>
                <w:rFonts w:ascii="Times New Roman" w:hAnsi="Times New Roman"/>
                <w:b/>
                <w:bCs/>
                <w:color w:val="191919"/>
                <w:sz w:val="34"/>
                <w:szCs w:val="34"/>
              </w:rPr>
              <w:t>G</w:t>
            </w:r>
            <w:r w:rsidRPr="00FA7AC7">
              <w:rPr>
                <w:rFonts w:ascii="Times New Roman" w:hAnsi="Times New Roman"/>
                <w:b/>
                <w:bCs/>
                <w:color w:val="191919"/>
                <w:sz w:val="25"/>
                <w:szCs w:val="25"/>
              </w:rPr>
              <w:t>ENERAL</w:t>
            </w:r>
            <w:r w:rsidRPr="00FA7AC7">
              <w:rPr>
                <w:rFonts w:ascii="Times New Roman" w:hAnsi="Times New Roman"/>
                <w:b/>
                <w:bCs/>
                <w:color w:val="191919"/>
                <w:spacing w:val="29"/>
                <w:sz w:val="25"/>
                <w:szCs w:val="25"/>
              </w:rPr>
              <w:t xml:space="preserve"> </w:t>
            </w:r>
            <w:r w:rsidRPr="00FA7AC7">
              <w:rPr>
                <w:rFonts w:ascii="Times New Roman" w:hAnsi="Times New Roman"/>
                <w:b/>
                <w:bCs/>
                <w:color w:val="191919"/>
                <w:sz w:val="34"/>
                <w:szCs w:val="34"/>
              </w:rPr>
              <w:t>P</w:t>
            </w:r>
            <w:r w:rsidRPr="00FA7AC7">
              <w:rPr>
                <w:rFonts w:ascii="Times New Roman" w:hAnsi="Times New Roman"/>
                <w:b/>
                <w:bCs/>
                <w:color w:val="191919"/>
                <w:sz w:val="25"/>
                <w:szCs w:val="25"/>
              </w:rPr>
              <w:t>OLICIES</w:t>
            </w:r>
            <w:r w:rsidRPr="00FA7AC7">
              <w:rPr>
                <w:rFonts w:ascii="Times New Roman" w:hAnsi="Times New Roman"/>
                <w:b/>
                <w:bCs/>
                <w:color w:val="191919"/>
                <w:spacing w:val="43"/>
                <w:sz w:val="25"/>
                <w:szCs w:val="25"/>
              </w:rPr>
              <w:t xml:space="preserve"> </w:t>
            </w:r>
            <w:r w:rsidRPr="00FA7AC7">
              <w:rPr>
                <w:rFonts w:ascii="Times New Roman" w:hAnsi="Times New Roman"/>
                <w:b/>
                <w:bCs/>
                <w:color w:val="191919"/>
                <w:sz w:val="34"/>
                <w:szCs w:val="34"/>
              </w:rPr>
              <w:t>&amp; 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26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44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44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C57415">
      <w:pPr>
        <w:widowControl w:val="0"/>
        <w:autoSpaceDE w:val="0"/>
        <w:autoSpaceDN w:val="0"/>
        <w:adjustRightInd w:val="0"/>
        <w:spacing w:after="0" w:line="200" w:lineRule="exact"/>
        <w:rPr>
          <w:rFonts w:ascii="Times New Roman" w:hAnsi="Times New Roman"/>
          <w:sz w:val="20"/>
          <w:szCs w:val="20"/>
        </w:rPr>
      </w:pPr>
      <w:r w:rsidRPr="00284C41">
        <w:rPr>
          <w:rFonts w:ascii="Times New Roman" w:hAnsi="Times New Roman"/>
          <w:noProof/>
          <w:color w:val="191919"/>
          <w:sz w:val="20"/>
          <w:szCs w:val="20"/>
        </w:rPr>
        <w:pict>
          <v:shape id="_x0000_s7121" type="#_x0000_t202" style="position:absolute;left:0;text-align:left;margin-left:23.25pt;margin-top:7.95pt;width:1in;height:655.7pt;z-index:-251445760;mso-position-horizontal-relative:page" o:allowincell="f" filled="f" stroked="f">
            <v:textbox style="layout-flow:vertical;mso-layout-flow-alt:bottom-to-top;mso-next-textbox:#_x0000_s7121" inset="0,0,0,0">
              <w:txbxContent>
                <w:p w:rsidR="00E410E0" w:rsidRDefault="00E410E0" w:rsidP="008A05AD">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8A05AD">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8A05AD">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8A05AD" w:rsidRPr="002956D9" w:rsidRDefault="00284C41" w:rsidP="002956D9">
      <w:pPr>
        <w:pStyle w:val="Heading2"/>
        <w:spacing w:before="0"/>
        <w:ind w:firstLine="1886"/>
        <w:rPr>
          <w:rFonts w:ascii="Times New Roman" w:hAnsi="Times New Roman"/>
          <w:color w:val="000000"/>
          <w:sz w:val="20"/>
          <w:szCs w:val="20"/>
        </w:rPr>
      </w:pPr>
      <w:r w:rsidRPr="00284C41">
        <w:rPr>
          <w:rFonts w:ascii="Calibri" w:hAnsi="Calibri"/>
          <w:noProof/>
          <w:lang w:eastAsia="en-US"/>
        </w:rPr>
        <w:pict>
          <v:group id="_x0000_s7034" style="position:absolute;left:0;text-align:left;margin-left:265.6pt;margin-top:-54.1pt;width:31.2pt;height:31.05pt;z-index:-251447808;mso-position-horizontal-relative:page" coordorigin="5312,-1082" coordsize="624,621" o:allowincell="f">
            <v:rect id="_x0000_s7035" style="position:absolute;left:5317;top:-1077;width:613;height:610" o:allowincell="f" stroked="f">
              <v:path arrowok="t"/>
            </v:rect>
            <v:rect id="_x0000_s7036" style="position:absolute;left:5317;top:-1077;width:620;height:620;mso-position-horizontal-relative:page" o:allowincell="f" filled="f" stroked="f">
              <v:textbox style="mso-next-textbox:#_x0000_s7036" inset="0,0,0,0">
                <w:txbxContent>
                  <w:p w:rsidR="00E410E0" w:rsidRDefault="00E410E0" w:rsidP="008A05A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4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A05AD">
                    <w:pPr>
                      <w:widowControl w:val="0"/>
                      <w:autoSpaceDE w:val="0"/>
                      <w:autoSpaceDN w:val="0"/>
                      <w:adjustRightInd w:val="0"/>
                      <w:spacing w:after="0"/>
                      <w:rPr>
                        <w:rFonts w:ascii="Times New Roman" w:hAnsi="Times New Roman"/>
                        <w:sz w:val="24"/>
                        <w:szCs w:val="24"/>
                      </w:rPr>
                    </w:pPr>
                  </w:p>
                </w:txbxContent>
              </v:textbox>
            </v:rect>
            <w10:wrap anchorx="page"/>
          </v:group>
        </w:pict>
      </w:r>
      <w:bookmarkStart w:id="40" w:name="_Toc294969655"/>
      <w:r w:rsidR="008A05AD" w:rsidRPr="002956D9">
        <w:rPr>
          <w:rFonts w:ascii="Times New Roman" w:hAnsi="Times New Roman"/>
          <w:bCs w:val="0"/>
          <w:color w:val="191919"/>
          <w:sz w:val="20"/>
          <w:szCs w:val="20"/>
        </w:rPr>
        <w:t>Residence Requi</w:t>
      </w:r>
      <w:r w:rsidR="008A05AD" w:rsidRPr="002956D9">
        <w:rPr>
          <w:rFonts w:ascii="Times New Roman" w:hAnsi="Times New Roman"/>
          <w:bCs w:val="0"/>
          <w:color w:val="191919"/>
          <w:spacing w:val="-4"/>
          <w:sz w:val="20"/>
          <w:szCs w:val="20"/>
        </w:rPr>
        <w:t>r</w:t>
      </w:r>
      <w:r w:rsidR="008A05AD" w:rsidRPr="002956D9">
        <w:rPr>
          <w:rFonts w:ascii="Times New Roman" w:hAnsi="Times New Roman"/>
          <w:bCs w:val="0"/>
          <w:color w:val="191919"/>
          <w:sz w:val="20"/>
          <w:szCs w:val="20"/>
        </w:rPr>
        <w:t>ements</w:t>
      </w:r>
      <w:bookmarkEnd w:id="40"/>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 require a minimum of 30 semester hours. Individual programs may require more than 30 semester hours.</w:t>
      </w:r>
    </w:p>
    <w:p w:rsidR="008A05AD" w:rsidRDefault="008A05AD" w:rsidP="008A05AD">
      <w:pPr>
        <w:widowControl w:val="0"/>
        <w:autoSpaceDE w:val="0"/>
        <w:autoSpaceDN w:val="0"/>
        <w:adjustRightInd w:val="0"/>
        <w:spacing w:after="0" w:line="200" w:lineRule="exact"/>
        <w:ind w:right="10" w:firstLine="415"/>
        <w:jc w:val="both"/>
        <w:rPr>
          <w:rFonts w:ascii="Times New Roman" w:hAnsi="Times New Roman"/>
          <w:color w:val="000000"/>
          <w:sz w:val="20"/>
          <w:szCs w:val="20"/>
        </w:rPr>
      </w:pPr>
    </w:p>
    <w:p w:rsidR="008A05AD" w:rsidRPr="00AE34B4" w:rsidRDefault="00AE34B4" w:rsidP="00872D63">
      <w:pPr>
        <w:pStyle w:val="Heading2"/>
        <w:spacing w:before="0"/>
        <w:ind w:left="1710" w:right="1960" w:firstLine="0"/>
        <w:jc w:val="center"/>
        <w:rPr>
          <w:rFonts w:ascii="Times New Roman" w:hAnsi="Times New Roman"/>
          <w:b w:val="0"/>
          <w:bCs w:val="0"/>
          <w:color w:val="FFFFFF" w:themeColor="background1"/>
          <w:sz w:val="20"/>
          <w:szCs w:val="20"/>
        </w:rPr>
      </w:pPr>
      <w:r>
        <w:rPr>
          <w:rFonts w:ascii="Times New Roman" w:hAnsi="Times New Roman"/>
          <w:b w:val="0"/>
          <w:bCs w:val="0"/>
          <w:color w:val="191919"/>
          <w:sz w:val="20"/>
          <w:szCs w:val="20"/>
        </w:rPr>
        <w:t xml:space="preserve">                                            </w:t>
      </w:r>
      <w:bookmarkStart w:id="41" w:name="_Toc294969656"/>
      <w:r w:rsidR="00872D63" w:rsidRPr="00C34741">
        <w:rPr>
          <w:rFonts w:ascii="Impact" w:hAnsi="Impact" w:cs="Impact"/>
          <w:color w:val="666666"/>
          <w:spacing w:val="14"/>
          <w:sz w:val="48"/>
          <w:szCs w:val="48"/>
          <w:fitText w:val="4176" w:id="-165428224"/>
        </w:rPr>
        <w:t>F</w:t>
      </w:r>
      <w:r w:rsidR="00872D63" w:rsidRPr="00C34741">
        <w:rPr>
          <w:rFonts w:ascii="Impact" w:hAnsi="Impact" w:cs="Impact"/>
          <w:color w:val="666666"/>
          <w:spacing w:val="14"/>
          <w:sz w:val="40"/>
          <w:szCs w:val="40"/>
          <w:fitText w:val="4176" w:id="-165428224"/>
        </w:rPr>
        <w:t xml:space="preserve">INANCIAL </w:t>
      </w:r>
      <w:r w:rsidR="00872D63" w:rsidRPr="00C34741">
        <w:rPr>
          <w:rFonts w:ascii="Impact" w:hAnsi="Impact" w:cs="Impact"/>
          <w:color w:val="666666"/>
          <w:spacing w:val="14"/>
          <w:sz w:val="48"/>
          <w:szCs w:val="48"/>
          <w:fitText w:val="4176" w:id="-165428224"/>
        </w:rPr>
        <w:t>I</w:t>
      </w:r>
      <w:r w:rsidR="00872D63" w:rsidRPr="00C34741">
        <w:rPr>
          <w:rFonts w:ascii="Impact" w:hAnsi="Impact" w:cs="Impact"/>
          <w:color w:val="666666"/>
          <w:spacing w:val="14"/>
          <w:sz w:val="40"/>
          <w:szCs w:val="40"/>
          <w:fitText w:val="4176" w:id="-165428224"/>
        </w:rPr>
        <w:t>NFORMATION</w:t>
      </w:r>
      <w:bookmarkEnd w:id="41"/>
    </w:p>
    <w:p w:rsidR="008A05AD" w:rsidRPr="00AE34B4" w:rsidRDefault="008A05AD" w:rsidP="00AE34B4">
      <w:pPr>
        <w:pStyle w:val="Heading2"/>
        <w:spacing w:before="0"/>
        <w:ind w:firstLine="1890"/>
        <w:rPr>
          <w:rFonts w:ascii="Times New Roman" w:hAnsi="Times New Roman"/>
          <w:color w:val="000000"/>
          <w:sz w:val="20"/>
          <w:szCs w:val="20"/>
        </w:rPr>
      </w:pPr>
      <w:bookmarkStart w:id="42" w:name="_Toc294969657"/>
      <w:r w:rsidRPr="00AE34B4">
        <w:rPr>
          <w:rFonts w:ascii="Times New Roman" w:hAnsi="Times New Roman"/>
          <w:bCs w:val="0"/>
          <w:color w:val="191919"/>
          <w:sz w:val="20"/>
          <w:szCs w:val="20"/>
        </w:rPr>
        <w:t>Fee Payment Policy</w:t>
      </w:r>
      <w:bookmarkEnd w:id="42"/>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ficient funds" or "no account" check may not only be suspended from the University but may also face legal prosecution.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8A05AD" w:rsidRDefault="008A05AD" w:rsidP="008A05AD">
      <w:pPr>
        <w:widowControl w:val="0"/>
        <w:autoSpaceDE w:val="0"/>
        <w:autoSpaceDN w:val="0"/>
        <w:adjustRightInd w:val="0"/>
        <w:spacing w:before="3" w:after="0" w:line="220" w:lineRule="exact"/>
        <w:ind w:right="10" w:firstLine="415"/>
        <w:jc w:val="both"/>
        <w:rPr>
          <w:rFonts w:ascii="Times New Roman" w:hAnsi="Times New Roman"/>
          <w:color w:val="000000"/>
        </w:rPr>
      </w:pPr>
    </w:p>
    <w:p w:rsidR="008A05AD" w:rsidRDefault="008A05AD" w:rsidP="008A05AD">
      <w:pPr>
        <w:widowControl w:val="0"/>
        <w:autoSpaceDE w:val="0"/>
        <w:autoSpaceDN w:val="0"/>
        <w:adjustRightInd w:val="0"/>
        <w:spacing w:after="0"/>
        <w:ind w:left="1205" w:right="10"/>
        <w:jc w:val="both"/>
        <w:rPr>
          <w:rFonts w:ascii="Impact" w:hAnsi="Impact" w:cs="Impact"/>
          <w:color w:val="191919"/>
          <w:sz w:val="30"/>
          <w:szCs w:val="30"/>
        </w:rPr>
      </w:pPr>
    </w:p>
    <w:p w:rsidR="008A05AD" w:rsidRPr="00AE34B4" w:rsidRDefault="00AE34B4" w:rsidP="00AE34B4">
      <w:pPr>
        <w:pStyle w:val="Heading2"/>
        <w:spacing w:before="0"/>
        <w:ind w:firstLine="1886"/>
        <w:rPr>
          <w:rFonts w:ascii="Times New Roman" w:hAnsi="Times New Roman" w:cs="Times New Roman"/>
          <w:color w:val="000000"/>
          <w:sz w:val="20"/>
          <w:szCs w:val="20"/>
        </w:rPr>
      </w:pPr>
      <w:bookmarkStart w:id="43" w:name="_Toc294969658"/>
      <w:r w:rsidRPr="00AE34B4">
        <w:rPr>
          <w:rFonts w:ascii="Times New Roman" w:hAnsi="Times New Roman" w:cs="Times New Roman"/>
          <w:color w:val="191919"/>
          <w:sz w:val="20"/>
          <w:szCs w:val="20"/>
        </w:rPr>
        <w:t>Gradu</w:t>
      </w:r>
      <w:r w:rsidRPr="00AE34B4">
        <w:rPr>
          <w:rFonts w:ascii="Times New Roman" w:hAnsi="Times New Roman" w:cs="Times New Roman"/>
          <w:color w:val="191919"/>
          <w:spacing w:val="-16"/>
          <w:sz w:val="20"/>
          <w:szCs w:val="20"/>
        </w:rPr>
        <w:t>a</w:t>
      </w:r>
      <w:r w:rsidRPr="00AE34B4">
        <w:rPr>
          <w:rFonts w:ascii="Times New Roman" w:hAnsi="Times New Roman" w:cs="Times New Roman"/>
          <w:color w:val="191919"/>
          <w:sz w:val="20"/>
          <w:szCs w:val="20"/>
        </w:rPr>
        <w:t>te Student Fees</w:t>
      </w:r>
      <w:bookmarkEnd w:id="43"/>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21" w:after="0"/>
        <w:ind w:left="2285" w:right="10" w:firstLine="415"/>
        <w:jc w:val="both"/>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8A05AD" w:rsidRDefault="008A05AD" w:rsidP="008A05AD">
      <w:pPr>
        <w:widowControl w:val="0"/>
        <w:autoSpaceDE w:val="0"/>
        <w:autoSpaceDN w:val="0"/>
        <w:adjustRightInd w:val="0"/>
        <w:spacing w:before="10" w:after="0"/>
        <w:ind w:left="1925" w:right="10" w:firstLine="415"/>
        <w:jc w:val="both"/>
        <w:rPr>
          <w:rFonts w:ascii="Times New Roman" w:hAnsi="Times New Roman"/>
          <w:b/>
          <w:bCs/>
          <w:color w:val="191919"/>
          <w:sz w:val="20"/>
          <w:szCs w:val="20"/>
        </w:rPr>
      </w:pPr>
    </w:p>
    <w:p w:rsidR="008A05AD" w:rsidRPr="00AE34B4" w:rsidRDefault="008A05AD" w:rsidP="00AE34B4">
      <w:pPr>
        <w:pStyle w:val="Heading2"/>
        <w:spacing w:before="0"/>
        <w:ind w:firstLine="1886"/>
        <w:rPr>
          <w:rFonts w:ascii="Times New Roman" w:hAnsi="Times New Roman"/>
          <w:color w:val="000000"/>
          <w:sz w:val="20"/>
          <w:szCs w:val="20"/>
        </w:rPr>
      </w:pPr>
      <w:bookmarkStart w:id="44" w:name="_Toc294969659"/>
      <w:r w:rsidRPr="00AE34B4">
        <w:rPr>
          <w:rFonts w:ascii="Times New Roman" w:hAnsi="Times New Roman"/>
          <w:bCs w:val="0"/>
          <w:color w:val="191919"/>
          <w:sz w:val="20"/>
          <w:szCs w:val="20"/>
        </w:rPr>
        <w:t>Fees and Expenses Beyond Matriculation Fees</w:t>
      </w:r>
      <w:bookmarkEnd w:id="44"/>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Applied Music (per course) Fee........................................................................................$65.00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Health Service Fee.............................................................................................................$45.00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8A05AD" w:rsidRDefault="008A05AD" w:rsidP="008A05AD">
      <w:pPr>
        <w:widowControl w:val="0"/>
        <w:autoSpaceDE w:val="0"/>
        <w:autoSpaceDN w:val="0"/>
        <w:adjustRightInd w:val="0"/>
        <w:spacing w:before="10" w:after="0"/>
        <w:ind w:left="2285" w:right="10" w:firstLine="415"/>
        <w:jc w:val="both"/>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before="10"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University and addressed as follows: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191919"/>
          <w:sz w:val="20"/>
          <w:szCs w:val="20"/>
        </w:rPr>
      </w:pPr>
      <w:r>
        <w:rPr>
          <w:rFonts w:ascii="Times New Roman" w:hAnsi="Times New Roman"/>
          <w:color w:val="191919"/>
          <w:sz w:val="20"/>
          <w:szCs w:val="20"/>
        </w:rPr>
        <w:t xml:space="preserve">Albany State University </w:t>
      </w:r>
    </w:p>
    <w:p w:rsidR="008A05AD" w:rsidRDefault="008A05AD" w:rsidP="008A05AD">
      <w:pPr>
        <w:widowControl w:val="0"/>
        <w:autoSpaceDE w:val="0"/>
        <w:autoSpaceDN w:val="0"/>
        <w:adjustRightInd w:val="0"/>
        <w:spacing w:after="0" w:line="250" w:lineRule="auto"/>
        <w:ind w:left="4805" w:right="10" w:firstLine="0"/>
        <w:jc w:val="both"/>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191919"/>
          <w:sz w:val="20"/>
          <w:szCs w:val="20"/>
        </w:rPr>
      </w:pPr>
    </w:p>
    <w:p w:rsidR="008A05AD" w:rsidRDefault="008A05AD" w:rsidP="008A05AD">
      <w:pPr>
        <w:widowControl w:val="0"/>
        <w:autoSpaceDE w:val="0"/>
        <w:autoSpaceDN w:val="0"/>
        <w:adjustRightInd w:val="0"/>
        <w:spacing w:after="0" w:line="250" w:lineRule="auto"/>
        <w:ind w:left="1925" w:right="10" w:firstLine="415"/>
        <w:jc w:val="both"/>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intended when fees are sent by mail.</w:t>
      </w:r>
    </w:p>
    <w:p w:rsidR="00F42301" w:rsidRDefault="00F42301" w:rsidP="00C57415">
      <w:pPr>
        <w:widowControl w:val="0"/>
        <w:autoSpaceDE w:val="0"/>
        <w:autoSpaceDN w:val="0"/>
        <w:adjustRightInd w:val="0"/>
        <w:spacing w:after="0" w:line="250" w:lineRule="auto"/>
        <w:ind w:left="1925" w:right="1108" w:firstLine="360"/>
        <w:rPr>
          <w:rFonts w:ascii="Times New Roman" w:hAnsi="Times New Roman"/>
          <w:color w:val="000000"/>
          <w:sz w:val="20"/>
          <w:szCs w:val="20"/>
        </w:rPr>
        <w:sectPr w:rsidR="00F42301">
          <w:pgSz w:w="12240" w:h="15840"/>
          <w:pgMar w:top="240" w:right="1260" w:bottom="280" w:left="260" w:header="0" w:footer="98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114"/>
        <w:gridCol w:w="1170"/>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Pr="00FA7AC7" w:rsidRDefault="00F42301" w:rsidP="00AE34B4">
            <w:pPr>
              <w:widowControl w:val="0"/>
              <w:autoSpaceDE w:val="0"/>
              <w:autoSpaceDN w:val="0"/>
              <w:adjustRightInd w:val="0"/>
              <w:spacing w:after="0"/>
              <w:ind w:left="334" w:hanging="14"/>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117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 w:after="0" w:line="260" w:lineRule="exact"/>
        <w:rPr>
          <w:rFonts w:ascii="Times New Roman" w:hAnsi="Times New Roman"/>
          <w:sz w:val="26"/>
          <w:szCs w:val="26"/>
        </w:rPr>
      </w:pPr>
    </w:p>
    <w:p w:rsidR="003A74B1" w:rsidRPr="00F06FB0" w:rsidRDefault="00284C41" w:rsidP="00AE34B4">
      <w:pPr>
        <w:pStyle w:val="Heading2"/>
        <w:spacing w:before="0"/>
        <w:ind w:firstLine="0"/>
        <w:rPr>
          <w:rFonts w:ascii="Impact" w:hAnsi="Impact" w:cs="Impact"/>
          <w:b w:val="0"/>
          <w:color w:val="808080" w:themeColor="background1" w:themeShade="80"/>
          <w:sz w:val="28"/>
          <w:szCs w:val="28"/>
        </w:rPr>
      </w:pPr>
      <w:r w:rsidRPr="00284C41">
        <w:rPr>
          <w:rFonts w:ascii="Calibri" w:hAnsi="Calibri" w:cs="Times New Roman"/>
          <w:b w:val="0"/>
          <w:noProof/>
          <w:color w:val="808080" w:themeColor="background1" w:themeShade="80"/>
          <w:sz w:val="28"/>
          <w:szCs w:val="28"/>
          <w:lang w:eastAsia="en-US"/>
        </w:rPr>
        <w:pict>
          <v:group id="_x0000_s7122" style="position:absolute;margin-left:317.05pt;margin-top:-51.25pt;width:31.2pt;height:31.05pt;z-index:-251443712;mso-position-horizontal-relative:page" coordorigin="6341,-1025" coordsize="624,621" o:allowincell="f">
            <v:rect id="_x0000_s7123" style="position:absolute;left:6346;top:-1020;width:613;height:610" o:allowincell="f" stroked="f">
              <v:path arrowok="t"/>
            </v:rect>
            <v:rect id="_x0000_s7124" style="position:absolute;left:6346;top:-1021;width:620;height:620;mso-position-horizontal-relative:page" o:allowincell="f" filled="f" stroked="f">
              <v:textbox style="mso-next-textbox:#_x0000_s7124" inset="0,0,0,0">
                <w:txbxContent>
                  <w:p w:rsidR="00E410E0" w:rsidRDefault="00E410E0" w:rsidP="003A74B1">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5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3A74B1">
                    <w:pPr>
                      <w:widowControl w:val="0"/>
                      <w:autoSpaceDE w:val="0"/>
                      <w:autoSpaceDN w:val="0"/>
                      <w:adjustRightInd w:val="0"/>
                      <w:spacing w:after="0"/>
                      <w:rPr>
                        <w:rFonts w:ascii="Times New Roman" w:hAnsi="Times New Roman"/>
                        <w:sz w:val="24"/>
                        <w:szCs w:val="24"/>
                      </w:rPr>
                    </w:pPr>
                  </w:p>
                </w:txbxContent>
              </v:textbox>
            </v:rect>
            <w10:wrap anchorx="page"/>
          </v:group>
        </w:pict>
      </w:r>
      <w:bookmarkStart w:id="45" w:name="_Toc294969660"/>
      <w:r w:rsidR="003A74B1" w:rsidRPr="00F06FB0">
        <w:rPr>
          <w:rFonts w:ascii="Impact" w:hAnsi="Impact" w:cs="Impact"/>
          <w:b w:val="0"/>
          <w:color w:val="808080" w:themeColor="background1" w:themeShade="80"/>
          <w:spacing w:val="44"/>
          <w:position w:val="-1"/>
          <w:sz w:val="28"/>
          <w:szCs w:val="28"/>
          <w:fitText w:val="2592" w:id="-165427965"/>
        </w:rPr>
        <w:t>GENERAL REFUND</w:t>
      </w:r>
      <w:r w:rsidR="003A74B1" w:rsidRPr="00F06FB0">
        <w:rPr>
          <w:rFonts w:ascii="Impact" w:hAnsi="Impact" w:cs="Impact"/>
          <w:b w:val="0"/>
          <w:color w:val="808080" w:themeColor="background1" w:themeShade="80"/>
          <w:spacing w:val="6"/>
          <w:position w:val="-1"/>
          <w:sz w:val="28"/>
          <w:szCs w:val="28"/>
          <w:fitText w:val="2592" w:id="-165427965"/>
        </w:rPr>
        <w:t>S</w:t>
      </w:r>
      <w:bookmarkEnd w:id="45"/>
    </w:p>
    <w:p w:rsidR="003A74B1" w:rsidRDefault="00284C41" w:rsidP="003A74B1">
      <w:pPr>
        <w:widowControl w:val="0"/>
        <w:autoSpaceDE w:val="0"/>
        <w:autoSpaceDN w:val="0"/>
        <w:adjustRightInd w:val="0"/>
        <w:spacing w:before="26" w:after="0" w:line="250" w:lineRule="auto"/>
        <w:ind w:right="1740" w:firstLine="36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128" type="#_x0000_t202" style="position:absolute;left:0;text-align:left;margin-left:519.75pt;margin-top:-.4pt;width:1in;height:663.2pt;z-index:-251442688;mso-position-horizontal-relative:page" o:allowincell="f" filled="f" stroked="f">
            <v:textbox style="layout-flow:vertical;mso-next-textbox:#_x0000_s7128" inset="0,0,0,0">
              <w:txbxContent>
                <w:p w:rsidR="00E410E0" w:rsidRDefault="00E410E0" w:rsidP="003A74B1">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r w:rsidR="003A74B1">
        <w:rPr>
          <w:rFonts w:ascii="Times New Roman" w:hAnsi="Times New Roman"/>
          <w:color w:val="191919"/>
          <w:sz w:val="20"/>
          <w:szCs w:val="20"/>
        </w:rPr>
        <w:t>In accordance with the refund policy of the Board of Regents, refunds will be made on institutional cha</w:t>
      </w:r>
      <w:r w:rsidR="003A74B1">
        <w:rPr>
          <w:rFonts w:ascii="Times New Roman" w:hAnsi="Times New Roman"/>
          <w:color w:val="191919"/>
          <w:spacing w:val="-4"/>
          <w:sz w:val="20"/>
          <w:szCs w:val="20"/>
        </w:rPr>
        <w:t>r</w:t>
      </w:r>
      <w:r w:rsidR="003A74B1">
        <w:rPr>
          <w:rFonts w:ascii="Times New Roman" w:hAnsi="Times New Roman"/>
          <w:color w:val="191919"/>
          <w:sz w:val="20"/>
          <w:szCs w:val="20"/>
        </w:rPr>
        <w:t>ges and other mandatory fees upon a student</w:t>
      </w:r>
      <w:r w:rsidR="003A74B1">
        <w:rPr>
          <w:rFonts w:ascii="Times New Roman" w:hAnsi="Times New Roman"/>
          <w:color w:val="191919"/>
          <w:spacing w:val="-11"/>
          <w:sz w:val="20"/>
          <w:szCs w:val="20"/>
        </w:rPr>
        <w:t>’</w:t>
      </w:r>
      <w:r w:rsidR="003A74B1">
        <w:rPr>
          <w:rFonts w:ascii="Times New Roman" w:hAnsi="Times New Roman"/>
          <w:color w:val="191919"/>
          <w:sz w:val="20"/>
          <w:szCs w:val="20"/>
        </w:rPr>
        <w:t>s total withdrawal from the institution. The refund amount for a student withdrawing from the institution shall be based on a pro rate pe</w:t>
      </w:r>
      <w:r w:rsidR="003A74B1">
        <w:rPr>
          <w:rFonts w:ascii="Times New Roman" w:hAnsi="Times New Roman"/>
          <w:color w:val="191919"/>
          <w:spacing w:val="-4"/>
          <w:sz w:val="20"/>
          <w:szCs w:val="20"/>
        </w:rPr>
        <w:t>r</w:t>
      </w:r>
      <w:r w:rsidR="003A74B1">
        <w:rPr>
          <w:rFonts w:ascii="Times New Roman" w:hAnsi="Times New Roman"/>
          <w:color w:val="191919"/>
          <w:sz w:val="20"/>
          <w:szCs w:val="20"/>
        </w:rPr>
        <w:t>centage, determined by dividing the number of calendar days in the semester that the student completed by the total calendar days in the semeste</w:t>
      </w:r>
      <w:r w:rsidR="003A74B1">
        <w:rPr>
          <w:rFonts w:ascii="Times New Roman" w:hAnsi="Times New Roman"/>
          <w:color w:val="191919"/>
          <w:spacing w:val="-11"/>
          <w:sz w:val="20"/>
          <w:szCs w:val="20"/>
        </w:rPr>
        <w:t>r</w:t>
      </w:r>
      <w:r w:rsidR="003A74B1">
        <w:rPr>
          <w:rFonts w:ascii="Times New Roman" w:hAnsi="Times New Roman"/>
          <w:color w:val="191919"/>
          <w:sz w:val="20"/>
          <w:szCs w:val="20"/>
        </w:rPr>
        <w:t>.</w:t>
      </w:r>
      <w:r w:rsidR="003A74B1">
        <w:rPr>
          <w:rFonts w:ascii="Times New Roman" w:hAnsi="Times New Roman"/>
          <w:color w:val="191919"/>
          <w:spacing w:val="-4"/>
          <w:sz w:val="20"/>
          <w:szCs w:val="20"/>
        </w:rPr>
        <w:t xml:space="preserve"> </w:t>
      </w:r>
      <w:r w:rsidR="003A74B1">
        <w:rPr>
          <w:rFonts w:ascii="Times New Roman" w:hAnsi="Times New Roman"/>
          <w:color w:val="191919"/>
          <w:sz w:val="20"/>
          <w:szCs w:val="20"/>
        </w:rPr>
        <w:t>The total calendar days in a semester will include the weekends but will exclude scheduled breaks of five or more days in which a student was on an approved leave of absence.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is eligible to retain only the percentage of</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disbursed that is equal to the percentage of the enrollment period completed by the student.</w:t>
      </w:r>
      <w:r>
        <w:rPr>
          <w:rFonts w:ascii="Times New Roman" w:hAnsi="Times New Roman"/>
          <w:color w:val="191919"/>
          <w:spacing w:val="-4"/>
          <w:sz w:val="20"/>
          <w:szCs w:val="20"/>
        </w:rPr>
        <w:t xml:space="preserve"> </w:t>
      </w:r>
      <w:r>
        <w:rPr>
          <w:rFonts w:ascii="Times New Roman" w:hAnsi="Times New Roman"/>
          <w:color w:val="191919"/>
          <w:sz w:val="20"/>
          <w:szCs w:val="20"/>
        </w:rPr>
        <w:t>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Pr>
          <w:rFonts w:ascii="Times New Roman" w:hAnsi="Times New Roman"/>
          <w:color w:val="191919"/>
          <w:spacing w:val="-4"/>
          <w:sz w:val="20"/>
          <w:szCs w:val="20"/>
        </w:rPr>
        <w:t>r</w:t>
      </w:r>
      <w:r>
        <w:rPr>
          <w:rFonts w:ascii="Times New Roman" w:hAnsi="Times New Roman"/>
          <w:color w:val="191919"/>
          <w:sz w:val="20"/>
          <w:szCs w:val="20"/>
        </w:rPr>
        <w:t>ges, and no</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aid needs to be returned.</w:t>
      </w:r>
      <w:r>
        <w:rPr>
          <w:rFonts w:ascii="Times New Roman" w:hAnsi="Times New Roman"/>
          <w:color w:val="191919"/>
          <w:spacing w:val="-4"/>
          <w:sz w:val="20"/>
          <w:szCs w:val="20"/>
        </w:rPr>
        <w:t xml:space="preserve"> </w:t>
      </w:r>
      <w:r>
        <w:rPr>
          <w:rFonts w:ascii="Times New Roman" w:hAnsi="Times New Roman"/>
          <w:color w:val="191919"/>
          <w:sz w:val="20"/>
          <w:szCs w:val="20"/>
        </w:rPr>
        <w:t>When one withdraws prior to the first day of class, he/she is entitled to a 100 percent refund.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refund of all tuition and other mandatory fees shall be made in the event of death of a student at any time du</w:t>
      </w:r>
      <w:r>
        <w:rPr>
          <w:rFonts w:ascii="Times New Roman" w:hAnsi="Times New Roman"/>
          <w:color w:val="191919"/>
          <w:spacing w:val="-4"/>
          <w:sz w:val="20"/>
          <w:szCs w:val="20"/>
        </w:rPr>
        <w:t>r</w:t>
      </w:r>
      <w:r>
        <w:rPr>
          <w:rFonts w:ascii="Times New Roman" w:hAnsi="Times New Roman"/>
          <w:color w:val="191919"/>
          <w:sz w:val="20"/>
          <w:szCs w:val="20"/>
        </w:rPr>
        <w:t>- ing the academic yea</w:t>
      </w:r>
      <w:r>
        <w:rPr>
          <w:rFonts w:ascii="Times New Roman" w:hAnsi="Times New Roman"/>
          <w:color w:val="191919"/>
          <w:spacing w:val="-11"/>
          <w:sz w:val="20"/>
          <w:szCs w:val="20"/>
        </w:rPr>
        <w:t>r</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student is responsible for returning the unearned</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 assistance for which the school is not required to return.</w:t>
      </w:r>
      <w:r>
        <w:rPr>
          <w:rFonts w:ascii="Times New Roman" w:hAnsi="Times New Roman"/>
          <w:color w:val="191919"/>
          <w:spacing w:val="-4"/>
          <w:sz w:val="20"/>
          <w:szCs w:val="20"/>
        </w:rPr>
        <w:t xml:space="preserve"> </w:t>
      </w:r>
      <w:r>
        <w:rPr>
          <w:rFonts w:ascii="Times New Roman" w:hAnsi="Times New Roman"/>
          <w:color w:val="191919"/>
          <w:sz w:val="20"/>
          <w:szCs w:val="20"/>
        </w:rPr>
        <w:t>The amount to be returned is the net amount disbursed from each source in the same order required by the school  (Unsubsidized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Subsidized FFEL/Direct Sta</w:t>
      </w:r>
      <w:r>
        <w:rPr>
          <w:rFonts w:ascii="Times New Roman" w:hAnsi="Times New Roman"/>
          <w:color w:val="191919"/>
          <w:spacing w:val="-4"/>
          <w:sz w:val="20"/>
          <w:szCs w:val="20"/>
        </w:rPr>
        <w:t>f</w:t>
      </w:r>
      <w:r>
        <w:rPr>
          <w:rFonts w:ascii="Times New Roman" w:hAnsi="Times New Roman"/>
          <w:color w:val="191919"/>
          <w:sz w:val="20"/>
          <w:szCs w:val="20"/>
        </w:rPr>
        <w:t>ford Loan, Perkins Loan, FFEL/Direct PLUS, Pell Grant, FSEOG and other</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itle IV</w:t>
      </w:r>
      <w:r>
        <w:rPr>
          <w:rFonts w:ascii="Times New Roman" w:hAnsi="Times New Roman"/>
          <w:color w:val="191919"/>
          <w:spacing w:val="-4"/>
          <w:sz w:val="20"/>
          <w:szCs w:val="20"/>
        </w:rPr>
        <w:t xml:space="preserve"> </w:t>
      </w:r>
      <w:r>
        <w:rPr>
          <w:rFonts w:ascii="Times New Roman" w:hAnsi="Times New Roman"/>
          <w:color w:val="191919"/>
          <w:sz w:val="20"/>
          <w:szCs w:val="20"/>
        </w:rPr>
        <w:t>programs) less the portion returned to the respective source(s) by the school. Loan proceeds are returned in accordance with the terms of the promissory note.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Any student who wishes to withdraw from the University must secure a withdrawal form from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complete it and have it approved by the Office of Academic Services and Registra</w:t>
      </w:r>
      <w:r>
        <w:rPr>
          <w:rFonts w:ascii="Times New Roman" w:hAnsi="Times New Roman"/>
          <w:color w:val="191919"/>
          <w:spacing w:val="-8"/>
          <w:sz w:val="20"/>
          <w:szCs w:val="20"/>
        </w:rPr>
        <w:t>r</w:t>
      </w:r>
      <w:r>
        <w:rPr>
          <w:rFonts w:ascii="Times New Roman" w:hAnsi="Times New Roman"/>
          <w:color w:val="191919"/>
          <w:sz w:val="20"/>
          <w:szCs w:val="20"/>
        </w:rPr>
        <w:t>, Director of Finan- cial Operations,</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Director of Financial</w:t>
      </w:r>
      <w:r>
        <w:rPr>
          <w:rFonts w:ascii="Times New Roman" w:hAnsi="Times New Roman"/>
          <w:color w:val="191919"/>
          <w:spacing w:val="-11"/>
          <w:sz w:val="20"/>
          <w:szCs w:val="20"/>
        </w:rPr>
        <w:t xml:space="preserve"> </w:t>
      </w:r>
      <w:r>
        <w:rPr>
          <w:rFonts w:ascii="Times New Roman" w:hAnsi="Times New Roman"/>
          <w:color w:val="191919"/>
          <w:sz w:val="20"/>
          <w:szCs w:val="20"/>
        </w:rPr>
        <w:t>Aid.</w:t>
      </w:r>
      <w:r>
        <w:rPr>
          <w:rFonts w:ascii="Times New Roman" w:hAnsi="Times New Roman"/>
          <w:color w:val="191919"/>
          <w:spacing w:val="-4"/>
          <w:sz w:val="20"/>
          <w:szCs w:val="20"/>
        </w:rPr>
        <w:t xml:space="preserve"> </w:t>
      </w:r>
      <w:r>
        <w:rPr>
          <w:rFonts w:ascii="Times New Roman" w:hAnsi="Times New Roman"/>
          <w:color w:val="191919"/>
          <w:sz w:val="20"/>
          <w:szCs w:val="20"/>
        </w:rPr>
        <w:t>The student must file a copy in each o</w:t>
      </w:r>
      <w:r>
        <w:rPr>
          <w:rFonts w:ascii="Times New Roman" w:hAnsi="Times New Roman"/>
          <w:color w:val="191919"/>
          <w:spacing w:val="-4"/>
          <w:sz w:val="20"/>
          <w:szCs w:val="20"/>
        </w:rPr>
        <w:t>f</w:t>
      </w:r>
      <w:r>
        <w:rPr>
          <w:rFonts w:ascii="Times New Roman" w:hAnsi="Times New Roman"/>
          <w:color w:val="191919"/>
          <w:sz w:val="20"/>
          <w:szCs w:val="20"/>
        </w:rPr>
        <w:t>fice and will then be eligible for a refund of fees in accordance with the above polic</w:t>
      </w:r>
      <w:r>
        <w:rPr>
          <w:rFonts w:ascii="Times New Roman" w:hAnsi="Times New Roman"/>
          <w:color w:val="191919"/>
          <w:spacing w:val="-13"/>
          <w:sz w:val="20"/>
          <w:szCs w:val="20"/>
        </w:rPr>
        <w:t>y</w:t>
      </w:r>
      <w:r>
        <w:rPr>
          <w:rFonts w:ascii="Times New Roman" w:hAnsi="Times New Roman"/>
          <w:color w:val="191919"/>
          <w:sz w:val="20"/>
          <w:szCs w:val="20"/>
        </w:rPr>
        <w:t>.</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Non -Refundable Fees</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The following fees are non-refundable: </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Admission Fee</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Graduation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191919"/>
          <w:sz w:val="20"/>
          <w:szCs w:val="20"/>
        </w:rPr>
      </w:pPr>
      <w:r>
        <w:rPr>
          <w:rFonts w:ascii="Times New Roman" w:hAnsi="Times New Roman"/>
          <w:color w:val="191919"/>
          <w:sz w:val="20"/>
          <w:szCs w:val="20"/>
        </w:rPr>
        <w:t xml:space="preserve">Music Fee </w:t>
      </w:r>
    </w:p>
    <w:p w:rsidR="003A74B1" w:rsidRDefault="003A74B1" w:rsidP="003A74B1">
      <w:pPr>
        <w:widowControl w:val="0"/>
        <w:autoSpaceDE w:val="0"/>
        <w:autoSpaceDN w:val="0"/>
        <w:adjustRightInd w:val="0"/>
        <w:spacing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Parking Fee</w:t>
      </w:r>
    </w:p>
    <w:p w:rsidR="003A74B1" w:rsidRDefault="003A74B1" w:rsidP="003A74B1">
      <w:pPr>
        <w:widowControl w:val="0"/>
        <w:autoSpaceDE w:val="0"/>
        <w:autoSpaceDN w:val="0"/>
        <w:adjustRightInd w:val="0"/>
        <w:spacing w:after="0" w:line="250" w:lineRule="auto"/>
        <w:ind w:left="630" w:right="1740" w:hanging="270"/>
        <w:jc w:val="both"/>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3A74B1" w:rsidRDefault="003A74B1" w:rsidP="003A74B1">
      <w:pPr>
        <w:widowControl w:val="0"/>
        <w:autoSpaceDE w:val="0"/>
        <w:autoSpaceDN w:val="0"/>
        <w:adjustRightInd w:val="0"/>
        <w:spacing w:after="0"/>
        <w:ind w:right="1740" w:firstLine="360"/>
        <w:jc w:val="both"/>
        <w:rPr>
          <w:rFonts w:ascii="Times New Roman" w:hAnsi="Times New Roman"/>
          <w:color w:val="191919"/>
          <w:sz w:val="20"/>
          <w:szCs w:val="20"/>
        </w:rPr>
      </w:pPr>
      <w:r>
        <w:rPr>
          <w:rFonts w:ascii="Times New Roman" w:hAnsi="Times New Roman"/>
          <w:color w:val="191919"/>
          <w:sz w:val="20"/>
          <w:szCs w:val="20"/>
        </w:rPr>
        <w:t>Application Processing Fee</w:t>
      </w:r>
    </w:p>
    <w:p w:rsidR="003A74B1" w:rsidRDefault="003A74B1" w:rsidP="003A74B1">
      <w:pPr>
        <w:widowControl w:val="0"/>
        <w:autoSpaceDE w:val="0"/>
        <w:autoSpaceDN w:val="0"/>
        <w:adjustRightInd w:val="0"/>
        <w:spacing w:after="0"/>
        <w:ind w:right="1740" w:firstLine="360"/>
        <w:jc w:val="both"/>
        <w:rPr>
          <w:rFonts w:ascii="Times New Roman" w:hAnsi="Times New Roman"/>
          <w:color w:val="000000"/>
          <w:sz w:val="20"/>
          <w:szCs w:val="20"/>
        </w:rPr>
      </w:pP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Graduation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All candidates for graduation must file a formal application for graduation ONE SEMESTER IN</w:t>
      </w:r>
      <w:r>
        <w:rPr>
          <w:rFonts w:ascii="Times New Roman" w:hAnsi="Times New Roman"/>
          <w:color w:val="191919"/>
          <w:spacing w:val="-11"/>
          <w:sz w:val="20"/>
          <w:szCs w:val="20"/>
        </w:rPr>
        <w:t xml:space="preserve"> </w:t>
      </w:r>
      <w:r>
        <w:rPr>
          <w:rFonts w:ascii="Times New Roman" w:hAnsi="Times New Roman"/>
          <w:color w:val="191919"/>
          <w:sz w:val="20"/>
          <w:szCs w:val="20"/>
        </w:rPr>
        <w:t>AD</w:t>
      </w:r>
      <w:r>
        <w:rPr>
          <w:rFonts w:ascii="Times New Roman" w:hAnsi="Times New Roman"/>
          <w:color w:val="191919"/>
          <w:spacing w:val="-26"/>
          <w:sz w:val="20"/>
          <w:szCs w:val="20"/>
        </w:rPr>
        <w:t>V</w:t>
      </w:r>
      <w:r>
        <w:rPr>
          <w:rFonts w:ascii="Times New Roman" w:hAnsi="Times New Roman"/>
          <w:color w:val="191919"/>
          <w:sz w:val="20"/>
          <w:szCs w:val="20"/>
        </w:rPr>
        <w:t>ANCE OF</w:t>
      </w:r>
      <w:r>
        <w:rPr>
          <w:rFonts w:ascii="Times New Roman" w:hAnsi="Times New Roman"/>
          <w:color w:val="191919"/>
          <w:spacing w:val="-4"/>
          <w:sz w:val="20"/>
          <w:szCs w:val="20"/>
        </w:rPr>
        <w:t xml:space="preserve"> </w:t>
      </w:r>
      <w:r>
        <w:rPr>
          <w:rFonts w:ascii="Times New Roman" w:hAnsi="Times New Roman"/>
          <w:color w:val="191919"/>
          <w:sz w:val="20"/>
          <w:szCs w:val="20"/>
        </w:rPr>
        <w:t>THEIR EXPECTED COMPLETION D</w:t>
      </w:r>
      <w:r>
        <w:rPr>
          <w:rFonts w:ascii="Times New Roman" w:hAnsi="Times New Roman"/>
          <w:color w:val="191919"/>
          <w:spacing w:val="-22"/>
          <w:sz w:val="20"/>
          <w:szCs w:val="20"/>
        </w:rPr>
        <w:t>A</w:t>
      </w:r>
      <w:r>
        <w:rPr>
          <w:rFonts w:ascii="Times New Roman" w:hAnsi="Times New Roman"/>
          <w:color w:val="191919"/>
          <w:sz w:val="20"/>
          <w:szCs w:val="20"/>
        </w:rPr>
        <w:t>TE.   Graduation fees are subject to change each yea</w:t>
      </w:r>
      <w:r>
        <w:rPr>
          <w:rFonts w:ascii="Times New Roman" w:hAnsi="Times New Roman"/>
          <w:color w:val="191919"/>
          <w:spacing w:val="-11"/>
          <w:sz w:val="20"/>
          <w:szCs w:val="20"/>
        </w:rPr>
        <w:t>r</w:t>
      </w:r>
      <w:r>
        <w:rPr>
          <w:rFonts w:ascii="Times New Roman" w:hAnsi="Times New Roman"/>
          <w:color w:val="191919"/>
          <w:sz w:val="20"/>
          <w:szCs w:val="20"/>
        </w:rPr>
        <w:t>. Information about current fees can be obtained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Academic Building, Room 284, or from the Graduate School O</w:t>
      </w:r>
      <w:r>
        <w:rPr>
          <w:rFonts w:ascii="Times New Roman" w:hAnsi="Times New Roman"/>
          <w:color w:val="191919"/>
          <w:spacing w:val="-4"/>
          <w:sz w:val="20"/>
          <w:szCs w:val="20"/>
        </w:rPr>
        <w:t>f</w:t>
      </w:r>
      <w:r>
        <w:rPr>
          <w:rFonts w:ascii="Times New Roman" w:hAnsi="Times New Roman"/>
          <w:color w:val="191919"/>
          <w:sz w:val="20"/>
          <w:szCs w:val="20"/>
        </w:rPr>
        <w:t>fice, 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3A74B1" w:rsidRDefault="003A74B1" w:rsidP="003A74B1">
      <w:pPr>
        <w:widowControl w:val="0"/>
        <w:autoSpaceDE w:val="0"/>
        <w:autoSpaceDN w:val="0"/>
        <w:adjustRightInd w:val="0"/>
        <w:spacing w:after="0" w:line="240" w:lineRule="exact"/>
        <w:ind w:right="1740" w:firstLine="360"/>
        <w:jc w:val="both"/>
        <w:rPr>
          <w:rFonts w:ascii="Times New Roman" w:hAnsi="Times New Roman"/>
          <w:color w:val="000000"/>
          <w:sz w:val="24"/>
          <w:szCs w:val="24"/>
        </w:rPr>
      </w:pPr>
    </w:p>
    <w:p w:rsidR="003A74B1" w:rsidRDefault="003A74B1" w:rsidP="003A74B1">
      <w:pPr>
        <w:widowControl w:val="0"/>
        <w:autoSpaceDE w:val="0"/>
        <w:autoSpaceDN w:val="0"/>
        <w:adjustRightInd w:val="0"/>
        <w:spacing w:after="0"/>
        <w:ind w:right="1740" w:firstLine="0"/>
        <w:jc w:val="both"/>
        <w:rPr>
          <w:rFonts w:ascii="Times New Roman" w:hAnsi="Times New Roman"/>
          <w:color w:val="000000"/>
          <w:sz w:val="20"/>
          <w:szCs w:val="20"/>
        </w:rPr>
      </w:pPr>
      <w:r>
        <w:rPr>
          <w:rFonts w:ascii="Times New Roman" w:hAnsi="Times New Roman"/>
          <w:b/>
          <w:bCs/>
          <w:color w:val="191919"/>
          <w:sz w:val="20"/>
          <w:szCs w:val="20"/>
        </w:rPr>
        <w:t>Matriculation Fee</w:t>
      </w:r>
    </w:p>
    <w:p w:rsidR="003A74B1" w:rsidRDefault="003A74B1" w:rsidP="003A74B1">
      <w:pPr>
        <w:widowControl w:val="0"/>
        <w:autoSpaceDE w:val="0"/>
        <w:autoSpaceDN w:val="0"/>
        <w:adjustRightInd w:val="0"/>
        <w:spacing w:before="10" w:after="0" w:line="250" w:lineRule="auto"/>
        <w:ind w:right="1740" w:firstLine="360"/>
        <w:jc w:val="both"/>
        <w:rPr>
          <w:rFonts w:ascii="Times New Roman" w:hAnsi="Times New Roman"/>
          <w:color w:val="000000"/>
          <w:sz w:val="20"/>
          <w:szCs w:val="20"/>
        </w:rPr>
      </w:pPr>
      <w:r>
        <w:rPr>
          <w:rFonts w:ascii="Times New Roman" w:hAnsi="Times New Roman"/>
          <w:color w:val="191919"/>
          <w:sz w:val="20"/>
          <w:szCs w:val="20"/>
        </w:rPr>
        <w:t>The tuition cha</w:t>
      </w:r>
      <w:r>
        <w:rPr>
          <w:rFonts w:ascii="Times New Roman" w:hAnsi="Times New Roman"/>
          <w:color w:val="191919"/>
          <w:spacing w:val="-4"/>
          <w:sz w:val="20"/>
          <w:szCs w:val="20"/>
        </w:rPr>
        <w:t>r</w:t>
      </w:r>
      <w:r>
        <w:rPr>
          <w:rFonts w:ascii="Times New Roman" w:hAnsi="Times New Roman"/>
          <w:color w:val="191919"/>
          <w:sz w:val="20"/>
          <w:szCs w:val="20"/>
        </w:rPr>
        <w:t>ge is $</w:t>
      </w:r>
      <w:r>
        <w:rPr>
          <w:rFonts w:ascii="Times New Roman" w:hAnsi="Times New Roman"/>
          <w:color w:val="191919"/>
          <w:spacing w:val="-7"/>
          <w:sz w:val="20"/>
          <w:szCs w:val="20"/>
        </w:rPr>
        <w:t>11</w:t>
      </w:r>
      <w:r>
        <w:rPr>
          <w:rFonts w:ascii="Times New Roman" w:hAnsi="Times New Roman"/>
          <w:color w:val="191919"/>
          <w:sz w:val="20"/>
          <w:szCs w:val="20"/>
        </w:rPr>
        <w:t xml:space="preserve">1 per semester hour of credit. </w:t>
      </w:r>
      <w:r>
        <w:rPr>
          <w:rFonts w:ascii="Times New Roman" w:hAnsi="Times New Roman"/>
          <w:color w:val="191919"/>
          <w:spacing w:val="47"/>
          <w:sz w:val="20"/>
          <w:szCs w:val="20"/>
        </w:rPr>
        <w:t xml:space="preserve"> </w:t>
      </w:r>
      <w:r>
        <w:rPr>
          <w:rFonts w:ascii="Times New Roman" w:hAnsi="Times New Roman"/>
          <w:color w:val="191919"/>
          <w:sz w:val="20"/>
          <w:szCs w:val="20"/>
        </w:rPr>
        <w:t>The cost to audit a course is the same as that for credit.</w:t>
      </w:r>
    </w:p>
    <w:p w:rsidR="00F42301" w:rsidRDefault="00F42301" w:rsidP="00C57415">
      <w:pPr>
        <w:widowControl w:val="0"/>
        <w:autoSpaceDE w:val="0"/>
        <w:autoSpaceDN w:val="0"/>
        <w:adjustRightInd w:val="0"/>
        <w:spacing w:before="10" w:after="0" w:line="250" w:lineRule="auto"/>
        <w:ind w:left="860" w:right="2026" w:firstLine="360"/>
        <w:rPr>
          <w:rFonts w:ascii="Times New Roman" w:hAnsi="Times New Roman"/>
          <w:color w:val="000000"/>
          <w:sz w:val="20"/>
          <w:szCs w:val="20"/>
        </w:rPr>
        <w:sectPr w:rsidR="00F42301">
          <w:footerReference w:type="even" r:id="rId30"/>
          <w:footerReference w:type="default" r:id="rId31"/>
          <w:pgSz w:w="12240" w:h="15840"/>
          <w:pgMar w:top="240" w:right="200" w:bottom="280" w:left="1300" w:header="0" w:footer="1002" w:gutter="0"/>
          <w:cols w:space="720" w:equalWidth="0">
            <w:col w:w="10740"/>
          </w:cols>
          <w:noEndnote/>
        </w:sectPr>
      </w:pPr>
    </w:p>
    <w:tbl>
      <w:tblPr>
        <w:tblW w:w="10080" w:type="dxa"/>
        <w:tblInd w:w="630" w:type="dxa"/>
        <w:tblLayout w:type="fixed"/>
        <w:tblCellMar>
          <w:left w:w="0" w:type="dxa"/>
          <w:right w:w="0" w:type="dxa"/>
        </w:tblCellMar>
        <w:tblLook w:val="0000"/>
      </w:tblPr>
      <w:tblGrid>
        <w:gridCol w:w="1260"/>
        <w:gridCol w:w="4560"/>
        <w:gridCol w:w="4260"/>
      </w:tblGrid>
      <w:tr w:rsidR="00F42301" w:rsidRPr="00FA7AC7" w:rsidTr="00826618">
        <w:trPr>
          <w:trHeight w:hRule="exact" w:val="235"/>
        </w:trPr>
        <w:tc>
          <w:tcPr>
            <w:tcW w:w="126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4"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83"/>
              <w:rPr>
                <w:rFonts w:ascii="Times New Roman" w:hAnsi="Times New Roman"/>
                <w:sz w:val="24"/>
                <w:szCs w:val="24"/>
              </w:rPr>
            </w:pPr>
            <w:r w:rsidRPr="00FA7AC7">
              <w:rPr>
                <w:rFonts w:ascii="Times New Roman" w:hAnsi="Times New Roman"/>
                <w:b/>
                <w:bCs/>
                <w:color w:val="191919"/>
                <w:sz w:val="34"/>
                <w:szCs w:val="34"/>
              </w:rPr>
              <w:t>F</w:t>
            </w:r>
            <w:r w:rsidRPr="00FA7AC7">
              <w:rPr>
                <w:rFonts w:ascii="Times New Roman" w:hAnsi="Times New Roman"/>
                <w:b/>
                <w:bCs/>
                <w:color w:val="191919"/>
                <w:sz w:val="25"/>
                <w:szCs w:val="25"/>
              </w:rPr>
              <w:t>INANCIAL</w:t>
            </w:r>
            <w:r w:rsidRPr="00FA7AC7">
              <w:rPr>
                <w:rFonts w:ascii="Times New Roman" w:hAnsi="Times New Roman"/>
                <w:b/>
                <w:bCs/>
                <w:color w:val="191919"/>
                <w:spacing w:val="33"/>
                <w:sz w:val="25"/>
                <w:szCs w:val="25"/>
              </w:rPr>
              <w:t xml:space="preserve"> </w:t>
            </w:r>
            <w:r w:rsidRPr="00FA7AC7">
              <w:rPr>
                <w:rFonts w:ascii="Times New Roman" w:hAnsi="Times New Roman"/>
                <w:b/>
                <w:bCs/>
                <w:color w:val="191919"/>
                <w:sz w:val="34"/>
                <w:szCs w:val="34"/>
              </w:rPr>
              <w:t>I</w:t>
            </w:r>
            <w:r w:rsidRPr="00FA7AC7">
              <w:rPr>
                <w:rFonts w:ascii="Times New Roman" w:hAnsi="Times New Roman"/>
                <w:b/>
                <w:bCs/>
                <w:color w:val="191919"/>
                <w:w w:val="102"/>
                <w:sz w:val="25"/>
                <w:szCs w:val="25"/>
              </w:rPr>
              <w:t>NFORM</w:t>
            </w:r>
            <w:r w:rsidRPr="00FA7AC7">
              <w:rPr>
                <w:rFonts w:ascii="Times New Roman" w:hAnsi="Times New Roman"/>
                <w:b/>
                <w:bCs/>
                <w:color w:val="191919"/>
                <w:spacing w:val="-19"/>
                <w:w w:val="102"/>
                <w:sz w:val="25"/>
                <w:szCs w:val="25"/>
              </w:rPr>
              <w:t>A</w:t>
            </w:r>
            <w:r w:rsidRPr="00FA7AC7">
              <w:rPr>
                <w:rFonts w:ascii="Times New Roman" w:hAnsi="Times New Roman"/>
                <w:b/>
                <w:bCs/>
                <w:color w:val="191919"/>
                <w:w w:val="102"/>
                <w:sz w:val="25"/>
                <w:szCs w:val="25"/>
              </w:rPr>
              <w:t>TION</w:t>
            </w:r>
          </w:p>
        </w:tc>
        <w:tc>
          <w:tcPr>
            <w:tcW w:w="426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26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26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6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C57415">
      <w:pPr>
        <w:widowControl w:val="0"/>
        <w:autoSpaceDE w:val="0"/>
        <w:autoSpaceDN w:val="0"/>
        <w:adjustRightInd w:val="0"/>
        <w:spacing w:after="0" w:line="200" w:lineRule="exact"/>
        <w:rPr>
          <w:rFonts w:ascii="Times New Roman" w:hAnsi="Times New Roman"/>
          <w:sz w:val="20"/>
          <w:szCs w:val="20"/>
        </w:rPr>
      </w:pPr>
      <w:r w:rsidRPr="00284C41">
        <w:rPr>
          <w:rFonts w:ascii="Times New Roman" w:hAnsi="Times New Roman"/>
          <w:noProof/>
          <w:color w:val="000000"/>
          <w:sz w:val="24"/>
          <w:szCs w:val="24"/>
        </w:rPr>
        <w:pict>
          <v:shape id="_x0000_s7216" type="#_x0000_t202" style="position:absolute;left:0;text-align:left;margin-left:24.75pt;margin-top:9.4pt;width:1in;height:655.7pt;z-index:-251438592;mso-position-horizontal-relative:page" o:allowincell="f" filled="f" stroked="f">
            <v:textbox style="layout-flow:vertical;mso-layout-flow-alt:bottom-to-top;mso-next-textbox:#_x0000_s7216" inset="0,0,0,0">
              <w:txbxContent>
                <w:p w:rsidR="00E410E0" w:rsidRDefault="00E410E0" w:rsidP="005A71B8">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proofErr w:type="gramStart"/>
                  <w:r>
                    <w:rPr>
                      <w:rFonts w:ascii="Impact" w:hAnsi="Impact" w:cs="Impact"/>
                      <w:color w:val="A3A3A3"/>
                      <w:position w:val="1"/>
                      <w:sz w:val="105"/>
                      <w:szCs w:val="105"/>
                    </w:rPr>
                    <w:t xml:space="preserve">E  </w:t>
                  </w:r>
                  <w:r>
                    <w:rPr>
                      <w:rFonts w:ascii="Impact" w:hAnsi="Impact" w:cs="Impact"/>
                      <w:color w:val="A3A3A3"/>
                      <w:position w:val="1"/>
                      <w:sz w:val="140"/>
                      <w:szCs w:val="140"/>
                    </w:rPr>
                    <w:t>U</w:t>
                  </w:r>
                  <w:proofErr w:type="gramEnd"/>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E410E0" w:rsidRDefault="00E410E0" w:rsidP="005A71B8">
                  <w:pPr>
                    <w:widowControl w:val="0"/>
                    <w:autoSpaceDE w:val="0"/>
                    <w:autoSpaceDN w:val="0"/>
                    <w:adjustRightInd w:val="0"/>
                    <w:spacing w:after="0" w:line="1406" w:lineRule="exact"/>
                    <w:ind w:left="20" w:right="-210"/>
                    <w:rPr>
                      <w:rFonts w:ascii="Impact" w:hAnsi="Impact" w:cs="Impact"/>
                      <w:color w:val="000000"/>
                      <w:sz w:val="105"/>
                      <w:szCs w:val="105"/>
                    </w:rPr>
                  </w:pPr>
                </w:p>
                <w:p w:rsidR="00E410E0" w:rsidRDefault="00E410E0" w:rsidP="005A71B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p w:rsidR="005A71B8" w:rsidRDefault="00284C41" w:rsidP="005A71B8">
      <w:pPr>
        <w:widowControl w:val="0"/>
        <w:autoSpaceDE w:val="0"/>
        <w:autoSpaceDN w:val="0"/>
        <w:adjustRightInd w:val="0"/>
        <w:spacing w:before="120" w:after="0"/>
        <w:ind w:left="1930" w:right="14" w:hanging="35"/>
        <w:jc w:val="both"/>
        <w:rPr>
          <w:rFonts w:ascii="Times New Roman" w:hAnsi="Times New Roman"/>
          <w:color w:val="000000"/>
          <w:sz w:val="20"/>
          <w:szCs w:val="20"/>
        </w:rPr>
      </w:pPr>
      <w:r w:rsidRPr="00284C41">
        <w:rPr>
          <w:rFonts w:ascii="Calibri" w:hAnsi="Calibri"/>
          <w:noProof/>
          <w:lang w:eastAsia="en-US"/>
        </w:rPr>
        <w:pict>
          <v:group id="_x0000_s7129" style="position:absolute;left:0;text-align:left;margin-left:265.6pt;margin-top:-54.1pt;width:31.2pt;height:31.05pt;z-index:-251440640;mso-position-horizontal-relative:page" coordorigin="5312,-1082" coordsize="624,621" o:allowincell="f">
            <v:rect id="_x0000_s7130" style="position:absolute;left:5317;top:-1077;width:613;height:610" o:allowincell="f" stroked="f">
              <v:path arrowok="t"/>
            </v:rect>
            <v:rect id="_x0000_s7131" style="position:absolute;left:5317;top:-1077;width:620;height:620;mso-position-horizontal-relative:page" o:allowincell="f" filled="f" stroked="f">
              <v:textbox style="mso-next-textbox:#_x0000_s7131" inset="0,0,0,0">
                <w:txbxContent>
                  <w:p w:rsidR="00E410E0" w:rsidRDefault="00E410E0" w:rsidP="005A71B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5A71B8">
                    <w:pPr>
                      <w:widowControl w:val="0"/>
                      <w:autoSpaceDE w:val="0"/>
                      <w:autoSpaceDN w:val="0"/>
                      <w:adjustRightInd w:val="0"/>
                      <w:spacing w:after="0"/>
                      <w:rPr>
                        <w:rFonts w:ascii="Times New Roman" w:hAnsi="Times New Roman"/>
                        <w:sz w:val="24"/>
                        <w:szCs w:val="24"/>
                      </w:rPr>
                    </w:pPr>
                  </w:p>
                </w:txbxContent>
              </v:textbox>
            </v:rect>
            <w10:wrap anchorx="page"/>
          </v:group>
        </w:pict>
      </w:r>
      <w:r w:rsidR="005A71B8">
        <w:rPr>
          <w:rFonts w:ascii="Times New Roman" w:hAnsi="Times New Roman"/>
          <w:b/>
          <w:bCs/>
          <w:color w:val="191919"/>
          <w:sz w:val="20"/>
          <w:szCs w:val="20"/>
        </w:rPr>
        <w:t>Student Motor</w:t>
      </w:r>
      <w:r w:rsidR="005A71B8">
        <w:rPr>
          <w:rFonts w:ascii="Times New Roman" w:hAnsi="Times New Roman"/>
          <w:b/>
          <w:bCs/>
          <w:color w:val="191919"/>
          <w:spacing w:val="-7"/>
          <w:sz w:val="20"/>
          <w:szCs w:val="20"/>
        </w:rPr>
        <w:t xml:space="preserve"> </w:t>
      </w:r>
      <w:r w:rsidR="005A71B8">
        <w:rPr>
          <w:rFonts w:ascii="Times New Roman" w:hAnsi="Times New Roman"/>
          <w:b/>
          <w:bCs/>
          <w:color w:val="191919"/>
          <w:spacing w:val="-18"/>
          <w:sz w:val="20"/>
          <w:szCs w:val="20"/>
        </w:rPr>
        <w:t>V</w:t>
      </w:r>
      <w:r w:rsidR="005A71B8">
        <w:rPr>
          <w:rFonts w:ascii="Times New Roman" w:hAnsi="Times New Roman"/>
          <w:b/>
          <w:bCs/>
          <w:color w:val="191919"/>
          <w:sz w:val="20"/>
          <w:szCs w:val="20"/>
        </w:rPr>
        <w:t>ehicle Parking Fee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All motor vehicles operated on the campus must be registered with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valid insurance card is required to register a vehicle, and an o</w:t>
      </w:r>
      <w:r>
        <w:rPr>
          <w:rFonts w:ascii="Times New Roman" w:hAnsi="Times New Roman"/>
          <w:color w:val="191919"/>
          <w:spacing w:val="-4"/>
          <w:sz w:val="20"/>
          <w:szCs w:val="20"/>
        </w:rPr>
        <w:t>f</w:t>
      </w:r>
      <w:r>
        <w:rPr>
          <w:rFonts w:ascii="Times New Roman" w:hAnsi="Times New Roman"/>
          <w:color w:val="191919"/>
          <w:sz w:val="20"/>
          <w:szCs w:val="20"/>
        </w:rPr>
        <w:t>ficial permit and parking decal must be assigned before the vehicle may be operated on campus.  Decals must be displayed on the vehicle.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Students parking vehicles in unauthorized areas, visitors' spaces or reserved spaces will be subject to fines and/or removal of the vehicle at the students’</w:t>
      </w:r>
      <w:r>
        <w:rPr>
          <w:rFonts w:ascii="Times New Roman" w:hAnsi="Times New Roman"/>
          <w:color w:val="191919"/>
          <w:spacing w:val="-15"/>
          <w:sz w:val="20"/>
          <w:szCs w:val="20"/>
        </w:rPr>
        <w:t xml:space="preserve"> </w:t>
      </w:r>
      <w:r>
        <w:rPr>
          <w:rFonts w:ascii="Times New Roman" w:hAnsi="Times New Roman"/>
          <w:color w:val="191919"/>
          <w:sz w:val="20"/>
          <w:szCs w:val="20"/>
        </w:rPr>
        <w:t>expense.</w:t>
      </w:r>
    </w:p>
    <w:p w:rsidR="005A71B8" w:rsidRDefault="005A71B8" w:rsidP="005A71B8">
      <w:pPr>
        <w:widowControl w:val="0"/>
        <w:autoSpaceDE w:val="0"/>
        <w:autoSpaceDN w:val="0"/>
        <w:adjustRightInd w:val="0"/>
        <w:spacing w:before="120" w:after="0" w:line="250" w:lineRule="auto"/>
        <w:ind w:left="1930" w:right="14"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parking permit costs $15 annually and must be purchased by the deadline posted by the O</w:t>
      </w:r>
      <w:r>
        <w:rPr>
          <w:rFonts w:ascii="Times New Roman" w:hAnsi="Times New Roman"/>
          <w:color w:val="191919"/>
          <w:spacing w:val="-4"/>
          <w:sz w:val="20"/>
          <w:szCs w:val="20"/>
        </w:rPr>
        <w:t>f</w:t>
      </w:r>
      <w:r>
        <w:rPr>
          <w:rFonts w:ascii="Times New Roman" w:hAnsi="Times New Roman"/>
          <w:color w:val="191919"/>
          <w:sz w:val="20"/>
          <w:szCs w:val="20"/>
        </w:rPr>
        <w:t>fice of Public Safet</w:t>
      </w:r>
      <w:r>
        <w:rPr>
          <w:rFonts w:ascii="Times New Roman" w:hAnsi="Times New Roman"/>
          <w:color w:val="191919"/>
          <w:spacing w:val="-13"/>
          <w:sz w:val="20"/>
          <w:szCs w:val="20"/>
        </w:rPr>
        <w:t>y</w:t>
      </w:r>
      <w:r>
        <w:rPr>
          <w:rFonts w:ascii="Times New Roman" w:hAnsi="Times New Roman"/>
          <w:color w:val="191919"/>
          <w:sz w:val="20"/>
          <w:szCs w:val="20"/>
        </w:rPr>
        <w:t>.   Payment should be by cash or check pre-approved by the Business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emporary permits are available for persons having previously purchased permits or occasionally driving other vehicles.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Out-of-State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who are not residents of Geo</w:t>
      </w:r>
      <w:r>
        <w:rPr>
          <w:rFonts w:ascii="Times New Roman" w:hAnsi="Times New Roman"/>
          <w:color w:val="191919"/>
          <w:spacing w:val="-4"/>
          <w:sz w:val="20"/>
          <w:szCs w:val="20"/>
        </w:rPr>
        <w:t>r</w:t>
      </w:r>
      <w:r>
        <w:rPr>
          <w:rFonts w:ascii="Times New Roman" w:hAnsi="Times New Roman"/>
          <w:color w:val="191919"/>
          <w:sz w:val="20"/>
          <w:szCs w:val="20"/>
        </w:rPr>
        <w:t xml:space="preserve">gia must pay an out-of-state tuition fee in addition to all other fees. </w:t>
      </w:r>
      <w:r>
        <w:rPr>
          <w:rFonts w:ascii="Times New Roman" w:hAnsi="Times New Roman"/>
          <w:color w:val="191919"/>
          <w:spacing w:val="46"/>
          <w:sz w:val="20"/>
          <w:szCs w:val="20"/>
        </w:rPr>
        <w:t xml:space="preserve"> </w:t>
      </w:r>
      <w:r>
        <w:rPr>
          <w:rFonts w:ascii="Times New Roman" w:hAnsi="Times New Roman"/>
          <w:color w:val="191919"/>
          <w:sz w:val="20"/>
          <w:szCs w:val="20"/>
        </w:rPr>
        <w:t>The out-of-state fee cha</w:t>
      </w:r>
      <w:r>
        <w:rPr>
          <w:rFonts w:ascii="Times New Roman" w:hAnsi="Times New Roman"/>
          <w:color w:val="191919"/>
          <w:spacing w:val="-4"/>
          <w:sz w:val="20"/>
          <w:szCs w:val="20"/>
        </w:rPr>
        <w:t>r</w:t>
      </w:r>
      <w:r>
        <w:rPr>
          <w:rFonts w:ascii="Times New Roman" w:hAnsi="Times New Roman"/>
          <w:color w:val="191919"/>
          <w:sz w:val="20"/>
          <w:szCs w:val="20"/>
        </w:rPr>
        <w:t>ge is $614 per semester hour or $7,669 maximum tuition cha</w:t>
      </w:r>
      <w:r>
        <w:rPr>
          <w:rFonts w:ascii="Times New Roman" w:hAnsi="Times New Roman"/>
          <w:color w:val="191919"/>
          <w:spacing w:val="-4"/>
          <w:sz w:val="20"/>
          <w:szCs w:val="20"/>
        </w:rPr>
        <w:t>r</w:t>
      </w:r>
      <w:r>
        <w:rPr>
          <w:rFonts w:ascii="Times New Roman" w:hAnsi="Times New Roman"/>
          <w:color w:val="191919"/>
          <w:sz w:val="20"/>
          <w:szCs w:val="20"/>
        </w:rPr>
        <w:t>ge per semeste</w:t>
      </w:r>
      <w:r>
        <w:rPr>
          <w:rFonts w:ascii="Times New Roman" w:hAnsi="Times New Roman"/>
          <w:color w:val="191919"/>
          <w:spacing w:val="-11"/>
          <w:sz w:val="20"/>
          <w:szCs w:val="20"/>
        </w:rPr>
        <w:t>r</w:t>
      </w:r>
      <w:r>
        <w:rPr>
          <w:rFonts w:ascii="Times New Roman" w:hAnsi="Times New Roman"/>
          <w:color w:val="191919"/>
          <w:sz w:val="20"/>
          <w:szCs w:val="20"/>
        </w:rPr>
        <w:t>.</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z w:val="20"/>
          <w:szCs w:val="20"/>
        </w:rPr>
        <w:t>Student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Activity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comprehensive fee of $281 is required of any student enrolled for six or more semester hours. </w:t>
      </w:r>
      <w:r>
        <w:rPr>
          <w:rFonts w:ascii="Times New Roman" w:hAnsi="Times New Roman"/>
          <w:color w:val="191919"/>
          <w:spacing w:val="46"/>
          <w:sz w:val="20"/>
          <w:szCs w:val="20"/>
        </w:rPr>
        <w:t xml:space="preserve"> </w:t>
      </w:r>
      <w:r>
        <w:rPr>
          <w:rFonts w:ascii="Times New Roman" w:hAnsi="Times New Roman"/>
          <w:color w:val="191919"/>
          <w:sz w:val="20"/>
          <w:szCs w:val="20"/>
        </w:rPr>
        <w:t>This fee entitles the student to special admission rates to lyceum features, athletic events, etc., as well as use of the University Health Services.</w:t>
      </w:r>
    </w:p>
    <w:p w:rsidR="005A71B8" w:rsidRDefault="005A71B8" w:rsidP="005A71B8">
      <w:pPr>
        <w:widowControl w:val="0"/>
        <w:autoSpaceDE w:val="0"/>
        <w:autoSpaceDN w:val="0"/>
        <w:adjustRightInd w:val="0"/>
        <w:spacing w:after="0" w:line="240" w:lineRule="exact"/>
        <w:ind w:right="10"/>
        <w:jc w:val="both"/>
        <w:rPr>
          <w:rFonts w:ascii="Times New Roman" w:hAnsi="Times New Roman"/>
          <w:color w:val="000000"/>
          <w:sz w:val="24"/>
          <w:szCs w:val="24"/>
        </w:rPr>
      </w:pPr>
    </w:p>
    <w:p w:rsidR="005A71B8" w:rsidRDefault="005A71B8" w:rsidP="005A71B8">
      <w:pPr>
        <w:widowControl w:val="0"/>
        <w:autoSpaceDE w:val="0"/>
        <w:autoSpaceDN w:val="0"/>
        <w:adjustRightInd w:val="0"/>
        <w:spacing w:after="0"/>
        <w:ind w:left="1925" w:right="10" w:hanging="35"/>
        <w:jc w:val="both"/>
        <w:rPr>
          <w:rFonts w:ascii="Times New Roman" w:hAnsi="Times New Roman"/>
          <w:color w:val="000000"/>
          <w:sz w:val="20"/>
          <w:szCs w:val="20"/>
        </w:rPr>
      </w:pPr>
      <w:r>
        <w:rPr>
          <w:rFonts w:ascii="Times New Roman" w:hAnsi="Times New Roman"/>
          <w:b/>
          <w:bCs/>
          <w:color w:val="191919"/>
          <w:spacing w:val="-15"/>
          <w:sz w:val="20"/>
          <w:szCs w:val="20"/>
        </w:rPr>
        <w:t>T</w:t>
      </w:r>
      <w:r>
        <w:rPr>
          <w:rFonts w:ascii="Times New Roman" w:hAnsi="Times New Roman"/>
          <w:b/>
          <w:bCs/>
          <w:color w:val="191919"/>
          <w:sz w:val="20"/>
          <w:szCs w:val="20"/>
        </w:rPr>
        <w:t>ranscript Fee</w:t>
      </w:r>
    </w:p>
    <w:p w:rsidR="005A71B8" w:rsidRDefault="005A71B8" w:rsidP="005A71B8">
      <w:pPr>
        <w:widowControl w:val="0"/>
        <w:autoSpaceDE w:val="0"/>
        <w:autoSpaceDN w:val="0"/>
        <w:adjustRightInd w:val="0"/>
        <w:spacing w:before="10" w:after="0" w:line="250" w:lineRule="auto"/>
        <w:ind w:left="1925" w:right="10" w:firstLine="360"/>
        <w:jc w:val="both"/>
        <w:rPr>
          <w:rFonts w:ascii="Times New Roman" w:hAnsi="Times New Roman"/>
          <w:color w:val="000000"/>
          <w:sz w:val="20"/>
          <w:szCs w:val="20"/>
        </w:rPr>
      </w:pPr>
      <w:r>
        <w:rPr>
          <w:rFonts w:ascii="Times New Roman" w:hAnsi="Times New Roman"/>
          <w:color w:val="191919"/>
          <w:sz w:val="20"/>
          <w:szCs w:val="20"/>
        </w:rPr>
        <w:t>Students may request "student copies" or "transmittal of o</w:t>
      </w:r>
      <w:r>
        <w:rPr>
          <w:rFonts w:ascii="Times New Roman" w:hAnsi="Times New Roman"/>
          <w:color w:val="191919"/>
          <w:spacing w:val="-4"/>
          <w:sz w:val="20"/>
          <w:szCs w:val="20"/>
        </w:rPr>
        <w:t>f</w:t>
      </w:r>
      <w:r>
        <w:rPr>
          <w:rFonts w:ascii="Times New Roman" w:hAnsi="Times New Roman"/>
          <w:color w:val="191919"/>
          <w:sz w:val="20"/>
          <w:szCs w:val="20"/>
        </w:rPr>
        <w:t>fice copies" of their permanent academic listing of credits (transcripts) at the O</w:t>
      </w:r>
      <w:r>
        <w:rPr>
          <w:rFonts w:ascii="Times New Roman" w:hAnsi="Times New Roman"/>
          <w:color w:val="191919"/>
          <w:spacing w:val="-4"/>
          <w:sz w:val="20"/>
          <w:szCs w:val="20"/>
        </w:rPr>
        <w:t>f</w:t>
      </w:r>
      <w:r>
        <w:rPr>
          <w:rFonts w:ascii="Times New Roman" w:hAnsi="Times New Roman"/>
          <w:color w:val="191919"/>
          <w:sz w:val="20"/>
          <w:szCs w:val="20"/>
        </w:rPr>
        <w:t>fice of  Academic Services and Registra</w:t>
      </w:r>
      <w:r>
        <w:rPr>
          <w:rFonts w:ascii="Times New Roman" w:hAnsi="Times New Roman"/>
          <w:color w:val="191919"/>
          <w:spacing w:val="-11"/>
          <w:sz w:val="20"/>
          <w:szCs w:val="20"/>
        </w:rPr>
        <w:t>r</w:t>
      </w:r>
      <w:r>
        <w:rPr>
          <w:rFonts w:ascii="Times New Roman" w:hAnsi="Times New Roman"/>
          <w:color w:val="191919"/>
          <w:sz w:val="20"/>
          <w:szCs w:val="20"/>
        </w:rPr>
        <w:t>.   No fee is cha</w:t>
      </w:r>
      <w:r>
        <w:rPr>
          <w:rFonts w:ascii="Times New Roman" w:hAnsi="Times New Roman"/>
          <w:color w:val="191919"/>
          <w:spacing w:val="-4"/>
          <w:sz w:val="20"/>
          <w:szCs w:val="20"/>
        </w:rPr>
        <w:t>r</w:t>
      </w:r>
      <w:r>
        <w:rPr>
          <w:rFonts w:ascii="Times New Roman" w:hAnsi="Times New Roman"/>
          <w:color w:val="191919"/>
          <w:sz w:val="20"/>
          <w:szCs w:val="20"/>
        </w:rPr>
        <w:t>ged for the first cop</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fee of $3 (three dollars) is cha</w:t>
      </w:r>
      <w:r>
        <w:rPr>
          <w:rFonts w:ascii="Times New Roman" w:hAnsi="Times New Roman"/>
          <w:color w:val="191919"/>
          <w:spacing w:val="-4"/>
          <w:sz w:val="20"/>
          <w:szCs w:val="20"/>
        </w:rPr>
        <w:t>r</w:t>
      </w:r>
      <w:r>
        <w:rPr>
          <w:rFonts w:ascii="Times New Roman" w:hAnsi="Times New Roman"/>
          <w:color w:val="191919"/>
          <w:sz w:val="20"/>
          <w:szCs w:val="20"/>
        </w:rPr>
        <w:t>ged for each additional transcript. Five to seven working days should be allowed for the processing of an "o</w:t>
      </w:r>
      <w:r>
        <w:rPr>
          <w:rFonts w:ascii="Times New Roman" w:hAnsi="Times New Roman"/>
          <w:color w:val="191919"/>
          <w:spacing w:val="-4"/>
          <w:sz w:val="20"/>
          <w:szCs w:val="20"/>
        </w:rPr>
        <w:t>f</w:t>
      </w:r>
      <w:r>
        <w:rPr>
          <w:rFonts w:ascii="Times New Roman" w:hAnsi="Times New Roman"/>
          <w:color w:val="191919"/>
          <w:sz w:val="20"/>
          <w:szCs w:val="20"/>
        </w:rPr>
        <w:t xml:space="preserve">ficial" transcript. </w:t>
      </w:r>
      <w:r>
        <w:rPr>
          <w:rFonts w:ascii="Times New Roman" w:hAnsi="Times New Roman"/>
          <w:color w:val="191919"/>
          <w:spacing w:val="39"/>
          <w:sz w:val="20"/>
          <w:szCs w:val="20"/>
        </w:rPr>
        <w:t xml:space="preserve"> </w:t>
      </w:r>
      <w:r>
        <w:rPr>
          <w:rFonts w:ascii="Times New Roman" w:hAnsi="Times New Roman"/>
          <w:color w:val="191919"/>
          <w:sz w:val="20"/>
          <w:szCs w:val="20"/>
        </w:rPr>
        <w:t>ASU transcripts may be o</w:t>
      </w:r>
      <w:r>
        <w:rPr>
          <w:rFonts w:ascii="Times New Roman" w:hAnsi="Times New Roman"/>
          <w:color w:val="191919"/>
          <w:spacing w:val="-4"/>
          <w:sz w:val="20"/>
          <w:szCs w:val="20"/>
        </w:rPr>
        <w:t>r</w:t>
      </w:r>
      <w:r>
        <w:rPr>
          <w:rFonts w:ascii="Times New Roman" w:hAnsi="Times New Roman"/>
          <w:color w:val="191919"/>
          <w:sz w:val="20"/>
          <w:szCs w:val="20"/>
        </w:rPr>
        <w:t>dered for the student's Graduate School file through the Graduate School O</w:t>
      </w:r>
      <w:r>
        <w:rPr>
          <w:rFonts w:ascii="Times New Roman" w:hAnsi="Times New Roman"/>
          <w:color w:val="191919"/>
          <w:spacing w:val="-4"/>
          <w:sz w:val="20"/>
          <w:szCs w:val="20"/>
        </w:rPr>
        <w:t>f</w:t>
      </w:r>
      <w:r>
        <w:rPr>
          <w:rFonts w:ascii="Times New Roman" w:hAnsi="Times New Roman"/>
          <w:color w:val="191919"/>
          <w:sz w:val="20"/>
          <w:szCs w:val="20"/>
        </w:rPr>
        <w:t>fice at no cha</w:t>
      </w:r>
      <w:r>
        <w:rPr>
          <w:rFonts w:ascii="Times New Roman" w:hAnsi="Times New Roman"/>
          <w:color w:val="191919"/>
          <w:spacing w:val="-4"/>
          <w:sz w:val="20"/>
          <w:szCs w:val="20"/>
        </w:rPr>
        <w:t>r</w:t>
      </w:r>
      <w:r>
        <w:rPr>
          <w:rFonts w:ascii="Times New Roman" w:hAnsi="Times New Roman"/>
          <w:color w:val="191919"/>
          <w:sz w:val="20"/>
          <w:szCs w:val="20"/>
        </w:rPr>
        <w:t>ge.</w:t>
      </w:r>
    </w:p>
    <w:p w:rsidR="005A71B8" w:rsidRDefault="005A71B8" w:rsidP="005A71B8">
      <w:pPr>
        <w:widowControl w:val="0"/>
        <w:autoSpaceDE w:val="0"/>
        <w:autoSpaceDN w:val="0"/>
        <w:adjustRightInd w:val="0"/>
        <w:spacing w:after="0" w:line="160" w:lineRule="exact"/>
        <w:ind w:right="10"/>
        <w:jc w:val="both"/>
        <w:rPr>
          <w:rFonts w:ascii="Times New Roman" w:hAnsi="Times New Roman"/>
          <w:color w:val="000000"/>
          <w:sz w:val="16"/>
          <w:szCs w:val="16"/>
        </w:rPr>
      </w:pPr>
    </w:p>
    <w:p w:rsidR="005A71B8" w:rsidRDefault="005A71B8" w:rsidP="005A71B8">
      <w:pPr>
        <w:widowControl w:val="0"/>
        <w:autoSpaceDE w:val="0"/>
        <w:autoSpaceDN w:val="0"/>
        <w:adjustRightInd w:val="0"/>
        <w:spacing w:after="0" w:line="200" w:lineRule="exact"/>
        <w:ind w:right="10"/>
        <w:jc w:val="both"/>
        <w:rPr>
          <w:rFonts w:ascii="Times New Roman" w:hAnsi="Times New Roman"/>
          <w:color w:val="000000"/>
          <w:sz w:val="20"/>
          <w:szCs w:val="20"/>
        </w:rPr>
      </w:pPr>
    </w:p>
    <w:p w:rsidR="00AE34B4" w:rsidRPr="00AE34B4" w:rsidRDefault="00AE34B4" w:rsidP="00872D63">
      <w:pPr>
        <w:pStyle w:val="Heading2"/>
        <w:spacing w:before="0"/>
        <w:ind w:left="1710" w:right="1960" w:firstLine="0"/>
        <w:jc w:val="center"/>
        <w:rPr>
          <w:rFonts w:ascii="Times New Roman" w:hAnsi="Times New Roman"/>
          <w:color w:val="FFFFFF" w:themeColor="background1"/>
          <w:sz w:val="20"/>
          <w:szCs w:val="20"/>
        </w:rPr>
      </w:pPr>
      <w:r>
        <w:rPr>
          <w:rFonts w:ascii="Times New Roman" w:hAnsi="Times New Roman"/>
          <w:color w:val="191919"/>
          <w:sz w:val="20"/>
          <w:szCs w:val="20"/>
        </w:rPr>
        <w:tab/>
      </w:r>
      <w:r>
        <w:rPr>
          <w:rFonts w:ascii="Times New Roman" w:hAnsi="Times New Roman"/>
          <w:color w:val="191919"/>
          <w:sz w:val="20"/>
          <w:szCs w:val="20"/>
        </w:rPr>
        <w:tab/>
      </w:r>
      <w:r>
        <w:rPr>
          <w:rFonts w:ascii="Times New Roman" w:hAnsi="Times New Roman"/>
          <w:color w:val="191919"/>
          <w:sz w:val="20"/>
          <w:szCs w:val="20"/>
        </w:rPr>
        <w:tab/>
      </w:r>
      <w:bookmarkStart w:id="46" w:name="_Toc294969661"/>
      <w:r w:rsidR="00872D63" w:rsidRPr="00C34741">
        <w:rPr>
          <w:rFonts w:ascii="Impact" w:hAnsi="Impact" w:cs="Impact"/>
          <w:color w:val="666666"/>
          <w:spacing w:val="1"/>
          <w:w w:val="93"/>
          <w:sz w:val="48"/>
          <w:szCs w:val="48"/>
          <w:fitText w:val="3456" w:id="-165427711"/>
        </w:rPr>
        <w:t>F</w:t>
      </w:r>
      <w:r w:rsidR="00872D63" w:rsidRPr="00C34741">
        <w:rPr>
          <w:rFonts w:ascii="Impact" w:hAnsi="Impact" w:cs="Impact"/>
          <w:color w:val="666666"/>
          <w:spacing w:val="1"/>
          <w:w w:val="93"/>
          <w:sz w:val="40"/>
          <w:szCs w:val="40"/>
          <w:fitText w:val="3456" w:id="-165427711"/>
        </w:rPr>
        <w:t xml:space="preserve">INANCIAL </w:t>
      </w:r>
      <w:r w:rsidR="00872D63" w:rsidRPr="00C34741">
        <w:rPr>
          <w:rFonts w:ascii="Impact" w:hAnsi="Impact" w:cs="Impact"/>
          <w:color w:val="666666"/>
          <w:spacing w:val="1"/>
          <w:w w:val="93"/>
          <w:sz w:val="48"/>
          <w:szCs w:val="48"/>
          <w:fitText w:val="3456" w:id="-165427711"/>
        </w:rPr>
        <w:t>A</w:t>
      </w:r>
      <w:r w:rsidR="00872D63" w:rsidRPr="00C34741">
        <w:rPr>
          <w:rFonts w:ascii="Impact" w:hAnsi="Impact" w:cs="Impact"/>
          <w:color w:val="666666"/>
          <w:spacing w:val="1"/>
          <w:w w:val="93"/>
          <w:sz w:val="40"/>
          <w:szCs w:val="40"/>
          <w:fitText w:val="3456" w:id="-165427711"/>
        </w:rPr>
        <w:t>SSISTANC</w:t>
      </w:r>
      <w:r w:rsidR="00872D63" w:rsidRPr="00C34741">
        <w:rPr>
          <w:rFonts w:ascii="Impact" w:hAnsi="Impact" w:cs="Impact"/>
          <w:color w:val="666666"/>
          <w:spacing w:val="10"/>
          <w:w w:val="93"/>
          <w:sz w:val="40"/>
          <w:szCs w:val="40"/>
          <w:fitText w:val="3456" w:id="-165427711"/>
        </w:rPr>
        <w:t>E</w:t>
      </w:r>
      <w:bookmarkEnd w:id="46"/>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Albany State University provides financial assistance for promising students who, without such help, would be unable to attend.</w:t>
      </w:r>
      <w:r>
        <w:rPr>
          <w:rFonts w:ascii="Times New Roman" w:hAnsi="Times New Roman"/>
          <w:color w:val="191919"/>
          <w:spacing w:val="-3"/>
          <w:sz w:val="20"/>
          <w:szCs w:val="20"/>
        </w:rPr>
        <w:t xml:space="preserve"> </w:t>
      </w:r>
      <w:r>
        <w:rPr>
          <w:rFonts w:ascii="Times New Roman" w:hAnsi="Times New Roman"/>
          <w:color w:val="191919"/>
          <w:sz w:val="20"/>
          <w:szCs w:val="20"/>
        </w:rPr>
        <w:t>The University believes, howeve</w:t>
      </w:r>
      <w:r>
        <w:rPr>
          <w:rFonts w:ascii="Times New Roman" w:hAnsi="Times New Roman"/>
          <w:color w:val="191919"/>
          <w:spacing w:val="-8"/>
          <w:sz w:val="20"/>
          <w:szCs w:val="20"/>
        </w:rPr>
        <w:t>r</w:t>
      </w:r>
      <w:r>
        <w:rPr>
          <w:rFonts w:ascii="Times New Roman" w:hAnsi="Times New Roman"/>
          <w:color w:val="191919"/>
          <w:sz w:val="20"/>
          <w:szCs w:val="20"/>
        </w:rPr>
        <w:t>, that the student is, first and foremost, responsible for financing his or her education.</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The financial aid program is based on the financial need of the student. Need is the di</w:t>
      </w:r>
      <w:r>
        <w:rPr>
          <w:rFonts w:ascii="Times New Roman" w:hAnsi="Times New Roman"/>
          <w:color w:val="191919"/>
          <w:spacing w:val="-4"/>
          <w:sz w:val="20"/>
          <w:szCs w:val="20"/>
        </w:rPr>
        <w:t>f</w:t>
      </w:r>
      <w:r>
        <w:rPr>
          <w:rFonts w:ascii="Times New Roman" w:hAnsi="Times New Roman"/>
          <w:color w:val="191919"/>
          <w:sz w:val="20"/>
          <w:szCs w:val="20"/>
        </w:rPr>
        <w:t>ference between the cost of education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and the amount the applicant is expected to contribute toward the cost of education.</w:t>
      </w:r>
    </w:p>
    <w:p w:rsidR="005A71B8" w:rsidRDefault="005A71B8" w:rsidP="005A71B8">
      <w:pPr>
        <w:widowControl w:val="0"/>
        <w:autoSpaceDE w:val="0"/>
        <w:autoSpaceDN w:val="0"/>
        <w:adjustRightInd w:val="0"/>
        <w:spacing w:before="120" w:after="0" w:line="240" w:lineRule="exact"/>
        <w:ind w:right="14"/>
        <w:jc w:val="both"/>
        <w:rPr>
          <w:rFonts w:ascii="Times New Roman" w:hAnsi="Times New Roman"/>
          <w:color w:val="000000"/>
          <w:sz w:val="24"/>
          <w:szCs w:val="24"/>
        </w:rPr>
      </w:pPr>
    </w:p>
    <w:p w:rsidR="005A71B8" w:rsidRDefault="005A71B8" w:rsidP="005A71B8">
      <w:pPr>
        <w:widowControl w:val="0"/>
        <w:autoSpaceDE w:val="0"/>
        <w:autoSpaceDN w:val="0"/>
        <w:adjustRightInd w:val="0"/>
        <w:spacing w:before="120" w:after="0"/>
        <w:ind w:left="1925" w:right="14" w:hanging="35"/>
        <w:jc w:val="both"/>
        <w:rPr>
          <w:rFonts w:ascii="Times New Roman" w:hAnsi="Times New Roman"/>
          <w:color w:val="000000"/>
          <w:sz w:val="20"/>
          <w:szCs w:val="20"/>
        </w:rPr>
      </w:pPr>
      <w:r>
        <w:rPr>
          <w:rFonts w:ascii="Times New Roman" w:hAnsi="Times New Roman"/>
          <w:b/>
          <w:bCs/>
          <w:color w:val="191919"/>
          <w:sz w:val="20"/>
          <w:szCs w:val="20"/>
        </w:rPr>
        <w:t>Financial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Aid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Application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5A71B8" w:rsidRDefault="005A71B8" w:rsidP="005A71B8">
      <w:pPr>
        <w:widowControl w:val="0"/>
        <w:autoSpaceDE w:val="0"/>
        <w:autoSpaceDN w:val="0"/>
        <w:adjustRightInd w:val="0"/>
        <w:spacing w:before="120" w:after="0" w:line="250" w:lineRule="auto"/>
        <w:ind w:left="1925" w:right="14" w:firstLine="360"/>
        <w:jc w:val="both"/>
        <w:rPr>
          <w:rFonts w:ascii="Times New Roman" w:hAnsi="Times New Roman"/>
          <w:color w:val="000000"/>
          <w:sz w:val="20"/>
          <w:szCs w:val="20"/>
        </w:rPr>
      </w:pPr>
      <w:r>
        <w:rPr>
          <w:rFonts w:ascii="Times New Roman" w:hAnsi="Times New Roman"/>
          <w:color w:val="191919"/>
          <w:sz w:val="20"/>
          <w:szCs w:val="20"/>
        </w:rPr>
        <w:t>Complete 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w:t>
      </w:r>
      <w:r>
        <w:rPr>
          <w:rFonts w:ascii="Times New Roman" w:hAnsi="Times New Roman"/>
          <w:color w:val="191919"/>
          <w:spacing w:val="-15"/>
          <w:sz w:val="20"/>
          <w:szCs w:val="20"/>
        </w:rPr>
        <w:t>F</w:t>
      </w:r>
      <w:r>
        <w:rPr>
          <w:rFonts w:ascii="Times New Roman" w:hAnsi="Times New Roman"/>
          <w:color w:val="191919"/>
          <w:sz w:val="20"/>
          <w:szCs w:val="20"/>
        </w:rPr>
        <w:t xml:space="preserve">AFSA). </w:t>
      </w:r>
      <w:r>
        <w:rPr>
          <w:rFonts w:ascii="Times New Roman" w:hAnsi="Times New Roman"/>
          <w:color w:val="191919"/>
          <w:spacing w:val="46"/>
          <w:sz w:val="20"/>
          <w:szCs w:val="20"/>
        </w:rPr>
        <w:t xml:space="preserve"> </w:t>
      </w:r>
      <w:r>
        <w:rPr>
          <w:rFonts w:ascii="Times New Roman" w:hAnsi="Times New Roman"/>
          <w:color w:val="191919"/>
          <w:sz w:val="20"/>
          <w:szCs w:val="20"/>
        </w:rPr>
        <w:t xml:space="preserve">The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can be completed on the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hyperlink r:id="rId32" w:history="1">
        <w:r>
          <w:rPr>
            <w:rFonts w:ascii="Times New Roman" w:hAnsi="Times New Roman"/>
            <w:color w:val="191919"/>
            <w:sz w:val="20"/>
            <w:szCs w:val="20"/>
          </w:rPr>
          <w:t>eb at ww</w:t>
        </w:r>
        <w:r>
          <w:rPr>
            <w:rFonts w:ascii="Times New Roman" w:hAnsi="Times New Roman"/>
            <w:color w:val="191919"/>
            <w:spacing w:val="-13"/>
            <w:sz w:val="20"/>
            <w:szCs w:val="20"/>
          </w:rPr>
          <w:t>w</w:t>
        </w:r>
        <w:r>
          <w:rPr>
            <w:rFonts w:ascii="Times New Roman" w:hAnsi="Times New Roman"/>
            <w:color w:val="191919"/>
            <w:sz w:val="20"/>
            <w:szCs w:val="20"/>
          </w:rPr>
          <w:t>.fafsa.ed.gov</w:t>
        </w:r>
      </w:hyperlink>
      <w:r>
        <w:rPr>
          <w:rFonts w:ascii="Times New Roman" w:hAnsi="Times New Roman"/>
          <w:color w:val="191919"/>
          <w:sz w:val="20"/>
          <w:szCs w:val="20"/>
        </w:rPr>
        <w:t xml:space="preserve"> or by completing the paper </w:t>
      </w:r>
      <w:r>
        <w:rPr>
          <w:rFonts w:ascii="Times New Roman" w:hAnsi="Times New Roman"/>
          <w:color w:val="191919"/>
          <w:spacing w:val="-15"/>
          <w:sz w:val="20"/>
          <w:szCs w:val="20"/>
        </w:rPr>
        <w:t>F</w:t>
      </w:r>
      <w:r>
        <w:rPr>
          <w:rFonts w:ascii="Times New Roman" w:hAnsi="Times New Roman"/>
          <w:color w:val="191919"/>
          <w:sz w:val="20"/>
          <w:szCs w:val="20"/>
        </w:rPr>
        <w:t>AFSA</w:t>
      </w:r>
      <w:r>
        <w:rPr>
          <w:rFonts w:ascii="Times New Roman" w:hAnsi="Times New Roman"/>
          <w:color w:val="191919"/>
          <w:spacing w:val="-11"/>
          <w:sz w:val="20"/>
          <w:szCs w:val="20"/>
        </w:rPr>
        <w:t xml:space="preserve"> </w:t>
      </w:r>
      <w:r>
        <w:rPr>
          <w:rFonts w:ascii="Times New Roman" w:hAnsi="Times New Roman"/>
          <w:color w:val="191919"/>
          <w:sz w:val="20"/>
          <w:szCs w:val="20"/>
        </w:rPr>
        <w:t>application, which is available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w:t>
      </w:r>
    </w:p>
    <w:p w:rsidR="005A71B8" w:rsidRDefault="005A71B8" w:rsidP="005A71B8">
      <w:pPr>
        <w:widowControl w:val="0"/>
        <w:autoSpaceDE w:val="0"/>
        <w:autoSpaceDN w:val="0"/>
        <w:adjustRightInd w:val="0"/>
        <w:spacing w:before="7" w:after="0" w:line="220" w:lineRule="exact"/>
        <w:ind w:right="10"/>
        <w:jc w:val="both"/>
        <w:rPr>
          <w:rFonts w:ascii="Times New Roman" w:hAnsi="Times New Roman"/>
          <w:color w:val="000000"/>
        </w:rPr>
      </w:pPr>
    </w:p>
    <w:p w:rsidR="005A71B8" w:rsidRDefault="005A71B8" w:rsidP="005A71B8">
      <w:pPr>
        <w:widowControl w:val="0"/>
        <w:autoSpaceDE w:val="0"/>
        <w:autoSpaceDN w:val="0"/>
        <w:adjustRightInd w:val="0"/>
        <w:spacing w:after="0"/>
        <w:ind w:left="1925" w:right="10" w:hanging="35"/>
        <w:jc w:val="both"/>
        <w:rPr>
          <w:rFonts w:ascii="Impact" w:hAnsi="Impact" w:cs="Impact"/>
          <w:color w:val="000000"/>
          <w:sz w:val="28"/>
          <w:szCs w:val="28"/>
        </w:rPr>
      </w:pPr>
    </w:p>
    <w:p w:rsidR="00B17C8E" w:rsidRPr="00CF0BDF" w:rsidRDefault="00B17C8E" w:rsidP="00B17C8E">
      <w:pPr>
        <w:widowControl w:val="0"/>
        <w:autoSpaceDE w:val="0"/>
        <w:autoSpaceDN w:val="0"/>
        <w:adjustRightInd w:val="0"/>
        <w:spacing w:before="10" w:after="0" w:line="250" w:lineRule="auto"/>
        <w:ind w:left="1925" w:right="911" w:firstLine="360"/>
        <w:rPr>
          <w:rFonts w:ascii="Times New Roman" w:hAnsi="Times New Roman"/>
          <w:strike/>
          <w:color w:val="FF0000"/>
          <w:sz w:val="20"/>
          <w:szCs w:val="20"/>
        </w:rPr>
      </w:pPr>
    </w:p>
    <w:p w:rsidR="00B17C8E" w:rsidRDefault="00B17C8E" w:rsidP="00B17C8E">
      <w:pPr>
        <w:widowControl w:val="0"/>
        <w:autoSpaceDE w:val="0"/>
        <w:autoSpaceDN w:val="0"/>
        <w:adjustRightInd w:val="0"/>
        <w:spacing w:before="10" w:after="0" w:line="250" w:lineRule="auto"/>
        <w:ind w:left="1925" w:right="911" w:firstLine="360"/>
        <w:rPr>
          <w:rFonts w:ascii="Times New Roman" w:hAnsi="Times New Roman"/>
          <w:color w:val="000000"/>
          <w:sz w:val="20"/>
          <w:szCs w:val="20"/>
        </w:rPr>
        <w:sectPr w:rsidR="00B17C8E">
          <w:pgSz w:w="12240" w:h="15840"/>
          <w:pgMar w:top="260" w:right="1260" w:bottom="280" w:left="260" w:header="0" w:footer="1002"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294"/>
        <w:gridCol w:w="990"/>
      </w:tblGrid>
      <w:tr w:rsidR="00B17C8E" w:rsidRPr="00FA7AC7" w:rsidTr="00826618">
        <w:trPr>
          <w:trHeight w:hRule="exact" w:val="235"/>
        </w:trPr>
        <w:tc>
          <w:tcPr>
            <w:tcW w:w="4876" w:type="dxa"/>
            <w:tcBorders>
              <w:top w:val="nil"/>
              <w:left w:val="nil"/>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294" w:type="dxa"/>
            <w:vMerge w:val="restart"/>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before="8" w:after="0" w:line="160" w:lineRule="exact"/>
              <w:rPr>
                <w:rFonts w:ascii="Times New Roman" w:hAnsi="Times New Roman"/>
                <w:sz w:val="16"/>
                <w:szCs w:val="16"/>
              </w:rPr>
            </w:pPr>
          </w:p>
          <w:p w:rsidR="00B17C8E" w:rsidRPr="00FA7AC7" w:rsidRDefault="00B17C8E" w:rsidP="00B17C8E">
            <w:pPr>
              <w:widowControl w:val="0"/>
              <w:autoSpaceDE w:val="0"/>
              <w:autoSpaceDN w:val="0"/>
              <w:adjustRightInd w:val="0"/>
              <w:spacing w:after="0"/>
              <w:ind w:left="991" w:hanging="27"/>
              <w:rPr>
                <w:rFonts w:ascii="Times New Roman" w:hAnsi="Times New Roman"/>
                <w:sz w:val="24"/>
                <w:szCs w:val="24"/>
              </w:rPr>
            </w:pPr>
            <w:r w:rsidRPr="00FA7AC7">
              <w:rPr>
                <w:rFonts w:ascii="Times New Roman" w:hAnsi="Times New Roman"/>
                <w:b/>
                <w:bCs/>
                <w:color w:val="191919"/>
                <w:sz w:val="32"/>
                <w:szCs w:val="32"/>
              </w:rPr>
              <w:t>F</w:t>
            </w:r>
            <w:r w:rsidRPr="00FA7AC7">
              <w:rPr>
                <w:rFonts w:ascii="Times New Roman" w:hAnsi="Times New Roman"/>
                <w:b/>
                <w:bCs/>
                <w:color w:val="191919"/>
                <w:sz w:val="24"/>
                <w:szCs w:val="24"/>
              </w:rPr>
              <w:t>INANCIAL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I</w:t>
            </w:r>
            <w:r w:rsidRPr="00FA7AC7">
              <w:rPr>
                <w:rFonts w:ascii="Times New Roman" w:hAnsi="Times New Roman"/>
                <w:b/>
                <w:bCs/>
                <w:color w:val="191919"/>
                <w:sz w:val="24"/>
                <w:szCs w:val="24"/>
              </w:rPr>
              <w:t>NFORM</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990" w:type="dxa"/>
            <w:tcBorders>
              <w:top w:val="nil"/>
              <w:left w:val="single" w:sz="4" w:space="0" w:color="191919"/>
              <w:bottom w:val="single" w:sz="4" w:space="0" w:color="191919"/>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r w:rsidR="00B17C8E"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294" w:type="dxa"/>
            <w:vMerge/>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990" w:type="dxa"/>
            <w:tcBorders>
              <w:top w:val="single" w:sz="4" w:space="0" w:color="191919"/>
              <w:left w:val="single" w:sz="4" w:space="0" w:color="191919"/>
              <w:bottom w:val="single" w:sz="4" w:space="0" w:color="191919"/>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r w:rsidR="00B17C8E" w:rsidRPr="00FA7AC7" w:rsidTr="00826618">
        <w:trPr>
          <w:trHeight w:hRule="exact" w:val="219"/>
        </w:trPr>
        <w:tc>
          <w:tcPr>
            <w:tcW w:w="4876" w:type="dxa"/>
            <w:tcBorders>
              <w:top w:val="single" w:sz="4" w:space="0" w:color="191919"/>
              <w:left w:val="nil"/>
              <w:bottom w:val="nil"/>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4294" w:type="dxa"/>
            <w:vMerge/>
            <w:tcBorders>
              <w:top w:val="single" w:sz="4" w:space="0" w:color="191919"/>
              <w:left w:val="single" w:sz="4" w:space="0" w:color="191919"/>
              <w:bottom w:val="single" w:sz="4" w:space="0" w:color="191919"/>
              <w:right w:val="single" w:sz="4" w:space="0" w:color="191919"/>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c>
          <w:tcPr>
            <w:tcW w:w="990" w:type="dxa"/>
            <w:tcBorders>
              <w:top w:val="single" w:sz="4" w:space="0" w:color="191919"/>
              <w:left w:val="single" w:sz="4" w:space="0" w:color="191919"/>
              <w:bottom w:val="nil"/>
              <w:right w:val="nil"/>
            </w:tcBorders>
          </w:tcPr>
          <w:p w:rsidR="00B17C8E" w:rsidRPr="00FA7AC7" w:rsidRDefault="00B17C8E" w:rsidP="00AC2581">
            <w:pPr>
              <w:widowControl w:val="0"/>
              <w:autoSpaceDE w:val="0"/>
              <w:autoSpaceDN w:val="0"/>
              <w:adjustRightInd w:val="0"/>
              <w:spacing w:after="0"/>
              <w:rPr>
                <w:rFonts w:ascii="Times New Roman" w:hAnsi="Times New Roman"/>
                <w:sz w:val="24"/>
                <w:szCs w:val="24"/>
              </w:rPr>
            </w:pPr>
          </w:p>
        </w:tc>
      </w:tr>
    </w:tbl>
    <w:p w:rsidR="00B17C8E" w:rsidRDefault="00B17C8E" w:rsidP="00B17C8E">
      <w:pPr>
        <w:widowControl w:val="0"/>
        <w:autoSpaceDE w:val="0"/>
        <w:autoSpaceDN w:val="0"/>
        <w:adjustRightInd w:val="0"/>
        <w:spacing w:after="0" w:line="200" w:lineRule="exact"/>
        <w:rPr>
          <w:rFonts w:ascii="Times New Roman" w:hAnsi="Times New Roman"/>
          <w:sz w:val="20"/>
          <w:szCs w:val="20"/>
        </w:rPr>
      </w:pPr>
    </w:p>
    <w:p w:rsidR="00B17C8E" w:rsidRDefault="00284C41" w:rsidP="00B17C8E">
      <w:pPr>
        <w:widowControl w:val="0"/>
        <w:autoSpaceDE w:val="0"/>
        <w:autoSpaceDN w:val="0"/>
        <w:adjustRightInd w:val="0"/>
        <w:spacing w:before="17" w:after="0"/>
        <w:rPr>
          <w:rFonts w:ascii="Times New Roman" w:hAnsi="Times New Roman"/>
          <w:sz w:val="28"/>
          <w:szCs w:val="28"/>
        </w:rPr>
      </w:pPr>
      <w:r w:rsidRPr="00284C41">
        <w:rPr>
          <w:rFonts w:ascii="Times New Roman" w:hAnsi="Times New Roman"/>
          <w:noProof/>
          <w:color w:val="191919"/>
          <w:sz w:val="20"/>
          <w:szCs w:val="20"/>
        </w:rPr>
        <w:pict>
          <v:shape id="_x0000_s7253" type="#_x0000_t202" style="position:absolute;left:0;text-align:left;margin-left:521.25pt;margin-top:8.5pt;width:1in;height:663.2pt;z-index:-251417088;mso-position-horizontal-relative:page" o:allowincell="f" filled="f" stroked="f">
            <v:textbox style="layout-flow:vertical;mso-next-textbox:#_x0000_s7253" inset="0,0,0,0">
              <w:txbxContent>
                <w:p w:rsidR="00E410E0" w:rsidRDefault="00E410E0" w:rsidP="00B17C8E">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proofErr w:type="gramStart"/>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proofErr w:type="gramEnd"/>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p w:rsidR="00B17C8E" w:rsidRPr="00AE34B4" w:rsidRDefault="00B17C8E" w:rsidP="00AE34B4">
      <w:pPr>
        <w:pStyle w:val="Heading2"/>
        <w:spacing w:before="0"/>
        <w:ind w:firstLine="0"/>
        <w:rPr>
          <w:rFonts w:ascii="Times New Roman" w:hAnsi="Times New Roman" w:cs="Times New Roman"/>
          <w:color w:val="191919"/>
          <w:sz w:val="28"/>
          <w:szCs w:val="28"/>
        </w:rPr>
      </w:pPr>
      <w:bookmarkStart w:id="47" w:name="_Toc294969662"/>
      <w:r w:rsidRPr="00AE34B4">
        <w:rPr>
          <w:rFonts w:ascii="Times New Roman" w:hAnsi="Times New Roman" w:cs="Times New Roman"/>
          <w:color w:val="191919"/>
          <w:sz w:val="28"/>
          <w:szCs w:val="28"/>
        </w:rPr>
        <w:t>SOURCES OF FINANCIAL AID</w:t>
      </w:r>
      <w:bookmarkEnd w:id="47"/>
    </w:p>
    <w:p w:rsidR="00B17C8E" w:rsidRDefault="00B17C8E" w:rsidP="00B17C8E">
      <w:pPr>
        <w:widowControl w:val="0"/>
        <w:autoSpaceDE w:val="0"/>
        <w:autoSpaceDN w:val="0"/>
        <w:adjustRightInd w:val="0"/>
        <w:spacing w:after="0"/>
        <w:ind w:right="1560"/>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Subsidized Stafford Ford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The Federal government will pay the interest on these loans while students are in school and during deferments (postponements of repayment).  Students must demonstrate financial need to receive this loan.</w:t>
      </w:r>
      <w:r>
        <w:rPr>
          <w:rFonts w:ascii="Times New Roman" w:hAnsi="Times New Roman"/>
          <w:color w:val="191919"/>
          <w:spacing w:val="46"/>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after="0" w:line="240" w:lineRule="exact"/>
        <w:ind w:right="1560" w:firstLine="360"/>
        <w:jc w:val="both"/>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Unsubsidized Stafford Ford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Students can get these loans regardless of financial need but will have to pay all interest cha</w:t>
      </w:r>
      <w:r>
        <w:rPr>
          <w:rFonts w:ascii="Times New Roman" w:hAnsi="Times New Roman"/>
          <w:color w:val="191919"/>
          <w:spacing w:val="-4"/>
          <w:sz w:val="20"/>
          <w:szCs w:val="20"/>
        </w:rPr>
        <w:t>r</w:t>
      </w:r>
      <w:r>
        <w:rPr>
          <w:rFonts w:ascii="Times New Roman" w:hAnsi="Times New Roman"/>
          <w:color w:val="191919"/>
          <w:sz w:val="20"/>
          <w:szCs w:val="20"/>
        </w:rPr>
        <w:t>ges, including the interest that accumulates during deferments.</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The interest rates are variable and adjusted each Jul</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maximum rate for the Direct Sub- sidized and Unsubsidized Loan is 8.25 percent.</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191919"/>
          <w:sz w:val="20"/>
          <w:szCs w:val="20"/>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Di</w:t>
      </w:r>
      <w:r>
        <w:rPr>
          <w:rFonts w:ascii="Times New Roman" w:hAnsi="Times New Roman"/>
          <w:b/>
          <w:bCs/>
          <w:color w:val="191919"/>
          <w:spacing w:val="-4"/>
          <w:sz w:val="20"/>
          <w:szCs w:val="20"/>
        </w:rPr>
        <w:t>r</w:t>
      </w:r>
      <w:r>
        <w:rPr>
          <w:rFonts w:ascii="Times New Roman" w:hAnsi="Times New Roman"/>
          <w:b/>
          <w:bCs/>
          <w:color w:val="191919"/>
          <w:sz w:val="20"/>
          <w:szCs w:val="20"/>
        </w:rPr>
        <w:t>ect GRAD Plus Loan</w:t>
      </w: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 xml:space="preserve">Graduate and professional degree students can borrow a Direct GRAD PLUS Loan to help cover education expenses. </w:t>
      </w: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The terms and conditions applicable to the Direct PLU Loan for undergraduate students. These terms and conditions include:</w:t>
      </w:r>
    </w:p>
    <w:p w:rsidR="00B17C8E" w:rsidRPr="00B17C8E" w:rsidRDefault="00B17C8E" w:rsidP="00FF55DE">
      <w:pPr>
        <w:pStyle w:val="ListParagraph"/>
        <w:widowControl w:val="0"/>
        <w:numPr>
          <w:ilvl w:val="0"/>
          <w:numId w:val="8"/>
        </w:numPr>
        <w:autoSpaceDE w:val="0"/>
        <w:autoSpaceDN w:val="0"/>
        <w:adjustRightInd w:val="0"/>
        <w:spacing w:before="10" w:after="0" w:line="250" w:lineRule="auto"/>
        <w:ind w:left="720" w:right="1560"/>
        <w:jc w:val="both"/>
        <w:rPr>
          <w:rFonts w:ascii="Times New Roman" w:hAnsi="Times New Roman"/>
          <w:color w:val="191919"/>
          <w:sz w:val="20"/>
          <w:szCs w:val="20"/>
        </w:rPr>
      </w:pPr>
      <w:r w:rsidRPr="00B17C8E">
        <w:rPr>
          <w:rFonts w:ascii="Times New Roman" w:hAnsi="Times New Roman"/>
          <w:color w:val="191919"/>
          <w:sz w:val="20"/>
          <w:szCs w:val="20"/>
        </w:rPr>
        <w:t>A determination that you (the applicant) do not have an adverse credit history and</w:t>
      </w:r>
    </w:p>
    <w:p w:rsidR="00B17C8E" w:rsidRPr="00B17C8E" w:rsidRDefault="00B17C8E" w:rsidP="00FF55DE">
      <w:pPr>
        <w:pStyle w:val="ListParagraph"/>
        <w:widowControl w:val="0"/>
        <w:numPr>
          <w:ilvl w:val="0"/>
          <w:numId w:val="8"/>
        </w:numPr>
        <w:autoSpaceDE w:val="0"/>
        <w:autoSpaceDN w:val="0"/>
        <w:adjustRightInd w:val="0"/>
        <w:spacing w:before="10" w:after="0" w:line="250" w:lineRule="auto"/>
        <w:ind w:left="720" w:right="1560"/>
        <w:jc w:val="both"/>
        <w:rPr>
          <w:rFonts w:ascii="Times New Roman" w:hAnsi="Times New Roman"/>
          <w:color w:val="191919"/>
          <w:sz w:val="20"/>
          <w:szCs w:val="20"/>
        </w:rPr>
      </w:pPr>
      <w:r w:rsidRPr="00B17C8E">
        <w:rPr>
          <w:rFonts w:ascii="Times New Roman" w:hAnsi="Times New Roman"/>
          <w:color w:val="191919"/>
          <w:sz w:val="20"/>
          <w:szCs w:val="20"/>
        </w:rPr>
        <w:t>A fixed interest rate of 7.9% for Direct PLUS Loans.</w:t>
      </w:r>
    </w:p>
    <w:p w:rsidR="00B17C8E" w:rsidRDefault="00B17C8E" w:rsidP="00B17C8E">
      <w:pPr>
        <w:widowControl w:val="0"/>
        <w:autoSpaceDE w:val="0"/>
        <w:autoSpaceDN w:val="0"/>
        <w:adjustRightInd w:val="0"/>
        <w:spacing w:before="30" w:after="0" w:line="250" w:lineRule="auto"/>
        <w:ind w:right="1560" w:firstLine="360"/>
        <w:jc w:val="both"/>
        <w:rPr>
          <w:rFonts w:ascii="Times New Roman" w:hAnsi="Times New Roman"/>
          <w:color w:val="000000"/>
          <w:sz w:val="18"/>
          <w:szCs w:val="18"/>
        </w:rPr>
      </w:pPr>
    </w:p>
    <w:p w:rsidR="00B17C8E" w:rsidRP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sidRPr="00B17C8E">
        <w:rPr>
          <w:rFonts w:ascii="Times New Roman" w:hAnsi="Times New Roman"/>
          <w:color w:val="191919"/>
          <w:sz w:val="20"/>
          <w:szCs w:val="20"/>
        </w:rPr>
        <w:t>Unlike parent PLUS applicants, you (the student applicant) are required to complete the Free Application for Federal Student Aid (FAFSA). In addition, before you can receive a PLUS Loan, your school must have determined your minimum eligibility for Direct Subsidized and Unsubsidized Stafford Loans.</w:t>
      </w:r>
    </w:p>
    <w:p w:rsidR="00B17C8E" w:rsidRDefault="00B17C8E" w:rsidP="00B17C8E">
      <w:pPr>
        <w:widowControl w:val="0"/>
        <w:autoSpaceDE w:val="0"/>
        <w:autoSpaceDN w:val="0"/>
        <w:adjustRightInd w:val="0"/>
        <w:spacing w:after="0" w:line="250" w:lineRule="auto"/>
        <w:ind w:right="1560" w:firstLine="360"/>
        <w:jc w:val="both"/>
        <w:rPr>
          <w:rFonts w:ascii="Times New Roman" w:hAnsi="Times New Roman"/>
          <w:color w:val="000000"/>
          <w:sz w:val="20"/>
          <w:szCs w:val="20"/>
        </w:rPr>
      </w:pPr>
    </w:p>
    <w:p w:rsidR="00B17C8E" w:rsidRDefault="00B17C8E" w:rsidP="00B17C8E">
      <w:pPr>
        <w:widowControl w:val="0"/>
        <w:autoSpaceDE w:val="0"/>
        <w:autoSpaceDN w:val="0"/>
        <w:adjustRightInd w:val="0"/>
        <w:spacing w:after="0" w:line="240" w:lineRule="exact"/>
        <w:ind w:right="1560" w:firstLine="360"/>
        <w:jc w:val="both"/>
        <w:rPr>
          <w:rFonts w:ascii="Times New Roman" w:hAnsi="Times New Roman"/>
          <w:color w:val="000000"/>
          <w:sz w:val="24"/>
          <w:szCs w:val="24"/>
        </w:rPr>
      </w:pPr>
    </w:p>
    <w:p w:rsidR="00B17C8E" w:rsidRDefault="00B17C8E" w:rsidP="00B17C8E">
      <w:pPr>
        <w:widowControl w:val="0"/>
        <w:autoSpaceDE w:val="0"/>
        <w:autoSpaceDN w:val="0"/>
        <w:adjustRightInd w:val="0"/>
        <w:spacing w:after="0"/>
        <w:ind w:right="1560" w:firstLine="0"/>
        <w:jc w:val="both"/>
        <w:rPr>
          <w:rFonts w:ascii="Times New Roman" w:hAnsi="Times New Roman"/>
          <w:color w:val="000000"/>
          <w:sz w:val="20"/>
          <w:szCs w:val="20"/>
        </w:rPr>
      </w:pPr>
      <w:r>
        <w:rPr>
          <w:rFonts w:ascii="Times New Roman" w:hAnsi="Times New Roman"/>
          <w:b/>
          <w:bCs/>
          <w:color w:val="191919"/>
          <w:sz w:val="20"/>
          <w:szCs w:val="20"/>
        </w:rPr>
        <w:t>Federal Perkins Loans</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Funds are provided to the University for the purpose of making low-interest, long-term loans available to students who demonstrate need.  Loans are available to both graduate and unde</w:t>
      </w:r>
      <w:r>
        <w:rPr>
          <w:rFonts w:ascii="Times New Roman" w:hAnsi="Times New Roman"/>
          <w:color w:val="191919"/>
          <w:spacing w:val="-4"/>
          <w:sz w:val="20"/>
          <w:szCs w:val="20"/>
        </w:rPr>
        <w:t>r</w:t>
      </w:r>
      <w:r>
        <w:rPr>
          <w:rFonts w:ascii="Times New Roman" w:hAnsi="Times New Roman"/>
          <w:color w:val="191919"/>
          <w:sz w:val="20"/>
          <w:szCs w:val="20"/>
        </w:rPr>
        <w:t>grad</w:t>
      </w:r>
      <w:r>
        <w:rPr>
          <w:rFonts w:ascii="Times New Roman" w:hAnsi="Times New Roman"/>
          <w:color w:val="191919"/>
          <w:spacing w:val="-4"/>
          <w:sz w:val="20"/>
          <w:szCs w:val="20"/>
        </w:rPr>
        <w:t>u</w:t>
      </w:r>
      <w:r>
        <w:rPr>
          <w:rFonts w:ascii="Times New Roman" w:hAnsi="Times New Roman"/>
          <w:color w:val="191919"/>
          <w:sz w:val="20"/>
          <w:szCs w:val="20"/>
        </w:rPr>
        <w:t xml:space="preserve">ate students.   Repayment of Perkins Loans begins nine months after the student leaves college, graduates or drops below halftime. </w:t>
      </w:r>
      <w:r>
        <w:rPr>
          <w:rFonts w:ascii="Times New Roman" w:hAnsi="Times New Roman"/>
          <w:color w:val="191919"/>
          <w:spacing w:val="47"/>
          <w:sz w:val="20"/>
          <w:szCs w:val="20"/>
        </w:rPr>
        <w:t xml:space="preserve"> </w:t>
      </w:r>
      <w:r>
        <w:rPr>
          <w:rFonts w:ascii="Times New Roman" w:hAnsi="Times New Roman"/>
          <w:color w:val="191919"/>
          <w:sz w:val="20"/>
          <w:szCs w:val="20"/>
        </w:rPr>
        <w:t>The interest rate is five percent.</w:t>
      </w:r>
      <w:r>
        <w:rPr>
          <w:rFonts w:ascii="Times New Roman" w:hAnsi="Times New Roman"/>
          <w:color w:val="191919"/>
          <w:spacing w:val="-3"/>
          <w:sz w:val="20"/>
          <w:szCs w:val="20"/>
        </w:rPr>
        <w:t xml:space="preserve"> </w:t>
      </w:r>
      <w:r>
        <w:rPr>
          <w:rFonts w:ascii="Times New Roman" w:hAnsi="Times New Roman"/>
          <w:color w:val="191919"/>
          <w:sz w:val="20"/>
          <w:szCs w:val="20"/>
        </w:rPr>
        <w:t>The Free</w:t>
      </w:r>
      <w:r>
        <w:rPr>
          <w:rFonts w:ascii="Times New Roman" w:hAnsi="Times New Roman"/>
          <w:color w:val="191919"/>
          <w:spacing w:val="-11"/>
          <w:sz w:val="20"/>
          <w:szCs w:val="20"/>
        </w:rPr>
        <w:t xml:space="preserve"> </w:t>
      </w:r>
      <w:r>
        <w:rPr>
          <w:rFonts w:ascii="Times New Roman" w:hAnsi="Times New Roman"/>
          <w:color w:val="191919"/>
          <w:sz w:val="20"/>
          <w:szCs w:val="20"/>
        </w:rPr>
        <w:t>Application for Federal Student</w:t>
      </w:r>
      <w:r>
        <w:rPr>
          <w:rFonts w:ascii="Times New Roman" w:hAnsi="Times New Roman"/>
          <w:color w:val="191919"/>
          <w:spacing w:val="-11"/>
          <w:sz w:val="20"/>
          <w:szCs w:val="20"/>
        </w:rPr>
        <w:t xml:space="preserve"> </w:t>
      </w:r>
      <w:r>
        <w:rPr>
          <w:rFonts w:ascii="Times New Roman" w:hAnsi="Times New Roman"/>
          <w:color w:val="191919"/>
          <w:sz w:val="20"/>
          <w:szCs w:val="20"/>
        </w:rPr>
        <w:t>Aid Form (</w:t>
      </w:r>
      <w:r>
        <w:rPr>
          <w:rFonts w:ascii="Times New Roman" w:hAnsi="Times New Roman"/>
          <w:color w:val="191919"/>
          <w:spacing w:val="-15"/>
          <w:sz w:val="20"/>
          <w:szCs w:val="20"/>
        </w:rPr>
        <w:t>F</w:t>
      </w:r>
      <w:r>
        <w:rPr>
          <w:rFonts w:ascii="Times New Roman" w:hAnsi="Times New Roman"/>
          <w:color w:val="191919"/>
          <w:sz w:val="20"/>
          <w:szCs w:val="20"/>
        </w:rPr>
        <w:t>AFSA) is required.</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p>
    <w:p w:rsidR="00B17C8E" w:rsidRPr="00AE34B4" w:rsidRDefault="00B17C8E" w:rsidP="00AE34B4">
      <w:pPr>
        <w:pStyle w:val="Heading2"/>
        <w:ind w:firstLine="0"/>
        <w:rPr>
          <w:rFonts w:ascii="Times New Roman" w:hAnsi="Times New Roman"/>
          <w:color w:val="000000"/>
          <w:sz w:val="28"/>
          <w:szCs w:val="28"/>
        </w:rPr>
      </w:pPr>
      <w:bookmarkStart w:id="48" w:name="_Toc294969663"/>
      <w:r w:rsidRPr="00AE34B4">
        <w:rPr>
          <w:rFonts w:ascii="Times New Roman" w:hAnsi="Times New Roman"/>
          <w:bCs w:val="0"/>
          <w:color w:val="191919"/>
          <w:spacing w:val="-18"/>
          <w:sz w:val="28"/>
          <w:szCs w:val="28"/>
        </w:rPr>
        <w:t>V</w:t>
      </w:r>
      <w:r w:rsidRPr="00AE34B4">
        <w:rPr>
          <w:rFonts w:ascii="Times New Roman" w:hAnsi="Times New Roman"/>
          <w:bCs w:val="0"/>
          <w:color w:val="191919"/>
          <w:sz w:val="28"/>
          <w:szCs w:val="28"/>
        </w:rPr>
        <w:t>eterans</w:t>
      </w:r>
      <w:r w:rsidRPr="00AE34B4">
        <w:rPr>
          <w:rFonts w:ascii="Times New Roman" w:hAnsi="Times New Roman"/>
          <w:bCs w:val="0"/>
          <w:color w:val="191919"/>
          <w:spacing w:val="-11"/>
          <w:sz w:val="28"/>
          <w:szCs w:val="28"/>
        </w:rPr>
        <w:t xml:space="preserve"> </w:t>
      </w:r>
      <w:r w:rsidRPr="00AE34B4">
        <w:rPr>
          <w:rFonts w:ascii="Times New Roman" w:hAnsi="Times New Roman"/>
          <w:bCs w:val="0"/>
          <w:color w:val="191919"/>
          <w:sz w:val="28"/>
          <w:szCs w:val="28"/>
        </w:rPr>
        <w:t>Assistance P</w:t>
      </w:r>
      <w:r w:rsidRPr="00AE34B4">
        <w:rPr>
          <w:rFonts w:ascii="Times New Roman" w:hAnsi="Times New Roman"/>
          <w:bCs w:val="0"/>
          <w:color w:val="191919"/>
          <w:spacing w:val="-4"/>
          <w:sz w:val="28"/>
          <w:szCs w:val="28"/>
        </w:rPr>
        <w:t>r</w:t>
      </w:r>
      <w:r w:rsidRPr="00AE34B4">
        <w:rPr>
          <w:rFonts w:ascii="Times New Roman" w:hAnsi="Times New Roman"/>
          <w:bCs w:val="0"/>
          <w:color w:val="191919"/>
          <w:sz w:val="28"/>
          <w:szCs w:val="28"/>
        </w:rPr>
        <w:t>ogram</w:t>
      </w:r>
      <w:bookmarkEnd w:id="48"/>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eterans, active duty personnel and eligible dependents are encouraged to take full advantage of benefits available through the</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Administration. </w:t>
      </w:r>
      <w:r>
        <w:rPr>
          <w:rFonts w:ascii="Times New Roman" w:hAnsi="Times New Roman"/>
          <w:color w:val="191919"/>
          <w:spacing w:val="47"/>
          <w:sz w:val="20"/>
          <w:szCs w:val="20"/>
        </w:rPr>
        <w:t xml:space="preserve"> </w:t>
      </w:r>
      <w:r>
        <w:rPr>
          <w:rFonts w:ascii="Times New Roman" w:hAnsi="Times New Roman"/>
          <w:color w:val="191919"/>
          <w:sz w:val="20"/>
          <w:szCs w:val="20"/>
        </w:rPr>
        <w:t xml:space="preserve">Those students eligible for benefits should apply for admission to the University and complete the admission process. </w:t>
      </w:r>
      <w:r>
        <w:rPr>
          <w:rFonts w:ascii="Times New Roman" w:hAnsi="Times New Roman"/>
          <w:color w:val="191919"/>
          <w:spacing w:val="39"/>
          <w:sz w:val="20"/>
          <w:szCs w:val="20"/>
        </w:rPr>
        <w:t xml:space="preserve"> </w:t>
      </w:r>
      <w:r>
        <w:rPr>
          <w:rFonts w:ascii="Times New Roman" w:hAnsi="Times New Roman"/>
          <w:color w:val="191919"/>
          <w:sz w:val="20"/>
          <w:szCs w:val="20"/>
        </w:rPr>
        <w:t>An application for</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Educational Benefits should be completed prior to entering the institution.</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191919"/>
          <w:sz w:val="20"/>
          <w:szCs w:val="20"/>
        </w:rPr>
      </w:pPr>
      <w:r>
        <w:rPr>
          <w:rFonts w:ascii="Times New Roman" w:hAnsi="Times New Roman"/>
          <w:color w:val="191919"/>
          <w:sz w:val="20"/>
          <w:szCs w:val="20"/>
        </w:rPr>
        <w:t>The veteran or other eligible persons are advised to have money available to cover his or her</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 xml:space="preserve">The veteran or other eligible persons are advised to have money available to cover his or her </w:t>
      </w:r>
      <w:r w:rsidR="00284C41" w:rsidRPr="00284C41">
        <w:rPr>
          <w:rFonts w:ascii="Calibri" w:hAnsi="Calibri"/>
          <w:noProof/>
          <w:lang w:eastAsia="en-US"/>
        </w:rPr>
        <w:pict>
          <v:group id="Group 794" o:spid="_x0000_s7249" style="position:absolute;left:0;text-align:left;margin-left:265.6pt;margin-top:-54.15pt;width:31.2pt;height:31.05pt;z-index:-251418112;mso-position-horizontal-relative:page;mso-position-vertical-relative:text" coordorigin="5312,-1083" coordsize="624,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" o:allowincell="f">
            <v:rect id="Rectangle 795" o:spid="_x0000_s7250" style="position:absolute;left:5317;top:-1078;width:613;height:6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JXsUA&#10;AADbAAAADwAAAGRycy9kb3ducmV2LnhtbESPQWvCQBSE74X+h+UVems2tlQlZhNKoVKLF6MXby/Z&#10;ZxLMvg3ZbYz/vlsQPA4z8w2T5pPpxEiDay0rmEUxCOLK6pZrBYf918sShPPIGjvLpOBKDvLs8SHF&#10;RNsL72gsfC0ChF2CChrv+0RKVzVk0EW2Jw7eyQ4GfZBDLfWAlwA3nXyN47k02HJYaLCnz4aqc/Fr&#10;FJSb7c6vfw7rcVnWfWfL42xr35V6fpo+ViA8Tf4evrW/tYLFG/x/CT9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AlexQAAANsAAAAPAAAAAAAAAAAAAAAAAJgCAABkcnMv&#10;ZG93bnJldi54bWxQSwUGAAAAAAQABAD1AAAAigMAAAAA&#10;" stroked="f">
              <v:path arrowok="t"/>
            </v:rect>
            <v:rect id="Rectangle 796" o:spid="_x0000_s7251" style="position:absolute;left:5317;top:-1078;width:620;height: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style="mso-next-textbox:#Rectangle 796" inset="0,0,0,0">
                <w:txbxContent>
                  <w:p w:rsidR="00E410E0" w:rsidRDefault="00E410E0" w:rsidP="00B17C8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B17C8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191919"/>
          <w:sz w:val="20"/>
          <w:szCs w:val="20"/>
        </w:rPr>
        <w:t>in advanced payment with the</w:t>
      </w:r>
      <w:r>
        <w:rPr>
          <w:rFonts w:ascii="Times New Roman" w:hAnsi="Times New Roman"/>
          <w:color w:val="191919"/>
          <w:spacing w:val="-4"/>
          <w:sz w:val="20"/>
          <w:szCs w:val="20"/>
        </w:rPr>
        <w:t xml:space="preserve"> </w:t>
      </w:r>
      <w:r>
        <w:rPr>
          <w:rFonts w:ascii="Times New Roman" w:hAnsi="Times New Roman"/>
          <w:color w:val="191919"/>
          <w:spacing w:val="-26"/>
          <w:sz w:val="20"/>
          <w:szCs w:val="20"/>
        </w:rPr>
        <w:t>V</w:t>
      </w:r>
      <w:r>
        <w:rPr>
          <w:rFonts w:ascii="Times New Roman" w:hAnsi="Times New Roman"/>
          <w:color w:val="191919"/>
          <w:sz w:val="20"/>
          <w:szCs w:val="20"/>
        </w:rPr>
        <w:t>A.</w:t>
      </w:r>
    </w:p>
    <w:p w:rsidR="00B17C8E" w:rsidRDefault="00B17C8E" w:rsidP="00B17C8E">
      <w:pPr>
        <w:widowControl w:val="0"/>
        <w:autoSpaceDE w:val="0"/>
        <w:autoSpaceDN w:val="0"/>
        <w:adjustRightInd w:val="0"/>
        <w:spacing w:before="10" w:after="0" w:line="250" w:lineRule="auto"/>
        <w:ind w:right="1560" w:firstLine="360"/>
        <w:jc w:val="both"/>
        <w:rPr>
          <w:rFonts w:ascii="Times New Roman" w:hAnsi="Times New Roman"/>
          <w:color w:val="000000"/>
          <w:sz w:val="20"/>
          <w:szCs w:val="20"/>
        </w:rPr>
      </w:pPr>
      <w:r>
        <w:rPr>
          <w:rFonts w:ascii="Times New Roman" w:hAnsi="Times New Roman"/>
          <w:color w:val="191919"/>
          <w:sz w:val="20"/>
          <w:szCs w:val="20"/>
        </w:rPr>
        <w:t>Interested persons should contact the Registrar's O</w:t>
      </w:r>
      <w:r>
        <w:rPr>
          <w:rFonts w:ascii="Times New Roman" w:hAnsi="Times New Roman"/>
          <w:color w:val="191919"/>
          <w:spacing w:val="-4"/>
          <w:sz w:val="20"/>
          <w:szCs w:val="20"/>
        </w:rPr>
        <w:t>f</w:t>
      </w:r>
      <w:r>
        <w:rPr>
          <w:rFonts w:ascii="Times New Roman" w:hAnsi="Times New Roman"/>
          <w:color w:val="191919"/>
          <w:sz w:val="20"/>
          <w:szCs w:val="20"/>
        </w:rPr>
        <w:t>fice for information and assistance pe</w:t>
      </w:r>
      <w:r>
        <w:rPr>
          <w:rFonts w:ascii="Times New Roman" w:hAnsi="Times New Roman"/>
          <w:color w:val="191919"/>
          <w:spacing w:val="-4"/>
          <w:sz w:val="20"/>
          <w:szCs w:val="20"/>
        </w:rPr>
        <w:t>r-</w:t>
      </w:r>
      <w:r>
        <w:rPr>
          <w:rFonts w:ascii="Times New Roman" w:hAnsi="Times New Roman"/>
          <w:color w:val="191919"/>
          <w:sz w:val="20"/>
          <w:szCs w:val="20"/>
        </w:rPr>
        <w:t>taining to eligibility and application for</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eterans Educational Benefits.</w:t>
      </w:r>
    </w:p>
    <w:p w:rsidR="00B17C8E" w:rsidRDefault="00B17C8E" w:rsidP="00B17C8E">
      <w:pPr>
        <w:widowControl w:val="0"/>
        <w:autoSpaceDE w:val="0"/>
        <w:autoSpaceDN w:val="0"/>
        <w:adjustRightInd w:val="0"/>
        <w:spacing w:before="10" w:after="0" w:line="250" w:lineRule="auto"/>
        <w:ind w:left="720" w:right="1980"/>
        <w:rPr>
          <w:rFonts w:ascii="Times New Roman" w:hAnsi="Times New Roman"/>
          <w:color w:val="000000"/>
          <w:sz w:val="20"/>
          <w:szCs w:val="20"/>
        </w:rPr>
      </w:pPr>
    </w:p>
    <w:p w:rsidR="00B17C8E" w:rsidRDefault="00B17C8E" w:rsidP="00B17C8E">
      <w:pPr>
        <w:widowControl w:val="0"/>
        <w:autoSpaceDE w:val="0"/>
        <w:autoSpaceDN w:val="0"/>
        <w:adjustRightInd w:val="0"/>
        <w:spacing w:after="0"/>
        <w:ind w:left="1220"/>
        <w:rPr>
          <w:rFonts w:ascii="Times New Roman" w:hAnsi="Times New Roman"/>
          <w:color w:val="000000"/>
          <w:sz w:val="20"/>
          <w:szCs w:val="20"/>
        </w:rPr>
        <w:sectPr w:rsidR="00B17C8E" w:rsidSect="00EE404B">
          <w:footerReference w:type="even" r:id="rId33"/>
          <w:footerReference w:type="default" r:id="rId34"/>
          <w:pgSz w:w="12240" w:h="15840"/>
          <w:pgMar w:top="260" w:right="200" w:bottom="280" w:left="1300" w:header="0" w:footer="967" w:gutter="0"/>
          <w:cols w:space="720" w:equalWidth="0">
            <w:col w:w="10740"/>
          </w:cols>
          <w:noEndnote/>
        </w:sectPr>
      </w:pPr>
    </w:p>
    <w:tbl>
      <w:tblPr>
        <w:tblpPr w:leftFromText="180" w:rightFromText="180" w:vertAnchor="text" w:horzAnchor="margin" w:tblpX="-450" w:tblpY="12"/>
        <w:tblW w:w="10260" w:type="dxa"/>
        <w:tblLayout w:type="fixed"/>
        <w:tblCellMar>
          <w:left w:w="0" w:type="dxa"/>
          <w:right w:w="0" w:type="dxa"/>
        </w:tblCellMar>
        <w:tblLook w:val="0000"/>
      </w:tblPr>
      <w:tblGrid>
        <w:gridCol w:w="1350"/>
        <w:gridCol w:w="4560"/>
        <w:gridCol w:w="4350"/>
      </w:tblGrid>
      <w:tr w:rsidR="006C28C5" w:rsidRPr="00FA7AC7" w:rsidTr="00826618">
        <w:trPr>
          <w:trHeight w:hRule="exact" w:val="235"/>
        </w:trPr>
        <w:tc>
          <w:tcPr>
            <w:tcW w:w="1350" w:type="dxa"/>
            <w:tcBorders>
              <w:top w:val="nil"/>
              <w:left w:val="nil"/>
              <w:bottom w:val="single" w:sz="4" w:space="0" w:color="191919"/>
              <w:right w:val="single" w:sz="4" w:space="0" w:color="191919"/>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6C28C5" w:rsidRPr="00FA7AC7" w:rsidRDefault="006C28C5" w:rsidP="00826618">
            <w:pPr>
              <w:widowControl w:val="0"/>
              <w:autoSpaceDE w:val="0"/>
              <w:autoSpaceDN w:val="0"/>
              <w:adjustRightInd w:val="0"/>
              <w:spacing w:before="8" w:after="0" w:line="160" w:lineRule="exact"/>
              <w:rPr>
                <w:rFonts w:ascii="Times New Roman" w:hAnsi="Times New Roman"/>
                <w:sz w:val="16"/>
                <w:szCs w:val="16"/>
              </w:rPr>
            </w:pPr>
          </w:p>
          <w:p w:rsidR="006C28C5" w:rsidRPr="00FA7AC7" w:rsidRDefault="006C28C5" w:rsidP="00826618">
            <w:pPr>
              <w:widowControl w:val="0"/>
              <w:autoSpaceDE w:val="0"/>
              <w:autoSpaceDN w:val="0"/>
              <w:adjustRightInd w:val="0"/>
              <w:spacing w:after="0"/>
              <w:ind w:left="495" w:firstLine="68"/>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350" w:type="dxa"/>
            <w:tcBorders>
              <w:top w:val="nil"/>
              <w:left w:val="single" w:sz="4" w:space="0" w:color="191919"/>
              <w:bottom w:val="single" w:sz="4" w:space="0" w:color="191919"/>
              <w:right w:val="nil"/>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r>
      <w:tr w:rsidR="006C28C5" w:rsidRPr="00FA7AC7" w:rsidTr="00826618">
        <w:trPr>
          <w:trHeight w:hRule="exact" w:val="256"/>
        </w:trPr>
        <w:tc>
          <w:tcPr>
            <w:tcW w:w="1350" w:type="dxa"/>
            <w:tcBorders>
              <w:top w:val="single" w:sz="4" w:space="0" w:color="191919"/>
              <w:left w:val="nil"/>
              <w:bottom w:val="single" w:sz="4" w:space="0" w:color="191919"/>
              <w:right w:val="single" w:sz="4" w:space="0" w:color="191919"/>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r>
      <w:tr w:rsidR="006C28C5" w:rsidRPr="00FA7AC7" w:rsidTr="00826618">
        <w:trPr>
          <w:trHeight w:hRule="exact" w:val="219"/>
        </w:trPr>
        <w:tc>
          <w:tcPr>
            <w:tcW w:w="1350" w:type="dxa"/>
            <w:tcBorders>
              <w:top w:val="single" w:sz="4" w:space="0" w:color="191919"/>
              <w:left w:val="nil"/>
              <w:bottom w:val="nil"/>
              <w:right w:val="single" w:sz="4" w:space="0" w:color="191919"/>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6C28C5" w:rsidRPr="00FA7AC7" w:rsidRDefault="006C28C5" w:rsidP="00826618">
            <w:pPr>
              <w:widowControl w:val="0"/>
              <w:autoSpaceDE w:val="0"/>
              <w:autoSpaceDN w:val="0"/>
              <w:adjustRightInd w:val="0"/>
              <w:spacing w:after="0"/>
              <w:rPr>
                <w:rFonts w:ascii="Times New Roman" w:hAnsi="Times New Roman"/>
                <w:sz w:val="24"/>
                <w:szCs w:val="24"/>
              </w:rPr>
            </w:pPr>
          </w:p>
        </w:tc>
      </w:tr>
    </w:tbl>
    <w:p w:rsidR="00F42301" w:rsidRDefault="00284C41">
      <w:r>
        <w:fldChar w:fldCharType="begin"/>
      </w:r>
      <w:r w:rsidR="00F42301">
        <w:instrText xml:space="preserve"> INCLUDETEXT "C:\\Users\\juliette\\Desktop\\raw3\\graduateSchool\\BusinessAdministrationCatalogRevisions.docx" </w:instrText>
      </w:r>
      <w:r w:rsidR="00572943">
        <w:instrText xml:space="preserve"> \* MERGEFORMAT </w:instrText>
      </w:r>
      <w:r>
        <w:fldChar w:fldCharType="separate"/>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3" w:after="0" w:line="280" w:lineRule="exact"/>
        <w:rPr>
          <w:rFonts w:ascii="Times New Roman" w:hAnsi="Times New Roman"/>
          <w:sz w:val="28"/>
          <w:szCs w:val="28"/>
        </w:rPr>
      </w:pPr>
    </w:p>
    <w:p w:rsidR="00F42301" w:rsidRDefault="00284C41" w:rsidP="00FD130B">
      <w:pPr>
        <w:pStyle w:val="Heading1"/>
        <w:spacing w:before="0"/>
        <w:jc w:val="center"/>
        <w:rPr>
          <w:rFonts w:ascii="Impact" w:hAnsi="Impact" w:cs="Impact"/>
          <w:color w:val="000000"/>
          <w:sz w:val="72"/>
          <w:szCs w:val="72"/>
        </w:rPr>
      </w:pPr>
      <w:r w:rsidRPr="00284C41">
        <w:rPr>
          <w:rFonts w:ascii="Calibri" w:hAnsi="Calibri" w:cs="Times New Roman"/>
          <w:noProof/>
          <w:lang w:eastAsia="en-US"/>
        </w:rPr>
        <w:pict>
          <v:group id="_x0000_s3250" style="position:absolute;left:0;text-align:left;margin-left:315pt;margin-top:-52.4pt;width:31.2pt;height:31.05pt;z-index:-251708928;mso-position-horizontal-relative:page" coordorigin="6300,-1048" coordsize="624,621" o:allowincell="f">
            <v:rect id="_x0000_s3251" style="position:absolute;left:6305;top:-1043;width:613;height:610" o:allowincell="f" stroked="f">
              <v:path arrowok="t"/>
            </v:rect>
            <v:rect id="_x0000_s3252" style="position:absolute;left:6306;top:-1043;width:620;height:620;mso-position-horizontal-relative:page" o:allowincell="f" filled="f" stroked="f">
              <v:textbox style="mso-next-textbox:#_x0000_s325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49" w:name="_Toc294969664"/>
      <w:r w:rsidR="00F42301">
        <w:rPr>
          <w:rFonts w:ascii="Impact" w:hAnsi="Impact" w:cs="Impact"/>
          <w:color w:val="757575"/>
          <w:sz w:val="72"/>
          <w:szCs w:val="72"/>
          <w:u w:val="thick"/>
        </w:rPr>
        <w:t>DEGREE</w:t>
      </w:r>
      <w:r w:rsidR="00F42301">
        <w:rPr>
          <w:rFonts w:ascii="Impact" w:hAnsi="Impact" w:cs="Impact"/>
          <w:color w:val="757575"/>
          <w:spacing w:val="1"/>
          <w:sz w:val="72"/>
          <w:szCs w:val="72"/>
          <w:u w:val="thick"/>
        </w:rPr>
        <w:t xml:space="preserve"> </w:t>
      </w:r>
      <w:r w:rsidR="00F42301">
        <w:rPr>
          <w:rFonts w:ascii="Impact" w:hAnsi="Impact" w:cs="Impact"/>
          <w:color w:val="757575"/>
          <w:sz w:val="72"/>
          <w:szCs w:val="72"/>
          <w:u w:val="thick"/>
        </w:rPr>
        <w:t>PROGRAMS</w:t>
      </w:r>
      <w:bookmarkEnd w:id="49"/>
    </w:p>
    <w:p w:rsidR="00F42301" w:rsidRDefault="00F42301" w:rsidP="00C57415">
      <w:pPr>
        <w:widowControl w:val="0"/>
        <w:autoSpaceDE w:val="0"/>
        <w:autoSpaceDN w:val="0"/>
        <w:adjustRightInd w:val="0"/>
        <w:spacing w:after="0" w:line="200" w:lineRule="exact"/>
        <w:rPr>
          <w:rFonts w:ascii="Impact" w:hAnsi="Impact" w:cs="Impact"/>
          <w:color w:val="000000"/>
          <w:sz w:val="20"/>
          <w:szCs w:val="20"/>
        </w:rPr>
      </w:pPr>
    </w:p>
    <w:p w:rsidR="00F42301" w:rsidRPr="00FD130B" w:rsidRDefault="00FD130B" w:rsidP="00872D63">
      <w:pPr>
        <w:pStyle w:val="Heading2"/>
        <w:spacing w:before="0"/>
        <w:ind w:left="900" w:right="1960" w:firstLine="0"/>
        <w:rPr>
          <w:rFonts w:ascii="Times New Roman" w:hAnsi="Times New Roman" w:cs="Times New Roman"/>
          <w:color w:val="FFFFFF" w:themeColor="background1"/>
          <w:sz w:val="20"/>
          <w:szCs w:val="20"/>
        </w:rPr>
      </w:pPr>
      <w:bookmarkStart w:id="50" w:name="_Toc294969665"/>
      <w:r w:rsidRPr="00E410E0">
        <w:rPr>
          <w:rFonts w:ascii="Impact" w:hAnsi="Impact" w:cs="Impact"/>
          <w:color w:val="666666"/>
          <w:spacing w:val="12"/>
          <w:sz w:val="40"/>
          <w:szCs w:val="40"/>
          <w:fitText w:val="6048" w:id="-165427455"/>
        </w:rPr>
        <w:t>Master of Business Administratio</w:t>
      </w:r>
      <w:r w:rsidRPr="00E410E0">
        <w:rPr>
          <w:rFonts w:ascii="Impact" w:hAnsi="Impact" w:cs="Impact"/>
          <w:color w:val="666666"/>
          <w:spacing w:val="14"/>
          <w:sz w:val="40"/>
          <w:szCs w:val="40"/>
          <w:fitText w:val="6048" w:id="-165427455"/>
        </w:rPr>
        <w:t>n</w:t>
      </w:r>
      <w:bookmarkEnd w:id="50"/>
    </w:p>
    <w:p w:rsidR="00F42301" w:rsidRDefault="00F42301" w:rsidP="00C57415">
      <w:pPr>
        <w:widowControl w:val="0"/>
        <w:autoSpaceDE w:val="0"/>
        <w:autoSpaceDN w:val="0"/>
        <w:adjustRightInd w:val="0"/>
        <w:spacing w:before="5" w:after="0" w:line="200" w:lineRule="exact"/>
        <w:rPr>
          <w:rFonts w:ascii="Impact" w:hAnsi="Impact" w:cs="Impact"/>
          <w:color w:val="000000"/>
          <w:sz w:val="20"/>
          <w:szCs w:val="20"/>
        </w:rPr>
      </w:pPr>
    </w:p>
    <w:p w:rsidR="008B6DEF" w:rsidRPr="00FD130B" w:rsidRDefault="008B6DEF" w:rsidP="00FD130B">
      <w:pPr>
        <w:pStyle w:val="Heading2"/>
        <w:spacing w:before="0"/>
        <w:ind w:firstLine="907"/>
        <w:rPr>
          <w:rFonts w:ascii="Times New Roman" w:hAnsi="Times New Roman"/>
          <w:color w:val="000000"/>
          <w:sz w:val="28"/>
          <w:szCs w:val="28"/>
        </w:rPr>
      </w:pPr>
      <w:bookmarkStart w:id="51" w:name="_Toc294969666"/>
      <w:r w:rsidRPr="00FD130B">
        <w:rPr>
          <w:rFonts w:ascii="Times New Roman" w:hAnsi="Times New Roman"/>
          <w:bCs w:val="0"/>
          <w:color w:val="000000"/>
          <w:sz w:val="28"/>
          <w:szCs w:val="28"/>
        </w:rPr>
        <w:t>Int</w:t>
      </w:r>
      <w:r w:rsidRPr="00FD130B">
        <w:rPr>
          <w:rFonts w:ascii="Times New Roman" w:hAnsi="Times New Roman"/>
          <w:bCs w:val="0"/>
          <w:color w:val="000000"/>
          <w:spacing w:val="-5"/>
          <w:sz w:val="28"/>
          <w:szCs w:val="28"/>
        </w:rPr>
        <w:t>r</w:t>
      </w:r>
      <w:r w:rsidRPr="00FD130B">
        <w:rPr>
          <w:rFonts w:ascii="Times New Roman" w:hAnsi="Times New Roman"/>
          <w:bCs w:val="0"/>
          <w:color w:val="000000"/>
          <w:sz w:val="28"/>
          <w:szCs w:val="28"/>
        </w:rPr>
        <w:t>oduction</w:t>
      </w:r>
      <w:bookmarkEnd w:id="51"/>
    </w:p>
    <w:p w:rsidR="008B6DEF" w:rsidRDefault="008B6DEF" w:rsidP="008B6DEF">
      <w:pPr>
        <w:widowControl w:val="0"/>
        <w:autoSpaceDE w:val="0"/>
        <w:autoSpaceDN w:val="0"/>
        <w:adjustRightInd w:val="0"/>
        <w:spacing w:before="33"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appropriate to the business environment.  Such cultures generate the best possible solutions to</w:t>
      </w:r>
    </w:p>
    <w:p w:rsidR="008B6DEF" w:rsidRDefault="008B6DEF" w:rsidP="008B6DEF">
      <w:pPr>
        <w:widowControl w:val="0"/>
        <w:autoSpaceDE w:val="0"/>
        <w:autoSpaceDN w:val="0"/>
        <w:adjustRightInd w:val="0"/>
        <w:spacing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tions to compete in global markets, and give every employee the opportunity to contribute their very best and thus promote above average returns.</w:t>
      </w:r>
    </w:p>
    <w:p w:rsidR="008B6DEF" w:rsidRDefault="008B6DEF" w:rsidP="008B6DEF">
      <w:pPr>
        <w:widowControl w:val="0"/>
        <w:autoSpaceDE w:val="0"/>
        <w:autoSpaceDN w:val="0"/>
        <w:adjustRightInd w:val="0"/>
        <w:spacing w:before="6" w:after="0" w:line="220" w:lineRule="exact"/>
        <w:ind w:left="879" w:firstLine="381"/>
        <w:jc w:val="both"/>
        <w:rPr>
          <w:rFonts w:ascii="Times New Roman" w:hAnsi="Times New Roman"/>
          <w:color w:val="000000"/>
        </w:rPr>
      </w:pPr>
    </w:p>
    <w:p w:rsidR="008B6DEF" w:rsidRPr="00FD130B" w:rsidRDefault="008B6DEF" w:rsidP="00FD130B">
      <w:pPr>
        <w:pStyle w:val="Heading2"/>
        <w:spacing w:before="0"/>
        <w:ind w:firstLine="907"/>
        <w:rPr>
          <w:rFonts w:ascii="Times New Roman" w:hAnsi="Times New Roman"/>
          <w:color w:val="000000"/>
        </w:rPr>
      </w:pPr>
      <w:bookmarkStart w:id="52" w:name="_Toc294969667"/>
      <w:r w:rsidRPr="00FD130B">
        <w:rPr>
          <w:rFonts w:ascii="Times New Roman" w:hAnsi="Times New Roman"/>
          <w:bCs w:val="0"/>
          <w:color w:val="000000"/>
        </w:rPr>
        <w:t>The MBA</w:t>
      </w:r>
      <w:r w:rsidRPr="00FD130B">
        <w:rPr>
          <w:rFonts w:ascii="Times New Roman" w:hAnsi="Times New Roman"/>
          <w:bCs w:val="0"/>
          <w:color w:val="000000"/>
          <w:spacing w:val="-14"/>
        </w:rPr>
        <w:t xml:space="preserve"> </w:t>
      </w:r>
      <w:r w:rsidRPr="00FD130B">
        <w:rPr>
          <w:rFonts w:ascii="Times New Roman" w:hAnsi="Times New Roman"/>
          <w:bCs w:val="0"/>
          <w:color w:val="000000"/>
        </w:rPr>
        <w:t>Mission</w:t>
      </w:r>
      <w:bookmarkEnd w:id="52"/>
    </w:p>
    <w:p w:rsidR="008B6DEF" w:rsidRDefault="00284C41" w:rsidP="008B6DEF">
      <w:pPr>
        <w:widowControl w:val="0"/>
        <w:autoSpaceDE w:val="0"/>
        <w:autoSpaceDN w:val="0"/>
        <w:adjustRightInd w:val="0"/>
        <w:spacing w:before="27" w:after="0" w:line="250" w:lineRule="auto"/>
        <w:ind w:left="879" w:firstLine="381"/>
        <w:jc w:val="both"/>
        <w:rPr>
          <w:rFonts w:ascii="Times New Roman" w:hAnsi="Times New Roman"/>
          <w:color w:val="000000"/>
          <w:sz w:val="20"/>
          <w:szCs w:val="20"/>
        </w:rPr>
      </w:pPr>
      <w:r>
        <w:rPr>
          <w:rFonts w:ascii="Times New Roman" w:hAnsi="Times New Roman"/>
          <w:noProof/>
          <w:color w:val="000000"/>
          <w:sz w:val="20"/>
          <w:szCs w:val="20"/>
        </w:rPr>
        <w:pict>
          <v:shape id="_x0000_s7258" type="#_x0000_t202" style="position:absolute;left:0;text-align:left;margin-left:25.3pt;margin-top:-240.95pt;width:1in;height:532.75pt;z-index:-251416064;mso-position-horizontal-relative:page" o:allowincell="f" filled="f" stroked="f">
            <v:textbox style="layout-flow:vertical;mso-layout-flow-alt:bottom-to-top;mso-next-textbox:#_x0000_s7258" inset="0,0,0,0">
              <w:txbxContent>
                <w:p w:rsidR="00E410E0" w:rsidRDefault="00E410E0" w:rsidP="008B6DEF">
                  <w:pPr>
                    <w:widowControl w:val="0"/>
                    <w:autoSpaceDE w:val="0"/>
                    <w:autoSpaceDN w:val="0"/>
                    <w:adjustRightInd w:val="0"/>
                    <w:spacing w:after="0" w:line="1406" w:lineRule="exact"/>
                    <w:ind w:right="-210" w:firstLine="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B6DEF">
        <w:rPr>
          <w:rFonts w:ascii="Times New Roman" w:hAnsi="Times New Roman"/>
          <w:color w:val="000000"/>
          <w:sz w:val="20"/>
          <w:szCs w:val="20"/>
        </w:rPr>
        <w:t>The faculty and sta</w:t>
      </w:r>
      <w:r w:rsidR="008B6DEF">
        <w:rPr>
          <w:rFonts w:ascii="Times New Roman" w:hAnsi="Times New Roman"/>
          <w:color w:val="000000"/>
          <w:spacing w:val="-4"/>
          <w:sz w:val="20"/>
          <w:szCs w:val="20"/>
        </w:rPr>
        <w:t>f</w:t>
      </w:r>
      <w:r w:rsidR="008B6DEF">
        <w:rPr>
          <w:rFonts w:ascii="Times New Roman" w:hAnsi="Times New Roman"/>
          <w:color w:val="000000"/>
          <w:sz w:val="20"/>
          <w:szCs w:val="20"/>
        </w:rPr>
        <w:t>f of the College of Business are firmly committed to o</w:t>
      </w:r>
      <w:r w:rsidR="008B6DEF">
        <w:rPr>
          <w:rFonts w:ascii="Times New Roman" w:hAnsi="Times New Roman"/>
          <w:color w:val="000000"/>
          <w:spacing w:val="-4"/>
          <w:sz w:val="20"/>
          <w:szCs w:val="20"/>
        </w:rPr>
        <w:t>f</w:t>
      </w:r>
      <w:r w:rsidR="008B6DEF">
        <w:rPr>
          <w:rFonts w:ascii="Times New Roman" w:hAnsi="Times New Roman"/>
          <w:color w:val="000000"/>
          <w:sz w:val="20"/>
          <w:szCs w:val="20"/>
        </w:rPr>
        <w:t>fering an academically rigorous educational process for business professionals who seek advancement to middle</w:t>
      </w:r>
    </w:p>
    <w:p w:rsidR="008B6DEF" w:rsidRDefault="008B6DEF" w:rsidP="008B6DEF">
      <w:pPr>
        <w:widowControl w:val="0"/>
        <w:autoSpaceDE w:val="0"/>
        <w:autoSpaceDN w:val="0"/>
        <w:adjustRightInd w:val="0"/>
        <w:spacing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online courses, the program reaches out to business professionals throughout the country and the world.</w:t>
      </w:r>
    </w:p>
    <w:p w:rsidR="008B6DEF" w:rsidRDefault="008B6DEF" w:rsidP="008B6DEF">
      <w:pPr>
        <w:widowControl w:val="0"/>
        <w:autoSpaceDE w:val="0"/>
        <w:autoSpaceDN w:val="0"/>
        <w:adjustRightInd w:val="0"/>
        <w:spacing w:before="6" w:after="0" w:line="220" w:lineRule="exact"/>
        <w:ind w:left="879" w:firstLine="381"/>
        <w:jc w:val="both"/>
        <w:rPr>
          <w:rFonts w:ascii="Times New Roman" w:hAnsi="Times New Roman"/>
          <w:color w:val="000000"/>
        </w:rPr>
      </w:pPr>
    </w:p>
    <w:p w:rsidR="008B6DEF" w:rsidRPr="00FD130B" w:rsidRDefault="008B6DEF" w:rsidP="00FD130B">
      <w:pPr>
        <w:pStyle w:val="Heading2"/>
        <w:spacing w:before="0"/>
        <w:ind w:firstLine="907"/>
        <w:rPr>
          <w:rFonts w:ascii="Times New Roman" w:hAnsi="Times New Roman"/>
          <w:color w:val="000000"/>
        </w:rPr>
      </w:pPr>
      <w:bookmarkStart w:id="53" w:name="_Toc294969668"/>
      <w:r w:rsidRPr="00FD130B">
        <w:rPr>
          <w:rFonts w:ascii="Times New Roman" w:hAnsi="Times New Roman"/>
          <w:bCs w:val="0"/>
          <w:color w:val="000000"/>
        </w:rPr>
        <w:t>Philosophy</w:t>
      </w:r>
      <w:bookmarkEnd w:id="53"/>
    </w:p>
    <w:p w:rsidR="008B6DEF" w:rsidRDefault="008B6DEF" w:rsidP="008B6DEF">
      <w:pPr>
        <w:widowControl w:val="0"/>
        <w:autoSpaceDE w:val="0"/>
        <w:autoSpaceDN w:val="0"/>
        <w:adjustRightInd w:val="0"/>
        <w:spacing w:before="27" w:after="0" w:line="250" w:lineRule="auto"/>
        <w:ind w:left="879" w:firstLine="381"/>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8B6DEF" w:rsidRPr="008B6DEF" w:rsidRDefault="008B6DEF" w:rsidP="00FF55DE">
      <w:pPr>
        <w:pStyle w:val="ListParagraph"/>
        <w:widowControl w:val="0"/>
        <w:numPr>
          <w:ilvl w:val="0"/>
          <w:numId w:val="13"/>
        </w:numPr>
        <w:autoSpaceDE w:val="0"/>
        <w:autoSpaceDN w:val="0"/>
        <w:adjustRightInd w:val="0"/>
        <w:spacing w:after="0"/>
        <w:ind w:left="1620"/>
        <w:jc w:val="both"/>
        <w:rPr>
          <w:rFonts w:ascii="Times New Roman" w:hAnsi="Times New Roman"/>
          <w:color w:val="000000"/>
          <w:sz w:val="20"/>
          <w:szCs w:val="20"/>
        </w:rPr>
      </w:pPr>
      <w:r w:rsidRPr="008B6DEF">
        <w:rPr>
          <w:rFonts w:ascii="Times New Roman" w:hAnsi="Times New Roman"/>
          <w:color w:val="000000"/>
          <w:sz w:val="20"/>
          <w:szCs w:val="20"/>
        </w:rPr>
        <w:t>Understand basic business and managerial functions.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Develop strategic management system including vision, mission and long-term objectives.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Gain working familiarity with functional business areas.</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z w:val="20"/>
          <w:szCs w:val="20"/>
        </w:rPr>
        <w:t>Contribute significantly to the success of the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 and its growth.</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pacing w:val="-22"/>
          <w:sz w:val="20"/>
          <w:szCs w:val="20"/>
        </w:rPr>
        <w:t>V</w:t>
      </w:r>
      <w:r w:rsidRPr="008B6DEF">
        <w:rPr>
          <w:rFonts w:ascii="Times New Roman" w:hAnsi="Times New Roman"/>
          <w:color w:val="000000"/>
          <w:sz w:val="20"/>
          <w:szCs w:val="20"/>
        </w:rPr>
        <w:t>alue workforce diversity and demonstrate such commitment through leadership.</w:t>
      </w:r>
    </w:p>
    <w:p w:rsidR="008B6DEF" w:rsidRPr="008B6DEF" w:rsidRDefault="008B6DEF" w:rsidP="00FF55DE">
      <w:pPr>
        <w:pStyle w:val="ListParagraph"/>
        <w:widowControl w:val="0"/>
        <w:numPr>
          <w:ilvl w:val="0"/>
          <w:numId w:val="13"/>
        </w:numPr>
        <w:autoSpaceDE w:val="0"/>
        <w:autoSpaceDN w:val="0"/>
        <w:adjustRightInd w:val="0"/>
        <w:spacing w:before="10" w:after="0"/>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each, coach and mentor others to become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 leaders.</w:t>
      </w:r>
    </w:p>
    <w:p w:rsidR="008B6DEF" w:rsidRDefault="008B6DEF" w:rsidP="008B6DEF">
      <w:pPr>
        <w:widowControl w:val="0"/>
        <w:autoSpaceDE w:val="0"/>
        <w:autoSpaceDN w:val="0"/>
        <w:adjustRightInd w:val="0"/>
        <w:spacing w:before="11" w:after="0" w:line="220" w:lineRule="exact"/>
        <w:ind w:left="879" w:firstLine="381"/>
        <w:jc w:val="both"/>
        <w:rPr>
          <w:rFonts w:ascii="Times New Roman" w:hAnsi="Times New Roman"/>
          <w:color w:val="000000"/>
        </w:rPr>
      </w:pPr>
    </w:p>
    <w:p w:rsidR="008B6DEF" w:rsidRPr="00FD130B" w:rsidRDefault="008B6DEF" w:rsidP="00FD130B">
      <w:pPr>
        <w:pStyle w:val="Heading2"/>
        <w:spacing w:before="0"/>
        <w:ind w:firstLine="907"/>
        <w:rPr>
          <w:rFonts w:ascii="Times New Roman" w:hAnsi="Times New Roman"/>
          <w:color w:val="000000"/>
          <w:sz w:val="28"/>
          <w:szCs w:val="28"/>
        </w:rPr>
      </w:pPr>
      <w:bookmarkStart w:id="54" w:name="_Toc294969669"/>
      <w:r w:rsidRPr="00FD130B">
        <w:rPr>
          <w:rFonts w:ascii="Times New Roman" w:hAnsi="Times New Roman"/>
          <w:bCs w:val="0"/>
          <w:color w:val="000000"/>
          <w:sz w:val="28"/>
          <w:szCs w:val="28"/>
        </w:rPr>
        <w:t>Objectives</w:t>
      </w:r>
      <w:bookmarkEnd w:id="54"/>
    </w:p>
    <w:p w:rsidR="008B6DEF" w:rsidRDefault="008B6DEF" w:rsidP="008B6DEF">
      <w:pPr>
        <w:widowControl w:val="0"/>
        <w:autoSpaceDE w:val="0"/>
        <w:autoSpaceDN w:val="0"/>
        <w:adjustRightInd w:val="0"/>
        <w:spacing w:before="33" w:after="0"/>
        <w:ind w:left="879" w:firstLine="381"/>
        <w:jc w:val="both"/>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8B6DEF" w:rsidRPr="008B6DEF" w:rsidRDefault="008B6DEF" w:rsidP="00FF55DE">
      <w:pPr>
        <w:pStyle w:val="ListParagraph"/>
        <w:widowControl w:val="0"/>
        <w:numPr>
          <w:ilvl w:val="0"/>
          <w:numId w:val="14"/>
        </w:numPr>
        <w:autoSpaceDE w:val="0"/>
        <w:autoSpaceDN w:val="0"/>
        <w:adjustRightInd w:val="0"/>
        <w:spacing w:before="10"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8B6DEF" w:rsidRPr="008B6DEF" w:rsidRDefault="008B6DEF" w:rsidP="00FF55DE">
      <w:pPr>
        <w:pStyle w:val="ListParagraph"/>
        <w:widowControl w:val="0"/>
        <w:numPr>
          <w:ilvl w:val="0"/>
          <w:numId w:val="14"/>
        </w:numPr>
        <w:autoSpaceDE w:val="0"/>
        <w:autoSpaceDN w:val="0"/>
        <w:adjustRightInd w:val="0"/>
        <w:spacing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provide the broad perspectives needed to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manage change in a globally interdependent, highly diverse economy;</w:t>
      </w:r>
    </w:p>
    <w:p w:rsidR="008B6DEF" w:rsidRPr="008B6DEF" w:rsidRDefault="008B6DEF" w:rsidP="00FF55DE">
      <w:pPr>
        <w:pStyle w:val="ListParagraph"/>
        <w:widowControl w:val="0"/>
        <w:numPr>
          <w:ilvl w:val="0"/>
          <w:numId w:val="14"/>
        </w:numPr>
        <w:autoSpaceDE w:val="0"/>
        <w:autoSpaceDN w:val="0"/>
        <w:adjustRightInd w:val="0"/>
        <w:spacing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deliver an integrated, cross-functional program that enables leaders/managers to understand, critically evaluate and contribute to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ganizational culture, systems</w:t>
      </w:r>
      <w:r>
        <w:rPr>
          <w:rFonts w:ascii="Times New Roman" w:hAnsi="Times New Roman"/>
          <w:color w:val="000000"/>
          <w:sz w:val="20"/>
          <w:szCs w:val="20"/>
        </w:rPr>
        <w:t xml:space="preserve"> </w:t>
      </w:r>
      <w:r w:rsidRPr="008B6DEF">
        <w:rPr>
          <w:rFonts w:ascii="Times New Roman" w:hAnsi="Times New Roman"/>
          <w:color w:val="000000"/>
          <w:sz w:val="20"/>
          <w:szCs w:val="20"/>
        </w:rPr>
        <w:t>and policy;</w:t>
      </w:r>
    </w:p>
    <w:p w:rsidR="008B6DEF" w:rsidRPr="008B6DEF" w:rsidRDefault="008B6DEF" w:rsidP="00FF55DE">
      <w:pPr>
        <w:pStyle w:val="ListParagraph"/>
        <w:widowControl w:val="0"/>
        <w:numPr>
          <w:ilvl w:val="0"/>
          <w:numId w:val="14"/>
        </w:numPr>
        <w:autoSpaceDE w:val="0"/>
        <w:autoSpaceDN w:val="0"/>
        <w:adjustRightInd w:val="0"/>
        <w:spacing w:before="10" w:after="0" w:line="250" w:lineRule="auto"/>
        <w:ind w:left="162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enhance the interpersonal, communication and analytical skills necessary to work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in teams and networks; and</w:t>
      </w: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pPr>
    </w:p>
    <w:p w:rsidR="00F42301" w:rsidRDefault="00F42301" w:rsidP="00C57415">
      <w:pPr>
        <w:widowControl w:val="0"/>
        <w:autoSpaceDE w:val="0"/>
        <w:autoSpaceDN w:val="0"/>
        <w:adjustRightInd w:val="0"/>
        <w:spacing w:after="0"/>
        <w:ind w:left="1339"/>
        <w:rPr>
          <w:rFonts w:ascii="Times New Roman" w:hAnsi="Times New Roman"/>
          <w:color w:val="000000"/>
          <w:sz w:val="20"/>
          <w:szCs w:val="20"/>
        </w:rPr>
        <w:sectPr w:rsidR="00F42301" w:rsidSect="00EE404B">
          <w:footerReference w:type="even" r:id="rId35"/>
          <w:footerReference w:type="default" r:id="rId36"/>
          <w:pgSz w:w="12240" w:h="15840"/>
          <w:pgMar w:top="260" w:right="1260" w:bottom="280" w:left="1240" w:header="0" w:footer="966" w:gutter="0"/>
          <w:cols w:space="720" w:equalWidth="0">
            <w:col w:w="9740"/>
          </w:cols>
          <w:noEndnote/>
        </w:sectPr>
      </w:pPr>
    </w:p>
    <w:tbl>
      <w:tblPr>
        <w:tblW w:w="10055" w:type="dxa"/>
        <w:tblInd w:w="100" w:type="dxa"/>
        <w:tblLayout w:type="fixed"/>
        <w:tblCellMar>
          <w:left w:w="0" w:type="dxa"/>
          <w:right w:w="0" w:type="dxa"/>
        </w:tblCellMar>
        <w:tblLook w:val="0000"/>
      </w:tblPr>
      <w:tblGrid>
        <w:gridCol w:w="4220"/>
        <w:gridCol w:w="4560"/>
        <w:gridCol w:w="1275"/>
      </w:tblGrid>
      <w:tr w:rsidR="00F42301" w:rsidRPr="00FA7AC7" w:rsidTr="006C28C5">
        <w:trPr>
          <w:trHeight w:hRule="exact" w:val="235"/>
        </w:trPr>
        <w:tc>
          <w:tcPr>
            <w:tcW w:w="422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27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422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27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422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27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8B6DEF" w:rsidRPr="00FD130B" w:rsidRDefault="00284C41" w:rsidP="00FD130B">
      <w:pPr>
        <w:pStyle w:val="Heading2"/>
        <w:spacing w:before="0"/>
        <w:ind w:firstLine="0"/>
        <w:rPr>
          <w:rFonts w:ascii="Times New Roman" w:hAnsi="Times New Roman"/>
          <w:color w:val="404040" w:themeColor="text1" w:themeTint="BF"/>
          <w:sz w:val="28"/>
          <w:szCs w:val="28"/>
        </w:rPr>
      </w:pPr>
      <w:r w:rsidRPr="00284C41">
        <w:rPr>
          <w:rFonts w:ascii="Calibri" w:hAnsi="Calibri"/>
          <w:noProof/>
          <w:color w:val="404040" w:themeColor="text1" w:themeTint="BF"/>
          <w:lang w:eastAsia="en-US"/>
        </w:rPr>
        <w:pict>
          <v:group id="_x0000_s7259" style="position:absolute;margin-left:263.6pt;margin-top:-53.8pt;width:31.2pt;height:31.05pt;z-index:-251414016;mso-position-horizontal-relative:page" coordorigin="5272,-1076" coordsize="624,621" o:allowincell="f">
            <v:rect id="_x0000_s7260" style="position:absolute;left:5277;top:-1071;width:613;height:610" o:allowincell="f" stroked="f">
              <v:path arrowok="t"/>
            </v:rect>
            <v:rect id="_x0000_s7261" style="position:absolute;left:5277;top:-1071;width:620;height:620;mso-position-horizontal-relative:page" o:allowincell="f" filled="f" stroked="f">
              <v:textbox style="mso-next-textbox:#_x0000_s7261" inset="0,0,0,0">
                <w:txbxContent>
                  <w:p w:rsidR="00E410E0" w:rsidRDefault="00E410E0" w:rsidP="008B6DE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573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B6DEF">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5" w:name="_Toc294969670"/>
      <w:r w:rsidR="008B6DEF" w:rsidRPr="00FD130B">
        <w:rPr>
          <w:rFonts w:ascii="Times New Roman" w:hAnsi="Times New Roman"/>
          <w:bCs w:val="0"/>
          <w:color w:val="404040" w:themeColor="text1" w:themeTint="BF"/>
          <w:sz w:val="28"/>
          <w:szCs w:val="28"/>
        </w:rPr>
        <w:t>Acc</w:t>
      </w:r>
      <w:r w:rsidR="008B6DEF" w:rsidRPr="00FD130B">
        <w:rPr>
          <w:rFonts w:ascii="Times New Roman" w:hAnsi="Times New Roman"/>
          <w:bCs w:val="0"/>
          <w:color w:val="404040" w:themeColor="text1" w:themeTint="BF"/>
          <w:spacing w:val="-5"/>
          <w:sz w:val="28"/>
          <w:szCs w:val="28"/>
        </w:rPr>
        <w:t>r</w:t>
      </w:r>
      <w:r w:rsidR="008B6DEF" w:rsidRPr="00FD130B">
        <w:rPr>
          <w:rFonts w:ascii="Times New Roman" w:hAnsi="Times New Roman"/>
          <w:bCs w:val="0"/>
          <w:color w:val="404040" w:themeColor="text1" w:themeTint="BF"/>
          <w:sz w:val="28"/>
          <w:szCs w:val="28"/>
        </w:rPr>
        <w:t>editation</w:t>
      </w:r>
      <w:bookmarkEnd w:id="55"/>
    </w:p>
    <w:p w:rsidR="008B6DEF" w:rsidRDefault="00284C41" w:rsidP="008B6DEF">
      <w:pPr>
        <w:widowControl w:val="0"/>
        <w:autoSpaceDE w:val="0"/>
        <w:autoSpaceDN w:val="0"/>
        <w:adjustRightInd w:val="0"/>
        <w:spacing w:before="33" w:after="0" w:line="250" w:lineRule="auto"/>
        <w:ind w:right="540" w:firstLine="360"/>
        <w:jc w:val="both"/>
        <w:rPr>
          <w:rFonts w:ascii="Times New Roman" w:hAnsi="Times New Roman"/>
          <w:sz w:val="20"/>
          <w:szCs w:val="20"/>
        </w:rPr>
      </w:pPr>
      <w:r w:rsidRPr="00284C41">
        <w:rPr>
          <w:rFonts w:ascii="Times New Roman" w:hAnsi="Times New Roman"/>
          <w:b/>
          <w:bCs/>
          <w:noProof/>
          <w:sz w:val="28"/>
          <w:szCs w:val="28"/>
        </w:rPr>
        <w:pict>
          <v:shape id="_x0000_s7264" type="#_x0000_t202" style="position:absolute;left:0;text-align:left;margin-left:520.2pt;margin-top:112.25pt;width:1in;height:495.8pt;z-index:-251412992;mso-position-horizontal-relative:page;mso-position-vertical-relative:page" o:allowincell="f" filled="f" stroked="f">
            <v:textbox style="layout-flow:vertical;mso-next-textbox:#_x0000_s7264" inset="0,0,0,0">
              <w:txbxContent>
                <w:p w:rsidR="00E410E0" w:rsidRDefault="00E410E0" w:rsidP="008B6DE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8B6DEF">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8B6DEF">
        <w:rPr>
          <w:rFonts w:ascii="Times New Roman" w:hAnsi="Times New Roman"/>
          <w:sz w:val="20"/>
          <w:szCs w:val="20"/>
        </w:rPr>
        <w:t>Albany State Universit</w:t>
      </w:r>
      <w:r w:rsidR="008B6DEF">
        <w:rPr>
          <w:rFonts w:ascii="Times New Roman" w:hAnsi="Times New Roman"/>
          <w:spacing w:val="-13"/>
          <w:sz w:val="20"/>
          <w:szCs w:val="20"/>
        </w:rPr>
        <w:t>y</w:t>
      </w:r>
      <w:r w:rsidR="008B6DEF">
        <w:rPr>
          <w:rFonts w:ascii="Times New Roman" w:hAnsi="Times New Roman"/>
          <w:sz w:val="20"/>
          <w:szCs w:val="20"/>
        </w:rPr>
        <w:t>, through its College of Business, is nationally accredited by and is a member of the</w:t>
      </w:r>
      <w:r w:rsidR="008B6DEF">
        <w:rPr>
          <w:rFonts w:ascii="Times New Roman" w:hAnsi="Times New Roman"/>
          <w:spacing w:val="-11"/>
          <w:sz w:val="20"/>
          <w:szCs w:val="20"/>
        </w:rPr>
        <w:t xml:space="preserve"> </w:t>
      </w:r>
      <w:r w:rsidR="008B6DEF">
        <w:rPr>
          <w:rFonts w:ascii="Times New Roman" w:hAnsi="Times New Roman"/>
          <w:sz w:val="20"/>
          <w:szCs w:val="20"/>
        </w:rPr>
        <w:t>Association of Collegiate Business Schools and Programs (ACBSP).</w:t>
      </w:r>
      <w:r w:rsidR="008B6DEF">
        <w:rPr>
          <w:rFonts w:ascii="Times New Roman" w:hAnsi="Times New Roman"/>
          <w:spacing w:val="-4"/>
          <w:sz w:val="20"/>
          <w:szCs w:val="20"/>
        </w:rPr>
        <w:t xml:space="preserve"> </w:t>
      </w:r>
      <w:r w:rsidR="008B6DEF">
        <w:rPr>
          <w:rFonts w:ascii="Times New Roman" w:hAnsi="Times New Roman"/>
          <w:sz w:val="20"/>
          <w:szCs w:val="20"/>
        </w:rPr>
        <w:t>The accreditation is for o</w:t>
      </w:r>
      <w:r w:rsidR="008B6DEF">
        <w:rPr>
          <w:rFonts w:ascii="Times New Roman" w:hAnsi="Times New Roman"/>
          <w:spacing w:val="-4"/>
          <w:sz w:val="20"/>
          <w:szCs w:val="20"/>
        </w:rPr>
        <w:t>f</w:t>
      </w:r>
      <w:r w:rsidR="008B6DEF">
        <w:rPr>
          <w:rFonts w:ascii="Times New Roman" w:hAnsi="Times New Roman"/>
          <w:sz w:val="20"/>
          <w:szCs w:val="20"/>
        </w:rPr>
        <w:t>ferings at the graduate level, the Master of Business</w:t>
      </w:r>
      <w:r w:rsidR="008B6DEF">
        <w:rPr>
          <w:rFonts w:ascii="Times New Roman" w:hAnsi="Times New Roman"/>
          <w:spacing w:val="-11"/>
          <w:sz w:val="20"/>
          <w:szCs w:val="20"/>
        </w:rPr>
        <w:t xml:space="preserve"> </w:t>
      </w:r>
      <w:r w:rsidR="008B6DEF">
        <w:rPr>
          <w:rFonts w:ascii="Times New Roman" w:hAnsi="Times New Roman"/>
          <w:sz w:val="20"/>
          <w:szCs w:val="20"/>
        </w:rPr>
        <w:t>Administration (MBA) and at the unde</w:t>
      </w:r>
      <w:r w:rsidR="008B6DEF">
        <w:rPr>
          <w:rFonts w:ascii="Times New Roman" w:hAnsi="Times New Roman"/>
          <w:spacing w:val="-4"/>
          <w:sz w:val="20"/>
          <w:szCs w:val="20"/>
        </w:rPr>
        <w:t>r</w:t>
      </w:r>
      <w:r w:rsidR="008B6DEF">
        <w:rPr>
          <w:rFonts w:ascii="Times New Roman" w:hAnsi="Times New Roman"/>
          <w:sz w:val="20"/>
          <w:szCs w:val="20"/>
        </w:rPr>
        <w:t>graduate level, the Bachelor of Science degrees in accounting, business information systems, management and marketing. In addition, the MBA</w:t>
      </w:r>
      <w:r w:rsidR="008B6DEF">
        <w:rPr>
          <w:rFonts w:ascii="Times New Roman" w:hAnsi="Times New Roman"/>
          <w:spacing w:val="-11"/>
          <w:sz w:val="20"/>
          <w:szCs w:val="20"/>
        </w:rPr>
        <w:t xml:space="preserve"> </w:t>
      </w:r>
      <w:r w:rsidR="008B6DEF">
        <w:rPr>
          <w:rFonts w:ascii="Times New Roman" w:hAnsi="Times New Roman"/>
          <w:sz w:val="20"/>
          <w:szCs w:val="20"/>
        </w:rPr>
        <w:t>is included as part of the regional institutional accreditation given to</w:t>
      </w:r>
      <w:r w:rsidR="008B6DEF">
        <w:rPr>
          <w:rFonts w:ascii="Times New Roman" w:hAnsi="Times New Roman"/>
          <w:spacing w:val="-11"/>
          <w:sz w:val="20"/>
          <w:szCs w:val="20"/>
        </w:rPr>
        <w:t xml:space="preserve"> </w:t>
      </w:r>
      <w:r w:rsidR="008B6DEF">
        <w:rPr>
          <w:rFonts w:ascii="Times New Roman" w:hAnsi="Times New Roman"/>
          <w:sz w:val="20"/>
          <w:szCs w:val="20"/>
        </w:rPr>
        <w:t>Albany State University by the Southern</w:t>
      </w:r>
      <w:r w:rsidR="008B6DEF">
        <w:rPr>
          <w:rFonts w:ascii="Times New Roman" w:hAnsi="Times New Roman"/>
          <w:spacing w:val="-11"/>
          <w:sz w:val="20"/>
          <w:szCs w:val="20"/>
        </w:rPr>
        <w:t xml:space="preserve"> </w:t>
      </w:r>
      <w:r w:rsidR="008B6DEF">
        <w:rPr>
          <w:rFonts w:ascii="Times New Roman" w:hAnsi="Times New Roman"/>
          <w:sz w:val="20"/>
          <w:szCs w:val="20"/>
        </w:rPr>
        <w:t>Association of Colleges and Schools (SACS).</w:t>
      </w:r>
    </w:p>
    <w:p w:rsidR="008B6DEF" w:rsidRDefault="008B6DEF" w:rsidP="008B6DEF">
      <w:pPr>
        <w:widowControl w:val="0"/>
        <w:autoSpaceDE w:val="0"/>
        <w:autoSpaceDN w:val="0"/>
        <w:adjustRightInd w:val="0"/>
        <w:spacing w:before="8" w:after="0" w:line="220" w:lineRule="exact"/>
        <w:ind w:right="540" w:firstLine="360"/>
        <w:jc w:val="both"/>
        <w:rPr>
          <w:rFonts w:ascii="Times New Roman" w:hAnsi="Times New Roman"/>
        </w:rPr>
      </w:pPr>
    </w:p>
    <w:p w:rsidR="008B6DEF" w:rsidRPr="00FD130B" w:rsidRDefault="008B6DEF" w:rsidP="00FD130B">
      <w:pPr>
        <w:pStyle w:val="Heading2"/>
        <w:spacing w:before="0"/>
        <w:ind w:firstLine="0"/>
        <w:rPr>
          <w:rFonts w:ascii="Times New Roman" w:hAnsi="Times New Roman"/>
          <w:color w:val="404040" w:themeColor="text1" w:themeTint="BF"/>
          <w:sz w:val="28"/>
          <w:szCs w:val="28"/>
        </w:rPr>
      </w:pPr>
      <w:bookmarkStart w:id="56" w:name="_Toc294969671"/>
      <w:r w:rsidRPr="00FD130B">
        <w:rPr>
          <w:rFonts w:ascii="Times New Roman" w:hAnsi="Times New Roman"/>
          <w:bCs w:val="0"/>
          <w:color w:val="404040" w:themeColor="text1" w:themeTint="BF"/>
          <w:sz w:val="28"/>
          <w:szCs w:val="28"/>
        </w:rPr>
        <w:t>Physical Facilities and Resou</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ces</w:t>
      </w:r>
      <w:bookmarkEnd w:id="56"/>
    </w:p>
    <w:p w:rsidR="008B6DEF" w:rsidRDefault="008B6DEF" w:rsidP="008B6DEF">
      <w:pPr>
        <w:widowControl w:val="0"/>
        <w:autoSpaceDE w:val="0"/>
        <w:autoSpaceDN w:val="0"/>
        <w:adjustRightInd w:val="0"/>
        <w:spacing w:before="33" w:after="0" w:line="250" w:lineRule="auto"/>
        <w:ind w:right="540" w:firstLine="360"/>
        <w:jc w:val="both"/>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statistical packages, business simulations, financial and other applications are available for use by the students.</w:t>
      </w:r>
    </w:p>
    <w:p w:rsidR="008B6DEF" w:rsidRDefault="008B6DEF" w:rsidP="008B6DEF">
      <w:pPr>
        <w:widowControl w:val="0"/>
        <w:autoSpaceDE w:val="0"/>
        <w:autoSpaceDN w:val="0"/>
        <w:adjustRightInd w:val="0"/>
        <w:spacing w:before="17" w:after="0" w:line="200" w:lineRule="exact"/>
        <w:ind w:right="540" w:firstLine="360"/>
        <w:jc w:val="both"/>
        <w:rPr>
          <w:rFonts w:ascii="Times New Roman" w:hAnsi="Times New Roman"/>
          <w:sz w:val="20"/>
          <w:szCs w:val="20"/>
        </w:rPr>
      </w:pPr>
    </w:p>
    <w:p w:rsidR="008B6DEF" w:rsidRPr="00FD130B" w:rsidRDefault="008B6DEF" w:rsidP="00FD130B">
      <w:pPr>
        <w:pStyle w:val="Heading2"/>
        <w:spacing w:before="0"/>
        <w:ind w:firstLine="0"/>
        <w:rPr>
          <w:rFonts w:ascii="Times New Roman" w:hAnsi="Times New Roman"/>
          <w:color w:val="404040" w:themeColor="text1" w:themeTint="BF"/>
          <w:sz w:val="28"/>
          <w:szCs w:val="28"/>
        </w:rPr>
      </w:pPr>
      <w:bookmarkStart w:id="57" w:name="_Toc294969672"/>
      <w:r w:rsidRPr="00FD130B">
        <w:rPr>
          <w:rFonts w:ascii="Times New Roman" w:hAnsi="Times New Roman"/>
          <w:bCs w:val="0"/>
          <w:color w:val="404040" w:themeColor="text1" w:themeTint="BF"/>
          <w:sz w:val="28"/>
          <w:szCs w:val="28"/>
        </w:rPr>
        <w:t>Admission Requi</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ements</w:t>
      </w:r>
      <w:bookmarkEnd w:id="57"/>
    </w:p>
    <w:p w:rsidR="008B6DEF" w:rsidRDefault="008B6DEF" w:rsidP="008B6DEF">
      <w:pPr>
        <w:widowControl w:val="0"/>
        <w:autoSpaceDE w:val="0"/>
        <w:autoSpaceDN w:val="0"/>
        <w:adjustRightInd w:val="0"/>
        <w:spacing w:before="37" w:after="0" w:line="250" w:lineRule="auto"/>
        <w:ind w:right="540" w:firstLine="360"/>
        <w:jc w:val="both"/>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8B6DEF" w:rsidRPr="008B6DEF" w:rsidRDefault="008B6DEF" w:rsidP="00FF55DE">
      <w:pPr>
        <w:pStyle w:val="ListParagraph"/>
        <w:widowControl w:val="0"/>
        <w:numPr>
          <w:ilvl w:val="0"/>
          <w:numId w:val="15"/>
        </w:numPr>
        <w:autoSpaceDE w:val="0"/>
        <w:autoSpaceDN w:val="0"/>
        <w:adjustRightInd w:val="0"/>
        <w:spacing w:after="0"/>
        <w:ind w:left="810" w:right="540"/>
        <w:jc w:val="both"/>
        <w:rPr>
          <w:rFonts w:ascii="Times New Roman" w:hAnsi="Times New Roman"/>
          <w:sz w:val="20"/>
          <w:szCs w:val="20"/>
        </w:rPr>
      </w:pPr>
      <w:r w:rsidRPr="008B6DEF">
        <w:rPr>
          <w:rFonts w:ascii="Times New Roman" w:hAnsi="Times New Roman"/>
          <w:sz w:val="20"/>
          <w:szCs w:val="20"/>
        </w:rPr>
        <w:t>Baccalaureate degree earned in any field from an accredited college or university;</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Satisfactory completion of the GM</w:t>
      </w:r>
      <w:r w:rsidRPr="008B6DEF">
        <w:rPr>
          <w:rFonts w:ascii="Times New Roman" w:hAnsi="Times New Roman"/>
          <w:spacing w:val="-22"/>
          <w:sz w:val="20"/>
          <w:szCs w:val="20"/>
        </w:rPr>
        <w:t>A</w:t>
      </w:r>
      <w:r w:rsidRPr="008B6DEF">
        <w:rPr>
          <w:rFonts w:ascii="Times New Roman" w:hAnsi="Times New Roman"/>
          <w:sz w:val="20"/>
          <w:szCs w:val="20"/>
        </w:rPr>
        <w:t>T score of 450 and above</w:t>
      </w:r>
      <w:r w:rsidRPr="008B6DEF">
        <w:rPr>
          <w:rFonts w:ascii="Times New Roman" w:hAnsi="Times New Roman"/>
          <w:spacing w:val="-4"/>
          <w:sz w:val="20"/>
          <w:szCs w:val="20"/>
        </w:rPr>
        <w:t xml:space="preserve"> </w:t>
      </w:r>
      <w:r w:rsidRPr="008B6DEF">
        <w:rPr>
          <w:rFonts w:ascii="Times New Roman" w:hAnsi="Times New Roman"/>
          <w:sz w:val="20"/>
          <w:szCs w:val="20"/>
        </w:rPr>
        <w:t>for those without earned maste</w:t>
      </w:r>
      <w:r w:rsidRPr="008B6DEF">
        <w:rPr>
          <w:rFonts w:ascii="Times New Roman" w:hAnsi="Times New Roman"/>
          <w:spacing w:val="8"/>
          <w:sz w:val="20"/>
          <w:szCs w:val="20"/>
        </w:rPr>
        <w:t>r</w:t>
      </w:r>
      <w:r w:rsidRPr="008B6DEF">
        <w:rPr>
          <w:rFonts w:ascii="Times New Roman" w:hAnsi="Times New Roman"/>
          <w:spacing w:val="-11"/>
          <w:sz w:val="20"/>
          <w:szCs w:val="20"/>
        </w:rPr>
        <w:t>’</w:t>
      </w:r>
      <w:r w:rsidRPr="008B6DEF">
        <w:rPr>
          <w:rFonts w:ascii="Times New Roman" w:hAnsi="Times New Roman"/>
          <w:sz w:val="20"/>
          <w:szCs w:val="20"/>
        </w:rPr>
        <w:t>s degrees or higher;</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Submission of completed application for admission;</w:t>
      </w:r>
    </w:p>
    <w:p w:rsidR="008B6DEF" w:rsidRPr="008B6DEF" w:rsidRDefault="008B6DEF" w:rsidP="00FF55DE">
      <w:pPr>
        <w:pStyle w:val="ListParagraph"/>
        <w:widowControl w:val="0"/>
        <w:numPr>
          <w:ilvl w:val="0"/>
          <w:numId w:val="15"/>
        </w:numPr>
        <w:autoSpaceDE w:val="0"/>
        <w:autoSpaceDN w:val="0"/>
        <w:adjustRightInd w:val="0"/>
        <w:spacing w:before="10" w:after="0"/>
        <w:ind w:left="810" w:right="540"/>
        <w:jc w:val="both"/>
        <w:rPr>
          <w:rFonts w:ascii="Times New Roman" w:hAnsi="Times New Roman"/>
          <w:sz w:val="20"/>
          <w:szCs w:val="20"/>
        </w:rPr>
      </w:pPr>
      <w:r w:rsidRPr="008B6DEF">
        <w:rPr>
          <w:rFonts w:ascii="Times New Roman" w:hAnsi="Times New Roman"/>
          <w:sz w:val="20"/>
          <w:szCs w:val="20"/>
        </w:rPr>
        <w:t>An o</w:t>
      </w:r>
      <w:r w:rsidRPr="008B6DEF">
        <w:rPr>
          <w:rFonts w:ascii="Times New Roman" w:hAnsi="Times New Roman"/>
          <w:spacing w:val="-4"/>
          <w:sz w:val="20"/>
          <w:szCs w:val="20"/>
        </w:rPr>
        <w:t>f</w:t>
      </w:r>
      <w:r w:rsidRPr="008B6DEF">
        <w:rPr>
          <w:rFonts w:ascii="Times New Roman" w:hAnsi="Times New Roman"/>
          <w:sz w:val="20"/>
          <w:szCs w:val="20"/>
        </w:rPr>
        <w:t>ficial copy of academic transcripts; and</w:t>
      </w:r>
    </w:p>
    <w:p w:rsidR="008B6DEF" w:rsidRPr="008B6DEF" w:rsidRDefault="008B6DEF" w:rsidP="00FF55DE">
      <w:pPr>
        <w:pStyle w:val="ListParagraph"/>
        <w:widowControl w:val="0"/>
        <w:numPr>
          <w:ilvl w:val="0"/>
          <w:numId w:val="15"/>
        </w:numPr>
        <w:autoSpaceDE w:val="0"/>
        <w:autoSpaceDN w:val="0"/>
        <w:adjustRightInd w:val="0"/>
        <w:spacing w:before="10" w:after="0" w:line="250" w:lineRule="auto"/>
        <w:ind w:left="810" w:right="540"/>
        <w:jc w:val="both"/>
        <w:rPr>
          <w:rFonts w:ascii="Times New Roman" w:hAnsi="Times New Roman"/>
          <w:sz w:val="20"/>
          <w:szCs w:val="20"/>
        </w:rPr>
      </w:pPr>
      <w:r w:rsidRPr="008B6DEF">
        <w:rPr>
          <w:rFonts w:ascii="Times New Roman" w:hAnsi="Times New Roman"/>
          <w:spacing w:val="-14"/>
          <w:sz w:val="20"/>
          <w:szCs w:val="20"/>
        </w:rPr>
        <w:t>T</w:t>
      </w:r>
      <w:r w:rsidRPr="008B6DEF">
        <w:rPr>
          <w:rFonts w:ascii="Times New Roman" w:hAnsi="Times New Roman"/>
          <w:sz w:val="20"/>
          <w:szCs w:val="20"/>
        </w:rPr>
        <w:t>wo letters of reference that focus on the candidate</w:t>
      </w:r>
      <w:r w:rsidRPr="008B6DEF">
        <w:rPr>
          <w:rFonts w:ascii="Times New Roman" w:hAnsi="Times New Roman"/>
          <w:spacing w:val="-11"/>
          <w:sz w:val="20"/>
          <w:szCs w:val="20"/>
        </w:rPr>
        <w:t>’</w:t>
      </w:r>
      <w:r w:rsidRPr="008B6DEF">
        <w:rPr>
          <w:rFonts w:ascii="Times New Roman" w:hAnsi="Times New Roman"/>
          <w:sz w:val="20"/>
          <w:szCs w:val="20"/>
        </w:rPr>
        <w:t>s potential success in graduate education.</w:t>
      </w:r>
    </w:p>
    <w:p w:rsidR="008B6DEF" w:rsidRDefault="008B6DEF" w:rsidP="008B6DEF">
      <w:pPr>
        <w:widowControl w:val="0"/>
        <w:autoSpaceDE w:val="0"/>
        <w:autoSpaceDN w:val="0"/>
        <w:adjustRightInd w:val="0"/>
        <w:spacing w:before="1" w:after="0" w:line="220" w:lineRule="exact"/>
        <w:ind w:right="540" w:firstLine="360"/>
        <w:jc w:val="both"/>
        <w:rPr>
          <w:rFonts w:ascii="Times New Roman" w:hAnsi="Times New Roman"/>
        </w:rPr>
      </w:pPr>
    </w:p>
    <w:p w:rsidR="008B6DEF" w:rsidRPr="00FD130B" w:rsidRDefault="008B6DEF" w:rsidP="00FD130B">
      <w:pPr>
        <w:pStyle w:val="Heading2"/>
        <w:spacing w:before="0"/>
        <w:ind w:firstLine="0"/>
        <w:rPr>
          <w:rFonts w:ascii="Times New Roman" w:hAnsi="Times New Roman"/>
          <w:bCs w:val="0"/>
          <w:color w:val="404040" w:themeColor="text1" w:themeTint="BF"/>
          <w:sz w:val="28"/>
          <w:szCs w:val="28"/>
        </w:rPr>
      </w:pPr>
      <w:bookmarkStart w:id="58" w:name="_Toc294969673"/>
      <w:r w:rsidRPr="00FD130B">
        <w:rPr>
          <w:rFonts w:ascii="Times New Roman" w:hAnsi="Times New Roman"/>
          <w:bCs w:val="0"/>
          <w:color w:val="404040" w:themeColor="text1" w:themeTint="BF"/>
          <w:sz w:val="28"/>
          <w:szCs w:val="28"/>
        </w:rPr>
        <w:t>International Student Requirements</w:t>
      </w:r>
      <w:bookmarkEnd w:id="58"/>
    </w:p>
    <w:p w:rsidR="008B6DEF" w:rsidRDefault="008B6DEF" w:rsidP="008B6DEF">
      <w:pPr>
        <w:widowControl w:val="0"/>
        <w:autoSpaceDE w:val="0"/>
        <w:autoSpaceDN w:val="0"/>
        <w:adjustRightInd w:val="0"/>
        <w:spacing w:after="0"/>
        <w:ind w:right="540" w:firstLine="360"/>
        <w:jc w:val="both"/>
        <w:rPr>
          <w:rFonts w:ascii="Times New Roman" w:hAnsi="Times New Roman"/>
          <w:sz w:val="20"/>
          <w:szCs w:val="20"/>
        </w:rPr>
      </w:pPr>
      <w:r>
        <w:rPr>
          <w:rFonts w:ascii="Times New Roman" w:hAnsi="Times New Roman"/>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Statement  of Financial Responsibility*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Affidavit of Support</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VISA/PASSPORT copy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Certificate of F-1 eligibility</w:t>
      </w:r>
    </w:p>
    <w:p w:rsidR="008B6DEF" w:rsidRPr="008B6DEF" w:rsidRDefault="008B6DEF" w:rsidP="00FF55DE">
      <w:pPr>
        <w:pStyle w:val="ListParagraph"/>
        <w:widowControl w:val="0"/>
        <w:numPr>
          <w:ilvl w:val="0"/>
          <w:numId w:val="16"/>
        </w:numPr>
        <w:autoSpaceDE w:val="0"/>
        <w:autoSpaceDN w:val="0"/>
        <w:adjustRightInd w:val="0"/>
        <w:spacing w:after="0"/>
        <w:ind w:left="81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B6DEF" w:rsidRPr="004A3C69" w:rsidRDefault="008B6DEF" w:rsidP="008B6DEF">
      <w:pPr>
        <w:pStyle w:val="ListParagraph"/>
        <w:widowControl w:val="0"/>
        <w:autoSpaceDE w:val="0"/>
        <w:autoSpaceDN w:val="0"/>
        <w:adjustRightInd w:val="0"/>
        <w:spacing w:after="0" w:line="240" w:lineRule="auto"/>
        <w:ind w:left="0" w:right="540" w:firstLine="360"/>
        <w:jc w:val="both"/>
        <w:rPr>
          <w:rFonts w:ascii="Times New Roman" w:eastAsia="Times New Roman" w:hAnsi="Times New Roman" w:cs="Times New Roman"/>
          <w:sz w:val="20"/>
          <w:szCs w:val="20"/>
        </w:rPr>
      </w:pPr>
    </w:p>
    <w:p w:rsidR="008B6DEF" w:rsidRPr="00FD130B" w:rsidRDefault="008B6DEF" w:rsidP="00FD130B">
      <w:pPr>
        <w:pStyle w:val="Heading2"/>
        <w:spacing w:before="0"/>
        <w:ind w:firstLine="0"/>
        <w:rPr>
          <w:rFonts w:ascii="Times New Roman" w:hAnsi="Times New Roman"/>
          <w:color w:val="404040" w:themeColor="text1" w:themeTint="BF"/>
          <w:sz w:val="28"/>
          <w:szCs w:val="28"/>
        </w:rPr>
      </w:pPr>
      <w:bookmarkStart w:id="59" w:name="_Toc294969674"/>
      <w:r w:rsidRPr="00FD130B">
        <w:rPr>
          <w:rFonts w:ascii="Times New Roman" w:hAnsi="Times New Roman"/>
          <w:bCs w:val="0"/>
          <w:color w:val="404040" w:themeColor="text1" w:themeTint="BF"/>
          <w:sz w:val="28"/>
          <w:szCs w:val="28"/>
        </w:rPr>
        <w:t>Regular</w:t>
      </w:r>
      <w:r w:rsidRPr="00FD130B">
        <w:rPr>
          <w:rFonts w:ascii="Times New Roman" w:hAnsi="Times New Roman"/>
          <w:bCs w:val="0"/>
          <w:color w:val="404040" w:themeColor="text1" w:themeTint="BF"/>
          <w:spacing w:val="-20"/>
          <w:sz w:val="28"/>
          <w:szCs w:val="28"/>
        </w:rPr>
        <w:t xml:space="preserve"> </w:t>
      </w:r>
      <w:r w:rsidRPr="00FD130B">
        <w:rPr>
          <w:rFonts w:ascii="Times New Roman" w:hAnsi="Times New Roman"/>
          <w:bCs w:val="0"/>
          <w:color w:val="404040" w:themeColor="text1" w:themeTint="BF"/>
          <w:sz w:val="28"/>
          <w:szCs w:val="28"/>
        </w:rPr>
        <w:t>Admission</w:t>
      </w:r>
      <w:bookmarkEnd w:id="59"/>
    </w:p>
    <w:p w:rsidR="006C28C5" w:rsidRDefault="008B6DEF" w:rsidP="008B6DEF">
      <w:pPr>
        <w:widowControl w:val="0"/>
        <w:autoSpaceDE w:val="0"/>
        <w:autoSpaceDN w:val="0"/>
        <w:adjustRightInd w:val="0"/>
        <w:spacing w:before="33" w:after="0" w:line="252" w:lineRule="auto"/>
        <w:ind w:right="540" w:firstLine="360"/>
        <w:jc w:val="both"/>
        <w:rPr>
          <w:rFonts w:ascii="Times New Roman" w:hAnsi="Times New Roman"/>
          <w:sz w:val="18"/>
          <w:szCs w:val="18"/>
        </w:rPr>
        <w:sectPr w:rsidR="006C28C5" w:rsidSect="008B6DEF">
          <w:footerReference w:type="even" r:id="rId37"/>
          <w:footerReference w:type="default" r:id="rId38"/>
          <w:pgSz w:w="12240" w:h="15840"/>
          <w:pgMar w:top="220" w:right="1800" w:bottom="280" w:left="1260" w:header="0" w:footer="1044" w:gutter="0"/>
          <w:cols w:space="720" w:equalWidth="0">
            <w:col w:w="9180"/>
          </w:cols>
          <w:noEndnote/>
        </w:sectPr>
      </w:pPr>
      <w:r>
        <w:rPr>
          <w:rFonts w:ascii="Times New Roman" w:hAnsi="Times New Roman"/>
          <w:sz w:val="20"/>
          <w:szCs w:val="20"/>
        </w:rPr>
        <w:t>Regular admission to the MBA</w:t>
      </w:r>
      <w:r>
        <w:rPr>
          <w:rFonts w:ascii="Times New Roman" w:hAnsi="Times New Roman"/>
          <w:spacing w:val="-11"/>
          <w:sz w:val="20"/>
          <w:szCs w:val="20"/>
        </w:rPr>
        <w:t xml:space="preserve"> </w:t>
      </w:r>
      <w:r>
        <w:rPr>
          <w:rFonts w:ascii="Times New Roman" w:hAnsi="Times New Roman"/>
          <w:sz w:val="20"/>
          <w:szCs w:val="20"/>
        </w:rPr>
        <w:t>degree program is granted to those applicants who meet the above general requirements and have earned a minimum unde</w:t>
      </w:r>
      <w:r>
        <w:rPr>
          <w:rFonts w:ascii="Times New Roman" w:hAnsi="Times New Roman"/>
          <w:spacing w:val="-4"/>
          <w:sz w:val="20"/>
          <w:szCs w:val="20"/>
        </w:rPr>
        <w:t>r</w:t>
      </w:r>
      <w:r>
        <w:rPr>
          <w:rFonts w:ascii="Times New Roman" w:hAnsi="Times New Roman"/>
          <w:sz w:val="20"/>
          <w:szCs w:val="20"/>
        </w:rPr>
        <w:t>graduate grade-point average (G</w:t>
      </w:r>
      <w:r>
        <w:rPr>
          <w:rFonts w:ascii="Times New Roman" w:hAnsi="Times New Roman"/>
          <w:spacing w:val="-18"/>
          <w:sz w:val="20"/>
          <w:szCs w:val="20"/>
        </w:rPr>
        <w:t>P</w:t>
      </w:r>
      <w:r>
        <w:rPr>
          <w:rFonts w:ascii="Times New Roman" w:hAnsi="Times New Roman"/>
          <w:sz w:val="20"/>
          <w:szCs w:val="20"/>
        </w:rPr>
        <w:t xml:space="preserve">A) of 2.5 on a 4.0 scale and who score a minimum of 450 on the Graduate </w:t>
      </w:r>
      <w:r>
        <w:rPr>
          <w:rFonts w:ascii="Times New Roman" w:hAnsi="Times New Roman"/>
          <w:sz w:val="18"/>
          <w:szCs w:val="18"/>
        </w:rPr>
        <w:t>Management</w:t>
      </w:r>
      <w:r>
        <w:rPr>
          <w:rFonts w:ascii="Times New Roman" w:hAnsi="Times New Roman"/>
          <w:spacing w:val="-10"/>
          <w:sz w:val="18"/>
          <w:szCs w:val="18"/>
        </w:rPr>
        <w:t xml:space="preserve"> </w:t>
      </w:r>
      <w:r>
        <w:rPr>
          <w:rFonts w:ascii="Times New Roman" w:hAnsi="Times New Roman"/>
          <w:sz w:val="18"/>
          <w:szCs w:val="18"/>
        </w:rPr>
        <w:t>Admission</w:t>
      </w:r>
      <w:r>
        <w:rPr>
          <w:rFonts w:ascii="Times New Roman" w:hAnsi="Times New Roman"/>
          <w:spacing w:val="-3"/>
          <w:sz w:val="18"/>
          <w:szCs w:val="18"/>
        </w:rPr>
        <w:t xml:space="preserve"> </w:t>
      </w:r>
      <w:r>
        <w:rPr>
          <w:rFonts w:ascii="Times New Roman" w:hAnsi="Times New Roman"/>
          <w:spacing w:val="-13"/>
          <w:sz w:val="18"/>
          <w:szCs w:val="18"/>
        </w:rPr>
        <w:t>T</w:t>
      </w:r>
      <w:r>
        <w:rPr>
          <w:rFonts w:ascii="Times New Roman" w:hAnsi="Times New Roman"/>
          <w:sz w:val="18"/>
          <w:szCs w:val="18"/>
        </w:rPr>
        <w:t>est (GM</w:t>
      </w:r>
      <w:r>
        <w:rPr>
          <w:rFonts w:ascii="Times New Roman" w:hAnsi="Times New Roman"/>
          <w:spacing w:val="-20"/>
          <w:sz w:val="18"/>
          <w:szCs w:val="18"/>
        </w:rPr>
        <w:t>A</w:t>
      </w:r>
      <w:r>
        <w:rPr>
          <w:rFonts w:ascii="Times New Roman" w:hAnsi="Times New Roman"/>
          <w:sz w:val="18"/>
          <w:szCs w:val="18"/>
        </w:rPr>
        <w:t>T).</w:t>
      </w:r>
    </w:p>
    <w:tbl>
      <w:tblPr>
        <w:tblW w:w="10165" w:type="dxa"/>
        <w:tblInd w:w="-540" w:type="dxa"/>
        <w:tblLayout w:type="fixed"/>
        <w:tblCellMar>
          <w:left w:w="0" w:type="dxa"/>
          <w:right w:w="0" w:type="dxa"/>
        </w:tblCellMar>
        <w:tblLook w:val="0000"/>
      </w:tblPr>
      <w:tblGrid>
        <w:gridCol w:w="1260"/>
        <w:gridCol w:w="4560"/>
        <w:gridCol w:w="4345"/>
      </w:tblGrid>
      <w:tr w:rsidR="008B6DEF" w:rsidRPr="00FA7AC7" w:rsidTr="00826618">
        <w:trPr>
          <w:trHeight w:hRule="exact" w:val="235"/>
        </w:trPr>
        <w:tc>
          <w:tcPr>
            <w:tcW w:w="1260" w:type="dxa"/>
            <w:tcBorders>
              <w:top w:val="nil"/>
              <w:left w:val="nil"/>
              <w:bottom w:val="single" w:sz="4" w:space="0" w:color="191919"/>
              <w:right w:val="single" w:sz="4" w:space="0" w:color="191919"/>
            </w:tcBorders>
          </w:tcPr>
          <w:p w:rsidR="008B6DEF" w:rsidRDefault="008B6DEF" w:rsidP="00AC2581">
            <w:pPr>
              <w:widowControl w:val="0"/>
              <w:autoSpaceDE w:val="0"/>
              <w:autoSpaceDN w:val="0"/>
              <w:adjustRightInd w:val="0"/>
              <w:spacing w:after="0"/>
              <w:rPr>
                <w:rFonts w:ascii="Times New Roman" w:hAnsi="Times New Roman"/>
                <w:sz w:val="24"/>
                <w:szCs w:val="24"/>
              </w:rPr>
            </w:pPr>
          </w:p>
          <w:p w:rsidR="006C28C5" w:rsidRDefault="006C28C5" w:rsidP="00AC2581">
            <w:pPr>
              <w:widowControl w:val="0"/>
              <w:autoSpaceDE w:val="0"/>
              <w:autoSpaceDN w:val="0"/>
              <w:adjustRightInd w:val="0"/>
              <w:spacing w:after="0"/>
              <w:rPr>
                <w:rFonts w:ascii="Times New Roman" w:hAnsi="Times New Roman"/>
                <w:sz w:val="24"/>
                <w:szCs w:val="24"/>
              </w:rPr>
            </w:pPr>
          </w:p>
          <w:p w:rsidR="006C28C5" w:rsidRPr="00FA7AC7" w:rsidRDefault="006C28C5" w:rsidP="00AC2581">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before="9" w:after="0" w:line="140" w:lineRule="exact"/>
              <w:rPr>
                <w:rFonts w:ascii="Times New Roman" w:hAnsi="Times New Roman"/>
                <w:sz w:val="14"/>
                <w:szCs w:val="14"/>
              </w:rPr>
            </w:pPr>
          </w:p>
          <w:p w:rsidR="008B6DEF" w:rsidRPr="00FA7AC7" w:rsidRDefault="008B6DEF" w:rsidP="00AC2581">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345" w:type="dxa"/>
            <w:tcBorders>
              <w:top w:val="nil"/>
              <w:left w:val="single" w:sz="4" w:space="0" w:color="191919"/>
              <w:bottom w:val="single" w:sz="4" w:space="0" w:color="191919"/>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r w:rsidR="008B6DEF" w:rsidRPr="00FA7AC7" w:rsidTr="00826618">
        <w:trPr>
          <w:trHeight w:hRule="exact" w:val="256"/>
        </w:trPr>
        <w:tc>
          <w:tcPr>
            <w:tcW w:w="1260" w:type="dxa"/>
            <w:tcBorders>
              <w:top w:val="single" w:sz="4" w:space="0" w:color="191919"/>
              <w:left w:val="nil"/>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345" w:type="dxa"/>
            <w:tcBorders>
              <w:top w:val="single" w:sz="4" w:space="0" w:color="191919"/>
              <w:left w:val="single" w:sz="4" w:space="0" w:color="191919"/>
              <w:bottom w:val="single" w:sz="4" w:space="0" w:color="191919"/>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r w:rsidR="008B6DEF" w:rsidRPr="00FA7AC7" w:rsidTr="00826618">
        <w:trPr>
          <w:trHeight w:hRule="exact" w:val="219"/>
        </w:trPr>
        <w:tc>
          <w:tcPr>
            <w:tcW w:w="1260" w:type="dxa"/>
            <w:tcBorders>
              <w:top w:val="single" w:sz="4" w:space="0" w:color="191919"/>
              <w:left w:val="nil"/>
              <w:bottom w:val="nil"/>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c>
          <w:tcPr>
            <w:tcW w:w="4345" w:type="dxa"/>
            <w:tcBorders>
              <w:top w:val="single" w:sz="4" w:space="0" w:color="191919"/>
              <w:left w:val="single" w:sz="4" w:space="0" w:color="191919"/>
              <w:bottom w:val="nil"/>
              <w:right w:val="nil"/>
            </w:tcBorders>
          </w:tcPr>
          <w:p w:rsidR="008B6DEF" w:rsidRPr="00FA7AC7" w:rsidRDefault="008B6DEF" w:rsidP="00AC2581">
            <w:pPr>
              <w:widowControl w:val="0"/>
              <w:autoSpaceDE w:val="0"/>
              <w:autoSpaceDN w:val="0"/>
              <w:adjustRightInd w:val="0"/>
              <w:spacing w:after="0"/>
              <w:rPr>
                <w:rFonts w:ascii="Times New Roman" w:hAnsi="Times New Roman"/>
                <w:sz w:val="24"/>
                <w:szCs w:val="24"/>
              </w:rPr>
            </w:pPr>
          </w:p>
        </w:tc>
      </w:tr>
    </w:tbl>
    <w:p w:rsidR="008B6DEF" w:rsidRDefault="008B6DEF" w:rsidP="00C57415">
      <w:pPr>
        <w:widowControl w:val="0"/>
        <w:autoSpaceDE w:val="0"/>
        <w:autoSpaceDN w:val="0"/>
        <w:adjustRightInd w:val="0"/>
        <w:spacing w:after="0"/>
        <w:ind w:left="1925"/>
        <w:rPr>
          <w:rFonts w:ascii="Times New Roman" w:hAnsi="Times New Roman"/>
          <w:b/>
          <w:bCs/>
          <w:sz w:val="28"/>
          <w:szCs w:val="28"/>
        </w:rPr>
      </w:pPr>
    </w:p>
    <w:p w:rsidR="008B6DEF" w:rsidRDefault="008B6DEF" w:rsidP="00C57415">
      <w:pPr>
        <w:widowControl w:val="0"/>
        <w:autoSpaceDE w:val="0"/>
        <w:autoSpaceDN w:val="0"/>
        <w:adjustRightInd w:val="0"/>
        <w:spacing w:after="0"/>
        <w:ind w:left="1925"/>
        <w:rPr>
          <w:rFonts w:ascii="Times New Roman" w:hAnsi="Times New Roman"/>
          <w:b/>
          <w:bCs/>
          <w:sz w:val="28"/>
          <w:szCs w:val="28"/>
        </w:rPr>
      </w:pPr>
    </w:p>
    <w:p w:rsidR="008B6DEF" w:rsidRPr="00367DC2" w:rsidRDefault="008B6DEF" w:rsidP="00367DC2">
      <w:pPr>
        <w:pStyle w:val="Heading2"/>
        <w:spacing w:before="0"/>
        <w:ind w:firstLine="806"/>
        <w:rPr>
          <w:rFonts w:ascii="Times New Roman" w:hAnsi="Times New Roman"/>
          <w:color w:val="404040" w:themeColor="text1" w:themeTint="BF"/>
          <w:sz w:val="28"/>
          <w:szCs w:val="28"/>
        </w:rPr>
      </w:pPr>
      <w:bookmarkStart w:id="60" w:name="_Toc294969675"/>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ovisional</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60"/>
    </w:p>
    <w:p w:rsidR="008B6DEF" w:rsidRDefault="00284C41" w:rsidP="008B6DEF">
      <w:pPr>
        <w:widowControl w:val="0"/>
        <w:autoSpaceDE w:val="0"/>
        <w:autoSpaceDN w:val="0"/>
        <w:adjustRightInd w:val="0"/>
        <w:spacing w:before="37" w:after="0" w:line="250" w:lineRule="auto"/>
        <w:ind w:left="810" w:firstLine="360"/>
        <w:jc w:val="both"/>
        <w:rPr>
          <w:rFonts w:ascii="Times New Roman" w:hAnsi="Times New Roman"/>
          <w:sz w:val="20"/>
          <w:szCs w:val="20"/>
        </w:rPr>
      </w:pPr>
      <w:r w:rsidRPr="00284C41">
        <w:rPr>
          <w:rFonts w:ascii="Times New Roman" w:hAnsi="Times New Roman"/>
          <w:noProof/>
        </w:rPr>
        <w:pict>
          <v:shape id="_x0000_s7265" type="#_x0000_t202" style="position:absolute;left:0;text-align:left;margin-left:21pt;margin-top:3.05pt;width:1in;height:532.75pt;z-index:-251411968;mso-position-horizontal-relative:page" o:allowincell="f" filled="f" stroked="f">
            <v:textbox style="layout-flow:vertical;mso-layout-flow-alt:bottom-to-top;mso-next-textbox:#_x0000_s7265" inset="0,0,0,0">
              <w:txbxContent>
                <w:p w:rsidR="00E410E0" w:rsidRDefault="00E410E0" w:rsidP="008B6DEF">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B6DEF">
        <w:rPr>
          <w:rFonts w:ascii="Times New Roman" w:hAnsi="Times New Roman"/>
          <w:sz w:val="20"/>
          <w:szCs w:val="20"/>
        </w:rPr>
        <w:t>“Provisional</w:t>
      </w:r>
      <w:r w:rsidR="008B6DEF">
        <w:rPr>
          <w:rFonts w:ascii="Times New Roman" w:hAnsi="Times New Roman"/>
          <w:spacing w:val="-11"/>
          <w:sz w:val="20"/>
          <w:szCs w:val="20"/>
        </w:rPr>
        <w:t xml:space="preserve"> </w:t>
      </w:r>
      <w:r w:rsidR="008B6DEF">
        <w:rPr>
          <w:rFonts w:ascii="Times New Roman" w:hAnsi="Times New Roman"/>
          <w:sz w:val="20"/>
          <w:szCs w:val="20"/>
        </w:rPr>
        <w:t>Admission” is granted to those applicants who fail to meet the minimum GM</w:t>
      </w:r>
      <w:r w:rsidR="008B6DEF">
        <w:rPr>
          <w:rFonts w:ascii="Times New Roman" w:hAnsi="Times New Roman"/>
          <w:spacing w:val="-22"/>
          <w:sz w:val="20"/>
          <w:szCs w:val="20"/>
        </w:rPr>
        <w:t>A</w:t>
      </w:r>
      <w:r w:rsidR="008B6DEF">
        <w:rPr>
          <w:rFonts w:ascii="Times New Roman" w:hAnsi="Times New Roman"/>
          <w:sz w:val="20"/>
          <w:szCs w:val="20"/>
        </w:rPr>
        <w:t>T requirements for regular admission.</w:t>
      </w:r>
      <w:r w:rsidR="008B6DEF">
        <w:rPr>
          <w:rFonts w:ascii="Times New Roman" w:hAnsi="Times New Roman"/>
          <w:spacing w:val="46"/>
          <w:sz w:val="20"/>
          <w:szCs w:val="20"/>
        </w:rPr>
        <w:t xml:space="preserve"> </w:t>
      </w:r>
      <w:r w:rsidR="008B6DEF">
        <w:rPr>
          <w:rFonts w:ascii="Times New Roman" w:hAnsi="Times New Roman"/>
          <w:spacing w:val="-14"/>
          <w:sz w:val="20"/>
          <w:szCs w:val="20"/>
        </w:rPr>
        <w:t>T</w:t>
      </w:r>
      <w:r w:rsidR="008B6DEF">
        <w:rPr>
          <w:rFonts w:ascii="Times New Roman" w:hAnsi="Times New Roman"/>
          <w:sz w:val="20"/>
          <w:szCs w:val="20"/>
        </w:rPr>
        <w:t>o be accepted provisionall</w:t>
      </w:r>
      <w:r w:rsidR="008B6DEF">
        <w:rPr>
          <w:rFonts w:ascii="Times New Roman" w:hAnsi="Times New Roman"/>
          <w:spacing w:val="-13"/>
          <w:sz w:val="20"/>
          <w:szCs w:val="20"/>
        </w:rPr>
        <w:t>y</w:t>
      </w:r>
      <w:r w:rsidR="008B6DEF">
        <w:rPr>
          <w:rFonts w:ascii="Times New Roman" w:hAnsi="Times New Roman"/>
          <w:sz w:val="20"/>
          <w:szCs w:val="20"/>
        </w:rPr>
        <w:t>, the applicant must achieve a minimum score of 900 based on the following formula: (G</w:t>
      </w:r>
      <w:r w:rsidR="008B6DEF">
        <w:rPr>
          <w:rFonts w:ascii="Times New Roman" w:hAnsi="Times New Roman"/>
          <w:spacing w:val="-18"/>
          <w:sz w:val="20"/>
          <w:szCs w:val="20"/>
        </w:rPr>
        <w:t>P</w:t>
      </w:r>
      <w:r w:rsidR="008B6DEF">
        <w:rPr>
          <w:rFonts w:ascii="Times New Roman" w:hAnsi="Times New Roman"/>
          <w:sz w:val="20"/>
          <w:szCs w:val="20"/>
        </w:rPr>
        <w:t>A</w:t>
      </w:r>
      <w:r w:rsidR="008B6DEF">
        <w:rPr>
          <w:rFonts w:ascii="Times New Roman" w:hAnsi="Times New Roman"/>
          <w:spacing w:val="-11"/>
          <w:sz w:val="20"/>
          <w:szCs w:val="20"/>
        </w:rPr>
        <w:t xml:space="preserve"> </w:t>
      </w:r>
      <w:r w:rsidR="008B6DEF">
        <w:rPr>
          <w:rFonts w:ascii="Times New Roman" w:hAnsi="Times New Roman"/>
          <w:sz w:val="20"/>
          <w:szCs w:val="20"/>
        </w:rPr>
        <w:t>X 200) + GM</w:t>
      </w:r>
      <w:r w:rsidR="008B6DEF">
        <w:rPr>
          <w:rFonts w:ascii="Times New Roman" w:hAnsi="Times New Roman"/>
          <w:spacing w:val="-22"/>
          <w:sz w:val="20"/>
          <w:szCs w:val="20"/>
        </w:rPr>
        <w:t>A</w:t>
      </w:r>
      <w:r w:rsidR="008B6DEF">
        <w:rPr>
          <w:rFonts w:ascii="Times New Roman" w:hAnsi="Times New Roman"/>
          <w:sz w:val="20"/>
          <w:szCs w:val="20"/>
        </w:rPr>
        <w:t>T</w:t>
      </w:r>
      <w:r w:rsidR="008B6DEF">
        <w:rPr>
          <w:rFonts w:ascii="Times New Roman" w:hAnsi="Times New Roman"/>
          <w:spacing w:val="-4"/>
          <w:sz w:val="20"/>
          <w:szCs w:val="20"/>
        </w:rPr>
        <w:t xml:space="preserve"> </w:t>
      </w:r>
      <w:r w:rsidR="008B6DEF">
        <w:rPr>
          <w:rFonts w:ascii="Times New Roman" w:hAnsi="Times New Roman"/>
          <w:sz w:val="20"/>
          <w:szCs w:val="20"/>
        </w:rPr>
        <w:t>Score &gt; 900, pro- viding that the GM</w:t>
      </w:r>
      <w:r w:rsidR="008B6DEF">
        <w:rPr>
          <w:rFonts w:ascii="Times New Roman" w:hAnsi="Times New Roman"/>
          <w:spacing w:val="-22"/>
          <w:sz w:val="20"/>
          <w:szCs w:val="20"/>
        </w:rPr>
        <w:t>A</w:t>
      </w:r>
      <w:r w:rsidR="008B6DEF">
        <w:rPr>
          <w:rFonts w:ascii="Times New Roman" w:hAnsi="Times New Roman"/>
          <w:sz w:val="20"/>
          <w:szCs w:val="20"/>
        </w:rPr>
        <w:t>T</w:t>
      </w:r>
      <w:r w:rsidR="008B6DEF">
        <w:rPr>
          <w:rFonts w:ascii="Times New Roman" w:hAnsi="Times New Roman"/>
          <w:spacing w:val="-4"/>
          <w:sz w:val="20"/>
          <w:szCs w:val="20"/>
        </w:rPr>
        <w:t xml:space="preserve"> </w:t>
      </w:r>
      <w:r w:rsidR="008B6DEF">
        <w:rPr>
          <w:rFonts w:ascii="Times New Roman" w:hAnsi="Times New Roman"/>
          <w:sz w:val="20"/>
          <w:szCs w:val="20"/>
        </w:rPr>
        <w:t>score is no less than 400.  MBA</w:t>
      </w:r>
      <w:r w:rsidR="008B6DEF">
        <w:rPr>
          <w:rFonts w:ascii="Times New Roman" w:hAnsi="Times New Roman"/>
          <w:spacing w:val="-11"/>
          <w:sz w:val="20"/>
          <w:szCs w:val="20"/>
        </w:rPr>
        <w:t xml:space="preserve"> </w:t>
      </w:r>
      <w:r w:rsidR="008B6DEF">
        <w:rPr>
          <w:rFonts w:ascii="Times New Roman" w:hAnsi="Times New Roman"/>
          <w:sz w:val="20"/>
          <w:szCs w:val="20"/>
        </w:rPr>
        <w:t>students in provisional admission status are eligible to take 9 semester hours of approved MBA</w:t>
      </w:r>
      <w:r w:rsidR="008B6DEF">
        <w:rPr>
          <w:rFonts w:ascii="Times New Roman" w:hAnsi="Times New Roman"/>
          <w:spacing w:val="-11"/>
          <w:sz w:val="20"/>
          <w:szCs w:val="20"/>
        </w:rPr>
        <w:t xml:space="preserve"> </w:t>
      </w:r>
      <w:r w:rsidR="008B6DEF">
        <w:rPr>
          <w:rFonts w:ascii="Times New Roman" w:hAnsi="Times New Roman"/>
          <w:sz w:val="20"/>
          <w:szCs w:val="20"/>
        </w:rPr>
        <w:t>graduate level courses and must earn a minimum grade of “B” in each of their approved three initial, consecutive MBA</w:t>
      </w:r>
      <w:r w:rsidR="008B6DEF">
        <w:rPr>
          <w:rFonts w:ascii="Times New Roman" w:hAnsi="Times New Roman"/>
          <w:spacing w:val="-11"/>
          <w:sz w:val="20"/>
          <w:szCs w:val="20"/>
        </w:rPr>
        <w:t xml:space="preserve"> </w:t>
      </w:r>
      <w:r w:rsidR="008B6DEF">
        <w:rPr>
          <w:rFonts w:ascii="Times New Roman" w:hAnsi="Times New Roman"/>
          <w:sz w:val="20"/>
          <w:szCs w:val="20"/>
        </w:rPr>
        <w:t>courses, in order to be eligible for consideration for “regular admission.”</w:t>
      </w:r>
      <w:r w:rsidR="008B6DEF">
        <w:rPr>
          <w:rFonts w:ascii="Times New Roman" w:hAnsi="Times New Roman"/>
          <w:spacing w:val="39"/>
          <w:sz w:val="20"/>
          <w:szCs w:val="20"/>
        </w:rPr>
        <w:t xml:space="preserve"> </w:t>
      </w:r>
      <w:r w:rsidR="008B6DEF">
        <w:rPr>
          <w:rFonts w:ascii="Times New Roman" w:hAnsi="Times New Roman"/>
          <w:sz w:val="20"/>
          <w:szCs w:val="20"/>
        </w:rPr>
        <w:t>A</w:t>
      </w:r>
      <w:r w:rsidR="008B6DEF">
        <w:rPr>
          <w:rFonts w:ascii="Times New Roman" w:hAnsi="Times New Roman"/>
          <w:spacing w:val="-11"/>
          <w:sz w:val="20"/>
          <w:szCs w:val="20"/>
        </w:rPr>
        <w:t xml:space="preserve"> </w:t>
      </w:r>
      <w:r w:rsidR="008B6DEF">
        <w:rPr>
          <w:rFonts w:ascii="Times New Roman" w:hAnsi="Times New Roman"/>
          <w:sz w:val="20"/>
          <w:szCs w:val="20"/>
        </w:rPr>
        <w:t>grade of less than “B” in any one of these courses will result in termination from the program.  (MBA</w:t>
      </w:r>
      <w:r w:rsidR="008B6DEF">
        <w:rPr>
          <w:rFonts w:ascii="Times New Roman" w:hAnsi="Times New Roman"/>
          <w:spacing w:val="-11"/>
          <w:sz w:val="20"/>
          <w:szCs w:val="20"/>
        </w:rPr>
        <w:t xml:space="preserve"> </w:t>
      </w:r>
      <w:r w:rsidR="008B6DEF">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F42301" w:rsidRDefault="00F42301" w:rsidP="008B6DEF">
      <w:pPr>
        <w:widowControl w:val="0"/>
        <w:autoSpaceDE w:val="0"/>
        <w:autoSpaceDN w:val="0"/>
        <w:adjustRightInd w:val="0"/>
        <w:spacing w:before="17" w:after="0" w:line="200" w:lineRule="exact"/>
        <w:ind w:left="540" w:firstLine="360"/>
        <w:jc w:val="both"/>
        <w:rPr>
          <w:rFonts w:ascii="Times New Roman" w:hAnsi="Times New Roman"/>
          <w:sz w:val="20"/>
          <w:szCs w:val="20"/>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872D63" w:rsidRPr="00367DC2" w:rsidRDefault="00284C41" w:rsidP="00872D63">
      <w:pPr>
        <w:pStyle w:val="Heading2"/>
        <w:spacing w:before="0"/>
        <w:ind w:left="810" w:firstLine="0"/>
        <w:rPr>
          <w:rFonts w:ascii="Times New Roman" w:hAnsi="Times New Roman"/>
          <w:color w:val="404040" w:themeColor="text1" w:themeTint="BF"/>
          <w:sz w:val="28"/>
          <w:szCs w:val="28"/>
        </w:rPr>
      </w:pPr>
      <w:r w:rsidRPr="00284C41">
        <w:rPr>
          <w:rFonts w:ascii="Calibri" w:hAnsi="Calibri"/>
          <w:noProof/>
          <w:color w:val="404040" w:themeColor="text1" w:themeTint="BF"/>
          <w:lang w:eastAsia="en-US"/>
        </w:rPr>
        <w:pict>
          <v:group id="_x0000_s7861" style="position:absolute;left:0;text-align:left;margin-left:315.05pt;margin-top:-89.25pt;width:31.2pt;height:31.05pt;z-index:-251237888;mso-position-horizontal-relative:page" coordorigin="6301,-1785" coordsize="624,621" o:allowincell="f">
            <v:rect id="_x0000_s7862" style="position:absolute;left:6306;top:-1780;width:613;height:610" o:allowincell="f" stroked="f">
              <v:path arrowok="t"/>
            </v:rect>
            <v:rect id="_x0000_s7863" style="position:absolute;left:6306;top:-1780;width:620;height:620;mso-position-horizontal-relative:page" o:allowincell="f" filled="f" stroked="f">
              <v:textbox style="mso-next-textbox:#_x0000_s7863" inset="0,0,0,0">
                <w:txbxContent>
                  <w:p w:rsidR="00E410E0" w:rsidRDefault="00E410E0" w:rsidP="00872D6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0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72D63">
                    <w:pPr>
                      <w:widowControl w:val="0"/>
                      <w:autoSpaceDE w:val="0"/>
                      <w:autoSpaceDN w:val="0"/>
                      <w:adjustRightInd w:val="0"/>
                      <w:spacing w:after="0"/>
                      <w:rPr>
                        <w:rFonts w:ascii="Times New Roman" w:hAnsi="Times New Roman"/>
                        <w:sz w:val="24"/>
                        <w:szCs w:val="24"/>
                      </w:rPr>
                    </w:pPr>
                  </w:p>
                </w:txbxContent>
              </v:textbox>
            </v:rect>
            <w10:wrap anchorx="page"/>
          </v:group>
        </w:pict>
      </w:r>
      <w:bookmarkStart w:id="61" w:name="_Toc294969676"/>
      <w:r w:rsidR="00872D63" w:rsidRPr="00367DC2">
        <w:rPr>
          <w:rFonts w:ascii="Times New Roman" w:hAnsi="Times New Roman"/>
          <w:bCs w:val="0"/>
          <w:color w:val="404040" w:themeColor="text1" w:themeTint="BF"/>
          <w:sz w:val="28"/>
          <w:szCs w:val="28"/>
        </w:rPr>
        <w:t>Non-Deg</w:t>
      </w:r>
      <w:r w:rsidR="00872D63" w:rsidRPr="00367DC2">
        <w:rPr>
          <w:rFonts w:ascii="Times New Roman" w:hAnsi="Times New Roman"/>
          <w:bCs w:val="0"/>
          <w:color w:val="404040" w:themeColor="text1" w:themeTint="BF"/>
          <w:spacing w:val="-5"/>
          <w:sz w:val="28"/>
          <w:szCs w:val="28"/>
        </w:rPr>
        <w:t>r</w:t>
      </w:r>
      <w:r w:rsidR="00872D63" w:rsidRPr="00367DC2">
        <w:rPr>
          <w:rFonts w:ascii="Times New Roman" w:hAnsi="Times New Roman"/>
          <w:bCs w:val="0"/>
          <w:color w:val="404040" w:themeColor="text1" w:themeTint="BF"/>
          <w:sz w:val="28"/>
          <w:szCs w:val="28"/>
        </w:rPr>
        <w:t>ee</w:t>
      </w:r>
      <w:r w:rsidR="00872D63" w:rsidRPr="00367DC2">
        <w:rPr>
          <w:rFonts w:ascii="Times New Roman" w:hAnsi="Times New Roman"/>
          <w:bCs w:val="0"/>
          <w:color w:val="404040" w:themeColor="text1" w:themeTint="BF"/>
          <w:spacing w:val="-15"/>
          <w:sz w:val="28"/>
          <w:szCs w:val="28"/>
        </w:rPr>
        <w:t xml:space="preserve"> </w:t>
      </w:r>
      <w:r w:rsidR="00872D63" w:rsidRPr="00367DC2">
        <w:rPr>
          <w:rFonts w:ascii="Times New Roman" w:hAnsi="Times New Roman"/>
          <w:bCs w:val="0"/>
          <w:color w:val="404040" w:themeColor="text1" w:themeTint="BF"/>
          <w:sz w:val="28"/>
          <w:szCs w:val="28"/>
        </w:rPr>
        <w:t>Admission</w:t>
      </w:r>
      <w:bookmarkEnd w:id="61"/>
    </w:p>
    <w:p w:rsidR="00872D63" w:rsidRDefault="00872D63" w:rsidP="00872D63">
      <w:pPr>
        <w:widowControl w:val="0"/>
        <w:autoSpaceDE w:val="0"/>
        <w:autoSpaceDN w:val="0"/>
        <w:adjustRightInd w:val="0"/>
        <w:spacing w:before="37" w:after="0" w:line="250" w:lineRule="auto"/>
        <w:ind w:left="810" w:firstLine="360"/>
        <w:jc w:val="both"/>
        <w:rPr>
          <w:rFonts w:ascii="Times New Roman" w:hAnsi="Times New Roman"/>
          <w:sz w:val="20"/>
          <w:szCs w:val="20"/>
        </w:rPr>
      </w:pPr>
      <w:r>
        <w:rPr>
          <w:rFonts w:ascii="Times New Roman" w:hAnsi="Times New Roman"/>
          <w:sz w:val="20"/>
          <w:szCs w:val="20"/>
        </w:rPr>
        <w:t>Applicants who seek only to take graduate MBA courses may be admitted in non-degree status for a maximum of nine semester hours of coursework.</w:t>
      </w:r>
      <w:r>
        <w:rPr>
          <w:rFonts w:ascii="Times New Roman" w:hAnsi="Times New Roman"/>
          <w:spacing w:val="46"/>
          <w:sz w:val="20"/>
          <w:szCs w:val="20"/>
        </w:rPr>
        <w:t xml:space="preserve"> </w:t>
      </w:r>
      <w:r>
        <w:rPr>
          <w:rFonts w:ascii="Times New Roman" w:hAnsi="Times New Roman"/>
          <w:sz w:val="20"/>
          <w:szCs w:val="20"/>
        </w:rPr>
        <w:t>These courses will not count toward an MBA</w:t>
      </w:r>
      <w:r>
        <w:rPr>
          <w:rFonts w:ascii="Times New Roman" w:hAnsi="Times New Roman"/>
          <w:spacing w:val="-11"/>
          <w:sz w:val="20"/>
          <w:szCs w:val="20"/>
        </w:rPr>
        <w:t xml:space="preserve"> </w:t>
      </w:r>
      <w:r>
        <w:rPr>
          <w:rFonts w:ascii="Times New Roman" w:hAnsi="Times New Roman"/>
          <w:sz w:val="20"/>
          <w:szCs w:val="20"/>
        </w:rPr>
        <w:t>at</w:t>
      </w:r>
      <w:r>
        <w:rPr>
          <w:rFonts w:ascii="Times New Roman" w:hAnsi="Times New Roman"/>
          <w:spacing w:val="-11"/>
          <w:sz w:val="20"/>
          <w:szCs w:val="20"/>
        </w:rPr>
        <w:t xml:space="preserve"> </w:t>
      </w:r>
      <w:r>
        <w:rPr>
          <w:rFonts w:ascii="Times New Roman" w:hAnsi="Times New Roman"/>
          <w:sz w:val="20"/>
          <w:szCs w:val="20"/>
        </w:rPr>
        <w:t>ASU.  No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required.</w:t>
      </w:r>
      <w:r>
        <w:rPr>
          <w:rFonts w:ascii="Times New Roman" w:hAnsi="Times New Roman"/>
          <w:spacing w:val="46"/>
          <w:sz w:val="20"/>
          <w:szCs w:val="20"/>
        </w:rPr>
        <w:t xml:space="preserve"> </w:t>
      </w:r>
      <w:r>
        <w:rPr>
          <w:rFonts w:ascii="Times New Roman" w:hAnsi="Times New Roman"/>
          <w:sz w:val="20"/>
          <w:szCs w:val="20"/>
        </w:rPr>
        <w:t>The applicant must have either earned a baccalaureate degree or have senior unde</w:t>
      </w:r>
      <w:r>
        <w:rPr>
          <w:rFonts w:ascii="Times New Roman" w:hAnsi="Times New Roman"/>
          <w:spacing w:val="-4"/>
          <w:sz w:val="20"/>
          <w:szCs w:val="20"/>
        </w:rPr>
        <w:t>r</w:t>
      </w:r>
      <w:r>
        <w:rPr>
          <w:rFonts w:ascii="Times New Roman" w:hAnsi="Times New Roman"/>
          <w:sz w:val="20"/>
          <w:szCs w:val="20"/>
        </w:rPr>
        <w:t>graduate standing with at least a 3.0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and approval of the Dean of the College of Business.</w:t>
      </w:r>
    </w:p>
    <w:p w:rsidR="00872D63" w:rsidRDefault="00872D63" w:rsidP="00872D63">
      <w:pPr>
        <w:widowControl w:val="0"/>
        <w:autoSpaceDE w:val="0"/>
        <w:autoSpaceDN w:val="0"/>
        <w:adjustRightInd w:val="0"/>
        <w:spacing w:after="0" w:line="250" w:lineRule="auto"/>
        <w:ind w:left="81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872D63" w:rsidRDefault="00872D63" w:rsidP="00872D63">
      <w:pPr>
        <w:widowControl w:val="0"/>
        <w:autoSpaceDE w:val="0"/>
        <w:autoSpaceDN w:val="0"/>
        <w:adjustRightInd w:val="0"/>
        <w:spacing w:after="0" w:line="250" w:lineRule="auto"/>
        <w:ind w:left="810" w:firstLine="360"/>
        <w:jc w:val="both"/>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872D63" w:rsidRDefault="00872D63" w:rsidP="00872D63">
      <w:pPr>
        <w:widowControl w:val="0"/>
        <w:autoSpaceDE w:val="0"/>
        <w:autoSpaceDN w:val="0"/>
        <w:adjustRightInd w:val="0"/>
        <w:spacing w:before="1" w:after="0" w:line="220" w:lineRule="exact"/>
        <w:ind w:left="810" w:firstLine="360"/>
        <w:jc w:val="both"/>
        <w:rPr>
          <w:rFonts w:ascii="Times New Roman" w:hAnsi="Times New Roman"/>
        </w:rPr>
      </w:pPr>
    </w:p>
    <w:p w:rsidR="00872D63" w:rsidRPr="00367DC2" w:rsidRDefault="00872D63" w:rsidP="00872D63">
      <w:pPr>
        <w:pStyle w:val="Heading2"/>
        <w:spacing w:before="0"/>
        <w:ind w:left="810" w:firstLine="0"/>
        <w:rPr>
          <w:rFonts w:ascii="Times New Roman" w:hAnsi="Times New Roman"/>
          <w:color w:val="404040" w:themeColor="text1" w:themeTint="BF"/>
          <w:sz w:val="28"/>
          <w:szCs w:val="28"/>
        </w:rPr>
      </w:pPr>
      <w:bookmarkStart w:id="62" w:name="_Toc294969677"/>
      <w:r w:rsidRPr="00367DC2">
        <w:rPr>
          <w:rFonts w:ascii="Times New Roman" w:hAnsi="Times New Roman"/>
          <w:bCs w:val="0"/>
          <w:color w:val="404040" w:themeColor="text1" w:themeTint="BF"/>
          <w:spacing w:val="-21"/>
          <w:sz w:val="28"/>
          <w:szCs w:val="28"/>
        </w:rPr>
        <w:t>T</w:t>
      </w:r>
      <w:r w:rsidRPr="00367DC2">
        <w:rPr>
          <w:rFonts w:ascii="Times New Roman" w:hAnsi="Times New Roman"/>
          <w:bCs w:val="0"/>
          <w:color w:val="404040" w:themeColor="text1" w:themeTint="BF"/>
          <w:sz w:val="28"/>
          <w:szCs w:val="28"/>
        </w:rPr>
        <w:t>ransient</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62"/>
    </w:p>
    <w:p w:rsidR="00F42301" w:rsidRDefault="00872D63" w:rsidP="00872D63">
      <w:pPr>
        <w:widowControl w:val="0"/>
        <w:autoSpaceDE w:val="0"/>
        <w:autoSpaceDN w:val="0"/>
        <w:adjustRightInd w:val="0"/>
        <w:spacing w:before="1" w:after="0" w:line="220" w:lineRule="exact"/>
        <w:ind w:left="810"/>
        <w:rPr>
          <w:rFonts w:ascii="Times New Roman" w:hAnsi="Times New Roman"/>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hourse of MBA coursework can be taken in transient status.</w:t>
      </w: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F42301" w:rsidP="00C57415">
      <w:pPr>
        <w:widowControl w:val="0"/>
        <w:autoSpaceDE w:val="0"/>
        <w:autoSpaceDN w:val="0"/>
        <w:adjustRightInd w:val="0"/>
        <w:spacing w:before="1" w:after="0" w:line="220" w:lineRule="exact"/>
        <w:rPr>
          <w:rFonts w:ascii="Times New Roman" w:hAnsi="Times New Roman"/>
        </w:rPr>
      </w:pPr>
    </w:p>
    <w:p w:rsidR="006C28C5" w:rsidRDefault="006C28C5" w:rsidP="006C28C5">
      <w:pPr>
        <w:widowControl w:val="0"/>
        <w:autoSpaceDE w:val="0"/>
        <w:autoSpaceDN w:val="0"/>
        <w:adjustRightInd w:val="0"/>
        <w:spacing w:before="1" w:after="0" w:line="220" w:lineRule="exact"/>
        <w:ind w:firstLine="0"/>
        <w:rPr>
          <w:rFonts w:ascii="Times New Roman" w:hAnsi="Times New Roman"/>
        </w:rPr>
        <w:sectPr w:rsidR="006C28C5" w:rsidSect="008B6DEF">
          <w:pgSz w:w="12240" w:h="15840"/>
          <w:pgMar w:top="220" w:right="1800" w:bottom="280" w:left="1260" w:header="0" w:footer="1044" w:gutter="0"/>
          <w:cols w:space="720" w:equalWidth="0">
            <w:col w:w="9180"/>
          </w:cols>
          <w:noEndnote/>
        </w:sectPr>
      </w:pPr>
    </w:p>
    <w:tbl>
      <w:tblPr>
        <w:tblpPr w:leftFromText="180" w:rightFromText="180" w:vertAnchor="text" w:horzAnchor="margin" w:tblpY="67"/>
        <w:tblW w:w="10337" w:type="dxa"/>
        <w:tblLayout w:type="fixed"/>
        <w:tblCellMar>
          <w:left w:w="0" w:type="dxa"/>
          <w:right w:w="0" w:type="dxa"/>
        </w:tblCellMar>
        <w:tblLook w:val="0000"/>
      </w:tblPr>
      <w:tblGrid>
        <w:gridCol w:w="4876"/>
        <w:gridCol w:w="4394"/>
        <w:gridCol w:w="1067"/>
      </w:tblGrid>
      <w:tr w:rsidR="008B6DEF" w:rsidRPr="00FA7AC7" w:rsidTr="00826618">
        <w:trPr>
          <w:trHeight w:hRule="exact" w:val="235"/>
        </w:trPr>
        <w:tc>
          <w:tcPr>
            <w:tcW w:w="4876" w:type="dxa"/>
            <w:tcBorders>
              <w:top w:val="nil"/>
              <w:left w:val="nil"/>
              <w:bottom w:val="single" w:sz="4" w:space="0" w:color="191919"/>
              <w:right w:val="single" w:sz="4" w:space="0" w:color="191919"/>
            </w:tcBorders>
          </w:tcPr>
          <w:p w:rsidR="008B6DEF" w:rsidRPr="00FA7AC7" w:rsidRDefault="008B6DEF" w:rsidP="006C28C5">
            <w:pPr>
              <w:widowControl w:val="0"/>
              <w:autoSpaceDE w:val="0"/>
              <w:autoSpaceDN w:val="0"/>
              <w:adjustRightInd w:val="0"/>
              <w:spacing w:after="0"/>
              <w:ind w:firstLine="0"/>
              <w:rPr>
                <w:rFonts w:ascii="Times New Roman" w:hAnsi="Times New Roman"/>
                <w:sz w:val="24"/>
                <w:szCs w:val="24"/>
              </w:rPr>
            </w:pPr>
          </w:p>
        </w:tc>
        <w:tc>
          <w:tcPr>
            <w:tcW w:w="4394" w:type="dxa"/>
            <w:vMerge w:val="restart"/>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before="8" w:after="0" w:line="160" w:lineRule="exact"/>
              <w:rPr>
                <w:rFonts w:ascii="Times New Roman" w:hAnsi="Times New Roman"/>
                <w:sz w:val="16"/>
                <w:szCs w:val="16"/>
              </w:rPr>
            </w:pPr>
          </w:p>
          <w:p w:rsidR="008B6DEF" w:rsidRPr="00FA7AC7" w:rsidRDefault="008B6DEF" w:rsidP="00826618">
            <w:pPr>
              <w:widowControl w:val="0"/>
              <w:autoSpaceDE w:val="0"/>
              <w:autoSpaceDN w:val="0"/>
              <w:adjustRightInd w:val="0"/>
              <w:spacing w:after="0"/>
              <w:ind w:left="74" w:firstLine="7"/>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r w:rsidR="008B6DEF"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4394"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r w:rsidR="008B6DEF" w:rsidRPr="00FA7AC7" w:rsidTr="00826618">
        <w:trPr>
          <w:trHeight w:hRule="exact" w:val="219"/>
        </w:trPr>
        <w:tc>
          <w:tcPr>
            <w:tcW w:w="4876" w:type="dxa"/>
            <w:tcBorders>
              <w:top w:val="single" w:sz="4" w:space="0" w:color="191919"/>
              <w:left w:val="nil"/>
              <w:bottom w:val="nil"/>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4394" w:type="dxa"/>
            <w:vMerge/>
            <w:tcBorders>
              <w:top w:val="single" w:sz="4" w:space="0" w:color="191919"/>
              <w:left w:val="single" w:sz="4" w:space="0" w:color="191919"/>
              <w:bottom w:val="single" w:sz="4" w:space="0" w:color="191919"/>
              <w:right w:val="single" w:sz="4" w:space="0" w:color="191919"/>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8B6DEF" w:rsidRPr="00FA7AC7" w:rsidRDefault="008B6DEF" w:rsidP="008B6DEF">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1" w:after="0" w:line="220" w:lineRule="exact"/>
        <w:rPr>
          <w:rFonts w:ascii="Times New Roman" w:hAnsi="Times New Roman"/>
        </w:rPr>
      </w:pPr>
    </w:p>
    <w:p w:rsidR="00F42301" w:rsidRDefault="00284C41" w:rsidP="00C57415">
      <w:pPr>
        <w:widowControl w:val="0"/>
        <w:autoSpaceDE w:val="0"/>
        <w:autoSpaceDN w:val="0"/>
        <w:adjustRightInd w:val="0"/>
        <w:spacing w:before="1" w:after="0" w:line="220" w:lineRule="exact"/>
        <w:rPr>
          <w:rFonts w:ascii="Times New Roman" w:hAnsi="Times New Roman"/>
        </w:rPr>
      </w:pPr>
      <w:r w:rsidRPr="00284C41">
        <w:rPr>
          <w:rFonts w:ascii="Times New Roman" w:hAnsi="Times New Roman"/>
          <w:noProof/>
          <w:sz w:val="20"/>
          <w:szCs w:val="20"/>
        </w:rPr>
        <w:pict>
          <v:shape id="_x0000_s7864" type="#_x0000_t202" style="position:absolute;left:0;text-align:left;margin-left:525pt;margin-top:1in;width:1in;height:495.8pt;z-index:-251236864;mso-position-horizontal-relative:page;mso-position-vertical-relative:page" o:allowincell="f" filled="f" stroked="f">
            <v:textbox style="layout-flow:vertical;mso-next-textbox:#_x0000_s7864" inset="0,0,0,0">
              <w:txbxContent>
                <w:p w:rsidR="00E410E0" w:rsidRDefault="00E410E0" w:rsidP="00872D6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872D63">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p>
    <w:p w:rsidR="00F42301" w:rsidRDefault="00F42301" w:rsidP="00C57415">
      <w:pPr>
        <w:widowControl w:val="0"/>
        <w:autoSpaceDE w:val="0"/>
        <w:autoSpaceDN w:val="0"/>
        <w:adjustRightInd w:val="0"/>
        <w:spacing w:before="1" w:after="0" w:line="220" w:lineRule="exact"/>
        <w:rPr>
          <w:rFonts w:ascii="Times New Roman" w:hAnsi="Times New Roman"/>
        </w:rPr>
      </w:pPr>
    </w:p>
    <w:p w:rsidR="008B6DEF" w:rsidRDefault="008B6DEF" w:rsidP="008B6DEF">
      <w:pPr>
        <w:widowControl w:val="0"/>
        <w:autoSpaceDE w:val="0"/>
        <w:autoSpaceDN w:val="0"/>
        <w:adjustRightInd w:val="0"/>
        <w:spacing w:before="33" w:after="0" w:line="250" w:lineRule="auto"/>
        <w:ind w:firstLine="360"/>
        <w:jc w:val="both"/>
        <w:rPr>
          <w:rFonts w:ascii="Times New Roman" w:hAnsi="Times New Roman"/>
          <w:sz w:val="20"/>
          <w:szCs w:val="20"/>
        </w:rPr>
      </w:pPr>
    </w:p>
    <w:p w:rsidR="008B6DEF" w:rsidRDefault="008B6DEF" w:rsidP="008B6DEF">
      <w:pPr>
        <w:widowControl w:val="0"/>
        <w:autoSpaceDE w:val="0"/>
        <w:autoSpaceDN w:val="0"/>
        <w:adjustRightInd w:val="0"/>
        <w:spacing w:before="3" w:after="0" w:line="110" w:lineRule="exact"/>
        <w:ind w:firstLine="360"/>
        <w:jc w:val="both"/>
        <w:rPr>
          <w:rFonts w:ascii="Times New Roman" w:hAnsi="Times New Roman"/>
          <w:sz w:val="11"/>
          <w:szCs w:val="11"/>
        </w:rPr>
      </w:pPr>
    </w:p>
    <w:p w:rsidR="008B6DEF" w:rsidRDefault="008B6DEF" w:rsidP="008B6DEF">
      <w:pPr>
        <w:widowControl w:val="0"/>
        <w:autoSpaceDE w:val="0"/>
        <w:autoSpaceDN w:val="0"/>
        <w:adjustRightInd w:val="0"/>
        <w:spacing w:after="0" w:line="200" w:lineRule="exact"/>
        <w:ind w:firstLine="360"/>
        <w:jc w:val="both"/>
        <w:rPr>
          <w:rFonts w:ascii="Times New Roman" w:hAnsi="Times New Roman"/>
          <w:sz w:val="20"/>
          <w:szCs w:val="20"/>
        </w:rPr>
      </w:pPr>
    </w:p>
    <w:p w:rsidR="008B6DEF" w:rsidRPr="00367DC2" w:rsidRDefault="008B6DEF" w:rsidP="00367DC2">
      <w:pPr>
        <w:pStyle w:val="Heading2"/>
        <w:spacing w:before="0"/>
        <w:ind w:firstLine="0"/>
        <w:rPr>
          <w:rFonts w:ascii="Times New Roman" w:hAnsi="Times New Roman"/>
          <w:color w:val="404040" w:themeColor="text1" w:themeTint="BF"/>
          <w:sz w:val="28"/>
          <w:szCs w:val="28"/>
        </w:rPr>
      </w:pPr>
      <w:bookmarkStart w:id="63" w:name="_Toc294969678"/>
      <w:r w:rsidRPr="00367DC2">
        <w:rPr>
          <w:rFonts w:ascii="Times New Roman" w:hAnsi="Times New Roman"/>
          <w:bCs w:val="0"/>
          <w:color w:val="404040" w:themeColor="text1" w:themeTint="BF"/>
          <w:sz w:val="28"/>
          <w:szCs w:val="28"/>
        </w:rPr>
        <w:t>Planned Deg</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ee 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ogram</w:t>
      </w:r>
      <w:bookmarkEnd w:id="63"/>
    </w:p>
    <w:p w:rsidR="008B6DEF" w:rsidRDefault="008B6DEF" w:rsidP="008B6DEF">
      <w:pPr>
        <w:widowControl w:val="0"/>
        <w:autoSpaceDE w:val="0"/>
        <w:autoSpaceDN w:val="0"/>
        <w:adjustRightInd w:val="0"/>
        <w:spacing w:before="37" w:after="0" w:line="250" w:lineRule="auto"/>
        <w:ind w:firstLine="36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ithin the first semester of being admitted into “regular admission status”, the student is required to complete a planned degree program of study with the advice and approval of the MBA Directo</w:t>
      </w:r>
      <w:r>
        <w:rPr>
          <w:rFonts w:ascii="Times New Roman" w:hAnsi="Times New Roman"/>
          <w:spacing w:val="-11"/>
          <w:sz w:val="20"/>
          <w:szCs w:val="20"/>
        </w:rPr>
        <w:t>r</w:t>
      </w:r>
      <w:r>
        <w:rPr>
          <w:rFonts w:ascii="Times New Roman" w:hAnsi="Times New Roman"/>
          <w:sz w:val="20"/>
          <w:szCs w:val="20"/>
        </w:rPr>
        <w:t>.  Copies of this plan will be filed with the Graduate School and the MBA</w:t>
      </w:r>
      <w:r>
        <w:rPr>
          <w:rFonts w:ascii="Times New Roman" w:hAnsi="Times New Roman"/>
          <w:spacing w:val="-11"/>
          <w:sz w:val="20"/>
          <w:szCs w:val="20"/>
        </w:rPr>
        <w:t xml:space="preserve"> </w:t>
      </w:r>
      <w:r>
        <w:rPr>
          <w:rFonts w:ascii="Times New Roman" w:hAnsi="Times New Roman"/>
          <w:sz w:val="20"/>
          <w:szCs w:val="20"/>
        </w:rPr>
        <w:t>Directo</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Office.</w:t>
      </w:r>
      <w:r>
        <w:rPr>
          <w:rFonts w:ascii="Times New Roman" w:hAnsi="Times New Roman"/>
          <w:spacing w:val="39"/>
          <w:sz w:val="20"/>
          <w:szCs w:val="20"/>
        </w:rPr>
        <w:t xml:space="preserve"> </w:t>
      </w:r>
      <w:r>
        <w:rPr>
          <w:rFonts w:ascii="Times New Roman" w:hAnsi="Times New Roman"/>
          <w:sz w:val="20"/>
          <w:szCs w:val="20"/>
        </w:rPr>
        <w:t>An application for graduation must be completed at least one semester prior to the anticipated semester of graduation.</w:t>
      </w:r>
      <w:r>
        <w:rPr>
          <w:rFonts w:ascii="Times New Roman" w:hAnsi="Times New Roman"/>
          <w:spacing w:val="-3"/>
          <w:sz w:val="20"/>
          <w:szCs w:val="20"/>
        </w:rPr>
        <w:t xml:space="preserve"> </w:t>
      </w:r>
      <w:r>
        <w:rPr>
          <w:rFonts w:ascii="Times New Roman" w:hAnsi="Times New Roman"/>
          <w:sz w:val="20"/>
          <w:szCs w:val="20"/>
        </w:rPr>
        <w:t>The original copy of the approved degree program is to be submitted with the application for graduation.</w:t>
      </w:r>
      <w:r>
        <w:rPr>
          <w:rFonts w:ascii="Times New Roman" w:hAnsi="Times New Roman"/>
          <w:spacing w:val="47"/>
          <w:sz w:val="20"/>
          <w:szCs w:val="20"/>
        </w:rPr>
        <w:t xml:space="preserve"> </w:t>
      </w:r>
      <w:r>
        <w:rPr>
          <w:rFonts w:ascii="Times New Roman" w:hAnsi="Times New Roman"/>
          <w:sz w:val="20"/>
          <w:szCs w:val="20"/>
        </w:rPr>
        <w:t>The graduation application is obtained from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w:t>
      </w:r>
    </w:p>
    <w:p w:rsidR="008B6DEF" w:rsidRDefault="008B6DEF" w:rsidP="008B6DEF">
      <w:pPr>
        <w:widowControl w:val="0"/>
        <w:autoSpaceDE w:val="0"/>
        <w:autoSpaceDN w:val="0"/>
        <w:adjustRightInd w:val="0"/>
        <w:spacing w:before="17" w:after="0" w:line="200" w:lineRule="exact"/>
        <w:ind w:firstLine="360"/>
        <w:jc w:val="both"/>
        <w:rPr>
          <w:rFonts w:ascii="Times New Roman" w:hAnsi="Times New Roman"/>
          <w:sz w:val="20"/>
          <w:szCs w:val="20"/>
        </w:rPr>
      </w:pPr>
    </w:p>
    <w:p w:rsidR="008B6DEF" w:rsidRPr="00367DC2" w:rsidRDefault="008B6DEF" w:rsidP="00367DC2">
      <w:pPr>
        <w:pStyle w:val="Heading2"/>
        <w:spacing w:before="0"/>
        <w:ind w:firstLine="0"/>
        <w:rPr>
          <w:rFonts w:ascii="Times New Roman" w:hAnsi="Times New Roman"/>
          <w:color w:val="404040" w:themeColor="text1" w:themeTint="BF"/>
          <w:sz w:val="28"/>
          <w:szCs w:val="28"/>
        </w:rPr>
      </w:pPr>
      <w:bookmarkStart w:id="64" w:name="_Toc294969679"/>
      <w:r w:rsidRPr="00367DC2">
        <w:rPr>
          <w:rFonts w:ascii="Times New Roman" w:hAnsi="Times New Roman"/>
          <w:bCs w:val="0"/>
          <w:color w:val="404040" w:themeColor="text1" w:themeTint="BF"/>
          <w:sz w:val="28"/>
          <w:szCs w:val="28"/>
        </w:rPr>
        <w:t>Independent Study Courses</w:t>
      </w:r>
      <w:bookmarkEnd w:id="64"/>
    </w:p>
    <w:p w:rsidR="008B6DEF" w:rsidRDefault="008B6DEF" w:rsidP="008B6DEF">
      <w:pPr>
        <w:widowControl w:val="0"/>
        <w:autoSpaceDE w:val="0"/>
        <w:autoSpaceDN w:val="0"/>
        <w:adjustRightInd w:val="0"/>
        <w:spacing w:before="37" w:after="0"/>
        <w:ind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 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completed with the responsible instructor before beginning the course and the memo must be submitted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8B6DEF" w:rsidRDefault="008B6DEF" w:rsidP="008B6DEF">
      <w:pPr>
        <w:widowControl w:val="0"/>
        <w:autoSpaceDE w:val="0"/>
        <w:autoSpaceDN w:val="0"/>
        <w:adjustRightInd w:val="0"/>
        <w:spacing w:before="1" w:after="0" w:line="220" w:lineRule="exact"/>
        <w:ind w:firstLine="360"/>
        <w:jc w:val="both"/>
        <w:rPr>
          <w:rFonts w:ascii="Times New Roman" w:hAnsi="Times New Roman"/>
        </w:rPr>
      </w:pPr>
    </w:p>
    <w:p w:rsidR="008B6DEF" w:rsidRPr="00367DC2" w:rsidRDefault="008B6DEF" w:rsidP="00367DC2">
      <w:pPr>
        <w:pStyle w:val="Heading2"/>
        <w:spacing w:before="0"/>
        <w:ind w:firstLine="0"/>
        <w:rPr>
          <w:rFonts w:ascii="Times New Roman" w:hAnsi="Times New Roman"/>
          <w:color w:val="404040" w:themeColor="text1" w:themeTint="BF"/>
          <w:sz w:val="28"/>
          <w:szCs w:val="28"/>
        </w:rPr>
      </w:pPr>
      <w:bookmarkStart w:id="65" w:name="_Toc294969680"/>
      <w:r w:rsidRPr="00367DC2">
        <w:rPr>
          <w:rFonts w:ascii="Times New Roman" w:hAnsi="Times New Roman"/>
          <w:bCs w:val="0"/>
          <w:color w:val="404040" w:themeColor="text1" w:themeTint="BF"/>
          <w:sz w:val="28"/>
          <w:szCs w:val="28"/>
        </w:rPr>
        <w:t>MBA</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equisites</w:t>
      </w:r>
      <w:bookmarkEnd w:id="65"/>
    </w:p>
    <w:p w:rsidR="008B6DEF" w:rsidRDefault="008B6DEF" w:rsidP="008B6DEF">
      <w:pPr>
        <w:widowControl w:val="0"/>
        <w:autoSpaceDE w:val="0"/>
        <w:autoSpaceDN w:val="0"/>
        <w:adjustRightInd w:val="0"/>
        <w:spacing w:before="33" w:after="0" w:line="250" w:lineRule="auto"/>
        <w:ind w:firstLine="360"/>
        <w:jc w:val="both"/>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following prerequisites are required:</w:t>
      </w:r>
    </w:p>
    <w:p w:rsidR="008B6DEF" w:rsidRDefault="008B6DEF" w:rsidP="008B6DEF">
      <w:pPr>
        <w:widowControl w:val="0"/>
        <w:autoSpaceDE w:val="0"/>
        <w:autoSpaceDN w:val="0"/>
        <w:adjustRightInd w:val="0"/>
        <w:spacing w:after="0"/>
        <w:ind w:firstLine="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 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ECON 3205 Economic and Business Statistics or ECON 5200</w:t>
      </w:r>
    </w:p>
    <w:p w:rsidR="008B6DEF" w:rsidRDefault="008B6DEF" w:rsidP="008B6DEF">
      <w:pPr>
        <w:widowControl w:val="0"/>
        <w:autoSpaceDE w:val="0"/>
        <w:autoSpaceDN w:val="0"/>
        <w:adjustRightInd w:val="0"/>
        <w:spacing w:before="10" w:after="0"/>
        <w:ind w:left="720" w:hanging="360"/>
        <w:jc w:val="both"/>
        <w:rPr>
          <w:rFonts w:ascii="Times New Roman" w:hAnsi="Times New Roman"/>
          <w:sz w:val="20"/>
          <w:szCs w:val="20"/>
        </w:rPr>
      </w:pPr>
      <w:r>
        <w:rPr>
          <w:rFonts w:ascii="Times New Roman" w:hAnsi="Times New Roman"/>
          <w:sz w:val="20"/>
          <w:szCs w:val="20"/>
        </w:rPr>
        <w:t>ECON 2201 Survey of Economics, or Principles of Macroeconomcis and Principles of Microecnomics, or ECON 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8B6DEF" w:rsidRDefault="008B6DEF" w:rsidP="008B6DEF">
      <w:pPr>
        <w:widowControl w:val="0"/>
        <w:autoSpaceDE w:val="0"/>
        <w:autoSpaceDN w:val="0"/>
        <w:adjustRightInd w:val="0"/>
        <w:spacing w:before="10" w:after="0"/>
        <w:ind w:firstLine="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F42301" w:rsidRDefault="008B6DEF" w:rsidP="008B6DEF">
      <w:pPr>
        <w:widowControl w:val="0"/>
        <w:autoSpaceDE w:val="0"/>
        <w:autoSpaceDN w:val="0"/>
        <w:adjustRightInd w:val="0"/>
        <w:spacing w:before="10" w:after="0"/>
        <w:ind w:firstLine="360"/>
        <w:rPr>
          <w:rFonts w:ascii="Times New Roman" w:hAnsi="Times New Roman"/>
          <w:sz w:val="20"/>
          <w:szCs w:val="20"/>
        </w:rPr>
      </w:pPr>
      <w:r>
        <w:rPr>
          <w:rFonts w:ascii="Times New Roman" w:hAnsi="Times New Roman"/>
          <w:sz w:val="20"/>
          <w:szCs w:val="20"/>
        </w:rPr>
        <w:t>MKTG 3120 Principles of Marketing or MGMT 5200</w:t>
      </w: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284C41" w:rsidP="00872D63">
      <w:pPr>
        <w:widowControl w:val="0"/>
        <w:autoSpaceDE w:val="0"/>
        <w:autoSpaceDN w:val="0"/>
        <w:adjustRightInd w:val="0"/>
        <w:spacing w:before="14" w:after="0"/>
        <w:ind w:firstLine="0"/>
        <w:rPr>
          <w:rFonts w:ascii="Times New Roman" w:hAnsi="Times New Roman"/>
          <w:sz w:val="28"/>
          <w:szCs w:val="28"/>
        </w:rPr>
      </w:pPr>
      <w:r w:rsidRPr="00284C41">
        <w:rPr>
          <w:rFonts w:ascii="Calibri" w:hAnsi="Calibri"/>
          <w:noProof/>
          <w:lang w:eastAsia="en-US"/>
        </w:rPr>
        <w:pict>
          <v:group id="_x0000_s7865" style="position:absolute;margin-left:265.6pt;margin-top:-39.2pt;width:31.2pt;height:31.05pt;z-index:-251234816;mso-position-horizontal-relative:page" coordorigin="5312,-784" coordsize="624,621" o:allowincell="f">
            <v:rect id="_x0000_s7866" style="position:absolute;left:5317;top:-779;width:613;height:610" o:allowincell="f" stroked="f">
              <v:path arrowok="t"/>
            </v:rect>
            <v:rect id="_x0000_s7867" style="position:absolute;left:5317;top:-780;width:620;height:620;mso-position-horizontal-relative:page" o:allowincell="f" filled="f" stroked="f">
              <v:textbox style="mso-next-textbox:#_x0000_s7867" inset="0,0,0,0">
                <w:txbxContent>
                  <w:p w:rsidR="00E410E0" w:rsidRDefault="00E410E0" w:rsidP="00872D6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0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872D63">
                    <w:pPr>
                      <w:widowControl w:val="0"/>
                      <w:autoSpaceDE w:val="0"/>
                      <w:autoSpaceDN w:val="0"/>
                      <w:adjustRightInd w:val="0"/>
                      <w:spacing w:after="0"/>
                      <w:rPr>
                        <w:rFonts w:ascii="Times New Roman" w:hAnsi="Times New Roman"/>
                        <w:sz w:val="24"/>
                        <w:szCs w:val="24"/>
                      </w:rPr>
                    </w:pPr>
                  </w:p>
                </w:txbxContent>
              </v:textbox>
            </v:rect>
            <w10:wrap anchorx="page"/>
          </v:group>
        </w:pict>
      </w:r>
      <w:r w:rsidR="00872D63">
        <w:rPr>
          <w:rFonts w:ascii="Times New Roman" w:hAnsi="Times New Roman"/>
          <w:b/>
          <w:bCs/>
          <w:sz w:val="28"/>
          <w:szCs w:val="28"/>
        </w:rPr>
        <w:t>MBA</w:t>
      </w:r>
      <w:r w:rsidR="00872D63">
        <w:rPr>
          <w:rFonts w:ascii="Times New Roman" w:hAnsi="Times New Roman"/>
          <w:b/>
          <w:bCs/>
          <w:spacing w:val="-15"/>
          <w:sz w:val="28"/>
          <w:szCs w:val="28"/>
        </w:rPr>
        <w:t xml:space="preserve"> </w:t>
      </w:r>
      <w:r w:rsidR="00872D63">
        <w:rPr>
          <w:rFonts w:ascii="Times New Roman" w:hAnsi="Times New Roman"/>
          <w:b/>
          <w:bCs/>
          <w:sz w:val="28"/>
          <w:szCs w:val="28"/>
        </w:rPr>
        <w:t>Co</w:t>
      </w:r>
      <w:r w:rsidR="00872D63">
        <w:rPr>
          <w:rFonts w:ascii="Times New Roman" w:hAnsi="Times New Roman"/>
          <w:b/>
          <w:bCs/>
          <w:spacing w:val="-5"/>
          <w:sz w:val="28"/>
          <w:szCs w:val="28"/>
        </w:rPr>
        <w:t>r</w:t>
      </w:r>
      <w:r w:rsidR="00872D63">
        <w:rPr>
          <w:rFonts w:ascii="Times New Roman" w:hAnsi="Times New Roman"/>
          <w:b/>
          <w:bCs/>
          <w:sz w:val="28"/>
          <w:szCs w:val="28"/>
        </w:rPr>
        <w:t>e Curriculum (21 Semester</w:t>
      </w:r>
      <w:r w:rsidR="00872D63">
        <w:rPr>
          <w:rFonts w:ascii="Times New Roman" w:hAnsi="Times New Roman"/>
          <w:b/>
          <w:bCs/>
          <w:spacing w:val="-5"/>
          <w:sz w:val="28"/>
          <w:szCs w:val="28"/>
        </w:rPr>
        <w:t xml:space="preserve"> </w:t>
      </w:r>
      <w:r w:rsidR="00872D63">
        <w:rPr>
          <w:rFonts w:ascii="Times New Roman" w:hAnsi="Times New Roman"/>
          <w:b/>
          <w:bCs/>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72D63" w:rsidRPr="00FA7AC7" w:rsidTr="00872D63">
        <w:trPr>
          <w:trHeight w:hRule="exact" w:val="283"/>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before="29" w:after="0"/>
              <w:ind w:firstLine="0"/>
              <w:rPr>
                <w:rFonts w:ascii="Times New Roman" w:hAnsi="Times New Roman"/>
                <w:sz w:val="24"/>
                <w:szCs w:val="24"/>
              </w:rPr>
            </w:pPr>
            <w:r w:rsidRPr="00FA7AC7">
              <w:rPr>
                <w:rFonts w:ascii="Times New Roman" w:hAnsi="Times New Roman"/>
                <w:sz w:val="20"/>
                <w:szCs w:val="20"/>
              </w:rPr>
              <w:t>ACCT</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before="29" w:after="0"/>
              <w:ind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before="29" w:after="0"/>
              <w:ind w:firstLine="0"/>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before="29" w:after="0"/>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40"/>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ECON</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Economics for Managers</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40"/>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FINC</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Financial Management</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51"/>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Quantitative Methods for Managers</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before="9" w:after="0"/>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29"/>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05" w:lineRule="exact"/>
              <w:ind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05" w:lineRule="exact"/>
              <w:ind w:firstLine="0"/>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05" w:lineRule="exact"/>
              <w:ind w:firstLine="0"/>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after="0" w:line="205" w:lineRule="exact"/>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62"/>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Business Policy and Strategic Management</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before="9" w:after="0"/>
              <w:ind w:firstLine="0"/>
              <w:rPr>
                <w:rFonts w:ascii="Times New Roman" w:hAnsi="Times New Roman"/>
                <w:sz w:val="24"/>
                <w:szCs w:val="24"/>
              </w:rPr>
            </w:pPr>
            <w:r w:rsidRPr="00FA7AC7">
              <w:rPr>
                <w:rFonts w:ascii="Times New Roman" w:hAnsi="Times New Roman"/>
                <w:sz w:val="20"/>
                <w:szCs w:val="20"/>
              </w:rPr>
              <w:t>(3 hrs)</w:t>
            </w:r>
          </w:p>
        </w:tc>
      </w:tr>
      <w:tr w:rsidR="00872D63" w:rsidRPr="00FA7AC7" w:rsidTr="00872D63">
        <w:trPr>
          <w:trHeight w:hRule="exact" w:val="238"/>
        </w:trPr>
        <w:tc>
          <w:tcPr>
            <w:tcW w:w="1032"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MKTG</w:t>
            </w:r>
          </w:p>
        </w:tc>
        <w:tc>
          <w:tcPr>
            <w:tcW w:w="1220"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Marketing Management</w:t>
            </w:r>
          </w:p>
        </w:tc>
        <w:tc>
          <w:tcPr>
            <w:tcW w:w="1127" w:type="dxa"/>
            <w:tcBorders>
              <w:top w:val="nil"/>
              <w:left w:val="nil"/>
              <w:bottom w:val="nil"/>
              <w:right w:val="nil"/>
            </w:tcBorders>
          </w:tcPr>
          <w:p w:rsidR="00872D63" w:rsidRPr="00FA7AC7" w:rsidRDefault="00872D63" w:rsidP="00872D63">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(3 hrs)</w:t>
            </w:r>
          </w:p>
        </w:tc>
      </w:tr>
    </w:tbl>
    <w:p w:rsidR="00872D63" w:rsidRDefault="00872D63" w:rsidP="00872D63">
      <w:pPr>
        <w:widowControl w:val="0"/>
        <w:tabs>
          <w:tab w:val="left" w:pos="6840"/>
        </w:tabs>
        <w:autoSpaceDE w:val="0"/>
        <w:autoSpaceDN w:val="0"/>
        <w:adjustRightInd w:val="0"/>
        <w:spacing w:after="0" w:line="200" w:lineRule="exact"/>
        <w:ind w:left="360" w:firstLine="0"/>
        <w:rPr>
          <w:rFonts w:ascii="Times New Roman" w:hAnsi="Times New Roman"/>
          <w:sz w:val="20"/>
          <w:szCs w:val="20"/>
        </w:rPr>
      </w:pPr>
      <w:r>
        <w:rPr>
          <w:rFonts w:ascii="Times New Roman" w:hAnsi="Times New Roman"/>
          <w:sz w:val="20"/>
          <w:szCs w:val="20"/>
          <w:u w:val="single"/>
        </w:rPr>
        <w:t xml:space="preserve">Business electives </w:t>
      </w:r>
      <w:r>
        <w:rPr>
          <w:rFonts w:ascii="Times New Roman" w:hAnsi="Times New Roman"/>
          <w:sz w:val="20"/>
          <w:szCs w:val="20"/>
          <w:u w:val="single"/>
        </w:rPr>
        <w:tab/>
        <w:t>(9 hrs</w:t>
      </w:r>
      <w:r>
        <w:rPr>
          <w:rFonts w:ascii="Times New Roman" w:hAnsi="Times New Roman"/>
          <w:sz w:val="20"/>
          <w:szCs w:val="20"/>
        </w:rPr>
        <w:t>)</w:t>
      </w:r>
    </w:p>
    <w:p w:rsidR="00872D63" w:rsidRDefault="00872D63" w:rsidP="00872D63">
      <w:pPr>
        <w:widowControl w:val="0"/>
        <w:tabs>
          <w:tab w:val="left" w:pos="6840"/>
        </w:tabs>
        <w:autoSpaceDE w:val="0"/>
        <w:autoSpaceDN w:val="0"/>
        <w:adjustRightInd w:val="0"/>
        <w:spacing w:before="6" w:after="0"/>
        <w:ind w:left="360" w:firstLine="0"/>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872D63" w:rsidRDefault="00872D63" w:rsidP="00872D63">
      <w:pPr>
        <w:widowControl w:val="0"/>
        <w:autoSpaceDE w:val="0"/>
        <w:autoSpaceDN w:val="0"/>
        <w:adjustRightInd w:val="0"/>
        <w:spacing w:before="10" w:after="0"/>
        <w:ind w:firstLine="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pPr>
    </w:p>
    <w:p w:rsidR="00872D63" w:rsidRDefault="00872D63" w:rsidP="008B6DEF">
      <w:pPr>
        <w:widowControl w:val="0"/>
        <w:autoSpaceDE w:val="0"/>
        <w:autoSpaceDN w:val="0"/>
        <w:adjustRightInd w:val="0"/>
        <w:spacing w:before="10" w:after="0"/>
        <w:ind w:firstLine="360"/>
        <w:rPr>
          <w:rFonts w:ascii="Times New Roman" w:hAnsi="Times New Roman"/>
          <w:sz w:val="20"/>
          <w:szCs w:val="20"/>
        </w:rPr>
        <w:sectPr w:rsidR="00872D63" w:rsidSect="008B6DEF">
          <w:pgSz w:w="12240" w:h="15840"/>
          <w:pgMar w:top="220" w:right="1800" w:bottom="280" w:left="1260" w:header="0" w:footer="1044" w:gutter="0"/>
          <w:cols w:space="720" w:equalWidth="0">
            <w:col w:w="9180"/>
          </w:cols>
          <w:noEndnote/>
        </w:sectPr>
      </w:pPr>
    </w:p>
    <w:tbl>
      <w:tblPr>
        <w:tblW w:w="10350" w:type="dxa"/>
        <w:tblInd w:w="450" w:type="dxa"/>
        <w:tblLayout w:type="fixed"/>
        <w:tblCellMar>
          <w:left w:w="0" w:type="dxa"/>
          <w:right w:w="0" w:type="dxa"/>
        </w:tblCellMar>
        <w:tblLook w:val="0000"/>
      </w:tblPr>
      <w:tblGrid>
        <w:gridCol w:w="1350"/>
        <w:gridCol w:w="4560"/>
        <w:gridCol w:w="4440"/>
      </w:tblGrid>
      <w:tr w:rsidR="00F42301" w:rsidRPr="00FA7AC7" w:rsidTr="00826618">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44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44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44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32344C" w:rsidRDefault="0032344C" w:rsidP="0032344C">
      <w:pPr>
        <w:widowControl w:val="0"/>
        <w:tabs>
          <w:tab w:val="left" w:pos="9000"/>
        </w:tabs>
        <w:autoSpaceDE w:val="0"/>
        <w:autoSpaceDN w:val="0"/>
        <w:adjustRightInd w:val="0"/>
        <w:spacing w:before="6" w:after="0"/>
        <w:ind w:left="2288" w:hanging="38"/>
        <w:rPr>
          <w:rFonts w:ascii="Times New Roman" w:hAnsi="Times New Roman"/>
          <w:sz w:val="20"/>
          <w:szCs w:val="20"/>
        </w:rPr>
      </w:pPr>
    </w:p>
    <w:p w:rsidR="0032344C" w:rsidRDefault="00284C41" w:rsidP="00872D63">
      <w:pPr>
        <w:pStyle w:val="Heading2"/>
        <w:ind w:firstLine="1980"/>
        <w:rPr>
          <w:rFonts w:ascii="Impact" w:hAnsi="Impact" w:cs="Impact"/>
          <w:color w:val="000000"/>
          <w:sz w:val="32"/>
          <w:szCs w:val="32"/>
        </w:rPr>
      </w:pPr>
      <w:r w:rsidRPr="00284C41">
        <w:rPr>
          <w:rFonts w:ascii="Times New Roman" w:hAnsi="Times New Roman"/>
          <w:noProof/>
          <w:color w:val="000000"/>
          <w:sz w:val="20"/>
          <w:szCs w:val="20"/>
        </w:rPr>
        <w:pict>
          <v:shape id="_x0000_s7868" type="#_x0000_t202" style="position:absolute;left:0;text-align:left;margin-left:27.75pt;margin-top:16.75pt;width:1in;height:532.75pt;z-index:-251233792;mso-position-horizontal-relative:page" o:allowincell="f" filled="f" stroked="f">
            <v:textbox style="layout-flow:vertical;mso-layout-flow-alt:bottom-to-top;mso-next-textbox:#_x0000_s7868" inset="0,0,0,0">
              <w:txbxContent>
                <w:p w:rsidR="00E410E0" w:rsidRDefault="00E410E0" w:rsidP="00872D6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bookmarkStart w:id="66" w:name="_Toc294969681"/>
      <w:r w:rsidR="0032344C">
        <w:rPr>
          <w:rFonts w:ascii="Impact" w:hAnsi="Impact" w:cs="Impact"/>
          <w:color w:val="666666"/>
          <w:sz w:val="32"/>
          <w:szCs w:val="32"/>
        </w:rPr>
        <w:t>OTHER PROGRAM REQUIREMENTS</w:t>
      </w:r>
      <w:bookmarkEnd w:id="66"/>
    </w:p>
    <w:p w:rsidR="00872D63" w:rsidRDefault="00872D63" w:rsidP="0032344C">
      <w:pPr>
        <w:widowControl w:val="0"/>
        <w:autoSpaceDE w:val="0"/>
        <w:autoSpaceDN w:val="0"/>
        <w:adjustRightInd w:val="0"/>
        <w:spacing w:after="0"/>
        <w:ind w:left="1947" w:firstLine="33"/>
        <w:rPr>
          <w:rFonts w:ascii="Times New Roman" w:hAnsi="Times New Roman"/>
          <w:b/>
          <w:bCs/>
          <w:color w:val="000000"/>
          <w:sz w:val="28"/>
          <w:szCs w:val="28"/>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Academic Standing</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following reasons:</w:t>
      </w:r>
    </w:p>
    <w:p w:rsidR="0032344C" w:rsidRP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achieve a 3.0 cumulative G</w:t>
      </w:r>
      <w:r w:rsidRPr="0032344C">
        <w:rPr>
          <w:rFonts w:ascii="Times New Roman" w:hAnsi="Times New Roman"/>
          <w:color w:val="000000"/>
          <w:spacing w:val="-18"/>
          <w:sz w:val="20"/>
          <w:szCs w:val="20"/>
        </w:rPr>
        <w:t>P</w:t>
      </w:r>
      <w:r w:rsidRPr="0032344C">
        <w:rPr>
          <w:rFonts w:ascii="Times New Roman" w:hAnsi="Times New Roman"/>
          <w:color w:val="000000"/>
          <w:sz w:val="20"/>
          <w:szCs w:val="20"/>
        </w:rPr>
        <w:t>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by the end of the next nine semester credit hours of enrollment immediately following scholastic warning;</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achieve a grade of “B” or better in each course for the first nine semester credit hours taken under provisional admission status;</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Earning an “F” in any graduate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course;</w:t>
      </w:r>
    </w:p>
    <w:p w:rsid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to earn a grade higher than “D” in a repeated course;</w:t>
      </w:r>
    </w:p>
    <w:p w:rsidR="0032344C" w:rsidRPr="0032344C" w:rsidRDefault="0032344C" w:rsidP="00FF55DE">
      <w:pPr>
        <w:pStyle w:val="ListParagraph"/>
        <w:widowControl w:val="0"/>
        <w:numPr>
          <w:ilvl w:val="3"/>
          <w:numId w:val="17"/>
        </w:numPr>
        <w:autoSpaceDE w:val="0"/>
        <w:autoSpaceDN w:val="0"/>
        <w:adjustRightInd w:val="0"/>
        <w:spacing w:after="0" w:line="250" w:lineRule="auto"/>
        <w:ind w:right="10"/>
        <w:jc w:val="both"/>
        <w:rPr>
          <w:rFonts w:ascii="Times New Roman" w:hAnsi="Times New Roman"/>
          <w:color w:val="000000"/>
          <w:sz w:val="20"/>
          <w:szCs w:val="20"/>
        </w:rPr>
      </w:pPr>
      <w:r w:rsidRPr="0032344C">
        <w:rPr>
          <w:rFonts w:ascii="Times New Roman" w:hAnsi="Times New Roman"/>
          <w:color w:val="000000"/>
          <w:sz w:val="20"/>
          <w:szCs w:val="20"/>
        </w:rPr>
        <w:t>Failure on the comprehensive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exam on the second attempt.</w:t>
      </w:r>
    </w:p>
    <w:p w:rsidR="0032344C" w:rsidRDefault="0032344C" w:rsidP="0032344C">
      <w:pPr>
        <w:widowControl w:val="0"/>
        <w:autoSpaceDE w:val="0"/>
        <w:autoSpaceDN w:val="0"/>
        <w:adjustRightInd w:val="0"/>
        <w:spacing w:before="6" w:after="0" w:line="220" w:lineRule="exact"/>
        <w:rPr>
          <w:rFonts w:ascii="Times New Roman" w:hAnsi="Times New Roman"/>
          <w:color w:val="00000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 Load</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 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32344C" w:rsidRDefault="0032344C" w:rsidP="0032344C">
      <w:pPr>
        <w:widowControl w:val="0"/>
        <w:autoSpaceDE w:val="0"/>
        <w:autoSpaceDN w:val="0"/>
        <w:adjustRightInd w:val="0"/>
        <w:spacing w:before="6" w:after="0" w:line="220" w:lineRule="exact"/>
        <w:rPr>
          <w:rFonts w:ascii="Times New Roman" w:hAnsi="Times New Roman"/>
          <w:color w:val="00000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32344C"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inducted into military service, or subjected to other circumstances beyond their control, may apply to the Dean of the College of Business for an extension of time.</w:t>
      </w:r>
    </w:p>
    <w:p w:rsidR="0032344C" w:rsidRDefault="0032344C" w:rsidP="0032344C">
      <w:pPr>
        <w:widowControl w:val="0"/>
        <w:autoSpaceDE w:val="0"/>
        <w:autoSpaceDN w:val="0"/>
        <w:adjustRightInd w:val="0"/>
        <w:spacing w:before="17" w:after="0" w:line="200" w:lineRule="exact"/>
        <w:rPr>
          <w:rFonts w:ascii="Times New Roman" w:hAnsi="Times New Roman"/>
          <w:color w:val="000000"/>
          <w:sz w:val="20"/>
          <w:szCs w:val="20"/>
        </w:rPr>
      </w:pPr>
    </w:p>
    <w:p w:rsidR="0032344C" w:rsidRDefault="0032344C" w:rsidP="0032344C">
      <w:pPr>
        <w:widowControl w:val="0"/>
        <w:autoSpaceDE w:val="0"/>
        <w:autoSpaceDN w:val="0"/>
        <w:adjustRightInd w:val="0"/>
        <w:spacing w:after="0"/>
        <w:ind w:left="1947" w:firstLine="33"/>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F42301" w:rsidRDefault="0032344C"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sidRPr="0032344C">
        <w:rPr>
          <w:rFonts w:ascii="Times New Roman" w:hAnsi="Times New Roman"/>
          <w:color w:val="000000"/>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w:t>
      </w:r>
      <w:r>
        <w:rPr>
          <w:rFonts w:ascii="Times New Roman" w:hAnsi="Times New Roman"/>
          <w:color w:val="000000"/>
          <w:sz w:val="20"/>
          <w:szCs w:val="20"/>
        </w:rPr>
        <w:t>graduate prerequisite requirements is unlimited.)</w:t>
      </w:r>
      <w:r w:rsidRPr="0032344C">
        <w:rPr>
          <w:rFonts w:ascii="Times New Roman" w:hAnsi="Times New Roman"/>
          <w:color w:val="000000"/>
          <w:sz w:val="20"/>
          <w:szCs w:val="20"/>
        </w:rPr>
        <w:t xml:space="preserve"> </w:t>
      </w:r>
      <w:r>
        <w:rPr>
          <w:rFonts w:ascii="Times New Roman" w:hAnsi="Times New Roman"/>
          <w:color w:val="000000"/>
          <w:sz w:val="20"/>
          <w:szCs w:val="20"/>
        </w:rPr>
        <w:t>All</w:t>
      </w:r>
      <w:r w:rsidR="00F42301">
        <w:rPr>
          <w:rFonts w:ascii="Times New Roman" w:hAnsi="Times New Roman"/>
          <w:color w:val="000000"/>
          <w:sz w:val="20"/>
          <w:szCs w:val="20"/>
        </w:rPr>
        <w:t xml:space="preserve"> transfer and other credits are subject to the following requirements:</w:t>
      </w:r>
    </w:p>
    <w:p w:rsidR="00F42301" w:rsidRDefault="00F42301" w:rsidP="0032344C">
      <w:pPr>
        <w:widowControl w:val="0"/>
        <w:autoSpaceDE w:val="0"/>
        <w:autoSpaceDN w:val="0"/>
        <w:adjustRightInd w:val="0"/>
        <w:spacing w:before="37" w:after="0" w:line="250" w:lineRule="auto"/>
        <w:ind w:left="1947" w:right="10" w:firstLine="360"/>
        <w:jc w:val="both"/>
        <w:rPr>
          <w:rFonts w:ascii="Times New Roman" w:hAnsi="Times New Roman"/>
          <w:color w:val="000000"/>
          <w:sz w:val="20"/>
          <w:szCs w:val="20"/>
        </w:rPr>
      </w:pPr>
      <w:r>
        <w:rPr>
          <w:rFonts w:ascii="Times New Roman" w:hAnsi="Times New Roman"/>
          <w:color w:val="000000"/>
          <w:sz w:val="20"/>
          <w:szCs w:val="20"/>
        </w:rPr>
        <w:t>• For graduate-level courses, only those in which a grade of “B” or better was earned and</w:t>
      </w:r>
    </w:p>
    <w:p w:rsidR="0051686C" w:rsidRDefault="0051686C" w:rsidP="0051686C">
      <w:pPr>
        <w:widowControl w:val="0"/>
        <w:autoSpaceDE w:val="0"/>
        <w:autoSpaceDN w:val="0"/>
        <w:adjustRightInd w:val="0"/>
        <w:spacing w:before="2" w:after="0"/>
        <w:ind w:firstLine="0"/>
        <w:rPr>
          <w:rFonts w:ascii="Times New Roman" w:hAnsi="Times New Roman"/>
          <w:color w:val="000000"/>
          <w:sz w:val="20"/>
          <w:szCs w:val="20"/>
        </w:rPr>
        <w:sectPr w:rsidR="0051686C" w:rsidSect="00EE404B">
          <w:footerReference w:type="even" r:id="rId39"/>
          <w:footerReference w:type="default" r:id="rId40"/>
          <w:pgSz w:w="12240" w:h="15840"/>
          <w:pgMar w:top="260" w:right="1260" w:bottom="280" w:left="260" w:header="0" w:footer="892" w:gutter="0"/>
          <w:cols w:space="720" w:equalWidth="0">
            <w:col w:w="10720"/>
          </w:cols>
          <w:noEndnote/>
        </w:sectPr>
      </w:pPr>
    </w:p>
    <w:tbl>
      <w:tblPr>
        <w:tblW w:w="10147" w:type="dxa"/>
        <w:tblInd w:w="100" w:type="dxa"/>
        <w:tblLayout w:type="fixed"/>
        <w:tblCellMar>
          <w:left w:w="0" w:type="dxa"/>
          <w:right w:w="0" w:type="dxa"/>
        </w:tblCellMar>
        <w:tblLook w:val="0000"/>
      </w:tblPr>
      <w:tblGrid>
        <w:gridCol w:w="4876"/>
        <w:gridCol w:w="4204"/>
        <w:gridCol w:w="1067"/>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826618">
            <w:pPr>
              <w:widowControl w:val="0"/>
              <w:autoSpaceDE w:val="0"/>
              <w:autoSpaceDN w:val="0"/>
              <w:adjustRightInd w:val="0"/>
              <w:spacing w:after="0"/>
              <w:ind w:hanging="3"/>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51686C" w:rsidRPr="0051686C" w:rsidRDefault="0051686C" w:rsidP="00FF55DE">
      <w:pPr>
        <w:pStyle w:val="ListParagraph"/>
        <w:widowControl w:val="0"/>
        <w:numPr>
          <w:ilvl w:val="0"/>
          <w:numId w:val="18"/>
        </w:numPr>
        <w:autoSpaceDE w:val="0"/>
        <w:autoSpaceDN w:val="0"/>
        <w:adjustRightInd w:val="0"/>
        <w:spacing w:before="26" w:after="0" w:line="250" w:lineRule="auto"/>
        <w:ind w:right="230"/>
        <w:jc w:val="both"/>
        <w:rPr>
          <w:rFonts w:ascii="Times New Roman" w:hAnsi="Times New Roman"/>
          <w:sz w:val="20"/>
          <w:szCs w:val="20"/>
        </w:rPr>
      </w:pPr>
      <w:r w:rsidRPr="0051686C">
        <w:rPr>
          <w:rFonts w:ascii="Times New Roman" w:hAnsi="Times New Roman"/>
          <w:sz w:val="20"/>
          <w:szCs w:val="20"/>
        </w:rPr>
        <w:t>For unde</w:t>
      </w:r>
      <w:r w:rsidRPr="0051686C">
        <w:rPr>
          <w:rFonts w:ascii="Times New Roman" w:hAnsi="Times New Roman"/>
          <w:spacing w:val="-4"/>
          <w:sz w:val="20"/>
          <w:szCs w:val="20"/>
        </w:rPr>
        <w:t>r</w:t>
      </w:r>
      <w:r w:rsidRPr="0051686C">
        <w:rPr>
          <w:rFonts w:ascii="Times New Roman" w:hAnsi="Times New Roman"/>
          <w:sz w:val="20"/>
          <w:szCs w:val="20"/>
        </w:rPr>
        <w:t>graduate-level courses, only those in which a passing grade of “C” or better was earned will be authorized.</w:t>
      </w:r>
    </w:p>
    <w:p w:rsidR="0051686C" w:rsidRPr="0051686C" w:rsidRDefault="0051686C"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51686C">
        <w:rPr>
          <w:rFonts w:ascii="Times New Roman" w:hAnsi="Times New Roman"/>
          <w:sz w:val="20"/>
          <w:szCs w:val="20"/>
        </w:rPr>
        <w:t>Course work o</w:t>
      </w:r>
      <w:r w:rsidRPr="0051686C">
        <w:rPr>
          <w:rFonts w:ascii="Times New Roman" w:hAnsi="Times New Roman"/>
          <w:spacing w:val="-4"/>
          <w:sz w:val="20"/>
          <w:szCs w:val="20"/>
        </w:rPr>
        <w:t>f</w:t>
      </w:r>
      <w:r w:rsidRPr="0051686C">
        <w:rPr>
          <w:rFonts w:ascii="Times New Roman" w:hAnsi="Times New Roman"/>
          <w:sz w:val="20"/>
          <w:szCs w:val="20"/>
        </w:rPr>
        <w:t>fered for transfer credit must not have been used in fulfillment of another degree.</w:t>
      </w:r>
    </w:p>
    <w:p w:rsidR="0051686C" w:rsidRPr="0051686C" w:rsidRDefault="00284C41"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284C41">
        <w:rPr>
          <w:rFonts w:ascii="Calibri" w:hAnsi="Calibri"/>
          <w:noProof/>
        </w:rPr>
        <w:pict>
          <v:group id="_x0000_s7278" style="position:absolute;left:0;text-align:left;margin-left:317.05pt;margin-top:-86.15pt;width:31.2pt;height:31.05pt;z-index:-251403776;mso-position-horizontal-relative:page" coordorigin="6341,-1723" coordsize="624,621" o:allowincell="f">
            <v:rect id="_x0000_s7279" style="position:absolute;left:6346;top:-1718;width:613;height:610" o:allowincell="f" stroked="f">
              <v:path arrowok="t"/>
            </v:rect>
            <v:rect id="_x0000_s7280" style="position:absolute;left:6346;top:-1718;width:620;height:620;mso-position-horizontal-relative:page" o:allowincell="f" filled="f" stroked="f">
              <v:textbox style="mso-next-textbox:#_x0000_s7280" inset="0,0,0,0">
                <w:txbxContent>
                  <w:p w:rsidR="00E410E0" w:rsidRDefault="00E410E0" w:rsidP="0051686C">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51686C">
                    <w:pPr>
                      <w:widowControl w:val="0"/>
                      <w:autoSpaceDE w:val="0"/>
                      <w:autoSpaceDN w:val="0"/>
                      <w:adjustRightInd w:val="0"/>
                      <w:spacing w:after="0"/>
                      <w:rPr>
                        <w:rFonts w:ascii="Times New Roman" w:hAnsi="Times New Roman"/>
                        <w:sz w:val="24"/>
                        <w:szCs w:val="24"/>
                      </w:rPr>
                    </w:pPr>
                  </w:p>
                </w:txbxContent>
              </v:textbox>
            </v:rect>
            <w10:wrap anchorx="page"/>
          </v:group>
        </w:pict>
      </w:r>
      <w:r w:rsidR="0051686C" w:rsidRPr="0051686C">
        <w:rPr>
          <w:rFonts w:ascii="Times New Roman" w:hAnsi="Times New Roman"/>
          <w:sz w:val="20"/>
          <w:szCs w:val="20"/>
        </w:rPr>
        <w:t>Acceptance of transfer credit cannot reduce the residency requirement of 27 graduate semester credit hours.</w:t>
      </w:r>
    </w:p>
    <w:p w:rsidR="0051686C" w:rsidRPr="0051686C" w:rsidRDefault="00284C41" w:rsidP="00FF55DE">
      <w:pPr>
        <w:pStyle w:val="ListParagraph"/>
        <w:widowControl w:val="0"/>
        <w:numPr>
          <w:ilvl w:val="0"/>
          <w:numId w:val="18"/>
        </w:numPr>
        <w:autoSpaceDE w:val="0"/>
        <w:autoSpaceDN w:val="0"/>
        <w:adjustRightInd w:val="0"/>
        <w:spacing w:after="0" w:line="250" w:lineRule="auto"/>
        <w:ind w:right="230"/>
        <w:jc w:val="both"/>
        <w:rPr>
          <w:rFonts w:ascii="Times New Roman" w:hAnsi="Times New Roman"/>
          <w:sz w:val="20"/>
          <w:szCs w:val="20"/>
        </w:rPr>
      </w:pPr>
      <w:r w:rsidRPr="00284C41">
        <w:rPr>
          <w:noProof/>
        </w:rPr>
        <w:pict>
          <v:shape id="_x0000_s7454" type="#_x0000_t202" style="position:absolute;left:0;text-align:left;margin-left:520.2pt;margin-top:132.9pt;width:1in;height:495.8pt;z-index:-251401728;mso-position-horizontal-relative:page;mso-position-vertical-relative:page" o:allowincell="f" filled="f" stroked="f">
            <v:textbox style="layout-flow:vertical;mso-next-textbox:#_x0000_s7454" inset="0,0,0,0">
              <w:txbxContent>
                <w:p w:rsidR="00E410E0" w:rsidRDefault="00E410E0" w:rsidP="0051686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1686C">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51686C" w:rsidRPr="0051686C">
        <w:rPr>
          <w:rFonts w:ascii="Times New Roman" w:hAnsi="Times New Roman"/>
          <w:sz w:val="20"/>
          <w:szCs w:val="20"/>
        </w:rPr>
        <w:t>At the time of application, a petition for transfer credit must be filed with the MBA</w:t>
      </w:r>
      <w:r w:rsidR="0051686C" w:rsidRPr="0051686C">
        <w:rPr>
          <w:rFonts w:ascii="Times New Roman" w:hAnsi="Times New Roman"/>
          <w:spacing w:val="-11"/>
          <w:sz w:val="20"/>
          <w:szCs w:val="20"/>
        </w:rPr>
        <w:t xml:space="preserve"> </w:t>
      </w:r>
      <w:r w:rsidR="0051686C" w:rsidRPr="0051686C">
        <w:rPr>
          <w:rFonts w:ascii="Times New Roman" w:hAnsi="Times New Roman"/>
          <w:sz w:val="20"/>
          <w:szCs w:val="20"/>
        </w:rPr>
        <w:t>Director along with a copy of the course description for the institution</w:t>
      </w:r>
      <w:r w:rsidR="0051686C" w:rsidRPr="0051686C">
        <w:rPr>
          <w:rFonts w:ascii="Times New Roman" w:hAnsi="Times New Roman"/>
          <w:spacing w:val="-11"/>
          <w:sz w:val="20"/>
          <w:szCs w:val="20"/>
        </w:rPr>
        <w:t>’</w:t>
      </w:r>
      <w:r w:rsidR="0051686C" w:rsidRPr="0051686C">
        <w:rPr>
          <w:rFonts w:ascii="Times New Roman" w:hAnsi="Times New Roman"/>
          <w:sz w:val="20"/>
          <w:szCs w:val="20"/>
        </w:rPr>
        <w:t>s academic catalog.</w:t>
      </w:r>
    </w:p>
    <w:p w:rsidR="0051686C" w:rsidRDefault="0051686C" w:rsidP="0051686C">
      <w:pPr>
        <w:widowControl w:val="0"/>
        <w:autoSpaceDE w:val="0"/>
        <w:autoSpaceDN w:val="0"/>
        <w:adjustRightInd w:val="0"/>
        <w:spacing w:after="0" w:line="200" w:lineRule="exact"/>
        <w:ind w:right="230" w:firstLine="360"/>
        <w:jc w:val="both"/>
        <w:rPr>
          <w:rFonts w:ascii="Times New Roman" w:hAnsi="Times New Roman"/>
          <w:sz w:val="20"/>
          <w:szCs w:val="20"/>
        </w:rPr>
      </w:pPr>
    </w:p>
    <w:p w:rsidR="00367DC2" w:rsidRPr="00367DC2" w:rsidRDefault="00367DC2" w:rsidP="00367DC2">
      <w:pPr>
        <w:pStyle w:val="Heading2"/>
        <w:spacing w:before="0"/>
        <w:ind w:firstLine="1627"/>
        <w:rPr>
          <w:rFonts w:ascii="Impact" w:hAnsi="Impact" w:cs="Impact"/>
          <w:color w:val="666666"/>
          <w:spacing w:val="-23"/>
          <w:sz w:val="44"/>
          <w:szCs w:val="44"/>
        </w:rPr>
      </w:pPr>
      <w:bookmarkStart w:id="67" w:name="_Toc294969682"/>
      <w:r w:rsidRPr="00E410E0">
        <w:rPr>
          <w:rFonts w:ascii="Impact" w:hAnsi="Impact" w:cs="Impact"/>
          <w:color w:val="666666"/>
          <w:w w:val="88"/>
          <w:sz w:val="44"/>
          <w:szCs w:val="44"/>
          <w:fitText w:val="6264" w:id="-165433856"/>
        </w:rPr>
        <w:t>Five-Year BS/MBA Degree in Accounting</w:t>
      </w:r>
      <w:bookmarkEnd w:id="67"/>
    </w:p>
    <w:p w:rsidR="00EE404B" w:rsidRDefault="00EE404B" w:rsidP="0051686C">
      <w:pPr>
        <w:widowControl w:val="0"/>
        <w:autoSpaceDE w:val="0"/>
        <w:autoSpaceDN w:val="0"/>
        <w:adjustRightInd w:val="0"/>
        <w:spacing w:after="0"/>
        <w:ind w:right="230" w:firstLine="0"/>
        <w:jc w:val="both"/>
        <w:rPr>
          <w:rFonts w:ascii="Times New Roman" w:hAnsi="Times New Roman"/>
          <w:b/>
          <w:bCs/>
          <w:sz w:val="28"/>
          <w:szCs w:val="28"/>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Objectives of the P</w:t>
      </w:r>
      <w:r>
        <w:rPr>
          <w:rFonts w:ascii="Times New Roman" w:hAnsi="Times New Roman"/>
          <w:b/>
          <w:bCs/>
          <w:spacing w:val="-5"/>
          <w:sz w:val="28"/>
          <w:szCs w:val="28"/>
        </w:rPr>
        <w:t>r</w:t>
      </w:r>
      <w:r>
        <w:rPr>
          <w:rFonts w:ascii="Times New Roman" w:hAnsi="Times New Roman"/>
          <w:b/>
          <w:bCs/>
          <w:sz w:val="28"/>
          <w:szCs w:val="28"/>
        </w:rPr>
        <w:t>ogram</w:t>
      </w:r>
    </w:p>
    <w:p w:rsidR="0051686C" w:rsidRDefault="0051686C" w:rsidP="0051686C">
      <w:pPr>
        <w:widowControl w:val="0"/>
        <w:autoSpaceDE w:val="0"/>
        <w:autoSpaceDN w:val="0"/>
        <w:adjustRightInd w:val="0"/>
        <w:spacing w:before="37" w:after="0" w:line="250" w:lineRule="auto"/>
        <w:ind w:right="230" w:firstLine="360"/>
        <w:jc w:val="both"/>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51686C" w:rsidRDefault="0051686C" w:rsidP="0051686C">
      <w:pPr>
        <w:widowControl w:val="0"/>
        <w:autoSpaceDE w:val="0"/>
        <w:autoSpaceDN w:val="0"/>
        <w:adjustRightInd w:val="0"/>
        <w:spacing w:after="0" w:line="250" w:lineRule="auto"/>
        <w:ind w:right="230" w:firstLine="360"/>
        <w:jc w:val="both"/>
        <w:rPr>
          <w:rFonts w:ascii="Times New Roman" w:hAnsi="Times New Roman"/>
          <w:sz w:val="20"/>
          <w:szCs w:val="20"/>
        </w:rPr>
      </w:pPr>
      <w:r>
        <w:rPr>
          <w:rFonts w:ascii="Times New Roman" w:hAnsi="Times New Roman"/>
          <w:sz w:val="20"/>
          <w:szCs w:val="20"/>
        </w:rPr>
        <w:t>The major objective of the program is to prepare students professionally for accounting positions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51686C" w:rsidRDefault="0051686C" w:rsidP="0051686C">
      <w:pPr>
        <w:widowControl w:val="0"/>
        <w:autoSpaceDE w:val="0"/>
        <w:autoSpaceDN w:val="0"/>
        <w:adjustRightInd w:val="0"/>
        <w:spacing w:after="0" w:line="250" w:lineRule="auto"/>
        <w:ind w:right="230" w:firstLine="360"/>
        <w:jc w:val="both"/>
        <w:rPr>
          <w:rFonts w:ascii="Times New Roman" w:hAnsi="Times New Roman"/>
          <w:sz w:val="20"/>
          <w:szCs w:val="20"/>
        </w:rPr>
      </w:pPr>
      <w:r>
        <w:rPr>
          <w:rFonts w:ascii="Times New Roman" w:hAnsi="Times New Roman"/>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Pr>
          <w:rFonts w:ascii="Times New Roman" w:hAnsi="Times New Roman"/>
          <w:spacing w:val="46"/>
          <w:sz w:val="20"/>
          <w:szCs w:val="20"/>
        </w:rPr>
        <w:t xml:space="preserve"> </w:t>
      </w:r>
      <w:r>
        <w:rPr>
          <w:rFonts w:ascii="Times New Roman" w:hAnsi="Times New Roman"/>
          <w:sz w:val="20"/>
          <w:szCs w:val="20"/>
        </w:rPr>
        <w:t>Thus, this program is designed to “provide an innovative educational program to meet the needs of our diverse student population” and to “enhance the role of the University as a leader in providing quality business education”.</w:t>
      </w:r>
    </w:p>
    <w:p w:rsidR="0051686C" w:rsidRDefault="0051686C" w:rsidP="0051686C">
      <w:pPr>
        <w:widowControl w:val="0"/>
        <w:autoSpaceDE w:val="0"/>
        <w:autoSpaceDN w:val="0"/>
        <w:adjustRightInd w:val="0"/>
        <w:spacing w:before="17"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51686C" w:rsidRDefault="0051686C" w:rsidP="0051686C">
      <w:pPr>
        <w:widowControl w:val="0"/>
        <w:autoSpaceDE w:val="0"/>
        <w:autoSpaceDN w:val="0"/>
        <w:adjustRightInd w:val="0"/>
        <w:spacing w:before="37" w:after="0"/>
        <w:ind w:right="230" w:firstLine="360"/>
        <w:jc w:val="both"/>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Successfully complete all courses in areas</w:t>
      </w:r>
      <w:r w:rsidRPr="0051686C">
        <w:rPr>
          <w:rFonts w:ascii="Times New Roman" w:hAnsi="Times New Roman"/>
          <w:spacing w:val="-11"/>
          <w:sz w:val="20"/>
          <w:szCs w:val="20"/>
        </w:rPr>
        <w:t xml:space="preserve"> </w:t>
      </w:r>
      <w:r w:rsidRPr="0051686C">
        <w:rPr>
          <w:rFonts w:ascii="Times New Roman" w:hAnsi="Times New Roman"/>
          <w:sz w:val="20"/>
          <w:szCs w:val="20"/>
        </w:rPr>
        <w:t>A-</w:t>
      </w:r>
      <w:r w:rsidRPr="0051686C">
        <w:rPr>
          <w:rFonts w:ascii="Times New Roman" w:hAnsi="Times New Roman"/>
          <w:spacing w:val="-16"/>
          <w:sz w:val="20"/>
          <w:szCs w:val="20"/>
        </w:rPr>
        <w:t>F</w:t>
      </w:r>
      <w:r w:rsidRPr="0051686C">
        <w:rPr>
          <w:rFonts w:ascii="Times New Roman" w:hAnsi="Times New Roman"/>
          <w:sz w:val="20"/>
          <w:szCs w:val="20"/>
        </w:rPr>
        <w:t>.</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Successfully complete the following courses with a minimum grade of “C” in each and an overall grade point average of 3.0:</w:t>
      </w:r>
    </w:p>
    <w:p w:rsidR="0051686C" w:rsidRPr="0051686C" w:rsidRDefault="0051686C" w:rsidP="00FF55DE">
      <w:pPr>
        <w:pStyle w:val="ListParagraph"/>
        <w:widowControl w:val="0"/>
        <w:numPr>
          <w:ilvl w:val="0"/>
          <w:numId w:val="19"/>
        </w:numPr>
        <w:autoSpaceDE w:val="0"/>
        <w:autoSpaceDN w:val="0"/>
        <w:adjustRightInd w:val="0"/>
        <w:spacing w:after="0"/>
        <w:ind w:left="720"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2101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2102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II</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2105 – Principles of Macroeconomics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2106 – Principles of Microeconomics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ECON 3205 – Economic/Business Statistics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3105 – Legal Environment of Business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3106 – Management Science &amp; Operations Management</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4205 – Management Information Systems</w:t>
      </w:r>
    </w:p>
    <w:p w:rsidR="0051686C" w:rsidRPr="0051686C" w:rsidRDefault="0051686C" w:rsidP="00FF55DE">
      <w:pPr>
        <w:pStyle w:val="ListParagraph"/>
        <w:widowControl w:val="0"/>
        <w:numPr>
          <w:ilvl w:val="0"/>
          <w:numId w:val="19"/>
        </w:numPr>
        <w:autoSpaceDE w:val="0"/>
        <w:autoSpaceDN w:val="0"/>
        <w:adjustRightInd w:val="0"/>
        <w:spacing w:before="10" w:after="0"/>
        <w:ind w:left="720" w:right="230"/>
        <w:jc w:val="both"/>
        <w:rPr>
          <w:rFonts w:ascii="Times New Roman" w:hAnsi="Times New Roman"/>
          <w:sz w:val="20"/>
          <w:szCs w:val="20"/>
        </w:rPr>
      </w:pPr>
      <w:r w:rsidRPr="0051686C">
        <w:rPr>
          <w:rFonts w:ascii="Times New Roman" w:hAnsi="Times New Roman"/>
          <w:sz w:val="20"/>
          <w:szCs w:val="20"/>
        </w:rPr>
        <w:t>MKTG 3120 – Principles of Marketing</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Complete</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3101–Intermediate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3102–Intermediate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II, and</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3103–Intermediate III, with a grade point average of 3.0 in these three courses and a minimum grade of “C” in each, without repeating any of these courses.</w:t>
      </w:r>
    </w:p>
    <w:p w:rsidR="0051686C" w:rsidRPr="0051686C" w:rsidRDefault="0051686C" w:rsidP="00FF55DE">
      <w:pPr>
        <w:pStyle w:val="ListParagraph"/>
        <w:widowControl w:val="0"/>
        <w:numPr>
          <w:ilvl w:val="0"/>
          <w:numId w:val="19"/>
        </w:numPr>
        <w:autoSpaceDE w:val="0"/>
        <w:autoSpaceDN w:val="0"/>
        <w:adjustRightInd w:val="0"/>
        <w:spacing w:before="10" w:after="0" w:line="250" w:lineRule="auto"/>
        <w:ind w:left="720" w:right="230"/>
        <w:jc w:val="both"/>
        <w:rPr>
          <w:rFonts w:ascii="Times New Roman" w:hAnsi="Times New Roman"/>
          <w:sz w:val="20"/>
          <w:szCs w:val="20"/>
        </w:rPr>
      </w:pPr>
      <w:r w:rsidRPr="0051686C">
        <w:rPr>
          <w:rFonts w:ascii="Times New Roman" w:hAnsi="Times New Roman"/>
          <w:sz w:val="20"/>
          <w:szCs w:val="20"/>
        </w:rPr>
        <w:t>Apply during junior year (admitted after at least 90 semester hours completed) with at least</w:t>
      </w:r>
      <w:r>
        <w:rPr>
          <w:rFonts w:ascii="Times New Roman" w:hAnsi="Times New Roman"/>
          <w:sz w:val="20"/>
          <w:szCs w:val="20"/>
        </w:rPr>
        <w:t xml:space="preserve"> </w:t>
      </w:r>
      <w:r w:rsidRPr="0051686C">
        <w:rPr>
          <w:rFonts w:ascii="Times New Roman" w:hAnsi="Times New Roman"/>
          <w:sz w:val="20"/>
          <w:szCs w:val="20"/>
        </w:rPr>
        <w:t>24 semester hours completed at</w:t>
      </w:r>
      <w:r w:rsidRPr="0051686C">
        <w:rPr>
          <w:rFonts w:ascii="Times New Roman" w:hAnsi="Times New Roman"/>
          <w:spacing w:val="-11"/>
          <w:sz w:val="20"/>
          <w:szCs w:val="20"/>
        </w:rPr>
        <w:t xml:space="preserve"> </w:t>
      </w:r>
      <w:r w:rsidRPr="0051686C">
        <w:rPr>
          <w:rFonts w:ascii="Times New Roman" w:hAnsi="Times New Roman"/>
          <w:sz w:val="20"/>
          <w:szCs w:val="20"/>
        </w:rPr>
        <w:t>Albany State Universit</w:t>
      </w:r>
      <w:r w:rsidRPr="0051686C">
        <w:rPr>
          <w:rFonts w:ascii="Times New Roman" w:hAnsi="Times New Roman"/>
          <w:spacing w:val="-13"/>
          <w:sz w:val="20"/>
          <w:szCs w:val="20"/>
        </w:rPr>
        <w:t>y</w:t>
      </w:r>
      <w:r w:rsidRPr="0051686C">
        <w:rPr>
          <w:rFonts w:ascii="Times New Roman" w:hAnsi="Times New Roman"/>
          <w:sz w:val="20"/>
          <w:szCs w:val="20"/>
        </w:rPr>
        <w:t>. Courses completed at</w:t>
      </w:r>
      <w:r w:rsidRPr="0051686C">
        <w:rPr>
          <w:rFonts w:ascii="Times New Roman" w:hAnsi="Times New Roman"/>
          <w:spacing w:val="-11"/>
          <w:sz w:val="20"/>
          <w:szCs w:val="20"/>
        </w:rPr>
        <w:t xml:space="preserve"> </w:t>
      </w:r>
      <w:r w:rsidRPr="0051686C">
        <w:rPr>
          <w:rFonts w:ascii="Times New Roman" w:hAnsi="Times New Roman"/>
          <w:sz w:val="20"/>
          <w:szCs w:val="20"/>
        </w:rPr>
        <w:t>ASU must include at least 12 upper division (3000 or 4000 level) credit hours.</w:t>
      </w:r>
    </w:p>
    <w:p w:rsidR="0051686C" w:rsidRPr="0051686C" w:rsidRDefault="0051686C" w:rsidP="00FF55DE">
      <w:pPr>
        <w:pStyle w:val="ListParagraph"/>
        <w:widowControl w:val="0"/>
        <w:numPr>
          <w:ilvl w:val="0"/>
          <w:numId w:val="19"/>
        </w:numPr>
        <w:autoSpaceDE w:val="0"/>
        <w:autoSpaceDN w:val="0"/>
        <w:adjustRightInd w:val="0"/>
        <w:spacing w:after="0" w:line="250" w:lineRule="auto"/>
        <w:ind w:left="720" w:right="230"/>
        <w:jc w:val="both"/>
        <w:rPr>
          <w:rFonts w:ascii="Times New Roman" w:hAnsi="Times New Roman"/>
          <w:sz w:val="20"/>
          <w:szCs w:val="20"/>
        </w:rPr>
      </w:pPr>
      <w:r w:rsidRPr="0051686C">
        <w:rPr>
          <w:rFonts w:ascii="Times New Roman" w:hAnsi="Times New Roman"/>
          <w:sz w:val="20"/>
          <w:szCs w:val="20"/>
        </w:rPr>
        <w:t>Minimum composite score of 450 on the GM</w:t>
      </w:r>
      <w:r w:rsidRPr="0051686C">
        <w:rPr>
          <w:rFonts w:ascii="Times New Roman" w:hAnsi="Times New Roman"/>
          <w:spacing w:val="-22"/>
          <w:sz w:val="20"/>
          <w:szCs w:val="20"/>
        </w:rPr>
        <w:t>A</w:t>
      </w:r>
      <w:r w:rsidRPr="0051686C">
        <w:rPr>
          <w:rFonts w:ascii="Times New Roman" w:hAnsi="Times New Roman"/>
          <w:sz w:val="20"/>
          <w:szCs w:val="20"/>
        </w:rPr>
        <w:t>T</w:t>
      </w:r>
      <w:r w:rsidRPr="0051686C">
        <w:rPr>
          <w:rFonts w:ascii="Times New Roman" w:hAnsi="Times New Roman"/>
          <w:spacing w:val="-4"/>
          <w:sz w:val="20"/>
          <w:szCs w:val="20"/>
        </w:rPr>
        <w:t xml:space="preserve"> </w:t>
      </w:r>
      <w:r w:rsidRPr="0051686C">
        <w:rPr>
          <w:rFonts w:ascii="Times New Roman" w:hAnsi="Times New Roman"/>
          <w:sz w:val="20"/>
          <w:szCs w:val="20"/>
        </w:rPr>
        <w:t>and a minimum cumulative G</w:t>
      </w:r>
      <w:r w:rsidRPr="0051686C">
        <w:rPr>
          <w:rFonts w:ascii="Times New Roman" w:hAnsi="Times New Roman"/>
          <w:spacing w:val="-18"/>
          <w:sz w:val="20"/>
          <w:szCs w:val="20"/>
        </w:rPr>
        <w:t>P</w:t>
      </w:r>
      <w:r w:rsidRPr="0051686C">
        <w:rPr>
          <w:rFonts w:ascii="Times New Roman" w:hAnsi="Times New Roman"/>
          <w:sz w:val="20"/>
          <w:szCs w:val="20"/>
        </w:rPr>
        <w:t>A</w:t>
      </w:r>
      <w:r w:rsidRPr="0051686C">
        <w:rPr>
          <w:rFonts w:ascii="Times New Roman" w:hAnsi="Times New Roman"/>
          <w:spacing w:val="-11"/>
          <w:sz w:val="20"/>
          <w:szCs w:val="20"/>
        </w:rPr>
        <w:t xml:space="preserve"> </w:t>
      </w:r>
      <w:r w:rsidRPr="0051686C">
        <w:rPr>
          <w:rFonts w:ascii="Times New Roman" w:hAnsi="Times New Roman"/>
          <w:sz w:val="20"/>
          <w:szCs w:val="20"/>
        </w:rPr>
        <w:t>of 3.0 in all unde</w:t>
      </w:r>
      <w:r w:rsidRPr="0051686C">
        <w:rPr>
          <w:rFonts w:ascii="Times New Roman" w:hAnsi="Times New Roman"/>
          <w:spacing w:val="-4"/>
          <w:sz w:val="20"/>
          <w:szCs w:val="20"/>
        </w:rPr>
        <w:t>r</w:t>
      </w:r>
      <w:r w:rsidRPr="0051686C">
        <w:rPr>
          <w:rFonts w:ascii="Times New Roman" w:hAnsi="Times New Roman"/>
          <w:sz w:val="20"/>
          <w:szCs w:val="20"/>
        </w:rPr>
        <w:t>graduate courses attempted.</w:t>
      </w:r>
    </w:p>
    <w:p w:rsidR="0051686C" w:rsidRDefault="0051686C" w:rsidP="0051686C">
      <w:pPr>
        <w:widowControl w:val="0"/>
        <w:autoSpaceDE w:val="0"/>
        <w:autoSpaceDN w:val="0"/>
        <w:adjustRightInd w:val="0"/>
        <w:spacing w:before="17" w:after="0" w:line="200" w:lineRule="exact"/>
        <w:ind w:right="230" w:firstLine="360"/>
        <w:jc w:val="both"/>
        <w:rPr>
          <w:rFonts w:ascii="Times New Roman" w:hAnsi="Times New Roman"/>
          <w:sz w:val="20"/>
          <w:szCs w:val="20"/>
        </w:rPr>
      </w:pPr>
    </w:p>
    <w:p w:rsidR="0051686C" w:rsidRDefault="0051686C" w:rsidP="0051686C">
      <w:pPr>
        <w:widowControl w:val="0"/>
        <w:autoSpaceDE w:val="0"/>
        <w:autoSpaceDN w:val="0"/>
        <w:adjustRightInd w:val="0"/>
        <w:spacing w:after="0"/>
        <w:ind w:right="230" w:firstLine="0"/>
        <w:jc w:val="both"/>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51686C" w:rsidRDefault="0051686C" w:rsidP="00826618">
      <w:pPr>
        <w:widowControl w:val="0"/>
        <w:autoSpaceDE w:val="0"/>
        <w:autoSpaceDN w:val="0"/>
        <w:adjustRightInd w:val="0"/>
        <w:spacing w:before="26" w:after="0"/>
        <w:ind w:right="230" w:firstLine="360"/>
        <w:jc w:val="both"/>
        <w:rPr>
          <w:rFonts w:ascii="Times New Roman" w:hAnsi="Times New Roman"/>
          <w:sz w:val="20"/>
          <w:szCs w:val="20"/>
        </w:rPr>
      </w:pPr>
      <w:r>
        <w:rPr>
          <w:rFonts w:ascii="Times New Roman" w:hAnsi="Times New Roman"/>
          <w:sz w:val="20"/>
          <w:szCs w:val="20"/>
        </w:rPr>
        <w:t>Students are required to take golf (2 hours) and tennis (1 hour) to satisfy the physical education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 will give opportunities to students to learn the impact of di</w:t>
      </w:r>
      <w:r>
        <w:rPr>
          <w:rFonts w:ascii="Times New Roman" w:hAnsi="Times New Roman"/>
          <w:spacing w:val="-4"/>
          <w:sz w:val="20"/>
          <w:szCs w:val="20"/>
        </w:rPr>
        <w:t>f</w:t>
      </w:r>
      <w:r>
        <w:rPr>
          <w:rFonts w:ascii="Times New Roman" w:hAnsi="Times New Roman"/>
          <w:sz w:val="20"/>
          <w:szCs w:val="20"/>
        </w:rPr>
        <w:t xml:space="preserve">ferent cultures in shaping the </w:t>
      </w:r>
      <w:r w:rsidR="00284C41" w:rsidRPr="00284C41">
        <w:rPr>
          <w:rFonts w:ascii="Calibri" w:hAnsi="Calibri"/>
          <w:noProof/>
          <w:lang w:eastAsia="en-US"/>
        </w:rPr>
        <w:pict>
          <v:group id="_x0000_s7455" style="position:absolute;left:0;text-align:left;margin-left:265.6pt;margin-top:-55.5pt;width:31.2pt;height:31pt;z-index:-251399680;mso-position-horizontal-relative:page;mso-position-vertical-relative:text" coordorigin="5312,-1110" coordsize="624,620" o:allowincell="f">
            <v:rect id="_x0000_s7456" style="position:absolute;left:5317;top:-1105;width:613;height:610" o:allowincell="f" stroked="f">
              <v:path arrowok="t"/>
            </v:rect>
            <v:rect id="_x0000_s7457" style="position:absolute;left:5317;top:-1106;width:620;height:620;mso-position-horizontal-relative:page" o:allowincell="f" filled="f" stroked="f">
              <v:textbox style="mso-next-textbox:#_x0000_s7457" inset="0,0,0,0">
                <w:txbxContent>
                  <w:p w:rsidR="00E410E0" w:rsidRDefault="00E410E0" w:rsidP="0051686C">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51686C">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contemporary global communit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37" w:after="0" w:line="250" w:lineRule="auto"/>
        <w:ind w:left="860" w:right="2109" w:firstLine="360"/>
        <w:rPr>
          <w:rFonts w:ascii="Times New Roman" w:hAnsi="Times New Roman"/>
          <w:sz w:val="20"/>
          <w:szCs w:val="20"/>
        </w:rPr>
        <w:sectPr w:rsidR="00F42301" w:rsidSect="00EE404B">
          <w:pgSz w:w="12240" w:h="15840"/>
          <w:pgMar w:top="260" w:right="1530" w:bottom="280" w:left="1300" w:header="0" w:footer="970" w:gutter="0"/>
          <w:cols w:space="720" w:equalWidth="0">
            <w:col w:w="9410"/>
          </w:cols>
          <w:noEndnote/>
        </w:sectPr>
      </w:pPr>
    </w:p>
    <w:tbl>
      <w:tblPr>
        <w:tblW w:w="10503" w:type="dxa"/>
        <w:tblInd w:w="450" w:type="dxa"/>
        <w:tblLayout w:type="fixed"/>
        <w:tblCellMar>
          <w:left w:w="0" w:type="dxa"/>
          <w:right w:w="0" w:type="dxa"/>
        </w:tblCellMar>
        <w:tblLook w:val="0000"/>
      </w:tblPr>
      <w:tblGrid>
        <w:gridCol w:w="1085"/>
        <w:gridCol w:w="4560"/>
        <w:gridCol w:w="4858"/>
      </w:tblGrid>
      <w:tr w:rsidR="00F42301" w:rsidRPr="00FA7AC7" w:rsidTr="00826618">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5" w:after="0" w:line="140" w:lineRule="exact"/>
        <w:rPr>
          <w:rFonts w:ascii="Times New Roman" w:hAnsi="Times New Roman"/>
          <w:sz w:val="14"/>
          <w:szCs w:val="14"/>
        </w:rPr>
      </w:pPr>
    </w:p>
    <w:p w:rsidR="0051686C" w:rsidRDefault="0051686C" w:rsidP="0051686C">
      <w:pPr>
        <w:widowControl w:val="0"/>
        <w:autoSpaceDE w:val="0"/>
        <w:autoSpaceDN w:val="0"/>
        <w:adjustRightInd w:val="0"/>
        <w:spacing w:before="30" w:after="0" w:line="250" w:lineRule="auto"/>
        <w:ind w:left="1620" w:right="30" w:firstLine="360"/>
        <w:jc w:val="both"/>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51686C" w:rsidRPr="0051686C" w:rsidRDefault="0051686C" w:rsidP="00FF55DE">
      <w:pPr>
        <w:pStyle w:val="ListParagraph"/>
        <w:widowControl w:val="0"/>
        <w:numPr>
          <w:ilvl w:val="0"/>
          <w:numId w:val="20"/>
        </w:numPr>
        <w:autoSpaceDE w:val="0"/>
        <w:autoSpaceDN w:val="0"/>
        <w:adjustRightInd w:val="0"/>
        <w:spacing w:after="0"/>
        <w:ind w:left="2520" w:right="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6108 – International</w:t>
      </w:r>
      <w:r w:rsidRPr="0051686C">
        <w:rPr>
          <w:rFonts w:ascii="Times New Roman" w:hAnsi="Times New Roman"/>
          <w:spacing w:val="-11"/>
          <w:sz w:val="20"/>
          <w:szCs w:val="20"/>
        </w:rPr>
        <w:t xml:space="preserve"> </w:t>
      </w:r>
      <w:r w:rsidRPr="0051686C">
        <w:rPr>
          <w:rFonts w:ascii="Times New Roman" w:hAnsi="Times New Roman"/>
          <w:sz w:val="20"/>
          <w:szCs w:val="20"/>
        </w:rPr>
        <w:t>Accounting in lieu of BUSA</w:t>
      </w:r>
      <w:r w:rsidRPr="0051686C">
        <w:rPr>
          <w:rFonts w:ascii="Times New Roman" w:hAnsi="Times New Roman"/>
          <w:spacing w:val="-11"/>
          <w:sz w:val="20"/>
          <w:szCs w:val="20"/>
        </w:rPr>
        <w:t xml:space="preserve"> </w:t>
      </w:r>
      <w:r w:rsidRPr="0051686C">
        <w:rPr>
          <w:rFonts w:ascii="Times New Roman" w:hAnsi="Times New Roman"/>
          <w:sz w:val="20"/>
          <w:szCs w:val="20"/>
        </w:rPr>
        <w:t>4105 – International Business</w:t>
      </w:r>
    </w:p>
    <w:p w:rsidR="0051686C" w:rsidRPr="0051686C" w:rsidRDefault="0051686C" w:rsidP="00FF55DE">
      <w:pPr>
        <w:pStyle w:val="ListParagraph"/>
        <w:widowControl w:val="0"/>
        <w:numPr>
          <w:ilvl w:val="0"/>
          <w:numId w:val="20"/>
        </w:numPr>
        <w:autoSpaceDE w:val="0"/>
        <w:autoSpaceDN w:val="0"/>
        <w:adjustRightInd w:val="0"/>
        <w:spacing w:before="10" w:after="0"/>
        <w:ind w:left="2520" w:right="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5</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 in lieu of MGMT</w:t>
      </w:r>
      <w:r w:rsidRPr="0051686C">
        <w:rPr>
          <w:rFonts w:ascii="Times New Roman" w:hAnsi="Times New Roman"/>
          <w:spacing w:val="-4"/>
          <w:sz w:val="20"/>
          <w:szCs w:val="20"/>
        </w:rPr>
        <w:t xml:space="preserve"> </w:t>
      </w:r>
      <w:r w:rsidRPr="0051686C">
        <w:rPr>
          <w:rFonts w:ascii="Times New Roman" w:hAnsi="Times New Roman"/>
          <w:sz w:val="20"/>
          <w:szCs w:val="20"/>
        </w:rPr>
        <w:t>4</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w:t>
      </w:r>
    </w:p>
    <w:p w:rsidR="0051686C" w:rsidRPr="0051686C" w:rsidRDefault="0051686C" w:rsidP="00FF55DE">
      <w:pPr>
        <w:pStyle w:val="ListParagraph"/>
        <w:widowControl w:val="0"/>
        <w:numPr>
          <w:ilvl w:val="0"/>
          <w:numId w:val="20"/>
        </w:numPr>
        <w:autoSpaceDE w:val="0"/>
        <w:autoSpaceDN w:val="0"/>
        <w:adjustRightInd w:val="0"/>
        <w:spacing w:before="10" w:after="0"/>
        <w:ind w:left="2520" w:right="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6199 – Business Policy &amp; Strategic Mgt in lieu of MGMT</w:t>
      </w:r>
      <w:r w:rsidRPr="0051686C">
        <w:rPr>
          <w:rFonts w:ascii="Times New Roman" w:hAnsi="Times New Roman"/>
          <w:spacing w:val="-4"/>
          <w:sz w:val="20"/>
          <w:szCs w:val="20"/>
        </w:rPr>
        <w:t xml:space="preserve"> </w:t>
      </w:r>
      <w:r w:rsidRPr="0051686C">
        <w:rPr>
          <w:rFonts w:ascii="Times New Roman" w:hAnsi="Times New Roman"/>
          <w:sz w:val="20"/>
          <w:szCs w:val="20"/>
        </w:rPr>
        <w:t>4199 – Business Policy</w:t>
      </w:r>
    </w:p>
    <w:p w:rsidR="0051686C" w:rsidRDefault="0051686C" w:rsidP="0051686C">
      <w:pPr>
        <w:widowControl w:val="0"/>
        <w:autoSpaceDE w:val="0"/>
        <w:autoSpaceDN w:val="0"/>
        <w:adjustRightInd w:val="0"/>
        <w:spacing w:before="10" w:after="0" w:line="240" w:lineRule="exact"/>
        <w:ind w:left="1620" w:right="30"/>
        <w:jc w:val="both"/>
        <w:rPr>
          <w:rFonts w:ascii="Times New Roman" w:hAnsi="Times New Roman"/>
          <w:sz w:val="24"/>
          <w:szCs w:val="24"/>
        </w:rPr>
      </w:pPr>
    </w:p>
    <w:p w:rsidR="0051686C" w:rsidRDefault="00284C41" w:rsidP="0051686C">
      <w:pPr>
        <w:widowControl w:val="0"/>
        <w:autoSpaceDE w:val="0"/>
        <w:autoSpaceDN w:val="0"/>
        <w:adjustRightInd w:val="0"/>
        <w:spacing w:after="0" w:line="250" w:lineRule="auto"/>
        <w:ind w:left="1620" w:right="30" w:firstLine="360"/>
        <w:jc w:val="both"/>
        <w:rPr>
          <w:rFonts w:ascii="Times New Roman" w:hAnsi="Times New Roman"/>
          <w:sz w:val="20"/>
          <w:szCs w:val="20"/>
        </w:rPr>
      </w:pPr>
      <w:r w:rsidRPr="00284C41">
        <w:rPr>
          <w:rFonts w:ascii="Times New Roman" w:hAnsi="Times New Roman"/>
          <w:noProof/>
          <w:color w:val="000000"/>
          <w:sz w:val="20"/>
          <w:szCs w:val="20"/>
        </w:rPr>
        <w:pict>
          <v:shape id="_x0000_s7460" type="#_x0000_t202" style="position:absolute;left:0;text-align:left;margin-left:20.05pt;margin-top:5.1pt;width:1in;height:532.75pt;z-index:-251398656;mso-position-horizontal-relative:page" o:allowincell="f" filled="f" stroked="f">
            <v:textbox style="layout-flow:vertical;mso-layout-flow-alt:bottom-to-top;mso-next-textbox:#_x0000_s7460" inset="0,0,0,0">
              <w:txbxContent>
                <w:p w:rsidR="00E410E0" w:rsidRDefault="00E410E0" w:rsidP="0051686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1686C">
        <w:rPr>
          <w:rFonts w:ascii="Times New Roman" w:hAnsi="Times New Roman"/>
          <w:sz w:val="20"/>
          <w:szCs w:val="20"/>
        </w:rPr>
        <w:t>A</w:t>
      </w:r>
      <w:r w:rsidR="0051686C">
        <w:rPr>
          <w:rFonts w:ascii="Times New Roman" w:hAnsi="Times New Roman"/>
          <w:spacing w:val="-11"/>
          <w:sz w:val="20"/>
          <w:szCs w:val="20"/>
        </w:rPr>
        <w:t xml:space="preserve"> </w:t>
      </w:r>
      <w:r w:rsidR="0051686C">
        <w:rPr>
          <w:rFonts w:ascii="Times New Roman" w:hAnsi="Times New Roman"/>
          <w:sz w:val="20"/>
          <w:szCs w:val="20"/>
        </w:rPr>
        <w:t>total of 151 semester hours is required for earning the BS Degree (Accounting) and the MBA</w:t>
      </w:r>
      <w:r w:rsidR="0051686C">
        <w:rPr>
          <w:rFonts w:ascii="Times New Roman" w:hAnsi="Times New Roman"/>
          <w:spacing w:val="-11"/>
          <w:sz w:val="20"/>
          <w:szCs w:val="20"/>
        </w:rPr>
        <w:t xml:space="preserve"> </w:t>
      </w:r>
      <w:r w:rsidR="0051686C">
        <w:rPr>
          <w:rFonts w:ascii="Times New Roman" w:hAnsi="Times New Roman"/>
          <w:sz w:val="20"/>
          <w:szCs w:val="20"/>
        </w:rPr>
        <w:t>Degree (Accounting Concentration), including 36 semester hours of graduate work as follows:</w:t>
      </w:r>
    </w:p>
    <w:p w:rsidR="0051686C" w:rsidRDefault="0051686C" w:rsidP="0051686C">
      <w:pPr>
        <w:widowControl w:val="0"/>
        <w:tabs>
          <w:tab w:val="left" w:pos="4720"/>
          <w:tab w:val="left" w:pos="8420"/>
        </w:tabs>
        <w:autoSpaceDE w:val="0"/>
        <w:autoSpaceDN w:val="0"/>
        <w:adjustRightInd w:val="0"/>
        <w:spacing w:after="0"/>
        <w:ind w:left="1620" w:right="30"/>
        <w:jc w:val="both"/>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51686C" w:rsidRDefault="0051686C" w:rsidP="0051686C">
      <w:pPr>
        <w:widowControl w:val="0"/>
        <w:tabs>
          <w:tab w:val="left" w:pos="4720"/>
          <w:tab w:val="left" w:pos="890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51686C" w:rsidRDefault="0051686C" w:rsidP="0051686C">
      <w:pPr>
        <w:widowControl w:val="0"/>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Electives:</w:t>
      </w:r>
    </w:p>
    <w:p w:rsidR="0051686C" w:rsidRDefault="0051686C" w:rsidP="0051686C">
      <w:pPr>
        <w:widowControl w:val="0"/>
        <w:tabs>
          <w:tab w:val="left" w:pos="4680"/>
          <w:tab w:val="left" w:pos="8860"/>
        </w:tabs>
        <w:autoSpaceDE w:val="0"/>
        <w:autoSpaceDN w:val="0"/>
        <w:adjustRightInd w:val="0"/>
        <w:spacing w:before="10" w:after="0"/>
        <w:ind w:left="1620" w:right="30"/>
        <w:jc w:val="both"/>
        <w:rPr>
          <w:rFonts w:ascii="Times New Roman" w:hAnsi="Times New Roman"/>
          <w:sz w:val="20"/>
          <w:szCs w:val="20"/>
        </w:rPr>
      </w:pPr>
      <w:r>
        <w:rPr>
          <w:rFonts w:ascii="Times New Roman" w:hAnsi="Times New Roman"/>
          <w:sz w:val="20"/>
          <w:szCs w:val="20"/>
        </w:rPr>
        <w:t xml:space="preserve">   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 xml:space="preserve"> 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51686C" w:rsidRDefault="0051686C" w:rsidP="0051686C">
      <w:pPr>
        <w:widowControl w:val="0"/>
        <w:tabs>
          <w:tab w:val="left" w:pos="4720"/>
          <w:tab w:val="left" w:pos="8900"/>
          <w:tab w:val="left" w:pos="9560"/>
        </w:tabs>
        <w:autoSpaceDE w:val="0"/>
        <w:autoSpaceDN w:val="0"/>
        <w:adjustRightInd w:val="0"/>
        <w:spacing w:before="10" w:after="0" w:line="250" w:lineRule="auto"/>
        <w:ind w:left="1620" w:right="30"/>
        <w:jc w:val="both"/>
        <w:rPr>
          <w:rFonts w:ascii="Times New Roman" w:hAnsi="Times New Roman"/>
          <w:sz w:val="20"/>
          <w:szCs w:val="20"/>
          <w:u w:val="single"/>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3</w:t>
      </w:r>
    </w:p>
    <w:p w:rsidR="0051686C" w:rsidRDefault="0051686C" w:rsidP="0051686C">
      <w:pPr>
        <w:widowControl w:val="0"/>
        <w:tabs>
          <w:tab w:val="right" w:pos="4720"/>
          <w:tab w:val="right" w:pos="9000"/>
          <w:tab w:val="left" w:pos="9560"/>
        </w:tabs>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51686C" w:rsidRDefault="0051686C" w:rsidP="0051686C">
      <w:pPr>
        <w:widowControl w:val="0"/>
        <w:autoSpaceDE w:val="0"/>
        <w:autoSpaceDN w:val="0"/>
        <w:adjustRightInd w:val="0"/>
        <w:spacing w:before="17" w:after="0" w:line="200" w:lineRule="exact"/>
        <w:ind w:left="1620" w:right="30"/>
        <w:jc w:val="both"/>
        <w:rPr>
          <w:rFonts w:ascii="Times New Roman" w:hAnsi="Times New Roman"/>
          <w:sz w:val="20"/>
          <w:szCs w:val="20"/>
        </w:rPr>
      </w:pPr>
    </w:p>
    <w:p w:rsidR="0051686C" w:rsidRDefault="0051686C" w:rsidP="0051686C">
      <w:pPr>
        <w:widowControl w:val="0"/>
        <w:autoSpaceDE w:val="0"/>
        <w:autoSpaceDN w:val="0"/>
        <w:adjustRightInd w:val="0"/>
        <w:spacing w:after="0"/>
        <w:ind w:left="1620" w:right="30" w:firstLine="0"/>
        <w:jc w:val="both"/>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51686C" w:rsidRDefault="0051686C" w:rsidP="0051686C">
      <w:pPr>
        <w:widowControl w:val="0"/>
        <w:autoSpaceDE w:val="0"/>
        <w:autoSpaceDN w:val="0"/>
        <w:adjustRightInd w:val="0"/>
        <w:spacing w:before="37" w:after="0"/>
        <w:ind w:left="1620" w:right="30"/>
        <w:jc w:val="both"/>
        <w:rPr>
          <w:rFonts w:ascii="Times New Roman" w:hAnsi="Times New Roman"/>
          <w:sz w:val="20"/>
          <w:szCs w:val="20"/>
        </w:rPr>
      </w:pPr>
      <w:r>
        <w:rPr>
          <w:rFonts w:ascii="Times New Roman" w:hAnsi="Times New Roman"/>
          <w:sz w:val="20"/>
          <w:szCs w:val="20"/>
        </w:rPr>
        <w:t>Dr. Jonathan Elimimian, Chair</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 xml:space="preserve">College of Business </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 xml:space="preserve">Albany State University </w:t>
      </w:r>
    </w:p>
    <w:p w:rsidR="0051686C" w:rsidRDefault="0051686C" w:rsidP="0051686C">
      <w:pPr>
        <w:widowControl w:val="0"/>
        <w:autoSpaceDE w:val="0"/>
        <w:autoSpaceDN w:val="0"/>
        <w:adjustRightInd w:val="0"/>
        <w:spacing w:before="10" w:after="0" w:line="250" w:lineRule="auto"/>
        <w:ind w:left="1620" w:right="30"/>
        <w:jc w:val="both"/>
        <w:rPr>
          <w:rFonts w:ascii="Times New Roman" w:hAnsi="Times New Roman"/>
          <w:sz w:val="20"/>
          <w:szCs w:val="20"/>
        </w:rPr>
      </w:pP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51686C" w:rsidRPr="009B3357" w:rsidRDefault="0051686C" w:rsidP="0051686C">
      <w:pPr>
        <w:widowControl w:val="0"/>
        <w:autoSpaceDE w:val="0"/>
        <w:autoSpaceDN w:val="0"/>
        <w:adjustRightInd w:val="0"/>
        <w:spacing w:after="0"/>
        <w:ind w:left="1620" w:right="30"/>
        <w:jc w:val="both"/>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51686C" w:rsidRPr="009B3357" w:rsidRDefault="0051686C" w:rsidP="0051686C">
      <w:pPr>
        <w:widowControl w:val="0"/>
        <w:autoSpaceDE w:val="0"/>
        <w:autoSpaceDN w:val="0"/>
        <w:adjustRightInd w:val="0"/>
        <w:spacing w:before="10" w:after="0"/>
        <w:ind w:left="1620" w:right="30"/>
        <w:jc w:val="both"/>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51686C" w:rsidRPr="009B3357" w:rsidRDefault="00284C41" w:rsidP="0051686C">
      <w:pPr>
        <w:widowControl w:val="0"/>
        <w:autoSpaceDE w:val="0"/>
        <w:autoSpaceDN w:val="0"/>
        <w:adjustRightInd w:val="0"/>
        <w:spacing w:before="10" w:after="0"/>
        <w:ind w:left="1620" w:right="30"/>
        <w:jc w:val="both"/>
        <w:rPr>
          <w:rFonts w:ascii="Times New Roman" w:hAnsi="Times New Roman"/>
          <w:sz w:val="20"/>
          <w:szCs w:val="20"/>
          <w:lang w:val="fr-MC"/>
        </w:rPr>
      </w:pPr>
      <w:hyperlink r:id="rId41" w:history="1">
        <w:r w:rsidR="0051686C" w:rsidRPr="009B3357">
          <w:rPr>
            <w:rFonts w:ascii="Times New Roman" w:hAnsi="Times New Roman"/>
            <w:sz w:val="20"/>
            <w:szCs w:val="20"/>
            <w:lang w:val="fr-MC"/>
          </w:rPr>
          <w:t>E-mail:</w:t>
        </w:r>
      </w:hyperlink>
      <w:r w:rsidR="0051686C" w:rsidRPr="009B3357">
        <w:rPr>
          <w:rFonts w:ascii="Times New Roman" w:hAnsi="Times New Roman"/>
          <w:sz w:val="20"/>
          <w:szCs w:val="20"/>
          <w:lang w:val="fr-MC"/>
        </w:rPr>
        <w:t xml:space="preserve"> </w:t>
      </w:r>
      <w:r w:rsidR="0051686C">
        <w:rPr>
          <w:rFonts w:ascii="Times New Roman" w:hAnsi="Times New Roman"/>
          <w:sz w:val="20"/>
          <w:szCs w:val="20"/>
        </w:rPr>
        <w:t>Jonathan.Elimimian</w:t>
      </w:r>
      <w:r w:rsidR="0051686C" w:rsidRPr="009B3357">
        <w:rPr>
          <w:rFonts w:ascii="Times New Roman" w:hAnsi="Times New Roman"/>
          <w:sz w:val="20"/>
          <w:szCs w:val="20"/>
          <w:lang w:val="fr-MC"/>
        </w:rPr>
        <w:t>@asurams.edu</w:t>
      </w:r>
    </w:p>
    <w:p w:rsidR="0051686C" w:rsidRPr="009B3357" w:rsidRDefault="0051686C" w:rsidP="0051686C">
      <w:pPr>
        <w:widowControl w:val="0"/>
        <w:autoSpaceDE w:val="0"/>
        <w:autoSpaceDN w:val="0"/>
        <w:adjustRightInd w:val="0"/>
        <w:spacing w:before="6" w:after="0" w:line="170" w:lineRule="exact"/>
        <w:ind w:left="1620" w:right="30"/>
        <w:jc w:val="both"/>
        <w:rPr>
          <w:rFonts w:ascii="Times New Roman" w:hAnsi="Times New Roman"/>
          <w:sz w:val="17"/>
          <w:szCs w:val="17"/>
          <w:lang w:val="fr-MC"/>
        </w:rPr>
      </w:pPr>
    </w:p>
    <w:p w:rsidR="0051686C" w:rsidRDefault="0051686C" w:rsidP="00367DC2">
      <w:pPr>
        <w:pStyle w:val="Heading2"/>
        <w:spacing w:before="0"/>
        <w:ind w:firstLine="1627"/>
        <w:rPr>
          <w:rFonts w:ascii="Impact" w:hAnsi="Impact" w:cs="Impact"/>
          <w:color w:val="000000"/>
          <w:sz w:val="32"/>
          <w:szCs w:val="32"/>
        </w:rPr>
      </w:pPr>
      <w:bookmarkStart w:id="68" w:name="_Toc294969683"/>
      <w:r>
        <w:rPr>
          <w:rFonts w:ascii="Impact" w:hAnsi="Impact" w:cs="Impact"/>
          <w:color w:val="666666"/>
          <w:sz w:val="32"/>
          <w:szCs w:val="32"/>
        </w:rPr>
        <w:t xml:space="preserve">THE MBA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bookmarkEnd w:id="68"/>
      <w:r w:rsidR="00367DC2">
        <w:rPr>
          <w:rFonts w:ascii="Impact" w:hAnsi="Impact" w:cs="Impact"/>
          <w:color w:val="666666"/>
          <w:sz w:val="32"/>
          <w:szCs w:val="32"/>
        </w:rPr>
        <w:t xml:space="preserve">  </w:t>
      </w:r>
    </w:p>
    <w:p w:rsidR="0051686C" w:rsidRDefault="0051686C" w:rsidP="0051686C">
      <w:pPr>
        <w:widowControl w:val="0"/>
        <w:autoSpaceDE w:val="0"/>
        <w:autoSpaceDN w:val="0"/>
        <w:adjustRightInd w:val="0"/>
        <w:spacing w:before="8" w:after="0" w:line="140" w:lineRule="exact"/>
        <w:ind w:left="1620" w:right="30"/>
        <w:jc w:val="both"/>
        <w:rPr>
          <w:rFonts w:ascii="Impact" w:hAnsi="Impact" w:cs="Impact"/>
          <w:color w:val="000000"/>
          <w:sz w:val="14"/>
          <w:szCs w:val="14"/>
        </w:rPr>
      </w:pPr>
    </w:p>
    <w:p w:rsidR="0051686C"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p>
    <w:p w:rsidR="0051686C"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F40E20">
      <w:pPr>
        <w:widowControl w:val="0"/>
        <w:autoSpaceDE w:val="0"/>
        <w:autoSpaceDN w:val="0"/>
        <w:adjustRightInd w:val="0"/>
        <w:spacing w:after="0"/>
        <w:ind w:left="2700" w:right="30" w:hanging="360"/>
        <w:jc w:val="both"/>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013512"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Snyder, Don, Ph.D</w:t>
      </w:r>
      <w:r w:rsidRPr="00013512">
        <w:rPr>
          <w:rFonts w:ascii="Times New Roman" w:hAnsi="Times New Roman"/>
          <w:bCs/>
          <w:color w:val="000000"/>
          <w:sz w:val="20"/>
          <w:szCs w:val="20"/>
        </w:rPr>
        <w:t>., Texas A&amp;M University. Specialty: Marketing and Logistics Management.</w:t>
      </w:r>
    </w:p>
    <w:p w:rsidR="0051686C" w:rsidRDefault="0051686C" w:rsidP="0051686C">
      <w:pPr>
        <w:widowControl w:val="0"/>
        <w:autoSpaceDE w:val="0"/>
        <w:autoSpaceDN w:val="0"/>
        <w:adjustRightInd w:val="0"/>
        <w:spacing w:after="0"/>
        <w:ind w:left="1620" w:right="30"/>
        <w:jc w:val="both"/>
        <w:rPr>
          <w:rFonts w:ascii="Times New Roman" w:hAnsi="Times New Roman"/>
          <w:b/>
          <w:bCs/>
          <w:color w:val="000000"/>
          <w:sz w:val="20"/>
          <w:szCs w:val="20"/>
        </w:rPr>
      </w:pPr>
    </w:p>
    <w:p w:rsidR="0051686C" w:rsidRPr="006C1ACB" w:rsidRDefault="0051686C" w:rsidP="0051686C">
      <w:pPr>
        <w:widowControl w:val="0"/>
        <w:autoSpaceDE w:val="0"/>
        <w:autoSpaceDN w:val="0"/>
        <w:adjustRightInd w:val="0"/>
        <w:spacing w:after="0"/>
        <w:ind w:left="1620" w:right="30"/>
        <w:jc w:val="both"/>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r w:rsidR="00F40E20">
        <w:rPr>
          <w:rFonts w:ascii="Times New Roman" w:hAnsi="Times New Roman"/>
          <w:bCs/>
          <w:color w:val="000000"/>
          <w:sz w:val="20"/>
          <w:szCs w:val="20"/>
        </w:rPr>
        <w:t>.</w:t>
      </w:r>
    </w:p>
    <w:p w:rsidR="00F42301" w:rsidRPr="006C1ACB" w:rsidRDefault="00F42301" w:rsidP="00C57415">
      <w:pPr>
        <w:widowControl w:val="0"/>
        <w:autoSpaceDE w:val="0"/>
        <w:autoSpaceDN w:val="0"/>
        <w:adjustRightInd w:val="0"/>
        <w:spacing w:after="0"/>
        <w:ind w:left="1945"/>
        <w:rPr>
          <w:rFonts w:ascii="Times New Roman" w:hAnsi="Times New Roman"/>
          <w:bCs/>
          <w:color w:val="000000"/>
          <w:sz w:val="20"/>
          <w:szCs w:val="20"/>
        </w:rPr>
      </w:pPr>
    </w:p>
    <w:p w:rsidR="00F42301" w:rsidRDefault="00F42301" w:rsidP="00C57415">
      <w:pPr>
        <w:widowControl w:val="0"/>
        <w:autoSpaceDE w:val="0"/>
        <w:autoSpaceDN w:val="0"/>
        <w:adjustRightInd w:val="0"/>
        <w:spacing w:after="0" w:line="250" w:lineRule="auto"/>
        <w:ind w:left="2305" w:right="1002" w:hanging="360"/>
        <w:rPr>
          <w:rFonts w:ascii="Times New Roman" w:hAnsi="Times New Roman"/>
          <w:color w:val="000000"/>
          <w:sz w:val="20"/>
          <w:szCs w:val="20"/>
        </w:rPr>
        <w:sectPr w:rsidR="00F42301" w:rsidSect="00EE404B">
          <w:footerReference w:type="even" r:id="rId42"/>
          <w:footerReference w:type="default" r:id="rId43"/>
          <w:pgSz w:w="12240" w:h="15840"/>
          <w:pgMar w:top="260" w:right="1260" w:bottom="280" w:left="240" w:header="0" w:footer="1004" w:gutter="0"/>
          <w:cols w:space="720"/>
          <w:noEndnote/>
        </w:sectPr>
      </w:pPr>
    </w:p>
    <w:tbl>
      <w:tblPr>
        <w:tblW w:w="0" w:type="auto"/>
        <w:tblInd w:w="100" w:type="dxa"/>
        <w:tblLayout w:type="fixed"/>
        <w:tblCellMar>
          <w:left w:w="0" w:type="dxa"/>
          <w:right w:w="0" w:type="dxa"/>
        </w:tblCellMar>
        <w:tblLook w:val="0000"/>
      </w:tblPr>
      <w:tblGrid>
        <w:gridCol w:w="4876"/>
        <w:gridCol w:w="3844"/>
        <w:gridCol w:w="1350"/>
      </w:tblGrid>
      <w:tr w:rsidR="00F42301" w:rsidRPr="00FA7AC7" w:rsidTr="0082661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384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826618">
            <w:pPr>
              <w:widowControl w:val="0"/>
              <w:autoSpaceDE w:val="0"/>
              <w:autoSpaceDN w:val="0"/>
              <w:adjustRightInd w:val="0"/>
              <w:spacing w:after="0"/>
              <w:ind w:left="64" w:hanging="3"/>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35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384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5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384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5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D868FF" w:rsidRPr="004E78AD" w:rsidRDefault="00284C41" w:rsidP="00872D63">
      <w:pPr>
        <w:pStyle w:val="Heading2"/>
        <w:ind w:firstLine="0"/>
        <w:rPr>
          <w:rFonts w:ascii="Impact" w:hAnsi="Impact" w:cs="Impact"/>
          <w:color w:val="808080" w:themeColor="background1" w:themeShade="80"/>
          <w:sz w:val="32"/>
          <w:szCs w:val="32"/>
        </w:rPr>
      </w:pPr>
      <w:r w:rsidRPr="00284C41">
        <w:rPr>
          <w:rFonts w:ascii="Calibri" w:hAnsi="Calibri" w:cs="Times New Roman"/>
          <w:noProof/>
          <w:color w:val="808080" w:themeColor="background1" w:themeShade="80"/>
          <w:lang w:eastAsia="en-US"/>
        </w:rPr>
        <w:pict>
          <v:group id="_x0000_s7461" style="position:absolute;margin-left:317.05pt;margin-top:-103.75pt;width:31.2pt;height:31.05pt;z-index:-251396608;mso-position-horizontal-relative:page" coordorigin="6341,-2075" coordsize="624,621" o:allowincell="f">
            <v:rect id="_x0000_s7462" style="position:absolute;left:6346;top:-2070;width:613;height:610" o:allowincell="f" stroked="f">
              <v:path arrowok="t"/>
            </v:rect>
            <v:rect id="_x0000_s7463" style="position:absolute;left:6346;top:-2070;width:620;height:620;mso-position-horizontal-relative:page" o:allowincell="f" filled="f" stroked="f">
              <v:textbox style="mso-next-textbox:#_x0000_s7463" inset="0,0,0,0">
                <w:txbxContent>
                  <w:p w:rsidR="00E410E0" w:rsidRDefault="00E410E0" w:rsidP="00D868FF">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3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D868FF">
                    <w:pPr>
                      <w:widowControl w:val="0"/>
                      <w:autoSpaceDE w:val="0"/>
                      <w:autoSpaceDN w:val="0"/>
                      <w:adjustRightInd w:val="0"/>
                      <w:spacing w:after="0"/>
                      <w:rPr>
                        <w:rFonts w:ascii="Times New Roman" w:hAnsi="Times New Roman"/>
                        <w:sz w:val="24"/>
                        <w:szCs w:val="24"/>
                      </w:rPr>
                    </w:pPr>
                  </w:p>
                </w:txbxContent>
              </v:textbox>
            </v:rect>
            <w10:wrap anchorx="page"/>
          </v:group>
        </w:pict>
      </w:r>
      <w:bookmarkStart w:id="69" w:name="_Toc294969684"/>
      <w:r w:rsidR="00D868FF" w:rsidRPr="004E78AD">
        <w:rPr>
          <w:rFonts w:ascii="Impact" w:hAnsi="Impact" w:cs="Impact"/>
          <w:color w:val="808080" w:themeColor="background1" w:themeShade="80"/>
          <w:sz w:val="32"/>
          <w:szCs w:val="32"/>
        </w:rPr>
        <w:t>COURSE DESCRIPTIONS</w:t>
      </w:r>
      <w:bookmarkEnd w:id="69"/>
    </w:p>
    <w:p w:rsidR="00D868FF" w:rsidRDefault="00D868FF" w:rsidP="00D868FF">
      <w:pPr>
        <w:widowControl w:val="0"/>
        <w:autoSpaceDE w:val="0"/>
        <w:autoSpaceDN w:val="0"/>
        <w:adjustRightInd w:val="0"/>
        <w:spacing w:before="3" w:after="0" w:line="280" w:lineRule="exact"/>
        <w:rPr>
          <w:rFonts w:ascii="Impact" w:hAnsi="Impact" w:cs="Impact"/>
          <w:color w:val="000000"/>
          <w:sz w:val="28"/>
          <w:szCs w:val="28"/>
        </w:rPr>
      </w:pP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5200</w:t>
      </w:r>
      <w:r>
        <w:rPr>
          <w:rFonts w:ascii="Times New Roman" w:hAnsi="Times New Roman"/>
          <w:b/>
          <w:bCs/>
          <w:color w:val="000000"/>
          <w:spacing w:val="39"/>
          <w:sz w:val="20"/>
          <w:szCs w:val="20"/>
        </w:rPr>
        <w:t xml:space="preserve"> </w:t>
      </w:r>
      <w:r>
        <w:rPr>
          <w:rFonts w:ascii="Times New Roman" w:hAnsi="Times New Roman"/>
          <w:b/>
          <w:bCs/>
          <w:color w:val="000000"/>
          <w:sz w:val="20"/>
          <w:szCs w:val="20"/>
        </w:rPr>
        <w:t>ACCOUNTING/FINANCIAL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MANAGEMENT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CONCEPTS</w:t>
      </w:r>
      <w:r>
        <w:rPr>
          <w:rFonts w:ascii="Times New Roman" w:hAnsi="Times New Roman"/>
          <w:b/>
          <w:bCs/>
          <w:color w:val="000000"/>
          <w:spacing w:val="-16"/>
          <w:sz w:val="20"/>
          <w:szCs w:val="20"/>
        </w:rPr>
        <w:t xml:space="preserve"> </w:t>
      </w:r>
      <w:r>
        <w:rPr>
          <w:rFonts w:ascii="Times New Roman" w:hAnsi="Times New Roman"/>
          <w:b/>
          <w:bCs/>
          <w:color w:val="000000"/>
          <w:sz w:val="20"/>
          <w:szCs w:val="20"/>
        </w:rPr>
        <w:t xml:space="preserve">..............1(1-0) </w:t>
      </w:r>
    </w:p>
    <w:p w:rsidR="00D868FF" w:rsidRDefault="00284C41" w:rsidP="00D868FF">
      <w:pPr>
        <w:widowControl w:val="0"/>
        <w:autoSpaceDE w:val="0"/>
        <w:autoSpaceDN w:val="0"/>
        <w:adjustRightInd w:val="0"/>
        <w:spacing w:after="0" w:line="251" w:lineRule="auto"/>
        <w:ind w:right="2010" w:firstLine="0"/>
        <w:jc w:val="both"/>
        <w:rPr>
          <w:rFonts w:ascii="Times New Roman" w:hAnsi="Times New Roman"/>
          <w:color w:val="000000"/>
          <w:sz w:val="20"/>
          <w:szCs w:val="20"/>
        </w:rPr>
      </w:pPr>
      <w:r>
        <w:rPr>
          <w:rFonts w:ascii="Times New Roman" w:hAnsi="Times New Roman"/>
          <w:noProof/>
          <w:color w:val="000000"/>
          <w:sz w:val="20"/>
          <w:szCs w:val="20"/>
        </w:rPr>
        <w:pict>
          <v:shape id="_x0000_s7466" type="#_x0000_t202" style="position:absolute;left:0;text-align:left;margin-left:520.6pt;margin-top:144.9pt;width:1in;height:495.8pt;z-index:-251395584;mso-position-horizontal-relative:page;mso-position-vertical-relative:page" o:allowincell="f" filled="f" stroked="f">
            <v:textbox style="layout-flow:vertical;mso-next-textbox:#_x0000_s7466" inset="0,0,0,0">
              <w:txbxContent>
                <w:p w:rsidR="00E410E0" w:rsidRDefault="00E410E0" w:rsidP="00F207C6">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207C6">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D868FF">
        <w:rPr>
          <w:rFonts w:ascii="Times New Roman" w:hAnsi="Times New Roman"/>
          <w:color w:val="000000"/>
          <w:sz w:val="20"/>
          <w:szCs w:val="20"/>
        </w:rPr>
        <w:t>An overview course of financial and managerial accounting and financial management.</w:t>
      </w:r>
      <w:r w:rsidR="00D868FF">
        <w:rPr>
          <w:rFonts w:ascii="Times New Roman" w:hAnsi="Times New Roman"/>
          <w:color w:val="000000"/>
          <w:spacing w:val="-3"/>
          <w:sz w:val="20"/>
          <w:szCs w:val="20"/>
        </w:rPr>
        <w:t xml:space="preserve"> </w:t>
      </w:r>
      <w:r w:rsidR="00D868FF">
        <w:rPr>
          <w:rFonts w:ascii="Times New Roman" w:hAnsi="Times New Roman"/>
          <w:color w:val="000000"/>
          <w:sz w:val="20"/>
          <w:szCs w:val="20"/>
        </w:rPr>
        <w:t>This is an accelerated prerequisite MBA</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course for</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6102 and FINC 6101.</w:t>
      </w:r>
      <w:r w:rsidR="00D868FF">
        <w:rPr>
          <w:rFonts w:ascii="Times New Roman" w:hAnsi="Times New Roman"/>
          <w:color w:val="000000"/>
          <w:spacing w:val="-4"/>
          <w:sz w:val="20"/>
          <w:szCs w:val="20"/>
        </w:rPr>
        <w:t xml:space="preserve"> </w:t>
      </w:r>
      <w:r w:rsidR="00D868FF">
        <w:rPr>
          <w:rFonts w:ascii="Times New Roman" w:hAnsi="Times New Roman"/>
          <w:color w:val="000000"/>
          <w:spacing w:val="-16"/>
          <w:sz w:val="20"/>
          <w:szCs w:val="20"/>
        </w:rPr>
        <w:t>W</w:t>
      </w:r>
      <w:r w:rsidR="00D868FF">
        <w:rPr>
          <w:rFonts w:ascii="Times New Roman" w:hAnsi="Times New Roman"/>
          <w:color w:val="000000"/>
          <w:sz w:val="20"/>
          <w:szCs w:val="20"/>
        </w:rPr>
        <w:t>aivers will be granted to students who have completed</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2101,</w:t>
      </w:r>
      <w:r w:rsidR="00D868FF">
        <w:rPr>
          <w:rFonts w:ascii="Times New Roman" w:hAnsi="Times New Roman"/>
          <w:color w:val="000000"/>
          <w:spacing w:val="-11"/>
          <w:sz w:val="20"/>
          <w:szCs w:val="20"/>
        </w:rPr>
        <w:t xml:space="preserve"> </w:t>
      </w:r>
      <w:r w:rsidR="00D868FF">
        <w:rPr>
          <w:rFonts w:ascii="Times New Roman" w:hAnsi="Times New Roman"/>
          <w:color w:val="000000"/>
          <w:sz w:val="20"/>
          <w:szCs w:val="20"/>
        </w:rPr>
        <w:t>ACCT</w:t>
      </w:r>
      <w:r w:rsidR="00D868FF">
        <w:rPr>
          <w:rFonts w:ascii="Times New Roman" w:hAnsi="Times New Roman"/>
          <w:color w:val="000000"/>
          <w:spacing w:val="-4"/>
          <w:sz w:val="20"/>
          <w:szCs w:val="20"/>
        </w:rPr>
        <w:t xml:space="preserve"> </w:t>
      </w:r>
      <w:r w:rsidR="00D868FF">
        <w:rPr>
          <w:rFonts w:ascii="Times New Roman" w:hAnsi="Times New Roman"/>
          <w:color w:val="000000"/>
          <w:sz w:val="20"/>
          <w:szCs w:val="20"/>
        </w:rPr>
        <w:t>2102,  and FINC 3105 or equivalent courses with grades of “C” or bette</w:t>
      </w:r>
      <w:r w:rsidR="00D868FF">
        <w:rPr>
          <w:rFonts w:ascii="Times New Roman" w:hAnsi="Times New Roman"/>
          <w:color w:val="000000"/>
          <w:spacing w:val="-11"/>
          <w:sz w:val="20"/>
          <w:szCs w:val="20"/>
        </w:rPr>
        <w:t>r</w:t>
      </w:r>
      <w:r w:rsidR="00D868FF">
        <w:rPr>
          <w:rFonts w:ascii="Times New Roman" w:hAnsi="Times New Roman"/>
          <w:color w:val="000000"/>
          <w:sz w:val="20"/>
          <w:szCs w:val="20"/>
        </w:rPr>
        <w:t xml:space="preserve">. </w:t>
      </w:r>
      <w:r w:rsidR="00D868FF">
        <w:rPr>
          <w:rFonts w:ascii="Times New Roman" w:hAnsi="Times New Roman"/>
          <w:color w:val="000000"/>
          <w:spacing w:val="-18"/>
          <w:sz w:val="20"/>
          <w:szCs w:val="20"/>
        </w:rPr>
        <w:t>P</w:t>
      </w:r>
      <w:r w:rsidR="00D868FF">
        <w:rPr>
          <w:rFonts w:ascii="Times New Roman" w:hAnsi="Times New Roman"/>
          <w:color w:val="000000"/>
          <w:sz w:val="20"/>
          <w:szCs w:val="20"/>
        </w:rPr>
        <w:t>ASS/</w:t>
      </w:r>
      <w:r w:rsidR="00D868FF">
        <w:rPr>
          <w:rFonts w:ascii="Times New Roman" w:hAnsi="Times New Roman"/>
          <w:color w:val="000000"/>
          <w:spacing w:val="-15"/>
          <w:sz w:val="20"/>
          <w:szCs w:val="20"/>
        </w:rPr>
        <w:t>F</w:t>
      </w:r>
      <w:r w:rsidR="00D868FF">
        <w:rPr>
          <w:rFonts w:ascii="Times New Roman" w:hAnsi="Times New Roman"/>
          <w:color w:val="000000"/>
          <w:sz w:val="20"/>
          <w:szCs w:val="20"/>
        </w:rPr>
        <w:t>AIL</w:t>
      </w:r>
      <w:r w:rsidR="00D868FF">
        <w:rPr>
          <w:rFonts w:ascii="Times New Roman" w:hAnsi="Times New Roman"/>
          <w:color w:val="000000"/>
          <w:spacing w:val="-7"/>
          <w:sz w:val="20"/>
          <w:szCs w:val="20"/>
        </w:rPr>
        <w:t xml:space="preserve"> </w:t>
      </w:r>
      <w:r w:rsidR="00D868FF">
        <w:rPr>
          <w:rFonts w:ascii="Times New Roman" w:hAnsi="Times New Roman"/>
          <w:color w:val="000000"/>
          <w:sz w:val="20"/>
          <w:szCs w:val="20"/>
        </w:rPr>
        <w:t>Grading.</w:t>
      </w:r>
    </w:p>
    <w:p w:rsidR="00D868FF" w:rsidRDefault="00D868FF" w:rsidP="00D868FF">
      <w:pPr>
        <w:widowControl w:val="0"/>
        <w:autoSpaceDE w:val="0"/>
        <w:autoSpaceDN w:val="0"/>
        <w:adjustRightInd w:val="0"/>
        <w:spacing w:before="16" w:after="0" w:line="200"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after="0" w:line="251" w:lineRule="auto"/>
        <w:ind w:right="2010" w:firstLine="0"/>
        <w:jc w:val="both"/>
        <w:rPr>
          <w:rFonts w:ascii="Times New Roman" w:hAnsi="Times New Roman"/>
          <w:color w:val="000000"/>
          <w:sz w:val="20"/>
          <w:szCs w:val="20"/>
        </w:rPr>
      </w:pP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D868FF" w:rsidRDefault="00D868FF" w:rsidP="00D868FF">
      <w:pPr>
        <w:widowControl w:val="0"/>
        <w:autoSpaceDE w:val="0"/>
        <w:autoSpaceDN w:val="0"/>
        <w:adjustRightInd w:val="0"/>
        <w:spacing w:before="20" w:after="0" w:line="200"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45" w:lineRule="auto"/>
        <w:ind w:right="201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6101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Accounting</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Analysis for</w:t>
      </w:r>
      <w:r>
        <w:rPr>
          <w:rFonts w:ascii="Times New Roman" w:hAnsi="Times New Roman"/>
          <w:b/>
          <w:bCs/>
          <w:color w:val="000000"/>
          <w:spacing w:val="-4"/>
          <w:sz w:val="20"/>
          <w:szCs w:val="20"/>
        </w:rPr>
        <w:t xml:space="preserve"> </w:t>
      </w:r>
      <w:r>
        <w:rPr>
          <w:rFonts w:ascii="Times New Roman" w:hAnsi="Times New Roman"/>
          <w:b/>
          <w:bCs/>
          <w:color w:val="000000"/>
          <w:sz w:val="20"/>
          <w:szCs w:val="20"/>
        </w:rPr>
        <w:t>Decision Making</w:t>
      </w:r>
      <w:r>
        <w:rPr>
          <w:rFonts w:ascii="Times New Roman" w:hAnsi="Times New Roman"/>
          <w:b/>
          <w:bCs/>
          <w:color w:val="000000"/>
          <w:spacing w:val="-32"/>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D868FF" w:rsidRDefault="00D868FF" w:rsidP="00D868FF">
      <w:pPr>
        <w:widowControl w:val="0"/>
        <w:autoSpaceDE w:val="0"/>
        <w:autoSpaceDN w:val="0"/>
        <w:adjustRightInd w:val="0"/>
        <w:spacing w:after="0" w:line="245" w:lineRule="auto"/>
        <w:ind w:right="2010" w:firstLine="0"/>
        <w:jc w:val="both"/>
        <w:rPr>
          <w:rFonts w:ascii="Times New Roman" w:hAnsi="Times New Roman"/>
          <w:color w:val="000000"/>
          <w:sz w:val="20"/>
          <w:szCs w:val="20"/>
        </w:rPr>
      </w:pPr>
      <w:r>
        <w:rPr>
          <w:rFonts w:ascii="Times New Roman" w:hAnsi="Times New Roman"/>
          <w:color w:val="000000"/>
          <w:sz w:val="20"/>
          <w:szCs w:val="20"/>
        </w:rPr>
        <w:t>This course is designed to familiarize the student with applications of accounting data in decision-making; cost analysis as applied in the development of budgets and standards as an accounting tool for cost control and pricing.</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case problem that requires students to interpret and discuss their analysis in the context of managerial decision-making is used.</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FINC 3105</w:t>
      </w: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before="1" w:after="0" w:line="251" w:lineRule="auto"/>
        <w:ind w:right="2010" w:firstLine="0"/>
        <w:jc w:val="both"/>
        <w:rPr>
          <w:rFonts w:ascii="Times New Roman" w:hAnsi="Times New Roman"/>
          <w:color w:val="000000"/>
          <w:sz w:val="20"/>
          <w:szCs w:val="20"/>
        </w:rPr>
      </w:pPr>
      <w:r>
        <w:rPr>
          <w:rFonts w:ascii="Times New Roman" w:hAnsi="Times New Roman"/>
          <w:color w:val="000000"/>
          <w:sz w:val="20"/>
          <w:szCs w:val="20"/>
        </w:rPr>
        <w:t>This is a study of budgeting, standard costing, cost-volume-profit analysis, performance evaluation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D868FF" w:rsidRDefault="00D868FF" w:rsidP="00D868FF">
      <w:pPr>
        <w:widowControl w:val="0"/>
        <w:autoSpaceDE w:val="0"/>
        <w:autoSpaceDN w:val="0"/>
        <w:adjustRightInd w:val="0"/>
        <w:spacing w:after="0" w:line="249" w:lineRule="exact"/>
        <w:ind w:right="2010" w:firstLine="0"/>
        <w:jc w:val="both"/>
        <w:rPr>
          <w:rFonts w:ascii="Times New Roman" w:hAnsi="Times New Roman"/>
          <w:b/>
          <w:bCs/>
          <w:color w:val="000000"/>
          <w:position w:val="-1"/>
          <w:sz w:val="20"/>
          <w:szCs w:val="20"/>
        </w:rPr>
      </w:pPr>
    </w:p>
    <w:p w:rsidR="00D868FF" w:rsidRDefault="00D868FF" w:rsidP="00D868FF">
      <w:pPr>
        <w:widowControl w:val="0"/>
        <w:autoSpaceDE w:val="0"/>
        <w:autoSpaceDN w:val="0"/>
        <w:adjustRightInd w:val="0"/>
        <w:spacing w:after="0" w:line="249"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D868FF" w:rsidRDefault="00D868FF" w:rsidP="00D868FF">
      <w:pPr>
        <w:widowControl w:val="0"/>
        <w:autoSpaceDE w:val="0"/>
        <w:autoSpaceDN w:val="0"/>
        <w:adjustRightInd w:val="0"/>
        <w:spacing w:after="0" w:line="220" w:lineRule="exact"/>
        <w:ind w:right="201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 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sidR="00F207C6">
        <w:rPr>
          <w:rFonts w:ascii="Times New Roman" w:hAnsi="Times New Roman"/>
          <w:i/>
          <w:iCs/>
          <w:color w:val="000000"/>
          <w:sz w:val="20"/>
          <w:szCs w:val="20"/>
        </w:rPr>
        <w:t>eq</w:t>
      </w:r>
      <w:r>
        <w:rPr>
          <w:rFonts w:ascii="Times New Roman" w:hAnsi="Times New Roman"/>
          <w:i/>
          <w:iCs/>
          <w:color w:val="000000"/>
          <w:sz w:val="20"/>
          <w:szCs w:val="20"/>
        </w:rPr>
        <w:t>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b/>
          <w:bCs/>
          <w:color w:val="000000"/>
          <w:position w:val="-1"/>
          <w:sz w:val="20"/>
          <w:szCs w:val="20"/>
        </w:rPr>
      </w:pP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The study of the conceptual theory underlying accounting and the development of accounting 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after="0" w:line="245" w:lineRule="exact"/>
        <w:ind w:right="201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before="5" w:after="0"/>
        <w:ind w:right="2010" w:firstLine="0"/>
        <w:jc w:val="both"/>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detailed study of audit procedures includes audit sampling, tests of controls and substantive 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D868FF" w:rsidRDefault="00D868FF" w:rsidP="00D868FF">
      <w:pPr>
        <w:widowControl w:val="0"/>
        <w:autoSpaceDE w:val="0"/>
        <w:autoSpaceDN w:val="0"/>
        <w:adjustRightInd w:val="0"/>
        <w:spacing w:after="0" w:line="225" w:lineRule="exact"/>
        <w:ind w:right="2010" w:firstLine="0"/>
        <w:jc w:val="both"/>
        <w:rPr>
          <w:rFonts w:ascii="Times New Roman" w:hAnsi="Times New Roman"/>
          <w:color w:val="000000"/>
          <w:sz w:val="20"/>
          <w:szCs w:val="20"/>
        </w:rPr>
      </w:pPr>
    </w:p>
    <w:p w:rsidR="00D868FF" w:rsidRDefault="00D868FF" w:rsidP="00D868FF">
      <w:pPr>
        <w:widowControl w:val="0"/>
        <w:autoSpaceDE w:val="0"/>
        <w:autoSpaceDN w:val="0"/>
        <w:adjustRightInd w:val="0"/>
        <w:spacing w:before="13" w:after="0" w:line="242" w:lineRule="auto"/>
        <w:ind w:right="201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D868FF" w:rsidRDefault="00D868FF" w:rsidP="00D868FF">
      <w:pPr>
        <w:widowControl w:val="0"/>
        <w:autoSpaceDE w:val="0"/>
        <w:autoSpaceDN w:val="0"/>
        <w:adjustRightInd w:val="0"/>
        <w:spacing w:before="13" w:after="0" w:line="242" w:lineRule="auto"/>
        <w:ind w:right="2010" w:firstLine="0"/>
        <w:jc w:val="both"/>
        <w:rPr>
          <w:rFonts w:ascii="Times New Roman" w:hAnsi="Times New Roman"/>
          <w:color w:val="000000"/>
          <w:sz w:val="20"/>
          <w:szCs w:val="20"/>
        </w:rPr>
      </w:pPr>
      <w:r>
        <w:rPr>
          <w:rFonts w:ascii="Times New Roman" w:hAnsi="Times New Roman"/>
          <w:color w:val="000000"/>
          <w:sz w:val="20"/>
          <w:szCs w:val="20"/>
        </w:rPr>
        <w:t>The study of the income tax law regarding the alternative minimum tax, property transactions,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before="7" w:after="0" w:line="250" w:lineRule="auto"/>
        <w:ind w:right="2010" w:firstLine="0"/>
        <w:jc w:val="both"/>
        <w:rPr>
          <w:rFonts w:ascii="Times New Roman" w:hAnsi="Times New Roman"/>
          <w:color w:val="000000"/>
          <w:sz w:val="20"/>
          <w:szCs w:val="20"/>
        </w:rPr>
      </w:pP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b/>
          <w:bCs/>
          <w:color w:val="000000"/>
          <w:sz w:val="20"/>
          <w:szCs w:val="20"/>
        </w:rPr>
      </w:pP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p>
    <w:p w:rsidR="00D868FF" w:rsidRDefault="00D868FF" w:rsidP="00D868FF">
      <w:pPr>
        <w:widowControl w:val="0"/>
        <w:autoSpaceDE w:val="0"/>
        <w:autoSpaceDN w:val="0"/>
        <w:adjustRightInd w:val="0"/>
        <w:spacing w:after="0" w:line="250" w:lineRule="auto"/>
        <w:ind w:right="2010" w:firstLine="0"/>
        <w:jc w:val="both"/>
        <w:rPr>
          <w:rFonts w:ascii="Times New Roman" w:hAnsi="Times New Roman"/>
          <w:color w:val="000000"/>
          <w:sz w:val="20"/>
          <w:szCs w:val="20"/>
        </w:rPr>
      </w:pP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F42301" w:rsidRDefault="00F42301" w:rsidP="00C57415">
      <w:pPr>
        <w:widowControl w:val="0"/>
        <w:autoSpaceDE w:val="0"/>
        <w:autoSpaceDN w:val="0"/>
        <w:adjustRightInd w:val="0"/>
        <w:spacing w:after="0" w:line="250" w:lineRule="auto"/>
        <w:ind w:left="1220" w:right="2153" w:hanging="360"/>
        <w:rPr>
          <w:rFonts w:ascii="Times New Roman" w:hAnsi="Times New Roman"/>
          <w:color w:val="000000"/>
          <w:sz w:val="20"/>
          <w:szCs w:val="20"/>
        </w:rPr>
        <w:sectPr w:rsidR="00F42301">
          <w:pgSz w:w="12240" w:h="15840"/>
          <w:pgMar w:top="260" w:right="200" w:bottom="280" w:left="1300" w:header="0" w:footer="982" w:gutter="0"/>
          <w:cols w:space="720"/>
          <w:noEndnote/>
        </w:sectPr>
      </w:pPr>
    </w:p>
    <w:tbl>
      <w:tblPr>
        <w:tblW w:w="10440" w:type="dxa"/>
        <w:tblInd w:w="540" w:type="dxa"/>
        <w:tblLayout w:type="fixed"/>
        <w:tblCellMar>
          <w:left w:w="0" w:type="dxa"/>
          <w:right w:w="0" w:type="dxa"/>
        </w:tblCellMar>
        <w:tblLook w:val="0000"/>
      </w:tblPr>
      <w:tblGrid>
        <w:gridCol w:w="1350"/>
        <w:gridCol w:w="4560"/>
        <w:gridCol w:w="4530"/>
      </w:tblGrid>
      <w:tr w:rsidR="00F42301" w:rsidRPr="00FA7AC7" w:rsidTr="00826618">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53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3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3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207C6" w:rsidRDefault="00284C41" w:rsidP="00F207C6">
      <w:pPr>
        <w:widowControl w:val="0"/>
        <w:autoSpaceDE w:val="0"/>
        <w:autoSpaceDN w:val="0"/>
        <w:adjustRightInd w:val="0"/>
        <w:spacing w:before="27" w:after="0" w:line="250" w:lineRule="auto"/>
        <w:ind w:left="1890" w:right="10" w:firstLine="0"/>
        <w:jc w:val="both"/>
        <w:rPr>
          <w:rFonts w:ascii="Times New Roman" w:hAnsi="Times New Roman"/>
          <w:b/>
          <w:bCs/>
          <w:sz w:val="20"/>
          <w:szCs w:val="20"/>
        </w:rPr>
      </w:pPr>
      <w:r w:rsidRPr="00284C41">
        <w:rPr>
          <w:rFonts w:ascii="Calibri" w:hAnsi="Calibri"/>
          <w:noProof/>
          <w:lang w:eastAsia="en-US"/>
        </w:rPr>
        <w:pict>
          <v:group id="_x0000_s7467" style="position:absolute;left:0;text-align:left;margin-left:264.6pt;margin-top:-54.1pt;width:31.2pt;height:31.05pt;z-index:-251393536;mso-position-horizontal-relative:page" coordorigin="5292,-1082" coordsize="624,621" o:allowincell="f">
            <v:rect id="_x0000_s7468" style="position:absolute;left:5297;top:-1077;width:613;height:610" o:allowincell="f" stroked="f">
              <v:path arrowok="t"/>
            </v:rect>
            <v:rect id="_x0000_s7469" style="position:absolute;left:5297;top:-1077;width:620;height:620;mso-position-horizontal-relative:page" o:allowincell="f" filled="f" stroked="f">
              <v:textbox style="mso-next-textbox:#_x0000_s7469" inset="0,0,0,0">
                <w:txbxContent>
                  <w:p w:rsidR="00E410E0" w:rsidRDefault="00E410E0" w:rsidP="00F207C6">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73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207C6">
                    <w:pPr>
                      <w:widowControl w:val="0"/>
                      <w:autoSpaceDE w:val="0"/>
                      <w:autoSpaceDN w:val="0"/>
                      <w:adjustRightInd w:val="0"/>
                      <w:spacing w:after="0"/>
                      <w:rPr>
                        <w:rFonts w:ascii="Times New Roman" w:hAnsi="Times New Roman"/>
                        <w:sz w:val="24"/>
                        <w:szCs w:val="24"/>
                      </w:rPr>
                    </w:pPr>
                  </w:p>
                </w:txbxContent>
              </v:textbox>
            </v:rect>
            <w10:wrap anchorx="page"/>
          </v:group>
        </w:pict>
      </w:r>
      <w:r w:rsidR="00F207C6">
        <w:rPr>
          <w:rFonts w:ascii="Times New Roman" w:hAnsi="Times New Roman"/>
          <w:b/>
          <w:bCs/>
          <w:sz w:val="20"/>
          <w:szCs w:val="20"/>
        </w:rPr>
        <w:t>ACCT</w:t>
      </w:r>
      <w:r w:rsidR="00F207C6">
        <w:rPr>
          <w:rFonts w:ascii="Times New Roman" w:hAnsi="Times New Roman"/>
          <w:b/>
          <w:bCs/>
          <w:spacing w:val="-4"/>
          <w:sz w:val="20"/>
          <w:szCs w:val="20"/>
        </w:rPr>
        <w:t xml:space="preserve"> </w:t>
      </w:r>
      <w:r w:rsidR="00F207C6">
        <w:rPr>
          <w:rFonts w:ascii="Times New Roman" w:hAnsi="Times New Roman"/>
          <w:b/>
          <w:bCs/>
          <w:sz w:val="20"/>
          <w:szCs w:val="20"/>
        </w:rPr>
        <w:t>6141 — Municipal</w:t>
      </w:r>
      <w:r w:rsidR="00F207C6">
        <w:rPr>
          <w:rFonts w:ascii="Times New Roman" w:hAnsi="Times New Roman"/>
          <w:b/>
          <w:bCs/>
          <w:spacing w:val="-11"/>
          <w:sz w:val="20"/>
          <w:szCs w:val="20"/>
        </w:rPr>
        <w:t xml:space="preserve"> </w:t>
      </w:r>
      <w:r w:rsidR="00F207C6">
        <w:rPr>
          <w:rFonts w:ascii="Times New Roman" w:hAnsi="Times New Roman"/>
          <w:b/>
          <w:bCs/>
          <w:sz w:val="20"/>
          <w:szCs w:val="20"/>
        </w:rPr>
        <w:t>Accounting</w:t>
      </w:r>
      <w:r w:rsidR="00F207C6">
        <w:rPr>
          <w:rFonts w:ascii="Times New Roman" w:hAnsi="Times New Roman"/>
          <w:b/>
          <w:bCs/>
          <w:spacing w:val="-8"/>
          <w:sz w:val="20"/>
          <w:szCs w:val="20"/>
        </w:rPr>
        <w:t xml:space="preserve"> </w:t>
      </w:r>
      <w:r w:rsidR="00F207C6">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27" w:after="0" w:line="250" w:lineRule="auto"/>
        <w:ind w:left="1890" w:right="10" w:firstLine="0"/>
        <w:jc w:val="both"/>
        <w:rPr>
          <w:rFonts w:ascii="Times New Roman" w:hAnsi="Times New Roman"/>
          <w:sz w:val="20"/>
          <w:szCs w:val="20"/>
        </w:rPr>
      </w:pPr>
      <w:r>
        <w:rPr>
          <w:rFonts w:ascii="Times New Roman" w:hAnsi="Times New Roman"/>
          <w:sz w:val="20"/>
          <w:szCs w:val="20"/>
        </w:rPr>
        <w:t>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state and local governments.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2102</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6142 — Not-Fo</w:t>
      </w:r>
      <w:r>
        <w:rPr>
          <w:rFonts w:ascii="Times New Roman" w:hAnsi="Times New Roman"/>
          <w:b/>
          <w:bCs/>
          <w:spacing w:val="-7"/>
          <w:sz w:val="20"/>
          <w:szCs w:val="20"/>
        </w:rPr>
        <w:t>r</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ofit</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i/>
          <w:iCs/>
          <w:sz w:val="20"/>
          <w:szCs w:val="20"/>
        </w:rPr>
      </w:pPr>
      <w:r>
        <w:rPr>
          <w:rFonts w:ascii="Times New Roman" w:hAnsi="Times New Roman"/>
          <w:sz w:val="20"/>
          <w:szCs w:val="20"/>
        </w:rPr>
        <w:t>This course covers fund theor</w:t>
      </w:r>
      <w:r>
        <w:rPr>
          <w:rFonts w:ascii="Times New Roman" w:hAnsi="Times New Roman"/>
          <w:spacing w:val="-13"/>
          <w:sz w:val="20"/>
          <w:szCs w:val="20"/>
        </w:rPr>
        <w:t>y</w:t>
      </w:r>
      <w:r>
        <w:rPr>
          <w:rFonts w:ascii="Times New Roman" w:hAnsi="Times New Roman"/>
          <w:sz w:val="20"/>
          <w:szCs w:val="20"/>
        </w:rPr>
        <w:t>, generally accepted accounting principles and accounting practice and reporting for hospitals, colleges and universities, and other not-fo</w:t>
      </w:r>
      <w:r>
        <w:rPr>
          <w:rFonts w:ascii="Times New Roman" w:hAnsi="Times New Roman"/>
          <w:spacing w:val="-4"/>
          <w:sz w:val="20"/>
          <w:szCs w:val="20"/>
        </w:rPr>
        <w:t>r</w:t>
      </w:r>
      <w:r>
        <w:rPr>
          <w:rFonts w:ascii="Times New Roman" w:hAnsi="Times New Roman"/>
          <w:sz w:val="20"/>
          <w:szCs w:val="20"/>
        </w:rPr>
        <w:t xml:space="preserve">-profits.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6141</w:t>
      </w:r>
    </w:p>
    <w:p w:rsidR="00F207C6" w:rsidRDefault="00284C41"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noProof/>
          <w:sz w:val="20"/>
          <w:szCs w:val="20"/>
        </w:rPr>
        <w:pict>
          <v:shape id="_x0000_s7472" type="#_x0000_t202" style="position:absolute;left:0;text-align:left;margin-left:25.3pt;margin-top:3.85pt;width:1in;height:532.75pt;z-index:-251392512;mso-position-horizontal-relative:page" o:allowincell="f" filled="f" stroked="f">
            <v:textbox style="layout-flow:vertical;mso-layout-flow-alt:bottom-to-top;mso-next-textbox:#_x0000_s7472" inset="0,0,0,0">
              <w:txbxContent>
                <w:p w:rsidR="00E410E0" w:rsidRDefault="00E410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i/>
          <w:iCs/>
          <w:sz w:val="20"/>
          <w:szCs w:val="20"/>
        </w:rPr>
      </w:pP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F207C6" w:rsidRDefault="00F207C6" w:rsidP="00F207C6">
      <w:pPr>
        <w:widowControl w:val="0"/>
        <w:autoSpaceDE w:val="0"/>
        <w:autoSpaceDN w:val="0"/>
        <w:adjustRightInd w:val="0"/>
        <w:spacing w:before="42" w:after="0" w:line="258"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23" w:lineRule="exact"/>
        <w:ind w:left="1890" w:right="10" w:firstLine="0"/>
        <w:jc w:val="both"/>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i/>
          <w:iCs/>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 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b/>
          <w:bCs/>
          <w:sz w:val="20"/>
          <w:szCs w:val="20"/>
        </w:rPr>
        <w:t>ECON 6101 — Mic</w:t>
      </w:r>
      <w:r>
        <w:rPr>
          <w:rFonts w:ascii="Times New Roman" w:hAnsi="Times New Roman"/>
          <w:b/>
          <w:bCs/>
          <w:spacing w:val="-3"/>
          <w:sz w:val="20"/>
          <w:szCs w:val="20"/>
        </w:rPr>
        <w:t>r</w:t>
      </w:r>
      <w:r>
        <w:rPr>
          <w:rFonts w:ascii="Times New Roman" w:hAnsi="Times New Roman"/>
          <w:b/>
          <w:bCs/>
          <w:sz w:val="20"/>
          <w:szCs w:val="20"/>
        </w:rPr>
        <w:t>oeconomic</w:t>
      </w:r>
      <w:r>
        <w:rPr>
          <w:rFonts w:ascii="Times New Roman" w:hAnsi="Times New Roman"/>
          <w:b/>
          <w:bCs/>
          <w:spacing w:val="-4"/>
          <w:sz w:val="20"/>
          <w:szCs w:val="20"/>
        </w:rPr>
        <w:t xml:space="preserve"> </w:t>
      </w:r>
      <w:r>
        <w:rPr>
          <w:rFonts w:ascii="Times New Roman" w:hAnsi="Times New Roman"/>
          <w:b/>
          <w:bCs/>
          <w:sz w:val="20"/>
          <w:szCs w:val="20"/>
        </w:rPr>
        <w:t>Theory and Price</w:t>
      </w:r>
      <w:r>
        <w:rPr>
          <w:rFonts w:ascii="Times New Roman" w:hAnsi="Times New Roman"/>
          <w:b/>
          <w:bCs/>
          <w:spacing w:val="-11"/>
          <w:sz w:val="20"/>
          <w:szCs w:val="20"/>
        </w:rPr>
        <w:t xml:space="preserve"> </w:t>
      </w:r>
      <w:r>
        <w:rPr>
          <w:rFonts w:ascii="Times New Roman" w:hAnsi="Times New Roman"/>
          <w:b/>
          <w:bCs/>
          <w:sz w:val="20"/>
          <w:szCs w:val="20"/>
        </w:rPr>
        <w:t>Analysi</w:t>
      </w:r>
      <w:r>
        <w:rPr>
          <w:rFonts w:ascii="Times New Roman" w:hAnsi="Times New Roman"/>
          <w:b/>
          <w:bCs/>
          <w:spacing w:val="8"/>
          <w:sz w:val="20"/>
          <w:szCs w:val="20"/>
        </w:rPr>
        <w:t>s</w:t>
      </w:r>
      <w:r>
        <w:rPr>
          <w:rFonts w:ascii="Times New Roman" w:hAnsi="Times New Roman"/>
          <w:b/>
          <w:bCs/>
          <w:sz w:val="20"/>
          <w:szCs w:val="20"/>
        </w:rPr>
        <w:t>...........................................3(3-0</w:t>
      </w:r>
      <w:r>
        <w:rPr>
          <w:rFonts w:ascii="Times New Roman" w:hAnsi="Times New Roman"/>
          <w:sz w:val="20"/>
          <w:szCs w:val="20"/>
        </w:rPr>
        <w:t xml:space="preserve">) </w:t>
      </w: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The course studies the e</w:t>
      </w:r>
      <w:r>
        <w:rPr>
          <w:rFonts w:ascii="Times New Roman" w:hAnsi="Times New Roman"/>
          <w:spacing w:val="-4"/>
          <w:sz w:val="20"/>
          <w:szCs w:val="20"/>
        </w:rPr>
        <w:t>f</w:t>
      </w:r>
      <w:r>
        <w:rPr>
          <w:rFonts w:ascii="Times New Roman" w:hAnsi="Times New Roman"/>
          <w:sz w:val="20"/>
          <w:szCs w:val="20"/>
        </w:rPr>
        <w:t>ficient role of price mechanism in the allocation of resources. It examines the individual economic unit, the consume</w:t>
      </w:r>
      <w:r>
        <w:rPr>
          <w:rFonts w:ascii="Times New Roman" w:hAnsi="Times New Roman"/>
          <w:spacing w:val="-8"/>
          <w:sz w:val="20"/>
          <w:szCs w:val="20"/>
        </w:rPr>
        <w:t>r</w:t>
      </w:r>
      <w:r>
        <w:rPr>
          <w:rFonts w:ascii="Times New Roman" w:hAnsi="Times New Roman"/>
          <w:sz w:val="20"/>
          <w:szCs w:val="20"/>
        </w:rPr>
        <w:t>, and the firm.</w:t>
      </w:r>
      <w:r>
        <w:rPr>
          <w:rFonts w:ascii="Times New Roman" w:hAnsi="Times New Roman"/>
          <w:spacing w:val="-4"/>
          <w:sz w:val="20"/>
          <w:szCs w:val="20"/>
        </w:rPr>
        <w:t xml:space="preserve"> </w:t>
      </w:r>
      <w:r>
        <w:rPr>
          <w:rFonts w:ascii="Times New Roman" w:hAnsi="Times New Roman"/>
          <w:sz w:val="20"/>
          <w:szCs w:val="20"/>
        </w:rPr>
        <w:t>The course develops an understanding of the factors underlying the determination of price and output in di</w:t>
      </w:r>
      <w:r>
        <w:rPr>
          <w:rFonts w:ascii="Times New Roman" w:hAnsi="Times New Roman"/>
          <w:spacing w:val="-4"/>
          <w:sz w:val="20"/>
          <w:szCs w:val="20"/>
        </w:rPr>
        <w:t>f</w:t>
      </w:r>
      <w:r>
        <w:rPr>
          <w:rFonts w:ascii="Times New Roman" w:hAnsi="Times New Roman"/>
          <w:sz w:val="20"/>
          <w:szCs w:val="20"/>
        </w:rPr>
        <w:t>ferent market situations.</w:t>
      </w:r>
    </w:p>
    <w:p w:rsidR="00F207C6" w:rsidRDefault="00F207C6" w:rsidP="00F207C6">
      <w:pPr>
        <w:widowControl w:val="0"/>
        <w:autoSpaceDE w:val="0"/>
        <w:autoSpaceDN w:val="0"/>
        <w:adjustRightInd w:val="0"/>
        <w:spacing w:after="0"/>
        <w:ind w:left="1890" w:right="1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F207C6" w:rsidRDefault="00F207C6" w:rsidP="00F207C6">
      <w:pPr>
        <w:widowControl w:val="0"/>
        <w:autoSpaceDE w:val="0"/>
        <w:autoSpaceDN w:val="0"/>
        <w:adjustRightInd w:val="0"/>
        <w:spacing w:after="0"/>
        <w:ind w:left="1890" w:right="1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F207C6" w:rsidRDefault="00F207C6" w:rsidP="00F207C6">
      <w:pPr>
        <w:widowControl w:val="0"/>
        <w:autoSpaceDE w:val="0"/>
        <w:autoSpaceDN w:val="0"/>
        <w:adjustRightInd w:val="0"/>
        <w:spacing w:after="0"/>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b/>
          <w:bCs/>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F207C6" w:rsidRDefault="00F207C6" w:rsidP="00F207C6">
      <w:pPr>
        <w:widowControl w:val="0"/>
        <w:autoSpaceDE w:val="0"/>
        <w:autoSpaceDN w:val="0"/>
        <w:adjustRightInd w:val="0"/>
        <w:spacing w:before="10" w:after="0" w:line="250" w:lineRule="auto"/>
        <w:ind w:left="1890" w:right="10" w:firstLine="0"/>
        <w:jc w:val="both"/>
        <w:rPr>
          <w:rFonts w:ascii="Times New Roman" w:hAnsi="Times New Roman"/>
          <w:sz w:val="20"/>
          <w:szCs w:val="20"/>
        </w:rPr>
      </w:pPr>
    </w:p>
    <w:p w:rsidR="00F207C6" w:rsidRDefault="00F207C6" w:rsidP="00F207C6">
      <w:pPr>
        <w:widowControl w:val="0"/>
        <w:autoSpaceDE w:val="0"/>
        <w:autoSpaceDN w:val="0"/>
        <w:adjustRightInd w:val="0"/>
        <w:spacing w:after="0" w:line="250" w:lineRule="auto"/>
        <w:ind w:left="1890" w:right="10" w:firstLine="0"/>
        <w:jc w:val="both"/>
        <w:rPr>
          <w:rFonts w:ascii="Times New Roman" w:hAnsi="Times New Roman"/>
          <w:b/>
          <w:bCs/>
          <w:sz w:val="20"/>
          <w:szCs w:val="20"/>
        </w:rPr>
      </w:pPr>
      <w:r>
        <w:rPr>
          <w:rFonts w:ascii="Times New Roman" w:hAnsi="Times New Roman"/>
          <w:b/>
          <w:bCs/>
          <w:sz w:val="20"/>
          <w:szCs w:val="20"/>
        </w:rPr>
        <w:t xml:space="preserve">ECON 6128 — Contemporary Economic Issues.............................................................3(3-0) </w:t>
      </w:r>
    </w:p>
    <w:p w:rsidR="00F42301" w:rsidRDefault="00F207C6" w:rsidP="00F207C6">
      <w:pPr>
        <w:widowControl w:val="0"/>
        <w:autoSpaceDE w:val="0"/>
        <w:autoSpaceDN w:val="0"/>
        <w:adjustRightInd w:val="0"/>
        <w:spacing w:after="0" w:line="250" w:lineRule="auto"/>
        <w:ind w:left="1890" w:right="10" w:firstLine="0"/>
        <w:jc w:val="both"/>
        <w:rPr>
          <w:rFonts w:ascii="Times New Roman" w:hAnsi="Times New Roman"/>
          <w:sz w:val="20"/>
          <w:szCs w:val="20"/>
        </w:rPr>
      </w:pP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F42301" w:rsidRDefault="00F42301" w:rsidP="00C57415">
      <w:pPr>
        <w:widowControl w:val="0"/>
        <w:autoSpaceDE w:val="0"/>
        <w:autoSpaceDN w:val="0"/>
        <w:adjustRightInd w:val="0"/>
        <w:spacing w:after="0" w:line="250" w:lineRule="auto"/>
        <w:ind w:left="2285" w:right="1030" w:hanging="360"/>
        <w:rPr>
          <w:rFonts w:ascii="Times New Roman" w:hAnsi="Times New Roman"/>
          <w:sz w:val="20"/>
          <w:szCs w:val="20"/>
        </w:rPr>
        <w:sectPr w:rsidR="00F42301">
          <w:pgSz w:w="12240" w:h="15840"/>
          <w:pgMar w:top="300" w:right="1280" w:bottom="280" w:left="240" w:header="0" w:footer="1004" w:gutter="0"/>
          <w:cols w:space="720" w:equalWidth="0">
            <w:col w:w="10720"/>
          </w:cols>
          <w:noEndnote/>
        </w:sectPr>
      </w:pPr>
    </w:p>
    <w:tbl>
      <w:tblPr>
        <w:tblW w:w="10160" w:type="dxa"/>
        <w:tblInd w:w="100" w:type="dxa"/>
        <w:tblLayout w:type="fixed"/>
        <w:tblCellMar>
          <w:left w:w="0" w:type="dxa"/>
          <w:right w:w="0" w:type="dxa"/>
        </w:tblCellMar>
        <w:tblLook w:val="0000"/>
      </w:tblPr>
      <w:tblGrid>
        <w:gridCol w:w="4876"/>
        <w:gridCol w:w="4114"/>
        <w:gridCol w:w="117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3B4D34">
            <w:pPr>
              <w:widowControl w:val="0"/>
              <w:autoSpaceDE w:val="0"/>
              <w:autoSpaceDN w:val="0"/>
              <w:adjustRightInd w:val="0"/>
              <w:spacing w:after="0"/>
              <w:ind w:left="64" w:firstLine="90"/>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17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1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86A53" w:rsidRDefault="00284C41" w:rsidP="00F86A53">
      <w:pPr>
        <w:widowControl w:val="0"/>
        <w:autoSpaceDE w:val="0"/>
        <w:autoSpaceDN w:val="0"/>
        <w:adjustRightInd w:val="0"/>
        <w:spacing w:before="27" w:after="0" w:line="250" w:lineRule="auto"/>
        <w:ind w:right="340" w:firstLine="0"/>
        <w:jc w:val="both"/>
        <w:rPr>
          <w:rFonts w:ascii="Times New Roman" w:hAnsi="Times New Roman"/>
          <w:b/>
          <w:bCs/>
          <w:sz w:val="20"/>
          <w:szCs w:val="20"/>
        </w:rPr>
      </w:pPr>
      <w:r w:rsidRPr="00284C41">
        <w:rPr>
          <w:rFonts w:ascii="Calibri" w:hAnsi="Calibri"/>
          <w:noProof/>
          <w:lang w:eastAsia="en-US"/>
        </w:rPr>
        <w:pict>
          <v:group id="_x0000_s7473" style="position:absolute;left:0;text-align:left;margin-left:316.05pt;margin-top:-53.1pt;width:31.2pt;height:31.05pt;z-index:-251390464;mso-position-horizontal-relative:page;mso-position-vertical-relative:text" coordorigin="6321,-1062" coordsize="624,621" o:allowincell="f">
            <v:rect id="_x0000_s7474" style="position:absolute;left:6326;top:-1057;width:613;height:610" o:allowincell="f" stroked="f">
              <v:path arrowok="t"/>
            </v:rect>
            <v:rect id="_x0000_s7475" style="position:absolute;left:6326;top:-1057;width:620;height:620;mso-position-horizontal-relative:page" o:allowincell="f" filled="f" stroked="f">
              <v:textbox style="mso-next-textbox:#_x0000_s7475" inset="0,0,0,0">
                <w:txbxContent>
                  <w:p w:rsidR="00E410E0" w:rsidRDefault="00E410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9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ECON 6145 — Banking and Fo</w:t>
      </w:r>
      <w:r w:rsidR="00F86A53">
        <w:rPr>
          <w:rFonts w:ascii="Times New Roman" w:hAnsi="Times New Roman"/>
          <w:b/>
          <w:bCs/>
          <w:spacing w:val="-4"/>
          <w:sz w:val="20"/>
          <w:szCs w:val="20"/>
        </w:rPr>
        <w:t>r</w:t>
      </w:r>
      <w:r w:rsidR="00F86A53">
        <w:rPr>
          <w:rFonts w:ascii="Times New Roman" w:hAnsi="Times New Roman"/>
          <w:b/>
          <w:bCs/>
          <w:sz w:val="20"/>
          <w:szCs w:val="20"/>
        </w:rPr>
        <w:t>eign Exchange</w:t>
      </w:r>
      <w:r w:rsidR="00F86A53">
        <w:rPr>
          <w:rFonts w:ascii="Times New Roman" w:hAnsi="Times New Roman"/>
          <w:b/>
          <w:bCs/>
          <w:spacing w:val="-19"/>
          <w:sz w:val="20"/>
          <w:szCs w:val="20"/>
        </w:rPr>
        <w:t xml:space="preserve"> </w:t>
      </w:r>
      <w:r w:rsidR="00F86A53">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27" w:after="0" w:line="250" w:lineRule="auto"/>
        <w:ind w:right="340" w:firstLine="0"/>
        <w:jc w:val="both"/>
        <w:rPr>
          <w:rFonts w:ascii="Times New Roman" w:hAnsi="Times New Roman"/>
          <w:sz w:val="20"/>
          <w:szCs w:val="20"/>
        </w:rPr>
      </w:pPr>
      <w:r>
        <w:rPr>
          <w:rFonts w:ascii="Times New Roman" w:hAnsi="Times New Roman"/>
          <w:sz w:val="20"/>
          <w:szCs w:val="20"/>
        </w:rPr>
        <w:t>The nature of money standards, Federal Reserve System, theory of mone</w:t>
      </w:r>
      <w:r>
        <w:rPr>
          <w:rFonts w:ascii="Times New Roman" w:hAnsi="Times New Roman"/>
          <w:spacing w:val="-13"/>
          <w:sz w:val="20"/>
          <w:szCs w:val="20"/>
        </w:rPr>
        <w:t>y</w:t>
      </w:r>
      <w:r>
        <w:rPr>
          <w:rFonts w:ascii="Times New Roman" w:hAnsi="Times New Roman"/>
          <w:sz w:val="20"/>
          <w:szCs w:val="20"/>
        </w:rPr>
        <w:t>, credit and banking.</w:t>
      </w:r>
    </w:p>
    <w:p w:rsidR="00F86A53" w:rsidRDefault="00F86A53" w:rsidP="00F86A53">
      <w:pPr>
        <w:widowControl w:val="0"/>
        <w:autoSpaceDE w:val="0"/>
        <w:autoSpaceDN w:val="0"/>
        <w:adjustRightInd w:val="0"/>
        <w:spacing w:before="27"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right="340" w:firstLine="0"/>
        <w:jc w:val="both"/>
        <w:rPr>
          <w:rFonts w:ascii="Times New Roman" w:hAnsi="Times New Roman"/>
          <w:sz w:val="20"/>
          <w:szCs w:val="20"/>
        </w:rPr>
      </w:pPr>
      <w:r>
        <w:rPr>
          <w:rFonts w:ascii="Times New Roman" w:hAnsi="Times New Roman"/>
          <w:b/>
          <w:bCs/>
          <w:sz w:val="20"/>
          <w:szCs w:val="20"/>
        </w:rPr>
        <w:t>ECON 6205 — Int</w:t>
      </w:r>
      <w:r>
        <w:rPr>
          <w:rFonts w:ascii="Times New Roman" w:hAnsi="Times New Roman"/>
          <w:b/>
          <w:bCs/>
          <w:spacing w:val="-4"/>
          <w:sz w:val="20"/>
          <w:szCs w:val="20"/>
        </w:rPr>
        <w:t>r</w:t>
      </w:r>
      <w:r>
        <w:rPr>
          <w:rFonts w:ascii="Times New Roman" w:hAnsi="Times New Roman"/>
          <w:b/>
          <w:bCs/>
          <w:sz w:val="20"/>
          <w:szCs w:val="20"/>
        </w:rPr>
        <w:t>oduction to Econometric</w:t>
      </w:r>
      <w:r>
        <w:rPr>
          <w:rFonts w:ascii="Times New Roman" w:hAnsi="Times New Roman"/>
          <w:b/>
          <w:bCs/>
          <w:spacing w:val="4"/>
          <w:sz w:val="20"/>
          <w:szCs w:val="20"/>
        </w:rPr>
        <w:t>s</w:t>
      </w:r>
      <w:r>
        <w:rPr>
          <w:rFonts w:ascii="Times New Roman" w:hAnsi="Times New Roman"/>
          <w:b/>
          <w:bCs/>
          <w:sz w:val="20"/>
          <w:szCs w:val="20"/>
        </w:rPr>
        <w:t>.................................................................3(3-0)</w:t>
      </w:r>
    </w:p>
    <w:p w:rsidR="00F86A53" w:rsidRDefault="00F86A53" w:rsidP="00F86A53">
      <w:pPr>
        <w:widowControl w:val="0"/>
        <w:autoSpaceDE w:val="0"/>
        <w:autoSpaceDN w:val="0"/>
        <w:adjustRightInd w:val="0"/>
        <w:spacing w:before="10" w:after="0"/>
        <w:ind w:right="340" w:firstLine="0"/>
        <w:jc w:val="both"/>
        <w:rPr>
          <w:rFonts w:ascii="Times New Roman" w:hAnsi="Times New Roman"/>
          <w:i/>
          <w:iCs/>
          <w:sz w:val="20"/>
          <w:szCs w:val="20"/>
        </w:rPr>
      </w:pPr>
      <w:r>
        <w:rPr>
          <w:rFonts w:ascii="Times New Roman" w:hAnsi="Times New Roman"/>
          <w:sz w:val="20"/>
          <w:szCs w:val="20"/>
        </w:rPr>
        <w:t xml:space="preserve">The course discusses the mathematical formulation of economic theories. Focus will be on the use of statistical procedures to measure the theoretical relationships and to verify or reject such theories.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ECON 3205 and ECON 6106</w:t>
      </w:r>
    </w:p>
    <w:p w:rsidR="00F86A53" w:rsidRDefault="00F86A53" w:rsidP="00F86A53">
      <w:pPr>
        <w:widowControl w:val="0"/>
        <w:autoSpaceDE w:val="0"/>
        <w:autoSpaceDN w:val="0"/>
        <w:adjustRightInd w:val="0"/>
        <w:spacing w:before="10" w:after="0"/>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F86A53" w:rsidRDefault="00284C41"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sidRPr="00284C41">
        <w:rPr>
          <w:rFonts w:ascii="Times New Roman" w:hAnsi="Times New Roman"/>
          <w:b/>
          <w:bCs/>
          <w:noProof/>
          <w:position w:val="1"/>
          <w:sz w:val="20"/>
          <w:szCs w:val="20"/>
        </w:rPr>
        <w:pict>
          <v:shape id="_x0000_s7478" type="#_x0000_t202" style="position:absolute;left:0;text-align:left;margin-left:520.2pt;margin-top:188.95pt;width:1in;height:495.8pt;z-index:-251389440;mso-position-horizontal-relative:page;mso-position-vertical-relative:page" o:allowincell="f" filled="f" stroked="f">
            <v:textbox style="layout-flow:vertical;mso-next-textbox:#_x0000_s7478" inset="0,0,0,0">
              <w:txbxContent>
                <w:p w:rsidR="00E410E0" w:rsidRDefault="00E410E0" w:rsidP="00146D59">
                  <w:pPr>
                    <w:widowControl w:val="0"/>
                    <w:autoSpaceDE w:val="0"/>
                    <w:autoSpaceDN w:val="0"/>
                    <w:adjustRightInd w:val="0"/>
                    <w:spacing w:after="0" w:line="1406" w:lineRule="exact"/>
                    <w:ind w:right="-210" w:firstLine="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86A53">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F86A53">
        <w:rPr>
          <w:rFonts w:ascii="Times New Roman" w:hAnsi="Times New Roman"/>
          <w:sz w:val="20"/>
          <w:szCs w:val="20"/>
        </w:rPr>
        <w:t>The course focuses on application of economic theory to labor markets and discussion of the impact of market powers such as labor unions, government, and big corporations and the discrimination of the resulting distribution of income.</w:t>
      </w:r>
      <w:r w:rsidR="00F86A53">
        <w:rPr>
          <w:rFonts w:ascii="Times New Roman" w:hAnsi="Times New Roman"/>
          <w:spacing w:val="-1"/>
          <w:sz w:val="20"/>
          <w:szCs w:val="20"/>
        </w:rPr>
        <w:t xml:space="preserve"> </w:t>
      </w:r>
      <w:r w:rsidR="00F86A53">
        <w:rPr>
          <w:rFonts w:ascii="Times New Roman" w:hAnsi="Times New Roman"/>
          <w:i/>
          <w:iCs/>
          <w:sz w:val="20"/>
          <w:szCs w:val="20"/>
        </w:rPr>
        <w:t>P</w:t>
      </w:r>
      <w:r w:rsidR="00F86A53">
        <w:rPr>
          <w:rFonts w:ascii="Times New Roman" w:hAnsi="Times New Roman"/>
          <w:i/>
          <w:iCs/>
          <w:spacing w:val="-7"/>
          <w:sz w:val="20"/>
          <w:szCs w:val="20"/>
        </w:rPr>
        <w:t>r</w:t>
      </w:r>
      <w:r w:rsidR="00F86A53">
        <w:rPr>
          <w:rFonts w:ascii="Times New Roman" w:hAnsi="Times New Roman"/>
          <w:i/>
          <w:iCs/>
          <w:sz w:val="20"/>
          <w:szCs w:val="20"/>
        </w:rPr>
        <w:t>e</w:t>
      </w:r>
      <w:r w:rsidR="00F86A53">
        <w:rPr>
          <w:rFonts w:ascii="Times New Roman" w:hAnsi="Times New Roman"/>
          <w:i/>
          <w:iCs/>
          <w:spacing w:val="-7"/>
          <w:sz w:val="20"/>
          <w:szCs w:val="20"/>
        </w:rPr>
        <w:t>r</w:t>
      </w:r>
      <w:r w:rsidR="00F86A53">
        <w:rPr>
          <w:rFonts w:ascii="Times New Roman" w:hAnsi="Times New Roman"/>
          <w:i/>
          <w:iCs/>
          <w:sz w:val="20"/>
          <w:szCs w:val="20"/>
        </w:rPr>
        <w:t>equisite: ECON 6106</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6101</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45" w:lineRule="exact"/>
        <w:ind w:right="340" w:firstLine="0"/>
        <w:jc w:val="both"/>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 and institutional investors. Includes the study of security analysis and portfolio management.</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b/>
          <w:bCs/>
          <w:sz w:val="20"/>
          <w:szCs w:val="20"/>
        </w:rPr>
      </w:pPr>
      <w:r>
        <w:rPr>
          <w:rFonts w:ascii="Times New Roman" w:hAnsi="Times New Roman"/>
          <w:b/>
          <w:bCs/>
          <w:sz w:val="20"/>
          <w:szCs w:val="20"/>
        </w:rPr>
        <w:t>FINC 6104 — Capital Markets and the Global Economy</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i/>
          <w:iCs/>
          <w:sz w:val="20"/>
          <w:szCs w:val="20"/>
        </w:rPr>
      </w:pPr>
      <w:r>
        <w:rPr>
          <w:rFonts w:ascii="Times New Roman" w:hAnsi="Times New Roman"/>
          <w:sz w:val="20"/>
          <w:szCs w:val="20"/>
        </w:rPr>
        <w:t>This course will provide an in-depth study of capital markets in instruments, structure and equilibrium and familiarize the students as managers with a changing international scene.</w:t>
      </w:r>
      <w:r>
        <w:rPr>
          <w:rFonts w:ascii="Times New Roman" w:hAnsi="Times New Roman"/>
          <w:spacing w:val="-4"/>
          <w:sz w:val="20"/>
          <w:szCs w:val="20"/>
        </w:rPr>
        <w:t xml:space="preserve"> </w:t>
      </w:r>
      <w:r>
        <w:rPr>
          <w:rFonts w:ascii="Times New Roman" w:hAnsi="Times New Roman"/>
          <w:sz w:val="20"/>
          <w:szCs w:val="20"/>
        </w:rPr>
        <w:t>The use of foreign exchange markets, interest rate, risk, arbitrage, spot and forward rates, swaps and their applicability to hedging will be introduced.</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4"/>
          <w:sz w:val="20"/>
          <w:szCs w:val="20"/>
        </w:rPr>
        <w:t xml:space="preserve"> </w:t>
      </w:r>
      <w:r>
        <w:rPr>
          <w:rFonts w:ascii="Times New Roman" w:hAnsi="Times New Roman"/>
          <w:i/>
          <w:iCs/>
          <w:sz w:val="20"/>
          <w:szCs w:val="20"/>
        </w:rPr>
        <w:t>ACCT2102 and ECON3145</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45" w:lineRule="exact"/>
        <w:ind w:right="340" w:firstLine="0"/>
        <w:jc w:val="both"/>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F86A53" w:rsidRDefault="00F86A53" w:rsidP="00F86A53">
      <w:pPr>
        <w:widowControl w:val="0"/>
        <w:autoSpaceDE w:val="0"/>
        <w:autoSpaceDN w:val="0"/>
        <w:adjustRightInd w:val="0"/>
        <w:spacing w:after="0" w:line="225" w:lineRule="exact"/>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340" w:firstLine="0"/>
        <w:jc w:val="both"/>
        <w:rPr>
          <w:rFonts w:ascii="Times New Roman" w:hAnsi="Times New Roman"/>
          <w:i/>
          <w:iCs/>
          <w:sz w:val="20"/>
          <w:szCs w:val="20"/>
        </w:rPr>
      </w:pP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before="10" w:after="0" w:line="250" w:lineRule="auto"/>
        <w:ind w:right="340" w:firstLine="0"/>
        <w:jc w:val="both"/>
        <w:rPr>
          <w:rFonts w:ascii="Times New Roman" w:hAnsi="Times New Roman"/>
          <w:sz w:val="20"/>
          <w:szCs w:val="20"/>
        </w:rPr>
        <w:sectPr w:rsidR="00F86A53" w:rsidSect="00F86A53">
          <w:pgSz w:w="12240" w:h="15840"/>
          <w:pgMar w:top="300" w:right="1530" w:bottom="280" w:left="1280" w:header="0" w:footer="982" w:gutter="0"/>
          <w:cols w:space="720" w:equalWidth="0">
            <w:col w:w="9430"/>
          </w:cols>
          <w:noEndnote/>
        </w:sectPr>
      </w:pPr>
    </w:p>
    <w:tbl>
      <w:tblPr>
        <w:tblW w:w="10260" w:type="dxa"/>
        <w:tblInd w:w="630" w:type="dxa"/>
        <w:tblLayout w:type="fixed"/>
        <w:tblCellMar>
          <w:left w:w="0" w:type="dxa"/>
          <w:right w:w="0" w:type="dxa"/>
        </w:tblCellMar>
        <w:tblLook w:val="0000"/>
      </w:tblPr>
      <w:tblGrid>
        <w:gridCol w:w="1350"/>
        <w:gridCol w:w="4560"/>
        <w:gridCol w:w="4350"/>
      </w:tblGrid>
      <w:tr w:rsidR="00F42301" w:rsidRPr="00FA7AC7" w:rsidTr="003B4D34">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7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35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86A53" w:rsidRDefault="00284C41" w:rsidP="00F86A53">
      <w:pPr>
        <w:widowControl w:val="0"/>
        <w:autoSpaceDE w:val="0"/>
        <w:autoSpaceDN w:val="0"/>
        <w:adjustRightInd w:val="0"/>
        <w:spacing w:before="27" w:after="0" w:line="250" w:lineRule="auto"/>
        <w:ind w:left="1890" w:right="30" w:firstLine="0"/>
        <w:jc w:val="both"/>
        <w:rPr>
          <w:rFonts w:ascii="Times New Roman" w:hAnsi="Times New Roman"/>
          <w:b/>
          <w:bCs/>
          <w:sz w:val="20"/>
          <w:szCs w:val="20"/>
        </w:rPr>
      </w:pPr>
      <w:r w:rsidRPr="00284C41">
        <w:rPr>
          <w:rFonts w:ascii="Calibri" w:hAnsi="Calibri"/>
          <w:noProof/>
          <w:lang w:eastAsia="en-US"/>
        </w:rPr>
        <w:pict>
          <v:group id="_x0000_s7479" style="position:absolute;left:0;text-align:left;margin-left:263.55pt;margin-top:-54.1pt;width:31.2pt;height:31.05pt;z-index:-251387392;mso-position-horizontal-relative:page;mso-position-vertical-relative:text" coordorigin="5271,-1082" coordsize="624,621" o:allowincell="f">
            <v:rect id="_x0000_s7480" style="position:absolute;left:5276;top:-1077;width:613;height:610" o:allowincell="f" stroked="f">
              <v:path arrowok="t"/>
            </v:rect>
            <v:rect id="_x0000_s7481" style="position:absolute;left:5276;top:-1077;width:620;height:620;mso-position-horizontal-relative:page" o:allowincell="f" filled="f" stroked="f">
              <v:textbox style="mso-next-textbox:#_x0000_s7481" inset="0,0,0,0">
                <w:txbxContent>
                  <w:p w:rsidR="00E410E0" w:rsidRDefault="00E410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82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MGMT</w:t>
      </w:r>
      <w:r w:rsidR="00F86A53">
        <w:rPr>
          <w:rFonts w:ascii="Times New Roman" w:hAnsi="Times New Roman"/>
          <w:b/>
          <w:bCs/>
          <w:spacing w:val="-4"/>
          <w:sz w:val="20"/>
          <w:szCs w:val="20"/>
        </w:rPr>
        <w:t xml:space="preserve"> </w:t>
      </w:r>
      <w:r w:rsidR="00F86A53">
        <w:rPr>
          <w:rFonts w:ascii="Times New Roman" w:hAnsi="Times New Roman"/>
          <w:b/>
          <w:bCs/>
          <w:sz w:val="20"/>
          <w:szCs w:val="20"/>
        </w:rPr>
        <w:t>6000 — Internship in Management</w:t>
      </w:r>
      <w:r w:rsidR="00F86A53">
        <w:rPr>
          <w:rFonts w:ascii="Times New Roman" w:hAnsi="Times New Roman"/>
          <w:b/>
          <w:bCs/>
          <w:spacing w:val="-2"/>
          <w:sz w:val="20"/>
          <w:szCs w:val="20"/>
        </w:rPr>
        <w:t xml:space="preserve"> </w:t>
      </w:r>
      <w:r w:rsidR="00F86A53">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27" w:after="0" w:line="250" w:lineRule="auto"/>
        <w:ind w:left="1890" w:right="3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final report and oral presentation are required.</w:t>
      </w:r>
    </w:p>
    <w:p w:rsidR="00F86A53" w:rsidRDefault="00F86A53" w:rsidP="00F86A53">
      <w:pPr>
        <w:widowControl w:val="0"/>
        <w:autoSpaceDE w:val="0"/>
        <w:autoSpaceDN w:val="0"/>
        <w:adjustRightInd w:val="0"/>
        <w:spacing w:before="27"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6105 —</w:t>
      </w:r>
      <w:r>
        <w:rPr>
          <w:rFonts w:ascii="Times New Roman" w:hAnsi="Times New Roman"/>
          <w:b/>
          <w:bCs/>
          <w:spacing w:val="-4"/>
          <w:sz w:val="20"/>
          <w:szCs w:val="20"/>
        </w:rPr>
        <w:t xml:space="preserve"> </w:t>
      </w:r>
      <w:r>
        <w:rPr>
          <w:rFonts w:ascii="Times New Roman" w:hAnsi="Times New Roman"/>
          <w:b/>
          <w:bCs/>
          <w:sz w:val="20"/>
          <w:szCs w:val="20"/>
        </w:rPr>
        <w:t>The Legal EnvI</w:t>
      </w:r>
      <w:r>
        <w:rPr>
          <w:rFonts w:ascii="Times New Roman" w:hAnsi="Times New Roman"/>
          <w:b/>
          <w:bCs/>
          <w:spacing w:val="-4"/>
          <w:sz w:val="20"/>
          <w:szCs w:val="20"/>
        </w:rPr>
        <w:t>r</w:t>
      </w:r>
      <w:r>
        <w:rPr>
          <w:rFonts w:ascii="Times New Roman" w:hAnsi="Times New Roman"/>
          <w:b/>
          <w:bCs/>
          <w:sz w:val="20"/>
          <w:szCs w:val="20"/>
        </w:rPr>
        <w:t>onment of Business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F86A53" w:rsidRDefault="00284C41"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r w:rsidRPr="00284C41">
        <w:rPr>
          <w:rFonts w:ascii="Times New Roman" w:hAnsi="Times New Roman"/>
          <w:b/>
          <w:bCs/>
          <w:noProof/>
          <w:sz w:val="20"/>
          <w:szCs w:val="20"/>
        </w:rPr>
        <w:pict>
          <v:shape id="_x0000_s7485" type="#_x0000_t202" style="position:absolute;left:0;text-align:left;margin-left:25.3pt;margin-top:12.05pt;width:1in;height:532.75pt;z-index:-251385344;mso-position-horizontal-relative:page" o:allowincell="f" filled="f" stroked="f">
            <v:textbox style="layout-flow:vertical;mso-layout-flow-alt:bottom-to-top;mso-next-textbox:#_x0000_s7485" inset="0,0,0,0">
              <w:txbxContent>
                <w:p w:rsidR="00E410E0" w:rsidRDefault="00E410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86A53">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sidR="00F86A53">
        <w:rPr>
          <w:rFonts w:ascii="Times New Roman" w:hAnsi="Times New Roman"/>
          <w:spacing w:val="-13"/>
          <w:sz w:val="20"/>
          <w:szCs w:val="20"/>
        </w:rPr>
        <w:t>w</w:t>
      </w:r>
      <w:r w:rsidR="00F86A53">
        <w:rPr>
          <w:rFonts w:ascii="Times New Roman" w:hAnsi="Times New Roman"/>
          <w:sz w:val="20"/>
          <w:szCs w:val="20"/>
        </w:rPr>
        <w:t>, to- gether with the impact such law has on the business communit</w:t>
      </w:r>
      <w:r w:rsidR="00F86A53">
        <w:rPr>
          <w:rFonts w:ascii="Times New Roman" w:hAnsi="Times New Roman"/>
          <w:spacing w:val="-13"/>
          <w:sz w:val="20"/>
          <w:szCs w:val="20"/>
        </w:rPr>
        <w:t>y</w:t>
      </w:r>
      <w:r w:rsidR="00F86A53">
        <w:rPr>
          <w:rFonts w:ascii="Times New Roman" w:hAnsi="Times New Roman"/>
          <w:sz w:val="20"/>
          <w:szCs w:val="20"/>
        </w:rPr>
        <w:t>.</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introduces students to the major quantitative techniques used in management decision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linear programming, production planning, 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6125 — Human Resou</w:t>
      </w:r>
      <w:r>
        <w:rPr>
          <w:rFonts w:ascii="Times New Roman" w:hAnsi="Times New Roman"/>
          <w:b/>
          <w:bCs/>
          <w:spacing w:val="-4"/>
          <w:sz w:val="20"/>
          <w:szCs w:val="20"/>
        </w:rPr>
        <w:t>r</w:t>
      </w:r>
      <w:r>
        <w:rPr>
          <w:rFonts w:ascii="Times New Roman" w:hAnsi="Times New Roman"/>
          <w:b/>
          <w:bCs/>
          <w:sz w:val="20"/>
          <w:szCs w:val="20"/>
        </w:rPr>
        <w:t>ces Managemen</w:t>
      </w:r>
      <w:r>
        <w:rPr>
          <w:rFonts w:ascii="Times New Roman" w:hAnsi="Times New Roman"/>
          <w:b/>
          <w:bCs/>
          <w:spacing w:val="8"/>
          <w:sz w:val="20"/>
          <w:szCs w:val="20"/>
        </w:rPr>
        <w:t>t</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i/>
          <w:iCs/>
          <w:sz w:val="20"/>
          <w:szCs w:val="20"/>
        </w:rPr>
      </w:pPr>
      <w:r>
        <w:rPr>
          <w:rFonts w:ascii="Times New Roman" w:hAnsi="Times New Roman"/>
          <w:sz w:val="20"/>
          <w:szCs w:val="20"/>
        </w:rPr>
        <w:t>Explores the process of forecasting and identifying resources in the labor market, determining sta</w:t>
      </w:r>
      <w:r>
        <w:rPr>
          <w:rFonts w:ascii="Times New Roman" w:hAnsi="Times New Roman"/>
          <w:spacing w:val="-4"/>
          <w:sz w:val="20"/>
          <w:szCs w:val="20"/>
        </w:rPr>
        <w:t>f</w:t>
      </w:r>
      <w:r>
        <w:rPr>
          <w:rFonts w:ascii="Times New Roman" w:hAnsi="Times New Roman"/>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Pr>
          <w:rFonts w:ascii="Times New Roman" w:hAnsi="Times New Roman"/>
          <w:spacing w:val="-13"/>
          <w:sz w:val="20"/>
          <w:szCs w:val="20"/>
        </w:rPr>
        <w:t>y</w:t>
      </w:r>
      <w:r>
        <w:rPr>
          <w:rFonts w:ascii="Times New Roman" w:hAnsi="Times New Roman"/>
          <w:sz w:val="20"/>
          <w:szCs w:val="20"/>
        </w:rPr>
        <w:t xml:space="preserve">, performance appraisal, compensation management, training and development. Includes discussion of con- temporary issues in the field.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4125 or MGMT 5200</w:t>
      </w:r>
    </w:p>
    <w:p w:rsidR="00F86A53"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left="1890" w:right="3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ind w:left="1886" w:right="29" w:firstLine="0"/>
        <w:jc w:val="both"/>
        <w:rPr>
          <w:rFonts w:ascii="Times New Roman" w:hAnsi="Times New Roman"/>
          <w:i/>
          <w:iCs/>
          <w:sz w:val="20"/>
          <w:szCs w:val="20"/>
        </w:rPr>
      </w:pP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4127 or MGMT 5200.</w:t>
      </w:r>
    </w:p>
    <w:p w:rsidR="00F86A53" w:rsidRDefault="00F86A53" w:rsidP="00F86A53">
      <w:pPr>
        <w:widowControl w:val="0"/>
        <w:autoSpaceDE w:val="0"/>
        <w:autoSpaceDN w:val="0"/>
        <w:adjustRightInd w:val="0"/>
        <w:spacing w:after="0"/>
        <w:ind w:left="1886" w:right="29" w:firstLine="0"/>
        <w:jc w:val="both"/>
        <w:rPr>
          <w:rFonts w:ascii="Times New Roman" w:hAnsi="Times New Roman"/>
          <w:i/>
          <w:iCs/>
          <w:sz w:val="20"/>
          <w:szCs w:val="20"/>
        </w:rPr>
      </w:pPr>
    </w:p>
    <w:p w:rsidR="00F86A53" w:rsidRDefault="00F86A53" w:rsidP="00F86A53">
      <w:pPr>
        <w:widowControl w:val="0"/>
        <w:autoSpaceDE w:val="0"/>
        <w:autoSpaceDN w:val="0"/>
        <w:adjustRightInd w:val="0"/>
        <w:spacing w:after="0"/>
        <w:ind w:left="1886" w:right="29"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left="1886" w:right="29" w:firstLine="0"/>
        <w:jc w:val="both"/>
        <w:rPr>
          <w:rFonts w:ascii="Times New Roman" w:hAnsi="Times New Roman"/>
          <w:sz w:val="20"/>
          <w:szCs w:val="20"/>
        </w:rPr>
      </w:pP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F86A53" w:rsidRDefault="00F86A53" w:rsidP="00F86A53">
      <w:pPr>
        <w:widowControl w:val="0"/>
        <w:autoSpaceDE w:val="0"/>
        <w:autoSpaceDN w:val="0"/>
        <w:adjustRightInd w:val="0"/>
        <w:spacing w:before="120" w:after="0" w:line="250" w:lineRule="auto"/>
        <w:ind w:left="1886" w:right="29"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p>
    <w:p w:rsidR="00F42301" w:rsidRDefault="00F86A53" w:rsidP="00F86A53">
      <w:pPr>
        <w:widowControl w:val="0"/>
        <w:autoSpaceDE w:val="0"/>
        <w:autoSpaceDN w:val="0"/>
        <w:adjustRightInd w:val="0"/>
        <w:spacing w:after="0" w:line="250" w:lineRule="auto"/>
        <w:ind w:left="1890" w:right="30" w:firstLine="0"/>
        <w:jc w:val="both"/>
        <w:rPr>
          <w:rFonts w:ascii="Times New Roman" w:hAnsi="Times New Roman"/>
          <w:sz w:val="20"/>
          <w:szCs w:val="20"/>
        </w:rPr>
      </w:pPr>
      <w:r>
        <w:rPr>
          <w:rFonts w:ascii="Times New Roman" w:hAnsi="Times New Roman"/>
          <w:sz w:val="20"/>
          <w:szCs w:val="20"/>
        </w:rPr>
        <w:t>An overview course designed to introduce students to the area of information systems. It emphasizes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F42301" w:rsidRDefault="00F42301" w:rsidP="00C57415">
      <w:pPr>
        <w:widowControl w:val="0"/>
        <w:autoSpaceDE w:val="0"/>
        <w:autoSpaceDN w:val="0"/>
        <w:adjustRightInd w:val="0"/>
        <w:spacing w:after="0" w:line="250" w:lineRule="auto"/>
        <w:ind w:left="2304" w:right="869" w:hanging="360"/>
        <w:rPr>
          <w:rFonts w:ascii="Times New Roman" w:hAnsi="Times New Roman"/>
          <w:sz w:val="20"/>
          <w:szCs w:val="20"/>
        </w:rPr>
        <w:sectPr w:rsidR="00F42301">
          <w:pgSz w:w="12240" w:h="15840"/>
          <w:pgMar w:top="300" w:right="1300" w:bottom="280" w:left="200" w:header="0" w:footer="1004" w:gutter="0"/>
          <w:cols w:space="720" w:equalWidth="0">
            <w:col w:w="10740"/>
          </w:cols>
          <w:noEndnote/>
        </w:sectPr>
      </w:pPr>
    </w:p>
    <w:tbl>
      <w:tblPr>
        <w:tblW w:w="10036" w:type="dxa"/>
        <w:tblInd w:w="119" w:type="dxa"/>
        <w:tblLayout w:type="fixed"/>
        <w:tblCellMar>
          <w:left w:w="0" w:type="dxa"/>
          <w:right w:w="0" w:type="dxa"/>
        </w:tblCellMar>
        <w:tblLook w:val="0000"/>
      </w:tblPr>
      <w:tblGrid>
        <w:gridCol w:w="4876"/>
        <w:gridCol w:w="4275"/>
        <w:gridCol w:w="885"/>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3B4D34">
            <w:pPr>
              <w:widowControl w:val="0"/>
              <w:autoSpaceDE w:val="0"/>
              <w:autoSpaceDN w:val="0"/>
              <w:adjustRightInd w:val="0"/>
              <w:spacing w:after="0"/>
              <w:ind w:hanging="22"/>
              <w:rPr>
                <w:rFonts w:ascii="Times New Roman" w:hAnsi="Times New Roman"/>
                <w:sz w:val="24"/>
                <w:szCs w:val="24"/>
              </w:rPr>
            </w:pPr>
            <w:r w:rsidRPr="00FA7AC7">
              <w:rPr>
                <w:rFonts w:ascii="Times New Roman" w:hAnsi="Times New Roman"/>
                <w:b/>
                <w:bCs/>
                <w:color w:val="191919"/>
                <w:sz w:val="32"/>
                <w:szCs w:val="32"/>
              </w:rPr>
              <w:t>B</w:t>
            </w:r>
            <w:r w:rsidRPr="00FA7AC7">
              <w:rPr>
                <w:rFonts w:ascii="Times New Roman" w:hAnsi="Times New Roman"/>
                <w:b/>
                <w:bCs/>
                <w:color w:val="191919"/>
                <w:sz w:val="24"/>
                <w:szCs w:val="24"/>
              </w:rPr>
              <w:t>USINESS</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88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88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88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86A53" w:rsidRDefault="00284C41" w:rsidP="00F86A53">
      <w:pPr>
        <w:widowControl w:val="0"/>
        <w:autoSpaceDE w:val="0"/>
        <w:autoSpaceDN w:val="0"/>
        <w:adjustRightInd w:val="0"/>
        <w:spacing w:before="27" w:after="0" w:line="250" w:lineRule="auto"/>
        <w:ind w:right="290" w:firstLine="0"/>
        <w:jc w:val="both"/>
        <w:rPr>
          <w:rFonts w:ascii="Times New Roman" w:hAnsi="Times New Roman"/>
          <w:b/>
          <w:bCs/>
          <w:sz w:val="20"/>
          <w:szCs w:val="20"/>
        </w:rPr>
      </w:pPr>
      <w:r w:rsidRPr="00284C41">
        <w:rPr>
          <w:rFonts w:ascii="Calibri" w:hAnsi="Calibri"/>
          <w:noProof/>
          <w:lang w:eastAsia="en-US"/>
        </w:rPr>
        <w:pict>
          <v:group id="_x0000_s7486" style="position:absolute;left:0;text-align:left;margin-left:315pt;margin-top:-53.1pt;width:31.2pt;height:31.05pt;z-index:-251383296;mso-position-horizontal-relative:page" coordorigin="6300,-1062" coordsize="624,621" o:allowincell="f">
            <v:rect id="_x0000_s7487" style="position:absolute;left:6305;top:-1057;width:613;height:610" o:allowincell="f" stroked="f">
              <v:path arrowok="t"/>
            </v:rect>
            <v:rect id="_x0000_s7488" style="position:absolute;left:6306;top:-1057;width:620;height:620;mso-position-horizontal-relative:page" o:allowincell="f" filled="f" stroked="f">
              <v:textbox style="mso-next-textbox:#_x0000_s7488" inset="0,0,0,0">
                <w:txbxContent>
                  <w:p w:rsidR="00E410E0" w:rsidRDefault="00E410E0" w:rsidP="00F86A5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878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F86A53">
                    <w:pPr>
                      <w:widowControl w:val="0"/>
                      <w:autoSpaceDE w:val="0"/>
                      <w:autoSpaceDN w:val="0"/>
                      <w:adjustRightInd w:val="0"/>
                      <w:spacing w:after="0"/>
                      <w:rPr>
                        <w:rFonts w:ascii="Times New Roman" w:hAnsi="Times New Roman"/>
                        <w:sz w:val="24"/>
                        <w:szCs w:val="24"/>
                      </w:rPr>
                    </w:pPr>
                  </w:p>
                </w:txbxContent>
              </v:textbox>
            </v:rect>
            <w10:wrap anchorx="page"/>
          </v:group>
        </w:pict>
      </w:r>
      <w:r w:rsidR="00F86A53">
        <w:rPr>
          <w:rFonts w:ascii="Times New Roman" w:hAnsi="Times New Roman"/>
          <w:b/>
          <w:bCs/>
          <w:sz w:val="20"/>
          <w:szCs w:val="20"/>
        </w:rPr>
        <w:t>MGMT</w:t>
      </w:r>
      <w:r w:rsidR="00F86A53">
        <w:rPr>
          <w:rFonts w:ascii="Times New Roman" w:hAnsi="Times New Roman"/>
          <w:b/>
          <w:bCs/>
          <w:spacing w:val="-4"/>
          <w:sz w:val="20"/>
          <w:szCs w:val="20"/>
        </w:rPr>
        <w:t xml:space="preserve"> </w:t>
      </w:r>
      <w:r w:rsidR="00F86A53">
        <w:rPr>
          <w:rFonts w:ascii="Times New Roman" w:hAnsi="Times New Roman"/>
          <w:b/>
          <w:bCs/>
          <w:sz w:val="20"/>
          <w:szCs w:val="20"/>
        </w:rPr>
        <w:t>6206 — Database Management Systems</w:t>
      </w:r>
      <w:r w:rsidR="00F86A53">
        <w:rPr>
          <w:rFonts w:ascii="Times New Roman" w:hAnsi="Times New Roman"/>
          <w:b/>
          <w:bCs/>
          <w:spacing w:val="-13"/>
          <w:sz w:val="20"/>
          <w:szCs w:val="20"/>
        </w:rPr>
        <w:t xml:space="preserve"> </w:t>
      </w:r>
      <w:r w:rsidR="00F86A53">
        <w:rPr>
          <w:rFonts w:ascii="Times New Roman" w:hAnsi="Times New Roman"/>
          <w:b/>
          <w:bCs/>
          <w:sz w:val="20"/>
          <w:szCs w:val="20"/>
        </w:rPr>
        <w:t xml:space="preserve">...........................................................3(3-0) </w:t>
      </w:r>
    </w:p>
    <w:p w:rsidR="00F86A53" w:rsidRDefault="00284C41" w:rsidP="00F86A53">
      <w:pPr>
        <w:widowControl w:val="0"/>
        <w:autoSpaceDE w:val="0"/>
        <w:autoSpaceDN w:val="0"/>
        <w:adjustRightInd w:val="0"/>
        <w:spacing w:before="27" w:after="0" w:line="250" w:lineRule="auto"/>
        <w:ind w:right="290" w:firstLine="0"/>
        <w:jc w:val="both"/>
        <w:rPr>
          <w:rFonts w:ascii="Times New Roman" w:hAnsi="Times New Roman"/>
          <w:i/>
          <w:iCs/>
          <w:sz w:val="20"/>
          <w:szCs w:val="20"/>
        </w:rPr>
      </w:pPr>
      <w:r w:rsidRPr="00284C41">
        <w:rPr>
          <w:rFonts w:ascii="Times New Roman" w:hAnsi="Times New Roman"/>
          <w:noProof/>
          <w:sz w:val="20"/>
          <w:szCs w:val="20"/>
        </w:rPr>
        <w:pict>
          <v:shape id="_x0000_s7491" type="#_x0000_t202" style="position:absolute;left:0;text-align:left;margin-left:526.45pt;margin-top:131.05pt;width:1in;height:495.8pt;z-index:-251382272;mso-position-horizontal-relative:page;mso-position-vertical-relative:page" o:allowincell="f" filled="f" stroked="f">
            <v:textbox style="layout-flow:vertical;mso-next-textbox:#_x0000_s7491" inset="0,0,0,0">
              <w:txbxContent>
                <w:p w:rsidR="00E410E0" w:rsidRDefault="00E410E0" w:rsidP="00F86A5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86A53">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F86A53">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sidR="00F86A53">
        <w:rPr>
          <w:rFonts w:ascii="Times New Roman" w:hAnsi="Times New Roman"/>
          <w:spacing w:val="-13"/>
          <w:sz w:val="20"/>
          <w:szCs w:val="20"/>
        </w:rPr>
        <w:t>y</w:t>
      </w:r>
      <w:r w:rsidR="00F86A53">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sidR="00F86A53">
        <w:rPr>
          <w:rFonts w:ascii="Times New Roman" w:hAnsi="Times New Roman"/>
          <w:i/>
          <w:iCs/>
          <w:sz w:val="20"/>
          <w:szCs w:val="20"/>
        </w:rPr>
        <w:t>P</w:t>
      </w:r>
      <w:r w:rsidR="00F86A53">
        <w:rPr>
          <w:rFonts w:ascii="Times New Roman" w:hAnsi="Times New Roman"/>
          <w:i/>
          <w:iCs/>
          <w:spacing w:val="-7"/>
          <w:sz w:val="20"/>
          <w:szCs w:val="20"/>
        </w:rPr>
        <w:t>r</w:t>
      </w:r>
      <w:r w:rsidR="00F86A53">
        <w:rPr>
          <w:rFonts w:ascii="Times New Roman" w:hAnsi="Times New Roman"/>
          <w:i/>
          <w:iCs/>
          <w:sz w:val="20"/>
          <w:szCs w:val="20"/>
        </w:rPr>
        <w:t>e</w:t>
      </w:r>
      <w:r w:rsidR="00F86A53">
        <w:rPr>
          <w:rFonts w:ascii="Times New Roman" w:hAnsi="Times New Roman"/>
          <w:i/>
          <w:iCs/>
          <w:spacing w:val="-7"/>
          <w:sz w:val="20"/>
          <w:szCs w:val="20"/>
        </w:rPr>
        <w:t>r</w:t>
      </w:r>
      <w:r w:rsidR="00F86A53">
        <w:rPr>
          <w:rFonts w:ascii="Times New Roman" w:hAnsi="Times New Roman"/>
          <w:i/>
          <w:iCs/>
          <w:sz w:val="20"/>
          <w:szCs w:val="20"/>
        </w:rPr>
        <w:t>equisite: MGMT</w:t>
      </w:r>
      <w:r w:rsidR="00F86A53">
        <w:rPr>
          <w:rFonts w:ascii="Times New Roman" w:hAnsi="Times New Roman"/>
          <w:i/>
          <w:iCs/>
          <w:spacing w:val="-4"/>
          <w:sz w:val="20"/>
          <w:szCs w:val="20"/>
        </w:rPr>
        <w:t xml:space="preserve"> </w:t>
      </w:r>
      <w:r w:rsidR="00F86A53">
        <w:rPr>
          <w:rFonts w:ascii="Times New Roman" w:hAnsi="Times New Roman"/>
          <w:i/>
          <w:iCs/>
          <w:sz w:val="20"/>
          <w:szCs w:val="20"/>
        </w:rPr>
        <w:t>6205</w:t>
      </w:r>
    </w:p>
    <w:p w:rsidR="00F86A53" w:rsidRDefault="00F86A53" w:rsidP="00F86A53">
      <w:pPr>
        <w:widowControl w:val="0"/>
        <w:autoSpaceDE w:val="0"/>
        <w:autoSpaceDN w:val="0"/>
        <w:adjustRightInd w:val="0"/>
        <w:spacing w:before="27"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right="290" w:firstLine="0"/>
        <w:jc w:val="both"/>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F86A53" w:rsidRDefault="00F86A53" w:rsidP="00F86A53">
      <w:pPr>
        <w:widowControl w:val="0"/>
        <w:autoSpaceDE w:val="0"/>
        <w:autoSpaceDN w:val="0"/>
        <w:adjustRightInd w:val="0"/>
        <w:spacing w:before="10" w:after="0"/>
        <w:ind w:right="290" w:firstLine="0"/>
        <w:jc w:val="both"/>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6150 — Marketing of Services</w:t>
      </w:r>
      <w:r>
        <w:rPr>
          <w:rFonts w:ascii="Times New Roman" w:hAnsi="Times New Roman"/>
          <w:b/>
          <w:bCs/>
          <w:spacing w:val="-10"/>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Designed to highlight the di</w:t>
      </w:r>
      <w:r>
        <w:rPr>
          <w:rFonts w:ascii="Times New Roman" w:hAnsi="Times New Roman"/>
          <w:spacing w:val="-4"/>
          <w:sz w:val="20"/>
          <w:szCs w:val="20"/>
        </w:rPr>
        <w:t>f</w:t>
      </w:r>
      <w:r>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ind w:right="290" w:firstLine="0"/>
        <w:jc w:val="both"/>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i/>
          <w:iCs/>
          <w:sz w:val="20"/>
          <w:szCs w:val="20"/>
        </w:rPr>
      </w:pP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6170</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b/>
          <w:bCs/>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i/>
          <w:iCs/>
          <w:sz w:val="20"/>
          <w:szCs w:val="20"/>
        </w:rPr>
      </w:pP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F86A53" w:rsidRDefault="00F86A53" w:rsidP="00F86A53">
      <w:pPr>
        <w:widowControl w:val="0"/>
        <w:autoSpaceDE w:val="0"/>
        <w:autoSpaceDN w:val="0"/>
        <w:adjustRightInd w:val="0"/>
        <w:spacing w:before="10" w:after="0" w:line="250" w:lineRule="auto"/>
        <w:ind w:right="290" w:firstLine="0"/>
        <w:jc w:val="both"/>
        <w:rPr>
          <w:rFonts w:ascii="Times New Roman" w:hAnsi="Times New Roman"/>
          <w:sz w:val="20"/>
          <w:szCs w:val="20"/>
        </w:rPr>
      </w:pP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b/>
          <w:bCs/>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F86A53" w:rsidRDefault="00F86A53" w:rsidP="00F86A53">
      <w:pPr>
        <w:widowControl w:val="0"/>
        <w:autoSpaceDE w:val="0"/>
        <w:autoSpaceDN w:val="0"/>
        <w:adjustRightInd w:val="0"/>
        <w:spacing w:after="0" w:line="250" w:lineRule="auto"/>
        <w:ind w:right="290" w:firstLine="0"/>
        <w:jc w:val="both"/>
        <w:rPr>
          <w:rFonts w:ascii="Times New Roman" w:hAnsi="Times New Roman"/>
          <w:sz w:val="20"/>
          <w:szCs w:val="20"/>
        </w:rPr>
      </w:pP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 6170</w:t>
      </w:r>
    </w:p>
    <w:p w:rsidR="005A3C7A" w:rsidRDefault="005A3C7A" w:rsidP="00C57415">
      <w:pPr>
        <w:widowControl w:val="0"/>
        <w:autoSpaceDE w:val="0"/>
        <w:autoSpaceDN w:val="0"/>
        <w:adjustRightInd w:val="0"/>
        <w:spacing w:after="0"/>
        <w:ind w:left="1239"/>
        <w:rPr>
          <w:rFonts w:ascii="Times New Roman" w:hAnsi="Times New Roman"/>
          <w:sz w:val="20"/>
          <w:szCs w:val="20"/>
        </w:rPr>
        <w:sectPr w:rsidR="005A3C7A" w:rsidSect="00F86A53">
          <w:pgSz w:w="12240" w:h="15840"/>
          <w:pgMar w:top="300" w:right="1350" w:bottom="280" w:left="1240" w:header="0" w:footer="982" w:gutter="0"/>
          <w:cols w:space="720" w:equalWidth="0">
            <w:col w:w="9650"/>
          </w:cols>
          <w:noEndnote/>
        </w:sectPr>
      </w:pPr>
    </w:p>
    <w:p w:rsidR="005A3C7A" w:rsidRDefault="005A3C7A" w:rsidP="005A3C7A"/>
    <w:tbl>
      <w:tblPr>
        <w:tblW w:w="0" w:type="auto"/>
        <w:tblInd w:w="160" w:type="dxa"/>
        <w:tblLayout w:type="fixed"/>
        <w:tblCellMar>
          <w:left w:w="0" w:type="dxa"/>
          <w:right w:w="0" w:type="dxa"/>
        </w:tblCellMar>
        <w:tblLook w:val="0000"/>
      </w:tblPr>
      <w:tblGrid>
        <w:gridCol w:w="1085"/>
        <w:gridCol w:w="4560"/>
        <w:gridCol w:w="4858"/>
      </w:tblGrid>
      <w:tr w:rsidR="005A3C7A" w:rsidRPr="00FA7AC7" w:rsidTr="00F06FB0">
        <w:trPr>
          <w:trHeight w:hRule="exact" w:val="235"/>
        </w:trPr>
        <w:tc>
          <w:tcPr>
            <w:tcW w:w="1085"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9" w:after="0" w:line="130" w:lineRule="exact"/>
              <w:rPr>
                <w:rFonts w:ascii="Times New Roman" w:hAnsi="Times New Roman"/>
                <w:sz w:val="13"/>
                <w:szCs w:val="13"/>
              </w:rPr>
            </w:pPr>
          </w:p>
          <w:p w:rsidR="005A3C7A" w:rsidRPr="00FA7AC7" w:rsidRDefault="005A3C7A" w:rsidP="00F06FB0">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1085"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1085"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Default="005A3C7A" w:rsidP="005A3C7A">
      <w:pPr>
        <w:widowControl w:val="0"/>
        <w:autoSpaceDE w:val="0"/>
        <w:autoSpaceDN w:val="0"/>
        <w:adjustRightInd w:val="0"/>
        <w:spacing w:after="0" w:line="200" w:lineRule="exact"/>
        <w:rPr>
          <w:rFonts w:ascii="Times New Roman" w:hAnsi="Times New Roman"/>
          <w:sz w:val="20"/>
          <w:szCs w:val="20"/>
        </w:rPr>
      </w:pPr>
    </w:p>
    <w:p w:rsidR="005A3C7A" w:rsidRDefault="005A3C7A" w:rsidP="005A3C7A">
      <w:pPr>
        <w:widowControl w:val="0"/>
        <w:autoSpaceDE w:val="0"/>
        <w:autoSpaceDN w:val="0"/>
        <w:adjustRightInd w:val="0"/>
        <w:spacing w:after="0" w:line="200" w:lineRule="exact"/>
        <w:rPr>
          <w:rFonts w:ascii="Times New Roman" w:hAnsi="Times New Roman"/>
          <w:sz w:val="20"/>
          <w:szCs w:val="20"/>
        </w:rPr>
      </w:pPr>
    </w:p>
    <w:p w:rsidR="005A3C7A" w:rsidRPr="004E78AD" w:rsidRDefault="004E78AD" w:rsidP="004E78AD">
      <w:pPr>
        <w:pStyle w:val="Heading1"/>
        <w:spacing w:before="0"/>
        <w:ind w:firstLine="1980"/>
        <w:rPr>
          <w:rFonts w:ascii="Impact" w:hAnsi="Impact"/>
          <w:sz w:val="44"/>
          <w:szCs w:val="44"/>
        </w:rPr>
      </w:pPr>
      <w:bookmarkStart w:id="70" w:name="_Toc294969685"/>
      <w:r w:rsidRPr="004E78AD">
        <w:rPr>
          <w:rFonts w:ascii="Impact" w:hAnsi="Impact" w:cs="Times New Roman"/>
          <w:noProof/>
          <w:color w:val="808080" w:themeColor="background1" w:themeShade="80"/>
          <w:sz w:val="44"/>
          <w:szCs w:val="44"/>
          <w:lang w:eastAsia="en-US"/>
        </w:rPr>
        <w:t>Master of Science in Criminal Justice</w:t>
      </w:r>
      <w:bookmarkEnd w:id="70"/>
    </w:p>
    <w:p w:rsidR="005A3C7A" w:rsidRPr="004E78AD" w:rsidRDefault="00284C41" w:rsidP="004E78AD">
      <w:pPr>
        <w:pStyle w:val="Heading2"/>
        <w:spacing w:before="0"/>
        <w:ind w:firstLine="1987"/>
        <w:rPr>
          <w:rFonts w:ascii="Times New Roman" w:hAnsi="Times New Roman"/>
          <w:bCs w:val="0"/>
          <w:color w:val="808080" w:themeColor="background1" w:themeShade="80"/>
          <w:sz w:val="28"/>
          <w:szCs w:val="28"/>
        </w:rPr>
      </w:pPr>
      <w:r w:rsidRPr="00284C41">
        <w:rPr>
          <w:noProof/>
          <w:color w:val="808080" w:themeColor="background1" w:themeShade="80"/>
        </w:rPr>
        <w:pict>
          <v:group id="_x0000_s7869" style="position:absolute;left:0;text-align:left;margin-left:265.6pt;margin-top:-79.35pt;width:31.2pt;height:31.05pt;z-index:-251231744;mso-position-horizontal-relative:page" coordorigin="5312,-1587" coordsize="624,621" o:allowincell="f">
            <v:rect id="_x0000_s7870" style="position:absolute;left:5317;top:-1582;width:613;height:610" o:allowincell="f" stroked="f">
              <v:path arrowok="t"/>
            </v:rect>
            <v:rect id="_x0000_s7871" style="position:absolute;left:5317;top:-1582;width:620;height:620;mso-position-horizontal-relative:page" o:allowincell="f" filled="f" stroked="f">
              <v:textbox style="mso-next-textbox:#_x0000_s7871"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i1025"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71" w:name="_Toc294969686"/>
      <w:r w:rsidR="005A3C7A" w:rsidRPr="004E78AD">
        <w:rPr>
          <w:rFonts w:ascii="Times New Roman" w:hAnsi="Times New Roman"/>
          <w:bCs w:val="0"/>
          <w:color w:val="808080" w:themeColor="background1" w:themeShade="80"/>
          <w:sz w:val="28"/>
          <w:szCs w:val="28"/>
        </w:rPr>
        <w:t>Int</w:t>
      </w:r>
      <w:r w:rsidR="005A3C7A" w:rsidRPr="004E78AD">
        <w:rPr>
          <w:rFonts w:ascii="Times New Roman" w:hAnsi="Times New Roman"/>
          <w:bCs w:val="0"/>
          <w:color w:val="808080" w:themeColor="background1" w:themeShade="80"/>
          <w:spacing w:val="-5"/>
          <w:sz w:val="28"/>
          <w:szCs w:val="28"/>
        </w:rPr>
        <w:t>r</w:t>
      </w:r>
      <w:r w:rsidR="005A3C7A" w:rsidRPr="004E78AD">
        <w:rPr>
          <w:rFonts w:ascii="Times New Roman" w:hAnsi="Times New Roman"/>
          <w:bCs w:val="0"/>
          <w:color w:val="808080" w:themeColor="background1" w:themeShade="80"/>
          <w:sz w:val="28"/>
          <w:szCs w:val="28"/>
        </w:rPr>
        <w:t>oduction</w:t>
      </w:r>
      <w:bookmarkEnd w:id="71"/>
    </w:p>
    <w:p w:rsidR="005A3C7A" w:rsidRPr="009576CC" w:rsidRDefault="00284C41" w:rsidP="005A3C7A">
      <w:pPr>
        <w:widowControl w:val="0"/>
        <w:autoSpaceDE w:val="0"/>
        <w:autoSpaceDN w:val="0"/>
        <w:adjustRightInd w:val="0"/>
        <w:spacing w:before="14" w:after="0"/>
        <w:ind w:left="1980" w:firstLine="360"/>
        <w:jc w:val="both"/>
        <w:rPr>
          <w:rFonts w:ascii="Times New Roman" w:hAnsi="Times New Roman"/>
          <w:sz w:val="28"/>
          <w:szCs w:val="28"/>
        </w:rPr>
      </w:pPr>
      <w:r w:rsidRPr="00284C41">
        <w:rPr>
          <w:rFonts w:ascii="Times New Roman" w:hAnsi="Times New Roman"/>
          <w:noProof/>
          <w:sz w:val="20"/>
          <w:szCs w:val="20"/>
        </w:rPr>
        <w:pict>
          <v:shape id="_x0000_s8033" type="#_x0000_t202" style="position:absolute;left:0;text-align:left;margin-left:19.95pt;margin-top:25.85pt;width:1in;height:532.75pt;z-index:-251225600;mso-position-horizontal-relative:page" o:allowincell="f" filled="f" stroked="f">
            <v:textbox style="layout-flow:vertical;mso-layout-flow-alt:bottom-to-top;mso-next-textbox:#_x0000_s8033"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A3C7A" w:rsidRPr="009576CC">
        <w:rPr>
          <w:rFonts w:ascii="Times New Roman" w:hAnsi="Times New Roman"/>
          <w:color w:val="000000"/>
          <w:sz w:val="20"/>
          <w:szCs w:val="20"/>
        </w:rPr>
        <w:t>The M.S. degree program in Criminal Justice offered by the Albany State University Criminal</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Justice Institute is designed to prepare students for professional careers within the criminal justice</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system. Theoretical, methodological and philosophical understanding of the criminal justice system</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is stressed during the matriculation process. As a result, students are well-prepared for careers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in criminal justice. Those seeking advanced graduate education beyond the Master’s degree level</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will be able to compete successfully with graduates from other schools and disciplines. The Master</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                                    </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of Science in Criminal Justice program </w:t>
      </w:r>
      <w:r w:rsidR="005A3C7A">
        <w:rPr>
          <w:rFonts w:ascii="Times New Roman" w:hAnsi="Times New Roman"/>
          <w:color w:val="000000"/>
          <w:sz w:val="20"/>
          <w:szCs w:val="20"/>
        </w:rPr>
        <w:t xml:space="preserve">requires </w:t>
      </w:r>
      <w:r w:rsidR="005A3C7A" w:rsidRPr="009576CC">
        <w:rPr>
          <w:rFonts w:ascii="Times New Roman" w:hAnsi="Times New Roman"/>
          <w:sz w:val="20"/>
          <w:szCs w:val="20"/>
        </w:rPr>
        <w:t>30</w:t>
      </w:r>
      <w:r w:rsidR="005A3C7A" w:rsidRPr="009576CC">
        <w:rPr>
          <w:rFonts w:ascii="Times New Roman" w:hAnsi="Times New Roman"/>
          <w:color w:val="FF0000"/>
          <w:sz w:val="20"/>
          <w:szCs w:val="20"/>
        </w:rPr>
        <w:t xml:space="preserve"> </w:t>
      </w:r>
      <w:r w:rsidR="005A3C7A" w:rsidRPr="009576CC">
        <w:rPr>
          <w:rFonts w:ascii="Times New Roman" w:hAnsi="Times New Roman"/>
          <w:color w:val="000000"/>
          <w:sz w:val="20"/>
          <w:szCs w:val="20"/>
        </w:rPr>
        <w:t xml:space="preserve">hours of </w:t>
      </w:r>
      <w:r w:rsidR="005A3C7A">
        <w:rPr>
          <w:rFonts w:ascii="Times New Roman" w:hAnsi="Times New Roman"/>
          <w:color w:val="000000"/>
          <w:sz w:val="20"/>
          <w:szCs w:val="20"/>
        </w:rPr>
        <w:t xml:space="preserve">program of </w:t>
      </w:r>
      <w:r w:rsidR="005A3C7A" w:rsidRPr="009576CC">
        <w:rPr>
          <w:rFonts w:ascii="Times New Roman" w:hAnsi="Times New Roman"/>
          <w:color w:val="000000"/>
          <w:sz w:val="20"/>
          <w:szCs w:val="20"/>
        </w:rPr>
        <w:t xml:space="preserve">study </w:t>
      </w:r>
      <w:r w:rsidR="005A3C7A">
        <w:rPr>
          <w:rFonts w:ascii="Times New Roman" w:hAnsi="Times New Roman"/>
          <w:color w:val="000000"/>
          <w:sz w:val="20"/>
          <w:szCs w:val="20"/>
        </w:rPr>
        <w:t xml:space="preserve">including </w:t>
      </w:r>
      <w:r w:rsidR="005A3C7A" w:rsidRPr="009576CC">
        <w:rPr>
          <w:rFonts w:ascii="Times New Roman" w:hAnsi="Times New Roman"/>
          <w:color w:val="000000"/>
          <w:sz w:val="20"/>
          <w:szCs w:val="20"/>
        </w:rPr>
        <w:t xml:space="preserve"> thesis research. In addition, all students must successfully complete a comprehensive examination</w:t>
      </w:r>
      <w:r w:rsidR="005A3C7A">
        <w:rPr>
          <w:rFonts w:ascii="Times New Roman" w:hAnsi="Times New Roman"/>
          <w:color w:val="000000"/>
          <w:sz w:val="20"/>
          <w:szCs w:val="20"/>
        </w:rPr>
        <w:t xml:space="preserve"> </w:t>
      </w:r>
      <w:r w:rsidR="005A3C7A" w:rsidRPr="009576CC">
        <w:rPr>
          <w:rFonts w:ascii="Times New Roman" w:hAnsi="Times New Roman"/>
          <w:color w:val="000000"/>
          <w:sz w:val="20"/>
          <w:szCs w:val="20"/>
        </w:rPr>
        <w:t xml:space="preserve">on core, statistics/methodology and a chosen specialty area. The Department also offers fully online MS degree in Criminal Justice with 30 hours </w:t>
      </w:r>
      <w:r w:rsidR="005A3C7A">
        <w:rPr>
          <w:rFonts w:ascii="Times New Roman" w:hAnsi="Times New Roman"/>
          <w:color w:val="000000"/>
          <w:sz w:val="20"/>
          <w:szCs w:val="20"/>
        </w:rPr>
        <w:t xml:space="preserve">of course </w:t>
      </w:r>
      <w:r w:rsidR="005A3C7A" w:rsidRPr="009576CC">
        <w:rPr>
          <w:rFonts w:ascii="Times New Roman" w:hAnsi="Times New Roman"/>
          <w:color w:val="000000"/>
          <w:sz w:val="20"/>
          <w:szCs w:val="20"/>
        </w:rPr>
        <w:t>requirement.</w:t>
      </w:r>
    </w:p>
    <w:p w:rsidR="005A3C7A" w:rsidRDefault="005A3C7A" w:rsidP="005A3C7A">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5A3C7A" w:rsidRPr="004E78AD" w:rsidRDefault="005A3C7A" w:rsidP="004E78AD">
      <w:pPr>
        <w:pStyle w:val="Heading2"/>
        <w:spacing w:before="0"/>
        <w:ind w:firstLine="1987"/>
        <w:rPr>
          <w:rFonts w:ascii="Times New Roman" w:hAnsi="Times New Roman"/>
          <w:color w:val="808080" w:themeColor="background1" w:themeShade="80"/>
          <w:sz w:val="28"/>
          <w:szCs w:val="28"/>
        </w:rPr>
      </w:pPr>
      <w:bookmarkStart w:id="72" w:name="_Toc294969687"/>
      <w:r w:rsidRPr="004E78AD">
        <w:rPr>
          <w:rFonts w:ascii="Times New Roman" w:hAnsi="Times New Roman"/>
          <w:bCs w:val="0"/>
          <w:color w:val="808080" w:themeColor="background1" w:themeShade="80"/>
          <w:sz w:val="28"/>
          <w:szCs w:val="28"/>
        </w:rPr>
        <w:t>Philosophy</w:t>
      </w:r>
      <w:bookmarkEnd w:id="72"/>
    </w:p>
    <w:p w:rsidR="005A3C7A" w:rsidRDefault="005A3C7A" w:rsidP="005A3C7A">
      <w:pPr>
        <w:widowControl w:val="0"/>
        <w:autoSpaceDE w:val="0"/>
        <w:autoSpaceDN w:val="0"/>
        <w:adjustRightInd w:val="0"/>
        <w:spacing w:before="37" w:after="0"/>
        <w:ind w:left="1980" w:firstLine="360"/>
        <w:jc w:val="both"/>
        <w:rPr>
          <w:rFonts w:ascii="Times New Roman" w:hAnsi="Times New Roman"/>
          <w:sz w:val="20"/>
          <w:szCs w:val="20"/>
        </w:rPr>
      </w:pPr>
      <w:r>
        <w:rPr>
          <w:rFonts w:ascii="Times New Roman" w:hAnsi="Times New Roman"/>
          <w:sz w:val="20"/>
          <w:szCs w:val="20"/>
        </w:rPr>
        <w:t>The philosophy and objectives embraced by the Institute are to educate students in such a way as to channel their talents and capabilities toward the enrichment of the communit</w:t>
      </w:r>
      <w:r>
        <w:rPr>
          <w:rFonts w:ascii="Times New Roman" w:hAnsi="Times New Roman"/>
          <w:spacing w:val="-13"/>
          <w:sz w:val="20"/>
          <w:szCs w:val="20"/>
        </w:rPr>
        <w:t>y</w:t>
      </w:r>
      <w:r>
        <w:rPr>
          <w:rFonts w:ascii="Times New Roman" w:hAnsi="Times New Roman"/>
          <w:sz w:val="20"/>
          <w:szCs w:val="20"/>
        </w:rPr>
        <w:t>, state and the nation. Embracing this idea, the Institute strives toward the broad-based development of the individual to meet the technological and legal complexities of a modern democratic societ</w:t>
      </w:r>
      <w:r>
        <w:rPr>
          <w:rFonts w:ascii="Times New Roman" w:hAnsi="Times New Roman"/>
          <w:spacing w:val="-13"/>
          <w:sz w:val="20"/>
          <w:szCs w:val="20"/>
        </w:rPr>
        <w:t>y</w:t>
      </w:r>
      <w:r>
        <w:rPr>
          <w:rFonts w:ascii="Times New Roman" w:hAnsi="Times New Roman"/>
          <w:sz w:val="20"/>
          <w:szCs w:val="20"/>
        </w:rPr>
        <w:t>.</w:t>
      </w:r>
    </w:p>
    <w:p w:rsidR="005A3C7A" w:rsidRDefault="005A3C7A" w:rsidP="005A3C7A">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5A3C7A" w:rsidRPr="004E78AD" w:rsidRDefault="005A3C7A" w:rsidP="004E78AD">
      <w:pPr>
        <w:pStyle w:val="Heading2"/>
        <w:spacing w:before="0"/>
        <w:ind w:firstLine="1987"/>
        <w:rPr>
          <w:rFonts w:ascii="Times New Roman" w:hAnsi="Times New Roman"/>
          <w:color w:val="808080" w:themeColor="background1" w:themeShade="80"/>
          <w:sz w:val="28"/>
          <w:szCs w:val="28"/>
        </w:rPr>
      </w:pPr>
      <w:bookmarkStart w:id="73" w:name="_Toc294969688"/>
      <w:r w:rsidRPr="004E78AD">
        <w:rPr>
          <w:rFonts w:ascii="Times New Roman" w:hAnsi="Times New Roman"/>
          <w:bCs w:val="0"/>
          <w:color w:val="808080" w:themeColor="background1" w:themeShade="80"/>
          <w:sz w:val="28"/>
          <w:szCs w:val="28"/>
        </w:rPr>
        <w:t>Objectives</w:t>
      </w:r>
      <w:bookmarkEnd w:id="73"/>
    </w:p>
    <w:p w:rsidR="005A3C7A" w:rsidRPr="00C7608E" w:rsidRDefault="005A3C7A" w:rsidP="005A3C7A">
      <w:pPr>
        <w:pStyle w:val="ListParagraph"/>
        <w:widowControl w:val="0"/>
        <w:numPr>
          <w:ilvl w:val="0"/>
          <w:numId w:val="21"/>
        </w:numPr>
        <w:autoSpaceDE w:val="0"/>
        <w:autoSpaceDN w:val="0"/>
        <w:adjustRightInd w:val="0"/>
        <w:spacing w:before="37" w:after="0"/>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prepare students for professional careers within the criminal justice system;</w:t>
      </w:r>
    </w:p>
    <w:p w:rsidR="005A3C7A" w:rsidRPr="00C7608E" w:rsidRDefault="005A3C7A" w:rsidP="005A3C7A">
      <w:pPr>
        <w:pStyle w:val="ListParagraph"/>
        <w:widowControl w:val="0"/>
        <w:numPr>
          <w:ilvl w:val="0"/>
          <w:numId w:val="21"/>
        </w:numPr>
        <w:autoSpaceDE w:val="0"/>
        <w:autoSpaceDN w:val="0"/>
        <w:adjustRightInd w:val="0"/>
        <w:spacing w:before="10"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an understanding of the theoretical and philosophical principles of law enforcement and punishment;</w:t>
      </w:r>
    </w:p>
    <w:p w:rsidR="005A3C7A" w:rsidRPr="00C7608E" w:rsidRDefault="005A3C7A" w:rsidP="005A3C7A">
      <w:pPr>
        <w:pStyle w:val="ListParagraph"/>
        <w:widowControl w:val="0"/>
        <w:numPr>
          <w:ilvl w:val="0"/>
          <w:numId w:val="21"/>
        </w:numPr>
        <w:autoSpaceDE w:val="0"/>
        <w:autoSpaceDN w:val="0"/>
        <w:adjustRightInd w:val="0"/>
        <w:spacing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knowledge of the methods, application and implications of criminal justice research; and</w:t>
      </w:r>
    </w:p>
    <w:p w:rsidR="005A3C7A" w:rsidRPr="00C7608E" w:rsidRDefault="005A3C7A" w:rsidP="005A3C7A">
      <w:pPr>
        <w:pStyle w:val="ListParagraph"/>
        <w:widowControl w:val="0"/>
        <w:numPr>
          <w:ilvl w:val="0"/>
          <w:numId w:val="21"/>
        </w:numPr>
        <w:autoSpaceDE w:val="0"/>
        <w:autoSpaceDN w:val="0"/>
        <w:adjustRightInd w:val="0"/>
        <w:spacing w:after="0" w:line="250" w:lineRule="auto"/>
        <w:ind w:left="261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the necessary skills for the e</w:t>
      </w:r>
      <w:r w:rsidRPr="00C7608E">
        <w:rPr>
          <w:rFonts w:ascii="Times New Roman" w:hAnsi="Times New Roman"/>
          <w:spacing w:val="-4"/>
          <w:sz w:val="20"/>
          <w:szCs w:val="20"/>
        </w:rPr>
        <w:t>f</w:t>
      </w:r>
      <w:r w:rsidRPr="00C7608E">
        <w:rPr>
          <w:rFonts w:ascii="Times New Roman" w:hAnsi="Times New Roman"/>
          <w:sz w:val="20"/>
          <w:szCs w:val="20"/>
        </w:rPr>
        <w:t>ficient and e</w:t>
      </w:r>
      <w:r w:rsidRPr="00C7608E">
        <w:rPr>
          <w:rFonts w:ascii="Times New Roman" w:hAnsi="Times New Roman"/>
          <w:spacing w:val="-4"/>
          <w:sz w:val="20"/>
          <w:szCs w:val="20"/>
        </w:rPr>
        <w:t>f</w:t>
      </w:r>
      <w:r w:rsidRPr="00C7608E">
        <w:rPr>
          <w:rFonts w:ascii="Times New Roman" w:hAnsi="Times New Roman"/>
          <w:sz w:val="20"/>
          <w:szCs w:val="20"/>
        </w:rPr>
        <w:t>fective management of criminal justice o</w:t>
      </w:r>
      <w:r w:rsidRPr="00C7608E">
        <w:rPr>
          <w:rFonts w:ascii="Times New Roman" w:hAnsi="Times New Roman"/>
          <w:spacing w:val="-4"/>
          <w:sz w:val="20"/>
          <w:szCs w:val="20"/>
        </w:rPr>
        <w:t>r</w:t>
      </w:r>
      <w:r w:rsidRPr="00C7608E">
        <w:rPr>
          <w:rFonts w:ascii="Times New Roman" w:hAnsi="Times New Roman"/>
          <w:sz w:val="20"/>
          <w:szCs w:val="20"/>
        </w:rPr>
        <w:t>ganizations and agencies.</w:t>
      </w:r>
    </w:p>
    <w:p w:rsidR="005A3C7A" w:rsidRDefault="005A3C7A" w:rsidP="005A3C7A">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5A3C7A" w:rsidRPr="00072AD6" w:rsidRDefault="005A3C7A" w:rsidP="00072AD6">
      <w:pPr>
        <w:pStyle w:val="Heading2"/>
        <w:spacing w:before="0"/>
        <w:ind w:firstLine="1987"/>
        <w:rPr>
          <w:rFonts w:ascii="Times New Roman" w:hAnsi="Times New Roman"/>
          <w:color w:val="808080" w:themeColor="background1" w:themeShade="80"/>
          <w:sz w:val="28"/>
          <w:szCs w:val="28"/>
        </w:rPr>
      </w:pPr>
      <w:bookmarkStart w:id="74" w:name="_Toc294969689"/>
      <w:r w:rsidRPr="00072AD6">
        <w:rPr>
          <w:rFonts w:ascii="Times New Roman" w:hAnsi="Times New Roman"/>
          <w:bCs w:val="0"/>
          <w:color w:val="808080" w:themeColor="background1" w:themeShade="80"/>
          <w:sz w:val="28"/>
          <w:szCs w:val="28"/>
        </w:rPr>
        <w:t>Facility</w:t>
      </w:r>
      <w:bookmarkEnd w:id="74"/>
    </w:p>
    <w:p w:rsidR="005A3C7A" w:rsidRDefault="005A3C7A" w:rsidP="005A3C7A">
      <w:pPr>
        <w:widowControl w:val="0"/>
        <w:autoSpaceDE w:val="0"/>
        <w:autoSpaceDN w:val="0"/>
        <w:adjustRightInd w:val="0"/>
        <w:spacing w:before="37" w:after="0" w:line="250" w:lineRule="auto"/>
        <w:ind w:left="1980" w:firstLine="360"/>
        <w:jc w:val="both"/>
        <w:rPr>
          <w:rFonts w:ascii="Times New Roman" w:hAnsi="Times New Roman"/>
          <w:sz w:val="20"/>
          <w:szCs w:val="20"/>
        </w:rPr>
      </w:pPr>
      <w:r>
        <w:rPr>
          <w:rFonts w:ascii="Times New Roman" w:hAnsi="Times New Roman"/>
          <w:sz w:val="20"/>
          <w:szCs w:val="20"/>
        </w:rPr>
        <w:t>The Criminal Justice Institute is housed in Catherine Hartnett Hall, a three-story building with a mock court facility and forensic science laboratories. Hartnett Hall is located on the lower southwest campus in the historic area.</w:t>
      </w:r>
    </w:p>
    <w:p w:rsidR="005A3C7A" w:rsidRDefault="005A3C7A" w:rsidP="005A3C7A">
      <w:pPr>
        <w:widowControl w:val="0"/>
        <w:autoSpaceDE w:val="0"/>
        <w:autoSpaceDN w:val="0"/>
        <w:adjustRightInd w:val="0"/>
        <w:spacing w:before="17" w:after="0" w:line="200" w:lineRule="exact"/>
        <w:ind w:left="1980" w:firstLine="360"/>
        <w:jc w:val="both"/>
        <w:rPr>
          <w:rFonts w:ascii="Times New Roman" w:hAnsi="Times New Roman"/>
          <w:sz w:val="20"/>
          <w:szCs w:val="20"/>
        </w:rPr>
      </w:pPr>
    </w:p>
    <w:p w:rsidR="005A3C7A" w:rsidRPr="00072AD6" w:rsidRDefault="005A3C7A" w:rsidP="00072AD6">
      <w:pPr>
        <w:pStyle w:val="Heading2"/>
        <w:spacing w:before="0"/>
        <w:ind w:firstLine="1987"/>
        <w:rPr>
          <w:rFonts w:ascii="Times New Roman" w:hAnsi="Times New Roman"/>
          <w:color w:val="808080" w:themeColor="background1" w:themeShade="80"/>
          <w:sz w:val="28"/>
          <w:szCs w:val="28"/>
        </w:rPr>
      </w:pPr>
      <w:bookmarkStart w:id="75" w:name="_Toc294969690"/>
      <w:r w:rsidRPr="00072AD6">
        <w:rPr>
          <w:rFonts w:ascii="Times New Roman" w:hAnsi="Times New Roman"/>
          <w:bCs w:val="0"/>
          <w:color w:val="808080" w:themeColor="background1" w:themeShade="80"/>
          <w:sz w:val="28"/>
          <w:szCs w:val="28"/>
        </w:rPr>
        <w:t>Admission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75"/>
    </w:p>
    <w:p w:rsidR="005A3C7A" w:rsidRDefault="005A3C7A" w:rsidP="005A3C7A">
      <w:pPr>
        <w:widowControl w:val="0"/>
        <w:autoSpaceDE w:val="0"/>
        <w:autoSpaceDN w:val="0"/>
        <w:adjustRightInd w:val="0"/>
        <w:spacing w:before="37" w:after="0" w:line="250" w:lineRule="auto"/>
        <w:ind w:left="1980" w:firstLine="360"/>
        <w:jc w:val="both"/>
        <w:rPr>
          <w:rFonts w:ascii="Times New Roman" w:hAnsi="Times New Roman"/>
          <w:sz w:val="20"/>
          <w:szCs w:val="20"/>
        </w:rPr>
      </w:pPr>
      <w:r>
        <w:rPr>
          <w:rFonts w:ascii="Times New Roman" w:hAnsi="Times New Roman"/>
          <w:sz w:val="20"/>
          <w:szCs w:val="20"/>
        </w:rPr>
        <w:t>All  applicants  must  meet  the  general  requirements  for  admission  to  the  Graduate School,  which  include  completion  of  a  baccalaureate degree from an accredited college or university and submission of o</w:t>
      </w:r>
      <w:r>
        <w:rPr>
          <w:rFonts w:ascii="Times New Roman" w:hAnsi="Times New Roman"/>
          <w:spacing w:val="-4"/>
          <w:sz w:val="20"/>
          <w:szCs w:val="20"/>
        </w:rPr>
        <w:t>f</w:t>
      </w:r>
      <w:r>
        <w:rPr>
          <w:rFonts w:ascii="Times New Roman" w:hAnsi="Times New Roman"/>
          <w:sz w:val="20"/>
          <w:szCs w:val="20"/>
        </w:rPr>
        <w:t>ficial copies of transcripts forwarded from degree-granting institutions with a cumulative grade-point average of 2.5 out of the 4.0 quality points for all courses</w:t>
      </w:r>
    </w:p>
    <w:p w:rsidR="005A3C7A" w:rsidRDefault="005A3C7A" w:rsidP="005A3C7A">
      <w:pPr>
        <w:widowControl w:val="0"/>
        <w:autoSpaceDE w:val="0"/>
        <w:autoSpaceDN w:val="0"/>
        <w:adjustRightInd w:val="0"/>
        <w:spacing w:after="0" w:line="250" w:lineRule="auto"/>
        <w:ind w:left="1980" w:firstLine="360"/>
        <w:jc w:val="both"/>
        <w:rPr>
          <w:rFonts w:ascii="Times New Roman" w:hAnsi="Times New Roman"/>
          <w:sz w:val="20"/>
          <w:szCs w:val="20"/>
        </w:rPr>
      </w:pPr>
      <w:r>
        <w:rPr>
          <w:rFonts w:ascii="Times New Roman" w:hAnsi="Times New Roman"/>
          <w:sz w:val="20"/>
          <w:szCs w:val="20"/>
        </w:rPr>
        <w:t>taken in the last degree  program.</w:t>
      </w:r>
      <w:r>
        <w:rPr>
          <w:rFonts w:ascii="Times New Roman" w:hAnsi="Times New Roman"/>
          <w:spacing w:val="-11"/>
          <w:sz w:val="20"/>
          <w:szCs w:val="20"/>
        </w:rPr>
        <w:t xml:space="preserve"> </w:t>
      </w:r>
      <w:r>
        <w:rPr>
          <w:rFonts w:ascii="Times New Roman" w:hAnsi="Times New Roman"/>
          <w:sz w:val="20"/>
          <w:szCs w:val="20"/>
        </w:rPr>
        <w:t>Applicants whose unde</w:t>
      </w:r>
      <w:r>
        <w:rPr>
          <w:rFonts w:ascii="Times New Roman" w:hAnsi="Times New Roman"/>
          <w:spacing w:val="-4"/>
          <w:sz w:val="20"/>
          <w:szCs w:val="20"/>
        </w:rPr>
        <w:t>r</w:t>
      </w:r>
      <w:r>
        <w:rPr>
          <w:rFonts w:ascii="Times New Roman" w:hAnsi="Times New Roman"/>
          <w:sz w:val="20"/>
          <w:szCs w:val="20"/>
        </w:rPr>
        <w:t>graduate degree was not in criminal justice may be required to complete six semester hours in  unde</w:t>
      </w:r>
      <w:r>
        <w:rPr>
          <w:rFonts w:ascii="Times New Roman" w:hAnsi="Times New Roman"/>
          <w:spacing w:val="-4"/>
          <w:sz w:val="20"/>
          <w:szCs w:val="20"/>
        </w:rPr>
        <w:t>r</w:t>
      </w:r>
      <w:r>
        <w:rPr>
          <w:rFonts w:ascii="Times New Roman" w:hAnsi="Times New Roman"/>
          <w:sz w:val="20"/>
          <w:szCs w:val="20"/>
        </w:rPr>
        <w:t>graduate criminal justice courses. Three semester hours must be completed in research or statistics and three hours in criminology or social theor</w:t>
      </w:r>
      <w:r>
        <w:rPr>
          <w:rFonts w:ascii="Times New Roman" w:hAnsi="Times New Roman"/>
          <w:spacing w:val="-13"/>
          <w:sz w:val="20"/>
          <w:szCs w:val="20"/>
        </w:rPr>
        <w:t>y</w:t>
      </w:r>
      <w:r>
        <w:rPr>
          <w:rFonts w:ascii="Times New Roman" w:hAnsi="Times New Roman"/>
          <w:sz w:val="20"/>
          <w:szCs w:val="20"/>
        </w:rPr>
        <w:t>.</w:t>
      </w:r>
    </w:p>
    <w:p w:rsidR="005A3C7A" w:rsidRDefault="005A3C7A" w:rsidP="005A3C7A">
      <w:pPr>
        <w:widowControl w:val="0"/>
        <w:autoSpaceDE w:val="0"/>
        <w:autoSpaceDN w:val="0"/>
        <w:adjustRightInd w:val="0"/>
        <w:spacing w:before="10" w:after="0" w:line="250" w:lineRule="auto"/>
        <w:ind w:left="1980" w:firstLine="360"/>
        <w:jc w:val="both"/>
        <w:rPr>
          <w:rFonts w:ascii="Times New Roman" w:hAnsi="Times New Roman"/>
          <w:sz w:val="20"/>
          <w:szCs w:val="20"/>
        </w:rPr>
      </w:pPr>
      <w:r>
        <w:rPr>
          <w:rFonts w:ascii="Times New Roman" w:hAnsi="Times New Roman"/>
          <w:sz w:val="20"/>
          <w:szCs w:val="20"/>
        </w:rPr>
        <w:t>Students seeking admission to the Master of Criminal Justice program must submit the results of the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 (M</w:t>
      </w:r>
      <w:r>
        <w:rPr>
          <w:rFonts w:ascii="Times New Roman" w:hAnsi="Times New Roman"/>
          <w:spacing w:val="-22"/>
          <w:sz w:val="20"/>
          <w:szCs w:val="20"/>
        </w:rPr>
        <w:t>A</w:t>
      </w:r>
      <w:r>
        <w:rPr>
          <w:rFonts w:ascii="Times New Roman" w:hAnsi="Times New Roman"/>
          <w:sz w:val="20"/>
          <w:szCs w:val="20"/>
        </w:rPr>
        <w:t>T) or Graduate Record Exam (GRE) and two letters of recommendation.</w:t>
      </w:r>
      <w:r>
        <w:rPr>
          <w:rFonts w:ascii="Times New Roman" w:hAnsi="Times New Roman"/>
          <w:spacing w:val="-11"/>
          <w:sz w:val="20"/>
          <w:szCs w:val="20"/>
        </w:rPr>
        <w:t xml:space="preserve"> </w:t>
      </w:r>
      <w:r>
        <w:rPr>
          <w:rFonts w:ascii="Times New Roman" w:hAnsi="Times New Roman"/>
          <w:sz w:val="20"/>
          <w:szCs w:val="20"/>
        </w:rPr>
        <w:t>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of 27 or GRE score of 700 is required for provisional admission, 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 xml:space="preserve">score of 44 or GRE score of 800 for regular admission. </w:t>
      </w:r>
      <w:r>
        <w:rPr>
          <w:rFonts w:ascii="Times New Roman" w:hAnsi="Times New Roman"/>
          <w:spacing w:val="39"/>
          <w:sz w:val="20"/>
          <w:szCs w:val="20"/>
        </w:rPr>
        <w:t xml:space="preserve"> </w:t>
      </w:r>
      <w:r>
        <w:rPr>
          <w:rFonts w:ascii="Times New Roman" w:hAnsi="Times New Roman"/>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Pr>
          <w:rFonts w:ascii="Times New Roman" w:hAnsi="Times New Roman"/>
          <w:spacing w:val="-8"/>
          <w:sz w:val="20"/>
          <w:szCs w:val="20"/>
        </w:rPr>
        <w:t>r</w:t>
      </w:r>
      <w:r>
        <w:rPr>
          <w:rFonts w:ascii="Times New Roman" w:hAnsi="Times New Roman"/>
          <w:sz w:val="20"/>
          <w:szCs w:val="20"/>
        </w:rPr>
        <w:t>, the provisional student is granted full admission to the Master of Science in Criminal Justice program. Otherwise, the student</w:t>
      </w:r>
      <w:r>
        <w:rPr>
          <w:rFonts w:ascii="Times New Roman" w:hAnsi="Times New Roman"/>
          <w:spacing w:val="-11"/>
          <w:sz w:val="20"/>
          <w:szCs w:val="20"/>
        </w:rPr>
        <w:t>’</w:t>
      </w:r>
      <w:r>
        <w:rPr>
          <w:rFonts w:ascii="Times New Roman" w:hAnsi="Times New Roman"/>
          <w:sz w:val="20"/>
          <w:szCs w:val="20"/>
        </w:rPr>
        <w:t>s enrollment is terminated.</w:t>
      </w:r>
    </w:p>
    <w:p w:rsidR="005A3C7A" w:rsidRDefault="005A3C7A" w:rsidP="005A3C7A">
      <w:pPr>
        <w:widowControl w:val="0"/>
        <w:autoSpaceDE w:val="0"/>
        <w:autoSpaceDN w:val="0"/>
        <w:adjustRightInd w:val="0"/>
        <w:spacing w:before="10" w:after="0" w:line="250" w:lineRule="auto"/>
        <w:ind w:left="1985" w:right="884" w:firstLine="360"/>
        <w:rPr>
          <w:rFonts w:ascii="Times New Roman" w:hAnsi="Times New Roman"/>
          <w:sz w:val="20"/>
          <w:szCs w:val="20"/>
        </w:rPr>
        <w:sectPr w:rsidR="005A3C7A">
          <w:pgSz w:w="12240" w:h="15840"/>
          <w:pgMar w:top="260" w:right="1260" w:bottom="280" w:left="200" w:header="0" w:footer="1004" w:gutter="0"/>
          <w:cols w:space="720"/>
          <w:noEndnote/>
        </w:sectPr>
      </w:pPr>
    </w:p>
    <w:tbl>
      <w:tblPr>
        <w:tblW w:w="0" w:type="auto"/>
        <w:tblInd w:w="100" w:type="dxa"/>
        <w:tblLayout w:type="fixed"/>
        <w:tblCellMar>
          <w:left w:w="0" w:type="dxa"/>
          <w:right w:w="0" w:type="dxa"/>
        </w:tblCellMar>
        <w:tblLook w:val="0000"/>
      </w:tblPr>
      <w:tblGrid>
        <w:gridCol w:w="4876"/>
        <w:gridCol w:w="4560"/>
        <w:gridCol w:w="1067"/>
      </w:tblGrid>
      <w:tr w:rsidR="005A3C7A" w:rsidRPr="00FA7AC7" w:rsidTr="00F06FB0">
        <w:trPr>
          <w:trHeight w:hRule="exact" w:val="235"/>
        </w:trPr>
        <w:tc>
          <w:tcPr>
            <w:tcW w:w="4876"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8" w:after="0" w:line="150" w:lineRule="exact"/>
              <w:rPr>
                <w:rFonts w:ascii="Times New Roman" w:hAnsi="Times New Roman"/>
                <w:sz w:val="15"/>
                <w:szCs w:val="15"/>
              </w:rPr>
            </w:pPr>
          </w:p>
          <w:p w:rsidR="005A3C7A" w:rsidRPr="00FA7AC7" w:rsidRDefault="005A3C7A" w:rsidP="00F06FB0">
            <w:pPr>
              <w:widowControl w:val="0"/>
              <w:autoSpaceDE w:val="0"/>
              <w:autoSpaceDN w:val="0"/>
              <w:adjustRightInd w:val="0"/>
              <w:spacing w:after="0"/>
              <w:ind w:left="1253" w:hanging="10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4876"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4876"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Pr="00072AD6" w:rsidRDefault="00284C41" w:rsidP="00072AD6">
      <w:pPr>
        <w:pStyle w:val="Heading2"/>
        <w:spacing w:before="0"/>
        <w:ind w:firstLine="0"/>
        <w:rPr>
          <w:rFonts w:ascii="Times New Roman" w:hAnsi="Times New Roman"/>
          <w:color w:val="808080" w:themeColor="background1" w:themeShade="80"/>
          <w:sz w:val="28"/>
          <w:szCs w:val="28"/>
        </w:rPr>
      </w:pPr>
      <w:r w:rsidRPr="00284C41">
        <w:rPr>
          <w:noProof/>
          <w:color w:val="808080" w:themeColor="background1" w:themeShade="80"/>
        </w:rPr>
        <w:pict>
          <v:group id="_x0000_s8021" style="position:absolute;margin-left:317.05pt;margin-top:-52.55pt;width:31.2pt;height:31.05pt;z-index:-251229696;mso-position-horizontal-relative:page;mso-position-vertical-relative:text" coordorigin="6341,-1051" coordsize="624,621" o:allowincell="f">
            <v:rect id="_x0000_s8022" style="position:absolute;left:6346;top:-1046;width:613;height:610" o:allowincell="f" stroked="f">
              <v:path arrowok="t"/>
            </v:rect>
            <v:rect id="_x0000_s8023" style="position:absolute;left:6346;top:-1046;width:620;height:620;mso-position-horizontal-relative:page" o:allowincell="f" filled="f" stroked="f">
              <v:textbox style="mso-next-textbox:#_x0000_s8023"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 id="Picture 49" o:spid="_x0000_i1026"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76" w:name="_Toc294969691"/>
      <w:r w:rsidR="005A3C7A" w:rsidRPr="00072AD6">
        <w:rPr>
          <w:rFonts w:ascii="Times New Roman" w:hAnsi="Times New Roman"/>
          <w:bCs w:val="0"/>
          <w:color w:val="808080" w:themeColor="background1" w:themeShade="80"/>
          <w:sz w:val="28"/>
          <w:szCs w:val="28"/>
        </w:rPr>
        <w:t>P</w:t>
      </w:r>
      <w:r w:rsidR="005A3C7A" w:rsidRPr="00072AD6">
        <w:rPr>
          <w:rFonts w:ascii="Times New Roman" w:hAnsi="Times New Roman"/>
          <w:bCs w:val="0"/>
          <w:color w:val="808080" w:themeColor="background1" w:themeShade="80"/>
          <w:spacing w:val="-5"/>
          <w:sz w:val="28"/>
          <w:szCs w:val="28"/>
        </w:rPr>
        <w:t>r</w:t>
      </w:r>
      <w:r w:rsidR="005A3C7A" w:rsidRPr="00072AD6">
        <w:rPr>
          <w:rFonts w:ascii="Times New Roman" w:hAnsi="Times New Roman"/>
          <w:bCs w:val="0"/>
          <w:color w:val="808080" w:themeColor="background1" w:themeShade="80"/>
          <w:sz w:val="28"/>
          <w:szCs w:val="28"/>
        </w:rPr>
        <w:t>ogram of Study /Curriculum</w:t>
      </w:r>
      <w:bookmarkEnd w:id="76"/>
    </w:p>
    <w:p w:rsidR="005A3C7A" w:rsidRDefault="005A3C7A" w:rsidP="005A3C7A">
      <w:pPr>
        <w:widowControl w:val="0"/>
        <w:autoSpaceDE w:val="0"/>
        <w:autoSpaceDN w:val="0"/>
        <w:adjustRightInd w:val="0"/>
        <w:spacing w:before="37" w:after="0"/>
        <w:ind w:right="320" w:firstLine="360"/>
        <w:jc w:val="both"/>
        <w:rPr>
          <w:rFonts w:ascii="Times New Roman" w:hAnsi="Times New Roman"/>
          <w:sz w:val="20"/>
          <w:szCs w:val="20"/>
        </w:rPr>
      </w:pPr>
      <w:r>
        <w:rPr>
          <w:rFonts w:ascii="Times New Roman" w:hAnsi="Times New Roman"/>
          <w:sz w:val="20"/>
          <w:szCs w:val="20"/>
        </w:rPr>
        <w:t>Each student must complete 18 semester hours of core curriculum requirements:</w:t>
      </w:r>
    </w:p>
    <w:p w:rsidR="005A3C7A" w:rsidRDefault="005A3C7A" w:rsidP="005A3C7A">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Core Courses </w:t>
      </w:r>
      <w:r>
        <w:rPr>
          <w:rFonts w:ascii="Times New Roman" w:hAnsi="Times New Roman"/>
          <w:sz w:val="20"/>
          <w:szCs w:val="20"/>
          <w:u w:val="single"/>
        </w:rPr>
        <w:tab/>
        <w:t>Hours</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5100 Foundations of Criminal Justic</w:t>
      </w:r>
      <w:r>
        <w:rPr>
          <w:rFonts w:ascii="Times New Roman" w:hAnsi="Times New Roman"/>
          <w:spacing w:val="9"/>
          <w:sz w:val="20"/>
          <w:szCs w:val="20"/>
        </w:rPr>
        <w:t>e</w:t>
      </w:r>
      <w:r>
        <w:rPr>
          <w:rFonts w:ascii="Times New Roman" w:hAnsi="Times New Roman"/>
          <w:sz w:val="20"/>
          <w:szCs w:val="20"/>
        </w:rPr>
        <w:t>......................................................................3</w:t>
      </w:r>
    </w:p>
    <w:p w:rsidR="005A3C7A" w:rsidRDefault="005A3C7A" w:rsidP="005A3C7A">
      <w:pPr>
        <w:widowControl w:val="0"/>
        <w:tabs>
          <w:tab w:val="left" w:pos="416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5110 Theory and Philosophy of Criminal Justice</w:t>
      </w:r>
      <w:r>
        <w:rPr>
          <w:rFonts w:ascii="Times New Roman" w:hAnsi="Times New Roman"/>
          <w:spacing w:val="-2"/>
          <w:sz w:val="20"/>
          <w:szCs w:val="20"/>
        </w:rPr>
        <w:t xml:space="preserve"> </w:t>
      </w:r>
      <w:r>
        <w:rPr>
          <w:rFonts w:ascii="Times New Roman" w:hAnsi="Times New Roman"/>
          <w:sz w:val="20"/>
          <w:szCs w:val="20"/>
        </w:rPr>
        <w:t>....................................................3</w:t>
      </w:r>
    </w:p>
    <w:p w:rsidR="005A3C7A" w:rsidRDefault="00284C41"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noProof/>
          <w:sz w:val="20"/>
          <w:szCs w:val="20"/>
        </w:rPr>
        <w:pict>
          <v:shape id="_x0000_s8034" type="#_x0000_t202" style="position:absolute;left:0;text-align:left;margin-left:520.2pt;margin-top:124.6pt;width:1in;height:495.8pt;z-index:-251224576;mso-position-horizontal-relative:page;mso-position-vertical-relative:page" o:allowincell="f" filled="f" stroked="f">
            <v:textbox style="layout-flow:vertical;mso-next-textbox:#_x0000_s8034"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A3C7A">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5A3C7A">
        <w:rPr>
          <w:rFonts w:ascii="Times New Roman" w:hAnsi="Times New Roman"/>
          <w:sz w:val="20"/>
          <w:szCs w:val="20"/>
        </w:rPr>
        <w:t>CRJU 5400 O</w:t>
      </w:r>
      <w:r w:rsidR="005A3C7A">
        <w:rPr>
          <w:rFonts w:ascii="Times New Roman" w:hAnsi="Times New Roman"/>
          <w:spacing w:val="-4"/>
          <w:sz w:val="20"/>
          <w:szCs w:val="20"/>
        </w:rPr>
        <w:t>r</w:t>
      </w:r>
      <w:r w:rsidR="005A3C7A">
        <w:rPr>
          <w:rFonts w:ascii="Times New Roman" w:hAnsi="Times New Roman"/>
          <w:sz w:val="20"/>
          <w:szCs w:val="20"/>
        </w:rPr>
        <w:t>ganization and</w:t>
      </w:r>
      <w:r w:rsidR="005A3C7A">
        <w:rPr>
          <w:rFonts w:ascii="Times New Roman" w:hAnsi="Times New Roman"/>
          <w:spacing w:val="-11"/>
          <w:sz w:val="20"/>
          <w:szCs w:val="20"/>
        </w:rPr>
        <w:t xml:space="preserve"> </w:t>
      </w:r>
      <w:r w:rsidR="005A3C7A">
        <w:rPr>
          <w:rFonts w:ascii="Times New Roman" w:hAnsi="Times New Roman"/>
          <w:sz w:val="20"/>
          <w:szCs w:val="20"/>
        </w:rPr>
        <w:t>Administration of Criminal Justice System</w:t>
      </w:r>
      <w:r w:rsidR="005A3C7A">
        <w:rPr>
          <w:rFonts w:ascii="Times New Roman" w:hAnsi="Times New Roman"/>
          <w:spacing w:val="-20"/>
          <w:sz w:val="20"/>
          <w:szCs w:val="20"/>
        </w:rPr>
        <w:t xml:space="preserve"> </w:t>
      </w:r>
      <w:r w:rsidR="005A3C7A">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5600 Research Methodology in Criminal Justice</w:t>
      </w:r>
      <w:r>
        <w:rPr>
          <w:rFonts w:ascii="Times New Roman" w:hAnsi="Times New Roman"/>
          <w:spacing w:val="-2"/>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5610 Research Statistics in Criminal Justic</w:t>
      </w:r>
      <w:r>
        <w:rPr>
          <w:rFonts w:ascii="Times New Roman" w:hAnsi="Times New Roman"/>
          <w:spacing w:val="4"/>
          <w:sz w:val="20"/>
          <w:szCs w:val="20"/>
        </w:rPr>
        <w:t>e</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 xml:space="preserve">otal </w:t>
      </w:r>
      <w:r>
        <w:rPr>
          <w:rFonts w:ascii="Times New Roman" w:hAnsi="Times New Roman"/>
          <w:spacing w:val="1"/>
          <w:sz w:val="20"/>
          <w:szCs w:val="20"/>
        </w:rPr>
        <w:t xml:space="preserve"> </w:t>
      </w:r>
      <w:r>
        <w:rPr>
          <w:rFonts w:ascii="Times New Roman" w:hAnsi="Times New Roman"/>
          <w:sz w:val="20"/>
          <w:szCs w:val="20"/>
        </w:rPr>
        <w:t>...................................................................................................................................15</w:t>
      </w:r>
    </w:p>
    <w:p w:rsidR="005A3C7A" w:rsidRDefault="005A3C7A" w:rsidP="005A3C7A">
      <w:pPr>
        <w:widowControl w:val="0"/>
        <w:autoSpaceDE w:val="0"/>
        <w:autoSpaceDN w:val="0"/>
        <w:adjustRightInd w:val="0"/>
        <w:spacing w:before="6" w:after="0" w:line="220" w:lineRule="exact"/>
        <w:ind w:right="320" w:firstLine="360"/>
        <w:jc w:val="both"/>
        <w:rPr>
          <w:rFonts w:ascii="Times New Roman" w:hAnsi="Times New Roman"/>
        </w:rPr>
      </w:pPr>
    </w:p>
    <w:p w:rsidR="005A3C7A" w:rsidRPr="00072AD6" w:rsidRDefault="005A3C7A" w:rsidP="00072AD6">
      <w:pPr>
        <w:pStyle w:val="Heading2"/>
        <w:spacing w:before="0"/>
        <w:ind w:firstLine="0"/>
        <w:rPr>
          <w:rFonts w:ascii="Times New Roman" w:hAnsi="Times New Roman"/>
          <w:color w:val="808080" w:themeColor="background1" w:themeShade="80"/>
          <w:sz w:val="28"/>
          <w:szCs w:val="28"/>
        </w:rPr>
      </w:pPr>
      <w:bookmarkStart w:id="77" w:name="_Toc294969692"/>
      <w:r w:rsidRPr="00072AD6">
        <w:rPr>
          <w:rFonts w:ascii="Times New Roman" w:hAnsi="Times New Roman"/>
          <w:bCs w:val="0"/>
          <w:color w:val="808080" w:themeColor="background1" w:themeShade="80"/>
          <w:sz w:val="28"/>
          <w:szCs w:val="28"/>
        </w:rPr>
        <w:t>Specialty</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eas</w:t>
      </w:r>
      <w:bookmarkEnd w:id="77"/>
    </w:p>
    <w:p w:rsidR="005A3C7A" w:rsidRDefault="005A3C7A" w:rsidP="005A3C7A">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5A3C7A" w:rsidRDefault="005A3C7A" w:rsidP="005A3C7A">
      <w:pPr>
        <w:widowControl w:val="0"/>
        <w:autoSpaceDE w:val="0"/>
        <w:autoSpaceDN w:val="0"/>
        <w:adjustRightInd w:val="0"/>
        <w:spacing w:before="17" w:after="0" w:line="200" w:lineRule="exact"/>
        <w:ind w:right="320" w:firstLine="360"/>
        <w:jc w:val="both"/>
        <w:rPr>
          <w:rFonts w:ascii="Times New Roman" w:hAnsi="Times New Roman"/>
          <w:sz w:val="20"/>
          <w:szCs w:val="20"/>
        </w:rPr>
      </w:pPr>
    </w:p>
    <w:p w:rsidR="005A3C7A" w:rsidRPr="00072AD6" w:rsidRDefault="005A3C7A" w:rsidP="005A3C7A">
      <w:pPr>
        <w:widowControl w:val="0"/>
        <w:autoSpaceDE w:val="0"/>
        <w:autoSpaceDN w:val="0"/>
        <w:adjustRightInd w:val="0"/>
        <w:spacing w:after="0"/>
        <w:ind w:right="32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Cor</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ections Specialty</w:t>
      </w:r>
    </w:p>
    <w:p w:rsidR="005A3C7A" w:rsidRDefault="005A3C7A" w:rsidP="005A3C7A">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The correctional emphasis focuses on the philosophical purpose and meaning of corre</w:t>
      </w:r>
      <w:r>
        <w:rPr>
          <w:rFonts w:ascii="Times New Roman" w:hAnsi="Times New Roman"/>
          <w:spacing w:val="-4"/>
          <w:sz w:val="20"/>
          <w:szCs w:val="20"/>
        </w:rPr>
        <w:t>c</w:t>
      </w:r>
      <w:r>
        <w:rPr>
          <w:rFonts w:ascii="Times New Roman" w:hAnsi="Times New Roman"/>
          <w:sz w:val="20"/>
          <w:szCs w:val="20"/>
        </w:rPr>
        <w:t>tions to the system and community-based treatment programs.</w:t>
      </w:r>
      <w:r>
        <w:rPr>
          <w:rFonts w:ascii="Times New Roman" w:hAnsi="Times New Roman"/>
          <w:spacing w:val="-4"/>
          <w:sz w:val="20"/>
          <w:szCs w:val="20"/>
        </w:rPr>
        <w:t xml:space="preserve"> </w:t>
      </w:r>
      <w:r>
        <w:rPr>
          <w:rFonts w:ascii="Times New Roman" w:hAnsi="Times New Roman"/>
          <w:sz w:val="20"/>
          <w:szCs w:val="20"/>
        </w:rPr>
        <w:t>The underlying thrust of this concentration is to impart theoretical and applied knowledge on the o</w:t>
      </w:r>
      <w:r>
        <w:rPr>
          <w:rFonts w:ascii="Times New Roman" w:hAnsi="Times New Roman"/>
          <w:spacing w:val="-4"/>
          <w:sz w:val="20"/>
          <w:szCs w:val="20"/>
        </w:rPr>
        <w:t>r</w:t>
      </w:r>
      <w:r>
        <w:rPr>
          <w:rFonts w:ascii="Times New Roman" w:hAnsi="Times New Roman"/>
          <w:sz w:val="20"/>
          <w:szCs w:val="20"/>
        </w:rPr>
        <w:t>ganizational,</w:t>
      </w:r>
    </w:p>
    <w:p w:rsidR="005A3C7A" w:rsidRDefault="005A3C7A" w:rsidP="005A3C7A">
      <w:pPr>
        <w:widowControl w:val="0"/>
        <w:autoSpaceDE w:val="0"/>
        <w:autoSpaceDN w:val="0"/>
        <w:adjustRightInd w:val="0"/>
        <w:spacing w:after="0" w:line="250" w:lineRule="auto"/>
        <w:ind w:right="320" w:firstLine="360"/>
        <w:jc w:val="both"/>
        <w:rPr>
          <w:rFonts w:ascii="Times New Roman" w:hAnsi="Times New Roman"/>
          <w:sz w:val="20"/>
          <w:szCs w:val="20"/>
        </w:rPr>
      </w:pPr>
      <w:r>
        <w:rPr>
          <w:rFonts w:ascii="Times New Roman" w:hAnsi="Times New Roman"/>
          <w:sz w:val="20"/>
          <w:szCs w:val="20"/>
        </w:rPr>
        <w:t>legal and social aspects of contemporary correctional agencies. Specialization in corrections will prepare students for careers as parole o</w:t>
      </w:r>
      <w:r>
        <w:rPr>
          <w:rFonts w:ascii="Times New Roman" w:hAnsi="Times New Roman"/>
          <w:spacing w:val="-4"/>
          <w:sz w:val="20"/>
          <w:szCs w:val="20"/>
        </w:rPr>
        <w:t>f</w:t>
      </w:r>
      <w:r>
        <w:rPr>
          <w:rFonts w:ascii="Times New Roman" w:hAnsi="Times New Roman"/>
          <w:sz w:val="20"/>
          <w:szCs w:val="20"/>
        </w:rPr>
        <w:t>ficers, corrections supervisors, prison administra- tors and e</w:t>
      </w:r>
      <w:r>
        <w:rPr>
          <w:rFonts w:ascii="Times New Roman" w:hAnsi="Times New Roman"/>
          <w:spacing w:val="-4"/>
          <w:sz w:val="20"/>
          <w:szCs w:val="20"/>
        </w:rPr>
        <w:t>f</w:t>
      </w:r>
      <w:r>
        <w:rPr>
          <w:rFonts w:ascii="Times New Roman" w:hAnsi="Times New Roman"/>
          <w:sz w:val="20"/>
          <w:szCs w:val="20"/>
        </w:rPr>
        <w:t>fective case workers in community-based treatment programs.</w:t>
      </w:r>
    </w:p>
    <w:p w:rsidR="005A3C7A" w:rsidRDefault="005A3C7A" w:rsidP="005A3C7A">
      <w:pPr>
        <w:widowControl w:val="0"/>
        <w:autoSpaceDE w:val="0"/>
        <w:autoSpaceDN w:val="0"/>
        <w:adjustRightInd w:val="0"/>
        <w:spacing w:after="0"/>
        <w:ind w:right="320" w:firstLine="360"/>
        <w:jc w:val="both"/>
        <w:rPr>
          <w:rFonts w:ascii="Times New Roman" w:hAnsi="Times New Roman"/>
          <w:sz w:val="20"/>
          <w:szCs w:val="20"/>
        </w:rPr>
      </w:pPr>
      <w:r>
        <w:rPr>
          <w:rFonts w:ascii="Times New Roman" w:hAnsi="Times New Roman"/>
          <w:b/>
          <w:bCs/>
          <w:sz w:val="20"/>
          <w:szCs w:val="20"/>
        </w:rPr>
        <w:t>Cor</w:t>
      </w:r>
      <w:r>
        <w:rPr>
          <w:rFonts w:ascii="Times New Roman" w:hAnsi="Times New Roman"/>
          <w:b/>
          <w:bCs/>
          <w:spacing w:val="-4"/>
          <w:sz w:val="20"/>
          <w:szCs w:val="20"/>
        </w:rPr>
        <w:t>r</w:t>
      </w:r>
      <w:r>
        <w:rPr>
          <w:rFonts w:ascii="Times New Roman" w:hAnsi="Times New Roman"/>
          <w:b/>
          <w:bCs/>
          <w:sz w:val="20"/>
          <w:szCs w:val="20"/>
        </w:rPr>
        <w:t>ections Courses and Hours:</w:t>
      </w:r>
    </w:p>
    <w:p w:rsidR="005A3C7A" w:rsidRDefault="005A3C7A" w:rsidP="005A3C7A">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6400  Foundations of Corrections</w:t>
      </w:r>
      <w:r>
        <w:rPr>
          <w:rFonts w:ascii="Times New Roman" w:hAnsi="Times New Roman"/>
          <w:spacing w:val="-19"/>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6410</w:t>
      </w:r>
      <w:r>
        <w:rPr>
          <w:rFonts w:ascii="Times New Roman" w:hAnsi="Times New Roman"/>
          <w:spacing w:val="39"/>
          <w:sz w:val="20"/>
          <w:szCs w:val="20"/>
        </w:rPr>
        <w:t xml:space="preserve"> </w:t>
      </w:r>
      <w:r>
        <w:rPr>
          <w:rFonts w:ascii="Times New Roman" w:hAnsi="Times New Roman"/>
          <w:sz w:val="20"/>
          <w:szCs w:val="20"/>
        </w:rPr>
        <w:t>Administration of Psychological</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ests</w:t>
      </w:r>
      <w:r>
        <w:rPr>
          <w:rFonts w:ascii="Times New Roman" w:hAnsi="Times New Roman"/>
          <w:spacing w:val="-23"/>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6420  Interviewing and Counseling</w:t>
      </w:r>
      <w:r>
        <w:rPr>
          <w:rFonts w:ascii="Times New Roman" w:hAnsi="Times New Roman"/>
          <w:spacing w:val="-2"/>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6430  Rehabilitation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reatment</w:t>
      </w:r>
      <w:r>
        <w:rPr>
          <w:rFonts w:ascii="Times New Roman" w:hAnsi="Times New Roman"/>
          <w:spacing w:val="-13"/>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CRJU 6440  Management of Correctional Institution</w:t>
      </w:r>
      <w:r>
        <w:rPr>
          <w:rFonts w:ascii="Times New Roman" w:hAnsi="Times New Roman"/>
          <w:spacing w:val="10"/>
          <w:sz w:val="20"/>
          <w:szCs w:val="20"/>
        </w:rPr>
        <w:t>s</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combination.........</w:t>
      </w:r>
      <w:r>
        <w:rPr>
          <w:rFonts w:ascii="Times New Roman" w:hAnsi="Times New Roman"/>
          <w:spacing w:val="12"/>
          <w:sz w:val="20"/>
          <w:szCs w:val="20"/>
        </w:rPr>
        <w:t>.</w:t>
      </w:r>
      <w:r>
        <w:rPr>
          <w:rFonts w:ascii="Times New Roman" w:hAnsi="Times New Roman"/>
          <w:sz w:val="20"/>
          <w:szCs w:val="20"/>
        </w:rPr>
        <w:t>.................................................................................9</w:t>
      </w:r>
    </w:p>
    <w:p w:rsidR="005A3C7A" w:rsidRDefault="005A3C7A" w:rsidP="005A3C7A">
      <w:pPr>
        <w:widowControl w:val="0"/>
        <w:autoSpaceDE w:val="0"/>
        <w:autoSpaceDN w:val="0"/>
        <w:adjustRightInd w:val="0"/>
        <w:spacing w:before="6" w:after="0" w:line="220" w:lineRule="exact"/>
        <w:ind w:right="320" w:firstLine="360"/>
        <w:jc w:val="both"/>
        <w:rPr>
          <w:rFonts w:ascii="Times New Roman" w:hAnsi="Times New Roman"/>
        </w:rPr>
      </w:pPr>
    </w:p>
    <w:p w:rsidR="005A3C7A" w:rsidRPr="00072AD6" w:rsidRDefault="005A3C7A" w:rsidP="005A3C7A">
      <w:pPr>
        <w:widowControl w:val="0"/>
        <w:autoSpaceDE w:val="0"/>
        <w:autoSpaceDN w:val="0"/>
        <w:adjustRightInd w:val="0"/>
        <w:spacing w:after="0"/>
        <w:ind w:right="32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ensic Science Speciality</w:t>
      </w:r>
    </w:p>
    <w:p w:rsidR="005A3C7A" w:rsidRDefault="005A3C7A" w:rsidP="005A3C7A">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The Master of Science in Criminal Justice with a concentration in Forensic Science is designed for students who possess the equivalent of a baccalaureate degree from forensic science, forensic chemistr</w:t>
      </w:r>
      <w:r>
        <w:rPr>
          <w:rFonts w:ascii="Times New Roman" w:hAnsi="Times New Roman"/>
          <w:spacing w:val="-13"/>
          <w:sz w:val="20"/>
          <w:szCs w:val="20"/>
        </w:rPr>
        <w:t>y</w:t>
      </w:r>
      <w:r>
        <w:rPr>
          <w:rFonts w:ascii="Times New Roman" w:hAnsi="Times New Roman"/>
          <w:sz w:val="20"/>
          <w:szCs w:val="20"/>
        </w:rPr>
        <w:t>, chemistry or criminal justice with a minor in forensic science or chemistr</w:t>
      </w:r>
      <w:r>
        <w:rPr>
          <w:rFonts w:ascii="Times New Roman" w:hAnsi="Times New Roman"/>
          <w:spacing w:val="-13"/>
          <w:sz w:val="20"/>
          <w:szCs w:val="20"/>
        </w:rPr>
        <w:t>y</w:t>
      </w:r>
      <w:r>
        <w:rPr>
          <w:rFonts w:ascii="Times New Roman" w:hAnsi="Times New Roman"/>
          <w:sz w:val="20"/>
          <w:szCs w:val="20"/>
        </w:rPr>
        <w:t>. This concentration will also provide the necessary skills to the criminal justice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 students who do not have their baccalaureate degree in forensic science but wish to advance their career in the management of forensic science laboratories as directors and supervisors.</w:t>
      </w:r>
    </w:p>
    <w:p w:rsidR="005A3C7A" w:rsidRDefault="005A3C7A" w:rsidP="005A3C7A">
      <w:pPr>
        <w:widowControl w:val="0"/>
        <w:autoSpaceDE w:val="0"/>
        <w:autoSpaceDN w:val="0"/>
        <w:adjustRightInd w:val="0"/>
        <w:spacing w:before="37" w:after="0" w:line="250" w:lineRule="auto"/>
        <w:ind w:right="320" w:firstLine="360"/>
        <w:jc w:val="both"/>
        <w:rPr>
          <w:rFonts w:ascii="Times New Roman" w:hAnsi="Times New Roman"/>
          <w:sz w:val="20"/>
          <w:szCs w:val="20"/>
        </w:rPr>
      </w:pPr>
    </w:p>
    <w:p w:rsidR="005A3C7A" w:rsidRDefault="005A3C7A" w:rsidP="005A3C7A">
      <w:pPr>
        <w:widowControl w:val="0"/>
        <w:autoSpaceDE w:val="0"/>
        <w:autoSpaceDN w:val="0"/>
        <w:adjustRightInd w:val="0"/>
        <w:spacing w:after="0"/>
        <w:ind w:right="320" w:firstLine="36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Science Courses (any 9 hours):</w:t>
      </w:r>
    </w:p>
    <w:p w:rsidR="005A3C7A" w:rsidRDefault="005A3C7A" w:rsidP="005A3C7A">
      <w:pPr>
        <w:widowControl w:val="0"/>
        <w:tabs>
          <w:tab w:val="left" w:pos="7200"/>
        </w:tabs>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6001  Survey of</w:t>
      </w:r>
      <w:r>
        <w:rPr>
          <w:rFonts w:ascii="Times New Roman" w:hAnsi="Times New Roman"/>
          <w:spacing w:val="-11"/>
          <w:sz w:val="20"/>
          <w:szCs w:val="20"/>
        </w:rPr>
        <w:t xml:space="preserve"> </w:t>
      </w:r>
      <w:r>
        <w:rPr>
          <w:rFonts w:ascii="Times New Roman" w:hAnsi="Times New Roman"/>
          <w:sz w:val="20"/>
          <w:szCs w:val="20"/>
        </w:rPr>
        <w:t>Advanced Forensic Science (required)</w:t>
      </w:r>
      <w:r>
        <w:rPr>
          <w:rFonts w:ascii="Times New Roman" w:hAnsi="Times New Roman"/>
          <w:spacing w:val="-34"/>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6008</w:t>
      </w:r>
      <w:r>
        <w:rPr>
          <w:rFonts w:ascii="Times New Roman" w:hAnsi="Times New Roman"/>
          <w:spacing w:val="39"/>
          <w:sz w:val="20"/>
          <w:szCs w:val="20"/>
        </w:rPr>
        <w:t xml:space="preserve"> </w:t>
      </w:r>
      <w:r>
        <w:rPr>
          <w:rFonts w:ascii="Times New Roman" w:hAnsi="Times New Roman"/>
          <w:sz w:val="20"/>
          <w:szCs w:val="20"/>
        </w:rPr>
        <w:t>Advanced DNA</w:t>
      </w:r>
      <w:r>
        <w:rPr>
          <w:rFonts w:ascii="Times New Roman" w:hAnsi="Times New Roman"/>
          <w:spacing w:val="-15"/>
          <w:sz w:val="20"/>
          <w:szCs w:val="20"/>
        </w:rPr>
        <w:t xml:space="preserve"> </w:t>
      </w:r>
      <w:r>
        <w:rPr>
          <w:rFonts w:ascii="Times New Roman" w:hAnsi="Times New Roman"/>
          <w:spacing w:val="-14"/>
          <w:sz w:val="20"/>
          <w:szCs w:val="20"/>
        </w:rPr>
        <w:t>T</w:t>
      </w:r>
      <w:r>
        <w:rPr>
          <w:rFonts w:ascii="Times New Roman" w:hAnsi="Times New Roman"/>
          <w:sz w:val="20"/>
          <w:szCs w:val="20"/>
        </w:rPr>
        <w:t>echnology</w:t>
      </w:r>
      <w:r>
        <w:rPr>
          <w:rFonts w:ascii="Times New Roman" w:hAnsi="Times New Roman"/>
          <w:spacing w:val="-1"/>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6009</w:t>
      </w:r>
      <w:r>
        <w:rPr>
          <w:rFonts w:ascii="Times New Roman" w:hAnsi="Times New Roman"/>
          <w:spacing w:val="39"/>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oxicolog</w:t>
      </w:r>
      <w:r>
        <w:rPr>
          <w:rFonts w:ascii="Times New Roman" w:hAnsi="Times New Roman"/>
          <w:spacing w:val="4"/>
          <w:sz w:val="20"/>
          <w:szCs w:val="20"/>
        </w:rPr>
        <w:t>y</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6012</w:t>
      </w:r>
      <w:r>
        <w:rPr>
          <w:rFonts w:ascii="Times New Roman" w:hAnsi="Times New Roman"/>
          <w:spacing w:val="39"/>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race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ransferring Evidence</w:t>
      </w:r>
      <w:r>
        <w:rPr>
          <w:rFonts w:ascii="Times New Roman" w:hAnsi="Times New Roman"/>
          <w:spacing w:val="-7"/>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z w:val="20"/>
          <w:szCs w:val="20"/>
        </w:rPr>
        <w:t>FOSC 7000</w:t>
      </w:r>
      <w:r>
        <w:rPr>
          <w:rFonts w:ascii="Times New Roman" w:hAnsi="Times New Roman"/>
          <w:spacing w:val="39"/>
          <w:sz w:val="20"/>
          <w:szCs w:val="20"/>
        </w:rPr>
        <w:t xml:space="preserve"> </w:t>
      </w:r>
      <w:r>
        <w:rPr>
          <w:rFonts w:ascii="Times New Roman" w:hAnsi="Times New Roman"/>
          <w:sz w:val="20"/>
          <w:szCs w:val="20"/>
        </w:rPr>
        <w:t>Advanced Ballistic and</w:t>
      </w:r>
      <w:r>
        <w:rPr>
          <w:rFonts w:ascii="Times New Roman" w:hAnsi="Times New Roman"/>
          <w:spacing w:val="-11"/>
          <w:sz w:val="20"/>
          <w:szCs w:val="20"/>
        </w:rPr>
        <w:t xml:space="preserve"> </w:t>
      </w:r>
      <w:r>
        <w:rPr>
          <w:rFonts w:ascii="Times New Roman" w:hAnsi="Times New Roman"/>
          <w:sz w:val="20"/>
          <w:szCs w:val="20"/>
        </w:rPr>
        <w:t>Associated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echnologies</w:t>
      </w:r>
      <w:r>
        <w:rPr>
          <w:rFonts w:ascii="Times New Roman" w:hAnsi="Times New Roman"/>
          <w:spacing w:val="-23"/>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right="32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w:t>
      </w:r>
      <w:r>
        <w:rPr>
          <w:rFonts w:ascii="Times New Roman" w:hAnsi="Times New Roman"/>
          <w:spacing w:val="12"/>
          <w:sz w:val="20"/>
          <w:szCs w:val="20"/>
        </w:rPr>
        <w:t>n</w:t>
      </w:r>
      <w:r>
        <w:rPr>
          <w:rFonts w:ascii="Times New Roman" w:hAnsi="Times New Roman"/>
          <w:sz w:val="20"/>
          <w:szCs w:val="20"/>
        </w:rPr>
        <w:t>...........................................................................................9</w:t>
      </w:r>
    </w:p>
    <w:p w:rsidR="005A3C7A" w:rsidRDefault="005A3C7A" w:rsidP="005A3C7A">
      <w:pPr>
        <w:widowControl w:val="0"/>
        <w:autoSpaceDE w:val="0"/>
        <w:autoSpaceDN w:val="0"/>
        <w:adjustRightInd w:val="0"/>
        <w:spacing w:before="6" w:after="0" w:line="220" w:lineRule="exact"/>
        <w:ind w:right="320" w:firstLine="360"/>
        <w:jc w:val="both"/>
        <w:rPr>
          <w:rFonts w:ascii="Times New Roman" w:hAnsi="Times New Roman"/>
        </w:rPr>
      </w:pPr>
    </w:p>
    <w:p w:rsidR="005A3C7A" w:rsidRPr="00072AD6" w:rsidRDefault="005A3C7A" w:rsidP="005A3C7A">
      <w:pPr>
        <w:widowControl w:val="0"/>
        <w:autoSpaceDE w:val="0"/>
        <w:autoSpaceDN w:val="0"/>
        <w:adjustRightInd w:val="0"/>
        <w:spacing w:after="0"/>
        <w:ind w:right="32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Law Enfo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cement Specialty</w:t>
      </w:r>
    </w:p>
    <w:p w:rsidR="005A3C7A" w:rsidRDefault="005A3C7A" w:rsidP="005A3C7A">
      <w:pPr>
        <w:widowControl w:val="0"/>
        <w:autoSpaceDE w:val="0"/>
        <w:autoSpaceDN w:val="0"/>
        <w:adjustRightInd w:val="0"/>
        <w:spacing w:before="37" w:after="0" w:line="250" w:lineRule="auto"/>
        <w:ind w:right="32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law enforcement will enable students to comprehend the o</w:t>
      </w:r>
      <w:r>
        <w:rPr>
          <w:rFonts w:ascii="Times New Roman" w:hAnsi="Times New Roman"/>
          <w:spacing w:val="-4"/>
          <w:sz w:val="20"/>
          <w:szCs w:val="20"/>
        </w:rPr>
        <w:t>r</w:t>
      </w:r>
      <w:r>
        <w:rPr>
          <w:rFonts w:ascii="Times New Roman" w:hAnsi="Times New Roman"/>
          <w:sz w:val="20"/>
          <w:szCs w:val="20"/>
        </w:rPr>
        <w:t>ganizational workings of police agencies, how various theories are translated into these agencies and how the o</w:t>
      </w:r>
      <w:r>
        <w:rPr>
          <w:rFonts w:ascii="Times New Roman" w:hAnsi="Times New Roman"/>
          <w:spacing w:val="-4"/>
          <w:sz w:val="20"/>
          <w:szCs w:val="20"/>
        </w:rPr>
        <w:t>r</w:t>
      </w:r>
      <w:r>
        <w:rPr>
          <w:rFonts w:ascii="Times New Roman" w:hAnsi="Times New Roman"/>
          <w:sz w:val="20"/>
          <w:szCs w:val="20"/>
        </w:rPr>
        <w:t>ganization interfaces with other units of the criminal justice system.</w:t>
      </w:r>
      <w:r>
        <w:rPr>
          <w:rFonts w:ascii="Times New Roman" w:hAnsi="Times New Roman"/>
          <w:spacing w:val="-11"/>
          <w:sz w:val="20"/>
          <w:szCs w:val="20"/>
        </w:rPr>
        <w:t xml:space="preserve"> </w:t>
      </w:r>
      <w:r>
        <w:rPr>
          <w:rFonts w:ascii="Times New Roman" w:hAnsi="Times New Roman"/>
          <w:sz w:val="20"/>
          <w:szCs w:val="20"/>
        </w:rPr>
        <w:t>An emphasis on leadership,</w:t>
      </w:r>
    </w:p>
    <w:p w:rsidR="005A3C7A" w:rsidRDefault="005A3C7A" w:rsidP="005A3C7A">
      <w:pPr>
        <w:widowControl w:val="0"/>
        <w:autoSpaceDE w:val="0"/>
        <w:autoSpaceDN w:val="0"/>
        <w:adjustRightInd w:val="0"/>
        <w:spacing w:before="37" w:after="0" w:line="250" w:lineRule="auto"/>
        <w:ind w:left="860" w:right="2011" w:firstLine="360"/>
        <w:rPr>
          <w:rFonts w:ascii="Times New Roman" w:hAnsi="Times New Roman"/>
          <w:sz w:val="20"/>
          <w:szCs w:val="20"/>
        </w:rPr>
        <w:sectPr w:rsidR="005A3C7A" w:rsidSect="00C7608E">
          <w:pgSz w:w="12240" w:h="15840"/>
          <w:pgMar w:top="260" w:right="1530" w:bottom="280" w:left="1300" w:header="0" w:footer="982" w:gutter="0"/>
          <w:cols w:space="720" w:equalWidth="0">
            <w:col w:w="9410"/>
          </w:cols>
          <w:noEndnote/>
        </w:sectPr>
      </w:pPr>
    </w:p>
    <w:tbl>
      <w:tblPr>
        <w:tblW w:w="0" w:type="auto"/>
        <w:tblInd w:w="100" w:type="dxa"/>
        <w:tblLayout w:type="fixed"/>
        <w:tblCellMar>
          <w:left w:w="0" w:type="dxa"/>
          <w:right w:w="0" w:type="dxa"/>
        </w:tblCellMar>
        <w:tblLook w:val="0000"/>
      </w:tblPr>
      <w:tblGrid>
        <w:gridCol w:w="1085"/>
        <w:gridCol w:w="4560"/>
        <w:gridCol w:w="4858"/>
      </w:tblGrid>
      <w:tr w:rsidR="005A3C7A" w:rsidRPr="00FA7AC7" w:rsidTr="00F06FB0">
        <w:trPr>
          <w:trHeight w:hRule="exact" w:val="235"/>
        </w:trPr>
        <w:tc>
          <w:tcPr>
            <w:tcW w:w="1085"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9" w:after="0" w:line="130" w:lineRule="exact"/>
              <w:rPr>
                <w:rFonts w:ascii="Times New Roman" w:hAnsi="Times New Roman"/>
                <w:sz w:val="13"/>
                <w:szCs w:val="13"/>
              </w:rPr>
            </w:pPr>
          </w:p>
          <w:p w:rsidR="005A3C7A" w:rsidRPr="00FA7AC7" w:rsidRDefault="005A3C7A" w:rsidP="00F06FB0">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1085"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1085"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Default="005A3C7A" w:rsidP="005A3C7A">
      <w:pPr>
        <w:widowControl w:val="0"/>
        <w:autoSpaceDE w:val="0"/>
        <w:autoSpaceDN w:val="0"/>
        <w:adjustRightInd w:val="0"/>
        <w:spacing w:before="8" w:after="0" w:line="110" w:lineRule="exact"/>
        <w:rPr>
          <w:rFonts w:ascii="Times New Roman" w:hAnsi="Times New Roman"/>
          <w:sz w:val="11"/>
          <w:szCs w:val="11"/>
        </w:rPr>
      </w:pPr>
    </w:p>
    <w:p w:rsidR="005A3C7A" w:rsidRDefault="005A3C7A" w:rsidP="005A3C7A">
      <w:pPr>
        <w:widowControl w:val="0"/>
        <w:autoSpaceDE w:val="0"/>
        <w:autoSpaceDN w:val="0"/>
        <w:adjustRightInd w:val="0"/>
        <w:spacing w:after="0" w:line="200" w:lineRule="exact"/>
        <w:rPr>
          <w:rFonts w:ascii="Times New Roman" w:hAnsi="Times New Roman"/>
          <w:sz w:val="20"/>
          <w:szCs w:val="20"/>
        </w:rPr>
      </w:pPr>
    </w:p>
    <w:p w:rsidR="005A3C7A" w:rsidRDefault="005A3C7A" w:rsidP="005A3C7A">
      <w:pPr>
        <w:widowControl w:val="0"/>
        <w:autoSpaceDE w:val="0"/>
        <w:autoSpaceDN w:val="0"/>
        <w:adjustRightInd w:val="0"/>
        <w:spacing w:before="26" w:after="0"/>
        <w:ind w:left="1205"/>
        <w:jc w:val="both"/>
        <w:rPr>
          <w:rFonts w:ascii="Times New Roman" w:hAnsi="Times New Roman"/>
          <w:sz w:val="20"/>
          <w:szCs w:val="20"/>
        </w:rPr>
      </w:pPr>
      <w:r>
        <w:rPr>
          <w:rFonts w:ascii="Times New Roman" w:hAnsi="Times New Roman"/>
          <w:sz w:val="20"/>
          <w:szCs w:val="20"/>
        </w:rPr>
        <w:t>planning and the broader management function is the hallmark of this concentration.</w:t>
      </w:r>
    </w:p>
    <w:p w:rsidR="005A3C7A" w:rsidRDefault="005A3C7A" w:rsidP="005A3C7A">
      <w:pPr>
        <w:widowControl w:val="0"/>
        <w:autoSpaceDE w:val="0"/>
        <w:autoSpaceDN w:val="0"/>
        <w:adjustRightInd w:val="0"/>
        <w:spacing w:before="26" w:after="0"/>
        <w:ind w:left="1925" w:firstLine="415"/>
        <w:jc w:val="both"/>
        <w:rPr>
          <w:rFonts w:ascii="Times New Roman" w:hAnsi="Times New Roman"/>
          <w:sz w:val="20"/>
          <w:szCs w:val="20"/>
        </w:rPr>
      </w:pPr>
    </w:p>
    <w:p w:rsidR="005A3C7A" w:rsidRDefault="00284C41" w:rsidP="005A3C7A">
      <w:pPr>
        <w:widowControl w:val="0"/>
        <w:autoSpaceDE w:val="0"/>
        <w:autoSpaceDN w:val="0"/>
        <w:adjustRightInd w:val="0"/>
        <w:spacing w:before="10" w:after="0"/>
        <w:ind w:left="1925" w:firstLine="415"/>
        <w:jc w:val="both"/>
        <w:rPr>
          <w:rFonts w:ascii="Times New Roman" w:hAnsi="Times New Roman"/>
          <w:sz w:val="20"/>
          <w:szCs w:val="20"/>
        </w:rPr>
      </w:pPr>
      <w:r w:rsidRPr="00284C41">
        <w:rPr>
          <w:noProof/>
        </w:rPr>
        <w:pict>
          <v:group id="_x0000_s8024" style="position:absolute;left:0;text-align:left;margin-left:265.6pt;margin-top:-66.95pt;width:31.2pt;height:31.05pt;z-index:-251228672;mso-position-horizontal-relative:page" coordorigin="5312,-1339" coordsize="624,621" o:allowincell="f">
            <v:rect id="_x0000_s8025" style="position:absolute;left:5317;top:-1334;width:613;height:610" o:allowincell="f" stroked="f">
              <v:path arrowok="t"/>
            </v:rect>
            <v:rect id="_x0000_s8026" style="position:absolute;left:5317;top:-1334;width:620;height:620;mso-position-horizontal-relative:page" o:allowincell="f" filled="f" stroked="f">
              <v:textbox style="mso-next-textbox:#_x0000_s8026"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 id="Picture 50" o:spid="_x0000_i1027"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r w:rsidR="005A3C7A">
        <w:rPr>
          <w:rFonts w:ascii="Times New Roman" w:hAnsi="Times New Roman"/>
          <w:b/>
          <w:bCs/>
          <w:sz w:val="20"/>
          <w:szCs w:val="20"/>
        </w:rPr>
        <w:t>Law Enfo</w:t>
      </w:r>
      <w:r w:rsidR="005A3C7A">
        <w:rPr>
          <w:rFonts w:ascii="Times New Roman" w:hAnsi="Times New Roman"/>
          <w:b/>
          <w:bCs/>
          <w:spacing w:val="-4"/>
          <w:sz w:val="20"/>
          <w:szCs w:val="20"/>
        </w:rPr>
        <w:t>r</w:t>
      </w:r>
      <w:r w:rsidR="005A3C7A">
        <w:rPr>
          <w:rFonts w:ascii="Times New Roman" w:hAnsi="Times New Roman"/>
          <w:b/>
          <w:bCs/>
          <w:sz w:val="20"/>
          <w:szCs w:val="20"/>
        </w:rPr>
        <w:t>cement Courses:</w:t>
      </w:r>
    </w:p>
    <w:p w:rsidR="005A3C7A" w:rsidRDefault="005A3C7A" w:rsidP="005A3C7A">
      <w:pPr>
        <w:widowControl w:val="0"/>
        <w:tabs>
          <w:tab w:val="left" w:pos="904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5A3C7A" w:rsidRDefault="005A3C7A"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6000 Survey of Law Enforcement (required).......………………………….……3</w:t>
      </w:r>
    </w:p>
    <w:p w:rsidR="005A3C7A" w:rsidRDefault="005A3C7A"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6100 Policing in a Democratic Society</w:t>
      </w:r>
      <w:r>
        <w:rPr>
          <w:rFonts w:ascii="Times New Roman" w:hAnsi="Times New Roman"/>
          <w:spacing w:val="-24"/>
          <w:sz w:val="20"/>
          <w:szCs w:val="20"/>
        </w:rPr>
        <w:t xml:space="preserve"> </w:t>
      </w:r>
      <w:r>
        <w:rPr>
          <w:rFonts w:ascii="Times New Roman" w:hAnsi="Times New Roman"/>
          <w:sz w:val="20"/>
          <w:szCs w:val="20"/>
        </w:rPr>
        <w:t>.................................................................3</w:t>
      </w:r>
    </w:p>
    <w:p w:rsidR="005A3C7A" w:rsidRDefault="005A3C7A"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pacing w:val="46"/>
          <w:sz w:val="20"/>
          <w:szCs w:val="20"/>
        </w:rPr>
        <w:t xml:space="preserve"> </w:t>
      </w:r>
      <w:r>
        <w:rPr>
          <w:rFonts w:ascii="Times New Roman" w:hAnsi="Times New Roman"/>
          <w:sz w:val="20"/>
          <w:szCs w:val="20"/>
        </w:rPr>
        <w:t>The Social Service Role of Criminal Justice Personnel</w:t>
      </w:r>
      <w:r>
        <w:rPr>
          <w:rFonts w:ascii="Times New Roman" w:hAnsi="Times New Roman"/>
          <w:spacing w:val="-18"/>
          <w:sz w:val="20"/>
          <w:szCs w:val="20"/>
        </w:rPr>
        <w:t xml:space="preserve"> </w:t>
      </w:r>
      <w:r>
        <w:rPr>
          <w:rFonts w:ascii="Times New Roman" w:hAnsi="Times New Roman"/>
          <w:sz w:val="20"/>
          <w:szCs w:val="20"/>
        </w:rPr>
        <w:t>...............................3</w:t>
      </w:r>
    </w:p>
    <w:p w:rsidR="005A3C7A" w:rsidRDefault="00284C41"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noProof/>
          <w:sz w:val="20"/>
          <w:szCs w:val="20"/>
        </w:rPr>
        <w:pict>
          <v:shape id="_x0000_s8035" type="#_x0000_t202" style="position:absolute;left:0;text-align:left;margin-left:26.2pt;margin-top:7.7pt;width:1in;height:532.75pt;z-index:-251223552;mso-position-horizontal-relative:page" o:allowincell="f" filled="f" stroked="f">
            <v:textbox style="layout-flow:vertical;mso-layout-flow-alt:bottom-to-top;mso-next-textbox:#_x0000_s8035"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A3C7A">
        <w:rPr>
          <w:rFonts w:ascii="Times New Roman" w:hAnsi="Times New Roman"/>
          <w:sz w:val="20"/>
          <w:szCs w:val="20"/>
        </w:rPr>
        <w:t>CRJU 6120  Law Enforcement Operation</w:t>
      </w:r>
      <w:r w:rsidR="005A3C7A">
        <w:rPr>
          <w:rFonts w:ascii="Times New Roman" w:hAnsi="Times New Roman"/>
          <w:spacing w:val="4"/>
          <w:sz w:val="20"/>
          <w:szCs w:val="20"/>
        </w:rPr>
        <w:t>s</w:t>
      </w:r>
      <w:r w:rsidR="005A3C7A">
        <w:rPr>
          <w:rFonts w:ascii="Times New Roman" w:hAnsi="Times New Roman"/>
          <w:sz w:val="20"/>
          <w:szCs w:val="20"/>
        </w:rPr>
        <w:t>.......................................................................3</w:t>
      </w:r>
    </w:p>
    <w:p w:rsidR="005A3C7A" w:rsidRDefault="005A3C7A"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6200 Law Enforcement Management and Planning ..............................................3</w:t>
      </w:r>
    </w:p>
    <w:p w:rsidR="005A3C7A" w:rsidRDefault="005A3C7A" w:rsidP="005A3C7A">
      <w:pPr>
        <w:widowControl w:val="0"/>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w:t>
      </w:r>
      <w:r>
        <w:rPr>
          <w:rFonts w:ascii="Times New Roman" w:hAnsi="Times New Roman"/>
          <w:spacing w:val="12"/>
          <w:sz w:val="20"/>
          <w:szCs w:val="20"/>
        </w:rPr>
        <w:t>n</w:t>
      </w:r>
      <w:r>
        <w:rPr>
          <w:rFonts w:ascii="Times New Roman" w:hAnsi="Times New Roman"/>
          <w:sz w:val="20"/>
          <w:szCs w:val="20"/>
        </w:rPr>
        <w:t>.........................................................................................9</w:t>
      </w:r>
    </w:p>
    <w:p w:rsidR="005A3C7A" w:rsidRDefault="005A3C7A" w:rsidP="005A3C7A">
      <w:pPr>
        <w:widowControl w:val="0"/>
        <w:autoSpaceDE w:val="0"/>
        <w:autoSpaceDN w:val="0"/>
        <w:adjustRightInd w:val="0"/>
        <w:spacing w:before="6" w:after="0" w:line="220" w:lineRule="exact"/>
        <w:ind w:left="1925" w:firstLine="415"/>
        <w:jc w:val="both"/>
        <w:rPr>
          <w:rFonts w:ascii="Times New Roman" w:hAnsi="Times New Roman"/>
        </w:rPr>
      </w:pPr>
    </w:p>
    <w:p w:rsidR="005A3C7A" w:rsidRPr="00072AD6" w:rsidRDefault="005A3C7A" w:rsidP="005A3C7A">
      <w:pPr>
        <w:widowControl w:val="0"/>
        <w:autoSpaceDE w:val="0"/>
        <w:autoSpaceDN w:val="0"/>
        <w:adjustRightInd w:val="0"/>
        <w:spacing w:after="0"/>
        <w:ind w:left="1205"/>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Public</w:t>
      </w:r>
      <w:r w:rsidRPr="00072AD6">
        <w:rPr>
          <w:rFonts w:ascii="Times New Roman" w:hAnsi="Times New Roman"/>
          <w:b/>
          <w:bCs/>
          <w:color w:val="808080" w:themeColor="background1" w:themeShade="80"/>
          <w:spacing w:val="-15"/>
          <w:sz w:val="24"/>
          <w:szCs w:val="24"/>
        </w:rPr>
        <w:t xml:space="preserve"> </w:t>
      </w:r>
      <w:r w:rsidRPr="00072AD6">
        <w:rPr>
          <w:rFonts w:ascii="Times New Roman" w:hAnsi="Times New Roman"/>
          <w:b/>
          <w:bCs/>
          <w:color w:val="808080" w:themeColor="background1" w:themeShade="80"/>
          <w:sz w:val="24"/>
          <w:szCs w:val="24"/>
        </w:rPr>
        <w:t>Administration Specialty</w:t>
      </w:r>
    </w:p>
    <w:p w:rsidR="005A3C7A" w:rsidRDefault="005A3C7A" w:rsidP="005A3C7A">
      <w:pPr>
        <w:widowControl w:val="0"/>
        <w:autoSpaceDE w:val="0"/>
        <w:autoSpaceDN w:val="0"/>
        <w:adjustRightInd w:val="0"/>
        <w:spacing w:before="37" w:after="0" w:line="250" w:lineRule="auto"/>
        <w:ind w:left="1925" w:firstLine="415"/>
        <w:jc w:val="both"/>
        <w:rPr>
          <w:rFonts w:ascii="Times New Roman" w:hAnsi="Times New Roman"/>
          <w:sz w:val="20"/>
          <w:szCs w:val="20"/>
        </w:rPr>
      </w:pPr>
      <w:r>
        <w:rPr>
          <w:rFonts w:ascii="Times New Roman" w:hAnsi="Times New Roman"/>
          <w:sz w:val="20"/>
          <w:szCs w:val="20"/>
        </w:rPr>
        <w:t>This concentration represents an interdisciplinary collaboration between the Departments of Criminal Justice and Histor</w:t>
      </w:r>
      <w:r>
        <w:rPr>
          <w:rFonts w:ascii="Times New Roman" w:hAnsi="Times New Roman"/>
          <w:spacing w:val="-13"/>
          <w:sz w:val="20"/>
          <w:szCs w:val="20"/>
        </w:rPr>
        <w:t>y</w:t>
      </w:r>
      <w:r>
        <w:rPr>
          <w:rFonts w:ascii="Times New Roman" w:hAnsi="Times New Roman"/>
          <w:sz w:val="20"/>
          <w:szCs w:val="20"/>
        </w:rPr>
        <w:t>, Political Science and Public</w:t>
      </w:r>
      <w:r>
        <w:rPr>
          <w:rFonts w:ascii="Times New Roman" w:hAnsi="Times New Roman"/>
          <w:spacing w:val="-11"/>
          <w:sz w:val="20"/>
          <w:szCs w:val="20"/>
        </w:rPr>
        <w:t xml:space="preserve"> </w:t>
      </w:r>
      <w:r>
        <w:rPr>
          <w:rFonts w:ascii="Times New Roman" w:hAnsi="Times New Roman"/>
          <w:sz w:val="20"/>
          <w:szCs w:val="20"/>
        </w:rPr>
        <w:t>Administration. It is expected to provide additional career options for students in both programs.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Public</w:t>
      </w:r>
      <w:r>
        <w:rPr>
          <w:rFonts w:ascii="Times New Roman" w:hAnsi="Times New Roman"/>
          <w:spacing w:val="-11"/>
          <w:sz w:val="20"/>
          <w:szCs w:val="20"/>
        </w:rPr>
        <w:t xml:space="preserve"> </w:t>
      </w:r>
      <w:r>
        <w:rPr>
          <w:rFonts w:ascii="Times New Roman" w:hAnsi="Times New Roman"/>
          <w:sz w:val="20"/>
          <w:szCs w:val="20"/>
        </w:rPr>
        <w:t>Administration is designed to prepare students in evaluating and managing public agencies.</w:t>
      </w:r>
      <w:r>
        <w:rPr>
          <w:rFonts w:ascii="Times New Roman" w:hAnsi="Times New Roman"/>
          <w:spacing w:val="-3"/>
          <w:sz w:val="20"/>
          <w:szCs w:val="20"/>
        </w:rPr>
        <w:t xml:space="preserve"> </w:t>
      </w:r>
      <w:r>
        <w:rPr>
          <w:rFonts w:ascii="Times New Roman" w:hAnsi="Times New Roman"/>
          <w:sz w:val="20"/>
          <w:szCs w:val="20"/>
        </w:rPr>
        <w:t>This concentration prepares students with the managerial skills necessary to investigate and e</w:t>
      </w:r>
      <w:r>
        <w:rPr>
          <w:rFonts w:ascii="Times New Roman" w:hAnsi="Times New Roman"/>
          <w:spacing w:val="-4"/>
          <w:sz w:val="20"/>
          <w:szCs w:val="20"/>
        </w:rPr>
        <w:t>f</w:t>
      </w:r>
      <w:r>
        <w:rPr>
          <w:rFonts w:ascii="Times New Roman" w:hAnsi="Times New Roman"/>
          <w:sz w:val="20"/>
          <w:szCs w:val="20"/>
        </w:rPr>
        <w:t>fectively manage o</w:t>
      </w:r>
      <w:r>
        <w:rPr>
          <w:rFonts w:ascii="Times New Roman" w:hAnsi="Times New Roman"/>
          <w:spacing w:val="-4"/>
          <w:sz w:val="20"/>
          <w:szCs w:val="20"/>
        </w:rPr>
        <w:t>r</w:t>
      </w:r>
      <w:r>
        <w:rPr>
          <w:rFonts w:ascii="Times New Roman" w:hAnsi="Times New Roman"/>
          <w:sz w:val="20"/>
          <w:szCs w:val="20"/>
        </w:rPr>
        <w:t>ganizational problems common to criminal justice agencies.</w:t>
      </w:r>
      <w:r>
        <w:rPr>
          <w:rFonts w:ascii="Times New Roman" w:hAnsi="Times New Roman"/>
          <w:spacing w:val="-3"/>
          <w:sz w:val="20"/>
          <w:szCs w:val="20"/>
        </w:rPr>
        <w:t xml:space="preserve"> </w:t>
      </w:r>
      <w:r>
        <w:rPr>
          <w:rFonts w:ascii="Times New Roman" w:hAnsi="Times New Roman"/>
          <w:sz w:val="20"/>
          <w:szCs w:val="20"/>
        </w:rPr>
        <w:t>This component of the Master of Science degree program includes an understanding of public and personnel administration and evaluation of criminal justice programs.</w:t>
      </w:r>
    </w:p>
    <w:p w:rsidR="005A3C7A" w:rsidRDefault="005A3C7A" w:rsidP="005A3C7A">
      <w:pPr>
        <w:widowControl w:val="0"/>
        <w:autoSpaceDE w:val="0"/>
        <w:autoSpaceDN w:val="0"/>
        <w:adjustRightInd w:val="0"/>
        <w:spacing w:before="37" w:after="0" w:line="250" w:lineRule="auto"/>
        <w:ind w:left="1925" w:firstLine="415"/>
        <w:jc w:val="both"/>
        <w:rPr>
          <w:rFonts w:ascii="Times New Roman" w:hAnsi="Times New Roman"/>
          <w:sz w:val="20"/>
          <w:szCs w:val="20"/>
        </w:rPr>
      </w:pPr>
    </w:p>
    <w:p w:rsidR="005A3C7A" w:rsidRDefault="005A3C7A" w:rsidP="005A3C7A">
      <w:pPr>
        <w:widowControl w:val="0"/>
        <w:autoSpaceDE w:val="0"/>
        <w:autoSpaceDN w:val="0"/>
        <w:adjustRightInd w:val="0"/>
        <w:spacing w:after="0"/>
        <w:ind w:left="1925" w:firstLine="415"/>
        <w:jc w:val="both"/>
        <w:rPr>
          <w:rFonts w:ascii="Times New Roman" w:hAnsi="Times New Roman"/>
          <w:sz w:val="20"/>
          <w:szCs w:val="20"/>
        </w:rPr>
      </w:pPr>
      <w:r>
        <w:rPr>
          <w:rFonts w:ascii="Times New Roman" w:hAnsi="Times New Roman"/>
          <w:b/>
          <w:bCs/>
          <w:sz w:val="20"/>
          <w:szCs w:val="20"/>
        </w:rPr>
        <w:t>Public</w:t>
      </w:r>
      <w:r>
        <w:rPr>
          <w:rFonts w:ascii="Times New Roman" w:hAnsi="Times New Roman"/>
          <w:b/>
          <w:bCs/>
          <w:spacing w:val="-11"/>
          <w:sz w:val="20"/>
          <w:szCs w:val="20"/>
        </w:rPr>
        <w:t xml:space="preserve"> </w:t>
      </w:r>
      <w:r>
        <w:rPr>
          <w:rFonts w:ascii="Times New Roman" w:hAnsi="Times New Roman"/>
          <w:b/>
          <w:bCs/>
          <w:sz w:val="20"/>
          <w:szCs w:val="20"/>
        </w:rPr>
        <w:t xml:space="preserve">Administration courses (9 hours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ed):</w:t>
      </w:r>
    </w:p>
    <w:p w:rsidR="005A3C7A" w:rsidRDefault="005A3C7A" w:rsidP="005A3C7A">
      <w:pPr>
        <w:widowControl w:val="0"/>
        <w:tabs>
          <w:tab w:val="righ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w:t>
      </w:r>
      <w:r w:rsidRPr="00C7608E">
        <w:rPr>
          <w:rFonts w:ascii="Times New Roman" w:hAnsi="Times New Roman"/>
          <w:sz w:val="20"/>
          <w:szCs w:val="20"/>
        </w:rPr>
        <w:t>1</w:t>
      </w:r>
      <w:r>
        <w:rPr>
          <w:rFonts w:ascii="Times New Roman" w:hAnsi="Times New Roman"/>
          <w:sz w:val="20"/>
          <w:szCs w:val="20"/>
        </w:rPr>
        <w:t>1 Public</w:t>
      </w:r>
      <w:r w:rsidRPr="00C7608E">
        <w:rPr>
          <w:rFonts w:ascii="Times New Roman" w:hAnsi="Times New Roman"/>
          <w:sz w:val="20"/>
          <w:szCs w:val="20"/>
        </w:rPr>
        <w:t xml:space="preserve"> </w:t>
      </w:r>
      <w:r>
        <w:rPr>
          <w:rFonts w:ascii="Times New Roman" w:hAnsi="Times New Roman"/>
          <w:sz w:val="20"/>
          <w:szCs w:val="20"/>
        </w:rPr>
        <w:t>Administration: Scope, Development and Ethical Environment</w:t>
      </w:r>
      <w:r>
        <w:rPr>
          <w:rFonts w:ascii="Times New Roman" w:hAnsi="Times New Roman"/>
          <w:sz w:val="20"/>
          <w:szCs w:val="20"/>
        </w:rPr>
        <w:tab/>
      </w:r>
      <w:r w:rsidRPr="00C7608E">
        <w:rPr>
          <w:rFonts w:ascii="Times New Roman" w:hAnsi="Times New Roman"/>
          <w:sz w:val="20"/>
          <w:szCs w:val="20"/>
        </w:rPr>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5012 Legal and Ethical Environment in Public Administration</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PADM 5261 Personnel Administration</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5301 Introduction to Public Budgetin</w:t>
      </w:r>
      <w:r w:rsidRPr="00C7608E">
        <w:rPr>
          <w:rFonts w:ascii="Times New Roman" w:hAnsi="Times New Roman"/>
          <w:sz w:val="20"/>
          <w:szCs w:val="20"/>
        </w:rPr>
        <w:t>g</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5781 Introduction to Public Policy</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hours in any combinatio</w:t>
      </w:r>
      <w:r w:rsidRPr="00C7608E">
        <w:rPr>
          <w:rFonts w:ascii="Times New Roman" w:hAnsi="Times New Roman"/>
          <w:sz w:val="20"/>
          <w:szCs w:val="20"/>
        </w:rPr>
        <w:t>n</w:t>
      </w:r>
      <w:r>
        <w:rPr>
          <w:rFonts w:ascii="Times New Roman" w:hAnsi="Times New Roman"/>
          <w:sz w:val="20"/>
          <w:szCs w:val="20"/>
        </w:rPr>
        <w:tab/>
        <w:t>9</w:t>
      </w:r>
    </w:p>
    <w:p w:rsidR="005A3C7A" w:rsidRDefault="005A3C7A" w:rsidP="005A3C7A">
      <w:pPr>
        <w:widowControl w:val="0"/>
        <w:autoSpaceDE w:val="0"/>
        <w:autoSpaceDN w:val="0"/>
        <w:adjustRightInd w:val="0"/>
        <w:spacing w:before="6" w:after="0" w:line="220" w:lineRule="exact"/>
        <w:ind w:left="1925" w:firstLine="415"/>
        <w:jc w:val="both"/>
        <w:rPr>
          <w:rFonts w:ascii="Times New Roman" w:hAnsi="Times New Roman"/>
        </w:rPr>
      </w:pPr>
    </w:p>
    <w:p w:rsidR="00072AD6" w:rsidRPr="00072AD6" w:rsidRDefault="005A3C7A" w:rsidP="00072AD6">
      <w:pPr>
        <w:pStyle w:val="Heading2"/>
        <w:spacing w:before="0"/>
        <w:ind w:firstLine="1890"/>
        <w:rPr>
          <w:rFonts w:ascii="Times New Roman" w:hAnsi="Times New Roman"/>
          <w:bCs w:val="0"/>
          <w:color w:val="808080" w:themeColor="background1" w:themeShade="80"/>
          <w:sz w:val="28"/>
          <w:szCs w:val="28"/>
        </w:rPr>
      </w:pPr>
      <w:bookmarkStart w:id="78" w:name="_Toc294969693"/>
      <w:r w:rsidRPr="00072AD6">
        <w:rPr>
          <w:rFonts w:ascii="Times New Roman" w:hAnsi="Times New Roman"/>
          <w:bCs w:val="0"/>
          <w:color w:val="808080" w:themeColor="background1" w:themeShade="80"/>
          <w:sz w:val="28"/>
          <w:szCs w:val="28"/>
        </w:rPr>
        <w:t>Thesis</w:t>
      </w:r>
      <w:bookmarkEnd w:id="78"/>
      <w:r w:rsidRPr="00072AD6">
        <w:rPr>
          <w:rFonts w:ascii="Times New Roman" w:hAnsi="Times New Roman"/>
          <w:bCs w:val="0"/>
          <w:color w:val="808080" w:themeColor="background1" w:themeShade="80"/>
          <w:sz w:val="28"/>
          <w:szCs w:val="28"/>
        </w:rPr>
        <w:t xml:space="preserve"> </w:t>
      </w:r>
    </w:p>
    <w:p w:rsidR="005A3C7A" w:rsidRPr="00072AD6" w:rsidRDefault="005A3C7A" w:rsidP="005A3C7A">
      <w:pPr>
        <w:widowControl w:val="0"/>
        <w:autoSpaceDE w:val="0"/>
        <w:autoSpaceDN w:val="0"/>
        <w:adjustRightInd w:val="0"/>
        <w:spacing w:after="0"/>
        <w:ind w:left="1205"/>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w:t>
      </w:r>
    </w:p>
    <w:p w:rsidR="005A3C7A" w:rsidRDefault="005A3C7A" w:rsidP="005A3C7A">
      <w:pPr>
        <w:widowControl w:val="0"/>
        <w:tabs>
          <w:tab w:val="right" w:pos="9810"/>
        </w:tabs>
        <w:autoSpaceDE w:val="0"/>
        <w:autoSpaceDN w:val="0"/>
        <w:adjustRightInd w:val="0"/>
        <w:spacing w:before="37" w:after="0"/>
        <w:ind w:left="1925" w:firstLine="415"/>
        <w:jc w:val="both"/>
        <w:rPr>
          <w:rFonts w:ascii="Times New Roman" w:hAnsi="Times New Roman"/>
          <w:sz w:val="20"/>
          <w:szCs w:val="20"/>
        </w:rPr>
      </w:pPr>
      <w:r>
        <w:rPr>
          <w:rFonts w:ascii="Times New Roman" w:hAnsi="Times New Roman"/>
          <w:sz w:val="20"/>
          <w:szCs w:val="20"/>
          <w:u w:val="single"/>
        </w:rPr>
        <w:t xml:space="preserve">Thesis Credit </w:t>
      </w:r>
      <w:r>
        <w:rPr>
          <w:rFonts w:ascii="Times New Roman" w:hAnsi="Times New Roman"/>
          <w:sz w:val="20"/>
          <w:szCs w:val="20"/>
          <w:u w:val="single"/>
        </w:rPr>
        <w:tab/>
        <w:t>Hours</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7001</w:t>
      </w:r>
      <w:r w:rsidRPr="00C7608E">
        <w:rPr>
          <w:rFonts w:ascii="Times New Roman" w:hAnsi="Times New Roman"/>
          <w:sz w:val="20"/>
          <w:szCs w:val="20"/>
        </w:rPr>
        <w:t xml:space="preserve"> </w:t>
      </w:r>
      <w:r>
        <w:rPr>
          <w:rFonts w:ascii="Times New Roman" w:hAnsi="Times New Roman"/>
          <w:sz w:val="20"/>
          <w:szCs w:val="20"/>
        </w:rPr>
        <w:t>Thesis Seminar</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7002</w:t>
      </w:r>
      <w:r w:rsidRPr="00C7608E">
        <w:rPr>
          <w:rFonts w:ascii="Times New Roman" w:hAnsi="Times New Roman"/>
          <w:sz w:val="20"/>
          <w:szCs w:val="20"/>
        </w:rPr>
        <w:t xml:space="preserve"> </w:t>
      </w:r>
      <w:r>
        <w:rPr>
          <w:rFonts w:ascii="Times New Roman" w:hAnsi="Times New Roman"/>
          <w:sz w:val="20"/>
          <w:szCs w:val="20"/>
        </w:rPr>
        <w:t>Thesi</w:t>
      </w:r>
      <w:r w:rsidRPr="00C7608E">
        <w:rPr>
          <w:rFonts w:ascii="Times New Roman" w:hAnsi="Times New Roman"/>
          <w:sz w:val="20"/>
          <w:szCs w:val="20"/>
        </w:rPr>
        <w:t>s</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 xml:space="preserve">6 </w:t>
      </w:r>
    </w:p>
    <w:p w:rsidR="005A3C7A" w:rsidRDefault="005A3C7A" w:rsidP="005A3C7A">
      <w:pPr>
        <w:widowControl w:val="0"/>
        <w:autoSpaceDE w:val="0"/>
        <w:autoSpaceDN w:val="0"/>
        <w:adjustRightInd w:val="0"/>
        <w:spacing w:before="10" w:after="0" w:line="250" w:lineRule="auto"/>
        <w:ind w:left="1925" w:firstLine="415"/>
        <w:jc w:val="both"/>
        <w:rPr>
          <w:rFonts w:ascii="Times New Roman" w:hAnsi="Times New Roman"/>
          <w:sz w:val="20"/>
          <w:szCs w:val="20"/>
        </w:rPr>
      </w:pPr>
      <w:r>
        <w:rPr>
          <w:rFonts w:ascii="Times New Roman" w:hAnsi="Times New Roman"/>
          <w:sz w:val="20"/>
          <w:szCs w:val="20"/>
        </w:rPr>
        <w:t>or</w:t>
      </w:r>
    </w:p>
    <w:p w:rsidR="005A3C7A" w:rsidRDefault="005A3C7A" w:rsidP="005A3C7A">
      <w:pPr>
        <w:widowControl w:val="0"/>
        <w:autoSpaceDE w:val="0"/>
        <w:autoSpaceDN w:val="0"/>
        <w:adjustRightInd w:val="0"/>
        <w:spacing w:before="17" w:after="0" w:line="200" w:lineRule="exact"/>
        <w:ind w:left="1925" w:firstLine="415"/>
        <w:jc w:val="both"/>
        <w:rPr>
          <w:rFonts w:ascii="Times New Roman" w:hAnsi="Times New Roman"/>
          <w:sz w:val="20"/>
          <w:szCs w:val="20"/>
        </w:rPr>
      </w:pPr>
    </w:p>
    <w:p w:rsidR="005A3C7A" w:rsidRPr="00072AD6" w:rsidRDefault="005A3C7A" w:rsidP="005A3C7A">
      <w:pPr>
        <w:widowControl w:val="0"/>
        <w:autoSpaceDE w:val="0"/>
        <w:autoSpaceDN w:val="0"/>
        <w:adjustRightInd w:val="0"/>
        <w:spacing w:after="0"/>
        <w:ind w:left="1205"/>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Non-Thesis 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 (any 6 hours):</w:t>
      </w:r>
    </w:p>
    <w:p w:rsidR="005A3C7A" w:rsidRDefault="005A3C7A" w:rsidP="005A3C7A">
      <w:pPr>
        <w:widowControl w:val="0"/>
        <w:tabs>
          <w:tab w:val="right" w:pos="9810"/>
        </w:tabs>
        <w:autoSpaceDE w:val="0"/>
        <w:autoSpaceDN w:val="0"/>
        <w:adjustRightInd w:val="0"/>
        <w:spacing w:before="37" w:after="0"/>
        <w:ind w:left="1925" w:firstLine="415"/>
        <w:jc w:val="both"/>
        <w:rPr>
          <w:rFonts w:ascii="Times New Roman" w:hAnsi="Times New Roman"/>
          <w:sz w:val="20"/>
          <w:szCs w:val="20"/>
        </w:rPr>
      </w:pPr>
      <w:r>
        <w:rPr>
          <w:rFonts w:ascii="Times New Roman" w:hAnsi="Times New Roman"/>
          <w:sz w:val="20"/>
          <w:szCs w:val="20"/>
          <w:u w:val="single"/>
        </w:rPr>
        <w:t xml:space="preserve"> </w:t>
      </w:r>
      <w:r>
        <w:rPr>
          <w:rFonts w:ascii="Times New Roman" w:hAnsi="Times New Roman"/>
          <w:sz w:val="20"/>
          <w:szCs w:val="20"/>
          <w:u w:val="single"/>
        </w:rPr>
        <w:tab/>
        <w:t>Hours</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7003</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echnology and Criminal Justice</w:t>
      </w:r>
      <w:r>
        <w:rPr>
          <w:rFonts w:ascii="Times New Roman" w:hAnsi="Times New Roman"/>
          <w:spacing w:val="-12"/>
          <w:sz w:val="20"/>
          <w:szCs w:val="20"/>
        </w:rPr>
        <w:t xml:space="preserve"> </w:t>
      </w:r>
      <w:r>
        <w:rPr>
          <w:rFonts w:ascii="Times New Roman" w:hAnsi="Times New Roman"/>
          <w:spacing w:val="-12"/>
          <w:sz w:val="20"/>
          <w:szCs w:val="20"/>
        </w:rPr>
        <w:tab/>
      </w:r>
      <w:r>
        <w:rPr>
          <w:rFonts w:ascii="Times New Roman" w:hAnsi="Times New Roman"/>
          <w:sz w:val="20"/>
          <w:szCs w:val="20"/>
        </w:rPr>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CRJU 7004  Criminal Justice Program Evaluatio</w:t>
      </w:r>
      <w:r w:rsidRPr="00C7608E">
        <w:rPr>
          <w:rFonts w:ascii="Times New Roman" w:hAnsi="Times New Roman"/>
          <w:sz w:val="20"/>
          <w:szCs w:val="20"/>
        </w:rPr>
        <w:t>n</w:t>
      </w:r>
      <w:r>
        <w:rPr>
          <w:rFonts w:ascii="Times New Roman" w:hAnsi="Times New Roman"/>
          <w:sz w:val="20"/>
          <w:szCs w:val="20"/>
        </w:rPr>
        <w:tab/>
        <w:t>3</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rPr>
        <w:t xml:space="preserve"> </w:t>
      </w: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6</w:t>
      </w:r>
    </w:p>
    <w:p w:rsidR="005A3C7A" w:rsidRDefault="005A3C7A" w:rsidP="005A3C7A">
      <w:pPr>
        <w:widowControl w:val="0"/>
        <w:autoSpaceDE w:val="0"/>
        <w:autoSpaceDN w:val="0"/>
        <w:adjustRightInd w:val="0"/>
        <w:spacing w:before="6" w:after="0" w:line="220" w:lineRule="exact"/>
        <w:ind w:left="1925" w:firstLine="415"/>
        <w:jc w:val="both"/>
        <w:rPr>
          <w:rFonts w:ascii="Times New Roman" w:hAnsi="Times New Roman"/>
        </w:rPr>
      </w:pPr>
    </w:p>
    <w:p w:rsidR="005A3C7A" w:rsidRPr="00072AD6" w:rsidRDefault="005A3C7A" w:rsidP="00072AD6">
      <w:pPr>
        <w:pStyle w:val="Heading2"/>
        <w:spacing w:before="0"/>
        <w:ind w:firstLine="1886"/>
        <w:rPr>
          <w:rFonts w:ascii="Times New Roman" w:hAnsi="Times New Roman"/>
          <w:color w:val="808080" w:themeColor="background1" w:themeShade="80"/>
          <w:sz w:val="28"/>
          <w:szCs w:val="28"/>
        </w:rPr>
      </w:pPr>
      <w:bookmarkStart w:id="79" w:name="_Toc294969694"/>
      <w:r w:rsidRPr="00072AD6">
        <w:rPr>
          <w:rFonts w:ascii="Times New Roman" w:hAnsi="Times New Roman"/>
          <w:bCs w:val="0"/>
          <w:color w:val="808080" w:themeColor="background1" w:themeShade="80"/>
          <w:sz w:val="28"/>
          <w:szCs w:val="28"/>
        </w:rPr>
        <w:t>Graduation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79"/>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Core Courses</w:t>
      </w:r>
      <w:r>
        <w:rPr>
          <w:rFonts w:ascii="Times New Roman" w:hAnsi="Times New Roman"/>
          <w:sz w:val="20"/>
          <w:szCs w:val="20"/>
        </w:rPr>
        <w:tab/>
        <w:t xml:space="preserve">15 hrs </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Courses in Concentration</w:t>
      </w:r>
      <w:r>
        <w:rPr>
          <w:rFonts w:ascii="Times New Roman" w:hAnsi="Times New Roman"/>
          <w:sz w:val="20"/>
          <w:szCs w:val="20"/>
        </w:rPr>
        <w:tab/>
        <w:t xml:space="preserve">.9 hrs </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Thesis/Non-Thesis Option</w:t>
      </w:r>
      <w:r>
        <w:rPr>
          <w:rFonts w:ascii="Times New Roman" w:hAnsi="Times New Roman"/>
          <w:sz w:val="20"/>
          <w:szCs w:val="20"/>
        </w:rPr>
        <w:tab/>
        <w:t>6 hrs</w:t>
      </w:r>
    </w:p>
    <w:p w:rsidR="005A3C7A" w:rsidRDefault="005A3C7A" w:rsidP="005A3C7A">
      <w:pPr>
        <w:widowControl w:val="0"/>
        <w:tabs>
          <w:tab w:val="right" w:leader="dot" w:pos="9810"/>
        </w:tabs>
        <w:autoSpaceDE w:val="0"/>
        <w:autoSpaceDN w:val="0"/>
        <w:adjustRightInd w:val="0"/>
        <w:spacing w:before="10" w:after="0"/>
        <w:ind w:left="1925" w:firstLine="415"/>
        <w:jc w:val="both"/>
        <w:rPr>
          <w:rFonts w:ascii="Times New Roman" w:hAnsi="Times New Roman"/>
          <w:sz w:val="20"/>
          <w:szCs w:val="20"/>
        </w:rPr>
      </w:pPr>
      <w:r>
        <w:rPr>
          <w:rFonts w:ascii="Times New Roman" w:hAnsi="Times New Roman"/>
          <w:sz w:val="20"/>
          <w:szCs w:val="20"/>
        </w:rPr>
        <w:t xml:space="preserve"> </w:t>
      </w:r>
      <w:r w:rsidRPr="00C7608E">
        <w:rPr>
          <w:rFonts w:ascii="Times New Roman" w:hAnsi="Times New Roman"/>
          <w:sz w:val="20"/>
          <w:szCs w:val="20"/>
        </w:rPr>
        <w:t>T</w:t>
      </w:r>
      <w:r>
        <w:rPr>
          <w:rFonts w:ascii="Times New Roman" w:hAnsi="Times New Roman"/>
          <w:sz w:val="20"/>
          <w:szCs w:val="20"/>
        </w:rPr>
        <w:t>otal Required Hours</w:t>
      </w:r>
      <w:r>
        <w:rPr>
          <w:rFonts w:ascii="Times New Roman" w:hAnsi="Times New Roman"/>
          <w:sz w:val="20"/>
          <w:szCs w:val="20"/>
        </w:rPr>
        <w:tab/>
        <w:t>30 hrs</w:t>
      </w:r>
    </w:p>
    <w:p w:rsidR="005A3C7A" w:rsidRDefault="005A3C7A" w:rsidP="005A3C7A">
      <w:pPr>
        <w:widowControl w:val="0"/>
        <w:autoSpaceDE w:val="0"/>
        <w:autoSpaceDN w:val="0"/>
        <w:adjustRightInd w:val="0"/>
        <w:spacing w:before="17" w:after="0" w:line="200" w:lineRule="exact"/>
        <w:ind w:left="1925" w:firstLine="415"/>
        <w:jc w:val="both"/>
        <w:rPr>
          <w:rFonts w:ascii="Times New Roman" w:hAnsi="Times New Roman"/>
          <w:sz w:val="20"/>
          <w:szCs w:val="20"/>
        </w:rPr>
      </w:pPr>
    </w:p>
    <w:p w:rsidR="005A3C7A" w:rsidRPr="00072AD6" w:rsidRDefault="005A3C7A" w:rsidP="00072AD6">
      <w:pPr>
        <w:pStyle w:val="Heading2"/>
        <w:spacing w:before="0"/>
        <w:ind w:firstLine="1886"/>
        <w:rPr>
          <w:rFonts w:ascii="Times New Roman" w:hAnsi="Times New Roman"/>
          <w:color w:val="808080" w:themeColor="background1" w:themeShade="80"/>
          <w:sz w:val="28"/>
          <w:szCs w:val="28"/>
        </w:rPr>
      </w:pPr>
      <w:bookmarkStart w:id="80" w:name="_Toc294969695"/>
      <w:r w:rsidRPr="00072AD6">
        <w:rPr>
          <w:rFonts w:ascii="Times New Roman" w:hAnsi="Times New Roman"/>
          <w:bCs w:val="0"/>
          <w:color w:val="808080" w:themeColor="background1" w:themeShade="80"/>
          <w:spacing w:val="-21"/>
          <w:sz w:val="28"/>
          <w:szCs w:val="28"/>
        </w:rPr>
        <w:t>T</w:t>
      </w:r>
      <w:r w:rsidRPr="00072AD6">
        <w:rPr>
          <w:rFonts w:ascii="Times New Roman" w:hAnsi="Times New Roman"/>
          <w:bCs w:val="0"/>
          <w:color w:val="808080" w:themeColor="background1" w:themeShade="80"/>
          <w:sz w:val="28"/>
          <w:szCs w:val="28"/>
        </w:rPr>
        <w:t>ransfer</w:t>
      </w:r>
      <w:r w:rsidRPr="00072AD6">
        <w:rPr>
          <w:rFonts w:ascii="Times New Roman" w:hAnsi="Times New Roman"/>
          <w:bCs w:val="0"/>
          <w:color w:val="808080" w:themeColor="background1" w:themeShade="80"/>
          <w:spacing w:val="-5"/>
          <w:sz w:val="28"/>
          <w:szCs w:val="28"/>
        </w:rPr>
        <w:t xml:space="preserve"> </w:t>
      </w:r>
      <w:r w:rsidRPr="00072AD6">
        <w:rPr>
          <w:rFonts w:ascii="Times New Roman" w:hAnsi="Times New Roman"/>
          <w:bCs w:val="0"/>
          <w:color w:val="808080" w:themeColor="background1" w:themeShade="80"/>
          <w:sz w:val="28"/>
          <w:szCs w:val="28"/>
        </w:rPr>
        <w:t>of C</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edit</w:t>
      </w:r>
      <w:bookmarkEnd w:id="80"/>
    </w:p>
    <w:p w:rsidR="005A3C7A" w:rsidRDefault="005A3C7A" w:rsidP="005A3C7A">
      <w:pPr>
        <w:widowControl w:val="0"/>
        <w:autoSpaceDE w:val="0"/>
        <w:autoSpaceDN w:val="0"/>
        <w:adjustRightInd w:val="0"/>
        <w:spacing w:before="37" w:after="0" w:line="250" w:lineRule="auto"/>
        <w:ind w:left="1925" w:firstLine="415"/>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ransfer students from other accredited graduate programs may not apply more than 3 hours of criminal justice course work toward the Master of Science degree, provided such credits were taken at</w:t>
      </w:r>
    </w:p>
    <w:p w:rsidR="005A3C7A" w:rsidRDefault="005A3C7A" w:rsidP="005A3C7A">
      <w:pPr>
        <w:widowControl w:val="0"/>
        <w:autoSpaceDE w:val="0"/>
        <w:autoSpaceDN w:val="0"/>
        <w:adjustRightInd w:val="0"/>
        <w:spacing w:before="37" w:after="0" w:line="250" w:lineRule="auto"/>
        <w:ind w:left="1925" w:right="585" w:firstLine="360"/>
        <w:rPr>
          <w:rFonts w:ascii="Times New Roman" w:hAnsi="Times New Roman"/>
          <w:sz w:val="20"/>
          <w:szCs w:val="20"/>
        </w:rPr>
        <w:sectPr w:rsidR="005A3C7A" w:rsidSect="00FB3D09">
          <w:footerReference w:type="even" r:id="rId45"/>
          <w:footerReference w:type="default" r:id="rId46"/>
          <w:pgSz w:w="12240" w:h="15840"/>
          <w:pgMar w:top="260" w:right="1260" w:bottom="280" w:left="260" w:header="0" w:footer="977"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5A3C7A" w:rsidRPr="00FA7AC7" w:rsidTr="00F06FB0">
        <w:trPr>
          <w:trHeight w:hRule="exact" w:val="235"/>
        </w:trPr>
        <w:tc>
          <w:tcPr>
            <w:tcW w:w="4876"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8" w:after="0" w:line="150" w:lineRule="exact"/>
              <w:rPr>
                <w:rFonts w:ascii="Times New Roman" w:hAnsi="Times New Roman"/>
                <w:sz w:val="15"/>
                <w:szCs w:val="15"/>
              </w:rPr>
            </w:pPr>
          </w:p>
          <w:p w:rsidR="005A3C7A" w:rsidRPr="00FA7AC7" w:rsidRDefault="005A3C7A" w:rsidP="00F06FB0">
            <w:pPr>
              <w:widowControl w:val="0"/>
              <w:autoSpaceDE w:val="0"/>
              <w:autoSpaceDN w:val="0"/>
              <w:adjustRightInd w:val="0"/>
              <w:spacing w:after="0"/>
              <w:ind w:left="964" w:hanging="1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4876"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4876"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Default="005A3C7A" w:rsidP="005A3C7A">
      <w:pPr>
        <w:widowControl w:val="0"/>
        <w:autoSpaceDE w:val="0"/>
        <w:autoSpaceDN w:val="0"/>
        <w:adjustRightInd w:val="0"/>
        <w:spacing w:after="0" w:line="200" w:lineRule="exact"/>
        <w:rPr>
          <w:rFonts w:ascii="Times New Roman" w:hAnsi="Times New Roman"/>
          <w:sz w:val="20"/>
          <w:szCs w:val="20"/>
        </w:rPr>
      </w:pPr>
    </w:p>
    <w:p w:rsidR="005A3C7A" w:rsidRDefault="005A3C7A" w:rsidP="005A3C7A">
      <w:pPr>
        <w:widowControl w:val="0"/>
        <w:autoSpaceDE w:val="0"/>
        <w:autoSpaceDN w:val="0"/>
        <w:adjustRightInd w:val="0"/>
        <w:spacing w:before="18" w:after="0" w:line="280" w:lineRule="exact"/>
        <w:rPr>
          <w:rFonts w:ascii="Times New Roman" w:hAnsi="Times New Roman"/>
          <w:sz w:val="28"/>
          <w:szCs w:val="28"/>
        </w:rPr>
      </w:pPr>
    </w:p>
    <w:p w:rsidR="005A3C7A" w:rsidRDefault="005A3C7A" w:rsidP="005A3C7A">
      <w:pPr>
        <w:widowControl w:val="0"/>
        <w:autoSpaceDE w:val="0"/>
        <w:autoSpaceDN w:val="0"/>
        <w:adjustRightInd w:val="0"/>
        <w:spacing w:before="26" w:after="0" w:line="250" w:lineRule="auto"/>
        <w:ind w:right="320" w:firstLine="0"/>
        <w:jc w:val="both"/>
        <w:rPr>
          <w:rFonts w:ascii="Times New Roman" w:hAnsi="Times New Roman"/>
          <w:sz w:val="20"/>
          <w:szCs w:val="20"/>
        </w:rPr>
      </w:pPr>
      <w:r>
        <w:rPr>
          <w:rFonts w:ascii="Times New Roman" w:hAnsi="Times New Roman"/>
          <w:sz w:val="20"/>
          <w:szCs w:val="20"/>
        </w:rPr>
        <w:t>the graduate level and were completed with a minimum gradepoint average of 3.0.</w:t>
      </w:r>
      <w:r>
        <w:rPr>
          <w:rFonts w:ascii="Times New Roman" w:hAnsi="Times New Roman"/>
          <w:spacing w:val="-4"/>
          <w:sz w:val="20"/>
          <w:szCs w:val="20"/>
        </w:rPr>
        <w:t xml:space="preserve"> </w:t>
      </w:r>
      <w:r>
        <w:rPr>
          <w:rFonts w:ascii="Times New Roman" w:hAnsi="Times New Roman"/>
          <w:sz w:val="20"/>
          <w:szCs w:val="20"/>
        </w:rPr>
        <w:t>The maximum number of credits that are transferable will apply only toward specialty courses.</w:t>
      </w:r>
      <w:r>
        <w:rPr>
          <w:rFonts w:ascii="Times New Roman" w:hAnsi="Times New Roman"/>
          <w:spacing w:val="-3"/>
          <w:sz w:val="20"/>
          <w:szCs w:val="20"/>
        </w:rPr>
        <w:t xml:space="preserve"> </w:t>
      </w:r>
      <w:r>
        <w:rPr>
          <w:rFonts w:ascii="Times New Roman" w:hAnsi="Times New Roman"/>
          <w:spacing w:val="-7"/>
          <w:sz w:val="20"/>
          <w:szCs w:val="20"/>
        </w:rPr>
        <w:t>T</w:t>
      </w:r>
      <w:r>
        <w:rPr>
          <w:rFonts w:ascii="Times New Roman" w:hAnsi="Times New Roman"/>
          <w:sz w:val="20"/>
          <w:szCs w:val="20"/>
        </w:rPr>
        <w:t>ransfer credits may not be used to satisfy the core requirements.</w:t>
      </w:r>
    </w:p>
    <w:p w:rsidR="005A3C7A" w:rsidRDefault="00284C41" w:rsidP="005A3C7A">
      <w:pPr>
        <w:widowControl w:val="0"/>
        <w:autoSpaceDE w:val="0"/>
        <w:autoSpaceDN w:val="0"/>
        <w:adjustRightInd w:val="0"/>
        <w:spacing w:before="17" w:after="0" w:line="200" w:lineRule="exact"/>
        <w:ind w:right="320" w:firstLine="0"/>
        <w:jc w:val="both"/>
        <w:rPr>
          <w:rFonts w:ascii="Times New Roman" w:hAnsi="Times New Roman"/>
          <w:sz w:val="20"/>
          <w:szCs w:val="20"/>
        </w:rPr>
      </w:pPr>
      <w:r w:rsidRPr="00284C41">
        <w:rPr>
          <w:rFonts w:ascii="Times New Roman" w:hAnsi="Times New Roman"/>
          <w:noProof/>
          <w:color w:val="000000"/>
          <w:sz w:val="20"/>
          <w:szCs w:val="20"/>
        </w:rPr>
        <w:pict>
          <v:shape id="_x0000_s8036" type="#_x0000_t202" style="position:absolute;left:0;text-align:left;margin-left:520.2pt;margin-top:119.1pt;width:1in;height:495.8pt;z-index:-251222528;mso-position-horizontal-relative:page;mso-position-vertical-relative:page" o:allowincell="f" filled="f" stroked="f">
            <v:textbox style="layout-flow:vertical;mso-next-textbox:#_x0000_s8036"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A3C7A">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p>
    <w:p w:rsidR="005A3C7A" w:rsidRPr="00072AD6" w:rsidRDefault="00284C41" w:rsidP="00072AD6">
      <w:pPr>
        <w:pStyle w:val="Heading2"/>
        <w:spacing w:before="0"/>
        <w:ind w:firstLine="0"/>
        <w:rPr>
          <w:rFonts w:ascii="Times New Roman" w:hAnsi="Times New Roman"/>
          <w:color w:val="808080" w:themeColor="background1" w:themeShade="80"/>
          <w:sz w:val="28"/>
          <w:szCs w:val="28"/>
        </w:rPr>
      </w:pPr>
      <w:r w:rsidRPr="00284C41">
        <w:rPr>
          <w:noProof/>
          <w:color w:val="808080" w:themeColor="background1" w:themeShade="80"/>
        </w:rPr>
        <w:pict>
          <v:group id="_x0000_s8027" style="position:absolute;margin-left:317.05pt;margin-top:-101.25pt;width:31.2pt;height:31.05pt;z-index:-251227648;mso-position-horizontal-relative:page" coordorigin="6341,-2025" coordsize="624,621" o:allowincell="f">
            <v:rect id="_x0000_s8028" style="position:absolute;left:6346;top:-2020;width:613;height:610" o:allowincell="f" stroked="f">
              <v:path arrowok="t"/>
            </v:rect>
            <v:rect id="_x0000_s8029" style="position:absolute;left:6346;top:-2020;width:620;height:620;mso-position-horizontal-relative:page" o:allowincell="f" filled="f" stroked="f">
              <v:textbox style="mso-next-textbox:#_x0000_s8029"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 id="Picture 51" o:spid="_x0000_i1028"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81" w:name="_Toc294969696"/>
      <w:r w:rsidR="005A3C7A" w:rsidRPr="00072AD6">
        <w:rPr>
          <w:rFonts w:ascii="Times New Roman" w:hAnsi="Times New Roman"/>
          <w:bCs w:val="0"/>
          <w:color w:val="808080" w:themeColor="background1" w:themeShade="80"/>
          <w:spacing w:val="-21"/>
          <w:sz w:val="28"/>
          <w:szCs w:val="28"/>
        </w:rPr>
        <w:t>T</w:t>
      </w:r>
      <w:r w:rsidR="005A3C7A" w:rsidRPr="00072AD6">
        <w:rPr>
          <w:rFonts w:ascii="Times New Roman" w:hAnsi="Times New Roman"/>
          <w:bCs w:val="0"/>
          <w:color w:val="808080" w:themeColor="background1" w:themeShade="80"/>
          <w:sz w:val="28"/>
          <w:szCs w:val="28"/>
        </w:rPr>
        <w:t>ransient Students</w:t>
      </w:r>
      <w:bookmarkEnd w:id="81"/>
    </w:p>
    <w:p w:rsidR="005A3C7A" w:rsidRDefault="005A3C7A" w:rsidP="005A3C7A">
      <w:pPr>
        <w:widowControl w:val="0"/>
        <w:autoSpaceDE w:val="0"/>
        <w:autoSpaceDN w:val="0"/>
        <w:adjustRightInd w:val="0"/>
        <w:spacing w:before="37" w:after="0" w:line="250" w:lineRule="auto"/>
        <w:ind w:right="32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ransient enrollment status is provided to those persons currently enrolled in a graduate degree program at another institution who are interested in enrolling for only one semester at the Institute.</w:t>
      </w:r>
      <w:r>
        <w:rPr>
          <w:rFonts w:ascii="Times New Roman" w:hAnsi="Times New Roman"/>
          <w:spacing w:val="-3"/>
          <w:sz w:val="20"/>
          <w:szCs w:val="20"/>
        </w:rPr>
        <w:t xml:space="preserve"> </w:t>
      </w:r>
      <w:r>
        <w:rPr>
          <w:rFonts w:ascii="Times New Roman" w:hAnsi="Times New Roman"/>
          <w:sz w:val="20"/>
          <w:szCs w:val="20"/>
        </w:rPr>
        <w:t>These students must meet the general entrance requirements of the Institute and Universit</w:t>
      </w:r>
      <w:r>
        <w:rPr>
          <w:rFonts w:ascii="Times New Roman" w:hAnsi="Times New Roman"/>
          <w:spacing w:val="-13"/>
          <w:sz w:val="20"/>
          <w:szCs w:val="20"/>
        </w:rPr>
        <w:t>y</w:t>
      </w:r>
      <w:r>
        <w:rPr>
          <w:rFonts w:ascii="Times New Roman" w:hAnsi="Times New Roman"/>
          <w:sz w:val="20"/>
          <w:szCs w:val="20"/>
        </w:rPr>
        <w:t>. Furthermore, these students must have a 3.0 average in all graduate work undertaken at other in- stitutions before they will be accepted in the transient status.</w:t>
      </w:r>
    </w:p>
    <w:p w:rsidR="005A3C7A" w:rsidRDefault="005A3C7A" w:rsidP="005A3C7A">
      <w:pPr>
        <w:widowControl w:val="0"/>
        <w:autoSpaceDE w:val="0"/>
        <w:autoSpaceDN w:val="0"/>
        <w:adjustRightInd w:val="0"/>
        <w:spacing w:before="17" w:after="0" w:line="200" w:lineRule="exact"/>
        <w:ind w:right="320" w:firstLine="0"/>
        <w:jc w:val="both"/>
        <w:rPr>
          <w:rFonts w:ascii="Times New Roman" w:hAnsi="Times New Roman"/>
          <w:sz w:val="20"/>
          <w:szCs w:val="20"/>
        </w:rPr>
      </w:pPr>
    </w:p>
    <w:p w:rsidR="005A3C7A" w:rsidRPr="00072AD6" w:rsidRDefault="005A3C7A" w:rsidP="00072AD6">
      <w:pPr>
        <w:pStyle w:val="Heading2"/>
        <w:spacing w:before="0"/>
        <w:ind w:firstLine="0"/>
        <w:rPr>
          <w:rFonts w:ascii="Times New Roman" w:hAnsi="Times New Roman"/>
          <w:color w:val="808080" w:themeColor="background1" w:themeShade="80"/>
          <w:sz w:val="28"/>
          <w:szCs w:val="28"/>
        </w:rPr>
      </w:pPr>
      <w:bookmarkStart w:id="82" w:name="_Toc294969697"/>
      <w:r w:rsidRPr="00072AD6">
        <w:rPr>
          <w:rFonts w:ascii="Times New Roman" w:hAnsi="Times New Roman"/>
          <w:bCs w:val="0"/>
          <w:color w:val="808080" w:themeColor="background1" w:themeShade="80"/>
          <w:sz w:val="28"/>
          <w:szCs w:val="28"/>
        </w:rPr>
        <w:t>Financial</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Assistance</w:t>
      </w:r>
      <w:bookmarkEnd w:id="82"/>
    </w:p>
    <w:p w:rsidR="005A3C7A" w:rsidRDefault="005A3C7A" w:rsidP="005A3C7A">
      <w:pPr>
        <w:widowControl w:val="0"/>
        <w:autoSpaceDE w:val="0"/>
        <w:autoSpaceDN w:val="0"/>
        <w:adjustRightInd w:val="0"/>
        <w:spacing w:before="37" w:after="0" w:line="250" w:lineRule="auto"/>
        <w:ind w:right="320" w:firstLine="0"/>
        <w:jc w:val="both"/>
        <w:rPr>
          <w:rFonts w:ascii="Times New Roman" w:hAnsi="Times New Roman"/>
          <w:sz w:val="20"/>
          <w:szCs w:val="20"/>
        </w:rPr>
      </w:pPr>
      <w:r>
        <w:rPr>
          <w:rFonts w:ascii="Times New Roman" w:hAnsi="Times New Roman"/>
          <w:sz w:val="20"/>
          <w:szCs w:val="20"/>
        </w:rPr>
        <w:t>Acceptance into the graduate program does not presume that financial assistance will be awarded.</w:t>
      </w:r>
      <w:r>
        <w:rPr>
          <w:rFonts w:ascii="Times New Roman" w:hAnsi="Times New Roman"/>
          <w:spacing w:val="-4"/>
          <w:sz w:val="20"/>
          <w:szCs w:val="20"/>
        </w:rPr>
        <w:t xml:space="preserve"> </w:t>
      </w:r>
      <w:r>
        <w:rPr>
          <w:rFonts w:ascii="Times New Roman" w:hAnsi="Times New Roman"/>
          <w:sz w:val="20"/>
          <w:szCs w:val="20"/>
        </w:rPr>
        <w:t>Students seeking financial assistance should file their completed applications with the O</w:t>
      </w:r>
      <w:r>
        <w:rPr>
          <w:rFonts w:ascii="Times New Roman" w:hAnsi="Times New Roman"/>
          <w:spacing w:val="-4"/>
          <w:sz w:val="20"/>
          <w:szCs w:val="20"/>
        </w:rPr>
        <w:t>f</w:t>
      </w:r>
      <w:r>
        <w:rPr>
          <w:rFonts w:ascii="Times New Roman" w:hAnsi="Times New Roman"/>
          <w:sz w:val="20"/>
          <w:szCs w:val="20"/>
        </w:rPr>
        <w:t>fice of Financial</w:t>
      </w:r>
      <w:r>
        <w:rPr>
          <w:rFonts w:ascii="Times New Roman" w:hAnsi="Times New Roman"/>
          <w:spacing w:val="-11"/>
          <w:sz w:val="20"/>
          <w:szCs w:val="20"/>
        </w:rPr>
        <w:t xml:space="preserve"> </w:t>
      </w:r>
      <w:r>
        <w:rPr>
          <w:rFonts w:ascii="Times New Roman" w:hAnsi="Times New Roman"/>
          <w:sz w:val="20"/>
          <w:szCs w:val="20"/>
        </w:rPr>
        <w:t>Aid, the Graduate School and the Criminal Justice Department.</w:t>
      </w:r>
    </w:p>
    <w:p w:rsidR="005A3C7A" w:rsidRDefault="005A3C7A" w:rsidP="005A3C7A">
      <w:pPr>
        <w:widowControl w:val="0"/>
        <w:autoSpaceDE w:val="0"/>
        <w:autoSpaceDN w:val="0"/>
        <w:adjustRightInd w:val="0"/>
        <w:spacing w:before="37" w:after="0" w:line="250" w:lineRule="auto"/>
        <w:ind w:right="320" w:firstLine="0"/>
        <w:jc w:val="both"/>
        <w:rPr>
          <w:rFonts w:ascii="Times New Roman" w:hAnsi="Times New Roman"/>
          <w:sz w:val="20"/>
          <w:szCs w:val="20"/>
        </w:rPr>
      </w:pPr>
    </w:p>
    <w:p w:rsidR="005A3C7A" w:rsidRDefault="005A3C7A" w:rsidP="005A3C7A">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For</w:t>
      </w:r>
      <w:r>
        <w:rPr>
          <w:rFonts w:ascii="Times New Roman" w:hAnsi="Times New Roman"/>
          <w:spacing w:val="-11"/>
          <w:sz w:val="20"/>
          <w:szCs w:val="20"/>
        </w:rPr>
        <w:t xml:space="preserve"> </w:t>
      </w:r>
      <w:r>
        <w:rPr>
          <w:rFonts w:ascii="Times New Roman" w:hAnsi="Times New Roman"/>
          <w:sz w:val="20"/>
          <w:szCs w:val="20"/>
        </w:rPr>
        <w:t xml:space="preserve">Additional Information, contact: </w:t>
      </w:r>
    </w:p>
    <w:p w:rsidR="005A3C7A" w:rsidRDefault="005A3C7A" w:rsidP="005A3C7A">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w:t>
      </w:r>
      <w:r>
        <w:rPr>
          <w:rFonts w:ascii="Times New Roman" w:hAnsi="Times New Roman"/>
          <w:spacing w:val="-4"/>
          <w:sz w:val="20"/>
          <w:szCs w:val="20"/>
        </w:rPr>
        <w:t xml:space="preserve"> </w:t>
      </w:r>
      <w:r>
        <w:rPr>
          <w:rFonts w:ascii="Times New Roman" w:hAnsi="Times New Roman"/>
          <w:sz w:val="20"/>
          <w:szCs w:val="20"/>
        </w:rPr>
        <w:t>Thomas, Ph.D.</w:t>
      </w:r>
    </w:p>
    <w:p w:rsidR="005A3C7A" w:rsidRDefault="005A3C7A" w:rsidP="005A3C7A">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 xml:space="preserve">Graduate Program Coordinator </w:t>
      </w:r>
    </w:p>
    <w:p w:rsidR="005A3C7A" w:rsidRDefault="005A3C7A" w:rsidP="005A3C7A">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 xml:space="preserve">Department of Criminal Justice </w:t>
      </w:r>
    </w:p>
    <w:p w:rsidR="005A3C7A" w:rsidRDefault="005A3C7A" w:rsidP="005A3C7A">
      <w:pPr>
        <w:widowControl w:val="0"/>
        <w:autoSpaceDE w:val="0"/>
        <w:autoSpaceDN w:val="0"/>
        <w:adjustRightInd w:val="0"/>
        <w:spacing w:after="0" w:line="250" w:lineRule="auto"/>
        <w:ind w:left="720" w:right="320" w:firstLine="0"/>
        <w:jc w:val="both"/>
        <w:rPr>
          <w:rFonts w:ascii="Times New Roman" w:hAnsi="Times New Roman"/>
          <w:sz w:val="20"/>
          <w:szCs w:val="20"/>
        </w:rPr>
      </w:pPr>
      <w:r>
        <w:rPr>
          <w:rFonts w:ascii="Times New Roman" w:hAnsi="Times New Roman"/>
          <w:sz w:val="20"/>
          <w:szCs w:val="20"/>
        </w:rPr>
        <w:t>Albany State University</w:t>
      </w:r>
    </w:p>
    <w:p w:rsidR="005A3C7A" w:rsidRDefault="005A3C7A" w:rsidP="005A3C7A">
      <w:pPr>
        <w:widowControl w:val="0"/>
        <w:autoSpaceDE w:val="0"/>
        <w:autoSpaceDN w:val="0"/>
        <w:adjustRightInd w:val="0"/>
        <w:spacing w:after="0"/>
        <w:ind w:left="720" w:right="320" w:firstLine="0"/>
        <w:jc w:val="both"/>
        <w:rPr>
          <w:rFonts w:ascii="Times New Roman" w:hAnsi="Times New Roman"/>
          <w:sz w:val="20"/>
          <w:szCs w:val="20"/>
        </w:rPr>
      </w:pPr>
      <w:r>
        <w:rPr>
          <w:rFonts w:ascii="Times New Roman" w:hAnsi="Times New Roman"/>
          <w:sz w:val="20"/>
          <w:szCs w:val="20"/>
        </w:rPr>
        <w:t>504 College Drive,</w:t>
      </w:r>
      <w:r>
        <w:rPr>
          <w:rFonts w:ascii="Times New Roman" w:hAnsi="Times New Roman"/>
          <w:spacing w:val="-11"/>
          <w:sz w:val="20"/>
          <w:szCs w:val="20"/>
        </w:rPr>
        <w:t xml:space="preserve"> </w:t>
      </w: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5A3C7A" w:rsidRDefault="005A3C7A" w:rsidP="005A3C7A">
      <w:pPr>
        <w:widowControl w:val="0"/>
        <w:autoSpaceDE w:val="0"/>
        <w:autoSpaceDN w:val="0"/>
        <w:adjustRightInd w:val="0"/>
        <w:spacing w:before="10" w:after="0"/>
        <w:ind w:left="720" w:right="320" w:firstLine="0"/>
        <w:jc w:val="both"/>
        <w:rPr>
          <w:rFonts w:ascii="Times New Roman" w:hAnsi="Times New Roman"/>
          <w:sz w:val="20"/>
          <w:szCs w:val="20"/>
        </w:rPr>
      </w:pPr>
      <w:r>
        <w:rPr>
          <w:rFonts w:ascii="Times New Roman" w:hAnsi="Times New Roman"/>
          <w:sz w:val="20"/>
          <w:szCs w:val="20"/>
        </w:rPr>
        <w:t>Phone: (229) 430-6498</w:t>
      </w:r>
    </w:p>
    <w:p w:rsidR="005A3C7A" w:rsidRPr="009B3357" w:rsidRDefault="005A3C7A" w:rsidP="005A3C7A">
      <w:pPr>
        <w:widowControl w:val="0"/>
        <w:autoSpaceDE w:val="0"/>
        <w:autoSpaceDN w:val="0"/>
        <w:adjustRightInd w:val="0"/>
        <w:spacing w:before="10" w:after="0"/>
        <w:ind w:left="720" w:right="320" w:firstLine="0"/>
        <w:jc w:val="both"/>
        <w:rPr>
          <w:rFonts w:ascii="Times New Roman" w:hAnsi="Times New Roman"/>
          <w:sz w:val="20"/>
          <w:szCs w:val="20"/>
          <w:lang w:val="fr-MC"/>
        </w:rPr>
      </w:pPr>
      <w:r w:rsidRPr="009B3357">
        <w:rPr>
          <w:rFonts w:ascii="Times New Roman" w:hAnsi="Times New Roman"/>
          <w:sz w:val="20"/>
          <w:szCs w:val="20"/>
          <w:lang w:val="fr-MC"/>
        </w:rPr>
        <w:t>Fax (229) 430-1676</w:t>
      </w:r>
    </w:p>
    <w:p w:rsidR="005A3C7A" w:rsidRPr="009B3357" w:rsidRDefault="00284C41" w:rsidP="005A3C7A">
      <w:pPr>
        <w:widowControl w:val="0"/>
        <w:autoSpaceDE w:val="0"/>
        <w:autoSpaceDN w:val="0"/>
        <w:adjustRightInd w:val="0"/>
        <w:spacing w:before="10" w:after="0"/>
        <w:ind w:left="720" w:right="320" w:firstLine="0"/>
        <w:jc w:val="both"/>
        <w:rPr>
          <w:rFonts w:ascii="Times New Roman" w:hAnsi="Times New Roman"/>
          <w:sz w:val="20"/>
          <w:szCs w:val="20"/>
          <w:lang w:val="fr-MC"/>
        </w:rPr>
      </w:pPr>
      <w:hyperlink r:id="rId47" w:history="1">
        <w:r w:rsidR="005A3C7A" w:rsidRPr="009B3357">
          <w:rPr>
            <w:rFonts w:ascii="Times New Roman" w:hAnsi="Times New Roman"/>
            <w:sz w:val="20"/>
            <w:szCs w:val="20"/>
            <w:lang w:val="fr-MC"/>
          </w:rPr>
          <w:t>E-mail:</w:t>
        </w:r>
      </w:hyperlink>
      <w:r w:rsidR="005A3C7A" w:rsidRPr="009B3357">
        <w:rPr>
          <w:rFonts w:ascii="Times New Roman" w:hAnsi="Times New Roman"/>
          <w:sz w:val="20"/>
          <w:szCs w:val="20"/>
          <w:lang w:val="fr-MC"/>
        </w:rPr>
        <w:t xml:space="preserve"> gthomas@asurams.edu</w:t>
      </w:r>
    </w:p>
    <w:p w:rsidR="005A3C7A" w:rsidRPr="009B3357" w:rsidRDefault="005A3C7A" w:rsidP="005A3C7A">
      <w:pPr>
        <w:widowControl w:val="0"/>
        <w:autoSpaceDE w:val="0"/>
        <w:autoSpaceDN w:val="0"/>
        <w:adjustRightInd w:val="0"/>
        <w:spacing w:before="8" w:after="0" w:line="220" w:lineRule="exact"/>
        <w:ind w:right="320" w:firstLine="0"/>
        <w:jc w:val="both"/>
        <w:rPr>
          <w:rFonts w:ascii="Times New Roman" w:hAnsi="Times New Roman"/>
          <w:lang w:val="fr-MC"/>
        </w:rPr>
      </w:pPr>
    </w:p>
    <w:p w:rsidR="005A3C7A" w:rsidRDefault="005A3C7A" w:rsidP="00072AD6">
      <w:pPr>
        <w:pStyle w:val="Heading2"/>
        <w:ind w:firstLine="0"/>
        <w:rPr>
          <w:rFonts w:ascii="Impact" w:hAnsi="Impact" w:cs="Impact"/>
          <w:color w:val="000000"/>
          <w:sz w:val="32"/>
          <w:szCs w:val="32"/>
        </w:rPr>
      </w:pPr>
      <w:bookmarkStart w:id="83" w:name="_Toc294969698"/>
      <w:r>
        <w:rPr>
          <w:rFonts w:ascii="Impact" w:hAnsi="Impact" w:cs="Impact"/>
          <w:color w:val="666666"/>
          <w:sz w:val="32"/>
          <w:szCs w:val="32"/>
        </w:rPr>
        <w:t xml:space="preserve">THE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bookmarkEnd w:id="83"/>
    </w:p>
    <w:p w:rsidR="005A3C7A" w:rsidRDefault="005A3C7A" w:rsidP="005A3C7A">
      <w:pPr>
        <w:widowControl w:val="0"/>
        <w:autoSpaceDE w:val="0"/>
        <w:autoSpaceDN w:val="0"/>
        <w:adjustRightInd w:val="0"/>
        <w:spacing w:before="23" w:after="0" w:line="250" w:lineRule="auto"/>
        <w:ind w:left="360" w:right="320" w:hanging="360"/>
        <w:jc w:val="both"/>
        <w:rPr>
          <w:rFonts w:ascii="Times New Roman" w:hAnsi="Times New Roman"/>
          <w:i/>
          <w:iCs/>
          <w:color w:val="000000"/>
          <w:sz w:val="20"/>
          <w:szCs w:val="20"/>
        </w:rPr>
      </w:pPr>
      <w:r w:rsidRPr="00615B55">
        <w:rPr>
          <w:rFonts w:ascii="Times New Roman" w:hAnsi="Times New Roman"/>
          <w:bCs/>
          <w:color w:val="000000"/>
          <w:sz w:val="20"/>
          <w:szCs w:val="20"/>
        </w:rPr>
        <w:t>Charles O. Ochie, S</w:t>
      </w:r>
      <w:r w:rsidRPr="00615B55">
        <w:rPr>
          <w:rFonts w:ascii="Times New Roman" w:hAnsi="Times New Roman"/>
          <w:bCs/>
          <w:color w:val="000000"/>
          <w:spacing w:val="-18"/>
          <w:sz w:val="20"/>
          <w:szCs w:val="20"/>
        </w:rPr>
        <w:t>r</w:t>
      </w:r>
      <w:r w:rsidRPr="00615B55">
        <w:rPr>
          <w:rFonts w:ascii="Times New Roman" w:hAnsi="Times New Roman"/>
          <w:bCs/>
          <w:color w:val="000000"/>
          <w:sz w:val="20"/>
          <w:szCs w:val="20"/>
        </w:rPr>
        <w:t>., Ph.D.</w:t>
      </w:r>
      <w:r w:rsidRPr="00615B55">
        <w:rPr>
          <w:rFonts w:ascii="Times New Roman" w:hAnsi="Times New Roman"/>
          <w:color w:val="000000"/>
          <w:sz w:val="20"/>
          <w:szCs w:val="20"/>
        </w:rPr>
        <w:t>,</w:t>
      </w:r>
      <w:r>
        <w:rPr>
          <w:rFonts w:ascii="Times New Roman" w:hAnsi="Times New Roman"/>
          <w:color w:val="000000"/>
          <w:sz w:val="20"/>
          <w:szCs w:val="20"/>
        </w:rPr>
        <w:t xml:space="preserve"> Oklahoma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Chairperson. </w:t>
      </w:r>
      <w:r>
        <w:rPr>
          <w:rFonts w:ascii="Times New Roman" w:hAnsi="Times New Roman"/>
          <w:i/>
          <w:iCs/>
          <w:color w:val="000000"/>
          <w:sz w:val="20"/>
          <w:szCs w:val="20"/>
        </w:rPr>
        <w:t>Specialties: Criminolog</w:t>
      </w:r>
      <w:r>
        <w:rPr>
          <w:rFonts w:ascii="Times New Roman" w:hAnsi="Times New Roman"/>
          <w:i/>
          <w:iCs/>
          <w:color w:val="000000"/>
          <w:spacing w:val="-11"/>
          <w:sz w:val="20"/>
          <w:szCs w:val="20"/>
        </w:rPr>
        <w:t>y</w:t>
      </w:r>
      <w:r>
        <w:rPr>
          <w:rFonts w:ascii="Times New Roman" w:hAnsi="Times New Roman"/>
          <w:i/>
          <w:iCs/>
          <w:color w:val="000000"/>
          <w:sz w:val="20"/>
          <w:szCs w:val="20"/>
        </w:rPr>
        <w:t>, Social Deviance and Cor</w:t>
      </w:r>
      <w:r>
        <w:rPr>
          <w:rFonts w:ascii="Times New Roman" w:hAnsi="Times New Roman"/>
          <w:i/>
          <w:iCs/>
          <w:color w:val="000000"/>
          <w:spacing w:val="-7"/>
          <w:sz w:val="20"/>
          <w:szCs w:val="20"/>
        </w:rPr>
        <w:t>r</w:t>
      </w:r>
      <w:r>
        <w:rPr>
          <w:rFonts w:ascii="Times New Roman" w:hAnsi="Times New Roman"/>
          <w:i/>
          <w:iCs/>
          <w:color w:val="000000"/>
          <w:sz w:val="20"/>
          <w:szCs w:val="20"/>
        </w:rPr>
        <w:t>ections</w:t>
      </w:r>
    </w:p>
    <w:p w:rsidR="005A3C7A" w:rsidRDefault="005A3C7A" w:rsidP="005A3C7A">
      <w:pPr>
        <w:widowControl w:val="0"/>
        <w:autoSpaceDE w:val="0"/>
        <w:autoSpaceDN w:val="0"/>
        <w:adjustRightInd w:val="0"/>
        <w:spacing w:before="23" w:after="0" w:line="250" w:lineRule="auto"/>
        <w:ind w:right="320" w:firstLine="0"/>
        <w:jc w:val="both"/>
        <w:rPr>
          <w:rFonts w:ascii="Times New Roman" w:hAnsi="Times New Roman"/>
          <w:i/>
          <w:iCs/>
          <w:color w:val="000000"/>
          <w:sz w:val="20"/>
          <w:szCs w:val="20"/>
        </w:rPr>
      </w:pPr>
    </w:p>
    <w:p w:rsidR="005A3C7A" w:rsidRDefault="005A3C7A" w:rsidP="005A3C7A">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000000"/>
          <w:sz w:val="20"/>
          <w:szCs w:val="20"/>
        </w:rPr>
        <w:t>Glenn Zuern, Ph.D</w:t>
      </w:r>
      <w:r>
        <w:rPr>
          <w:rFonts w:ascii="Times New Roman" w:hAnsi="Times New Roman"/>
          <w:b/>
          <w:bCs/>
          <w:color w:val="000000"/>
          <w:sz w:val="20"/>
          <w:szCs w:val="20"/>
        </w:rPr>
        <w:t>.</w:t>
      </w:r>
      <w:r>
        <w:rPr>
          <w:rFonts w:ascii="Times New Roman" w:hAnsi="Times New Roman"/>
          <w:color w:val="000000"/>
          <w:sz w:val="20"/>
          <w:szCs w:val="20"/>
        </w:rPr>
        <w:t xml:space="preserve">, Indiana University of Pennsylvania. </w:t>
      </w:r>
      <w:r>
        <w:rPr>
          <w:rFonts w:ascii="Times New Roman" w:hAnsi="Times New Roman"/>
          <w:i/>
          <w:iCs/>
          <w:color w:val="000000"/>
          <w:sz w:val="20"/>
          <w:szCs w:val="20"/>
        </w:rPr>
        <w:t>Specialties: Methods,</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Alcohol and Crime</w:t>
      </w:r>
    </w:p>
    <w:p w:rsidR="005A3C7A" w:rsidRDefault="005A3C7A" w:rsidP="005A3C7A">
      <w:pPr>
        <w:widowControl w:val="0"/>
        <w:autoSpaceDE w:val="0"/>
        <w:autoSpaceDN w:val="0"/>
        <w:adjustRightInd w:val="0"/>
        <w:spacing w:before="4" w:after="0" w:line="140" w:lineRule="exact"/>
        <w:ind w:right="320" w:firstLine="0"/>
        <w:jc w:val="both"/>
        <w:rPr>
          <w:rFonts w:ascii="Times New Roman" w:hAnsi="Times New Roman"/>
          <w:color w:val="000000"/>
          <w:sz w:val="14"/>
          <w:szCs w:val="14"/>
        </w:rPr>
      </w:pPr>
    </w:p>
    <w:p w:rsidR="005A3C7A" w:rsidRDefault="005A3C7A" w:rsidP="005A3C7A">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000000"/>
          <w:sz w:val="20"/>
          <w:szCs w:val="20"/>
        </w:rPr>
        <w:t>George</w:t>
      </w:r>
      <w:r w:rsidRPr="00615B55">
        <w:rPr>
          <w:rFonts w:ascii="Times New Roman" w:hAnsi="Times New Roman"/>
          <w:bCs/>
          <w:color w:val="000000"/>
          <w:spacing w:val="-3"/>
          <w:sz w:val="20"/>
          <w:szCs w:val="20"/>
        </w:rPr>
        <w:t xml:space="preserve"> </w:t>
      </w:r>
      <w:r w:rsidRPr="00615B55">
        <w:rPr>
          <w:rFonts w:ascii="Times New Roman" w:hAnsi="Times New Roman"/>
          <w:bCs/>
          <w:color w:val="000000"/>
          <w:sz w:val="20"/>
          <w:szCs w:val="20"/>
        </w:rPr>
        <w:t>Thomas, Ph.D.</w:t>
      </w:r>
      <w:r w:rsidRPr="00615B55">
        <w:rPr>
          <w:rFonts w:ascii="Times New Roman" w:hAnsi="Times New Roman"/>
          <w:color w:val="000000"/>
          <w:sz w:val="20"/>
          <w:szCs w:val="20"/>
        </w:rPr>
        <w:t>,</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Specialties: Research Methods and Statistics</w:t>
      </w:r>
    </w:p>
    <w:p w:rsidR="005A3C7A" w:rsidRPr="00615B55" w:rsidRDefault="005A3C7A" w:rsidP="005A3C7A">
      <w:pPr>
        <w:widowControl w:val="0"/>
        <w:autoSpaceDE w:val="0"/>
        <w:autoSpaceDN w:val="0"/>
        <w:adjustRightInd w:val="0"/>
        <w:spacing w:before="4" w:after="0" w:line="150" w:lineRule="exact"/>
        <w:ind w:right="320" w:firstLine="0"/>
        <w:jc w:val="both"/>
        <w:rPr>
          <w:rFonts w:ascii="Times New Roman" w:hAnsi="Times New Roman"/>
          <w:color w:val="000000"/>
          <w:sz w:val="15"/>
          <w:szCs w:val="15"/>
        </w:rPr>
      </w:pPr>
    </w:p>
    <w:p w:rsidR="005A3C7A" w:rsidRDefault="005A3C7A" w:rsidP="005A3C7A">
      <w:pPr>
        <w:widowControl w:val="0"/>
        <w:autoSpaceDE w:val="0"/>
        <w:autoSpaceDN w:val="0"/>
        <w:adjustRightInd w:val="0"/>
        <w:spacing w:after="0" w:line="250" w:lineRule="auto"/>
        <w:ind w:left="360" w:right="320" w:hanging="360"/>
        <w:jc w:val="both"/>
        <w:rPr>
          <w:rFonts w:ascii="Times New Roman" w:hAnsi="Times New Roman"/>
          <w:color w:val="000000"/>
          <w:sz w:val="20"/>
          <w:szCs w:val="20"/>
        </w:rPr>
      </w:pPr>
      <w:r w:rsidRPr="00615B55">
        <w:rPr>
          <w:rFonts w:ascii="Times New Roman" w:hAnsi="Times New Roman"/>
          <w:bCs/>
          <w:color w:val="000000"/>
          <w:sz w:val="20"/>
          <w:szCs w:val="20"/>
        </w:rPr>
        <w:t>Zachariah Oommen, Ph.D.</w:t>
      </w:r>
      <w:r w:rsidRPr="00615B55">
        <w:rPr>
          <w:rFonts w:ascii="Times New Roman" w:hAnsi="Times New Roman"/>
          <w:color w:val="000000"/>
          <w:sz w:val="20"/>
          <w:szCs w:val="20"/>
        </w:rPr>
        <w:t>,</w:t>
      </w:r>
      <w:r>
        <w:rPr>
          <w:rFonts w:ascii="Times New Roman" w:hAnsi="Times New Roman"/>
          <w:color w:val="000000"/>
          <w:sz w:val="20"/>
          <w:szCs w:val="20"/>
        </w:rPr>
        <w:t xml:space="preserve"> Mahatma Gandhi Universit</w:t>
      </w:r>
      <w:r>
        <w:rPr>
          <w:rFonts w:ascii="Times New Roman" w:hAnsi="Times New Roman"/>
          <w:color w:val="000000"/>
          <w:spacing w:val="-13"/>
          <w:sz w:val="20"/>
          <w:szCs w:val="20"/>
        </w:rPr>
        <w:t>y</w:t>
      </w:r>
      <w:r>
        <w:rPr>
          <w:rFonts w:ascii="Times New Roman" w:hAnsi="Times New Roman"/>
          <w:color w:val="000000"/>
          <w:sz w:val="20"/>
          <w:szCs w:val="20"/>
        </w:rPr>
        <w:t xml:space="preserve">, India. </w:t>
      </w:r>
      <w:r>
        <w:rPr>
          <w:rFonts w:ascii="Times New Roman" w:hAnsi="Times New Roman"/>
          <w:i/>
          <w:iCs/>
          <w:color w:val="000000"/>
          <w:sz w:val="20"/>
          <w:szCs w:val="20"/>
        </w:rPr>
        <w:t>Specialties: Fo</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ensic Science, SEM-EDX </w:t>
      </w:r>
      <w:r>
        <w:rPr>
          <w:rFonts w:ascii="Times New Roman" w:hAnsi="Times New Roman"/>
          <w:i/>
          <w:iCs/>
          <w:color w:val="000000"/>
          <w:spacing w:val="-18"/>
          <w:sz w:val="20"/>
          <w:szCs w:val="20"/>
        </w:rPr>
        <w:t>T</w:t>
      </w:r>
      <w:r>
        <w:rPr>
          <w:rFonts w:ascii="Times New Roman" w:hAnsi="Times New Roman"/>
          <w:i/>
          <w:iCs/>
          <w:color w:val="000000"/>
          <w:sz w:val="20"/>
          <w:szCs w:val="20"/>
        </w:rPr>
        <w:t>echnology</w:t>
      </w:r>
    </w:p>
    <w:p w:rsidR="005A3C7A" w:rsidRDefault="005A3C7A" w:rsidP="005A3C7A">
      <w:pPr>
        <w:widowControl w:val="0"/>
        <w:autoSpaceDE w:val="0"/>
        <w:autoSpaceDN w:val="0"/>
        <w:adjustRightInd w:val="0"/>
        <w:spacing w:before="4" w:after="0" w:line="140" w:lineRule="exact"/>
        <w:ind w:right="320" w:firstLine="0"/>
        <w:jc w:val="both"/>
        <w:rPr>
          <w:rFonts w:ascii="Times New Roman" w:hAnsi="Times New Roman"/>
          <w:color w:val="000000"/>
          <w:sz w:val="14"/>
          <w:szCs w:val="14"/>
        </w:rPr>
      </w:pPr>
    </w:p>
    <w:p w:rsidR="005A3C7A" w:rsidRDefault="005A3C7A" w:rsidP="005A3C7A">
      <w:pPr>
        <w:widowControl w:val="0"/>
        <w:autoSpaceDE w:val="0"/>
        <w:autoSpaceDN w:val="0"/>
        <w:adjustRightInd w:val="0"/>
        <w:spacing w:after="0"/>
        <w:ind w:right="320" w:firstLine="0"/>
        <w:jc w:val="both"/>
        <w:rPr>
          <w:rFonts w:ascii="Times New Roman" w:hAnsi="Times New Roman"/>
          <w:color w:val="000000"/>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Seyi</w:t>
      </w:r>
      <w:r w:rsidRPr="00615B55">
        <w:rPr>
          <w:rFonts w:ascii="Times New Roman" w:hAnsi="Times New Roman"/>
          <w:bCs/>
          <w:color w:val="191919"/>
          <w:spacing w:val="-4"/>
          <w:sz w:val="20"/>
          <w:szCs w:val="20"/>
        </w:rPr>
        <w:t xml:space="preserve"> </w:t>
      </w:r>
      <w:r w:rsidRPr="00615B55">
        <w:rPr>
          <w:rFonts w:ascii="Times New Roman" w:hAnsi="Times New Roman"/>
          <w:bCs/>
          <w:color w:val="191919"/>
          <w:spacing w:val="-18"/>
          <w:sz w:val="20"/>
          <w:szCs w:val="20"/>
        </w:rPr>
        <w:t>V</w:t>
      </w:r>
      <w:r w:rsidRPr="00615B55">
        <w:rPr>
          <w:rFonts w:ascii="Times New Roman" w:hAnsi="Times New Roman"/>
          <w:bCs/>
          <w:color w:val="191919"/>
          <w:sz w:val="20"/>
          <w:szCs w:val="20"/>
        </w:rPr>
        <w:t>anderpuye, Ph.D.</w:t>
      </w:r>
      <w:r w:rsidRPr="00615B55">
        <w:rPr>
          <w:rFonts w:ascii="Times New Roman" w:hAnsi="Times New Roman"/>
          <w:color w:val="191919"/>
          <w:sz w:val="20"/>
          <w:szCs w:val="20"/>
        </w:rPr>
        <w:t>,</w:t>
      </w:r>
      <w:r>
        <w:rPr>
          <w:rFonts w:ascii="Times New Roman" w:hAnsi="Times New Roman"/>
          <w:color w:val="191919"/>
          <w:sz w:val="20"/>
          <w:szCs w:val="20"/>
        </w:rPr>
        <w:t xml:space="preserve"> University of Leeds, England. </w:t>
      </w:r>
      <w:r>
        <w:rPr>
          <w:rFonts w:ascii="Times New Roman" w:hAnsi="Times New Roman"/>
          <w:i/>
          <w:iCs/>
          <w:color w:val="191919"/>
          <w:sz w:val="20"/>
          <w:szCs w:val="20"/>
        </w:rPr>
        <w:t>Specialty: Biochemistry</w:t>
      </w:r>
    </w:p>
    <w:p w:rsidR="005A3C7A" w:rsidRDefault="005A3C7A" w:rsidP="005A3C7A">
      <w:pPr>
        <w:widowControl w:val="0"/>
        <w:autoSpaceDE w:val="0"/>
        <w:autoSpaceDN w:val="0"/>
        <w:adjustRightInd w:val="0"/>
        <w:spacing w:before="10" w:after="0" w:line="240" w:lineRule="exact"/>
        <w:ind w:right="320" w:firstLine="0"/>
        <w:jc w:val="both"/>
        <w:rPr>
          <w:rFonts w:ascii="Times New Roman" w:hAnsi="Times New Roman"/>
          <w:color w:val="000000"/>
          <w:sz w:val="24"/>
          <w:szCs w:val="24"/>
        </w:rPr>
      </w:pPr>
    </w:p>
    <w:p w:rsidR="005A3C7A" w:rsidRDefault="005A3C7A" w:rsidP="005A3C7A">
      <w:pPr>
        <w:widowControl w:val="0"/>
        <w:autoSpaceDE w:val="0"/>
        <w:autoSpaceDN w:val="0"/>
        <w:adjustRightInd w:val="0"/>
        <w:spacing w:after="0"/>
        <w:ind w:right="320" w:firstLine="0"/>
        <w:jc w:val="both"/>
        <w:rPr>
          <w:rFonts w:ascii="Times New Roman" w:hAnsi="Times New Roman"/>
          <w:i/>
          <w:iCs/>
          <w:color w:val="191919"/>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Patrick I. Ibe, Ph.D</w:t>
      </w:r>
      <w:r>
        <w:rPr>
          <w:rFonts w:ascii="Times New Roman" w:hAnsi="Times New Roman"/>
          <w:b/>
          <w:bCs/>
          <w:color w:val="191919"/>
          <w:sz w:val="20"/>
          <w:szCs w:val="20"/>
        </w:rPr>
        <w:t>.</w:t>
      </w:r>
      <w:r>
        <w:rPr>
          <w:rFonts w:ascii="Times New Roman" w:hAnsi="Times New Roman"/>
          <w:color w:val="191919"/>
          <w:sz w:val="20"/>
          <w:szCs w:val="20"/>
        </w:rPr>
        <w:t>, Clark-Atlanta Universit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i/>
          <w:iCs/>
          <w:color w:val="191919"/>
          <w:sz w:val="20"/>
          <w:szCs w:val="20"/>
        </w:rPr>
        <w:t>Specialties: Political Science and Criminolog</w:t>
      </w:r>
      <w:r>
        <w:rPr>
          <w:rFonts w:ascii="Times New Roman" w:hAnsi="Times New Roman"/>
          <w:i/>
          <w:iCs/>
          <w:color w:val="191919"/>
          <w:spacing w:val="-11"/>
          <w:sz w:val="20"/>
          <w:szCs w:val="20"/>
        </w:rPr>
        <w:t>y</w:t>
      </w:r>
      <w:r>
        <w:rPr>
          <w:rFonts w:ascii="Times New Roman" w:hAnsi="Times New Roman"/>
          <w:i/>
          <w:iCs/>
          <w:color w:val="191919"/>
          <w:sz w:val="20"/>
          <w:szCs w:val="20"/>
        </w:rPr>
        <w:t>.</w:t>
      </w:r>
    </w:p>
    <w:p w:rsidR="005A3C7A" w:rsidRDefault="005A3C7A" w:rsidP="005A3C7A">
      <w:pPr>
        <w:widowControl w:val="0"/>
        <w:autoSpaceDE w:val="0"/>
        <w:autoSpaceDN w:val="0"/>
        <w:adjustRightInd w:val="0"/>
        <w:spacing w:after="0"/>
        <w:ind w:right="320" w:firstLine="0"/>
        <w:jc w:val="both"/>
        <w:rPr>
          <w:rFonts w:ascii="Times New Roman" w:hAnsi="Times New Roman"/>
          <w:i/>
          <w:iCs/>
          <w:color w:val="191919"/>
          <w:sz w:val="20"/>
          <w:szCs w:val="20"/>
        </w:rPr>
      </w:pPr>
    </w:p>
    <w:p w:rsidR="005A3C7A" w:rsidRDefault="005A3C7A" w:rsidP="005A3C7A">
      <w:pPr>
        <w:widowControl w:val="0"/>
        <w:autoSpaceDE w:val="0"/>
        <w:autoSpaceDN w:val="0"/>
        <w:adjustRightInd w:val="0"/>
        <w:spacing w:before="10" w:after="0"/>
        <w:ind w:right="320" w:firstLine="0"/>
        <w:jc w:val="both"/>
        <w:rPr>
          <w:rFonts w:ascii="Times New Roman" w:hAnsi="Times New Roman"/>
          <w:color w:val="000000"/>
          <w:sz w:val="20"/>
          <w:szCs w:val="20"/>
        </w:rPr>
      </w:pPr>
      <w:r>
        <w:rPr>
          <w:rFonts w:ascii="Times New Roman" w:hAnsi="Times New Roman"/>
          <w:i/>
          <w:iCs/>
          <w:color w:val="191919"/>
          <w:sz w:val="20"/>
          <w:szCs w:val="20"/>
        </w:rPr>
        <w:t>Dr. Walter Bowers, Ph.D.  Cappella University, Specialties: Criminology and Law Enforcement</w:t>
      </w:r>
    </w:p>
    <w:p w:rsidR="005A3C7A" w:rsidRDefault="005A3C7A" w:rsidP="005A3C7A">
      <w:pPr>
        <w:widowControl w:val="0"/>
        <w:autoSpaceDE w:val="0"/>
        <w:autoSpaceDN w:val="0"/>
        <w:adjustRightInd w:val="0"/>
        <w:spacing w:before="10" w:after="0"/>
        <w:ind w:right="320" w:firstLine="0"/>
        <w:jc w:val="both"/>
        <w:rPr>
          <w:rFonts w:ascii="Times New Roman" w:hAnsi="Times New Roman"/>
          <w:color w:val="000000"/>
          <w:sz w:val="20"/>
          <w:szCs w:val="20"/>
        </w:rPr>
      </w:pPr>
    </w:p>
    <w:p w:rsidR="005A3C7A" w:rsidRDefault="005A3C7A" w:rsidP="005A3C7A">
      <w:pPr>
        <w:widowControl w:val="0"/>
        <w:autoSpaceDE w:val="0"/>
        <w:autoSpaceDN w:val="0"/>
        <w:adjustRightInd w:val="0"/>
        <w:spacing w:before="10" w:after="0"/>
        <w:ind w:right="320" w:firstLine="0"/>
        <w:jc w:val="both"/>
        <w:rPr>
          <w:rFonts w:ascii="Times New Roman" w:hAnsi="Times New Roman"/>
          <w:color w:val="000000"/>
          <w:sz w:val="20"/>
          <w:szCs w:val="20"/>
        </w:rPr>
        <w:sectPr w:rsidR="005A3C7A" w:rsidSect="00C7608E">
          <w:pgSz w:w="12240" w:h="15840"/>
          <w:pgMar w:top="260" w:right="1440" w:bottom="280" w:left="1300" w:header="0" w:footer="982" w:gutter="0"/>
          <w:cols w:space="720" w:equalWidth="0">
            <w:col w:w="9500"/>
          </w:cols>
          <w:noEndnote/>
        </w:sectPr>
      </w:pPr>
      <w:r>
        <w:rPr>
          <w:rFonts w:ascii="Times New Roman" w:hAnsi="Times New Roman"/>
          <w:color w:val="000000"/>
          <w:sz w:val="20"/>
          <w:szCs w:val="20"/>
        </w:rPr>
        <w:t xml:space="preserve">Dr. Peter O. Nwankwo., Ph.D., LL.M., Florida State University. Specialties: Theories of Crime and  Law   </w:t>
      </w:r>
    </w:p>
    <w:tbl>
      <w:tblPr>
        <w:tblW w:w="0" w:type="auto"/>
        <w:tblInd w:w="100" w:type="dxa"/>
        <w:tblLayout w:type="fixed"/>
        <w:tblCellMar>
          <w:left w:w="0" w:type="dxa"/>
          <w:right w:w="0" w:type="dxa"/>
        </w:tblCellMar>
        <w:tblLook w:val="0000"/>
      </w:tblPr>
      <w:tblGrid>
        <w:gridCol w:w="1085"/>
        <w:gridCol w:w="4560"/>
        <w:gridCol w:w="4858"/>
      </w:tblGrid>
      <w:tr w:rsidR="005A3C7A" w:rsidRPr="00FA7AC7" w:rsidTr="00F06FB0">
        <w:trPr>
          <w:trHeight w:hRule="exact" w:val="235"/>
        </w:trPr>
        <w:tc>
          <w:tcPr>
            <w:tcW w:w="1085"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9" w:after="0" w:line="130" w:lineRule="exact"/>
              <w:rPr>
                <w:rFonts w:ascii="Times New Roman" w:hAnsi="Times New Roman"/>
                <w:sz w:val="13"/>
                <w:szCs w:val="13"/>
              </w:rPr>
            </w:pPr>
          </w:p>
          <w:p w:rsidR="005A3C7A" w:rsidRPr="00FA7AC7" w:rsidRDefault="005A3C7A" w:rsidP="00F06FB0">
            <w:pPr>
              <w:widowControl w:val="0"/>
              <w:autoSpaceDE w:val="0"/>
              <w:autoSpaceDN w:val="0"/>
              <w:adjustRightInd w:val="0"/>
              <w:spacing w:after="0"/>
              <w:ind w:left="548"/>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4858"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1085"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1085"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Default="005A3C7A" w:rsidP="005A3C7A">
      <w:pPr>
        <w:widowControl w:val="0"/>
        <w:autoSpaceDE w:val="0"/>
        <w:autoSpaceDN w:val="0"/>
        <w:adjustRightInd w:val="0"/>
        <w:spacing w:after="0" w:line="200" w:lineRule="exact"/>
        <w:rPr>
          <w:rFonts w:ascii="Times New Roman" w:hAnsi="Times New Roman"/>
          <w:sz w:val="20"/>
          <w:szCs w:val="20"/>
        </w:rPr>
      </w:pPr>
    </w:p>
    <w:p w:rsidR="005A3C7A" w:rsidRPr="00072AD6" w:rsidRDefault="00284C41" w:rsidP="00072AD6">
      <w:pPr>
        <w:pStyle w:val="Heading2"/>
        <w:ind w:firstLine="1800"/>
        <w:rPr>
          <w:rFonts w:ascii="Impact" w:hAnsi="Impact" w:cs="Impact"/>
          <w:color w:val="808080" w:themeColor="background1" w:themeShade="80"/>
          <w:sz w:val="32"/>
          <w:szCs w:val="32"/>
        </w:rPr>
      </w:pPr>
      <w:r w:rsidRPr="00284C41">
        <w:rPr>
          <w:noProof/>
          <w:color w:val="808080" w:themeColor="background1" w:themeShade="80"/>
        </w:rPr>
        <w:pict>
          <v:group id="_x0000_s8030" style="position:absolute;left:0;text-align:left;margin-left:265.6pt;margin-top:-55pt;width:31.2pt;height:31pt;z-index:-251226624;mso-position-horizontal-relative:page" coordorigin="5312,-1100" coordsize="624,620" o:allowincell="f">
            <v:rect id="_x0000_s8031" style="position:absolute;left:5317;top:-1095;width:613;height:610" o:allowincell="f" stroked="f">
              <v:path arrowok="t"/>
            </v:rect>
            <v:rect id="_x0000_s8032" style="position:absolute;left:5317;top:-1096;width:620;height:620;mso-position-horizontal-relative:page" o:allowincell="f" filled="f" stroked="f">
              <v:textbox style="mso-next-textbox:#_x0000_s8032"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 id="Picture 52" o:spid="_x0000_i1029"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84" w:name="_Toc294969699"/>
      <w:r w:rsidR="005A3C7A" w:rsidRPr="00072AD6">
        <w:rPr>
          <w:rFonts w:ascii="Impact" w:hAnsi="Impact" w:cs="Impact"/>
          <w:color w:val="808080" w:themeColor="background1" w:themeShade="80"/>
          <w:position w:val="-1"/>
          <w:sz w:val="32"/>
          <w:szCs w:val="32"/>
        </w:rPr>
        <w:t>COURSE DESCRIPTIONS</w:t>
      </w:r>
      <w:bookmarkEnd w:id="84"/>
    </w:p>
    <w:p w:rsidR="005A3C7A" w:rsidRDefault="005A3C7A" w:rsidP="005A3C7A">
      <w:pPr>
        <w:widowControl w:val="0"/>
        <w:autoSpaceDE w:val="0"/>
        <w:autoSpaceDN w:val="0"/>
        <w:adjustRightInd w:val="0"/>
        <w:spacing w:before="3" w:after="0" w:line="260" w:lineRule="exact"/>
        <w:ind w:left="1800" w:firstLine="0"/>
        <w:jc w:val="both"/>
        <w:rPr>
          <w:rFonts w:ascii="Impact" w:hAnsi="Impact" w:cs="Impact"/>
          <w:color w:val="000000"/>
          <w:sz w:val="26"/>
          <w:szCs w:val="26"/>
        </w:rPr>
      </w:pP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5100 — Foundations of Criminal Justice...................................................................3(3-0)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total criminal justice system, including crime causation, police, courts, corre</w:t>
      </w:r>
      <w:r>
        <w:rPr>
          <w:rFonts w:ascii="Times New Roman" w:hAnsi="Times New Roman"/>
          <w:color w:val="000000"/>
          <w:spacing w:val="-4"/>
          <w:sz w:val="20"/>
          <w:szCs w:val="20"/>
        </w:rPr>
        <w:t>c</w:t>
      </w:r>
      <w:r>
        <w:rPr>
          <w:rFonts w:ascii="Times New Roman" w:hAnsi="Times New Roman"/>
          <w:color w:val="000000"/>
          <w:sz w:val="20"/>
          <w:szCs w:val="20"/>
        </w:rPr>
        <w:t>tions, juvenile delinquenc</w:t>
      </w:r>
      <w:r>
        <w:rPr>
          <w:rFonts w:ascii="Times New Roman" w:hAnsi="Times New Roman"/>
          <w:color w:val="000000"/>
          <w:spacing w:val="-13"/>
          <w:sz w:val="20"/>
          <w:szCs w:val="20"/>
        </w:rPr>
        <w:t>y</w:t>
      </w:r>
      <w:r>
        <w:rPr>
          <w:rFonts w:ascii="Times New Roman" w:hAnsi="Times New Roman"/>
          <w:color w:val="000000"/>
          <w:sz w:val="20"/>
          <w:szCs w:val="20"/>
        </w:rPr>
        <w:t>, private securit</w:t>
      </w:r>
      <w:r>
        <w:rPr>
          <w:rFonts w:ascii="Times New Roman" w:hAnsi="Times New Roman"/>
          <w:color w:val="000000"/>
          <w:spacing w:val="-13"/>
          <w:sz w:val="20"/>
          <w:szCs w:val="20"/>
        </w:rPr>
        <w:t>y</w:t>
      </w:r>
      <w:r>
        <w:rPr>
          <w:rFonts w:ascii="Times New Roman" w:hAnsi="Times New Roman"/>
          <w:color w:val="000000"/>
          <w:sz w:val="20"/>
          <w:szCs w:val="20"/>
        </w:rPr>
        <w:t>, research and planning.</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5110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Theory and </w:t>
      </w:r>
      <w:r>
        <w:rPr>
          <w:rFonts w:ascii="Times New Roman" w:hAnsi="Times New Roman"/>
          <w:b/>
          <w:bCs/>
          <w:color w:val="000000"/>
          <w:sz w:val="20"/>
          <w:szCs w:val="20"/>
        </w:rPr>
        <w:t>Philosophy</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6"/>
          <w:sz w:val="20"/>
          <w:szCs w:val="20"/>
        </w:rPr>
        <w:t xml:space="preserve"> J</w:t>
      </w:r>
      <w:r>
        <w:rPr>
          <w:rFonts w:ascii="Times New Roman" w:hAnsi="Times New Roman"/>
          <w:b/>
          <w:bCs/>
          <w:color w:val="000000"/>
          <w:sz w:val="20"/>
          <w:szCs w:val="20"/>
        </w:rPr>
        <w:t>ustice...............................................3(3-0)</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b/>
          <w:bCs/>
          <w:color w:val="000000"/>
          <w:sz w:val="20"/>
          <w:szCs w:val="20"/>
        </w:rPr>
        <w:t xml:space="preserve"> </w:t>
      </w:r>
      <w:r>
        <w:rPr>
          <w:rFonts w:ascii="Times New Roman" w:hAnsi="Times New Roman"/>
          <w:bCs/>
          <w:color w:val="000000"/>
          <w:sz w:val="20"/>
          <w:szCs w:val="20"/>
        </w:rPr>
        <w:t>This course covers contemporary criminological theories and a</w:t>
      </w:r>
      <w:r>
        <w:rPr>
          <w:rFonts w:ascii="Times New Roman" w:hAnsi="Times New Roman"/>
          <w:color w:val="000000"/>
          <w:spacing w:val="-11"/>
          <w:sz w:val="20"/>
          <w:szCs w:val="20"/>
        </w:rPr>
        <w:t xml:space="preserve"> </w:t>
      </w:r>
      <w:r>
        <w:rPr>
          <w:rFonts w:ascii="Times New Roman" w:hAnsi="Times New Roman"/>
          <w:color w:val="000000"/>
          <w:sz w:val="20"/>
          <w:szCs w:val="20"/>
        </w:rPr>
        <w:t>philosophical examination of the ethical aspects of criminal justice: the nature of law and punishment, the conflict between due process and crime control models of criminal justice.</w:t>
      </w:r>
    </w:p>
    <w:p w:rsidR="005A3C7A" w:rsidRDefault="00284C41"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sidRPr="00284C41">
        <w:rPr>
          <w:rFonts w:ascii="Times New Roman" w:hAnsi="Times New Roman"/>
          <w:noProof/>
          <w:color w:val="000000"/>
          <w:sz w:val="20"/>
          <w:szCs w:val="20"/>
        </w:rPr>
        <w:pict>
          <v:shape id="_x0000_s8037" type="#_x0000_t202" style="position:absolute;left:0;text-align:left;margin-left:25.3pt;margin-top:3.6pt;width:1in;height:532.75pt;z-index:-251221504;mso-position-horizontal-relative:page" o:allowincell="f" filled="f" stroked="f">
            <v:textbox style="layout-flow:vertical;mso-layout-flow-alt:bottom-to-top;mso-next-textbox:#_x0000_s8037"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A3C7A">
        <w:rPr>
          <w:rFonts w:ascii="Times New Roman" w:hAnsi="Times New Roman"/>
          <w:b/>
          <w:bCs/>
          <w:color w:val="000000"/>
          <w:sz w:val="20"/>
          <w:szCs w:val="20"/>
        </w:rPr>
        <w:t>CRJU</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5400</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Organization</w:t>
      </w:r>
      <w:r w:rsidR="005A3C7A">
        <w:rPr>
          <w:rFonts w:ascii="Times New Roman" w:hAnsi="Times New Roman"/>
          <w:b/>
          <w:bCs/>
          <w:color w:val="000000"/>
          <w:spacing w:val="12"/>
          <w:sz w:val="20"/>
          <w:szCs w:val="20"/>
        </w:rPr>
        <w:t xml:space="preserve"> </w:t>
      </w:r>
      <w:r w:rsidR="005A3C7A">
        <w:rPr>
          <w:rFonts w:ascii="Times New Roman" w:hAnsi="Times New Roman"/>
          <w:b/>
          <w:bCs/>
          <w:color w:val="000000"/>
          <w:sz w:val="20"/>
          <w:szCs w:val="20"/>
        </w:rPr>
        <w:t>and Administration</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of</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Criminal</w:t>
      </w:r>
      <w:r w:rsidR="005A3C7A">
        <w:rPr>
          <w:rFonts w:ascii="Times New Roman" w:hAnsi="Times New Roman"/>
          <w:b/>
          <w:bCs/>
          <w:color w:val="000000"/>
          <w:spacing w:val="12"/>
          <w:sz w:val="20"/>
          <w:szCs w:val="20"/>
        </w:rPr>
        <w:t xml:space="preserve"> </w:t>
      </w:r>
      <w:r w:rsidR="005A3C7A">
        <w:rPr>
          <w:rFonts w:ascii="Times New Roman" w:hAnsi="Times New Roman"/>
          <w:b/>
          <w:bCs/>
          <w:color w:val="000000"/>
          <w:sz w:val="20"/>
          <w:szCs w:val="20"/>
        </w:rPr>
        <w:t>Justice</w:t>
      </w:r>
      <w:r w:rsidR="005A3C7A">
        <w:rPr>
          <w:rFonts w:ascii="Times New Roman" w:hAnsi="Times New Roman"/>
          <w:b/>
          <w:bCs/>
          <w:color w:val="000000"/>
          <w:spacing w:val="11"/>
          <w:sz w:val="20"/>
          <w:szCs w:val="20"/>
        </w:rPr>
        <w:t xml:space="preserve"> </w:t>
      </w:r>
      <w:r w:rsidR="005A3C7A">
        <w:rPr>
          <w:rFonts w:ascii="Times New Roman" w:hAnsi="Times New Roman"/>
          <w:b/>
          <w:bCs/>
          <w:color w:val="000000"/>
          <w:sz w:val="20"/>
          <w:szCs w:val="20"/>
        </w:rPr>
        <w:t xml:space="preserve">System................3(3-0)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theories of bureaucrac</w:t>
      </w:r>
      <w:r>
        <w:rPr>
          <w:rFonts w:ascii="Times New Roman" w:hAnsi="Times New Roman"/>
          <w:color w:val="000000"/>
          <w:spacing w:val="-13"/>
          <w:sz w:val="20"/>
          <w:szCs w:val="20"/>
        </w:rPr>
        <w:t>y</w:t>
      </w:r>
      <w:r>
        <w:rPr>
          <w:rFonts w:ascii="Times New Roman" w:hAnsi="Times New Roman"/>
          <w:color w:val="000000"/>
          <w:sz w:val="20"/>
          <w:szCs w:val="20"/>
        </w:rPr>
        <w:t>, the exercise of power and the functional relations between police, courts and corrections.</w:t>
      </w:r>
    </w:p>
    <w:p w:rsidR="005A3C7A" w:rsidRDefault="005A3C7A" w:rsidP="005A3C7A">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5600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3"/>
          <w:sz w:val="20"/>
          <w:szCs w:val="20"/>
        </w:rPr>
        <w:t xml:space="preserve"> </w:t>
      </w:r>
      <w:r>
        <w:rPr>
          <w:rFonts w:ascii="Times New Roman" w:hAnsi="Times New Roman"/>
          <w:b/>
          <w:bCs/>
          <w:color w:val="000000"/>
          <w:sz w:val="20"/>
          <w:szCs w:val="20"/>
        </w:rPr>
        <w:t>Methodology</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3"/>
          <w:sz w:val="20"/>
          <w:szCs w:val="20"/>
        </w:rPr>
        <w:t xml:space="preserve"> </w:t>
      </w:r>
      <w:r>
        <w:rPr>
          <w:rFonts w:ascii="Times New Roman" w:hAnsi="Times New Roman"/>
          <w:b/>
          <w:bCs/>
          <w:color w:val="000000"/>
          <w:sz w:val="20"/>
          <w:szCs w:val="20"/>
        </w:rPr>
        <w:t>Justice.................................................3(3-0)</w:t>
      </w:r>
    </w:p>
    <w:p w:rsidR="005A3C7A" w:rsidRDefault="005A3C7A" w:rsidP="005A3C7A">
      <w:pPr>
        <w:widowControl w:val="0"/>
        <w:autoSpaceDE w:val="0"/>
        <w:autoSpaceDN w:val="0"/>
        <w:adjustRightInd w:val="0"/>
        <w:spacing w:before="13" w:after="0"/>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research design, theory construction and modes of data collection.</w:t>
      </w:r>
    </w:p>
    <w:p w:rsidR="005A3C7A" w:rsidRDefault="005A3C7A" w:rsidP="005A3C7A">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5610</w:t>
      </w:r>
      <w:r>
        <w:rPr>
          <w:rFonts w:ascii="Times New Roman" w:hAnsi="Times New Roman"/>
          <w:b/>
          <w:bCs/>
          <w:color w:val="000000"/>
          <w:spacing w:val="4"/>
          <w:sz w:val="20"/>
          <w:szCs w:val="20"/>
        </w:rPr>
        <w:t xml:space="preserve"> </w:t>
      </w:r>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4"/>
          <w:sz w:val="20"/>
          <w:szCs w:val="20"/>
        </w:rPr>
        <w:t xml:space="preserve"> </w:t>
      </w:r>
      <w:r>
        <w:rPr>
          <w:rFonts w:ascii="Times New Roman" w:hAnsi="Times New Roman"/>
          <w:b/>
          <w:bCs/>
          <w:color w:val="000000"/>
          <w:sz w:val="20"/>
          <w:szCs w:val="20"/>
        </w:rPr>
        <w:t>Statistics</w:t>
      </w:r>
      <w:r>
        <w:rPr>
          <w:rFonts w:ascii="Times New Roman" w:hAnsi="Times New Roman"/>
          <w:b/>
          <w:bCs/>
          <w:color w:val="000000"/>
          <w:spacing w:val="4"/>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4"/>
          <w:sz w:val="20"/>
          <w:szCs w:val="20"/>
        </w:rPr>
        <w:t xml:space="preserve"> </w:t>
      </w:r>
      <w:r>
        <w:rPr>
          <w:rFonts w:ascii="Times New Roman" w:hAnsi="Times New Roman"/>
          <w:b/>
          <w:bCs/>
          <w:color w:val="000000"/>
          <w:sz w:val="20"/>
          <w:szCs w:val="20"/>
        </w:rPr>
        <w:t>Justice........................................................3(3-0)</w:t>
      </w:r>
    </w:p>
    <w:p w:rsidR="005A3C7A" w:rsidRDefault="005A3C7A" w:rsidP="005A3C7A">
      <w:pPr>
        <w:widowControl w:val="0"/>
        <w:autoSpaceDE w:val="0"/>
        <w:autoSpaceDN w:val="0"/>
        <w:adjustRightInd w:val="0"/>
        <w:spacing w:before="10" w:after="0"/>
        <w:ind w:left="1800" w:firstLine="0"/>
        <w:jc w:val="both"/>
        <w:rPr>
          <w:rFonts w:ascii="Times New Roman" w:hAnsi="Times New Roman"/>
          <w:color w:val="000000"/>
          <w:sz w:val="20"/>
          <w:szCs w:val="20"/>
        </w:rPr>
      </w:pPr>
      <w:r>
        <w:rPr>
          <w:rFonts w:ascii="Times New Roman" w:hAnsi="Times New Roman"/>
          <w:color w:val="000000"/>
          <w:sz w:val="20"/>
          <w:szCs w:val="20"/>
        </w:rPr>
        <w:t>An examination of scale construction, descriptive and inferential statistics.</w:t>
      </w:r>
    </w:p>
    <w:p w:rsidR="005A3C7A" w:rsidRDefault="005A3C7A" w:rsidP="005A3C7A">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6000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Survey of Law Enforcement ………………</w:t>
      </w:r>
      <w:r>
        <w:rPr>
          <w:rFonts w:ascii="Times New Roman" w:hAnsi="Times New Roman"/>
          <w:b/>
          <w:bCs/>
          <w:color w:val="000000"/>
          <w:sz w:val="20"/>
          <w:szCs w:val="20"/>
        </w:rPr>
        <w:t>.................................................3(3-0)</w:t>
      </w:r>
    </w:p>
    <w:p w:rsidR="005A3C7A" w:rsidRDefault="005A3C7A" w:rsidP="005A3C7A">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 xml:space="preserve">A comprehensive overview of </w:t>
      </w:r>
      <w:r w:rsidRPr="00BE0F70">
        <w:rPr>
          <w:rFonts w:ascii="Times New Roman" w:hAnsi="Times New Roman"/>
          <w:color w:val="000000"/>
          <w:sz w:val="20"/>
          <w:szCs w:val="20"/>
        </w:rPr>
        <w:t xml:space="preserve"> law enforcement system in the United Sates with a focus on local, county, state and federal law enforcement agencies</w:t>
      </w:r>
      <w:r>
        <w:rPr>
          <w:rFonts w:ascii="Times New Roman" w:hAnsi="Times New Roman"/>
          <w:color w:val="000000"/>
          <w:sz w:val="20"/>
          <w:szCs w:val="20"/>
        </w:rPr>
        <w:t>.</w:t>
      </w:r>
    </w:p>
    <w:p w:rsidR="005A3C7A" w:rsidRDefault="005A3C7A" w:rsidP="005A3C7A">
      <w:pPr>
        <w:widowControl w:val="0"/>
        <w:autoSpaceDE w:val="0"/>
        <w:autoSpaceDN w:val="0"/>
        <w:adjustRightInd w:val="0"/>
        <w:spacing w:before="10"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6100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Policing</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a</w:t>
      </w:r>
      <w:r>
        <w:rPr>
          <w:rFonts w:ascii="Times New Roman" w:hAnsi="Times New Roman"/>
          <w:b/>
          <w:bCs/>
          <w:color w:val="000000"/>
          <w:spacing w:val="3"/>
          <w:sz w:val="20"/>
          <w:szCs w:val="20"/>
        </w:rPr>
        <w:t xml:space="preserve"> </w:t>
      </w:r>
      <w:r>
        <w:rPr>
          <w:rFonts w:ascii="Times New Roman" w:hAnsi="Times New Roman"/>
          <w:b/>
          <w:bCs/>
          <w:color w:val="000000"/>
          <w:sz w:val="20"/>
          <w:szCs w:val="20"/>
        </w:rPr>
        <w:t>Democratic</w:t>
      </w:r>
      <w:r>
        <w:rPr>
          <w:rFonts w:ascii="Times New Roman" w:hAnsi="Times New Roman"/>
          <w:b/>
          <w:bCs/>
          <w:color w:val="000000"/>
          <w:spacing w:val="3"/>
          <w:sz w:val="20"/>
          <w:szCs w:val="20"/>
        </w:rPr>
        <w:t xml:space="preserve"> </w:t>
      </w:r>
      <w:r>
        <w:rPr>
          <w:rFonts w:ascii="Times New Roman" w:hAnsi="Times New Roman"/>
          <w:b/>
          <w:bCs/>
          <w:color w:val="000000"/>
          <w:sz w:val="20"/>
          <w:szCs w:val="20"/>
        </w:rPr>
        <w:t>Societ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...................................................................3(3-0) </w:t>
      </w:r>
    </w:p>
    <w:p w:rsidR="005A3C7A" w:rsidRDefault="005A3C7A" w:rsidP="005A3C7A">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conflict between individual liberty and social control agencies, public acceptance of the order maintenance function of police, the pros and cons of present limitations on police authorit</w:t>
      </w:r>
      <w:r>
        <w:rPr>
          <w:rFonts w:ascii="Times New Roman" w:hAnsi="Times New Roman"/>
          <w:color w:val="000000"/>
          <w:spacing w:val="-13"/>
          <w:sz w:val="20"/>
          <w:szCs w:val="20"/>
        </w:rPr>
        <w:t>y</w:t>
      </w:r>
      <w:r>
        <w:rPr>
          <w:rFonts w:ascii="Times New Roman" w:hAnsi="Times New Roman"/>
          <w:color w:val="000000"/>
          <w:sz w:val="20"/>
          <w:szCs w:val="20"/>
        </w:rPr>
        <w:t>.</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9"/>
          <w:sz w:val="20"/>
          <w:szCs w:val="20"/>
        </w:rPr>
        <w:t xml:space="preserve"> </w:t>
      </w:r>
      <w:r>
        <w:rPr>
          <w:rFonts w:ascii="Times New Roman" w:hAnsi="Times New Roman"/>
          <w:b/>
          <w:bCs/>
          <w:color w:val="000000"/>
          <w:sz w:val="20"/>
          <w:szCs w:val="20"/>
        </w:rPr>
        <w:t>The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Social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Service</w:t>
      </w:r>
      <w:r>
        <w:rPr>
          <w:rFonts w:ascii="Times New Roman" w:hAnsi="Times New Roman"/>
          <w:b/>
          <w:bCs/>
          <w:color w:val="000000"/>
          <w:spacing w:val="-5"/>
          <w:sz w:val="20"/>
          <w:szCs w:val="20"/>
        </w:rPr>
        <w:t xml:space="preserve"> </w:t>
      </w:r>
      <w:r>
        <w:rPr>
          <w:rFonts w:ascii="Times New Roman" w:hAnsi="Times New Roman"/>
          <w:b/>
          <w:bCs/>
          <w:color w:val="000000"/>
          <w:sz w:val="20"/>
          <w:szCs w:val="20"/>
        </w:rPr>
        <w:t>Role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 xml:space="preserve">Personnel................................3(3-0)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o</w:t>
      </w:r>
      <w:r>
        <w:rPr>
          <w:rFonts w:ascii="Times New Roman" w:hAnsi="Times New Roman"/>
          <w:color w:val="000000"/>
          <w:spacing w:val="-4"/>
          <w:sz w:val="20"/>
          <w:szCs w:val="20"/>
        </w:rPr>
        <w:t>f</w:t>
      </w:r>
      <w:r>
        <w:rPr>
          <w:rFonts w:ascii="Times New Roman" w:hAnsi="Times New Roman"/>
          <w:color w:val="000000"/>
          <w:sz w:val="20"/>
          <w:szCs w:val="20"/>
        </w:rPr>
        <w:t>fice</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role in the field of social service to the communit</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are human relations, social dynamics and crisis management. Police responsibilities to the elderl</w:t>
      </w:r>
      <w:r>
        <w:rPr>
          <w:rFonts w:ascii="Times New Roman" w:hAnsi="Times New Roman"/>
          <w:color w:val="000000"/>
          <w:spacing w:val="-13"/>
          <w:sz w:val="20"/>
          <w:szCs w:val="20"/>
        </w:rPr>
        <w:t>y</w:t>
      </w:r>
      <w:r>
        <w:rPr>
          <w:rFonts w:ascii="Times New Roman" w:hAnsi="Times New Roman"/>
          <w:color w:val="000000"/>
          <w:sz w:val="20"/>
          <w:szCs w:val="20"/>
        </w:rPr>
        <w:t>, juveniles and the mentally disturbed are stressed.</w:t>
      </w:r>
    </w:p>
    <w:p w:rsidR="005A3C7A" w:rsidRDefault="005A3C7A" w:rsidP="005A3C7A">
      <w:pPr>
        <w:widowControl w:val="0"/>
        <w:autoSpaceDE w:val="0"/>
        <w:autoSpaceDN w:val="0"/>
        <w:adjustRightInd w:val="0"/>
        <w:spacing w:after="0"/>
        <w:ind w:left="1800" w:firstLine="0"/>
        <w:jc w:val="both"/>
        <w:rPr>
          <w:rFonts w:ascii="Times New Roman" w:hAnsi="Times New Roman"/>
          <w:color w:val="000000"/>
          <w:sz w:val="20"/>
          <w:szCs w:val="20"/>
        </w:rPr>
      </w:pPr>
      <w:r>
        <w:rPr>
          <w:rFonts w:ascii="Times New Roman" w:hAnsi="Times New Roman"/>
          <w:b/>
          <w:bCs/>
          <w:color w:val="000000"/>
          <w:sz w:val="20"/>
          <w:szCs w:val="20"/>
        </w:rPr>
        <w:t>CRJU 6120 — Law Enfo</w:t>
      </w:r>
      <w:r>
        <w:rPr>
          <w:rFonts w:ascii="Times New Roman" w:hAnsi="Times New Roman"/>
          <w:b/>
          <w:bCs/>
          <w:color w:val="000000"/>
          <w:spacing w:val="-4"/>
          <w:sz w:val="20"/>
          <w:szCs w:val="20"/>
        </w:rPr>
        <w:t>r</w:t>
      </w:r>
      <w:r>
        <w:rPr>
          <w:rFonts w:ascii="Times New Roman" w:hAnsi="Times New Roman"/>
          <w:b/>
          <w:bCs/>
          <w:color w:val="000000"/>
          <w:sz w:val="20"/>
          <w:szCs w:val="20"/>
        </w:rPr>
        <w:t>cement Operations.......................................................................3(3-0)</w:t>
      </w:r>
    </w:p>
    <w:p w:rsidR="005A3C7A" w:rsidRDefault="005A3C7A" w:rsidP="005A3C7A">
      <w:pPr>
        <w:widowControl w:val="0"/>
        <w:autoSpaceDE w:val="0"/>
        <w:autoSpaceDN w:val="0"/>
        <w:adjustRightInd w:val="0"/>
        <w:spacing w:before="10"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An examination of law enforcement responsibilities and the allocation of resources to meet the role.</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include managing criminal investigations, patrol operations, crime prevention, mass media relations and criminal court procedures.</w:t>
      </w:r>
    </w:p>
    <w:p w:rsidR="005A3C7A" w:rsidRDefault="005A3C7A" w:rsidP="005A3C7A">
      <w:pPr>
        <w:widowControl w:val="0"/>
        <w:autoSpaceDE w:val="0"/>
        <w:autoSpaceDN w:val="0"/>
        <w:adjustRightInd w:val="0"/>
        <w:spacing w:after="0" w:line="227" w:lineRule="exact"/>
        <w:ind w:left="1800" w:firstLine="0"/>
        <w:jc w:val="both"/>
        <w:rPr>
          <w:rFonts w:ascii="Times New Roman" w:hAnsi="Times New Roman"/>
          <w:color w:val="000000"/>
          <w:sz w:val="20"/>
          <w:szCs w:val="20"/>
        </w:rPr>
      </w:pPr>
      <w:r>
        <w:rPr>
          <w:rFonts w:ascii="Times New Roman" w:hAnsi="Times New Roman"/>
          <w:b/>
          <w:bCs/>
          <w:color w:val="000000"/>
          <w:sz w:val="20"/>
          <w:szCs w:val="20"/>
        </w:rPr>
        <w:t>CRJU 6200 — Law Enforcement Management and Planning ...........................................3(3-0)</w:t>
      </w:r>
    </w:p>
    <w:p w:rsidR="005A3C7A" w:rsidRDefault="005A3C7A" w:rsidP="005A3C7A">
      <w:pPr>
        <w:widowControl w:val="0"/>
        <w:autoSpaceDE w:val="0"/>
        <w:autoSpaceDN w:val="0"/>
        <w:adjustRightInd w:val="0"/>
        <w:spacing w:before="13"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This course focuses on the implementation of criminal justice policies, planning, criminal justice management, decision-making and communications as basic management activities, budgetary processes and personnel management.</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6400</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Foundations</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Cor</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ections..........................................................................3(3-0)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history of punishment, prisons and penology in</w:t>
      </w:r>
      <w:r>
        <w:rPr>
          <w:rFonts w:ascii="Times New Roman" w:hAnsi="Times New Roman"/>
          <w:color w:val="000000"/>
          <w:spacing w:val="-11"/>
          <w:sz w:val="20"/>
          <w:szCs w:val="20"/>
        </w:rPr>
        <w:t xml:space="preserve"> </w:t>
      </w:r>
      <w:r>
        <w:rPr>
          <w:rFonts w:ascii="Times New Roman" w:hAnsi="Times New Roman"/>
          <w:color w:val="000000"/>
          <w:sz w:val="20"/>
          <w:szCs w:val="20"/>
        </w:rPr>
        <w:t>America.</w:t>
      </w:r>
      <w:r>
        <w:rPr>
          <w:rFonts w:ascii="Times New Roman" w:hAnsi="Times New Roman"/>
          <w:color w:val="000000"/>
          <w:spacing w:val="-3"/>
          <w:sz w:val="20"/>
          <w:szCs w:val="20"/>
        </w:rPr>
        <w:t xml:space="preserve"> </w:t>
      </w:r>
      <w:r>
        <w:rPr>
          <w:rFonts w:ascii="Times New Roman" w:hAnsi="Times New Roman"/>
          <w:color w:val="000000"/>
          <w:sz w:val="20"/>
          <w:szCs w:val="20"/>
        </w:rPr>
        <w:t>The social, intellectual and institutional environment in which corrections evolved is discussed.</w:t>
      </w:r>
      <w:r>
        <w:rPr>
          <w:rFonts w:ascii="Times New Roman" w:hAnsi="Times New Roman"/>
          <w:color w:val="000000"/>
          <w:spacing w:val="-11"/>
          <w:sz w:val="20"/>
          <w:szCs w:val="20"/>
        </w:rPr>
        <w:t xml:space="preserve"> </w:t>
      </w:r>
      <w:r>
        <w:rPr>
          <w:rFonts w:ascii="Times New Roman" w:hAnsi="Times New Roman"/>
          <w:color w:val="000000"/>
          <w:sz w:val="20"/>
          <w:szCs w:val="20"/>
        </w:rPr>
        <w:t>Analysis of the punishment experience as seen by prison o</w:t>
      </w:r>
      <w:r>
        <w:rPr>
          <w:rFonts w:ascii="Times New Roman" w:hAnsi="Times New Roman"/>
          <w:color w:val="000000"/>
          <w:spacing w:val="-4"/>
          <w:sz w:val="20"/>
          <w:szCs w:val="20"/>
        </w:rPr>
        <w:t>f</w:t>
      </w:r>
      <w:r>
        <w:rPr>
          <w:rFonts w:ascii="Times New Roman" w:hAnsi="Times New Roman"/>
          <w:color w:val="000000"/>
          <w:sz w:val="20"/>
          <w:szCs w:val="20"/>
        </w:rPr>
        <w:t>ficials and o</w:t>
      </w:r>
      <w:r>
        <w:rPr>
          <w:rFonts w:ascii="Times New Roman" w:hAnsi="Times New Roman"/>
          <w:color w:val="000000"/>
          <w:spacing w:val="-4"/>
          <w:sz w:val="20"/>
          <w:szCs w:val="20"/>
        </w:rPr>
        <w:t>f</w:t>
      </w:r>
      <w:r>
        <w:rPr>
          <w:rFonts w:ascii="Times New Roman" w:hAnsi="Times New Roman"/>
          <w:color w:val="000000"/>
          <w:sz w:val="20"/>
          <w:szCs w:val="20"/>
        </w:rPr>
        <w:t>fenders.</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6410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8"/>
          <w:sz w:val="20"/>
          <w:szCs w:val="20"/>
        </w:rPr>
        <w:t xml:space="preserve"> </w:t>
      </w:r>
      <w:r>
        <w:rPr>
          <w:rFonts w:ascii="Times New Roman" w:hAnsi="Times New Roman"/>
          <w:b/>
          <w:bCs/>
          <w:color w:val="000000"/>
          <w:sz w:val="20"/>
          <w:szCs w:val="20"/>
        </w:rPr>
        <w:t>Administration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Psychological</w:t>
      </w:r>
      <w:r>
        <w:rPr>
          <w:rFonts w:ascii="Times New Roman" w:hAnsi="Times New Roman"/>
          <w:b/>
          <w:bCs/>
          <w:color w:val="000000"/>
          <w:spacing w:val="-1"/>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 xml:space="preserve">ests..........................................................3(3-0)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Supervised training in the administration, scoring and interpretation of tests of intelligence, aptitude, interest and personalit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CRJU 5600, 5610.</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6420 — Interviewing and Counseling........................................................................3(3-0) </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r>
        <w:rPr>
          <w:rFonts w:ascii="Times New Roman" w:hAnsi="Times New Roman"/>
          <w:color w:val="000000"/>
          <w:sz w:val="20"/>
          <w:szCs w:val="20"/>
        </w:rPr>
        <w:t>An examination of the purpose and principles of e</w:t>
      </w:r>
      <w:r>
        <w:rPr>
          <w:rFonts w:ascii="Times New Roman" w:hAnsi="Times New Roman"/>
          <w:color w:val="000000"/>
          <w:spacing w:val="-4"/>
          <w:sz w:val="20"/>
          <w:szCs w:val="20"/>
        </w:rPr>
        <w:t>f</w:t>
      </w:r>
      <w:r>
        <w:rPr>
          <w:rFonts w:ascii="Times New Roman" w:hAnsi="Times New Roman"/>
          <w:color w:val="000000"/>
          <w:sz w:val="20"/>
          <w:szCs w:val="20"/>
        </w:rPr>
        <w:t>fective interviewing.</w:t>
      </w:r>
      <w:r>
        <w:rPr>
          <w:rFonts w:ascii="Times New Roman" w:hAnsi="Times New Roman"/>
          <w:color w:val="000000"/>
          <w:spacing w:val="-11"/>
          <w:sz w:val="20"/>
          <w:szCs w:val="20"/>
        </w:rPr>
        <w:t xml:space="preserve"> </w:t>
      </w:r>
      <w:r>
        <w:rPr>
          <w:rFonts w:ascii="Times New Roman" w:hAnsi="Times New Roman"/>
          <w:color w:val="000000"/>
          <w:sz w:val="20"/>
          <w:szCs w:val="20"/>
        </w:rPr>
        <w:t>Analysis of individual problems and the process of problem-solving with criminal justice clients. Emphasis is placed on learning experiences to help unmotivated, involuntary clients.</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6430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w:t>
      </w:r>
      <w:r>
        <w:rPr>
          <w:rFonts w:ascii="Times New Roman" w:hAnsi="Times New Roman"/>
          <w:b/>
          <w:bCs/>
          <w:color w:val="000000"/>
          <w:sz w:val="20"/>
          <w:szCs w:val="20"/>
        </w:rPr>
        <w:t>Rehabilitation</w:t>
      </w:r>
      <w:r>
        <w:rPr>
          <w:rFonts w:ascii="Times New Roman" w:hAnsi="Times New Roman"/>
          <w:b/>
          <w:bCs/>
          <w:color w:val="000000"/>
          <w:spacing w:val="6"/>
          <w:sz w:val="20"/>
          <w:szCs w:val="20"/>
        </w:rPr>
        <w:t xml:space="preserve"> </w:t>
      </w:r>
      <w:r>
        <w:rPr>
          <w:rFonts w:ascii="Times New Roman" w:hAnsi="Times New Roman"/>
          <w:b/>
          <w:bCs/>
          <w:color w:val="000000"/>
          <w:sz w:val="20"/>
          <w:szCs w:val="20"/>
        </w:rPr>
        <w:t>and</w:t>
      </w:r>
      <w:r>
        <w:rPr>
          <w:rFonts w:ascii="Times New Roman" w:hAnsi="Times New Roman"/>
          <w:b/>
          <w:bCs/>
          <w:color w:val="000000"/>
          <w:spacing w:val="2"/>
          <w:sz w:val="20"/>
          <w:szCs w:val="20"/>
        </w:rPr>
        <w:t xml:space="preserve"> </w:t>
      </w:r>
      <w:r>
        <w:rPr>
          <w:rFonts w:ascii="Times New Roman" w:hAnsi="Times New Roman"/>
          <w:b/>
          <w:bCs/>
          <w:color w:val="000000"/>
          <w:spacing w:val="-15"/>
          <w:sz w:val="20"/>
          <w:szCs w:val="20"/>
        </w:rPr>
        <w:t>T</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eatment.......................................................................3(3-0) </w:t>
      </w:r>
    </w:p>
    <w:p w:rsidR="005A3C7A" w:rsidRDefault="005A3C7A" w:rsidP="005A3C7A">
      <w:pPr>
        <w:widowControl w:val="0"/>
        <w:autoSpaceDE w:val="0"/>
        <w:autoSpaceDN w:val="0"/>
        <w:adjustRightInd w:val="0"/>
        <w:spacing w:before="26" w:after="0" w:line="250" w:lineRule="auto"/>
        <w:ind w:left="1800" w:right="10" w:firstLine="0"/>
        <w:rPr>
          <w:rFonts w:ascii="Times New Roman" w:hAnsi="Times New Roman"/>
          <w:sz w:val="20"/>
          <w:szCs w:val="20"/>
        </w:rPr>
      </w:pPr>
      <w:r>
        <w:rPr>
          <w:rFonts w:ascii="Times New Roman" w:hAnsi="Times New Roman"/>
          <w:color w:val="000000"/>
          <w:sz w:val="20"/>
          <w:szCs w:val="20"/>
        </w:rPr>
        <w:t>Development of frame of reference for rational treatment of o</w:t>
      </w:r>
      <w:r>
        <w:rPr>
          <w:rFonts w:ascii="Times New Roman" w:hAnsi="Times New Roman"/>
          <w:color w:val="000000"/>
          <w:spacing w:val="-4"/>
          <w:sz w:val="20"/>
          <w:szCs w:val="20"/>
        </w:rPr>
        <w:t>f</w:t>
      </w:r>
      <w:r>
        <w:rPr>
          <w:rFonts w:ascii="Times New Roman" w:hAnsi="Times New Roman"/>
          <w:color w:val="000000"/>
          <w:sz w:val="20"/>
          <w:szCs w:val="20"/>
        </w:rPr>
        <w:t>fenders through description, examination and practice of treatment methods.</w:t>
      </w:r>
      <w:r>
        <w:rPr>
          <w:rFonts w:ascii="Times New Roman" w:hAnsi="Times New Roman"/>
          <w:color w:val="000000"/>
          <w:spacing w:val="-11"/>
          <w:sz w:val="20"/>
          <w:szCs w:val="20"/>
        </w:rPr>
        <w:t xml:space="preserve"> </w:t>
      </w:r>
      <w:r>
        <w:rPr>
          <w:rFonts w:ascii="Times New Roman" w:hAnsi="Times New Roman"/>
          <w:color w:val="000000"/>
          <w:sz w:val="20"/>
          <w:szCs w:val="20"/>
        </w:rPr>
        <w:t>Analysis of methods employed by corre</w:t>
      </w:r>
      <w:r>
        <w:rPr>
          <w:rFonts w:ascii="Times New Roman" w:hAnsi="Times New Roman"/>
          <w:color w:val="000000"/>
          <w:spacing w:val="-4"/>
          <w:sz w:val="20"/>
          <w:szCs w:val="20"/>
        </w:rPr>
        <w:t>c</w:t>
      </w:r>
      <w:r w:rsidR="00284C41" w:rsidRPr="00284C41">
        <w:rPr>
          <w:noProof/>
        </w:rPr>
        <w:pict>
          <v:group id="_x0000_s8038" style="position:absolute;left:0;text-align:left;margin-left:317.05pt;margin-top:-53.15pt;width:31.2pt;height:31.05pt;z-index:-251220480;mso-position-horizontal-relative:page;mso-position-vertical-relative:text" coordorigin="6341,-1063" coordsize="624,621" o:allowincell="f">
            <v:rect id="_x0000_s8039" style="position:absolute;left:6346;top:-1058;width:613;height:610" o:allowincell="f" stroked="f">
              <v:path arrowok="t"/>
            </v:rect>
            <v:rect id="_x0000_s8040" style="position:absolute;left:6346;top:-1058;width:620;height:620;mso-position-horizontal-relative:page" o:allowincell="f" filled="f" stroked="f">
              <v:textbox style="mso-next-textbox:#_x0000_s8040" inset="0,0,0,0">
                <w:txbxContent>
                  <w:p w:rsidR="00E410E0" w:rsidRDefault="00E410E0" w:rsidP="005A3C7A">
                    <w:pPr>
                      <w:spacing w:after="0" w:line="620" w:lineRule="atLeast"/>
                      <w:rPr>
                        <w:rFonts w:ascii="Times New Roman" w:hAnsi="Times New Roman"/>
                        <w:sz w:val="24"/>
                        <w:szCs w:val="24"/>
                      </w:rPr>
                    </w:pPr>
                    <w:r w:rsidRPr="00284C41">
                      <w:rPr>
                        <w:rFonts w:ascii="Times New Roman" w:hAnsi="Times New Roman"/>
                        <w:noProof/>
                        <w:sz w:val="24"/>
                        <w:szCs w:val="24"/>
                      </w:rPr>
                      <w:pict>
                        <v:shape id="Picture 53" o:spid="_x0000_i1030" type="#_x0000_t75" style="width:31.5pt;height:31.5pt;visibility:visible">
                          <v:imagedata r:id="rId44" o:title=""/>
                        </v:shape>
                      </w:pict>
                    </w:r>
                  </w:p>
                  <w:p w:rsidR="00E410E0" w:rsidRDefault="00E410E0" w:rsidP="005A3C7A">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tional institutions to prepare inmates for reintegration into their  environment upon release.</w:t>
      </w:r>
    </w:p>
    <w:p w:rsidR="005A3C7A" w:rsidRDefault="005A3C7A" w:rsidP="005A3C7A">
      <w:pPr>
        <w:widowControl w:val="0"/>
        <w:autoSpaceDE w:val="0"/>
        <w:autoSpaceDN w:val="0"/>
        <w:adjustRightInd w:val="0"/>
        <w:spacing w:after="0" w:line="250" w:lineRule="auto"/>
        <w:ind w:left="1800" w:firstLine="0"/>
        <w:jc w:val="both"/>
        <w:rPr>
          <w:rFonts w:ascii="Times New Roman" w:hAnsi="Times New Roman"/>
          <w:color w:val="000000"/>
          <w:sz w:val="20"/>
          <w:szCs w:val="20"/>
        </w:rPr>
      </w:pPr>
    </w:p>
    <w:p w:rsidR="005A3C7A" w:rsidRDefault="005A3C7A" w:rsidP="005A3C7A">
      <w:pPr>
        <w:widowControl w:val="0"/>
        <w:autoSpaceDE w:val="0"/>
        <w:autoSpaceDN w:val="0"/>
        <w:adjustRightInd w:val="0"/>
        <w:spacing w:after="0" w:line="250" w:lineRule="auto"/>
        <w:ind w:left="2285" w:right="866" w:hanging="360"/>
        <w:rPr>
          <w:rFonts w:ascii="Times New Roman" w:hAnsi="Times New Roman"/>
          <w:color w:val="000000"/>
          <w:sz w:val="20"/>
          <w:szCs w:val="20"/>
        </w:rPr>
        <w:sectPr w:rsidR="005A3C7A" w:rsidSect="00FB3D09">
          <w:pgSz w:w="12240" w:h="15840"/>
          <w:pgMar w:top="260" w:right="1260" w:bottom="280" w:left="260" w:header="0" w:footer="887" w:gutter="0"/>
          <w:cols w:space="720" w:equalWidth="0">
            <w:col w:w="10720"/>
          </w:cols>
          <w:noEndnote/>
        </w:sectPr>
      </w:pPr>
    </w:p>
    <w:tbl>
      <w:tblPr>
        <w:tblW w:w="0" w:type="auto"/>
        <w:tblInd w:w="100" w:type="dxa"/>
        <w:tblLayout w:type="fixed"/>
        <w:tblCellMar>
          <w:left w:w="0" w:type="dxa"/>
          <w:right w:w="0" w:type="dxa"/>
        </w:tblCellMar>
        <w:tblLook w:val="0000"/>
      </w:tblPr>
      <w:tblGrid>
        <w:gridCol w:w="4876"/>
        <w:gridCol w:w="4560"/>
        <w:gridCol w:w="1067"/>
      </w:tblGrid>
      <w:tr w:rsidR="005A3C7A" w:rsidRPr="00FA7AC7" w:rsidTr="00F06FB0">
        <w:trPr>
          <w:trHeight w:hRule="exact" w:val="235"/>
        </w:trPr>
        <w:tc>
          <w:tcPr>
            <w:tcW w:w="4876" w:type="dxa"/>
            <w:tcBorders>
              <w:top w:val="nil"/>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before="8" w:after="0" w:line="150" w:lineRule="exact"/>
              <w:rPr>
                <w:rFonts w:ascii="Times New Roman" w:hAnsi="Times New Roman"/>
                <w:sz w:val="15"/>
                <w:szCs w:val="15"/>
              </w:rPr>
            </w:pPr>
          </w:p>
          <w:p w:rsidR="005A3C7A" w:rsidRPr="00FA7AC7" w:rsidRDefault="005A3C7A" w:rsidP="00F06FB0">
            <w:pPr>
              <w:widowControl w:val="0"/>
              <w:autoSpaceDE w:val="0"/>
              <w:autoSpaceDN w:val="0"/>
              <w:adjustRightInd w:val="0"/>
              <w:spacing w:after="0"/>
              <w:ind w:left="1253" w:hanging="19"/>
              <w:rPr>
                <w:rFonts w:ascii="Times New Roman" w:hAnsi="Times New Roman"/>
                <w:sz w:val="24"/>
                <w:szCs w:val="24"/>
              </w:rPr>
            </w:pPr>
            <w:r w:rsidRPr="00FA7AC7">
              <w:rPr>
                <w:rFonts w:ascii="Times New Roman" w:hAnsi="Times New Roman"/>
                <w:b/>
                <w:bCs/>
                <w:color w:val="191919"/>
                <w:sz w:val="36"/>
                <w:szCs w:val="36"/>
              </w:rPr>
              <w:t>C</w:t>
            </w:r>
            <w:r w:rsidRPr="00FA7AC7">
              <w:rPr>
                <w:rFonts w:ascii="Times New Roman" w:hAnsi="Times New Roman"/>
                <w:b/>
                <w:bCs/>
                <w:color w:val="191919"/>
                <w:sz w:val="27"/>
                <w:szCs w:val="27"/>
              </w:rPr>
              <w:t>RIMINAL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J</w:t>
            </w:r>
            <w:r w:rsidRPr="00FA7AC7">
              <w:rPr>
                <w:rFonts w:ascii="Times New Roman" w:hAnsi="Times New Roman"/>
                <w:b/>
                <w:bCs/>
                <w:color w:val="191919"/>
                <w:sz w:val="27"/>
                <w:szCs w:val="27"/>
              </w:rPr>
              <w:t>USTICE</w:t>
            </w:r>
          </w:p>
        </w:tc>
        <w:tc>
          <w:tcPr>
            <w:tcW w:w="1067" w:type="dxa"/>
            <w:tcBorders>
              <w:top w:val="nil"/>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56"/>
        </w:trPr>
        <w:tc>
          <w:tcPr>
            <w:tcW w:w="4876" w:type="dxa"/>
            <w:tcBorders>
              <w:top w:val="single" w:sz="4" w:space="0" w:color="191919"/>
              <w:left w:val="nil"/>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r w:rsidR="005A3C7A" w:rsidRPr="00FA7AC7" w:rsidTr="00F06FB0">
        <w:trPr>
          <w:trHeight w:hRule="exact" w:val="219"/>
        </w:trPr>
        <w:tc>
          <w:tcPr>
            <w:tcW w:w="4876" w:type="dxa"/>
            <w:tcBorders>
              <w:top w:val="single" w:sz="4" w:space="0" w:color="191919"/>
              <w:left w:val="nil"/>
              <w:bottom w:val="nil"/>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5A3C7A" w:rsidRPr="00FA7AC7" w:rsidRDefault="005A3C7A" w:rsidP="00F06FB0">
            <w:pPr>
              <w:widowControl w:val="0"/>
              <w:autoSpaceDE w:val="0"/>
              <w:autoSpaceDN w:val="0"/>
              <w:adjustRightInd w:val="0"/>
              <w:spacing w:after="0"/>
              <w:rPr>
                <w:rFonts w:ascii="Times New Roman" w:hAnsi="Times New Roman"/>
                <w:sz w:val="24"/>
                <w:szCs w:val="24"/>
              </w:rPr>
            </w:pPr>
          </w:p>
        </w:tc>
      </w:tr>
    </w:tbl>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 6440 —   Management of Cor</w:t>
      </w:r>
      <w:r>
        <w:rPr>
          <w:rFonts w:ascii="Times New Roman" w:hAnsi="Times New Roman"/>
          <w:b/>
          <w:bCs/>
          <w:spacing w:val="-4"/>
          <w:sz w:val="20"/>
          <w:szCs w:val="20"/>
        </w:rPr>
        <w:t>r</w:t>
      </w:r>
      <w:r>
        <w:rPr>
          <w:rFonts w:ascii="Times New Roman" w:hAnsi="Times New Roman"/>
          <w:b/>
          <w:bCs/>
          <w:sz w:val="20"/>
          <w:szCs w:val="20"/>
        </w:rPr>
        <w:t>ectional Institutions.....................................3(3-0)</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analysis of the o</w:t>
      </w:r>
      <w:r>
        <w:rPr>
          <w:rFonts w:ascii="Times New Roman" w:hAnsi="Times New Roman"/>
          <w:spacing w:val="-4"/>
          <w:sz w:val="20"/>
          <w:szCs w:val="20"/>
        </w:rPr>
        <w:t>r</w:t>
      </w:r>
      <w:r>
        <w:rPr>
          <w:rFonts w:ascii="Times New Roman" w:hAnsi="Times New Roman"/>
          <w:sz w:val="20"/>
          <w:szCs w:val="20"/>
        </w:rPr>
        <w:t>ganization and management of various types of correctional facilities. Focus is on personnel selection and training, legal and administrative requirements, securit</w:t>
      </w:r>
      <w:r>
        <w:rPr>
          <w:rFonts w:ascii="Times New Roman" w:hAnsi="Times New Roman"/>
          <w:spacing w:val="-13"/>
          <w:sz w:val="20"/>
          <w:szCs w:val="20"/>
        </w:rPr>
        <w:t>y</w:t>
      </w:r>
      <w:r>
        <w:rPr>
          <w:rFonts w:ascii="Times New Roman" w:hAnsi="Times New Roman"/>
          <w:sz w:val="20"/>
          <w:szCs w:val="20"/>
        </w:rPr>
        <w:t>, maintenance, program implementation and sta</w:t>
      </w:r>
      <w:r>
        <w:rPr>
          <w:rFonts w:ascii="Times New Roman" w:hAnsi="Times New Roman"/>
          <w:spacing w:val="-4"/>
          <w:sz w:val="20"/>
          <w:szCs w:val="20"/>
        </w:rPr>
        <w:t>f</w:t>
      </w:r>
      <w:r>
        <w:rPr>
          <w:rFonts w:ascii="Times New Roman" w:hAnsi="Times New Roman"/>
          <w:sz w:val="20"/>
          <w:szCs w:val="20"/>
        </w:rPr>
        <w:t>fing.</w:t>
      </w:r>
    </w:p>
    <w:p w:rsidR="005A3C7A" w:rsidRDefault="005A3C7A" w:rsidP="005A3C7A">
      <w:pPr>
        <w:widowControl w:val="0"/>
        <w:autoSpaceDE w:val="0"/>
        <w:autoSpaceDN w:val="0"/>
        <w:adjustRightInd w:val="0"/>
        <w:spacing w:after="0" w:line="227" w:lineRule="exact"/>
        <w:ind w:right="360" w:firstLine="0"/>
        <w:jc w:val="both"/>
        <w:rPr>
          <w:rFonts w:ascii="Times New Roman" w:hAnsi="Times New Roman"/>
          <w:sz w:val="20"/>
          <w:szCs w:val="20"/>
        </w:rPr>
      </w:pPr>
      <w:r>
        <w:rPr>
          <w:rFonts w:ascii="Times New Roman" w:hAnsi="Times New Roman"/>
          <w:b/>
          <w:bCs/>
          <w:sz w:val="20"/>
          <w:szCs w:val="20"/>
        </w:rPr>
        <w:t>CRJU</w:t>
      </w:r>
      <w:r>
        <w:rPr>
          <w:rFonts w:ascii="Times New Roman" w:hAnsi="Times New Roman"/>
          <w:b/>
          <w:bCs/>
          <w:spacing w:val="3"/>
          <w:sz w:val="20"/>
          <w:szCs w:val="20"/>
        </w:rPr>
        <w:t xml:space="preserve"> </w:t>
      </w:r>
      <w:r>
        <w:rPr>
          <w:rFonts w:ascii="Times New Roman" w:hAnsi="Times New Roman"/>
          <w:b/>
          <w:bCs/>
          <w:sz w:val="20"/>
          <w:szCs w:val="20"/>
        </w:rPr>
        <w:t>7001</w:t>
      </w:r>
      <w:r>
        <w:rPr>
          <w:rFonts w:ascii="Times New Roman" w:hAnsi="Times New Roman"/>
          <w:b/>
          <w:bCs/>
          <w:spacing w:val="3"/>
          <w:sz w:val="20"/>
          <w:szCs w:val="20"/>
        </w:rPr>
        <w:t xml:space="preserve"> </w:t>
      </w:r>
      <w:r>
        <w:rPr>
          <w:rFonts w:ascii="Times New Roman" w:hAnsi="Times New Roman"/>
          <w:b/>
          <w:bCs/>
          <w:sz w:val="20"/>
          <w:szCs w:val="20"/>
        </w:rPr>
        <w:t xml:space="preserve">—  </w:t>
      </w:r>
      <w:r>
        <w:rPr>
          <w:rFonts w:ascii="Times New Roman" w:hAnsi="Times New Roman"/>
          <w:b/>
          <w:bCs/>
          <w:spacing w:val="5"/>
          <w:sz w:val="20"/>
          <w:szCs w:val="20"/>
        </w:rPr>
        <w:t xml:space="preserve"> </w:t>
      </w:r>
      <w:r>
        <w:rPr>
          <w:rFonts w:ascii="Times New Roman" w:hAnsi="Times New Roman"/>
          <w:b/>
          <w:bCs/>
          <w:sz w:val="20"/>
          <w:szCs w:val="20"/>
        </w:rPr>
        <w:t>Thesis</w:t>
      </w:r>
      <w:r>
        <w:rPr>
          <w:rFonts w:ascii="Times New Roman" w:hAnsi="Times New Roman"/>
          <w:b/>
          <w:bCs/>
          <w:spacing w:val="3"/>
          <w:sz w:val="20"/>
          <w:szCs w:val="20"/>
        </w:rPr>
        <w:t xml:space="preserve"> </w:t>
      </w:r>
      <w:r>
        <w:rPr>
          <w:rFonts w:ascii="Times New Roman" w:hAnsi="Times New Roman"/>
          <w:b/>
          <w:bCs/>
          <w:sz w:val="20"/>
          <w:szCs w:val="20"/>
        </w:rPr>
        <w:t>Semina</w:t>
      </w:r>
      <w:r>
        <w:rPr>
          <w:rFonts w:ascii="Times New Roman" w:hAnsi="Times New Roman"/>
          <w:b/>
          <w:bCs/>
          <w:spacing w:val="-18"/>
          <w:sz w:val="20"/>
          <w:szCs w:val="20"/>
        </w:rPr>
        <w:t>r</w:t>
      </w:r>
      <w:r>
        <w:rPr>
          <w:rFonts w:ascii="Times New Roman" w:hAnsi="Times New Roman"/>
          <w:b/>
          <w:bCs/>
          <w:sz w:val="20"/>
          <w:szCs w:val="20"/>
        </w:rPr>
        <w:t>...........................................................................................3(3-0)</w:t>
      </w:r>
    </w:p>
    <w:p w:rsidR="005A3C7A" w:rsidRDefault="005A3C7A" w:rsidP="005A3C7A">
      <w:pPr>
        <w:widowControl w:val="0"/>
        <w:autoSpaceDE w:val="0"/>
        <w:autoSpaceDN w:val="0"/>
        <w:adjustRightInd w:val="0"/>
        <w:spacing w:before="13" w:after="0" w:line="250" w:lineRule="auto"/>
        <w:ind w:right="360" w:firstLine="0"/>
        <w:jc w:val="both"/>
        <w:rPr>
          <w:rFonts w:ascii="Times New Roman" w:hAnsi="Times New Roman"/>
          <w:sz w:val="20"/>
          <w:szCs w:val="20"/>
        </w:rPr>
      </w:pPr>
      <w:r>
        <w:rPr>
          <w:rFonts w:ascii="Times New Roman" w:hAnsi="Times New Roman"/>
          <w:sz w:val="20"/>
          <w:szCs w:val="20"/>
        </w:rPr>
        <w:t>The purpose of the thesis is to apply theories and techniques to relevant questions in the discipline of criminal justice. Students should pose the research question in the context of the po- lice, the courts or corrections.</w:t>
      </w:r>
      <w:r>
        <w:rPr>
          <w:rFonts w:ascii="Times New Roman" w:hAnsi="Times New Roman"/>
          <w:spacing w:val="-3"/>
          <w:sz w:val="20"/>
          <w:szCs w:val="20"/>
        </w:rPr>
        <w:t xml:space="preserve"> </w:t>
      </w:r>
      <w:r>
        <w:rPr>
          <w:rFonts w:ascii="Times New Roman" w:hAnsi="Times New Roman"/>
          <w:sz w:val="20"/>
          <w:szCs w:val="20"/>
        </w:rPr>
        <w:t>The thesis topic must be approved and evaluated by the</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adviso</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successful completion of comp</w:t>
      </w:r>
      <w:r>
        <w:rPr>
          <w:rFonts w:ascii="Times New Roman" w:hAnsi="Times New Roman"/>
          <w:i/>
          <w:iCs/>
          <w:spacing w:val="-7"/>
          <w:sz w:val="20"/>
          <w:szCs w:val="20"/>
        </w:rPr>
        <w:t>re</w:t>
      </w:r>
      <w:r>
        <w:rPr>
          <w:rFonts w:ascii="Times New Roman" w:hAnsi="Times New Roman"/>
          <w:i/>
          <w:iCs/>
          <w:sz w:val="20"/>
          <w:szCs w:val="20"/>
        </w:rPr>
        <w:t>hensive examination.</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7"/>
          <w:sz w:val="20"/>
          <w:szCs w:val="20"/>
        </w:rPr>
        <w:t xml:space="preserve"> </w:t>
      </w:r>
      <w:r>
        <w:rPr>
          <w:rFonts w:ascii="Times New Roman" w:hAnsi="Times New Roman"/>
          <w:b/>
          <w:bCs/>
          <w:sz w:val="20"/>
          <w:szCs w:val="20"/>
        </w:rPr>
        <w:t>7002</w:t>
      </w:r>
      <w:r>
        <w:rPr>
          <w:rFonts w:ascii="Times New Roman" w:hAnsi="Times New Roman"/>
          <w:b/>
          <w:bCs/>
          <w:spacing w:val="7"/>
          <w:sz w:val="20"/>
          <w:szCs w:val="20"/>
        </w:rPr>
        <w:t xml:space="preserve"> </w:t>
      </w:r>
      <w:r>
        <w:rPr>
          <w:rFonts w:ascii="Times New Roman" w:hAnsi="Times New Roman"/>
          <w:b/>
          <w:bCs/>
          <w:sz w:val="20"/>
          <w:szCs w:val="20"/>
        </w:rPr>
        <w:t xml:space="preserve">—  </w:t>
      </w:r>
      <w:r>
        <w:rPr>
          <w:rFonts w:ascii="Times New Roman" w:hAnsi="Times New Roman"/>
          <w:b/>
          <w:bCs/>
          <w:spacing w:val="3"/>
          <w:sz w:val="20"/>
          <w:szCs w:val="20"/>
        </w:rPr>
        <w:t xml:space="preserve"> </w:t>
      </w:r>
      <w:r>
        <w:rPr>
          <w:rFonts w:ascii="Times New Roman" w:hAnsi="Times New Roman"/>
          <w:b/>
          <w:bCs/>
          <w:sz w:val="20"/>
          <w:szCs w:val="20"/>
        </w:rPr>
        <w:t>Thesis...................................................................3(3-0)</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r w:rsidRPr="00BE0F70">
        <w:rPr>
          <w:rFonts w:ascii="Times New Roman" w:hAnsi="Times New Roman"/>
          <w:i/>
          <w:sz w:val="20"/>
          <w:szCs w:val="20"/>
        </w:rPr>
        <w:t>Prerequisite:</w:t>
      </w:r>
      <w:r w:rsidRPr="00BE0F70">
        <w:rPr>
          <w:rFonts w:ascii="Times New Roman" w:hAnsi="Times New Roman"/>
          <w:i/>
          <w:spacing w:val="-11"/>
          <w:sz w:val="20"/>
          <w:szCs w:val="20"/>
        </w:rPr>
        <w:t xml:space="preserve"> CRJU 7001</w:t>
      </w:r>
      <w:r w:rsidRPr="00BE0F70">
        <w:rPr>
          <w:rFonts w:ascii="Times New Roman" w:hAnsi="Times New Roman"/>
          <w:i/>
          <w:sz w:val="20"/>
          <w:szCs w:val="20"/>
        </w:rPr>
        <w:t>.</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1"/>
          <w:sz w:val="20"/>
          <w:szCs w:val="20"/>
        </w:rPr>
        <w:t xml:space="preserve"> </w:t>
      </w:r>
      <w:r>
        <w:rPr>
          <w:rFonts w:ascii="Times New Roman" w:hAnsi="Times New Roman"/>
          <w:b/>
          <w:bCs/>
          <w:sz w:val="20"/>
          <w:szCs w:val="20"/>
        </w:rPr>
        <w:t>7003</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echnology</w:t>
      </w:r>
      <w:r>
        <w:rPr>
          <w:rFonts w:ascii="Times New Roman" w:hAnsi="Times New Roman"/>
          <w:b/>
          <w:bCs/>
          <w:spacing w:val="1"/>
          <w:sz w:val="20"/>
          <w:szCs w:val="20"/>
        </w:rPr>
        <w:t xml:space="preserve"> </w:t>
      </w:r>
      <w:r>
        <w:rPr>
          <w:rFonts w:ascii="Times New Roman" w:hAnsi="Times New Roman"/>
          <w:b/>
          <w:bCs/>
          <w:sz w:val="20"/>
          <w:szCs w:val="20"/>
        </w:rPr>
        <w:t>and</w:t>
      </w:r>
      <w:r>
        <w:rPr>
          <w:rFonts w:ascii="Times New Roman" w:hAnsi="Times New Roman"/>
          <w:b/>
          <w:bCs/>
          <w:spacing w:val="1"/>
          <w:sz w:val="20"/>
          <w:szCs w:val="20"/>
        </w:rPr>
        <w:t xml:space="preserve"> </w:t>
      </w:r>
      <w:r>
        <w:rPr>
          <w:rFonts w:ascii="Times New Roman" w:hAnsi="Times New Roman"/>
          <w:b/>
          <w:bCs/>
          <w:sz w:val="20"/>
          <w:szCs w:val="20"/>
        </w:rPr>
        <w:t>Criminal</w:t>
      </w:r>
      <w:r>
        <w:rPr>
          <w:rFonts w:ascii="Times New Roman" w:hAnsi="Times New Roman"/>
          <w:b/>
          <w:bCs/>
          <w:spacing w:val="1"/>
          <w:sz w:val="20"/>
          <w:szCs w:val="20"/>
        </w:rPr>
        <w:t xml:space="preserve"> </w:t>
      </w:r>
      <w:r>
        <w:rPr>
          <w:rFonts w:ascii="Times New Roman" w:hAnsi="Times New Roman"/>
          <w:b/>
          <w:bCs/>
          <w:sz w:val="20"/>
          <w:szCs w:val="20"/>
        </w:rPr>
        <w:t xml:space="preserve">Justice........................3(3-0) </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 course familiarizes graduate students with the various uses of technology in the criminal justice system and raises ethical and legal issues with its use.</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8"/>
          <w:sz w:val="20"/>
          <w:szCs w:val="20"/>
        </w:rPr>
        <w:t xml:space="preserve"> </w:t>
      </w:r>
      <w:r>
        <w:rPr>
          <w:rFonts w:ascii="Times New Roman" w:hAnsi="Times New Roman"/>
          <w:b/>
          <w:bCs/>
          <w:sz w:val="20"/>
          <w:szCs w:val="20"/>
        </w:rPr>
        <w:t>7004</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z w:val="20"/>
          <w:szCs w:val="20"/>
        </w:rPr>
        <w:t>Criminal</w:t>
      </w:r>
      <w:r>
        <w:rPr>
          <w:rFonts w:ascii="Times New Roman" w:hAnsi="Times New Roman"/>
          <w:b/>
          <w:bCs/>
          <w:spacing w:val="8"/>
          <w:sz w:val="20"/>
          <w:szCs w:val="20"/>
        </w:rPr>
        <w:t xml:space="preserve"> </w:t>
      </w:r>
      <w:r>
        <w:rPr>
          <w:rFonts w:ascii="Times New Roman" w:hAnsi="Times New Roman"/>
          <w:b/>
          <w:bCs/>
          <w:sz w:val="20"/>
          <w:szCs w:val="20"/>
        </w:rPr>
        <w:t>Justice</w:t>
      </w:r>
      <w:r>
        <w:rPr>
          <w:rFonts w:ascii="Times New Roman" w:hAnsi="Times New Roman"/>
          <w:b/>
          <w:bCs/>
          <w:spacing w:val="8"/>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Evaluation...............3(3-0)</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is designed to familiarize students with techniques that are utilized in evaluating the e</w:t>
      </w:r>
      <w:r>
        <w:rPr>
          <w:rFonts w:ascii="Times New Roman" w:hAnsi="Times New Roman"/>
          <w:spacing w:val="-4"/>
          <w:sz w:val="20"/>
          <w:szCs w:val="20"/>
        </w:rPr>
        <w:t>f</w:t>
      </w:r>
      <w:r>
        <w:rPr>
          <w:rFonts w:ascii="Times New Roman" w:hAnsi="Times New Roman"/>
          <w:sz w:val="20"/>
          <w:szCs w:val="20"/>
        </w:rPr>
        <w:t>fectiveness of public programs and policies.</w:t>
      </w:r>
      <w:r>
        <w:rPr>
          <w:rFonts w:ascii="Times New Roman" w:hAnsi="Times New Roman"/>
          <w:spacing w:val="-3"/>
          <w:sz w:val="20"/>
          <w:szCs w:val="20"/>
        </w:rPr>
        <w:t xml:space="preserve"> </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5"/>
          <w:sz w:val="20"/>
          <w:szCs w:val="20"/>
        </w:rPr>
        <w:t xml:space="preserve"> </w:t>
      </w:r>
      <w:r>
        <w:rPr>
          <w:rFonts w:ascii="Times New Roman" w:hAnsi="Times New Roman"/>
          <w:b/>
          <w:bCs/>
          <w:sz w:val="20"/>
          <w:szCs w:val="20"/>
        </w:rPr>
        <w:t>6001</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Survey</w:t>
      </w:r>
      <w:r>
        <w:rPr>
          <w:rFonts w:ascii="Times New Roman" w:hAnsi="Times New Roman"/>
          <w:b/>
          <w:bCs/>
          <w:spacing w:val="5"/>
          <w:sz w:val="20"/>
          <w:szCs w:val="20"/>
        </w:rPr>
        <w:t xml:space="preserve"> </w:t>
      </w:r>
      <w:r>
        <w:rPr>
          <w:rFonts w:ascii="Times New Roman" w:hAnsi="Times New Roman"/>
          <w:b/>
          <w:bCs/>
          <w:sz w:val="20"/>
          <w:szCs w:val="20"/>
        </w:rPr>
        <w:t>of</w:t>
      </w:r>
      <w:r>
        <w:rPr>
          <w:rFonts w:ascii="Times New Roman" w:hAnsi="Times New Roman"/>
          <w:b/>
          <w:bCs/>
          <w:spacing w:val="-6"/>
          <w:sz w:val="20"/>
          <w:szCs w:val="20"/>
        </w:rPr>
        <w:t xml:space="preserve"> </w:t>
      </w:r>
      <w:r>
        <w:rPr>
          <w:rFonts w:ascii="Times New Roman" w:hAnsi="Times New Roman"/>
          <w:b/>
          <w:bCs/>
          <w:sz w:val="20"/>
          <w:szCs w:val="20"/>
        </w:rPr>
        <w:t>Advanced</w:t>
      </w:r>
      <w:r>
        <w:rPr>
          <w:rFonts w:ascii="Times New Roman" w:hAnsi="Times New Roman"/>
          <w:b/>
          <w:bCs/>
          <w:spacing w:val="5"/>
          <w:sz w:val="20"/>
          <w:szCs w:val="20"/>
        </w:rPr>
        <w:t xml:space="preserve"> </w:t>
      </w: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w:t>
      </w:r>
      <w:r>
        <w:rPr>
          <w:rFonts w:ascii="Times New Roman" w:hAnsi="Times New Roman"/>
          <w:b/>
          <w:bCs/>
          <w:spacing w:val="6"/>
          <w:sz w:val="20"/>
          <w:szCs w:val="20"/>
        </w:rPr>
        <w:t xml:space="preserve"> </w:t>
      </w:r>
      <w:r>
        <w:rPr>
          <w:rFonts w:ascii="Times New Roman" w:hAnsi="Times New Roman"/>
          <w:b/>
          <w:bCs/>
          <w:sz w:val="20"/>
          <w:szCs w:val="20"/>
        </w:rPr>
        <w:t>Science................3(3-1)</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introductory survey of forensic sciences, including criminalistics, investigation and identification, and methods of crime laboratory analysis for crime scene investigators and security o</w:t>
      </w:r>
      <w:r>
        <w:rPr>
          <w:rFonts w:ascii="Times New Roman" w:hAnsi="Times New Roman"/>
          <w:spacing w:val="-4"/>
          <w:sz w:val="20"/>
          <w:szCs w:val="20"/>
        </w:rPr>
        <w:t>f</w:t>
      </w:r>
      <w:r>
        <w:rPr>
          <w:rFonts w:ascii="Times New Roman" w:hAnsi="Times New Roman"/>
          <w:sz w:val="20"/>
          <w:szCs w:val="20"/>
        </w:rPr>
        <w:t>ficers.</w:t>
      </w:r>
      <w:r>
        <w:rPr>
          <w:rFonts w:ascii="Times New Roman" w:hAnsi="Times New Roman"/>
          <w:spacing w:val="-4"/>
          <w:sz w:val="20"/>
          <w:szCs w:val="20"/>
        </w:rPr>
        <w:t xml:space="preserve"> </w:t>
      </w:r>
      <w:r>
        <w:rPr>
          <w:rFonts w:ascii="Times New Roman" w:hAnsi="Times New Roman"/>
          <w:sz w:val="20"/>
          <w:szCs w:val="20"/>
        </w:rPr>
        <w:t>The course is not required if the student has taken at least two unde</w:t>
      </w:r>
      <w:r>
        <w:rPr>
          <w:rFonts w:ascii="Times New Roman" w:hAnsi="Times New Roman"/>
          <w:spacing w:val="-4"/>
          <w:sz w:val="20"/>
          <w:szCs w:val="20"/>
        </w:rPr>
        <w:t>r</w:t>
      </w:r>
      <w:r>
        <w:rPr>
          <w:rFonts w:ascii="Times New Roman" w:hAnsi="Times New Roman"/>
          <w:sz w:val="20"/>
          <w:szCs w:val="20"/>
        </w:rPr>
        <w:t>graduate courses in criminalistics (FOSC 2100.01) and crime scene investigation and identification (FOSC 3000.01) or their equivalents or with Instructo</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permission</w:t>
      </w:r>
    </w:p>
    <w:p w:rsidR="005A3C7A" w:rsidRDefault="005A3C7A" w:rsidP="005A3C7A">
      <w:pPr>
        <w:widowControl w:val="0"/>
        <w:autoSpaceDE w:val="0"/>
        <w:autoSpaceDN w:val="0"/>
        <w:adjustRightInd w:val="0"/>
        <w:spacing w:before="10" w:after="0" w:line="250" w:lineRule="auto"/>
        <w:ind w:right="36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7"/>
          <w:sz w:val="20"/>
          <w:szCs w:val="20"/>
        </w:rPr>
        <w:t xml:space="preserve"> </w:t>
      </w:r>
      <w:r>
        <w:rPr>
          <w:rFonts w:ascii="Times New Roman" w:hAnsi="Times New Roman"/>
          <w:b/>
          <w:bCs/>
          <w:sz w:val="20"/>
          <w:szCs w:val="20"/>
        </w:rPr>
        <w:t>6002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Criminalistics</w:t>
      </w:r>
      <w:r>
        <w:rPr>
          <w:rFonts w:ascii="Times New Roman" w:hAnsi="Times New Roman"/>
          <w:b/>
          <w:bCs/>
          <w:spacing w:val="7"/>
          <w:sz w:val="20"/>
          <w:szCs w:val="20"/>
        </w:rPr>
        <w:t xml:space="preserve"> </w:t>
      </w:r>
      <w:r>
        <w:rPr>
          <w:rFonts w:ascii="Times New Roman" w:hAnsi="Times New Roman"/>
          <w:b/>
          <w:bCs/>
          <w:sz w:val="20"/>
          <w:szCs w:val="20"/>
        </w:rPr>
        <w:t>(w/lab)......................3(1-4)</w:t>
      </w:r>
    </w:p>
    <w:p w:rsidR="005A3C7A" w:rsidRDefault="005A3C7A" w:rsidP="005A3C7A">
      <w:pPr>
        <w:widowControl w:val="0"/>
        <w:autoSpaceDE w:val="0"/>
        <w:autoSpaceDN w:val="0"/>
        <w:adjustRightInd w:val="0"/>
        <w:spacing w:before="10"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advanced course is a continuation of the theories and practices of methods used in the analysis of class-type physical evidence. Laboratory report is required for credit.</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 6008 —</w:t>
      </w:r>
      <w:r>
        <w:rPr>
          <w:rFonts w:ascii="Times New Roman" w:hAnsi="Times New Roman"/>
          <w:b/>
          <w:bCs/>
          <w:spacing w:val="-11"/>
          <w:sz w:val="20"/>
          <w:szCs w:val="20"/>
        </w:rPr>
        <w:t xml:space="preserve"> </w:t>
      </w:r>
      <w:r>
        <w:rPr>
          <w:rFonts w:ascii="Times New Roman" w:hAnsi="Times New Roman"/>
          <w:b/>
          <w:bCs/>
          <w:sz w:val="20"/>
          <w:szCs w:val="20"/>
        </w:rPr>
        <w:t>Advanced DNA</w:t>
      </w:r>
      <w:r>
        <w:rPr>
          <w:rFonts w:ascii="Times New Roman" w:hAnsi="Times New Roman"/>
          <w:b/>
          <w:bCs/>
          <w:spacing w:val="-15"/>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echnology (w/lab)..................3(2-2) </w:t>
      </w:r>
    </w:p>
    <w:p w:rsidR="005A3C7A" w:rsidRDefault="00284C41"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noProof/>
          <w:sz w:val="20"/>
          <w:szCs w:val="20"/>
        </w:rPr>
        <w:pict>
          <v:shape id="_x0000_s8041" type="#_x0000_t202" style="position:absolute;left:0;text-align:left;margin-left:520.2pt;margin-top:155.05pt;width:1in;height:495.8pt;z-index:-251219456;mso-position-horizontal-relative:page;mso-position-vertical-relative:page" o:allowincell="f" filled="f" stroked="f">
            <v:textbox style="layout-flow:vertical;mso-next-textbox:#_x0000_s8041" inset="0,0,0,0">
              <w:txbxContent>
                <w:p w:rsidR="00E410E0" w:rsidRDefault="00E410E0" w:rsidP="005A3C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A3C7A">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5A3C7A">
        <w:rPr>
          <w:rFonts w:ascii="Times New Roman" w:hAnsi="Times New Roman"/>
          <w:sz w:val="20"/>
          <w:szCs w:val="20"/>
        </w:rPr>
        <w:t>This course is an extension of a previous course (FOSC 4010.01) to include advanced technologies for DNA</w:t>
      </w:r>
      <w:r w:rsidR="005A3C7A">
        <w:rPr>
          <w:rFonts w:ascii="Times New Roman" w:hAnsi="Times New Roman"/>
          <w:spacing w:val="-11"/>
          <w:sz w:val="20"/>
          <w:szCs w:val="20"/>
        </w:rPr>
        <w:t xml:space="preserve"> </w:t>
      </w:r>
      <w:r w:rsidR="005A3C7A">
        <w:rPr>
          <w:rFonts w:ascii="Times New Roman" w:hAnsi="Times New Roman"/>
          <w:sz w:val="20"/>
          <w:szCs w:val="20"/>
        </w:rPr>
        <w:t>identification. It contains current theories and practices of DNA</w:t>
      </w:r>
      <w:r w:rsidR="005A3C7A">
        <w:rPr>
          <w:rFonts w:ascii="Times New Roman" w:hAnsi="Times New Roman"/>
          <w:spacing w:val="-11"/>
          <w:sz w:val="20"/>
          <w:szCs w:val="20"/>
        </w:rPr>
        <w:t xml:space="preserve"> </w:t>
      </w:r>
      <w:r w:rsidR="005A3C7A">
        <w:rPr>
          <w:rFonts w:ascii="Times New Roman" w:hAnsi="Times New Roman"/>
          <w:sz w:val="20"/>
          <w:szCs w:val="20"/>
        </w:rPr>
        <w:t>polymo</w:t>
      </w:r>
      <w:r w:rsidR="005A3C7A">
        <w:rPr>
          <w:rFonts w:ascii="Times New Roman" w:hAnsi="Times New Roman"/>
          <w:spacing w:val="-4"/>
          <w:sz w:val="20"/>
          <w:szCs w:val="20"/>
        </w:rPr>
        <w:t>r</w:t>
      </w:r>
      <w:r w:rsidR="005A3C7A">
        <w:rPr>
          <w:rFonts w:ascii="Times New Roman" w:hAnsi="Times New Roman"/>
          <w:sz w:val="20"/>
          <w:szCs w:val="20"/>
        </w:rPr>
        <w:t>phism, RFL</w:t>
      </w:r>
      <w:r w:rsidR="005A3C7A">
        <w:rPr>
          <w:rFonts w:ascii="Times New Roman" w:hAnsi="Times New Roman"/>
          <w:spacing w:val="-22"/>
          <w:sz w:val="20"/>
          <w:szCs w:val="20"/>
        </w:rPr>
        <w:t>P</w:t>
      </w:r>
      <w:r w:rsidR="005A3C7A">
        <w:rPr>
          <w:rFonts w:ascii="Times New Roman" w:hAnsi="Times New Roman"/>
          <w:sz w:val="20"/>
          <w:szCs w:val="20"/>
        </w:rPr>
        <w:t>, polymerase chain reaction and DNA</w:t>
      </w:r>
      <w:r w:rsidR="005A3C7A">
        <w:rPr>
          <w:rFonts w:ascii="Times New Roman" w:hAnsi="Times New Roman"/>
          <w:spacing w:val="-11"/>
          <w:sz w:val="20"/>
          <w:szCs w:val="20"/>
        </w:rPr>
        <w:t xml:space="preserve"> </w:t>
      </w:r>
      <w:r w:rsidR="005A3C7A">
        <w:rPr>
          <w:rFonts w:ascii="Times New Roman" w:hAnsi="Times New Roman"/>
          <w:sz w:val="20"/>
          <w:szCs w:val="20"/>
        </w:rPr>
        <w:t>sequencing.</w:t>
      </w:r>
      <w:r w:rsidR="005A3C7A">
        <w:rPr>
          <w:rFonts w:ascii="Times New Roman" w:hAnsi="Times New Roman"/>
          <w:spacing w:val="-4"/>
          <w:sz w:val="20"/>
          <w:szCs w:val="20"/>
        </w:rPr>
        <w:t xml:space="preserve"> </w:t>
      </w:r>
      <w:r w:rsidR="005A3C7A">
        <w:rPr>
          <w:rFonts w:ascii="Times New Roman" w:hAnsi="Times New Roman"/>
          <w:sz w:val="20"/>
          <w:szCs w:val="20"/>
        </w:rPr>
        <w:t>The course begins with the conventional knowledge as well as practices of the chemistry and physical properties of DNA. Both the structures and functions of DNA</w:t>
      </w:r>
      <w:r w:rsidR="005A3C7A">
        <w:rPr>
          <w:rFonts w:ascii="Times New Roman" w:hAnsi="Times New Roman"/>
          <w:spacing w:val="-11"/>
          <w:sz w:val="20"/>
          <w:szCs w:val="20"/>
        </w:rPr>
        <w:t xml:space="preserve"> </w:t>
      </w:r>
      <w:r w:rsidR="005A3C7A">
        <w:rPr>
          <w:rFonts w:ascii="Times New Roman" w:hAnsi="Times New Roman"/>
          <w:sz w:val="20"/>
          <w:szCs w:val="20"/>
        </w:rPr>
        <w:t>are inclusive.</w:t>
      </w:r>
      <w:r w:rsidR="005A3C7A">
        <w:rPr>
          <w:rFonts w:ascii="Times New Roman" w:hAnsi="Times New Roman"/>
          <w:spacing w:val="-3"/>
          <w:sz w:val="20"/>
          <w:szCs w:val="20"/>
        </w:rPr>
        <w:t xml:space="preserve"> </w:t>
      </w:r>
      <w:r w:rsidR="005A3C7A">
        <w:rPr>
          <w:rFonts w:ascii="Times New Roman" w:hAnsi="Times New Roman"/>
          <w:sz w:val="20"/>
          <w:szCs w:val="20"/>
        </w:rPr>
        <w:t>The current use of DNA</w:t>
      </w:r>
      <w:r w:rsidR="005A3C7A">
        <w:rPr>
          <w:rFonts w:ascii="Times New Roman" w:hAnsi="Times New Roman"/>
          <w:spacing w:val="-11"/>
          <w:sz w:val="20"/>
          <w:szCs w:val="20"/>
        </w:rPr>
        <w:t xml:space="preserve"> </w:t>
      </w:r>
      <w:r w:rsidR="005A3C7A">
        <w:rPr>
          <w:rFonts w:ascii="Times New Roman" w:hAnsi="Times New Roman"/>
          <w:sz w:val="20"/>
          <w:szCs w:val="20"/>
        </w:rPr>
        <w:t>technology in court has reached such a degree of sophistication that the conventional biochemical knowledge of DNA</w:t>
      </w:r>
      <w:r w:rsidR="005A3C7A">
        <w:rPr>
          <w:rFonts w:ascii="Times New Roman" w:hAnsi="Times New Roman"/>
          <w:spacing w:val="-11"/>
          <w:sz w:val="20"/>
          <w:szCs w:val="20"/>
        </w:rPr>
        <w:t xml:space="preserve"> </w:t>
      </w:r>
      <w:r w:rsidR="005A3C7A">
        <w:rPr>
          <w:rFonts w:ascii="Times New Roman" w:hAnsi="Times New Roman"/>
          <w:sz w:val="20"/>
          <w:szCs w:val="20"/>
        </w:rPr>
        <w:t>must be recultivated in the forensic setting. Laboratory report is required for credit.</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FOSC 6009 —</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oxicology (w/lab)...............................3(2-2)</w:t>
      </w:r>
    </w:p>
    <w:p w:rsidR="005A3C7A" w:rsidRDefault="005A3C7A" w:rsidP="005A3C7A">
      <w:pPr>
        <w:widowControl w:val="0"/>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emphasizes the detection and quantization of drugs and ino</w:t>
      </w:r>
      <w:r>
        <w:rPr>
          <w:rFonts w:ascii="Times New Roman" w:hAnsi="Times New Roman"/>
          <w:spacing w:val="-4"/>
          <w:sz w:val="20"/>
          <w:szCs w:val="20"/>
        </w:rPr>
        <w:t>r</w:t>
      </w:r>
      <w:r>
        <w:rPr>
          <w:rFonts w:ascii="Times New Roman" w:hAnsi="Times New Roman"/>
          <w:sz w:val="20"/>
          <w:szCs w:val="20"/>
        </w:rPr>
        <w:t>ganic toxins by using advanced theory and practice of analytical, o</w:t>
      </w:r>
      <w:r>
        <w:rPr>
          <w:rFonts w:ascii="Times New Roman" w:hAnsi="Times New Roman"/>
          <w:spacing w:val="-4"/>
          <w:sz w:val="20"/>
          <w:szCs w:val="20"/>
        </w:rPr>
        <w:t>r</w:t>
      </w:r>
      <w:r>
        <w:rPr>
          <w:rFonts w:ascii="Times New Roman" w:hAnsi="Times New Roman"/>
          <w:sz w:val="20"/>
          <w:szCs w:val="20"/>
        </w:rPr>
        <w:t>ganic and ino</w:t>
      </w:r>
      <w:r>
        <w:rPr>
          <w:rFonts w:ascii="Times New Roman" w:hAnsi="Times New Roman"/>
          <w:spacing w:val="-4"/>
          <w:sz w:val="20"/>
          <w:szCs w:val="20"/>
        </w:rPr>
        <w:t>r</w:t>
      </w:r>
      <w:r>
        <w:rPr>
          <w:rFonts w:ascii="Times New Roman" w:hAnsi="Times New Roman"/>
          <w:sz w:val="20"/>
          <w:szCs w:val="20"/>
        </w:rPr>
        <w:t>ganic chemical analyses and instrumental methods.</w:t>
      </w:r>
      <w:r>
        <w:rPr>
          <w:rFonts w:ascii="Times New Roman" w:hAnsi="Times New Roman"/>
          <w:spacing w:val="-4"/>
          <w:sz w:val="20"/>
          <w:szCs w:val="20"/>
        </w:rPr>
        <w:t xml:space="preserve"> </w:t>
      </w:r>
      <w:r>
        <w:rPr>
          <w:rFonts w:ascii="Times New Roman" w:hAnsi="Times New Roman"/>
          <w:sz w:val="20"/>
          <w:szCs w:val="20"/>
        </w:rPr>
        <w:t>The course draws attention to the e</w:t>
      </w:r>
      <w:r>
        <w:rPr>
          <w:rFonts w:ascii="Times New Roman" w:hAnsi="Times New Roman"/>
          <w:spacing w:val="-4"/>
          <w:sz w:val="20"/>
          <w:szCs w:val="20"/>
        </w:rPr>
        <w:t>f</w:t>
      </w:r>
      <w:r>
        <w:rPr>
          <w:rFonts w:ascii="Times New Roman" w:hAnsi="Times New Roman"/>
          <w:sz w:val="20"/>
          <w:szCs w:val="20"/>
        </w:rPr>
        <w:t>fects of drugs and alcohol and to the current practice of breath testing using an intoxilize</w:t>
      </w:r>
      <w:r>
        <w:rPr>
          <w:rFonts w:ascii="Times New Roman" w:hAnsi="Times New Roman"/>
          <w:spacing w:val="-11"/>
          <w:sz w:val="20"/>
          <w:szCs w:val="20"/>
        </w:rPr>
        <w:t>r</w:t>
      </w:r>
      <w:r>
        <w:rPr>
          <w:rFonts w:ascii="Times New Roman" w:hAnsi="Times New Roman"/>
          <w:sz w:val="20"/>
          <w:szCs w:val="20"/>
        </w:rPr>
        <w:t>. Finall</w:t>
      </w:r>
      <w:r>
        <w:rPr>
          <w:rFonts w:ascii="Times New Roman" w:hAnsi="Times New Roman"/>
          <w:spacing w:val="-13"/>
          <w:sz w:val="20"/>
          <w:szCs w:val="20"/>
        </w:rPr>
        <w:t>y</w:t>
      </w:r>
      <w:r>
        <w:rPr>
          <w:rFonts w:ascii="Times New Roman" w:hAnsi="Times New Roman"/>
          <w:sz w:val="20"/>
          <w:szCs w:val="20"/>
        </w:rPr>
        <w:t>, this course examines current theories of drug abuse from toxicolog</w:t>
      </w:r>
      <w:r>
        <w:rPr>
          <w:rFonts w:ascii="Times New Roman" w:hAnsi="Times New Roman"/>
          <w:spacing w:val="-13"/>
          <w:sz w:val="20"/>
          <w:szCs w:val="20"/>
        </w:rPr>
        <w:t>y</w:t>
      </w:r>
      <w:r>
        <w:rPr>
          <w:rFonts w:ascii="Times New Roman" w:hAnsi="Times New Roman"/>
          <w:sz w:val="20"/>
          <w:szCs w:val="20"/>
        </w:rPr>
        <w:t>, pathology and pharmacology of drugs. Laboratory report is required for credit.</w:t>
      </w:r>
    </w:p>
    <w:p w:rsidR="005A3C7A" w:rsidRDefault="005A3C7A" w:rsidP="005A3C7A">
      <w:pPr>
        <w:widowControl w:val="0"/>
        <w:autoSpaceDE w:val="0"/>
        <w:autoSpaceDN w:val="0"/>
        <w:adjustRightInd w:val="0"/>
        <w:spacing w:after="0" w:line="227" w:lineRule="exact"/>
        <w:ind w:right="360" w:firstLine="0"/>
        <w:jc w:val="both"/>
        <w:rPr>
          <w:rFonts w:ascii="Times New Roman" w:hAnsi="Times New Roman"/>
          <w:sz w:val="20"/>
          <w:szCs w:val="20"/>
        </w:rPr>
      </w:pPr>
      <w:r>
        <w:rPr>
          <w:rFonts w:ascii="Times New Roman" w:hAnsi="Times New Roman"/>
          <w:b/>
          <w:bCs/>
          <w:sz w:val="20"/>
          <w:szCs w:val="20"/>
        </w:rPr>
        <w:t>FOSC 6012—</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race and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ransfer</w:t>
      </w:r>
      <w:r>
        <w:rPr>
          <w:rFonts w:ascii="Times New Roman" w:hAnsi="Times New Roman"/>
          <w:b/>
          <w:bCs/>
          <w:spacing w:val="-4"/>
          <w:sz w:val="20"/>
          <w:szCs w:val="20"/>
        </w:rPr>
        <w:t xml:space="preserve"> </w:t>
      </w:r>
      <w:r>
        <w:rPr>
          <w:rFonts w:ascii="Times New Roman" w:hAnsi="Times New Roman"/>
          <w:b/>
          <w:bCs/>
          <w:sz w:val="20"/>
          <w:szCs w:val="20"/>
        </w:rPr>
        <w:t xml:space="preserve">Evidence </w:t>
      </w:r>
    </w:p>
    <w:p w:rsidR="005A3C7A" w:rsidRDefault="005A3C7A" w:rsidP="005A3C7A">
      <w:pPr>
        <w:widowControl w:val="0"/>
        <w:autoSpaceDE w:val="0"/>
        <w:autoSpaceDN w:val="0"/>
        <w:adjustRightInd w:val="0"/>
        <w:spacing w:before="13" w:after="0"/>
        <w:ind w:right="360" w:firstLine="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Elect</w:t>
      </w:r>
      <w:r>
        <w:rPr>
          <w:rFonts w:ascii="Times New Roman" w:hAnsi="Times New Roman"/>
          <w:b/>
          <w:bCs/>
          <w:spacing w:val="-3"/>
          <w:sz w:val="20"/>
          <w:szCs w:val="20"/>
        </w:rPr>
        <w:t>r</w:t>
      </w:r>
      <w:r>
        <w:rPr>
          <w:rFonts w:ascii="Times New Roman" w:hAnsi="Times New Roman"/>
          <w:b/>
          <w:bCs/>
          <w:sz w:val="20"/>
          <w:szCs w:val="20"/>
        </w:rPr>
        <w:t>on Mic</w:t>
      </w:r>
      <w:r>
        <w:rPr>
          <w:rFonts w:ascii="Times New Roman" w:hAnsi="Times New Roman"/>
          <w:b/>
          <w:bCs/>
          <w:spacing w:val="-3"/>
          <w:sz w:val="20"/>
          <w:szCs w:val="20"/>
        </w:rPr>
        <w:t>r</w:t>
      </w:r>
      <w:r>
        <w:rPr>
          <w:rFonts w:ascii="Times New Roman" w:hAnsi="Times New Roman"/>
          <w:b/>
          <w:bCs/>
          <w:sz w:val="20"/>
          <w:szCs w:val="20"/>
        </w:rPr>
        <w:t>oscopy (w/lab)...........................................................................3(2-2)</w:t>
      </w:r>
    </w:p>
    <w:p w:rsidR="005A3C7A" w:rsidRDefault="005A3C7A" w:rsidP="005A3C7A">
      <w:pPr>
        <w:widowControl w:val="0"/>
        <w:autoSpaceDE w:val="0"/>
        <w:autoSpaceDN w:val="0"/>
        <w:adjustRightInd w:val="0"/>
        <w:spacing w:before="10" w:after="0"/>
        <w:ind w:right="360" w:firstLine="0"/>
        <w:jc w:val="both"/>
        <w:rPr>
          <w:rFonts w:ascii="Times New Roman" w:hAnsi="Times New Roman"/>
          <w:sz w:val="20"/>
          <w:szCs w:val="20"/>
        </w:rPr>
      </w:pPr>
      <w:r>
        <w:rPr>
          <w:rFonts w:ascii="Times New Roman" w:hAnsi="Times New Roman"/>
          <w:sz w:val="20"/>
          <w:szCs w:val="20"/>
        </w:rPr>
        <w:t>This advanced course is a continuation of two previous 300-level courses (FOSC 3010.01) and includes laboratory practices of major applications of the SEM-EDX technology in Forensic casework. Laboratory report is required for credit.</w:t>
      </w:r>
    </w:p>
    <w:p w:rsidR="005A3C7A" w:rsidRDefault="005A3C7A" w:rsidP="005A3C7A">
      <w:pPr>
        <w:spacing w:after="0"/>
        <w:ind w:right="360" w:firstLine="0"/>
        <w:jc w:val="both"/>
        <w:rPr>
          <w:rFonts w:ascii="Times New Roman" w:hAnsi="Times New Roman"/>
          <w:b/>
          <w:bCs/>
          <w:sz w:val="20"/>
          <w:szCs w:val="20"/>
        </w:rPr>
      </w:pPr>
      <w:r>
        <w:rPr>
          <w:rFonts w:ascii="Times New Roman" w:hAnsi="Times New Roman"/>
          <w:b/>
          <w:bCs/>
          <w:sz w:val="20"/>
          <w:szCs w:val="20"/>
        </w:rPr>
        <w:t>FOSC 7000 —</w:t>
      </w:r>
      <w:r>
        <w:rPr>
          <w:rFonts w:ascii="Times New Roman" w:hAnsi="Times New Roman"/>
          <w:b/>
          <w:bCs/>
          <w:spacing w:val="-11"/>
          <w:sz w:val="20"/>
          <w:szCs w:val="20"/>
        </w:rPr>
        <w:t xml:space="preserve"> </w:t>
      </w:r>
      <w:r>
        <w:rPr>
          <w:rFonts w:ascii="Times New Roman" w:hAnsi="Times New Roman"/>
          <w:b/>
          <w:bCs/>
          <w:sz w:val="20"/>
          <w:szCs w:val="20"/>
        </w:rPr>
        <w:t>Advanced Ballistics and</w:t>
      </w:r>
      <w:r>
        <w:rPr>
          <w:rFonts w:ascii="Times New Roman" w:hAnsi="Times New Roman"/>
          <w:b/>
          <w:bCs/>
          <w:spacing w:val="-11"/>
          <w:sz w:val="20"/>
          <w:szCs w:val="20"/>
        </w:rPr>
        <w:t xml:space="preserve"> </w:t>
      </w:r>
      <w:r>
        <w:rPr>
          <w:rFonts w:ascii="Times New Roman" w:hAnsi="Times New Roman"/>
          <w:b/>
          <w:bCs/>
          <w:sz w:val="20"/>
          <w:szCs w:val="20"/>
        </w:rPr>
        <w:t>Associated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echnologies (w /lab )......................3(3-1) </w:t>
      </w:r>
    </w:p>
    <w:p w:rsidR="005A3C7A" w:rsidRPr="00BE0F70" w:rsidRDefault="005A3C7A" w:rsidP="005A3C7A">
      <w:pPr>
        <w:ind w:right="360" w:firstLine="0"/>
        <w:jc w:val="both"/>
        <w:rPr>
          <w:rFonts w:ascii="Times New Roman" w:hAnsi="Times New Roman"/>
          <w:b/>
          <w:bCs/>
          <w:sz w:val="20"/>
          <w:szCs w:val="20"/>
        </w:rPr>
      </w:pPr>
      <w:r>
        <w:rPr>
          <w:rFonts w:ascii="Times New Roman" w:hAnsi="Times New Roman"/>
          <w:sz w:val="20"/>
          <w:szCs w:val="20"/>
        </w:rPr>
        <w:t>This course is about advanced theories and laboratory practices of ballistics as applied to var</w:t>
      </w:r>
      <w:r>
        <w:rPr>
          <w:rFonts w:ascii="Times New Roman" w:hAnsi="Times New Roman"/>
          <w:spacing w:val="-4"/>
          <w:sz w:val="20"/>
          <w:szCs w:val="20"/>
        </w:rPr>
        <w:t>i</w:t>
      </w:r>
      <w:r>
        <w:rPr>
          <w:rFonts w:ascii="Times New Roman" w:hAnsi="Times New Roman"/>
          <w:sz w:val="20"/>
          <w:szCs w:val="20"/>
        </w:rPr>
        <w:t>ous firearms and conventional missiles and related problems in shooting/war crimes. Labora- tory report is required for credit.</w:t>
      </w:r>
    </w:p>
    <w:p w:rsidR="005A3C7A" w:rsidRDefault="005A3C7A" w:rsidP="005A3C7A">
      <w:pPr>
        <w:sectPr w:rsidR="005A3C7A" w:rsidSect="00FB3D09">
          <w:pgSz w:w="12240" w:h="15840"/>
          <w:pgMar w:top="260" w:right="1440" w:bottom="280" w:left="1260" w:header="0" w:footer="877" w:gutter="0"/>
          <w:cols w:space="720" w:equalWidth="0">
            <w:col w:w="9540"/>
          </w:cols>
          <w:noEndnote/>
        </w:sectPr>
      </w:pPr>
    </w:p>
    <w:tbl>
      <w:tblPr>
        <w:tblW w:w="0" w:type="auto"/>
        <w:tblInd w:w="-810" w:type="dxa"/>
        <w:tblLayout w:type="fixed"/>
        <w:tblCellMar>
          <w:left w:w="0" w:type="dxa"/>
          <w:right w:w="0" w:type="dxa"/>
        </w:tblCellMar>
        <w:tblLook w:val="0000"/>
      </w:tblPr>
      <w:tblGrid>
        <w:gridCol w:w="1085"/>
        <w:gridCol w:w="4560"/>
        <w:gridCol w:w="4858"/>
      </w:tblGrid>
      <w:tr w:rsidR="00B44D84" w:rsidRPr="00FA7AC7" w:rsidTr="006C28C5">
        <w:trPr>
          <w:trHeight w:hRule="exact" w:val="235"/>
        </w:trPr>
        <w:tc>
          <w:tcPr>
            <w:tcW w:w="1085" w:type="dxa"/>
            <w:tcBorders>
              <w:top w:val="nil"/>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before="9" w:after="0" w:line="140" w:lineRule="exact"/>
              <w:rPr>
                <w:rFonts w:ascii="Times New Roman" w:hAnsi="Times New Roman"/>
                <w:sz w:val="14"/>
                <w:szCs w:val="14"/>
              </w:rPr>
            </w:pPr>
          </w:p>
          <w:p w:rsidR="00B44D84" w:rsidRPr="00FA7AC7" w:rsidRDefault="00B44D84" w:rsidP="00B44D84">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858" w:type="dxa"/>
            <w:tcBorders>
              <w:top w:val="nil"/>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6C28C5">
        <w:trPr>
          <w:trHeight w:hRule="exact" w:val="219"/>
        </w:trPr>
        <w:tc>
          <w:tcPr>
            <w:tcW w:w="1085" w:type="dxa"/>
            <w:tcBorders>
              <w:top w:val="single" w:sz="4" w:space="0" w:color="191919"/>
              <w:left w:val="nil"/>
              <w:bottom w:val="nil"/>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bl>
    <w:p w:rsidR="00B44D84" w:rsidRDefault="00B44D84" w:rsidP="00B44D84">
      <w:pPr>
        <w:ind w:left="360" w:firstLine="0"/>
        <w:jc w:val="both"/>
        <w:rPr>
          <w:rFonts w:ascii="Times New Roman" w:hAnsi="Times New Roman" w:cs="Times New Roman"/>
          <w:b/>
          <w:sz w:val="20"/>
          <w:szCs w:val="20"/>
        </w:rPr>
      </w:pPr>
    </w:p>
    <w:p w:rsidR="00B44D84" w:rsidRPr="00CD2215" w:rsidRDefault="00284C41" w:rsidP="006E4486">
      <w:pPr>
        <w:pStyle w:val="Heading1"/>
        <w:ind w:firstLine="360"/>
        <w:rPr>
          <w:rFonts w:ascii="Impact" w:hAnsi="Impact" w:cs="Impact"/>
          <w:b w:val="0"/>
          <w:color w:val="666666"/>
          <w:w w:val="95"/>
          <w:sz w:val="52"/>
          <w:szCs w:val="52"/>
        </w:rPr>
      </w:pPr>
      <w:r w:rsidRPr="00284C41">
        <w:rPr>
          <w:rFonts w:ascii="Impact" w:hAnsi="Impact" w:cs="Impact"/>
          <w:b w:val="0"/>
          <w:color w:val="666666"/>
          <w:w w:val="95"/>
          <w:sz w:val="52"/>
          <w:szCs w:val="52"/>
          <w:fitText w:val="4859" w:id="-165425664"/>
        </w:rPr>
        <w:pict>
          <v:shape id="_x0000_s7769" type="#_x0000_t202" style="position:absolute;left:0;text-align:left;margin-left:17.05pt;margin-top:26.9pt;width:1in;height:532.75pt;z-index:-251296256;mso-position-horizontal-relative:page" o:allowincell="f" filled="f" stroked="f">
            <v:textbox style="layout-flow:vertical;mso-layout-flow-alt:bottom-to-top;mso-next-textbox:#_x0000_s7769" inset="0,0,0,0">
              <w:txbxContent>
                <w:p w:rsidR="00E410E0" w:rsidRDefault="00E410E0" w:rsidP="00B44D8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bookmarkStart w:id="85" w:name="_Toc294969700"/>
      <w:r w:rsidR="00B44D84" w:rsidRPr="00C34741">
        <w:rPr>
          <w:rFonts w:ascii="Impact" w:hAnsi="Impact" w:cs="Impact"/>
          <w:b w:val="0"/>
          <w:color w:val="666666"/>
          <w:spacing w:val="2"/>
          <w:w w:val="65"/>
          <w:sz w:val="52"/>
          <w:szCs w:val="52"/>
          <w:fitText w:val="4859" w:id="-165425664"/>
        </w:rPr>
        <w:t>MASTER OF PUBLIC ADMINISTRATIO</w:t>
      </w:r>
      <w:r w:rsidR="00B44D84" w:rsidRPr="00C34741">
        <w:rPr>
          <w:rFonts w:ascii="Impact" w:hAnsi="Impact" w:cs="Impact"/>
          <w:b w:val="0"/>
          <w:color w:val="666666"/>
          <w:spacing w:val="3"/>
          <w:w w:val="65"/>
          <w:sz w:val="52"/>
          <w:szCs w:val="52"/>
          <w:fitText w:val="4859" w:id="-165425664"/>
        </w:rPr>
        <w:t>N</w:t>
      </w:r>
      <w:bookmarkEnd w:id="85"/>
    </w:p>
    <w:p w:rsidR="00CD2215" w:rsidRDefault="00CD2215" w:rsidP="00B44D84">
      <w:pPr>
        <w:ind w:left="360" w:firstLine="0"/>
        <w:jc w:val="both"/>
        <w:rPr>
          <w:rFonts w:ascii="Times New Roman" w:hAnsi="Times New Roman" w:cs="Times New Roman"/>
          <w:b/>
          <w:sz w:val="28"/>
          <w:szCs w:val="28"/>
        </w:rPr>
      </w:pPr>
    </w:p>
    <w:p w:rsidR="00B44D84" w:rsidRPr="006E4486" w:rsidRDefault="00B44D84" w:rsidP="006E4486">
      <w:pPr>
        <w:pStyle w:val="Heading2"/>
        <w:spacing w:before="0"/>
        <w:ind w:firstLine="360"/>
        <w:rPr>
          <w:rFonts w:ascii="Times New Roman" w:hAnsi="Times New Roman" w:cs="Times New Roman"/>
          <w:color w:val="808080" w:themeColor="background1" w:themeShade="80"/>
          <w:sz w:val="28"/>
          <w:szCs w:val="28"/>
        </w:rPr>
      </w:pPr>
      <w:bookmarkStart w:id="86" w:name="_Toc294969701"/>
      <w:r w:rsidRPr="006E4486">
        <w:rPr>
          <w:rFonts w:ascii="Times New Roman" w:hAnsi="Times New Roman" w:cs="Times New Roman"/>
          <w:color w:val="808080" w:themeColor="background1" w:themeShade="80"/>
          <w:sz w:val="28"/>
          <w:szCs w:val="28"/>
        </w:rPr>
        <w:t>Introduction</w:t>
      </w:r>
      <w:bookmarkEnd w:id="86"/>
    </w:p>
    <w:p w:rsidR="00B44D84" w:rsidRPr="00B44D84" w:rsidRDefault="00B44D84" w:rsidP="00B44D84">
      <w:pPr>
        <w:ind w:left="360" w:firstLine="360"/>
        <w:jc w:val="both"/>
        <w:rPr>
          <w:rFonts w:ascii="Times New Roman" w:hAnsi="Times New Roman" w:cs="Times New Roman"/>
          <w:sz w:val="20"/>
          <w:szCs w:val="20"/>
        </w:rPr>
      </w:pPr>
      <w:r w:rsidRPr="00B44D84">
        <w:rPr>
          <w:rFonts w:ascii="Times New Roman" w:hAnsi="Times New Roman" w:cs="Times New Roman"/>
          <w:sz w:val="20"/>
          <w:szCs w:val="20"/>
        </w:rPr>
        <w:t>The Master of Public Administration degree program (MPA) is a graduate professional degree program</w:t>
      </w:r>
      <w:r>
        <w:rPr>
          <w:rFonts w:ascii="Times New Roman" w:hAnsi="Times New Roman" w:cs="Times New Roman"/>
          <w:sz w:val="20"/>
          <w:szCs w:val="20"/>
        </w:rPr>
        <w:t xml:space="preserve"> </w:t>
      </w:r>
      <w:r w:rsidRPr="00B44D84">
        <w:rPr>
          <w:rFonts w:ascii="Times New Roman" w:hAnsi="Times New Roman" w:cs="Times New Roman"/>
          <w:sz w:val="20"/>
          <w:szCs w:val="20"/>
        </w:rPr>
        <w:t>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B44D84" w:rsidRPr="006E4486" w:rsidRDefault="00B44D84" w:rsidP="006E4486">
      <w:pPr>
        <w:pStyle w:val="Heading2"/>
        <w:spacing w:before="0"/>
        <w:ind w:firstLine="360"/>
        <w:rPr>
          <w:rFonts w:ascii="Times New Roman" w:hAnsi="Times New Roman" w:cs="Times New Roman"/>
          <w:color w:val="808080" w:themeColor="background1" w:themeShade="80"/>
          <w:sz w:val="28"/>
          <w:szCs w:val="28"/>
        </w:rPr>
      </w:pPr>
      <w:bookmarkStart w:id="87" w:name="_Toc294969702"/>
      <w:r w:rsidRPr="006E4486">
        <w:rPr>
          <w:rFonts w:ascii="Times New Roman" w:hAnsi="Times New Roman" w:cs="Times New Roman"/>
          <w:color w:val="808080" w:themeColor="background1" w:themeShade="80"/>
          <w:sz w:val="28"/>
          <w:szCs w:val="28"/>
        </w:rPr>
        <w:t>Education Philosophy</w:t>
      </w:r>
      <w:bookmarkEnd w:id="87"/>
    </w:p>
    <w:p w:rsidR="00B44D84" w:rsidRPr="00B44D84" w:rsidRDefault="00B44D84" w:rsidP="00B44D84">
      <w:pPr>
        <w:ind w:left="360" w:firstLine="360"/>
        <w:jc w:val="both"/>
        <w:rPr>
          <w:rFonts w:ascii="Times New Roman" w:hAnsi="Times New Roman" w:cs="Times New Roman"/>
          <w:sz w:val="20"/>
          <w:szCs w:val="20"/>
        </w:rPr>
      </w:pPr>
      <w:r w:rsidRPr="00B44D84">
        <w:rPr>
          <w:rFonts w:ascii="Times New Roman" w:hAnsi="Times New Roman" w:cs="Times New Roman"/>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B44D84" w:rsidRPr="006E4486" w:rsidRDefault="00B44D84" w:rsidP="006E4486">
      <w:pPr>
        <w:pStyle w:val="Heading2"/>
        <w:spacing w:before="0"/>
        <w:ind w:firstLine="360"/>
        <w:rPr>
          <w:rFonts w:ascii="Times New Roman" w:hAnsi="Times New Roman" w:cs="Times New Roman"/>
          <w:color w:val="808080" w:themeColor="background1" w:themeShade="80"/>
          <w:sz w:val="28"/>
          <w:szCs w:val="28"/>
        </w:rPr>
      </w:pPr>
      <w:bookmarkStart w:id="88" w:name="_Toc294969703"/>
      <w:r w:rsidRPr="006E4486">
        <w:rPr>
          <w:rFonts w:ascii="Times New Roman" w:hAnsi="Times New Roman" w:cs="Times New Roman"/>
          <w:color w:val="808080" w:themeColor="background1" w:themeShade="80"/>
          <w:sz w:val="28"/>
          <w:szCs w:val="28"/>
        </w:rPr>
        <w:t>Mission</w:t>
      </w:r>
      <w:bookmarkEnd w:id="88"/>
    </w:p>
    <w:p w:rsidR="00B44D84" w:rsidRPr="00B44D84" w:rsidRDefault="00B44D84" w:rsidP="00B44D84">
      <w:pPr>
        <w:ind w:left="360" w:firstLine="0"/>
        <w:jc w:val="both"/>
        <w:rPr>
          <w:rFonts w:ascii="Times New Roman" w:hAnsi="Times New Roman" w:cs="Times New Roman"/>
          <w:sz w:val="20"/>
          <w:szCs w:val="20"/>
        </w:rPr>
      </w:pPr>
      <w:r w:rsidRPr="00B44D84">
        <w:rPr>
          <w:rFonts w:ascii="Times New Roman" w:hAnsi="Times New Roman" w:cs="Times New Roman"/>
          <w:sz w:val="20"/>
          <w:szCs w:val="20"/>
        </w:rPr>
        <w:t>The current mission statement of Albany State University’s MPA program is to:</w:t>
      </w:r>
    </w:p>
    <w:p w:rsidR="00B44D84" w:rsidRPr="00B44D84" w:rsidRDefault="00B44D84" w:rsidP="00B44D84">
      <w:pPr>
        <w:pStyle w:val="ListParagraph"/>
        <w:numPr>
          <w:ilvl w:val="0"/>
          <w:numId w:val="43"/>
        </w:numPr>
        <w:spacing w:after="0"/>
        <w:jc w:val="both"/>
        <w:rPr>
          <w:rFonts w:ascii="Times New Roman" w:hAnsi="Times New Roman" w:cs="Times New Roman"/>
          <w:sz w:val="20"/>
          <w:szCs w:val="20"/>
        </w:rPr>
      </w:pPr>
      <w:r w:rsidRPr="00B44D84">
        <w:rPr>
          <w:rFonts w:ascii="Times New Roman" w:hAnsi="Times New Roman" w:cs="Times New Roman"/>
          <w:sz w:val="20"/>
          <w:szCs w:val="20"/>
        </w:rPr>
        <w:t>Provide a professional Master’s level education for students aspiring to management positions in government, nonprofit organizations, and the private sector.</w:t>
      </w:r>
    </w:p>
    <w:p w:rsidR="00B44D84" w:rsidRPr="00B44D84" w:rsidRDefault="00B44D84" w:rsidP="00B44D84">
      <w:pPr>
        <w:pStyle w:val="ListParagraph"/>
        <w:numPr>
          <w:ilvl w:val="0"/>
          <w:numId w:val="43"/>
        </w:numPr>
        <w:spacing w:after="0"/>
        <w:jc w:val="both"/>
        <w:rPr>
          <w:rFonts w:ascii="Times New Roman" w:hAnsi="Times New Roman" w:cs="Times New Roman"/>
          <w:sz w:val="20"/>
          <w:szCs w:val="20"/>
        </w:rPr>
      </w:pPr>
      <w:r w:rsidRPr="00B44D84">
        <w:rPr>
          <w:rFonts w:ascii="Times New Roman" w:hAnsi="Times New Roman" w:cs="Times New Roman"/>
          <w:sz w:val="20"/>
          <w:szCs w:val="20"/>
        </w:rPr>
        <w:t xml:space="preserve"> Provide professional assistance to the public, government, and nonprofit organizations in Southwest Georgia, Dougherty County, and the surrounding communities through public service of the faculty and students.</w:t>
      </w:r>
    </w:p>
    <w:p w:rsidR="00B44D84" w:rsidRPr="00B44D84" w:rsidRDefault="00B44D84" w:rsidP="00B44D84">
      <w:pPr>
        <w:pStyle w:val="ListParagraph"/>
        <w:numPr>
          <w:ilvl w:val="0"/>
          <w:numId w:val="43"/>
        </w:numPr>
        <w:spacing w:after="0"/>
        <w:jc w:val="both"/>
        <w:rPr>
          <w:rFonts w:ascii="Times New Roman" w:hAnsi="Times New Roman" w:cs="Times New Roman"/>
          <w:sz w:val="20"/>
          <w:szCs w:val="20"/>
        </w:rPr>
      </w:pPr>
      <w:r w:rsidRPr="00B44D84">
        <w:rPr>
          <w:rFonts w:ascii="Times New Roman" w:hAnsi="Times New Roman" w:cs="Times New Roman"/>
          <w:sz w:val="20"/>
          <w:szCs w:val="20"/>
        </w:rPr>
        <w:t xml:space="preserve"> Increase the number of qualified graduates from underrepresented groups with professional public administration skills, training, and education for leadership positions.</w:t>
      </w:r>
    </w:p>
    <w:p w:rsidR="00B44D84" w:rsidRPr="00B44D84" w:rsidRDefault="00B44D84" w:rsidP="00B44D84">
      <w:pPr>
        <w:ind w:left="360" w:firstLine="0"/>
        <w:jc w:val="both"/>
        <w:rPr>
          <w:rFonts w:ascii="Times New Roman" w:hAnsi="Times New Roman" w:cs="Times New Roman"/>
          <w:sz w:val="20"/>
          <w:szCs w:val="20"/>
        </w:rPr>
      </w:pPr>
    </w:p>
    <w:p w:rsidR="00B44D84" w:rsidRPr="006E4486" w:rsidRDefault="00B44D84" w:rsidP="006E4486">
      <w:pPr>
        <w:pStyle w:val="Heading2"/>
        <w:spacing w:before="0"/>
        <w:ind w:firstLine="360"/>
        <w:rPr>
          <w:rFonts w:ascii="Times New Roman" w:hAnsi="Times New Roman" w:cs="Times New Roman"/>
          <w:color w:val="808080" w:themeColor="background1" w:themeShade="80"/>
          <w:sz w:val="28"/>
          <w:szCs w:val="28"/>
        </w:rPr>
      </w:pPr>
      <w:bookmarkStart w:id="89" w:name="_Toc294969704"/>
      <w:r w:rsidRPr="006E4486">
        <w:rPr>
          <w:rFonts w:ascii="Times New Roman" w:hAnsi="Times New Roman" w:cs="Times New Roman"/>
          <w:color w:val="808080" w:themeColor="background1" w:themeShade="80"/>
          <w:sz w:val="28"/>
          <w:szCs w:val="28"/>
        </w:rPr>
        <w:t>Accreditation</w:t>
      </w:r>
      <w:bookmarkEnd w:id="89"/>
    </w:p>
    <w:p w:rsidR="00B44D84" w:rsidRPr="00B44D84" w:rsidRDefault="00B44D84" w:rsidP="00B44D84">
      <w:pPr>
        <w:ind w:left="360" w:firstLine="360"/>
        <w:jc w:val="both"/>
        <w:rPr>
          <w:rFonts w:ascii="Times New Roman" w:hAnsi="Times New Roman" w:cs="Times New Roman"/>
          <w:sz w:val="20"/>
          <w:szCs w:val="20"/>
        </w:rPr>
      </w:pPr>
      <w:r w:rsidRPr="00B44D84">
        <w:rPr>
          <w:rFonts w:ascii="Times New Roman" w:hAnsi="Times New Roman" w:cs="Times New Roman"/>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B44D84" w:rsidRPr="00643F98" w:rsidRDefault="00B44D84" w:rsidP="00643F98">
      <w:pPr>
        <w:pStyle w:val="Heading2"/>
        <w:spacing w:before="0"/>
        <w:ind w:firstLine="360"/>
        <w:rPr>
          <w:rFonts w:ascii="Times New Roman" w:hAnsi="Times New Roman" w:cs="Times New Roman"/>
          <w:color w:val="808080" w:themeColor="background1" w:themeShade="80"/>
          <w:sz w:val="28"/>
          <w:szCs w:val="28"/>
        </w:rPr>
      </w:pPr>
      <w:bookmarkStart w:id="90" w:name="_Toc294969705"/>
      <w:r w:rsidRPr="00643F98">
        <w:rPr>
          <w:rFonts w:ascii="Times New Roman" w:hAnsi="Times New Roman" w:cs="Times New Roman"/>
          <w:color w:val="808080" w:themeColor="background1" w:themeShade="80"/>
          <w:sz w:val="28"/>
          <w:szCs w:val="28"/>
        </w:rPr>
        <w:t>Off-Campus Programs</w:t>
      </w:r>
      <w:bookmarkEnd w:id="90"/>
    </w:p>
    <w:p w:rsidR="00B44D84" w:rsidRDefault="00B44D84" w:rsidP="00B44D84">
      <w:pPr>
        <w:rPr>
          <w:rFonts w:ascii="Times New Roman" w:hAnsi="Times New Roman" w:cs="Times New Roman"/>
          <w:sz w:val="20"/>
          <w:szCs w:val="20"/>
        </w:rPr>
        <w:sectPr w:rsidR="00B44D84" w:rsidSect="00FB3D09">
          <w:footerReference w:type="even" r:id="rId48"/>
          <w:footerReference w:type="default" r:id="rId49"/>
          <w:pgSz w:w="12240" w:h="15840"/>
          <w:pgMar w:top="260" w:right="990" w:bottom="280" w:left="1350" w:header="0" w:footer="967" w:gutter="0"/>
          <w:cols w:space="720" w:equalWidth="0">
            <w:col w:w="9900"/>
          </w:cols>
          <w:noEndnote/>
        </w:sectPr>
      </w:pPr>
      <w:r w:rsidRPr="00B44D84">
        <w:rPr>
          <w:rFonts w:ascii="Times New Roman" w:hAnsi="Times New Roman" w:cs="Times New Roman"/>
          <w:sz w:val="20"/>
          <w:szCs w:val="20"/>
        </w:rPr>
        <w:t>At the present time all courses are taught in Albany, Georgia on the ASU campus.</w:t>
      </w:r>
    </w:p>
    <w:tbl>
      <w:tblPr>
        <w:tblW w:w="10681" w:type="dxa"/>
        <w:tblInd w:w="119" w:type="dxa"/>
        <w:tblLayout w:type="fixed"/>
        <w:tblCellMar>
          <w:left w:w="0" w:type="dxa"/>
          <w:right w:w="0" w:type="dxa"/>
        </w:tblCellMar>
        <w:tblLook w:val="0000"/>
      </w:tblPr>
      <w:tblGrid>
        <w:gridCol w:w="4921"/>
        <w:gridCol w:w="4560"/>
        <w:gridCol w:w="1200"/>
      </w:tblGrid>
      <w:tr w:rsidR="00B44D84" w:rsidRPr="00FA7AC7" w:rsidTr="00B44D84">
        <w:trPr>
          <w:trHeight w:hRule="exact" w:val="235"/>
        </w:trPr>
        <w:tc>
          <w:tcPr>
            <w:tcW w:w="4921" w:type="dxa"/>
            <w:tcBorders>
              <w:top w:val="nil"/>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ind w:firstLine="1491"/>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before="9" w:after="0" w:line="140" w:lineRule="exact"/>
              <w:rPr>
                <w:rFonts w:ascii="Times New Roman" w:hAnsi="Times New Roman"/>
                <w:sz w:val="14"/>
                <w:szCs w:val="14"/>
              </w:rPr>
            </w:pPr>
          </w:p>
          <w:p w:rsidR="00B44D84" w:rsidRPr="00FA7AC7" w:rsidRDefault="00B44D84" w:rsidP="00B44D84">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200" w:type="dxa"/>
            <w:tcBorders>
              <w:top w:val="nil"/>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B44D84">
        <w:trPr>
          <w:trHeight w:hRule="exact" w:val="256"/>
        </w:trPr>
        <w:tc>
          <w:tcPr>
            <w:tcW w:w="4921" w:type="dxa"/>
            <w:tcBorders>
              <w:top w:val="single" w:sz="4" w:space="0" w:color="191919"/>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1200" w:type="dxa"/>
            <w:tcBorders>
              <w:top w:val="single" w:sz="4" w:space="0" w:color="191919"/>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B44D84">
        <w:trPr>
          <w:trHeight w:hRule="exact" w:val="219"/>
        </w:trPr>
        <w:tc>
          <w:tcPr>
            <w:tcW w:w="4921" w:type="dxa"/>
            <w:tcBorders>
              <w:top w:val="single" w:sz="4" w:space="0" w:color="191919"/>
              <w:left w:val="nil"/>
              <w:bottom w:val="nil"/>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1200" w:type="dxa"/>
            <w:tcBorders>
              <w:top w:val="single" w:sz="4" w:space="0" w:color="191919"/>
              <w:left w:val="single" w:sz="4" w:space="0" w:color="191919"/>
              <w:bottom w:val="nil"/>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bl>
    <w:p w:rsidR="00B44D84" w:rsidRPr="00B44D84" w:rsidRDefault="00B44D84" w:rsidP="00B44D84">
      <w:pPr>
        <w:rPr>
          <w:rFonts w:ascii="Times New Roman" w:hAnsi="Times New Roman" w:cs="Times New Roman"/>
          <w:sz w:val="20"/>
          <w:szCs w:val="20"/>
        </w:rPr>
      </w:pPr>
    </w:p>
    <w:p w:rsidR="00B44D84" w:rsidRPr="00896FAA" w:rsidRDefault="00B44D84" w:rsidP="00896FAA">
      <w:pPr>
        <w:pStyle w:val="Heading2"/>
        <w:ind w:firstLine="0"/>
        <w:rPr>
          <w:rFonts w:ascii="Times New Roman" w:hAnsi="Times New Roman" w:cs="Times New Roman"/>
          <w:color w:val="808080" w:themeColor="background1" w:themeShade="80"/>
          <w:sz w:val="28"/>
          <w:szCs w:val="28"/>
        </w:rPr>
      </w:pPr>
      <w:bookmarkStart w:id="91" w:name="_Toc294969706"/>
      <w:r w:rsidRPr="00896FAA">
        <w:rPr>
          <w:rFonts w:ascii="Times New Roman" w:hAnsi="Times New Roman" w:cs="Times New Roman"/>
          <w:color w:val="808080" w:themeColor="background1" w:themeShade="80"/>
          <w:sz w:val="28"/>
          <w:szCs w:val="28"/>
        </w:rPr>
        <w:t>Admission Requirements</w:t>
      </w:r>
      <w:bookmarkEnd w:id="91"/>
    </w:p>
    <w:p w:rsidR="00B44D84" w:rsidRPr="00B44D84" w:rsidRDefault="00B44D84" w:rsidP="00B44D84">
      <w:pPr>
        <w:ind w:right="270" w:firstLine="360"/>
        <w:jc w:val="both"/>
        <w:rPr>
          <w:rFonts w:ascii="Times New Roman" w:hAnsi="Times New Roman" w:cs="Times New Roman"/>
          <w:sz w:val="20"/>
          <w:szCs w:val="20"/>
        </w:rPr>
      </w:pPr>
      <w:r w:rsidRPr="00B44D84">
        <w:rPr>
          <w:rFonts w:ascii="Times New Roman" w:hAnsi="Times New Roman" w:cs="Times New Roman"/>
          <w:sz w:val="20"/>
          <w:szCs w:val="20"/>
        </w:rPr>
        <w:t>An applicant for the Master of Public Administration degree must meet the requirements for admission to the Albany State University Graduate School. Listed below are those requirements:</w:t>
      </w:r>
    </w:p>
    <w:p w:rsidR="00B44D84" w:rsidRPr="00B44D84" w:rsidRDefault="00284C41" w:rsidP="00B44D84">
      <w:pPr>
        <w:pStyle w:val="ListParagraph"/>
        <w:numPr>
          <w:ilvl w:val="0"/>
          <w:numId w:val="44"/>
        </w:numPr>
        <w:ind w:right="270"/>
        <w:jc w:val="both"/>
        <w:rPr>
          <w:rFonts w:ascii="Times New Roman" w:hAnsi="Times New Roman" w:cs="Times New Roman"/>
          <w:sz w:val="20"/>
          <w:szCs w:val="20"/>
        </w:rPr>
      </w:pPr>
      <w:r>
        <w:rPr>
          <w:rFonts w:ascii="Times New Roman" w:hAnsi="Times New Roman" w:cs="Times New Roman"/>
          <w:noProof/>
          <w:sz w:val="20"/>
          <w:szCs w:val="20"/>
        </w:rPr>
        <w:pict>
          <v:shape id="_x0000_s7770" type="#_x0000_t202" style="position:absolute;left:0;text-align:left;margin-left:524.95pt;margin-top:129pt;width:1in;height:495.8pt;z-index:-251295232;mso-position-horizontal-relative:page;mso-position-vertical-relative:page" o:allowincell="f" filled="f" stroked="f">
            <v:textbox style="layout-flow:vertical;mso-next-textbox:#_x0000_s7770" inset="0,0,0,0">
              <w:txbxContent>
                <w:p w:rsidR="00E410E0" w:rsidRDefault="00E410E0" w:rsidP="00B44D8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B44D84">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B44D84" w:rsidRPr="00B44D84">
        <w:rPr>
          <w:rFonts w:ascii="Times New Roman" w:hAnsi="Times New Roman" w:cs="Times New Roman"/>
          <w:sz w:val="20"/>
          <w:szCs w:val="20"/>
        </w:rPr>
        <w:t>A baccalaureate degree from an accredited college or university.</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 xml:space="preserve">A minimum 3.0 cumulative grade-point average (on a 4.0 point scale) for course work completed </w:t>
      </w:r>
      <w:r w:rsidRPr="00B44D84">
        <w:rPr>
          <w:rFonts w:ascii="Times New Roman" w:hAnsi="Times New Roman" w:cs="Times New Roman"/>
          <w:sz w:val="20"/>
          <w:szCs w:val="20"/>
        </w:rPr>
        <w:tab/>
        <w:t xml:space="preserve">at the undergraduate level is required for regular admission. A cumulative grade-point average </w:t>
      </w:r>
      <w:r w:rsidRPr="00B44D84">
        <w:rPr>
          <w:rFonts w:ascii="Times New Roman" w:hAnsi="Times New Roman" w:cs="Times New Roman"/>
          <w:sz w:val="20"/>
          <w:szCs w:val="20"/>
        </w:rPr>
        <w:tab/>
        <w:t>of 2.5 is required for provisional admission.</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 xml:space="preserve">A satisfactory score on either the Graduate Record Examination (GRE), the Graduate </w:t>
      </w:r>
      <w:r w:rsidRPr="00B44D84">
        <w:rPr>
          <w:rFonts w:ascii="Times New Roman" w:hAnsi="Times New Roman" w:cs="Times New Roman"/>
          <w:sz w:val="20"/>
          <w:szCs w:val="20"/>
        </w:rPr>
        <w:tab/>
        <w:t>Manage</w:t>
      </w:r>
      <w:r>
        <w:rPr>
          <w:rFonts w:ascii="Times New Roman" w:hAnsi="Times New Roman" w:cs="Times New Roman"/>
          <w:sz w:val="20"/>
          <w:szCs w:val="20"/>
        </w:rPr>
        <w:t xml:space="preserve">ment </w:t>
      </w:r>
      <w:r w:rsidRPr="00B44D84">
        <w:rPr>
          <w:rFonts w:ascii="Times New Roman" w:hAnsi="Times New Roman" w:cs="Times New Roman"/>
          <w:sz w:val="20"/>
          <w:szCs w:val="20"/>
        </w:rPr>
        <w:t xml:space="preserve">Admission Test (GMAT) or the Miller Analogies Test (MAT). For regular admission, </w:t>
      </w:r>
      <w:r w:rsidRPr="00B44D84">
        <w:rPr>
          <w:rFonts w:ascii="Times New Roman" w:hAnsi="Times New Roman" w:cs="Times New Roman"/>
          <w:sz w:val="20"/>
          <w:szCs w:val="20"/>
        </w:rPr>
        <w:tab/>
        <w:t xml:space="preserve">a combined score of 800 on the verbal and quantitative sections of the GRE, a score of 44 on the </w:t>
      </w:r>
      <w:r w:rsidRPr="00B44D84">
        <w:rPr>
          <w:rFonts w:ascii="Times New Roman" w:hAnsi="Times New Roman" w:cs="Times New Roman"/>
          <w:sz w:val="20"/>
          <w:szCs w:val="20"/>
        </w:rPr>
        <w:tab/>
        <w:t xml:space="preserve">MAT or 450 on the GMAT is required. For provisional admission, a combined score of 700 on the </w:t>
      </w:r>
      <w:r w:rsidRPr="00B44D84">
        <w:rPr>
          <w:rFonts w:ascii="Times New Roman" w:hAnsi="Times New Roman" w:cs="Times New Roman"/>
          <w:sz w:val="20"/>
          <w:szCs w:val="20"/>
        </w:rPr>
        <w:tab/>
        <w:t>verbal and quantitative sections of the GRE, 27 on the MAT or 360 on the GMAT is required.</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Two official transcripts sent from all colleges and universities attended.</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 xml:space="preserve">Two current letters of recommendation from individuals familiar with the applicant’s ability to </w:t>
      </w:r>
      <w:r w:rsidRPr="00B44D84">
        <w:rPr>
          <w:rFonts w:ascii="Times New Roman" w:hAnsi="Times New Roman" w:cs="Times New Roman"/>
          <w:sz w:val="20"/>
          <w:szCs w:val="20"/>
        </w:rPr>
        <w:tab/>
        <w:t>successfully complete the graduate program.</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Submission of a completed graduate admissions application with a $20 processing fee.</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 xml:space="preserve">Applicants for admission to the MPA program are also required to submit a written statement of </w:t>
      </w:r>
      <w:r>
        <w:rPr>
          <w:rFonts w:ascii="Times New Roman" w:hAnsi="Times New Roman" w:cs="Times New Roman"/>
          <w:sz w:val="20"/>
          <w:szCs w:val="20"/>
        </w:rPr>
        <w:t xml:space="preserve"> </w:t>
      </w:r>
      <w:r w:rsidRPr="00B44D84">
        <w:rPr>
          <w:rFonts w:ascii="Times New Roman" w:hAnsi="Times New Roman" w:cs="Times New Roman"/>
          <w:sz w:val="20"/>
          <w:szCs w:val="20"/>
        </w:rPr>
        <w:t>career goals.</w:t>
      </w:r>
    </w:p>
    <w:p w:rsidR="00B44D84" w:rsidRPr="00B44D84" w:rsidRDefault="00B44D84" w:rsidP="00B44D84">
      <w:pPr>
        <w:pStyle w:val="ListParagraph"/>
        <w:numPr>
          <w:ilvl w:val="0"/>
          <w:numId w:val="44"/>
        </w:numPr>
        <w:ind w:right="270"/>
        <w:jc w:val="both"/>
        <w:rPr>
          <w:rFonts w:ascii="Times New Roman" w:hAnsi="Times New Roman" w:cs="Times New Roman"/>
          <w:sz w:val="20"/>
          <w:szCs w:val="20"/>
        </w:rPr>
      </w:pPr>
      <w:r w:rsidRPr="00B44D84">
        <w:rPr>
          <w:rFonts w:ascii="Times New Roman" w:hAnsi="Times New Roman" w:cs="Times New Roman"/>
          <w:sz w:val="20"/>
          <w:szCs w:val="20"/>
        </w:rPr>
        <w:t xml:space="preserve">International students must take the TOEFL and meet other criteria established by the Board of </w:t>
      </w:r>
      <w:r w:rsidRPr="00B44D84">
        <w:rPr>
          <w:rFonts w:ascii="Times New Roman" w:hAnsi="Times New Roman" w:cs="Times New Roman"/>
          <w:sz w:val="20"/>
          <w:szCs w:val="20"/>
        </w:rPr>
        <w:tab/>
        <w:t>Regents of the University System of Georgia.</w:t>
      </w:r>
    </w:p>
    <w:p w:rsidR="00B44D84" w:rsidRPr="00B44D84" w:rsidRDefault="00B44D84" w:rsidP="00B44D84">
      <w:pPr>
        <w:ind w:right="270" w:firstLine="360"/>
        <w:jc w:val="both"/>
        <w:rPr>
          <w:rFonts w:ascii="Times New Roman" w:hAnsi="Times New Roman" w:cs="Times New Roman"/>
          <w:sz w:val="20"/>
          <w:szCs w:val="20"/>
        </w:rPr>
      </w:pPr>
      <w:r w:rsidRPr="00B44D84">
        <w:rPr>
          <w:rFonts w:ascii="Times New Roman" w:hAnsi="Times New Roman" w:cs="Times New Roman"/>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B44D84" w:rsidRPr="00896FAA" w:rsidRDefault="00B44D84" w:rsidP="00896FAA">
      <w:pPr>
        <w:pStyle w:val="Heading2"/>
        <w:ind w:firstLine="0"/>
        <w:rPr>
          <w:rFonts w:ascii="Times New Roman" w:hAnsi="Times New Roman" w:cs="Times New Roman"/>
          <w:color w:val="808080" w:themeColor="background1" w:themeShade="80"/>
          <w:sz w:val="28"/>
          <w:szCs w:val="28"/>
        </w:rPr>
      </w:pPr>
      <w:bookmarkStart w:id="92" w:name="_Toc294969707"/>
      <w:r w:rsidRPr="00896FAA">
        <w:rPr>
          <w:rFonts w:ascii="Times New Roman" w:hAnsi="Times New Roman" w:cs="Times New Roman"/>
          <w:color w:val="808080" w:themeColor="background1" w:themeShade="80"/>
          <w:sz w:val="28"/>
          <w:szCs w:val="28"/>
        </w:rPr>
        <w:t>Undergraduate Prerequisites</w:t>
      </w:r>
      <w:bookmarkEnd w:id="92"/>
    </w:p>
    <w:p w:rsidR="00B44D84" w:rsidRPr="00B44D84" w:rsidRDefault="00B44D84" w:rsidP="00B44D84">
      <w:pPr>
        <w:ind w:right="270" w:firstLine="360"/>
        <w:jc w:val="both"/>
        <w:rPr>
          <w:rFonts w:ascii="Times New Roman" w:hAnsi="Times New Roman" w:cs="Times New Roman"/>
          <w:sz w:val="20"/>
          <w:szCs w:val="20"/>
        </w:rPr>
      </w:pPr>
      <w:r w:rsidRPr="00B44D84">
        <w:rPr>
          <w:rFonts w:ascii="Times New Roman" w:hAnsi="Times New Roman" w:cs="Times New Roman"/>
          <w:sz w:val="20"/>
          <w:szCs w:val="20"/>
        </w:rPr>
        <w:t>Applicants for the MPA program are expected to have three background courses (or their equivalent) in statistics or research, American government and computer literacy as follows:</w:t>
      </w:r>
    </w:p>
    <w:p w:rsidR="00B44D84" w:rsidRPr="00B44D84" w:rsidRDefault="00B44D84" w:rsidP="00B44D84">
      <w:pPr>
        <w:pStyle w:val="ListParagraph"/>
        <w:numPr>
          <w:ilvl w:val="0"/>
          <w:numId w:val="45"/>
        </w:numPr>
        <w:spacing w:after="0"/>
        <w:ind w:left="720" w:right="270"/>
        <w:jc w:val="both"/>
        <w:rPr>
          <w:rFonts w:ascii="Times New Roman" w:hAnsi="Times New Roman" w:cs="Times New Roman"/>
          <w:sz w:val="20"/>
          <w:szCs w:val="20"/>
        </w:rPr>
      </w:pPr>
      <w:r w:rsidRPr="00B44D84">
        <w:rPr>
          <w:rFonts w:ascii="Times New Roman" w:hAnsi="Times New Roman" w:cs="Times New Roman"/>
          <w:sz w:val="20"/>
          <w:szCs w:val="20"/>
        </w:rPr>
        <w:t>3 hrs - Courses in statistical or research methods for social or behavioral sciences;</w:t>
      </w:r>
    </w:p>
    <w:p w:rsidR="00B44D84" w:rsidRPr="00B44D84" w:rsidRDefault="00B44D84" w:rsidP="00B44D84">
      <w:pPr>
        <w:pStyle w:val="ListParagraph"/>
        <w:numPr>
          <w:ilvl w:val="0"/>
          <w:numId w:val="45"/>
        </w:numPr>
        <w:spacing w:after="0"/>
        <w:ind w:left="720" w:right="270"/>
        <w:jc w:val="both"/>
        <w:rPr>
          <w:rFonts w:ascii="Times New Roman" w:hAnsi="Times New Roman" w:cs="Times New Roman"/>
          <w:sz w:val="20"/>
          <w:szCs w:val="20"/>
        </w:rPr>
      </w:pPr>
      <w:r w:rsidRPr="00B44D84">
        <w:rPr>
          <w:rFonts w:ascii="Times New Roman" w:hAnsi="Times New Roman" w:cs="Times New Roman"/>
          <w:sz w:val="20"/>
          <w:szCs w:val="20"/>
        </w:rPr>
        <w:t>3 hrs - American government courses;</w:t>
      </w:r>
    </w:p>
    <w:p w:rsidR="00B44D84" w:rsidRPr="00B44D84" w:rsidRDefault="00B44D84" w:rsidP="00B44D84">
      <w:pPr>
        <w:pStyle w:val="ListParagraph"/>
        <w:numPr>
          <w:ilvl w:val="0"/>
          <w:numId w:val="45"/>
        </w:numPr>
        <w:spacing w:after="0"/>
        <w:ind w:left="720" w:right="270"/>
        <w:jc w:val="both"/>
        <w:rPr>
          <w:rFonts w:ascii="Times New Roman" w:hAnsi="Times New Roman" w:cs="Times New Roman"/>
          <w:sz w:val="20"/>
          <w:szCs w:val="20"/>
        </w:rPr>
      </w:pPr>
      <w:r w:rsidRPr="00B44D84">
        <w:rPr>
          <w:rFonts w:ascii="Times New Roman" w:hAnsi="Times New Roman" w:cs="Times New Roman"/>
          <w:sz w:val="20"/>
          <w:szCs w:val="20"/>
        </w:rPr>
        <w:t>3 hrs - Basic computer literacy and word processing courses.</w:t>
      </w:r>
    </w:p>
    <w:p w:rsidR="00B44D84" w:rsidRPr="00B44D84" w:rsidRDefault="00B44D84" w:rsidP="00B44D84">
      <w:pPr>
        <w:ind w:right="270" w:firstLine="360"/>
        <w:jc w:val="both"/>
        <w:rPr>
          <w:rFonts w:ascii="Times New Roman" w:hAnsi="Times New Roman" w:cs="Times New Roman"/>
          <w:sz w:val="20"/>
          <w:szCs w:val="20"/>
        </w:rPr>
      </w:pPr>
      <w:r w:rsidRPr="00B44D84">
        <w:rPr>
          <w:rFonts w:ascii="Times New Roman" w:hAnsi="Times New Roman" w:cs="Times New Roman"/>
          <w:sz w:val="20"/>
          <w:szCs w:val="20"/>
        </w:rPr>
        <w:t>Students who are deficient in these MPA prerequisites are expected to complete undergraduate courses as needed. They will not be allowed to take regular graduate coursework until all prerequisites have been met.</w:t>
      </w:r>
    </w:p>
    <w:p w:rsidR="00B44D84" w:rsidRPr="00896FAA" w:rsidRDefault="00B44D84" w:rsidP="00896FAA">
      <w:pPr>
        <w:pStyle w:val="Heading2"/>
        <w:ind w:firstLine="0"/>
        <w:rPr>
          <w:color w:val="808080" w:themeColor="background1" w:themeShade="80"/>
          <w:sz w:val="28"/>
          <w:szCs w:val="28"/>
        </w:rPr>
      </w:pPr>
      <w:bookmarkStart w:id="93" w:name="_Toc294969708"/>
      <w:r w:rsidRPr="00896FAA">
        <w:rPr>
          <w:color w:val="808080" w:themeColor="background1" w:themeShade="80"/>
          <w:sz w:val="28"/>
          <w:szCs w:val="28"/>
        </w:rPr>
        <w:t>The Curriculum</w:t>
      </w:r>
      <w:bookmarkEnd w:id="93"/>
    </w:p>
    <w:p w:rsidR="00B44D84" w:rsidRPr="0074120C" w:rsidRDefault="00B44D84" w:rsidP="00B44D84">
      <w:pPr>
        <w:ind w:firstLine="0"/>
        <w:rPr>
          <w:sz w:val="24"/>
          <w:szCs w:val="24"/>
        </w:rPr>
      </w:pPr>
      <w:r w:rsidRPr="0074120C">
        <w:rPr>
          <w:b/>
          <w:sz w:val="24"/>
          <w:szCs w:val="24"/>
        </w:rPr>
        <w:t>The requirements for the Master of Public Administration degree are</w:t>
      </w:r>
      <w:r w:rsidRPr="0074120C">
        <w:rPr>
          <w:sz w:val="24"/>
          <w:szCs w:val="24"/>
        </w:rPr>
        <w:t>:</w:t>
      </w:r>
    </w:p>
    <w:p w:rsidR="00B44D84" w:rsidRPr="001746B5" w:rsidRDefault="00B44D84" w:rsidP="00B44D84">
      <w:pPr>
        <w:pStyle w:val="ListParagraph"/>
        <w:numPr>
          <w:ilvl w:val="0"/>
          <w:numId w:val="46"/>
        </w:numPr>
        <w:ind w:left="810"/>
        <w:rPr>
          <w:rFonts w:ascii="Times New Roman" w:hAnsi="Times New Roman" w:cs="Times New Roman"/>
          <w:sz w:val="20"/>
          <w:szCs w:val="20"/>
        </w:rPr>
      </w:pPr>
      <w:r w:rsidRPr="001746B5">
        <w:rPr>
          <w:rFonts w:ascii="Times New Roman" w:hAnsi="Times New Roman" w:cs="Times New Roman"/>
          <w:sz w:val="20"/>
          <w:szCs w:val="20"/>
        </w:rPr>
        <w:t xml:space="preserve">A minimum of 36 semester hours of graduate course work, at least 27 semester hours of which </w:t>
      </w:r>
      <w:r w:rsidRPr="001746B5">
        <w:rPr>
          <w:rFonts w:ascii="Times New Roman" w:hAnsi="Times New Roman" w:cs="Times New Roman"/>
          <w:sz w:val="20"/>
          <w:szCs w:val="20"/>
        </w:rPr>
        <w:tab/>
        <w:t>shall be taken in residence at Albany State University.</w:t>
      </w:r>
    </w:p>
    <w:p w:rsidR="00B44D84" w:rsidRPr="001746B5" w:rsidRDefault="00B44D84" w:rsidP="00B44D84">
      <w:pPr>
        <w:pStyle w:val="ListParagraph"/>
        <w:numPr>
          <w:ilvl w:val="0"/>
          <w:numId w:val="46"/>
        </w:numPr>
        <w:ind w:left="810"/>
        <w:rPr>
          <w:rFonts w:ascii="Times New Roman" w:hAnsi="Times New Roman" w:cs="Times New Roman"/>
          <w:sz w:val="20"/>
          <w:szCs w:val="20"/>
        </w:rPr>
      </w:pPr>
      <w:r w:rsidRPr="001746B5">
        <w:rPr>
          <w:rFonts w:ascii="Times New Roman" w:hAnsi="Times New Roman" w:cs="Times New Roman"/>
          <w:sz w:val="20"/>
          <w:szCs w:val="20"/>
        </w:rPr>
        <w:t>A minimum cumulative grade-point average of 3.0 in courses distributed as follows:</w:t>
      </w:r>
    </w:p>
    <w:p w:rsidR="00B44D84" w:rsidRPr="001746B5" w:rsidRDefault="00B44D84" w:rsidP="00B44D84">
      <w:pPr>
        <w:tabs>
          <w:tab w:val="left" w:pos="1080"/>
          <w:tab w:val="right" w:leader="dot" w:pos="9000"/>
        </w:tabs>
        <w:spacing w:after="0"/>
        <w:rPr>
          <w:rFonts w:ascii="Times New Roman" w:hAnsi="Times New Roman" w:cs="Times New Roman"/>
          <w:sz w:val="20"/>
          <w:szCs w:val="20"/>
        </w:rPr>
      </w:pPr>
      <w:r w:rsidRPr="001746B5">
        <w:rPr>
          <w:rFonts w:ascii="Times New Roman" w:hAnsi="Times New Roman" w:cs="Times New Roman"/>
          <w:sz w:val="20"/>
          <w:szCs w:val="20"/>
        </w:rPr>
        <w:tab/>
        <w:t>Core Courses</w:t>
      </w:r>
      <w:r w:rsidRPr="001746B5">
        <w:rPr>
          <w:rFonts w:ascii="Times New Roman" w:hAnsi="Times New Roman" w:cs="Times New Roman"/>
          <w:sz w:val="20"/>
          <w:szCs w:val="20"/>
        </w:rPr>
        <w:tab/>
        <w:t xml:space="preserve">21 hrs. </w:t>
      </w:r>
    </w:p>
    <w:p w:rsidR="00B44D84" w:rsidRPr="001746B5" w:rsidRDefault="00B44D84" w:rsidP="00B44D84">
      <w:pPr>
        <w:tabs>
          <w:tab w:val="left" w:pos="1080"/>
          <w:tab w:val="right" w:leader="dot" w:pos="9000"/>
        </w:tabs>
        <w:spacing w:after="0"/>
        <w:rPr>
          <w:rFonts w:ascii="Times New Roman" w:hAnsi="Times New Roman" w:cs="Times New Roman"/>
          <w:sz w:val="20"/>
          <w:szCs w:val="20"/>
        </w:rPr>
      </w:pPr>
      <w:r w:rsidRPr="001746B5">
        <w:rPr>
          <w:rFonts w:ascii="Times New Roman" w:hAnsi="Times New Roman" w:cs="Times New Roman"/>
          <w:sz w:val="20"/>
          <w:szCs w:val="20"/>
        </w:rPr>
        <w:tab/>
        <w:t>Courses in Concentration</w:t>
      </w:r>
      <w:r w:rsidRPr="001746B5">
        <w:rPr>
          <w:rFonts w:ascii="Times New Roman" w:hAnsi="Times New Roman" w:cs="Times New Roman"/>
          <w:sz w:val="20"/>
          <w:szCs w:val="20"/>
        </w:rPr>
        <w:tab/>
        <w:t xml:space="preserve">9 hrs. </w:t>
      </w:r>
    </w:p>
    <w:p w:rsidR="00B44D84" w:rsidRPr="001746B5" w:rsidRDefault="00B44D84" w:rsidP="00B44D84">
      <w:pPr>
        <w:tabs>
          <w:tab w:val="left" w:pos="1080"/>
          <w:tab w:val="right" w:leader="dot" w:pos="9000"/>
        </w:tabs>
        <w:spacing w:after="0"/>
        <w:rPr>
          <w:rFonts w:ascii="Times New Roman" w:hAnsi="Times New Roman" w:cs="Times New Roman"/>
          <w:sz w:val="20"/>
          <w:szCs w:val="20"/>
        </w:rPr>
      </w:pPr>
      <w:r w:rsidRPr="001746B5">
        <w:rPr>
          <w:rFonts w:ascii="Times New Roman" w:hAnsi="Times New Roman" w:cs="Times New Roman"/>
          <w:sz w:val="20"/>
          <w:szCs w:val="20"/>
        </w:rPr>
        <w:tab/>
        <w:t>PADM 5581 Professional Public Service Internship/Project</w:t>
      </w:r>
      <w:r w:rsidRPr="001746B5">
        <w:rPr>
          <w:rFonts w:ascii="Times New Roman" w:hAnsi="Times New Roman" w:cs="Times New Roman"/>
          <w:sz w:val="20"/>
          <w:szCs w:val="20"/>
        </w:rPr>
        <w:tab/>
        <w:t xml:space="preserve">3 hrs. </w:t>
      </w:r>
    </w:p>
    <w:p w:rsidR="00B44D84" w:rsidRPr="001746B5" w:rsidRDefault="00B44D84" w:rsidP="00B44D84">
      <w:pPr>
        <w:tabs>
          <w:tab w:val="left" w:pos="1080"/>
          <w:tab w:val="right" w:leader="dot" w:pos="9000"/>
        </w:tabs>
        <w:spacing w:after="0"/>
        <w:rPr>
          <w:sz w:val="20"/>
          <w:szCs w:val="20"/>
        </w:rPr>
        <w:sectPr w:rsidR="00B44D84" w:rsidRPr="001746B5" w:rsidSect="00FB3D09">
          <w:pgSz w:w="12240" w:h="15840"/>
          <w:pgMar w:top="260" w:right="1350" w:bottom="280" w:left="900" w:header="0" w:footer="967" w:gutter="0"/>
          <w:cols w:space="720" w:equalWidth="0">
            <w:col w:w="9990"/>
          </w:cols>
          <w:noEndnote/>
        </w:sectPr>
      </w:pPr>
      <w:r w:rsidRPr="001746B5">
        <w:rPr>
          <w:sz w:val="20"/>
          <w:szCs w:val="20"/>
        </w:rPr>
        <w:tab/>
        <w:t>PADM 5905 Capstone Report*</w:t>
      </w:r>
      <w:r w:rsidRPr="001746B5">
        <w:rPr>
          <w:sz w:val="20"/>
          <w:szCs w:val="20"/>
        </w:rPr>
        <w:tab/>
        <w:t>3 hrs.</w:t>
      </w:r>
    </w:p>
    <w:tbl>
      <w:tblPr>
        <w:tblW w:w="10350" w:type="dxa"/>
        <w:tblInd w:w="-900" w:type="dxa"/>
        <w:tblLayout w:type="fixed"/>
        <w:tblCellMar>
          <w:left w:w="0" w:type="dxa"/>
          <w:right w:w="0" w:type="dxa"/>
        </w:tblCellMar>
        <w:tblLook w:val="0000"/>
      </w:tblPr>
      <w:tblGrid>
        <w:gridCol w:w="1231"/>
        <w:gridCol w:w="4560"/>
        <w:gridCol w:w="4559"/>
      </w:tblGrid>
      <w:tr w:rsidR="00B44D84" w:rsidRPr="00FA7AC7" w:rsidTr="006C28C5">
        <w:trPr>
          <w:trHeight w:hRule="exact" w:val="235"/>
        </w:trPr>
        <w:tc>
          <w:tcPr>
            <w:tcW w:w="1231" w:type="dxa"/>
            <w:tcBorders>
              <w:top w:val="nil"/>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ind w:firstLine="1491"/>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before="9" w:after="0" w:line="140" w:lineRule="exact"/>
              <w:rPr>
                <w:rFonts w:ascii="Times New Roman" w:hAnsi="Times New Roman"/>
                <w:sz w:val="14"/>
                <w:szCs w:val="14"/>
              </w:rPr>
            </w:pPr>
          </w:p>
          <w:p w:rsidR="00B44D84" w:rsidRPr="00FA7AC7" w:rsidRDefault="00B44D84" w:rsidP="00B44D84">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559" w:type="dxa"/>
            <w:tcBorders>
              <w:top w:val="nil"/>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6C28C5">
        <w:trPr>
          <w:trHeight w:hRule="exact" w:val="256"/>
        </w:trPr>
        <w:tc>
          <w:tcPr>
            <w:tcW w:w="1231" w:type="dxa"/>
            <w:tcBorders>
              <w:top w:val="single" w:sz="4" w:space="0" w:color="191919"/>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59" w:type="dxa"/>
            <w:tcBorders>
              <w:top w:val="single" w:sz="4" w:space="0" w:color="191919"/>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6C28C5">
        <w:trPr>
          <w:trHeight w:hRule="exact" w:val="219"/>
        </w:trPr>
        <w:tc>
          <w:tcPr>
            <w:tcW w:w="1231" w:type="dxa"/>
            <w:tcBorders>
              <w:top w:val="single" w:sz="4" w:space="0" w:color="191919"/>
              <w:left w:val="nil"/>
              <w:bottom w:val="nil"/>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559" w:type="dxa"/>
            <w:tcBorders>
              <w:top w:val="single" w:sz="4" w:space="0" w:color="191919"/>
              <w:left w:val="single" w:sz="4" w:space="0" w:color="191919"/>
              <w:bottom w:val="nil"/>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bl>
    <w:p w:rsidR="00B44D84" w:rsidRDefault="00B44D84" w:rsidP="00B44D84"/>
    <w:p w:rsidR="00B44D84" w:rsidRPr="00896FAA" w:rsidRDefault="00B44D84" w:rsidP="00896FAA">
      <w:pPr>
        <w:pStyle w:val="Heading2"/>
        <w:ind w:firstLine="360"/>
        <w:rPr>
          <w:color w:val="808080" w:themeColor="background1" w:themeShade="80"/>
          <w:sz w:val="24"/>
          <w:szCs w:val="24"/>
        </w:rPr>
      </w:pPr>
      <w:bookmarkStart w:id="94" w:name="_Toc294969709"/>
      <w:r w:rsidRPr="00896FAA">
        <w:rPr>
          <w:color w:val="808080" w:themeColor="background1" w:themeShade="80"/>
          <w:sz w:val="24"/>
          <w:szCs w:val="24"/>
        </w:rPr>
        <w:t>A. The Public Administration Core Courses</w:t>
      </w:r>
      <w:bookmarkEnd w:id="94"/>
    </w:p>
    <w:p w:rsidR="00B44D84" w:rsidRPr="001746B5" w:rsidRDefault="00B44D84" w:rsidP="00B44D84">
      <w:pPr>
        <w:ind w:left="360" w:firstLine="360"/>
        <w:jc w:val="both"/>
        <w:rPr>
          <w:rFonts w:ascii="Times New Roman" w:hAnsi="Times New Roman" w:cs="Times New Roman"/>
        </w:rPr>
      </w:pPr>
      <w:r w:rsidRPr="001746B5">
        <w:rPr>
          <w:rFonts w:ascii="Times New Roman" w:hAnsi="Times New Roman" w:cs="Times New Roman"/>
        </w:rPr>
        <w:t xml:space="preserve">The Public Administration Core consists of seven courses (21 semester hours) as follows: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PADM  5011 Public Administration: Scope, Development &amp; Ethical Environment</w:t>
      </w:r>
      <w:r w:rsidRPr="001746B5">
        <w:rPr>
          <w:rFonts w:ascii="Times New Roman" w:hAnsi="Times New Roman" w:cs="Times New Roman"/>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 xml:space="preserve">PADM 5125 Organizational Theory  </w:t>
      </w:r>
      <w:r w:rsidRPr="001746B5">
        <w:rPr>
          <w:rFonts w:ascii="Times New Roman" w:hAnsi="Times New Roman" w:cs="Times New Roman"/>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 xml:space="preserve">PADM 5261 Public Personnel Administration </w:t>
      </w:r>
      <w:r w:rsidRPr="001746B5">
        <w:rPr>
          <w:rFonts w:ascii="Times New Roman" w:hAnsi="Times New Roman" w:cs="Times New Roman"/>
        </w:rPr>
        <w:tab/>
        <w:t xml:space="preserve">3 hrs. </w:t>
      </w:r>
    </w:p>
    <w:p w:rsidR="00B44D84" w:rsidRPr="001746B5" w:rsidRDefault="00284C41" w:rsidP="00B44D84">
      <w:pPr>
        <w:tabs>
          <w:tab w:val="left" w:pos="720"/>
          <w:tab w:val="right" w:leader="dot" w:pos="9270"/>
        </w:tabs>
        <w:spacing w:after="0"/>
        <w:ind w:left="360" w:firstLine="360"/>
        <w:jc w:val="both"/>
        <w:rPr>
          <w:rFonts w:ascii="Times New Roman" w:hAnsi="Times New Roman" w:cs="Times New Roman"/>
        </w:rPr>
      </w:pPr>
      <w:r>
        <w:rPr>
          <w:rFonts w:ascii="Times New Roman" w:hAnsi="Times New Roman" w:cs="Times New Roman"/>
          <w:noProof/>
        </w:rPr>
        <w:pict>
          <v:shape id="_x0000_s7771" type="#_x0000_t202" style="position:absolute;left:0;text-align:left;margin-left:20.8pt;margin-top:8.6pt;width:1in;height:532.75pt;z-index:-251294208;mso-position-horizontal-relative:page" o:allowincell="f" filled="f" stroked="f">
            <v:textbox style="layout-flow:vertical;mso-layout-flow-alt:bottom-to-top;mso-next-textbox:#_x0000_s7771" inset="0,0,0,0">
              <w:txbxContent>
                <w:p w:rsidR="00E410E0" w:rsidRDefault="00E410E0" w:rsidP="00B44D8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B44D84" w:rsidRPr="001746B5">
        <w:rPr>
          <w:rFonts w:ascii="Times New Roman" w:hAnsi="Times New Roman" w:cs="Times New Roman"/>
        </w:rPr>
        <w:t xml:space="preserve">PADM 5301 Public Budgeting </w:t>
      </w:r>
      <w:r w:rsidR="00B44D84" w:rsidRPr="001746B5">
        <w:rPr>
          <w:rFonts w:ascii="Times New Roman" w:hAnsi="Times New Roman" w:cs="Times New Roman"/>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 xml:space="preserve">PADM 5500 Computer Applications &amp; Management of Information Systems** </w:t>
      </w:r>
      <w:r w:rsidRPr="001746B5">
        <w:rPr>
          <w:rFonts w:ascii="Times New Roman" w:hAnsi="Times New Roman" w:cs="Times New Roman"/>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 xml:space="preserve">PADM 5502 Research Design and Data Analysis*** </w:t>
      </w:r>
      <w:r w:rsidRPr="001746B5">
        <w:rPr>
          <w:rFonts w:ascii="Times New Roman" w:hAnsi="Times New Roman" w:cs="Times New Roman"/>
        </w:rPr>
        <w:tab/>
        <w:t xml:space="preserve"> 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rPr>
      </w:pPr>
      <w:r w:rsidRPr="001746B5">
        <w:rPr>
          <w:rFonts w:ascii="Times New Roman" w:hAnsi="Times New Roman" w:cs="Times New Roman"/>
        </w:rPr>
        <w:t xml:space="preserve">PADM 5781 Introduction to Public Policy  </w:t>
      </w:r>
      <w:r w:rsidRPr="001746B5">
        <w:rPr>
          <w:rFonts w:ascii="Times New Roman" w:hAnsi="Times New Roman" w:cs="Times New Roman"/>
        </w:rPr>
        <w:tab/>
        <w:t xml:space="preserve"> 3 hrs.</w:t>
      </w:r>
    </w:p>
    <w:p w:rsidR="00B44D84" w:rsidRPr="001746B5" w:rsidRDefault="00B44D84" w:rsidP="00B44D84">
      <w:pPr>
        <w:spacing w:after="0"/>
        <w:ind w:left="360" w:firstLine="360"/>
        <w:jc w:val="both"/>
        <w:rPr>
          <w:rFonts w:ascii="Times New Roman" w:hAnsi="Times New Roman" w:cs="Times New Roman"/>
        </w:rPr>
      </w:pPr>
      <w:r w:rsidRPr="001746B5">
        <w:rPr>
          <w:rFonts w:ascii="Times New Roman" w:hAnsi="Times New Roman" w:cs="Times New Roman"/>
        </w:rPr>
        <w:t>**Prerequisite for PADM 5502.</w:t>
      </w:r>
    </w:p>
    <w:p w:rsidR="00B44D84" w:rsidRPr="001746B5" w:rsidRDefault="00B44D84" w:rsidP="00B44D84">
      <w:pPr>
        <w:spacing w:after="0"/>
        <w:ind w:left="360" w:firstLine="360"/>
        <w:jc w:val="both"/>
        <w:rPr>
          <w:rFonts w:ascii="Times New Roman" w:hAnsi="Times New Roman" w:cs="Times New Roman"/>
        </w:rPr>
      </w:pPr>
      <w:r w:rsidRPr="001746B5">
        <w:rPr>
          <w:rFonts w:ascii="Times New Roman" w:hAnsi="Times New Roman" w:cs="Times New Roman"/>
        </w:rPr>
        <w:t>** *Prerequisite for PADM 5851.</w:t>
      </w:r>
    </w:p>
    <w:p w:rsidR="00B44D84" w:rsidRDefault="00B44D84" w:rsidP="00B44D84">
      <w:pPr>
        <w:ind w:left="360" w:firstLine="0"/>
        <w:jc w:val="both"/>
        <w:rPr>
          <w:b/>
          <w:sz w:val="24"/>
          <w:szCs w:val="24"/>
        </w:rPr>
      </w:pPr>
    </w:p>
    <w:p w:rsidR="00B44D84" w:rsidRPr="00896FAA" w:rsidRDefault="00B44D84" w:rsidP="00896FAA">
      <w:pPr>
        <w:pStyle w:val="Heading2"/>
        <w:ind w:firstLine="360"/>
        <w:rPr>
          <w:color w:val="808080" w:themeColor="background1" w:themeShade="80"/>
          <w:sz w:val="24"/>
          <w:szCs w:val="24"/>
        </w:rPr>
      </w:pPr>
      <w:bookmarkStart w:id="95" w:name="_Toc294969710"/>
      <w:r w:rsidRPr="00896FAA">
        <w:rPr>
          <w:color w:val="808080" w:themeColor="background1" w:themeShade="80"/>
          <w:sz w:val="24"/>
          <w:szCs w:val="24"/>
        </w:rPr>
        <w:t xml:space="preserve">B. </w:t>
      </w:r>
      <w:r w:rsidRPr="00896FAA">
        <w:rPr>
          <w:color w:val="808080" w:themeColor="background1" w:themeShade="80"/>
          <w:sz w:val="24"/>
          <w:szCs w:val="24"/>
        </w:rPr>
        <w:tab/>
        <w:t>Additional Required Courses (or equivalent)</w:t>
      </w:r>
      <w:bookmarkEnd w:id="95"/>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PADM 5851 Professional Public Service Internship/Project ....................................................3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PADM 5905 Capstone Report (exit process).............................................................................3 hrs.</w:t>
      </w:r>
    </w:p>
    <w:p w:rsidR="00B44D84" w:rsidRDefault="00B44D84" w:rsidP="00B44D84">
      <w:pPr>
        <w:ind w:left="360"/>
        <w:jc w:val="both"/>
      </w:pPr>
    </w:p>
    <w:p w:rsidR="00B44D84" w:rsidRPr="00896FAA" w:rsidRDefault="00B44D84" w:rsidP="00896FAA">
      <w:pPr>
        <w:pStyle w:val="Heading2"/>
        <w:ind w:left="360" w:firstLine="0"/>
        <w:rPr>
          <w:color w:val="808080" w:themeColor="background1" w:themeShade="80"/>
          <w:sz w:val="24"/>
          <w:szCs w:val="24"/>
        </w:rPr>
      </w:pPr>
      <w:bookmarkStart w:id="96" w:name="_Toc294969711"/>
      <w:r w:rsidRPr="00896FAA">
        <w:rPr>
          <w:color w:val="808080" w:themeColor="background1" w:themeShade="80"/>
          <w:sz w:val="24"/>
          <w:szCs w:val="24"/>
        </w:rPr>
        <w:t xml:space="preserve">C. </w:t>
      </w:r>
      <w:r w:rsidRPr="00896FAA">
        <w:rPr>
          <w:color w:val="808080" w:themeColor="background1" w:themeShade="80"/>
          <w:sz w:val="24"/>
          <w:szCs w:val="24"/>
        </w:rPr>
        <w:tab/>
        <w:t>Areas of Concentration</w:t>
      </w:r>
      <w:bookmarkEnd w:id="96"/>
    </w:p>
    <w:p w:rsidR="00B44D84" w:rsidRPr="001746B5" w:rsidRDefault="00B44D84" w:rsidP="00B44D84">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The  MPA program  offers  the  students  an  opportunity  to  specialize  in  a  specific  area of  </w:t>
      </w:r>
      <w:r w:rsidRPr="001746B5">
        <w:rPr>
          <w:rFonts w:ascii="Times New Roman" w:hAnsi="Times New Roman" w:cs="Times New Roman"/>
          <w:sz w:val="20"/>
          <w:szCs w:val="20"/>
        </w:rPr>
        <w:tab/>
        <w:t xml:space="preserve">interest  in  Public Administration. Concentrations are specialized areas designed to sharpen the </w:t>
      </w:r>
      <w:r w:rsidRPr="001746B5">
        <w:rPr>
          <w:rFonts w:ascii="Times New Roman" w:hAnsi="Times New Roman" w:cs="Times New Roman"/>
          <w:sz w:val="20"/>
          <w:szCs w:val="20"/>
        </w:rPr>
        <w:tab/>
        <w:t xml:space="preserve">student’s research and analytical skills.   </w:t>
      </w:r>
      <w:r w:rsidRPr="001746B5">
        <w:rPr>
          <w:rFonts w:ascii="Times New Roman" w:hAnsi="Times New Roman" w:cs="Times New Roman"/>
          <w:sz w:val="20"/>
          <w:szCs w:val="20"/>
        </w:rPr>
        <w:cr/>
      </w:r>
    </w:p>
    <w:p w:rsidR="00B44D84" w:rsidRPr="001746B5" w:rsidRDefault="00B44D84" w:rsidP="00B44D84">
      <w:pPr>
        <w:jc w:val="both"/>
        <w:rPr>
          <w:rFonts w:ascii="Times New Roman" w:hAnsi="Times New Roman" w:cs="Times New Roman"/>
          <w:b/>
          <w:sz w:val="20"/>
          <w:szCs w:val="20"/>
        </w:rPr>
      </w:pPr>
      <w:r w:rsidRPr="001746B5">
        <w:rPr>
          <w:rFonts w:ascii="Times New Roman" w:hAnsi="Times New Roman" w:cs="Times New Roman"/>
          <w:b/>
          <w:sz w:val="20"/>
          <w:szCs w:val="20"/>
        </w:rPr>
        <w:t>Currently, the MPA program offers seven areas of concentration:</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Community and Economic Development Administration,</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Criminal Justice Administration,</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General Administration,</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Health Administration and Policy,</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Human Resources Management,</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Public Policy,</w:t>
      </w:r>
    </w:p>
    <w:p w:rsidR="00B44D84" w:rsidRPr="001746B5" w:rsidRDefault="00B44D84" w:rsidP="00B44D84">
      <w:pPr>
        <w:pStyle w:val="ListParagraph"/>
        <w:numPr>
          <w:ilvl w:val="0"/>
          <w:numId w:val="47"/>
        </w:numPr>
        <w:ind w:left="1080"/>
        <w:jc w:val="both"/>
        <w:rPr>
          <w:rFonts w:ascii="Times New Roman" w:hAnsi="Times New Roman" w:cs="Times New Roman"/>
          <w:sz w:val="20"/>
          <w:szCs w:val="20"/>
        </w:rPr>
      </w:pPr>
      <w:r w:rsidRPr="001746B5">
        <w:rPr>
          <w:rFonts w:ascii="Times New Roman" w:hAnsi="Times New Roman" w:cs="Times New Roman"/>
          <w:sz w:val="20"/>
          <w:szCs w:val="20"/>
        </w:rPr>
        <w:t>Water Resources Management and Policy. These concentrations are described briefly below.</w:t>
      </w:r>
    </w:p>
    <w:p w:rsidR="00B44D84" w:rsidRPr="001746B5" w:rsidRDefault="00B44D84" w:rsidP="00B44D84">
      <w:pPr>
        <w:rPr>
          <w:rFonts w:ascii="Times New Roman" w:hAnsi="Times New Roman" w:cs="Times New Roman"/>
          <w:b/>
          <w:sz w:val="20"/>
          <w:szCs w:val="20"/>
        </w:rPr>
      </w:pPr>
      <w:r w:rsidRPr="001746B5">
        <w:rPr>
          <w:rFonts w:ascii="Times New Roman" w:hAnsi="Times New Roman" w:cs="Times New Roman"/>
          <w:b/>
          <w:sz w:val="20"/>
          <w:szCs w:val="20"/>
        </w:rPr>
        <w:t>Community and Economic Development</w:t>
      </w:r>
    </w:p>
    <w:p w:rsidR="00B44D84" w:rsidRPr="001746B5" w:rsidRDefault="00B44D84" w:rsidP="00B44D84">
      <w:pPr>
        <w:ind w:left="720" w:firstLine="0"/>
        <w:rPr>
          <w:rFonts w:ascii="Times New Roman" w:hAnsi="Times New Roman" w:cs="Times New Roman"/>
          <w:sz w:val="20"/>
          <w:szCs w:val="20"/>
        </w:rPr>
      </w:pPr>
      <w:r w:rsidRPr="001746B5">
        <w:rPr>
          <w:rFonts w:ascii="Times New Roman" w:hAnsi="Times New Roman" w:cs="Times New Roman"/>
          <w:sz w:val="20"/>
          <w:szCs w:val="20"/>
        </w:rPr>
        <w:t>This specialization is designed for persons pursuing careers in the field of community and economic development.  This concentration requires 9 semester hours to be selected as shown below:</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PADM 5635 Introduction to Community and Economic Development*</w:t>
      </w:r>
      <w:r w:rsidRPr="001746B5">
        <w:rPr>
          <w:rFonts w:ascii="Times New Roman" w:hAnsi="Times New Roman" w:cs="Times New Roman"/>
          <w:sz w:val="20"/>
          <w:szCs w:val="20"/>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PADM 5831 Urban &amp; Rural Community Planning** </w:t>
      </w:r>
      <w:r w:rsidRPr="001746B5">
        <w:rPr>
          <w:rFonts w:ascii="Times New Roman" w:hAnsi="Times New Roman" w:cs="Times New Roman"/>
          <w:sz w:val="20"/>
          <w:szCs w:val="20"/>
        </w:rPr>
        <w:tab/>
        <w:t xml:space="preserve">3 hrs. </w:t>
      </w:r>
    </w:p>
    <w:p w:rsidR="00B44D84" w:rsidRPr="001746B5"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completed before any other concentration courses.</w:t>
      </w:r>
    </w:p>
    <w:p w:rsidR="00B44D84" w:rsidRDefault="00B44D84" w:rsidP="00B44D84">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taken after PADM 5635.</w:t>
      </w:r>
    </w:p>
    <w:p w:rsidR="001746B5" w:rsidRDefault="001746B5" w:rsidP="00B44D84">
      <w:pPr>
        <w:tabs>
          <w:tab w:val="left" w:pos="720"/>
          <w:tab w:val="right" w:leader="dot" w:pos="9270"/>
        </w:tabs>
        <w:spacing w:after="0"/>
        <w:ind w:left="360" w:firstLine="360"/>
        <w:jc w:val="both"/>
        <w:rPr>
          <w:rFonts w:ascii="Times New Roman" w:hAnsi="Times New Roman" w:cs="Times New Roman"/>
          <w:sz w:val="20"/>
          <w:szCs w:val="20"/>
        </w:rPr>
      </w:pPr>
    </w:p>
    <w:p w:rsidR="001746B5" w:rsidRPr="001746B5" w:rsidRDefault="001746B5" w:rsidP="001746B5">
      <w:pPr>
        <w:ind w:left="720" w:right="36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1746B5" w:rsidRPr="001746B5" w:rsidRDefault="001746B5" w:rsidP="001746B5">
      <w:pPr>
        <w:tabs>
          <w:tab w:val="left" w:pos="1080"/>
          <w:tab w:val="right" w:leader="dot" w:pos="9270"/>
        </w:tabs>
        <w:spacing w:after="0"/>
        <w:ind w:left="720"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5300 Administration of Nonprofit Organizations  </w:t>
      </w:r>
      <w:r w:rsidRPr="001746B5">
        <w:rPr>
          <w:rFonts w:ascii="Times New Roman" w:hAnsi="Times New Roman" w:cs="Times New Roman"/>
          <w:sz w:val="20"/>
          <w:szCs w:val="20"/>
        </w:rPr>
        <w:tab/>
        <w:t xml:space="preserve">3 hrs. </w:t>
      </w:r>
    </w:p>
    <w:p w:rsidR="001746B5" w:rsidRPr="001746B5" w:rsidRDefault="001746B5" w:rsidP="001746B5">
      <w:pPr>
        <w:tabs>
          <w:tab w:val="left" w:pos="1080"/>
          <w:tab w:val="right" w:leader="dot" w:pos="9270"/>
        </w:tabs>
        <w:spacing w:after="0"/>
        <w:ind w:left="720"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5850 Community Development: Theory and Practice </w:t>
      </w:r>
      <w:r w:rsidRPr="001746B5">
        <w:rPr>
          <w:rFonts w:ascii="Times New Roman" w:hAnsi="Times New Roman" w:cs="Times New Roman"/>
          <w:sz w:val="20"/>
          <w:szCs w:val="20"/>
        </w:rPr>
        <w:tab/>
        <w:t xml:space="preserve">3 hrs. </w:t>
      </w:r>
    </w:p>
    <w:p w:rsidR="001746B5" w:rsidRPr="001746B5" w:rsidRDefault="001746B5" w:rsidP="001746B5">
      <w:pPr>
        <w:tabs>
          <w:tab w:val="left" w:pos="1080"/>
          <w:tab w:val="right" w:leader="dot" w:pos="9270"/>
        </w:tabs>
        <w:spacing w:after="0"/>
        <w:ind w:left="720" w:firstLine="360"/>
        <w:jc w:val="both"/>
        <w:rPr>
          <w:rFonts w:ascii="Times New Roman" w:hAnsi="Times New Roman" w:cs="Times New Roman"/>
          <w:sz w:val="20"/>
          <w:szCs w:val="20"/>
        </w:rPr>
        <w:sectPr w:rsidR="001746B5" w:rsidRPr="001746B5" w:rsidSect="00FB3D09">
          <w:pgSz w:w="12240" w:h="15840"/>
          <w:pgMar w:top="260" w:right="1350" w:bottom="280" w:left="1530" w:header="0" w:footer="967" w:gutter="0"/>
          <w:cols w:space="720" w:equalWidth="0">
            <w:col w:w="9360"/>
          </w:cols>
          <w:noEndnote/>
        </w:sectPr>
      </w:pPr>
      <w:r w:rsidRPr="001746B5">
        <w:rPr>
          <w:rFonts w:ascii="Times New Roman" w:hAnsi="Times New Roman" w:cs="Times New Roman"/>
          <w:sz w:val="20"/>
          <w:szCs w:val="20"/>
        </w:rPr>
        <w:t>PADM 5860 Economic Development: Theory and Practice</w:t>
      </w:r>
      <w:r>
        <w:rPr>
          <w:rFonts w:ascii="Times New Roman" w:hAnsi="Times New Roman" w:cs="Times New Roman"/>
          <w:sz w:val="20"/>
          <w:szCs w:val="20"/>
        </w:rPr>
        <w:t xml:space="preserve"> </w:t>
      </w:r>
      <w:r>
        <w:rPr>
          <w:rFonts w:ascii="Times New Roman" w:hAnsi="Times New Roman" w:cs="Times New Roman"/>
          <w:sz w:val="20"/>
          <w:szCs w:val="20"/>
        </w:rPr>
        <w:tab/>
        <w:t>3</w:t>
      </w:r>
      <w:r w:rsidRPr="001746B5">
        <w:rPr>
          <w:rFonts w:ascii="Times New Roman" w:hAnsi="Times New Roman" w:cs="Times New Roman"/>
          <w:sz w:val="20"/>
          <w:szCs w:val="20"/>
        </w:rPr>
        <w:t>hrs.</w:t>
      </w:r>
    </w:p>
    <w:tbl>
      <w:tblPr>
        <w:tblW w:w="10170" w:type="dxa"/>
        <w:tblInd w:w="90" w:type="dxa"/>
        <w:tblLayout w:type="fixed"/>
        <w:tblCellMar>
          <w:left w:w="0" w:type="dxa"/>
          <w:right w:w="0" w:type="dxa"/>
        </w:tblCellMar>
        <w:tblLook w:val="0000"/>
      </w:tblPr>
      <w:tblGrid>
        <w:gridCol w:w="4770"/>
        <w:gridCol w:w="4230"/>
        <w:gridCol w:w="1170"/>
      </w:tblGrid>
      <w:tr w:rsidR="00B44D84" w:rsidRPr="00FA7AC7" w:rsidTr="003B4D34">
        <w:trPr>
          <w:trHeight w:hRule="exact" w:val="235"/>
        </w:trPr>
        <w:tc>
          <w:tcPr>
            <w:tcW w:w="4770" w:type="dxa"/>
            <w:tcBorders>
              <w:top w:val="nil"/>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ind w:firstLine="1491"/>
              <w:rPr>
                <w:rFonts w:ascii="Times New Roman" w:hAnsi="Times New Roman"/>
                <w:sz w:val="24"/>
                <w:szCs w:val="24"/>
              </w:rPr>
            </w:pPr>
          </w:p>
        </w:tc>
        <w:tc>
          <w:tcPr>
            <w:tcW w:w="4230" w:type="dxa"/>
            <w:vMerge w:val="restart"/>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before="9" w:after="0" w:line="140" w:lineRule="exact"/>
              <w:rPr>
                <w:rFonts w:ascii="Times New Roman" w:hAnsi="Times New Roman"/>
                <w:sz w:val="14"/>
                <w:szCs w:val="14"/>
              </w:rPr>
            </w:pPr>
          </w:p>
          <w:p w:rsidR="00B44D84" w:rsidRPr="00FA7AC7" w:rsidRDefault="00B44D84" w:rsidP="00B44D84">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170" w:type="dxa"/>
            <w:tcBorders>
              <w:top w:val="nil"/>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3B4D34">
        <w:trPr>
          <w:trHeight w:hRule="exact" w:val="256"/>
        </w:trPr>
        <w:tc>
          <w:tcPr>
            <w:tcW w:w="4770" w:type="dxa"/>
            <w:tcBorders>
              <w:top w:val="single" w:sz="4" w:space="0" w:color="191919"/>
              <w:left w:val="nil"/>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23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r w:rsidR="00B44D84" w:rsidRPr="00FA7AC7" w:rsidTr="003B4D34">
        <w:trPr>
          <w:trHeight w:hRule="exact" w:val="219"/>
        </w:trPr>
        <w:tc>
          <w:tcPr>
            <w:tcW w:w="4770" w:type="dxa"/>
            <w:tcBorders>
              <w:top w:val="single" w:sz="4" w:space="0" w:color="191919"/>
              <w:left w:val="nil"/>
              <w:bottom w:val="nil"/>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4230" w:type="dxa"/>
            <w:vMerge/>
            <w:tcBorders>
              <w:top w:val="single" w:sz="4" w:space="0" w:color="191919"/>
              <w:left w:val="single" w:sz="4" w:space="0" w:color="191919"/>
              <w:bottom w:val="single" w:sz="4" w:space="0" w:color="191919"/>
              <w:right w:val="single" w:sz="4" w:space="0" w:color="191919"/>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B44D84" w:rsidRPr="00FA7AC7" w:rsidRDefault="00B44D84" w:rsidP="00B44D84">
            <w:pPr>
              <w:widowControl w:val="0"/>
              <w:autoSpaceDE w:val="0"/>
              <w:autoSpaceDN w:val="0"/>
              <w:adjustRightInd w:val="0"/>
              <w:spacing w:after="0"/>
              <w:rPr>
                <w:rFonts w:ascii="Times New Roman" w:hAnsi="Times New Roman"/>
                <w:sz w:val="24"/>
                <w:szCs w:val="24"/>
              </w:rPr>
            </w:pPr>
          </w:p>
        </w:tc>
      </w:tr>
    </w:tbl>
    <w:p w:rsidR="00B44D84" w:rsidRPr="001746B5" w:rsidRDefault="00B44D84" w:rsidP="00B44D84">
      <w:pPr>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Criminal Justice Administration</w:t>
      </w:r>
    </w:p>
    <w:p w:rsidR="00B44D84" w:rsidRPr="001746B5" w:rsidRDefault="00B44D84" w:rsidP="00B44D84">
      <w:pPr>
        <w:spacing w:after="0"/>
        <w:ind w:right="36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represents an interdisciplinary collaboration between the Department of Criminal Justice and the Public Administration Program.  This concentration requires 9 semester hours as shown below:</w:t>
      </w:r>
    </w:p>
    <w:p w:rsidR="00B44D84" w:rsidRPr="001746B5" w:rsidRDefault="00B44D84" w:rsidP="00B44D84">
      <w:pPr>
        <w:spacing w:after="0"/>
        <w:ind w:right="360" w:firstLine="0"/>
        <w:jc w:val="both"/>
        <w:rPr>
          <w:rFonts w:ascii="Times New Roman" w:hAnsi="Times New Roman" w:cs="Times New Roman"/>
          <w:sz w:val="20"/>
          <w:szCs w:val="20"/>
        </w:rPr>
      </w:pP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CRJU 5100 Foundations of Criminal Justice*</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CRJU 5300 Philosophy of Criminal Justice*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*Required.</w:t>
      </w:r>
    </w:p>
    <w:p w:rsidR="00B44D84" w:rsidRPr="001746B5" w:rsidRDefault="00284C41" w:rsidP="00B44D84">
      <w:pPr>
        <w:spacing w:after="0"/>
        <w:ind w:right="360" w:firstLine="0"/>
        <w:jc w:val="both"/>
        <w:rPr>
          <w:rFonts w:ascii="Times New Roman" w:hAnsi="Times New Roman" w:cs="Times New Roman"/>
          <w:sz w:val="20"/>
          <w:szCs w:val="20"/>
        </w:rPr>
      </w:pPr>
      <w:r w:rsidRPr="00284C41">
        <w:rPr>
          <w:rFonts w:ascii="Times New Roman" w:hAnsi="Times New Roman" w:cs="Times New Roman"/>
          <w:b/>
          <w:noProof/>
          <w:sz w:val="20"/>
          <w:szCs w:val="20"/>
        </w:rPr>
        <w:pict>
          <v:shape id="_x0000_s7776" type="#_x0000_t202" style="position:absolute;left:0;text-align:left;margin-left:523.5pt;margin-top:143.4pt;width:1in;height:495.8pt;z-index:-251287040;mso-position-horizontal-relative:page;mso-position-vertical-relative:page" o:allowincell="f" filled="f" stroked="f">
            <v:textbox style="layout-flow:vertical;mso-next-textbox:#_x0000_s7776"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1746B5">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p>
    <w:p w:rsidR="00B44D84" w:rsidRPr="001746B5" w:rsidRDefault="00B44D84" w:rsidP="00B44D84">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CRJU 6110 The Social Service Role of Law Enforcement Personnel  </w:t>
      </w:r>
      <w:r w:rsidRPr="001746B5">
        <w:rPr>
          <w:rFonts w:ascii="Times New Roman" w:hAnsi="Times New Roman" w:cs="Times New Roman"/>
          <w:sz w:val="20"/>
          <w:szCs w:val="20"/>
        </w:rPr>
        <w:tab/>
        <w:t>3 hrs.</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CRJU 6400 Foundation of Corrections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CRJU 6430 Rehabilitation and Treatment  </w:t>
      </w:r>
      <w:r w:rsidRPr="001746B5">
        <w:rPr>
          <w:rFonts w:ascii="Times New Roman" w:hAnsi="Times New Roman" w:cs="Times New Roman"/>
          <w:sz w:val="20"/>
          <w:szCs w:val="20"/>
        </w:rPr>
        <w:tab/>
        <w:t>3 hrs.</w:t>
      </w:r>
    </w:p>
    <w:p w:rsidR="00B44D84" w:rsidRPr="001746B5" w:rsidRDefault="00B44D84" w:rsidP="00B44D84">
      <w:pPr>
        <w:spacing w:after="0"/>
        <w:ind w:right="360" w:firstLine="0"/>
        <w:jc w:val="both"/>
        <w:rPr>
          <w:rFonts w:ascii="Times New Roman" w:hAnsi="Times New Roman" w:cs="Times New Roman"/>
          <w:b/>
          <w:sz w:val="20"/>
          <w:szCs w:val="20"/>
        </w:rPr>
      </w:pPr>
    </w:p>
    <w:p w:rsidR="00B44D84" w:rsidRPr="001746B5" w:rsidRDefault="00B44D84" w:rsidP="00B44D84">
      <w:pPr>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General Administration</w:t>
      </w:r>
    </w:p>
    <w:p w:rsidR="00B44D84" w:rsidRPr="001746B5" w:rsidRDefault="00B44D84" w:rsidP="00B44D84">
      <w:pPr>
        <w:ind w:right="36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5823 Program Development, Management and Evaluation*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and two  courses from the following:</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5200 The Administrative State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5202 Administrative Law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5650 Executive Leadership: Principles of Public Administration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5810 Intergovernmental Relations </w:t>
      </w:r>
      <w:r w:rsidRPr="001746B5">
        <w:rPr>
          <w:rFonts w:ascii="Times New Roman" w:hAnsi="Times New Roman" w:cs="Times New Roman"/>
          <w:sz w:val="20"/>
          <w:szCs w:val="20"/>
        </w:rPr>
        <w:tab/>
        <w:t>3 hrs.</w:t>
      </w:r>
    </w:p>
    <w:p w:rsidR="00B44D84" w:rsidRPr="001746B5" w:rsidRDefault="00B44D84" w:rsidP="00B44D84">
      <w:pPr>
        <w:spacing w:after="0"/>
        <w:ind w:right="360"/>
        <w:jc w:val="both"/>
        <w:rPr>
          <w:rFonts w:ascii="Times New Roman" w:hAnsi="Times New Roman" w:cs="Times New Roman"/>
          <w:sz w:val="20"/>
          <w:szCs w:val="20"/>
        </w:rPr>
      </w:pPr>
    </w:p>
    <w:p w:rsidR="00B44D84" w:rsidRPr="001746B5" w:rsidRDefault="00B44D84" w:rsidP="00B44D84">
      <w:pPr>
        <w:spacing w:after="0"/>
        <w:ind w:right="360" w:firstLine="0"/>
        <w:rPr>
          <w:rFonts w:ascii="Times New Roman" w:hAnsi="Times New Roman" w:cs="Times New Roman"/>
          <w:b/>
          <w:sz w:val="20"/>
          <w:szCs w:val="20"/>
        </w:rPr>
      </w:pPr>
      <w:r w:rsidRPr="001746B5">
        <w:rPr>
          <w:rFonts w:ascii="Times New Roman" w:hAnsi="Times New Roman" w:cs="Times New Roman"/>
          <w:b/>
          <w:sz w:val="20"/>
          <w:szCs w:val="20"/>
        </w:rPr>
        <w:t>Health Administration and Policy</w:t>
      </w:r>
    </w:p>
    <w:p w:rsidR="00B44D84" w:rsidRPr="001746B5" w:rsidRDefault="00B44D84" w:rsidP="00B44D84">
      <w:pPr>
        <w:ind w:right="360" w:firstLine="360"/>
        <w:jc w:val="both"/>
        <w:rPr>
          <w:rFonts w:ascii="Times New Roman" w:hAnsi="Times New Roman" w:cs="Times New Roman"/>
          <w:sz w:val="20"/>
          <w:szCs w:val="20"/>
        </w:rPr>
      </w:pPr>
      <w:r w:rsidRPr="001746B5">
        <w:rPr>
          <w:rFonts w:ascii="Times New Roman" w:hAnsi="Times New Roman" w:cs="Times New Roman"/>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5322 Foundations of Public Health Administration and Management*   </w:t>
      </w:r>
      <w:r w:rsidRPr="001746B5">
        <w:rPr>
          <w:rFonts w:ascii="Times New Roman" w:hAnsi="Times New Roman" w:cs="Times New Roman"/>
          <w:sz w:val="20"/>
          <w:szCs w:val="20"/>
        </w:rPr>
        <w:tab/>
        <w:t xml:space="preserve">3 hrs. </w:t>
      </w:r>
    </w:p>
    <w:p w:rsidR="00B44D84" w:rsidRPr="001746B5" w:rsidRDefault="00B44D84" w:rsidP="00B44D84">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5321 Foundations of Health Care Finance* </w:t>
      </w:r>
      <w:r w:rsidRPr="001746B5">
        <w:rPr>
          <w:rFonts w:ascii="Times New Roman" w:hAnsi="Times New Roman" w:cs="Times New Roman"/>
          <w:sz w:val="20"/>
          <w:szCs w:val="20"/>
        </w:rPr>
        <w:tab/>
        <w:t xml:space="preserve">3 hrs. </w:t>
      </w:r>
    </w:p>
    <w:p w:rsidR="001746B5" w:rsidRPr="001746B5" w:rsidRDefault="001746B5" w:rsidP="001746B5">
      <w:pPr>
        <w:ind w:left="360" w:right="360" w:firstLine="0"/>
        <w:rPr>
          <w:rFonts w:ascii="Times New Roman" w:hAnsi="Times New Roman" w:cs="Times New Roman"/>
          <w:sz w:val="20"/>
          <w:szCs w:val="20"/>
        </w:rPr>
      </w:pPr>
      <w:r w:rsidRPr="001746B5">
        <w:rPr>
          <w:rFonts w:ascii="Times New Roman" w:hAnsi="Times New Roman" w:cs="Times New Roman"/>
          <w:sz w:val="20"/>
          <w:szCs w:val="20"/>
        </w:rPr>
        <w:t xml:space="preserve">*Required for concentration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5791 Health Care Policy and Politics </w:t>
      </w:r>
      <w:r w:rsidRPr="001746B5">
        <w:rPr>
          <w:rFonts w:ascii="Times New Roman" w:hAnsi="Times New Roman" w:cs="Times New Roman"/>
          <w:sz w:val="20"/>
          <w:szCs w:val="20"/>
        </w:rPr>
        <w:tab/>
        <w:t xml:space="preserve">3 hrs.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5324 Epidemiology: Concepts and Methods </w:t>
      </w:r>
      <w:r w:rsidRPr="001746B5">
        <w:rPr>
          <w:rFonts w:ascii="Times New Roman" w:hAnsi="Times New Roman" w:cs="Times New Roman"/>
          <w:sz w:val="20"/>
          <w:szCs w:val="20"/>
        </w:rPr>
        <w:tab/>
        <w:t xml:space="preserve">3 hrs.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b/>
        <w:t xml:space="preserve">PADM 5852 Health Care Delivery for Specialized Groups  </w:t>
      </w:r>
      <w:r w:rsidRPr="001746B5">
        <w:rPr>
          <w:rFonts w:ascii="Times New Roman" w:hAnsi="Times New Roman" w:cs="Times New Roman"/>
          <w:sz w:val="20"/>
          <w:szCs w:val="20"/>
        </w:rPr>
        <w:tab/>
        <w:t>3 hrs.</w:t>
      </w:r>
    </w:p>
    <w:p w:rsidR="001746B5" w:rsidRDefault="001746B5" w:rsidP="00B44D84">
      <w:pPr>
        <w:tabs>
          <w:tab w:val="left" w:pos="360"/>
          <w:tab w:val="right" w:leader="dot" w:pos="8730"/>
        </w:tabs>
        <w:spacing w:after="0"/>
        <w:ind w:right="360" w:firstLine="0"/>
        <w:jc w:val="both"/>
        <w:rPr>
          <w:rFonts w:ascii="Times New Roman" w:hAnsi="Times New Roman" w:cs="Times New Roman"/>
          <w:sz w:val="20"/>
          <w:szCs w:val="20"/>
        </w:rPr>
      </w:pPr>
    </w:p>
    <w:p w:rsidR="001746B5" w:rsidRPr="001746B5" w:rsidRDefault="001746B5" w:rsidP="001746B5">
      <w:pPr>
        <w:ind w:right="720" w:firstLine="0"/>
        <w:rPr>
          <w:rFonts w:ascii="Times New Roman" w:hAnsi="Times New Roman" w:cs="Times New Roman"/>
          <w:b/>
          <w:sz w:val="20"/>
          <w:szCs w:val="20"/>
        </w:rPr>
      </w:pPr>
      <w:r w:rsidRPr="001746B5">
        <w:rPr>
          <w:rFonts w:ascii="Times New Roman" w:hAnsi="Times New Roman" w:cs="Times New Roman"/>
          <w:b/>
          <w:sz w:val="20"/>
          <w:szCs w:val="20"/>
        </w:rPr>
        <w:t>Human Resources Management</w:t>
      </w:r>
    </w:p>
    <w:p w:rsidR="001746B5" w:rsidRPr="001746B5" w:rsidRDefault="001746B5" w:rsidP="001746B5">
      <w:pPr>
        <w:ind w:right="720" w:firstLine="0"/>
        <w:jc w:val="both"/>
        <w:rPr>
          <w:rFonts w:ascii="Times New Roman" w:hAnsi="Times New Roman" w:cs="Times New Roman"/>
          <w:sz w:val="20"/>
          <w:szCs w:val="20"/>
        </w:rPr>
      </w:pPr>
      <w:r w:rsidRPr="001746B5">
        <w:rPr>
          <w:rFonts w:ascii="Times New Roman" w:hAnsi="Times New Roman" w:cs="Times New Roman"/>
          <w:sz w:val="20"/>
          <w:szCs w:val="20"/>
        </w:rPr>
        <w:t>This specialization is structured for students seeking management careers in public organizations at all administrative levels.  This concentration requires 9 semester hours to be selected from the list of courses below:</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PADM 5212 Legal Aspects of Public Personnel Administration</w:t>
      </w:r>
      <w:r>
        <w:rPr>
          <w:rFonts w:ascii="Times New Roman" w:hAnsi="Times New Roman" w:cs="Times New Roman"/>
          <w:sz w:val="20"/>
          <w:szCs w:val="20"/>
        </w:rPr>
        <w:tab/>
        <w:t xml:space="preserve"> </w:t>
      </w:r>
      <w:r w:rsidRPr="001746B5">
        <w:rPr>
          <w:rFonts w:ascii="Times New Roman" w:hAnsi="Times New Roman" w:cs="Times New Roman"/>
          <w:sz w:val="20"/>
          <w:szCs w:val="20"/>
        </w:rPr>
        <w:t xml:space="preserve">3 hrs.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PADM 5450 Collective Bargaining and Labor Relations  </w:t>
      </w:r>
      <w:r w:rsidRPr="001746B5">
        <w:rPr>
          <w:rFonts w:ascii="Times New Roman" w:hAnsi="Times New Roman" w:cs="Times New Roman"/>
          <w:sz w:val="20"/>
          <w:szCs w:val="20"/>
        </w:rPr>
        <w:tab/>
        <w:t>3 hrs.</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PADM 5551 Diversity Management in Public Organizations*  </w:t>
      </w:r>
      <w:r w:rsidRPr="001746B5">
        <w:rPr>
          <w:rFonts w:ascii="Times New Roman" w:hAnsi="Times New Roman" w:cs="Times New Roman"/>
          <w:sz w:val="20"/>
          <w:szCs w:val="20"/>
        </w:rPr>
        <w:tab/>
        <w:t xml:space="preserve">3 hrs.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PADM 5600 Issues in Human Resources Management* </w:t>
      </w:r>
      <w:r w:rsidRPr="001746B5">
        <w:rPr>
          <w:rFonts w:ascii="Times New Roman" w:hAnsi="Times New Roman" w:cs="Times New Roman"/>
          <w:sz w:val="20"/>
          <w:szCs w:val="20"/>
        </w:rPr>
        <w:tab/>
        <w:t xml:space="preserve">3 hrs. </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PADM 5615 Human Capital Development: Theory and Practice  </w:t>
      </w:r>
      <w:r w:rsidRPr="001746B5">
        <w:rPr>
          <w:rFonts w:ascii="Times New Roman" w:hAnsi="Times New Roman" w:cs="Times New Roman"/>
          <w:sz w:val="20"/>
          <w:szCs w:val="20"/>
        </w:rPr>
        <w:tab/>
        <w:t>3 hrs.</w:t>
      </w:r>
    </w:p>
    <w:p w:rsidR="001746B5" w:rsidRPr="001746B5" w:rsidRDefault="001746B5" w:rsidP="001746B5">
      <w:pPr>
        <w:tabs>
          <w:tab w:val="left" w:pos="360"/>
          <w:tab w:val="right" w:leader="dot" w:pos="8730"/>
        </w:tabs>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*Required for concentration</w:t>
      </w:r>
    </w:p>
    <w:p w:rsidR="001746B5" w:rsidRDefault="001746B5" w:rsidP="001746B5">
      <w:pPr>
        <w:tabs>
          <w:tab w:val="left" w:pos="360"/>
          <w:tab w:val="right" w:leader="dot" w:pos="8730"/>
        </w:tabs>
        <w:spacing w:after="0"/>
        <w:ind w:right="720" w:firstLine="0"/>
        <w:jc w:val="both"/>
        <w:rPr>
          <w:rFonts w:ascii="Times New Roman" w:hAnsi="Times New Roman" w:cs="Times New Roman"/>
          <w:sz w:val="20"/>
          <w:szCs w:val="20"/>
        </w:rPr>
      </w:pPr>
    </w:p>
    <w:p w:rsidR="001746B5" w:rsidRPr="001746B5" w:rsidRDefault="001746B5" w:rsidP="001746B5">
      <w:pPr>
        <w:ind w:firstLine="0"/>
        <w:rPr>
          <w:rFonts w:ascii="Times New Roman" w:hAnsi="Times New Roman" w:cs="Times New Roman"/>
          <w:b/>
          <w:sz w:val="20"/>
          <w:szCs w:val="20"/>
        </w:rPr>
      </w:pPr>
      <w:r w:rsidRPr="001746B5">
        <w:rPr>
          <w:rFonts w:ascii="Times New Roman" w:hAnsi="Times New Roman" w:cs="Times New Roman"/>
          <w:b/>
          <w:sz w:val="20"/>
          <w:szCs w:val="20"/>
        </w:rPr>
        <w:t>Public Policy</w:t>
      </w:r>
    </w:p>
    <w:p w:rsidR="001746B5" w:rsidRDefault="001746B5" w:rsidP="001746B5">
      <w:pPr>
        <w:tabs>
          <w:tab w:val="left" w:pos="360"/>
          <w:tab w:val="right" w:leader="dot" w:pos="8730"/>
        </w:tabs>
        <w:spacing w:after="0"/>
        <w:ind w:right="720" w:firstLine="0"/>
        <w:jc w:val="both"/>
        <w:rPr>
          <w:rFonts w:ascii="Times New Roman" w:hAnsi="Times New Roman" w:cs="Times New Roman"/>
          <w:sz w:val="20"/>
          <w:szCs w:val="20"/>
        </w:rPr>
      </w:pPr>
      <w:r w:rsidRPr="001746B5">
        <w:rPr>
          <w:rFonts w:ascii="Times New Roman" w:hAnsi="Times New Roman" w:cs="Times New Roman"/>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1746B5" w:rsidRPr="001746B5" w:rsidRDefault="001746B5" w:rsidP="001746B5">
      <w:pPr>
        <w:tabs>
          <w:tab w:val="left" w:pos="360"/>
          <w:tab w:val="right" w:leader="dot" w:pos="8730"/>
        </w:tabs>
        <w:spacing w:after="0"/>
        <w:ind w:right="720" w:firstLine="0"/>
        <w:jc w:val="both"/>
        <w:rPr>
          <w:rFonts w:ascii="Times New Roman" w:hAnsi="Times New Roman" w:cs="Times New Roman"/>
          <w:sz w:val="20"/>
          <w:szCs w:val="20"/>
        </w:rPr>
        <w:sectPr w:rsidR="001746B5" w:rsidRPr="001746B5" w:rsidSect="00FB3D09">
          <w:pgSz w:w="12240" w:h="15840"/>
          <w:pgMar w:top="260" w:right="1440" w:bottom="280" w:left="1350" w:header="0" w:footer="967" w:gutter="0"/>
          <w:cols w:space="720" w:equalWidth="0">
            <w:col w:w="9450"/>
          </w:cols>
          <w:noEndnote/>
        </w:sectPr>
      </w:pPr>
    </w:p>
    <w:tbl>
      <w:tblPr>
        <w:tblW w:w="10350" w:type="dxa"/>
        <w:tblInd w:w="-810" w:type="dxa"/>
        <w:tblLayout w:type="fixed"/>
        <w:tblCellMar>
          <w:left w:w="0" w:type="dxa"/>
          <w:right w:w="0" w:type="dxa"/>
        </w:tblCellMar>
        <w:tblLook w:val="0000"/>
      </w:tblPr>
      <w:tblGrid>
        <w:gridCol w:w="1170"/>
        <w:gridCol w:w="4560"/>
        <w:gridCol w:w="4620"/>
      </w:tblGrid>
      <w:tr w:rsidR="001746B5" w:rsidRPr="001746B5" w:rsidTr="001746B5">
        <w:trPr>
          <w:trHeight w:hRule="exact" w:val="235"/>
        </w:trPr>
        <w:tc>
          <w:tcPr>
            <w:tcW w:w="1170" w:type="dxa"/>
            <w:tcBorders>
              <w:top w:val="nil"/>
              <w:left w:val="nil"/>
              <w:bottom w:val="single" w:sz="4" w:space="0" w:color="191919"/>
              <w:right w:val="single" w:sz="4" w:space="0" w:color="191919"/>
            </w:tcBorders>
          </w:tcPr>
          <w:p w:rsidR="001746B5" w:rsidRPr="001746B5" w:rsidRDefault="001746B5" w:rsidP="006C28C5">
            <w:pPr>
              <w:widowControl w:val="0"/>
              <w:autoSpaceDE w:val="0"/>
              <w:autoSpaceDN w:val="0"/>
              <w:adjustRightInd w:val="0"/>
              <w:spacing w:after="0"/>
              <w:ind w:firstLine="1491"/>
              <w:rPr>
                <w:rFonts w:ascii="Times New Roman" w:hAnsi="Times New Roman" w:cs="Times New Roman"/>
                <w:sz w:val="20"/>
                <w:szCs w:val="20"/>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1746B5" w:rsidRPr="001746B5" w:rsidRDefault="001746B5" w:rsidP="006C28C5">
            <w:pPr>
              <w:widowControl w:val="0"/>
              <w:autoSpaceDE w:val="0"/>
              <w:autoSpaceDN w:val="0"/>
              <w:adjustRightInd w:val="0"/>
              <w:spacing w:before="9" w:after="0" w:line="140" w:lineRule="exact"/>
              <w:rPr>
                <w:rFonts w:ascii="Times New Roman" w:hAnsi="Times New Roman" w:cs="Times New Roman"/>
                <w:sz w:val="20"/>
                <w:szCs w:val="20"/>
              </w:rPr>
            </w:pPr>
          </w:p>
          <w:p w:rsidR="001746B5" w:rsidRPr="001746B5" w:rsidRDefault="001746B5" w:rsidP="006C28C5">
            <w:pPr>
              <w:widowControl w:val="0"/>
              <w:autoSpaceDE w:val="0"/>
              <w:autoSpaceDN w:val="0"/>
              <w:adjustRightInd w:val="0"/>
              <w:spacing w:after="0"/>
              <w:ind w:left="172"/>
              <w:rPr>
                <w:rFonts w:ascii="Times New Roman" w:hAnsi="Times New Roman" w:cs="Times New Roman"/>
                <w:sz w:val="20"/>
                <w:szCs w:val="20"/>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620" w:type="dxa"/>
            <w:tcBorders>
              <w:top w:val="nil"/>
              <w:left w:val="single" w:sz="4" w:space="0" w:color="191919"/>
              <w:bottom w:val="single" w:sz="4" w:space="0" w:color="191919"/>
              <w:right w:val="nil"/>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r>
      <w:tr w:rsidR="001746B5" w:rsidRPr="001746B5" w:rsidTr="001746B5">
        <w:trPr>
          <w:trHeight w:hRule="exact" w:val="256"/>
        </w:trPr>
        <w:tc>
          <w:tcPr>
            <w:tcW w:w="1170" w:type="dxa"/>
            <w:tcBorders>
              <w:top w:val="single" w:sz="4" w:space="0" w:color="191919"/>
              <w:left w:val="nil"/>
              <w:bottom w:val="single" w:sz="4" w:space="0" w:color="191919"/>
              <w:right w:val="single" w:sz="4" w:space="0" w:color="191919"/>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c>
          <w:tcPr>
            <w:tcW w:w="4620" w:type="dxa"/>
            <w:tcBorders>
              <w:top w:val="single" w:sz="4" w:space="0" w:color="191919"/>
              <w:left w:val="single" w:sz="4" w:space="0" w:color="191919"/>
              <w:bottom w:val="single" w:sz="4" w:space="0" w:color="191919"/>
              <w:right w:val="nil"/>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r>
      <w:tr w:rsidR="001746B5" w:rsidRPr="001746B5" w:rsidTr="001746B5">
        <w:trPr>
          <w:trHeight w:hRule="exact" w:val="219"/>
        </w:trPr>
        <w:tc>
          <w:tcPr>
            <w:tcW w:w="1170" w:type="dxa"/>
            <w:tcBorders>
              <w:top w:val="single" w:sz="4" w:space="0" w:color="191919"/>
              <w:left w:val="nil"/>
              <w:bottom w:val="nil"/>
              <w:right w:val="single" w:sz="4" w:space="0" w:color="191919"/>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c>
          <w:tcPr>
            <w:tcW w:w="4620" w:type="dxa"/>
            <w:tcBorders>
              <w:top w:val="single" w:sz="4" w:space="0" w:color="191919"/>
              <w:left w:val="single" w:sz="4" w:space="0" w:color="191919"/>
              <w:bottom w:val="nil"/>
              <w:right w:val="nil"/>
            </w:tcBorders>
          </w:tcPr>
          <w:p w:rsidR="001746B5" w:rsidRPr="001746B5" w:rsidRDefault="001746B5" w:rsidP="006C28C5">
            <w:pPr>
              <w:widowControl w:val="0"/>
              <w:autoSpaceDE w:val="0"/>
              <w:autoSpaceDN w:val="0"/>
              <w:adjustRightInd w:val="0"/>
              <w:spacing w:after="0"/>
              <w:rPr>
                <w:rFonts w:ascii="Times New Roman" w:hAnsi="Times New Roman" w:cs="Times New Roman"/>
                <w:sz w:val="20"/>
                <w:szCs w:val="20"/>
              </w:rPr>
            </w:pPr>
          </w:p>
        </w:tc>
      </w:tr>
    </w:tbl>
    <w:p w:rsidR="00B44D84" w:rsidRPr="001746B5" w:rsidRDefault="00B44D84" w:rsidP="001746B5">
      <w:pPr>
        <w:ind w:left="360" w:firstLine="360"/>
        <w:jc w:val="both"/>
        <w:rPr>
          <w:rFonts w:ascii="Times New Roman" w:hAnsi="Times New Roman" w:cs="Times New Roman"/>
          <w:b/>
          <w:sz w:val="20"/>
          <w:szCs w:val="20"/>
        </w:rPr>
      </w:pPr>
      <w:r w:rsidRPr="001746B5">
        <w:rPr>
          <w:rFonts w:ascii="Times New Roman" w:hAnsi="Times New Roman" w:cs="Times New Roman"/>
          <w:sz w:val="20"/>
          <w:szCs w:val="20"/>
        </w:rPr>
        <w:t xml:space="preserve"> </w:t>
      </w:r>
    </w:p>
    <w:p w:rsidR="00B44D84" w:rsidRPr="001746B5" w:rsidRDefault="00B44D84" w:rsidP="001746B5">
      <w:pPr>
        <w:ind w:left="360" w:firstLine="360"/>
        <w:rPr>
          <w:rFonts w:ascii="Times New Roman" w:hAnsi="Times New Roman" w:cs="Times New Roman"/>
          <w:sz w:val="20"/>
          <w:szCs w:val="20"/>
        </w:rPr>
      </w:pPr>
      <w:r w:rsidRPr="001746B5">
        <w:rPr>
          <w:rFonts w:ascii="Times New Roman" w:hAnsi="Times New Roman" w:cs="Times New Roman"/>
          <w:sz w:val="20"/>
          <w:szCs w:val="20"/>
        </w:rPr>
        <w:t>This concentration requires 9 semester hours to be selected from the list of courses below:</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PADM 5511 Directed Independent Policy Studies</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PADM 5802 Public Policy Analysis*</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PADM 5810 Intergovernmental Relations*</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PADM 5815 International and Comparative Public Policy </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284C41" w:rsidP="001746B5">
      <w:pPr>
        <w:tabs>
          <w:tab w:val="left" w:pos="900"/>
          <w:tab w:val="right" w:leader="dot" w:pos="9360"/>
        </w:tabs>
        <w:spacing w:after="0"/>
        <w:ind w:left="360" w:firstLine="360"/>
        <w:rPr>
          <w:rFonts w:ascii="Times New Roman" w:hAnsi="Times New Roman" w:cs="Times New Roman"/>
          <w:sz w:val="20"/>
          <w:szCs w:val="20"/>
        </w:rPr>
      </w:pPr>
      <w:r>
        <w:rPr>
          <w:rFonts w:ascii="Times New Roman" w:hAnsi="Times New Roman" w:cs="Times New Roman"/>
          <w:noProof/>
          <w:sz w:val="20"/>
          <w:szCs w:val="20"/>
        </w:rPr>
        <w:pict>
          <v:shape id="_x0000_s7779" type="#_x0000_t202" style="position:absolute;left:0;text-align:left;margin-left:14.25pt;margin-top:5.15pt;width:1in;height:532.75pt;z-index:-251286016;mso-position-horizontal-relative:page" o:allowincell="f" filled="f" stroked="f">
            <v:textbox style="layout-flow:vertical;mso-layout-flow-alt:bottom-to-top;mso-next-textbox:#_x0000_s7779"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1746B5" w:rsidRPr="001746B5">
        <w:rPr>
          <w:rFonts w:ascii="Times New Roman" w:hAnsi="Times New Roman" w:cs="Times New Roman"/>
          <w:sz w:val="20"/>
          <w:szCs w:val="20"/>
        </w:rPr>
        <w:tab/>
      </w:r>
      <w:r w:rsidR="00B44D84" w:rsidRPr="001746B5">
        <w:rPr>
          <w:rFonts w:ascii="Times New Roman" w:hAnsi="Times New Roman" w:cs="Times New Roman"/>
          <w:sz w:val="20"/>
          <w:szCs w:val="20"/>
        </w:rPr>
        <w:t>PADM 5872 Executive Policy Making</w:t>
      </w:r>
      <w:r w:rsidR="001746B5" w:rsidRPr="001746B5">
        <w:rPr>
          <w:rFonts w:ascii="Times New Roman" w:hAnsi="Times New Roman" w:cs="Times New Roman"/>
          <w:sz w:val="20"/>
          <w:szCs w:val="20"/>
        </w:rPr>
        <w:t xml:space="preserve"> </w:t>
      </w:r>
      <w:r w:rsidR="001746B5" w:rsidRPr="001746B5">
        <w:rPr>
          <w:rFonts w:ascii="Times New Roman" w:hAnsi="Times New Roman" w:cs="Times New Roman"/>
          <w:sz w:val="20"/>
          <w:szCs w:val="20"/>
        </w:rPr>
        <w:tab/>
      </w:r>
      <w:r w:rsidR="00B44D84" w:rsidRPr="001746B5">
        <w:rPr>
          <w:rFonts w:ascii="Times New Roman" w:hAnsi="Times New Roman" w:cs="Times New Roman"/>
          <w:sz w:val="20"/>
          <w:szCs w:val="20"/>
        </w:rPr>
        <w:t>3 hrs.</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*Required for concentration</w:t>
      </w:r>
    </w:p>
    <w:p w:rsidR="001746B5"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p>
    <w:p w:rsidR="00B44D84" w:rsidRPr="001746B5" w:rsidRDefault="00B44D84" w:rsidP="001746B5">
      <w:pPr>
        <w:ind w:left="360" w:firstLine="0"/>
        <w:rPr>
          <w:rFonts w:ascii="Times New Roman" w:hAnsi="Times New Roman" w:cs="Times New Roman"/>
          <w:b/>
          <w:sz w:val="20"/>
          <w:szCs w:val="20"/>
        </w:rPr>
      </w:pPr>
      <w:r w:rsidRPr="001746B5">
        <w:rPr>
          <w:rFonts w:ascii="Times New Roman" w:hAnsi="Times New Roman" w:cs="Times New Roman"/>
          <w:b/>
          <w:sz w:val="20"/>
          <w:szCs w:val="20"/>
        </w:rPr>
        <w:t>Water Resources Management and Policy</w:t>
      </w:r>
    </w:p>
    <w:p w:rsidR="00B44D84" w:rsidRPr="001746B5" w:rsidRDefault="00B44D84" w:rsidP="001746B5">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PADM 5720 Contemporary Issues in Public Administration*</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3 hrs.</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 Required for WRMP students.</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WRMP 6400 Hydrological and Irrigation Fundamentals</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WRMP 6405 Environmental and Natural Resource Policy</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WRMP 6410 Natural Resource Management and Planning</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WRMP 6415 Water Law and Legislation </w:t>
      </w:r>
      <w:r w:rsidRPr="001746B5">
        <w:rPr>
          <w:rFonts w:ascii="Times New Roman" w:hAnsi="Times New Roman" w:cs="Times New Roman"/>
          <w:sz w:val="20"/>
          <w:szCs w:val="20"/>
        </w:rPr>
        <w:t xml:space="preserve"> </w:t>
      </w:r>
      <w:r w:rsidRPr="001746B5">
        <w:rPr>
          <w:rFonts w:ascii="Times New Roman" w:hAnsi="Times New Roman" w:cs="Times New Roman"/>
          <w:sz w:val="20"/>
          <w:szCs w:val="20"/>
        </w:rPr>
        <w:tab/>
      </w:r>
      <w:r w:rsidR="00B44D84" w:rsidRPr="001746B5">
        <w:rPr>
          <w:rFonts w:ascii="Times New Roman" w:hAnsi="Times New Roman" w:cs="Times New Roman"/>
          <w:sz w:val="20"/>
          <w:szCs w:val="20"/>
        </w:rPr>
        <w:t xml:space="preserve">3 hrs. </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WRMP 6420 Water Resources Policy Field Project**</w:t>
      </w:r>
    </w:p>
    <w:p w:rsidR="00B44D84"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r>
      <w:r w:rsidR="00B44D84" w:rsidRPr="001746B5">
        <w:rPr>
          <w:rFonts w:ascii="Times New Roman" w:hAnsi="Times New Roman" w:cs="Times New Roman"/>
          <w:sz w:val="20"/>
          <w:szCs w:val="20"/>
        </w:rPr>
        <w:t>WRMP 6421 Water Resources Management and Policy Professional Project**</w:t>
      </w:r>
    </w:p>
    <w:p w:rsidR="001746B5" w:rsidRPr="001746B5" w:rsidRDefault="001746B5" w:rsidP="001746B5">
      <w:pPr>
        <w:tabs>
          <w:tab w:val="left" w:pos="900"/>
          <w:tab w:val="right" w:leader="dot" w:pos="9360"/>
        </w:tabs>
        <w:spacing w:after="0"/>
        <w:ind w:left="360" w:firstLine="360"/>
        <w:rPr>
          <w:rFonts w:ascii="Times New Roman" w:hAnsi="Times New Roman" w:cs="Times New Roman"/>
          <w:sz w:val="20"/>
          <w:szCs w:val="20"/>
        </w:rPr>
      </w:pPr>
    </w:p>
    <w:p w:rsidR="00B44D84" w:rsidRPr="00896FAA" w:rsidRDefault="00B44D84" w:rsidP="00896FAA">
      <w:pPr>
        <w:pStyle w:val="Heading2"/>
        <w:ind w:firstLine="360"/>
        <w:rPr>
          <w:rFonts w:ascii="Times New Roman" w:hAnsi="Times New Roman" w:cs="Times New Roman"/>
          <w:color w:val="808080" w:themeColor="background1" w:themeShade="80"/>
          <w:sz w:val="28"/>
          <w:szCs w:val="28"/>
        </w:rPr>
      </w:pPr>
      <w:bookmarkStart w:id="97" w:name="_Toc294969712"/>
      <w:r w:rsidRPr="00896FAA">
        <w:rPr>
          <w:rFonts w:ascii="Times New Roman" w:hAnsi="Times New Roman" w:cs="Times New Roman"/>
          <w:color w:val="808080" w:themeColor="background1" w:themeShade="80"/>
          <w:sz w:val="28"/>
          <w:szCs w:val="28"/>
        </w:rPr>
        <w:t>Other Program Requirements</w:t>
      </w:r>
      <w:bookmarkEnd w:id="97"/>
    </w:p>
    <w:p w:rsidR="00B44D84" w:rsidRPr="001746B5" w:rsidRDefault="00B44D84" w:rsidP="001746B5">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1746B5" w:rsidRPr="001746B5" w:rsidRDefault="00B44D84" w:rsidP="001746B5">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1746B5" w:rsidRPr="00896FAA" w:rsidRDefault="001746B5" w:rsidP="00896FAA">
      <w:pPr>
        <w:pStyle w:val="Heading2"/>
        <w:ind w:firstLine="360"/>
        <w:rPr>
          <w:rFonts w:ascii="Times New Roman" w:hAnsi="Times New Roman" w:cs="Times New Roman"/>
          <w:color w:val="808080" w:themeColor="background1" w:themeShade="80"/>
          <w:sz w:val="28"/>
          <w:szCs w:val="28"/>
        </w:rPr>
      </w:pPr>
      <w:bookmarkStart w:id="98" w:name="_Toc294969713"/>
      <w:r w:rsidRPr="00896FAA">
        <w:rPr>
          <w:rFonts w:ascii="Times New Roman" w:hAnsi="Times New Roman" w:cs="Times New Roman"/>
          <w:color w:val="808080" w:themeColor="background1" w:themeShade="80"/>
          <w:sz w:val="28"/>
          <w:szCs w:val="28"/>
        </w:rPr>
        <w:t>THE MPA FACULTY</w:t>
      </w:r>
      <w:bookmarkEnd w:id="98"/>
    </w:p>
    <w:p w:rsidR="001746B5" w:rsidRP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b/>
          <w:sz w:val="20"/>
          <w:szCs w:val="20"/>
        </w:rPr>
        <w:t>Adams-Cooper, Veronica, Ph.D.</w:t>
      </w:r>
      <w:r w:rsidRPr="001746B5">
        <w:rPr>
          <w:rFonts w:ascii="Times New Roman" w:hAnsi="Times New Roman" w:cs="Times New Roman"/>
          <w:sz w:val="20"/>
          <w:szCs w:val="20"/>
        </w:rPr>
        <w:t>, Jackson State University. Specialties: Community and Economic Development Management; Non-Profit Administration, Social Justice, and Civic Engagement.</w:t>
      </w:r>
    </w:p>
    <w:p w:rsidR="001746B5" w:rsidRP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b/>
          <w:sz w:val="20"/>
          <w:szCs w:val="20"/>
        </w:rPr>
        <w:t>Dauphin, Robert, Ph.D.</w:t>
      </w:r>
      <w:r w:rsidRPr="001746B5">
        <w:rPr>
          <w:rFonts w:ascii="Times New Roman" w:hAnsi="Times New Roman" w:cs="Times New Roman"/>
          <w:sz w:val="20"/>
          <w:szCs w:val="20"/>
        </w:rPr>
        <w:t>, North Central University. Specialties: Public Management, Human Resources Management, Organizational  Theory and Leadership.</w:t>
      </w:r>
    </w:p>
    <w:p w:rsidR="001746B5" w:rsidRP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b/>
          <w:sz w:val="20"/>
          <w:szCs w:val="20"/>
        </w:rPr>
        <w:t>Handwerk, Sandra, Ph.D.,</w:t>
      </w:r>
      <w:r w:rsidRPr="001746B5">
        <w:rPr>
          <w:rFonts w:ascii="Times New Roman" w:hAnsi="Times New Roman" w:cs="Times New Roman"/>
          <w:sz w:val="20"/>
          <w:szCs w:val="20"/>
        </w:rPr>
        <w:t xml:space="preserve"> Union Institute. Specialties: Women and Teen Health, Testing and Prevention of HIV/AIDS, Healthcare Disparities, At-risk Youth, Healthcare Delivery Systems, Health Behaviors and Health Education.</w:t>
      </w:r>
    </w:p>
    <w:p w:rsidR="001746B5" w:rsidRP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b/>
          <w:sz w:val="20"/>
          <w:szCs w:val="20"/>
        </w:rPr>
        <w:t>Neubauer, Bruce, Ph.D.,</w:t>
      </w:r>
      <w:r w:rsidRPr="001746B5">
        <w:rPr>
          <w:rFonts w:ascii="Times New Roman" w:hAnsi="Times New Roman" w:cs="Times New Roman"/>
          <w:sz w:val="20"/>
          <w:szCs w:val="20"/>
        </w:rPr>
        <w:t xml:space="preserve"> University of Georgia. Specialties: Public Information Systems, Healthcare Administration, Research Methods, E-Government, and Instructional Technology</w:t>
      </w:r>
    </w:p>
    <w:p w:rsid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b/>
          <w:sz w:val="20"/>
          <w:szCs w:val="20"/>
        </w:rPr>
        <w:t>Ngwafu, Peter A., Ph.D</w:t>
      </w:r>
      <w:r w:rsidRPr="001746B5">
        <w:rPr>
          <w:rFonts w:ascii="Times New Roman" w:hAnsi="Times New Roman" w:cs="Times New Roman"/>
          <w:sz w:val="20"/>
          <w:szCs w:val="20"/>
        </w:rPr>
        <w:t>., Clark Atlanta University. Specialties:  Public Policy, Human Resource Management and Organizational Theory and Behavior, Diversity Management, and Collective Bargaining.</w:t>
      </w:r>
    </w:p>
    <w:p w:rsidR="001746B5" w:rsidRDefault="001746B5" w:rsidP="001746B5">
      <w:pPr>
        <w:pStyle w:val="ListParagraph"/>
        <w:numPr>
          <w:ilvl w:val="0"/>
          <w:numId w:val="49"/>
        </w:numPr>
        <w:jc w:val="both"/>
        <w:rPr>
          <w:rFonts w:ascii="Times New Roman" w:hAnsi="Times New Roman" w:cs="Times New Roman"/>
          <w:sz w:val="20"/>
          <w:szCs w:val="20"/>
        </w:rPr>
      </w:pPr>
      <w:r w:rsidRPr="001746B5">
        <w:rPr>
          <w:rFonts w:ascii="Times New Roman" w:hAnsi="Times New Roman" w:cs="Times New Roman"/>
          <w:sz w:val="20"/>
          <w:szCs w:val="20"/>
        </w:rPr>
        <w:t>The MPA program employs adjunct faculty members who are practitioners with extensive experience in public and nonprofit management.</w:t>
      </w:r>
    </w:p>
    <w:p w:rsidR="001746B5" w:rsidRPr="001746B5" w:rsidRDefault="001746B5" w:rsidP="001746B5">
      <w:pPr>
        <w:pStyle w:val="ListParagraph"/>
        <w:numPr>
          <w:ilvl w:val="0"/>
          <w:numId w:val="49"/>
        </w:numPr>
        <w:jc w:val="both"/>
        <w:rPr>
          <w:rFonts w:ascii="Times New Roman" w:hAnsi="Times New Roman" w:cs="Times New Roman"/>
          <w:sz w:val="20"/>
          <w:szCs w:val="20"/>
        </w:rPr>
        <w:sectPr w:rsidR="001746B5" w:rsidRPr="001746B5" w:rsidSect="00FB3D09">
          <w:pgSz w:w="12240" w:h="15840"/>
          <w:pgMar w:top="260" w:right="1080" w:bottom="280" w:left="1350" w:header="0" w:footer="967" w:gutter="0"/>
          <w:cols w:space="720" w:equalWidth="0">
            <w:col w:w="9810"/>
          </w:cols>
          <w:noEndnote/>
        </w:sectPr>
      </w:pPr>
    </w:p>
    <w:tbl>
      <w:tblPr>
        <w:tblW w:w="10620" w:type="dxa"/>
        <w:tblInd w:w="-90" w:type="dxa"/>
        <w:tblLayout w:type="fixed"/>
        <w:tblCellMar>
          <w:left w:w="0" w:type="dxa"/>
          <w:right w:w="0" w:type="dxa"/>
        </w:tblCellMar>
        <w:tblLook w:val="0000"/>
      </w:tblPr>
      <w:tblGrid>
        <w:gridCol w:w="5130"/>
        <w:gridCol w:w="4410"/>
        <w:gridCol w:w="1080"/>
      </w:tblGrid>
      <w:tr w:rsidR="001746B5" w:rsidRPr="00FA7AC7" w:rsidTr="003B4D34">
        <w:trPr>
          <w:trHeight w:hRule="exact" w:val="235"/>
        </w:trPr>
        <w:tc>
          <w:tcPr>
            <w:tcW w:w="5130" w:type="dxa"/>
            <w:tcBorders>
              <w:top w:val="nil"/>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ind w:firstLine="1491"/>
              <w:rPr>
                <w:rFonts w:ascii="Times New Roman" w:hAnsi="Times New Roman"/>
                <w:sz w:val="24"/>
                <w:szCs w:val="24"/>
              </w:rPr>
            </w:pPr>
          </w:p>
        </w:tc>
        <w:tc>
          <w:tcPr>
            <w:tcW w:w="4410" w:type="dxa"/>
            <w:vMerge w:val="restart"/>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before="9" w:after="0" w:line="140" w:lineRule="exact"/>
              <w:rPr>
                <w:rFonts w:ascii="Times New Roman" w:hAnsi="Times New Roman"/>
                <w:sz w:val="14"/>
                <w:szCs w:val="14"/>
              </w:rPr>
            </w:pPr>
          </w:p>
          <w:p w:rsidR="001746B5" w:rsidRPr="00FA7AC7" w:rsidRDefault="001746B5" w:rsidP="006C28C5">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080" w:type="dxa"/>
            <w:tcBorders>
              <w:top w:val="nil"/>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56"/>
        </w:trPr>
        <w:tc>
          <w:tcPr>
            <w:tcW w:w="5130" w:type="dxa"/>
            <w:tcBorders>
              <w:top w:val="single" w:sz="4" w:space="0" w:color="191919"/>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41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19"/>
        </w:trPr>
        <w:tc>
          <w:tcPr>
            <w:tcW w:w="5130" w:type="dxa"/>
            <w:tcBorders>
              <w:top w:val="single" w:sz="4" w:space="0" w:color="191919"/>
              <w:left w:val="nil"/>
              <w:bottom w:val="nil"/>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41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nil"/>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bl>
    <w:p w:rsidR="00B44D84" w:rsidRPr="00896FAA" w:rsidRDefault="00B44D84" w:rsidP="00896FAA">
      <w:pPr>
        <w:pStyle w:val="Heading2"/>
        <w:ind w:firstLine="0"/>
        <w:rPr>
          <w:rFonts w:ascii="Times New Roman" w:hAnsi="Times New Roman" w:cs="Times New Roman"/>
          <w:b w:val="0"/>
          <w:color w:val="808080" w:themeColor="background1" w:themeShade="80"/>
          <w:sz w:val="28"/>
          <w:szCs w:val="28"/>
        </w:rPr>
      </w:pPr>
      <w:bookmarkStart w:id="99" w:name="_Toc294969714"/>
      <w:r w:rsidRPr="00896FAA">
        <w:rPr>
          <w:rFonts w:ascii="Times New Roman" w:hAnsi="Times New Roman" w:cs="Times New Roman"/>
          <w:b w:val="0"/>
          <w:color w:val="808080" w:themeColor="background1" w:themeShade="80"/>
          <w:sz w:val="32"/>
          <w:szCs w:val="32"/>
        </w:rPr>
        <w:t>C</w:t>
      </w:r>
      <w:r w:rsidRPr="00896FAA">
        <w:rPr>
          <w:rFonts w:ascii="Times New Roman" w:hAnsi="Times New Roman" w:cs="Times New Roman"/>
          <w:b w:val="0"/>
          <w:color w:val="808080" w:themeColor="background1" w:themeShade="80"/>
          <w:sz w:val="28"/>
          <w:szCs w:val="28"/>
        </w:rPr>
        <w:t xml:space="preserve">OURSE </w:t>
      </w:r>
      <w:r w:rsidRPr="00896FAA">
        <w:rPr>
          <w:rFonts w:ascii="Times New Roman" w:hAnsi="Times New Roman" w:cs="Times New Roman"/>
          <w:b w:val="0"/>
          <w:color w:val="808080" w:themeColor="background1" w:themeShade="80"/>
          <w:sz w:val="32"/>
          <w:szCs w:val="32"/>
        </w:rPr>
        <w:t>D</w:t>
      </w:r>
      <w:r w:rsidRPr="00896FAA">
        <w:rPr>
          <w:rFonts w:ascii="Times New Roman" w:hAnsi="Times New Roman" w:cs="Times New Roman"/>
          <w:b w:val="0"/>
          <w:color w:val="808080" w:themeColor="background1" w:themeShade="80"/>
          <w:sz w:val="28"/>
          <w:szCs w:val="28"/>
        </w:rPr>
        <w:t>ESCRIPTIONS</w:t>
      </w:r>
      <w:bookmarkEnd w:id="99"/>
    </w:p>
    <w:p w:rsidR="00B44D84"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PADM 5011 — Public Administration: Scope, Development &amp; Ethical Environment………</w:t>
      </w:r>
      <w:r w:rsidR="001746B5">
        <w:rPr>
          <w:rFonts w:ascii="Times New Roman" w:hAnsi="Times New Roman" w:cs="Times New Roman"/>
          <w:b/>
          <w:sz w:val="20"/>
          <w:szCs w:val="20"/>
        </w:rPr>
        <w:t>……</w:t>
      </w:r>
      <w:r w:rsidRPr="001746B5">
        <w:rPr>
          <w:rFonts w:ascii="Times New Roman" w:hAnsi="Times New Roman" w:cs="Times New Roman"/>
          <w:b/>
          <w:sz w:val="20"/>
          <w:szCs w:val="20"/>
        </w:rPr>
        <w:t xml:space="preserve">3 (3-0)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the scope of administration as a field of study and as a profession.</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5125 — Organizational Theory.................................................................................................3(3-0)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examines the evolution and development of organizational theories, forms and practices from the factory system to the emergence of the virtual global organization.</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284C41" w:rsidP="001746B5">
      <w:pPr>
        <w:spacing w:after="0"/>
        <w:ind w:right="360" w:firstLine="0"/>
        <w:jc w:val="both"/>
        <w:rPr>
          <w:rFonts w:ascii="Times New Roman" w:hAnsi="Times New Roman" w:cs="Times New Roman"/>
          <w:b/>
          <w:sz w:val="20"/>
          <w:szCs w:val="20"/>
        </w:rPr>
      </w:pPr>
      <w:r>
        <w:rPr>
          <w:rFonts w:ascii="Times New Roman" w:hAnsi="Times New Roman" w:cs="Times New Roman"/>
          <w:b/>
          <w:noProof/>
          <w:sz w:val="20"/>
          <w:szCs w:val="20"/>
        </w:rPr>
        <w:pict>
          <v:shape id="_x0000_s7780" type="#_x0000_t202" style="position:absolute;left:0;text-align:left;margin-left:521.25pt;margin-top:158.25pt;width:1in;height:495.8pt;z-index:-251284992;mso-position-horizontal-relative:page;mso-position-vertical-relative:page" o:allowincell="f" filled="f" stroked="f">
            <v:textbox style="layout-flow:vertical;mso-next-textbox:#_x0000_s7780"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1746B5">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B44D84" w:rsidRPr="001746B5">
        <w:rPr>
          <w:rFonts w:ascii="Times New Roman" w:hAnsi="Times New Roman" w:cs="Times New Roman"/>
          <w:b/>
          <w:sz w:val="20"/>
          <w:szCs w:val="20"/>
        </w:rPr>
        <w:t xml:space="preserve">PADM 5200 — The Administrative State.............................................................................................3(3-0)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public administration in relation to legislative, executive and judicial processes.</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5202 — Administrative Law......................................................................................................3(3-0)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The legal aspects of the power and procedures of federal and state agencies in the judicial re- view of administrative actions are discussed.</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5212 — Legal Aspects of Public Personnel Administration...................................................3(3-0)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in-depth study of court decisions which impact public personnel administration and problems that arise as a result of political and civil rights of public employees.</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5261 — Public Personnel Administration................................................................................3(3-0)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involves public personnel principles and practices including selection, appointment, classification, compensation, tenure and promotion.  The role of personnel officers in government will be analyzed.</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PADM 5300 — Administration of Nonprofit Organizations..............................................................3(3-0)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PADM 5301 — Public Budgeting..........................................................................................................3(3-0)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The course surveys the role of government budgets in determination of policy in administrative integration and control of government operations, in intergovernmental relations and in relation to the private economy.</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5321 — Foundations of Health Care Finance.........................................................................3 (3-0)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the basics of health care finance. It focuses on topics of expenditures, revenue generation, fund-raising, budgeting and financial planning in health care administration.</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PADM 5322 — Foundations of Public Health Administration and Management...........................3 (3-0)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a comprehensive introduction and overview of public health management and administration.</w:t>
      </w:r>
    </w:p>
    <w:p w:rsidR="00B44D84" w:rsidRPr="001746B5" w:rsidRDefault="00B44D84" w:rsidP="001746B5">
      <w:pPr>
        <w:spacing w:after="0"/>
        <w:ind w:right="360"/>
        <w:rPr>
          <w:rFonts w:ascii="Times New Roman" w:hAnsi="Times New Roman" w:cs="Times New Roman"/>
          <w:sz w:val="20"/>
          <w:szCs w:val="20"/>
        </w:rPr>
      </w:pPr>
    </w:p>
    <w:p w:rsidR="00B44D84" w:rsidRPr="001746B5" w:rsidRDefault="00B44D84" w:rsidP="001746B5">
      <w:pPr>
        <w:spacing w:after="0"/>
        <w:ind w:right="360" w:firstLine="0"/>
        <w:rPr>
          <w:rFonts w:ascii="Times New Roman" w:hAnsi="Times New Roman" w:cs="Times New Roman"/>
          <w:b/>
          <w:sz w:val="20"/>
          <w:szCs w:val="20"/>
        </w:rPr>
      </w:pPr>
      <w:r w:rsidRPr="001746B5">
        <w:rPr>
          <w:rFonts w:ascii="Times New Roman" w:hAnsi="Times New Roman" w:cs="Times New Roman"/>
          <w:b/>
          <w:sz w:val="20"/>
          <w:szCs w:val="20"/>
        </w:rPr>
        <w:t>PADM 5324 Epidemiology................................................................................................................</w:t>
      </w:r>
      <w:r w:rsidR="001746B5">
        <w:rPr>
          <w:rFonts w:ascii="Times New Roman" w:hAnsi="Times New Roman" w:cs="Times New Roman"/>
          <w:b/>
          <w:sz w:val="20"/>
          <w:szCs w:val="20"/>
        </w:rPr>
        <w:t>..</w:t>
      </w:r>
      <w:r w:rsidRPr="001746B5">
        <w:rPr>
          <w:rFonts w:ascii="Times New Roman" w:hAnsi="Times New Roman" w:cs="Times New Roman"/>
          <w:b/>
          <w:sz w:val="20"/>
          <w:szCs w:val="20"/>
        </w:rPr>
        <w:t>...3(3-0)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introductory course will provide a comprehensive introduction to the basic definitions, concepts, principles and methods of population-based epidemiologic research.</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rPr>
          <w:rFonts w:ascii="Times New Roman" w:hAnsi="Times New Roman" w:cs="Times New Roman"/>
          <w:b/>
          <w:sz w:val="20"/>
          <w:szCs w:val="20"/>
        </w:rPr>
      </w:pPr>
      <w:r w:rsidRPr="001746B5">
        <w:rPr>
          <w:rFonts w:ascii="Times New Roman" w:hAnsi="Times New Roman" w:cs="Times New Roman"/>
          <w:b/>
          <w:sz w:val="20"/>
          <w:szCs w:val="20"/>
        </w:rPr>
        <w:t>PADM 5450 — Collective Bargaining and Labor Relations...............................................................3(3-0)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B44D84" w:rsidRPr="001746B5" w:rsidRDefault="00B44D84" w:rsidP="001746B5">
      <w:pPr>
        <w:spacing w:after="0"/>
        <w:ind w:right="360"/>
        <w:rPr>
          <w:rFonts w:ascii="Times New Roman" w:hAnsi="Times New Roman" w:cs="Times New Roman"/>
          <w:sz w:val="20"/>
          <w:szCs w:val="20"/>
        </w:rPr>
      </w:pPr>
    </w:p>
    <w:p w:rsidR="00B44D84" w:rsidRPr="001746B5" w:rsidRDefault="00B44D84" w:rsidP="001746B5">
      <w:pPr>
        <w:spacing w:after="0"/>
        <w:ind w:right="360" w:firstLine="0"/>
        <w:rPr>
          <w:rFonts w:ascii="Times New Roman" w:hAnsi="Times New Roman" w:cs="Times New Roman"/>
          <w:b/>
          <w:sz w:val="20"/>
          <w:szCs w:val="20"/>
        </w:rPr>
      </w:pPr>
      <w:r w:rsidRPr="001746B5">
        <w:rPr>
          <w:rFonts w:ascii="Times New Roman" w:hAnsi="Times New Roman" w:cs="Times New Roman"/>
          <w:b/>
          <w:sz w:val="20"/>
          <w:szCs w:val="20"/>
        </w:rPr>
        <w:t>PADM 5500 — Computer Applications &amp; Management of Information Systems............................3(3-0)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B44D84" w:rsidRPr="001746B5" w:rsidRDefault="00B44D84" w:rsidP="001746B5">
      <w:pPr>
        <w:spacing w:after="0"/>
        <w:ind w:right="360"/>
        <w:rPr>
          <w:rFonts w:ascii="Times New Roman" w:hAnsi="Times New Roman" w:cs="Times New Roman"/>
          <w:sz w:val="20"/>
          <w:szCs w:val="20"/>
        </w:rPr>
      </w:pPr>
    </w:p>
    <w:p w:rsidR="00B44D84" w:rsidRPr="001746B5" w:rsidRDefault="00B44D84" w:rsidP="001746B5">
      <w:pPr>
        <w:spacing w:after="0"/>
        <w:ind w:right="360" w:firstLine="0"/>
        <w:rPr>
          <w:rFonts w:ascii="Times New Roman" w:hAnsi="Times New Roman" w:cs="Times New Roman"/>
          <w:b/>
          <w:sz w:val="20"/>
          <w:szCs w:val="20"/>
        </w:rPr>
      </w:pPr>
      <w:r w:rsidRPr="001746B5">
        <w:rPr>
          <w:rFonts w:ascii="Times New Roman" w:hAnsi="Times New Roman" w:cs="Times New Roman"/>
          <w:b/>
          <w:sz w:val="20"/>
          <w:szCs w:val="20"/>
        </w:rPr>
        <w:t xml:space="preserve">PADM 5502 — Research Design and Data Analysis.............................................................................3(3-0) </w:t>
      </w:r>
    </w:p>
    <w:p w:rsid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1746B5" w:rsidRDefault="001746B5" w:rsidP="001746B5">
      <w:pPr>
        <w:spacing w:after="0"/>
        <w:ind w:right="360" w:firstLine="0"/>
        <w:jc w:val="both"/>
        <w:rPr>
          <w:rFonts w:ascii="Times New Roman" w:hAnsi="Times New Roman" w:cs="Times New Roman"/>
          <w:sz w:val="20"/>
          <w:szCs w:val="20"/>
        </w:rPr>
        <w:sectPr w:rsidR="001746B5" w:rsidSect="00FB3D09">
          <w:pgSz w:w="12240" w:h="15840"/>
          <w:pgMar w:top="260" w:right="1440" w:bottom="280" w:left="1080" w:header="0" w:footer="967" w:gutter="0"/>
          <w:cols w:space="720" w:equalWidth="0">
            <w:col w:w="9720"/>
          </w:cols>
          <w:noEndnote/>
        </w:sectPr>
      </w:pPr>
    </w:p>
    <w:tbl>
      <w:tblPr>
        <w:tblW w:w="10620" w:type="dxa"/>
        <w:tblInd w:w="-720" w:type="dxa"/>
        <w:tblLayout w:type="fixed"/>
        <w:tblCellMar>
          <w:left w:w="0" w:type="dxa"/>
          <w:right w:w="0" w:type="dxa"/>
        </w:tblCellMar>
        <w:tblLook w:val="0000"/>
      </w:tblPr>
      <w:tblGrid>
        <w:gridCol w:w="1080"/>
        <w:gridCol w:w="4560"/>
        <w:gridCol w:w="4980"/>
      </w:tblGrid>
      <w:tr w:rsidR="001746B5" w:rsidRPr="00FA7AC7" w:rsidTr="003B4D34">
        <w:trPr>
          <w:trHeight w:hRule="exact" w:val="235"/>
        </w:trPr>
        <w:tc>
          <w:tcPr>
            <w:tcW w:w="1080" w:type="dxa"/>
            <w:tcBorders>
              <w:top w:val="nil"/>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ind w:firstLine="1491"/>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before="9" w:after="0" w:line="140" w:lineRule="exact"/>
              <w:rPr>
                <w:rFonts w:ascii="Times New Roman" w:hAnsi="Times New Roman"/>
                <w:sz w:val="14"/>
                <w:szCs w:val="14"/>
              </w:rPr>
            </w:pPr>
          </w:p>
          <w:p w:rsidR="001746B5" w:rsidRPr="00FA7AC7" w:rsidRDefault="001746B5" w:rsidP="006C28C5">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980" w:type="dxa"/>
            <w:tcBorders>
              <w:top w:val="nil"/>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56"/>
        </w:trPr>
        <w:tc>
          <w:tcPr>
            <w:tcW w:w="1080" w:type="dxa"/>
            <w:tcBorders>
              <w:top w:val="single" w:sz="4" w:space="0" w:color="191919"/>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980" w:type="dxa"/>
            <w:tcBorders>
              <w:top w:val="single" w:sz="4" w:space="0" w:color="191919"/>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19"/>
        </w:trPr>
        <w:tc>
          <w:tcPr>
            <w:tcW w:w="1080" w:type="dxa"/>
            <w:tcBorders>
              <w:top w:val="single" w:sz="4" w:space="0" w:color="191919"/>
              <w:left w:val="nil"/>
              <w:bottom w:val="nil"/>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980" w:type="dxa"/>
            <w:tcBorders>
              <w:top w:val="single" w:sz="4" w:space="0" w:color="191919"/>
              <w:left w:val="single" w:sz="4" w:space="0" w:color="191919"/>
              <w:bottom w:val="nil"/>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bl>
    <w:p w:rsidR="00B44D84" w:rsidRPr="001746B5" w:rsidRDefault="00B44D84" w:rsidP="001746B5">
      <w:pPr>
        <w:spacing w:after="0"/>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5511 — Directed Independent Policy Studies..........................................................................3(3-0)</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pursue specialized interests in policy studies.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5530 — Independent Study in Public Administration............................................................3(3-0)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284C41" w:rsidP="001746B5">
      <w:pPr>
        <w:spacing w:after="0"/>
        <w:ind w:left="360" w:firstLine="0"/>
        <w:jc w:val="both"/>
        <w:rPr>
          <w:rFonts w:ascii="Times New Roman" w:hAnsi="Times New Roman" w:cs="Times New Roman"/>
          <w:b/>
          <w:sz w:val="20"/>
          <w:szCs w:val="20"/>
        </w:rPr>
      </w:pPr>
      <w:r w:rsidRPr="00284C41">
        <w:rPr>
          <w:rFonts w:ascii="Times New Roman" w:hAnsi="Times New Roman" w:cs="Times New Roman"/>
          <w:noProof/>
          <w:sz w:val="20"/>
          <w:szCs w:val="20"/>
        </w:rPr>
        <w:pict>
          <v:shape id="_x0000_s7781" type="#_x0000_t202" style="position:absolute;left:0;text-align:left;margin-left:15.75pt;margin-top:6.95pt;width:1in;height:532.75pt;z-index:-251283968;mso-position-horizontal-relative:page" o:allowincell="f" filled="f" stroked="f">
            <v:textbox style="layout-flow:vertical;mso-layout-flow-alt:bottom-to-top;mso-next-textbox:#_x0000_s7781"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B44D84" w:rsidRPr="001746B5">
        <w:rPr>
          <w:rFonts w:ascii="Times New Roman" w:hAnsi="Times New Roman" w:cs="Times New Roman"/>
          <w:b/>
          <w:sz w:val="20"/>
          <w:szCs w:val="20"/>
        </w:rPr>
        <w:t xml:space="preserve">PADM 5551 — Diversity Management and Public Organization.......................................................3(3-0)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5600 — Issues in Human Resources Management..................................................................3(3-0)</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examines issues in managing   public human resources.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5615 — Human Capital Development: Theory and Practice..................................</w:t>
      </w:r>
      <w:r w:rsidR="001746B5">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5635 — Introduction to Community &amp; Economic Development...........................................3(3-0)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To examine community and economic development movements in the United States and abroad. The understanding of the physical urban environment and local economic development.</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5650 — Executive Leadership: Principles of Public Administration..................................</w:t>
      </w:r>
      <w:r w:rsidR="001746B5">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Examines leadership skills necessary to maximize group effectiveness in public and volunteer organizations.   Considerable use will be made of role-playing and/or simulation exercises.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5710 — Grantsmanship for Public Administration.................................................................3(3-0)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Offers instruction on the “how to” of grant writing and planning for grant writing in the public sector and nonprofits.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5720 — Contemporary Issues in Public Administration.........................................................3(3-0)</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5781 — Introduction to Public Policy......................................................................................3(3-0)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emphasizes   the nature and definition of public policy, the structure in which public policy is produced and how various kinds of public policy are made.</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5791 — Health Policy and Politics...........................................................................................3(3-0)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deals with contemporary health-care policies and politics. The course includes discussions of the current crisis in health costs and proposed solutions.  </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5802 — Public Policy Analysis.................................................................................................3(3-0)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forces that shape the direction of public policy and the mechanics through which public policy is formulated.</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5810 — Intergovernmental Relations......................................................................................3(3-0)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Emphasizes the issues and problems involved in the relationships among federal, state and local governments.</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5815 — International and Comparative Public Policy...........................................................3(3-0) </w:t>
      </w:r>
    </w:p>
    <w:p w:rsid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introduces students to the comparative study of public policy and political institutions and acquaints them with a select number of foreign political systems.</w:t>
      </w:r>
    </w:p>
    <w:p w:rsidR="001746B5" w:rsidRDefault="001746B5" w:rsidP="001746B5">
      <w:pPr>
        <w:spacing w:after="0"/>
        <w:ind w:left="360" w:firstLine="0"/>
        <w:jc w:val="both"/>
        <w:rPr>
          <w:rFonts w:ascii="Times New Roman" w:hAnsi="Times New Roman" w:cs="Times New Roman"/>
          <w:sz w:val="20"/>
          <w:szCs w:val="20"/>
        </w:rPr>
        <w:sectPr w:rsidR="001746B5" w:rsidSect="00FB3D09">
          <w:pgSz w:w="12240" w:h="15840"/>
          <w:pgMar w:top="260" w:right="1080" w:bottom="280" w:left="1440" w:header="0" w:footer="967" w:gutter="0"/>
          <w:cols w:space="720" w:equalWidth="0">
            <w:col w:w="9720"/>
          </w:cols>
          <w:noEndnote/>
        </w:sectPr>
      </w:pPr>
    </w:p>
    <w:tbl>
      <w:tblPr>
        <w:tblW w:w="10260" w:type="dxa"/>
        <w:tblInd w:w="-90" w:type="dxa"/>
        <w:tblLayout w:type="fixed"/>
        <w:tblCellMar>
          <w:left w:w="0" w:type="dxa"/>
          <w:right w:w="0" w:type="dxa"/>
        </w:tblCellMar>
        <w:tblLook w:val="0000"/>
      </w:tblPr>
      <w:tblGrid>
        <w:gridCol w:w="4590"/>
        <w:gridCol w:w="4560"/>
        <w:gridCol w:w="1110"/>
      </w:tblGrid>
      <w:tr w:rsidR="001746B5" w:rsidRPr="00FA7AC7" w:rsidTr="001746B5">
        <w:trPr>
          <w:trHeight w:hRule="exact" w:val="235"/>
        </w:trPr>
        <w:tc>
          <w:tcPr>
            <w:tcW w:w="4590" w:type="dxa"/>
            <w:tcBorders>
              <w:top w:val="nil"/>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ind w:firstLine="1491"/>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before="9" w:after="0" w:line="140" w:lineRule="exact"/>
              <w:rPr>
                <w:rFonts w:ascii="Times New Roman" w:hAnsi="Times New Roman"/>
                <w:sz w:val="14"/>
                <w:szCs w:val="14"/>
              </w:rPr>
            </w:pPr>
          </w:p>
          <w:p w:rsidR="001746B5" w:rsidRPr="00FA7AC7" w:rsidRDefault="001746B5" w:rsidP="006C28C5">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1110" w:type="dxa"/>
            <w:tcBorders>
              <w:top w:val="nil"/>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1746B5">
        <w:trPr>
          <w:trHeight w:hRule="exact" w:val="256"/>
        </w:trPr>
        <w:tc>
          <w:tcPr>
            <w:tcW w:w="4590" w:type="dxa"/>
            <w:tcBorders>
              <w:top w:val="single" w:sz="4" w:space="0" w:color="191919"/>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1746B5">
        <w:trPr>
          <w:trHeight w:hRule="exact" w:val="219"/>
        </w:trPr>
        <w:tc>
          <w:tcPr>
            <w:tcW w:w="4590" w:type="dxa"/>
            <w:tcBorders>
              <w:top w:val="single" w:sz="4" w:space="0" w:color="191919"/>
              <w:left w:val="nil"/>
              <w:bottom w:val="nil"/>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nil"/>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bl>
    <w:p w:rsidR="00B44D84" w:rsidRPr="001746B5" w:rsidRDefault="00B44D84" w:rsidP="001746B5">
      <w:pPr>
        <w:spacing w:after="0"/>
        <w:ind w:left="360" w:firstLine="0"/>
        <w:jc w:val="both"/>
        <w:rPr>
          <w:rFonts w:ascii="Times New Roman" w:hAnsi="Times New Roman" w:cs="Times New Roman"/>
          <w:sz w:val="20"/>
          <w:szCs w:val="20"/>
        </w:rPr>
      </w:pPr>
    </w:p>
    <w:p w:rsidR="00B44D84" w:rsidRDefault="00B44D84" w:rsidP="001746B5">
      <w:pPr>
        <w:spacing w:after="0"/>
        <w:ind w:left="360" w:firstLine="0"/>
        <w:jc w:val="both"/>
        <w:rPr>
          <w:rFonts w:ascii="Times New Roman" w:hAnsi="Times New Roman" w:cs="Times New Roman"/>
          <w:sz w:val="20"/>
          <w:szCs w:val="20"/>
        </w:rPr>
      </w:pPr>
    </w:p>
    <w:p w:rsidR="001746B5" w:rsidRPr="001746B5" w:rsidRDefault="001746B5"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5823 — Program Development, Management &amp; Evaluation....................................................3(3-0)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A study of basic methods used to evaluate programs and policies, including an examination of the impact which selected policies have had on intended target populations.</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5831 — Urban and Rural Community Planning.........................................................................3(3-0) </w:t>
      </w:r>
    </w:p>
    <w:p w:rsidR="00B44D84" w:rsidRPr="001746B5" w:rsidRDefault="00284C41" w:rsidP="001746B5">
      <w:pPr>
        <w:spacing w:after="0"/>
        <w:ind w:right="360" w:firstLine="0"/>
        <w:jc w:val="both"/>
        <w:rPr>
          <w:rFonts w:ascii="Times New Roman" w:hAnsi="Times New Roman" w:cs="Times New Roman"/>
          <w:sz w:val="20"/>
          <w:szCs w:val="20"/>
        </w:rPr>
      </w:pPr>
      <w:r>
        <w:rPr>
          <w:rFonts w:ascii="Times New Roman" w:hAnsi="Times New Roman" w:cs="Times New Roman"/>
          <w:noProof/>
          <w:sz w:val="20"/>
          <w:szCs w:val="20"/>
        </w:rPr>
        <w:pict>
          <v:shape id="_x0000_s7782" type="#_x0000_t202" style="position:absolute;left:0;text-align:left;margin-left:519.75pt;margin-top:144.6pt;width:1in;height:495.8pt;z-index:-251282944;mso-position-horizontal-relative:page;mso-position-vertical-relative:page" o:allowincell="f" filled="f" stroked="f">
            <v:textbox style="layout-flow:vertical;mso-next-textbox:#_x0000_s7782"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1746B5">
                  <w:pPr>
                    <w:widowControl w:val="0"/>
                    <w:autoSpaceDE w:val="0"/>
                    <w:autoSpaceDN w:val="0"/>
                    <w:adjustRightInd w:val="0"/>
                    <w:spacing w:after="0" w:line="1406" w:lineRule="exact"/>
                    <w:ind w:left="20" w:right="-210" w:firstLine="0"/>
                    <w:rPr>
                      <w:rFonts w:ascii="Impact" w:hAnsi="Impact" w:cs="Impact"/>
                      <w:color w:val="000000"/>
                      <w:sz w:val="105"/>
                      <w:szCs w:val="105"/>
                    </w:rPr>
                  </w:pPr>
                </w:p>
              </w:txbxContent>
            </v:textbox>
            <w10:wrap anchorx="page" anchory="page"/>
          </v:shape>
        </w:pict>
      </w:r>
      <w:r w:rsidR="00B44D84" w:rsidRPr="001746B5">
        <w:rPr>
          <w:rFonts w:ascii="Times New Roman" w:hAnsi="Times New Roman" w:cs="Times New Roman"/>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5850 — Community Development Theory and Practice............................................................3(3-0)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principles and techniques of local community development.  It explores theories of local community development, addresses neighborhood needs and impacts of local policies and programs.</w:t>
      </w:r>
    </w:p>
    <w:p w:rsidR="00B44D84" w:rsidRPr="001746B5" w:rsidRDefault="00B44D84" w:rsidP="001746B5">
      <w:pPr>
        <w:spacing w:after="0"/>
        <w:ind w:right="360" w:firstLine="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5851 — Professional Public Service Internship Project.............................................................3(3-0)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practicum includes a final professional project in which the student will design, conduct, analyze and report on a project completed during his/her professional service internship.</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5852 — Health Care Delivery for Specialized Groups................................................................3(3-0)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5860 — Economic Development Theory and Practice..............................................................3(3-0)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Explores theories of local economic development and addresses the dilemmas contemporary communities face.</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5872 — Executive Policy-Making..............................................................................................3(3-0)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Focuses on the institutional mechanisms and processes of policy formulation at the presidential level.</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PADM 5905 — Capstone Research (Exit Process).................................................................................3(3-0)</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6400 — Hydrology and Irrigation Fundamentals......................................................................3(3-0)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B44D84" w:rsidRPr="001746B5" w:rsidRDefault="00B44D84" w:rsidP="001746B5">
      <w:pPr>
        <w:spacing w:after="0"/>
        <w:ind w:right="36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6405 — Environmental and Natural Resource Policy...............................................................3(3-0) </w:t>
      </w:r>
    </w:p>
    <w:p w:rsidR="00B44D84" w:rsidRP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B44D84" w:rsidRPr="001746B5" w:rsidRDefault="00B44D84" w:rsidP="001746B5">
      <w:pPr>
        <w:spacing w:after="0"/>
        <w:ind w:right="360"/>
        <w:jc w:val="both"/>
        <w:rPr>
          <w:rFonts w:ascii="Times New Roman" w:hAnsi="Times New Roman" w:cs="Times New Roman"/>
          <w:sz w:val="20"/>
          <w:szCs w:val="20"/>
        </w:rPr>
      </w:pPr>
    </w:p>
    <w:p w:rsidR="00B44D84" w:rsidRPr="001746B5" w:rsidRDefault="00B44D84" w:rsidP="001746B5">
      <w:pPr>
        <w:spacing w:after="0"/>
        <w:ind w:righ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6410 - Natural Resource Management and Planning...............................................................3(3-0) </w:t>
      </w:r>
    </w:p>
    <w:p w:rsidR="001746B5" w:rsidRDefault="00B44D84" w:rsidP="001746B5">
      <w:pPr>
        <w:spacing w:after="0"/>
        <w:ind w:right="360" w:firstLine="0"/>
        <w:jc w:val="both"/>
        <w:rPr>
          <w:rFonts w:ascii="Times New Roman" w:hAnsi="Times New Roman" w:cs="Times New Roman"/>
          <w:sz w:val="20"/>
          <w:szCs w:val="20"/>
        </w:rPr>
      </w:pPr>
      <w:r w:rsidRPr="001746B5">
        <w:rPr>
          <w:rFonts w:ascii="Times New Roman" w:hAnsi="Times New Roman" w:cs="Times New Roman"/>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1746B5" w:rsidRDefault="001746B5" w:rsidP="001746B5">
      <w:pPr>
        <w:spacing w:after="0"/>
        <w:ind w:right="360" w:firstLine="0"/>
        <w:jc w:val="both"/>
        <w:rPr>
          <w:rFonts w:ascii="Times New Roman" w:hAnsi="Times New Roman" w:cs="Times New Roman"/>
          <w:sz w:val="20"/>
          <w:szCs w:val="20"/>
        </w:rPr>
        <w:sectPr w:rsidR="001746B5" w:rsidSect="00FB3D09">
          <w:pgSz w:w="12240" w:h="15840"/>
          <w:pgMar w:top="260" w:right="1440" w:bottom="280" w:left="1260" w:header="0" w:footer="967" w:gutter="0"/>
          <w:cols w:space="720" w:equalWidth="0">
            <w:col w:w="9540"/>
          </w:cols>
          <w:noEndnote/>
        </w:sectPr>
      </w:pPr>
    </w:p>
    <w:tbl>
      <w:tblPr>
        <w:tblW w:w="10440" w:type="dxa"/>
        <w:tblInd w:w="-810" w:type="dxa"/>
        <w:tblLayout w:type="fixed"/>
        <w:tblCellMar>
          <w:left w:w="0" w:type="dxa"/>
          <w:right w:w="0" w:type="dxa"/>
        </w:tblCellMar>
        <w:tblLook w:val="0000"/>
      </w:tblPr>
      <w:tblGrid>
        <w:gridCol w:w="1170"/>
        <w:gridCol w:w="4560"/>
        <w:gridCol w:w="4710"/>
      </w:tblGrid>
      <w:tr w:rsidR="001746B5" w:rsidRPr="00FA7AC7" w:rsidTr="003B4D34">
        <w:trPr>
          <w:trHeight w:hRule="exact" w:val="235"/>
        </w:trPr>
        <w:tc>
          <w:tcPr>
            <w:tcW w:w="1170" w:type="dxa"/>
            <w:tcBorders>
              <w:top w:val="nil"/>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ind w:firstLine="1491"/>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before="9" w:after="0" w:line="140" w:lineRule="exact"/>
              <w:rPr>
                <w:rFonts w:ascii="Times New Roman" w:hAnsi="Times New Roman"/>
                <w:sz w:val="14"/>
                <w:szCs w:val="14"/>
              </w:rPr>
            </w:pPr>
          </w:p>
          <w:p w:rsidR="001746B5" w:rsidRPr="00FA7AC7" w:rsidRDefault="001746B5" w:rsidP="006C28C5">
            <w:pPr>
              <w:widowControl w:val="0"/>
              <w:autoSpaceDE w:val="0"/>
              <w:autoSpaceDN w:val="0"/>
              <w:adjustRightInd w:val="0"/>
              <w:spacing w:after="0"/>
              <w:ind w:left="172"/>
              <w:rPr>
                <w:rFonts w:ascii="Times New Roman" w:hAnsi="Times New Roman"/>
                <w:sz w:val="24"/>
                <w:szCs w:val="24"/>
              </w:rPr>
            </w:pPr>
            <w:r>
              <w:rPr>
                <w:rFonts w:ascii="Times New Roman" w:hAnsi="Times New Roman"/>
                <w:b/>
                <w:bCs/>
                <w:color w:val="191919"/>
                <w:sz w:val="32"/>
                <w:szCs w:val="32"/>
              </w:rPr>
              <w:t>P</w:t>
            </w:r>
            <w:r w:rsidRPr="00B44D84">
              <w:rPr>
                <w:rFonts w:ascii="Times New Roman" w:hAnsi="Times New Roman"/>
                <w:b/>
                <w:bCs/>
                <w:color w:val="191919"/>
                <w:sz w:val="24"/>
                <w:szCs w:val="24"/>
              </w:rPr>
              <w:t>UBLIC</w:t>
            </w:r>
            <w:r w:rsidRPr="00FA7AC7">
              <w:rPr>
                <w:rFonts w:ascii="Times New Roman" w:hAnsi="Times New Roman"/>
                <w:b/>
                <w:bCs/>
                <w:color w:val="191919"/>
                <w:spacing w:val="2"/>
                <w:sz w:val="24"/>
                <w:szCs w:val="24"/>
              </w:rPr>
              <w:t xml:space="preserve"> </w:t>
            </w:r>
            <w:r w:rsidRPr="00FA7AC7">
              <w:rPr>
                <w:rFonts w:ascii="Times New Roman" w:hAnsi="Times New Roman"/>
                <w:b/>
                <w:bCs/>
                <w:color w:val="191919"/>
                <w:sz w:val="32"/>
                <w:szCs w:val="32"/>
              </w:rPr>
              <w:t>A</w:t>
            </w:r>
            <w:r w:rsidRPr="00FA7AC7">
              <w:rPr>
                <w:rFonts w:ascii="Times New Roman" w:hAnsi="Times New Roman"/>
                <w:b/>
                <w:bCs/>
                <w:color w:val="191919"/>
                <w:sz w:val="24"/>
                <w:szCs w:val="24"/>
              </w:rPr>
              <w:t>DMINISTR</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p>
        </w:tc>
        <w:tc>
          <w:tcPr>
            <w:tcW w:w="4710" w:type="dxa"/>
            <w:tcBorders>
              <w:top w:val="nil"/>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56"/>
        </w:trPr>
        <w:tc>
          <w:tcPr>
            <w:tcW w:w="1170" w:type="dxa"/>
            <w:tcBorders>
              <w:top w:val="single" w:sz="4" w:space="0" w:color="191919"/>
              <w:left w:val="nil"/>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710" w:type="dxa"/>
            <w:tcBorders>
              <w:top w:val="single" w:sz="4" w:space="0" w:color="191919"/>
              <w:left w:val="single" w:sz="4" w:space="0" w:color="191919"/>
              <w:bottom w:val="single" w:sz="4" w:space="0" w:color="191919"/>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r w:rsidR="001746B5" w:rsidRPr="00FA7AC7" w:rsidTr="003B4D34">
        <w:trPr>
          <w:trHeight w:hRule="exact" w:val="219"/>
        </w:trPr>
        <w:tc>
          <w:tcPr>
            <w:tcW w:w="1170" w:type="dxa"/>
            <w:tcBorders>
              <w:top w:val="single" w:sz="4" w:space="0" w:color="191919"/>
              <w:left w:val="nil"/>
              <w:bottom w:val="nil"/>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c>
          <w:tcPr>
            <w:tcW w:w="4710" w:type="dxa"/>
            <w:tcBorders>
              <w:top w:val="single" w:sz="4" w:space="0" w:color="191919"/>
              <w:left w:val="single" w:sz="4" w:space="0" w:color="191919"/>
              <w:bottom w:val="nil"/>
              <w:right w:val="nil"/>
            </w:tcBorders>
          </w:tcPr>
          <w:p w:rsidR="001746B5" w:rsidRPr="00FA7AC7" w:rsidRDefault="001746B5" w:rsidP="006C28C5">
            <w:pPr>
              <w:widowControl w:val="0"/>
              <w:autoSpaceDE w:val="0"/>
              <w:autoSpaceDN w:val="0"/>
              <w:adjustRightInd w:val="0"/>
              <w:spacing w:after="0"/>
              <w:rPr>
                <w:rFonts w:ascii="Times New Roman" w:hAnsi="Times New Roman"/>
                <w:sz w:val="24"/>
                <w:szCs w:val="24"/>
              </w:rPr>
            </w:pPr>
          </w:p>
        </w:tc>
      </w:tr>
    </w:tbl>
    <w:p w:rsidR="00B44D84" w:rsidRPr="001746B5" w:rsidRDefault="00B44D84" w:rsidP="001746B5">
      <w:pPr>
        <w:spacing w:after="0"/>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WRMP 6415 — Water Law and Legislation...........................................................................................3(3-0)</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6420 — Water Resources Policy Field Project..........................................................................3(3-0) </w:t>
      </w:r>
    </w:p>
    <w:p w:rsidR="00B44D84" w:rsidRPr="001746B5" w:rsidRDefault="00284C41" w:rsidP="001746B5">
      <w:pPr>
        <w:spacing w:after="0"/>
        <w:ind w:left="360" w:firstLine="0"/>
        <w:jc w:val="both"/>
        <w:rPr>
          <w:rFonts w:ascii="Times New Roman" w:hAnsi="Times New Roman" w:cs="Times New Roman"/>
          <w:sz w:val="20"/>
          <w:szCs w:val="20"/>
        </w:rPr>
      </w:pPr>
      <w:r w:rsidRPr="00284C41">
        <w:rPr>
          <w:rFonts w:ascii="Times New Roman" w:hAnsi="Times New Roman" w:cs="Times New Roman"/>
          <w:b/>
          <w:noProof/>
          <w:sz w:val="20"/>
          <w:szCs w:val="20"/>
        </w:rPr>
        <w:pict>
          <v:shape id="_x0000_s7783" type="#_x0000_t202" style="position:absolute;left:0;text-align:left;margin-left:20.25pt;margin-top:7.3pt;width:1in;height:532.75pt;z-index:-251281920;mso-position-horizontal-relative:page" o:allowincell="f" filled="f" stroked="f">
            <v:textbox style="layout-flow:vertical;mso-layout-flow-alt:bottom-to-top;mso-next-textbox:#_x0000_s7783" inset="0,0,0,0">
              <w:txbxContent>
                <w:p w:rsidR="00E410E0" w:rsidRDefault="00E410E0" w:rsidP="001746B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B44D84" w:rsidRPr="001746B5">
        <w:rPr>
          <w:rFonts w:ascii="Times New Roman" w:hAnsi="Times New Roman" w:cs="Times New Roman"/>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896FAA" w:rsidRDefault="00B44D84" w:rsidP="00896FAA">
      <w:pPr>
        <w:pStyle w:val="Heading2"/>
        <w:ind w:firstLine="360"/>
        <w:rPr>
          <w:rFonts w:ascii="Times New Roman" w:hAnsi="Times New Roman" w:cs="Times New Roman"/>
          <w:color w:val="808080" w:themeColor="background1" w:themeShade="80"/>
          <w:sz w:val="28"/>
          <w:szCs w:val="28"/>
        </w:rPr>
      </w:pPr>
      <w:bookmarkStart w:id="100" w:name="_Toc294969715"/>
      <w:r w:rsidRPr="00896FAA">
        <w:rPr>
          <w:rFonts w:ascii="Times New Roman" w:hAnsi="Times New Roman" w:cs="Times New Roman"/>
          <w:color w:val="808080" w:themeColor="background1" w:themeShade="80"/>
          <w:sz w:val="28"/>
          <w:szCs w:val="28"/>
        </w:rPr>
        <w:t>Management Courses Accepted as Substitutions</w:t>
      </w:r>
      <w:r w:rsidRPr="00896FAA">
        <w:rPr>
          <w:rFonts w:ascii="Times New Roman" w:hAnsi="Times New Roman" w:cs="Times New Roman"/>
          <w:b w:val="0"/>
          <w:color w:val="808080" w:themeColor="background1" w:themeShade="80"/>
          <w:sz w:val="28"/>
          <w:szCs w:val="28"/>
        </w:rPr>
        <w:t xml:space="preserve"> </w:t>
      </w:r>
      <w:r w:rsidRPr="00896FAA">
        <w:rPr>
          <w:rFonts w:ascii="Times New Roman" w:hAnsi="Times New Roman" w:cs="Times New Roman"/>
          <w:color w:val="808080" w:themeColor="background1" w:themeShade="80"/>
          <w:sz w:val="28"/>
          <w:szCs w:val="28"/>
        </w:rPr>
        <w:t>in the MPA Program</w:t>
      </w:r>
      <w:bookmarkEnd w:id="100"/>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6125 — Human Resource Management.................................................................................3(3-0) </w:t>
      </w:r>
    </w:p>
    <w:p w:rsidR="00B44D84" w:rsidRPr="001746B5" w:rsidRDefault="00B44D84" w:rsidP="001746B5">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B44D84" w:rsidRPr="001746B5" w:rsidRDefault="00B44D84" w:rsidP="001746B5">
      <w:pPr>
        <w:spacing w:after="0"/>
        <w:ind w:left="360" w:firstLine="0"/>
        <w:jc w:val="both"/>
        <w:rPr>
          <w:rFonts w:ascii="Times New Roman" w:hAnsi="Times New Roman" w:cs="Times New Roman"/>
          <w:sz w:val="20"/>
          <w:szCs w:val="20"/>
        </w:rPr>
      </w:pPr>
    </w:p>
    <w:p w:rsidR="00B44D84" w:rsidRPr="001746B5" w:rsidRDefault="00B44D84" w:rsidP="001746B5">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6110 — Organizational Behavior and Effectiveness.................................................................3(3-0) </w:t>
      </w:r>
    </w:p>
    <w:p w:rsidR="00B44D84" w:rsidRDefault="00B44D84" w:rsidP="001746B5">
      <w:pPr>
        <w:spacing w:after="0"/>
        <w:ind w:left="360" w:firstLine="0"/>
        <w:jc w:val="both"/>
      </w:pPr>
      <w:r w:rsidRPr="001746B5">
        <w:rPr>
          <w:rFonts w:ascii="Times New Roman" w:hAnsi="Times New Roman" w:cs="Times New Roman"/>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B44D84" w:rsidRDefault="00B44D84" w:rsidP="00B44D84">
      <w:pPr>
        <w:jc w:val="both"/>
      </w:pPr>
    </w:p>
    <w:p w:rsidR="00F42301" w:rsidRDefault="00F42301">
      <w:pPr>
        <w:sectPr w:rsidR="00F42301" w:rsidSect="00FB3D09">
          <w:pgSz w:w="12240" w:h="15840"/>
          <w:pgMar w:top="260" w:right="1170" w:bottom="280" w:left="1530" w:header="0" w:footer="1057" w:gutter="0"/>
          <w:cols w:space="720" w:equalWidth="0">
            <w:col w:w="9540"/>
          </w:cols>
          <w:noEndnote/>
        </w:sectPr>
      </w:pPr>
    </w:p>
    <w:tbl>
      <w:tblPr>
        <w:tblpPr w:leftFromText="180" w:rightFromText="180" w:vertAnchor="text" w:horzAnchor="margin" w:tblpY="69"/>
        <w:tblW w:w="10503" w:type="dxa"/>
        <w:tblLayout w:type="fixed"/>
        <w:tblCellMar>
          <w:left w:w="0" w:type="dxa"/>
          <w:right w:w="0" w:type="dxa"/>
        </w:tblCellMar>
        <w:tblLook w:val="0000"/>
      </w:tblPr>
      <w:tblGrid>
        <w:gridCol w:w="4876"/>
        <w:gridCol w:w="4560"/>
        <w:gridCol w:w="1067"/>
      </w:tblGrid>
      <w:tr w:rsidR="003B4D34" w:rsidRPr="00FA7AC7" w:rsidTr="003B4D34">
        <w:trPr>
          <w:trHeight w:hRule="exact" w:val="235"/>
        </w:trPr>
        <w:tc>
          <w:tcPr>
            <w:tcW w:w="4876" w:type="dxa"/>
            <w:tcBorders>
              <w:top w:val="nil"/>
              <w:left w:val="nil"/>
              <w:bottom w:val="single" w:sz="4" w:space="0" w:color="191919"/>
              <w:right w:val="single" w:sz="4" w:space="0" w:color="191919"/>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3B4D34" w:rsidRPr="00FA7AC7" w:rsidRDefault="003B4D34" w:rsidP="003B4D34">
            <w:pPr>
              <w:widowControl w:val="0"/>
              <w:tabs>
                <w:tab w:val="left" w:pos="9180"/>
              </w:tabs>
              <w:autoSpaceDE w:val="0"/>
              <w:autoSpaceDN w:val="0"/>
              <w:adjustRightInd w:val="0"/>
              <w:spacing w:before="8" w:after="0" w:line="150" w:lineRule="exact"/>
              <w:ind w:right="360"/>
              <w:jc w:val="both"/>
              <w:rPr>
                <w:rFonts w:ascii="Times New Roman" w:hAnsi="Times New Roman"/>
                <w:sz w:val="15"/>
                <w:szCs w:val="15"/>
              </w:rPr>
            </w:pPr>
          </w:p>
          <w:p w:rsidR="003B4D34" w:rsidRPr="00FA7AC7" w:rsidRDefault="003B4D34" w:rsidP="003B4D34">
            <w:pPr>
              <w:widowControl w:val="0"/>
              <w:tabs>
                <w:tab w:val="left" w:pos="9180"/>
              </w:tabs>
              <w:autoSpaceDE w:val="0"/>
              <w:autoSpaceDN w:val="0"/>
              <w:adjustRightInd w:val="0"/>
              <w:spacing w:after="0"/>
              <w:ind w:left="1973"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3B4D34"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3B4D34" w:rsidRPr="00FA7AC7" w:rsidTr="003B4D34">
        <w:trPr>
          <w:trHeight w:hRule="exact" w:val="219"/>
        </w:trPr>
        <w:tc>
          <w:tcPr>
            <w:tcW w:w="4876" w:type="dxa"/>
            <w:tcBorders>
              <w:top w:val="single" w:sz="4" w:space="0" w:color="191919"/>
              <w:left w:val="nil"/>
              <w:bottom w:val="nil"/>
              <w:right w:val="single" w:sz="4" w:space="0" w:color="191919"/>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3B4D34" w:rsidRPr="00FA7AC7" w:rsidRDefault="003B4D34" w:rsidP="003B4D3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284C41" w:rsidP="00565BD4">
      <w:pPr>
        <w:tabs>
          <w:tab w:val="left" w:pos="9180"/>
        </w:tabs>
        <w:ind w:right="360"/>
        <w:jc w:val="both"/>
      </w:pPr>
      <w:r>
        <w:fldChar w:fldCharType="begin"/>
      </w:r>
      <w:r w:rsidR="00F42301">
        <w:instrText xml:space="preserve"> INCLUDETEXT "C:\\Users\\juliette\\Desktop\\raw3\\graduateSchool\\GRADUATE NURSING CATALOG 61 TO 67.docx" </w:instrText>
      </w:r>
      <w:r w:rsidR="00422738">
        <w:instrText xml:space="preserve"> \* MERGEFORMAT </w:instrText>
      </w:r>
      <w:r>
        <w:fldChar w:fldCharType="separate"/>
      </w:r>
    </w:p>
    <w:p w:rsidR="00F42301" w:rsidRDefault="00284C41" w:rsidP="00896FAA">
      <w:pPr>
        <w:pStyle w:val="Heading1"/>
        <w:ind w:firstLine="0"/>
        <w:rPr>
          <w:rFonts w:ascii="Impact" w:hAnsi="Impact" w:cs="Impact"/>
          <w:color w:val="000000"/>
          <w:sz w:val="48"/>
          <w:szCs w:val="48"/>
        </w:rPr>
      </w:pPr>
      <w:r w:rsidRPr="00284C41">
        <w:rPr>
          <w:rFonts w:ascii="Calibri" w:hAnsi="Calibri" w:cs="Times New Roman"/>
          <w:noProof/>
          <w:lang w:eastAsia="en-US"/>
        </w:rPr>
        <w:pict>
          <v:group id="_x0000_s3624" style="position:absolute;margin-left:315pt;margin-top:-54.1pt;width:31.2pt;height:31.05pt;z-index:-251673088;mso-position-horizontal-relative:page" coordorigin="6300,-1082" coordsize="624,621" o:allowincell="f">
            <v:rect id="_x0000_s3625" style="position:absolute;left:6305;top:-1077;width:613;height:610" o:allowincell="f" stroked="f">
              <v:path arrowok="t"/>
            </v:rect>
            <v:rect id="_x0000_s3626" style="position:absolute;left:6306;top:-1078;width:620;height:620;mso-position-horizontal-relative:page" o:allowincell="f" filled="f" stroked="f">
              <v:textbox style="mso-next-textbox:#_x0000_s3626"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01" w:name="_Toc294969716"/>
      <w:r w:rsidR="00F42301">
        <w:rPr>
          <w:rFonts w:ascii="Impact" w:hAnsi="Impact" w:cs="Impact"/>
          <w:color w:val="535353"/>
          <w:position w:val="-1"/>
          <w:sz w:val="48"/>
          <w:szCs w:val="48"/>
        </w:rPr>
        <w:t>MASTER OF SCIENCE</w:t>
      </w:r>
      <w:r w:rsidR="00F42301">
        <w:rPr>
          <w:rFonts w:ascii="Impact" w:hAnsi="Impact" w:cs="Impact"/>
          <w:color w:val="535353"/>
          <w:spacing w:val="1"/>
          <w:position w:val="-1"/>
          <w:sz w:val="48"/>
          <w:szCs w:val="48"/>
        </w:rPr>
        <w:t xml:space="preserve"> </w:t>
      </w:r>
      <w:r w:rsidR="00F42301">
        <w:rPr>
          <w:rFonts w:ascii="Impact" w:hAnsi="Impact" w:cs="Impact"/>
          <w:color w:val="535353"/>
          <w:position w:val="-1"/>
          <w:sz w:val="48"/>
          <w:szCs w:val="48"/>
        </w:rPr>
        <w:t>IN NURSING</w:t>
      </w:r>
      <w:bookmarkEnd w:id="101"/>
    </w:p>
    <w:p w:rsidR="00F42301" w:rsidRPr="00896FAA" w:rsidRDefault="00F42301" w:rsidP="00896FAA">
      <w:pPr>
        <w:pStyle w:val="Heading2"/>
        <w:spacing w:before="0"/>
        <w:ind w:firstLine="0"/>
        <w:rPr>
          <w:rFonts w:ascii="Times New Roman" w:hAnsi="Times New Roman"/>
          <w:color w:val="808080" w:themeColor="background1" w:themeShade="80"/>
          <w:sz w:val="28"/>
          <w:szCs w:val="28"/>
        </w:rPr>
      </w:pPr>
      <w:bookmarkStart w:id="102" w:name="_Toc294969717"/>
      <w:r w:rsidRPr="00896FAA">
        <w:rPr>
          <w:rFonts w:ascii="Times New Roman" w:hAnsi="Times New Roman"/>
          <w:b w:val="0"/>
          <w:bCs w:val="0"/>
          <w:color w:val="808080" w:themeColor="background1" w:themeShade="80"/>
          <w:sz w:val="28"/>
          <w:szCs w:val="28"/>
        </w:rPr>
        <w:t>Int</w:t>
      </w:r>
      <w:r w:rsidRPr="00896FAA">
        <w:rPr>
          <w:rFonts w:ascii="Times New Roman" w:hAnsi="Times New Roman"/>
          <w:b w:val="0"/>
          <w:bCs w:val="0"/>
          <w:color w:val="808080" w:themeColor="background1" w:themeShade="80"/>
          <w:spacing w:val="-5"/>
          <w:sz w:val="28"/>
          <w:szCs w:val="28"/>
        </w:rPr>
        <w:t>r</w:t>
      </w:r>
      <w:r w:rsidRPr="00896FAA">
        <w:rPr>
          <w:rFonts w:ascii="Times New Roman" w:hAnsi="Times New Roman"/>
          <w:b w:val="0"/>
          <w:bCs w:val="0"/>
          <w:color w:val="808080" w:themeColor="background1" w:themeShade="80"/>
          <w:sz w:val="28"/>
          <w:szCs w:val="28"/>
        </w:rPr>
        <w:t>oduction</w:t>
      </w:r>
      <w:bookmarkEnd w:id="102"/>
    </w:p>
    <w:p w:rsidR="00F42301" w:rsidRDefault="00284C4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noProof/>
          <w:color w:val="000000"/>
          <w:sz w:val="20"/>
          <w:szCs w:val="20"/>
        </w:rPr>
        <w:pict>
          <v:shape id="_x0000_s7685" type="#_x0000_t202" style="position:absolute;left:0;text-align:left;margin-left:524.7pt;margin-top:142.5pt;width:1in;height:495.8pt;z-index:-251354624;mso-position-horizontal-relative:page;mso-position-vertical-relative:page" o:allowincell="f" filled="f" stroked="f">
            <v:textbox style="layout-flow:vertical;mso-next-textbox:#_x0000_s7685" inset="0,0,0,0">
              <w:txbxContent>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graduat</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progra</w:t>
      </w:r>
      <w:r w:rsidR="00F42301">
        <w:rPr>
          <w:rFonts w:ascii="Times New Roman" w:hAnsi="Times New Roman"/>
          <w:color w:val="000000"/>
          <w:sz w:val="20"/>
          <w:szCs w:val="20"/>
        </w:rPr>
        <w:t>m</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Nursin</w:t>
      </w:r>
      <w:r w:rsidR="00F42301">
        <w:rPr>
          <w:rFonts w:ascii="Times New Roman" w:hAnsi="Times New Roman"/>
          <w:color w:val="000000"/>
          <w:sz w:val="20"/>
          <w:szCs w:val="20"/>
        </w:rPr>
        <w:t>g</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s</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buil</w:t>
      </w:r>
      <w:r w:rsidR="00F42301">
        <w:rPr>
          <w:rFonts w:ascii="Times New Roman" w:hAnsi="Times New Roman"/>
          <w:color w:val="000000"/>
          <w:sz w:val="20"/>
          <w:szCs w:val="20"/>
        </w:rPr>
        <w:t>t</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o</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Bachelo</w:t>
      </w:r>
      <w:r w:rsidR="00F42301">
        <w:rPr>
          <w:rFonts w:ascii="Times New Roman" w:hAnsi="Times New Roman"/>
          <w:color w:val="000000"/>
          <w:sz w:val="20"/>
          <w:szCs w:val="20"/>
        </w:rPr>
        <w:t>r</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o</w:t>
      </w:r>
      <w:r w:rsidR="00F42301">
        <w:rPr>
          <w:rFonts w:ascii="Times New Roman" w:hAnsi="Times New Roman"/>
          <w:color w:val="000000"/>
          <w:sz w:val="20"/>
          <w:szCs w:val="20"/>
        </w:rPr>
        <w:t>f</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Scienc</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i</w:t>
      </w:r>
      <w:r w:rsidR="00F42301">
        <w:rPr>
          <w:rFonts w:ascii="Times New Roman" w:hAnsi="Times New Roman"/>
          <w:color w:val="000000"/>
          <w:sz w:val="20"/>
          <w:szCs w:val="20"/>
        </w:rPr>
        <w:t>n</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Nursin</w:t>
      </w:r>
      <w:r w:rsidR="00F42301">
        <w:rPr>
          <w:rFonts w:ascii="Times New Roman" w:hAnsi="Times New Roman"/>
          <w:color w:val="000000"/>
          <w:sz w:val="20"/>
          <w:szCs w:val="20"/>
        </w:rPr>
        <w:t>g</w:t>
      </w:r>
      <w:r w:rsidR="00F42301">
        <w:rPr>
          <w:rFonts w:ascii="Times New Roman" w:hAnsi="Times New Roman"/>
          <w:color w:val="000000"/>
          <w:spacing w:val="-9"/>
          <w:sz w:val="20"/>
          <w:szCs w:val="20"/>
        </w:rPr>
        <w:t xml:space="preserve"> </w:t>
      </w:r>
      <w:r w:rsidR="00F42301">
        <w:rPr>
          <w:rFonts w:ascii="Times New Roman" w:hAnsi="Times New Roman"/>
          <w:color w:val="000000"/>
          <w:spacing w:val="-1"/>
          <w:sz w:val="20"/>
          <w:szCs w:val="20"/>
        </w:rPr>
        <w:t>degree</w:t>
      </w:r>
      <w:r w:rsidR="00F42301">
        <w:rPr>
          <w:rFonts w:ascii="Times New Roman" w:hAnsi="Times New Roman"/>
          <w:color w:val="000000"/>
          <w:sz w:val="20"/>
          <w:szCs w:val="20"/>
        </w:rPr>
        <w:t>.</w:t>
      </w:r>
      <w:r w:rsidR="00F42301">
        <w:rPr>
          <w:rFonts w:ascii="Times New Roman" w:hAnsi="Times New Roman"/>
          <w:color w:val="000000"/>
          <w:spacing w:val="-12"/>
          <w:sz w:val="20"/>
          <w:szCs w:val="20"/>
        </w:rPr>
        <w:t xml:space="preserve"> </w:t>
      </w:r>
      <w:r w:rsidR="00F42301">
        <w:rPr>
          <w:rFonts w:ascii="Times New Roman" w:hAnsi="Times New Roman"/>
          <w:color w:val="000000"/>
          <w:spacing w:val="-1"/>
          <w:sz w:val="20"/>
          <w:szCs w:val="20"/>
        </w:rPr>
        <w:t>Th</w:t>
      </w:r>
      <w:r w:rsidR="00F42301">
        <w:rPr>
          <w:rFonts w:ascii="Times New Roman" w:hAnsi="Times New Roman"/>
          <w:color w:val="000000"/>
          <w:sz w:val="20"/>
          <w:szCs w:val="20"/>
        </w:rPr>
        <w:t>e</w:t>
      </w:r>
      <w:r w:rsidR="00F42301">
        <w:rPr>
          <w:rFonts w:ascii="Times New Roman" w:hAnsi="Times New Roman"/>
          <w:color w:val="000000"/>
          <w:spacing w:val="-9"/>
          <w:sz w:val="20"/>
          <w:szCs w:val="20"/>
        </w:rPr>
        <w:t xml:space="preserve"> </w:t>
      </w:r>
      <w:r w:rsidR="00422738">
        <w:rPr>
          <w:rFonts w:ascii="Times New Roman" w:hAnsi="Times New Roman"/>
          <w:color w:val="000000"/>
          <w:spacing w:val="-1"/>
          <w:sz w:val="20"/>
          <w:szCs w:val="20"/>
        </w:rPr>
        <w:t>pro</w:t>
      </w:r>
      <w:r w:rsidR="00F42301">
        <w:rPr>
          <w:rFonts w:ascii="Times New Roman" w:hAnsi="Times New Roman"/>
          <w:color w:val="000000"/>
          <w:sz w:val="20"/>
          <w:szCs w:val="20"/>
        </w:rPr>
        <w:t>gram is designed to prepare students who are highly knowledgeable in advanced clinical nursing and</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whose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education</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will</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enable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them</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make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significant</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contributions</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health</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care.</w:t>
      </w:r>
      <w:r w:rsidR="00F42301">
        <w:rPr>
          <w:rFonts w:ascii="Times New Roman" w:hAnsi="Times New Roman"/>
          <w:color w:val="000000"/>
          <w:spacing w:val="-9"/>
          <w:sz w:val="20"/>
          <w:szCs w:val="20"/>
        </w:rPr>
        <w:t xml:space="preserve"> </w:t>
      </w:r>
      <w:r w:rsidR="00F42301">
        <w:rPr>
          <w:rFonts w:ascii="Times New Roman" w:hAnsi="Times New Roman"/>
          <w:color w:val="000000"/>
          <w:sz w:val="20"/>
          <w:szCs w:val="20"/>
        </w:rPr>
        <w:t>The</w:t>
      </w:r>
      <w:r w:rsidR="00F42301">
        <w:rPr>
          <w:rFonts w:ascii="Times New Roman" w:hAnsi="Times New Roman"/>
          <w:color w:val="000000"/>
          <w:spacing w:val="-6"/>
          <w:sz w:val="20"/>
          <w:szCs w:val="20"/>
        </w:rPr>
        <w:t xml:space="preserve"> </w:t>
      </w:r>
      <w:r w:rsidR="00F42301">
        <w:rPr>
          <w:rFonts w:ascii="Times New Roman" w:hAnsi="Times New Roman"/>
          <w:color w:val="000000"/>
          <w:sz w:val="20"/>
          <w:szCs w:val="20"/>
        </w:rPr>
        <w:t>Nursing program is accredited by the National League for Nursing.</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Advanced practice nurses: family nurse practitioners or nurse educators.</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Beginning researchers.</w:t>
      </w:r>
    </w:p>
    <w:p w:rsidR="00F42301" w:rsidRPr="00422738" w:rsidRDefault="00F42301" w:rsidP="00FF55DE">
      <w:pPr>
        <w:pStyle w:val="ListParagraph"/>
        <w:widowControl w:val="0"/>
        <w:numPr>
          <w:ilvl w:val="0"/>
          <w:numId w:val="22"/>
        </w:numPr>
        <w:tabs>
          <w:tab w:val="left" w:pos="9180"/>
        </w:tabs>
        <w:autoSpaceDE w:val="0"/>
        <w:autoSpaceDN w:val="0"/>
        <w:adjustRightInd w:val="0"/>
        <w:spacing w:before="10"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Highly knowledgeable individuals who are capable of influencing policy-making that impacts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F42301" w:rsidRPr="00422738" w:rsidRDefault="00F42301" w:rsidP="00FF55DE">
      <w:pPr>
        <w:pStyle w:val="ListParagraph"/>
        <w:widowControl w:val="0"/>
        <w:numPr>
          <w:ilvl w:val="0"/>
          <w:numId w:val="23"/>
        </w:numPr>
        <w:tabs>
          <w:tab w:val="left" w:pos="9180"/>
        </w:tabs>
        <w:autoSpaceDE w:val="0"/>
        <w:autoSpaceDN w:val="0"/>
        <w:adjustRightInd w:val="0"/>
        <w:spacing w:before="10" w:after="0"/>
        <w:ind w:right="360"/>
        <w:jc w:val="both"/>
        <w:rPr>
          <w:rFonts w:ascii="Times New Roman" w:hAnsi="Times New Roman"/>
          <w:color w:val="000000"/>
          <w:sz w:val="20"/>
          <w:szCs w:val="20"/>
        </w:rPr>
      </w:pPr>
      <w:r w:rsidRPr="00422738">
        <w:rPr>
          <w:rFonts w:ascii="Times New Roman" w:hAnsi="Times New Roman"/>
          <w:color w:val="000000"/>
          <w:sz w:val="20"/>
          <w:szCs w:val="20"/>
        </w:rPr>
        <w:t>Critically analyze health care data in order to promote optimal health.</w:t>
      </w:r>
    </w:p>
    <w:p w:rsidR="00F42301" w:rsidRPr="00422738" w:rsidRDefault="00F42301" w:rsidP="00FF55DE">
      <w:pPr>
        <w:pStyle w:val="ListParagraph"/>
        <w:widowControl w:val="0"/>
        <w:numPr>
          <w:ilvl w:val="0"/>
          <w:numId w:val="23"/>
        </w:numPr>
        <w:tabs>
          <w:tab w:val="left" w:pos="9180"/>
        </w:tabs>
        <w:autoSpaceDE w:val="0"/>
        <w:autoSpaceDN w:val="0"/>
        <w:adjustRightInd w:val="0"/>
        <w:spacing w:before="10"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Participate as a researcher and a consumer of research in adva</w:t>
      </w:r>
      <w:r w:rsidR="00422738">
        <w:rPr>
          <w:rFonts w:ascii="Times New Roman" w:hAnsi="Times New Roman"/>
          <w:color w:val="000000"/>
          <w:sz w:val="20"/>
          <w:szCs w:val="20"/>
        </w:rPr>
        <w:t>ncing nursing science and prac</w:t>
      </w:r>
      <w:r w:rsidRPr="00422738">
        <w:rPr>
          <w:rFonts w:ascii="Times New Roman" w:hAnsi="Times New Roman"/>
          <w:color w:val="000000"/>
          <w:sz w:val="20"/>
          <w:szCs w:val="20"/>
        </w:rPr>
        <w:t>tice.</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Integrate synthesized knowledge of behavioral and natural sciences, humanities, technology and nursing science to perform advanced-practice nursing roles.</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Exhibit expertise in the advanced-practice nursing role of family nurse practitioner or nurse educato</w:t>
      </w:r>
      <w:r w:rsidRPr="00422738">
        <w:rPr>
          <w:rFonts w:ascii="Times New Roman" w:hAnsi="Times New Roman"/>
          <w:color w:val="000000"/>
          <w:spacing w:val="-11"/>
          <w:sz w:val="20"/>
          <w:szCs w:val="20"/>
        </w:rPr>
        <w:t>r</w:t>
      </w:r>
      <w:r w:rsidRPr="00422738">
        <w:rPr>
          <w:rFonts w:ascii="Times New Roman" w:hAnsi="Times New Roman"/>
          <w:color w:val="000000"/>
          <w:sz w:val="20"/>
          <w:szCs w:val="20"/>
        </w:rPr>
        <w:t>.</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Engage in professional and scholarly activities that promote th</w:t>
      </w:r>
      <w:r w:rsidR="00422738">
        <w:rPr>
          <w:rFonts w:ascii="Times New Roman" w:hAnsi="Times New Roman"/>
          <w:color w:val="000000"/>
          <w:sz w:val="20"/>
          <w:szCs w:val="20"/>
        </w:rPr>
        <w:t>e profession of nursing and in</w:t>
      </w:r>
      <w:r w:rsidRPr="00422738">
        <w:rPr>
          <w:rFonts w:ascii="Times New Roman" w:hAnsi="Times New Roman"/>
          <w:color w:val="000000"/>
          <w:sz w:val="20"/>
          <w:szCs w:val="20"/>
        </w:rPr>
        <w:t>divdual development in advanced-practice nursing.</w:t>
      </w:r>
    </w:p>
    <w:p w:rsidR="00F42301" w:rsidRPr="00422738" w:rsidRDefault="00F42301" w:rsidP="00FF55DE">
      <w:pPr>
        <w:pStyle w:val="ListParagraph"/>
        <w:widowControl w:val="0"/>
        <w:numPr>
          <w:ilvl w:val="0"/>
          <w:numId w:val="23"/>
        </w:numPr>
        <w:tabs>
          <w:tab w:val="left" w:pos="9180"/>
        </w:tabs>
        <w:autoSpaceDE w:val="0"/>
        <w:autoSpaceDN w:val="0"/>
        <w:adjustRightInd w:val="0"/>
        <w:spacing w:after="0" w:line="250" w:lineRule="auto"/>
        <w:ind w:right="360"/>
        <w:jc w:val="both"/>
        <w:rPr>
          <w:rFonts w:ascii="Times New Roman" w:hAnsi="Times New Roman"/>
          <w:color w:val="000000"/>
          <w:sz w:val="20"/>
          <w:szCs w:val="20"/>
        </w:rPr>
      </w:pPr>
      <w:r w:rsidRPr="00422738">
        <w:rPr>
          <w:rFonts w:ascii="Times New Roman" w:hAnsi="Times New Roman"/>
          <w:color w:val="000000"/>
          <w:sz w:val="20"/>
          <w:szCs w:val="20"/>
        </w:rPr>
        <w:t>ssume advanced leadership roles, including collaborating with members of interdisciplinary teams, and influencing policy-making that impacts positively on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F42301" w:rsidRDefault="00F42301" w:rsidP="00565BD4">
      <w:pPr>
        <w:widowControl w:val="0"/>
        <w:tabs>
          <w:tab w:val="left" w:pos="9180"/>
        </w:tabs>
        <w:autoSpaceDE w:val="0"/>
        <w:autoSpaceDN w:val="0"/>
        <w:adjustRightInd w:val="0"/>
        <w:spacing w:before="17" w:after="0" w:line="200" w:lineRule="exact"/>
        <w:ind w:right="360" w:firstLine="360"/>
        <w:jc w:val="both"/>
        <w:rPr>
          <w:rFonts w:ascii="Times New Roman" w:hAnsi="Times New Roman"/>
          <w:color w:val="000000"/>
          <w:sz w:val="20"/>
          <w:szCs w:val="20"/>
        </w:rPr>
      </w:pPr>
    </w:p>
    <w:p w:rsidR="00F42301" w:rsidRPr="00896FAA" w:rsidRDefault="00F42301" w:rsidP="00896FAA">
      <w:pPr>
        <w:pStyle w:val="Heading2"/>
        <w:spacing w:before="0"/>
        <w:ind w:firstLine="0"/>
        <w:rPr>
          <w:rFonts w:ascii="Times New Roman" w:hAnsi="Times New Roman"/>
          <w:color w:val="808080" w:themeColor="background1" w:themeShade="80"/>
          <w:sz w:val="28"/>
          <w:szCs w:val="28"/>
        </w:rPr>
      </w:pPr>
      <w:bookmarkStart w:id="103" w:name="_Toc294969718"/>
      <w:r w:rsidRPr="00896FAA">
        <w:rPr>
          <w:rFonts w:ascii="Times New Roman" w:hAnsi="Times New Roman"/>
          <w:bCs w:val="0"/>
          <w:color w:val="808080" w:themeColor="background1" w:themeShade="80"/>
          <w:sz w:val="28"/>
          <w:szCs w:val="28"/>
        </w:rPr>
        <w:t>Admission Requi</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ements</w:t>
      </w:r>
      <w:bookmarkEnd w:id="103"/>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w:t>
      </w:r>
      <w:r w:rsidR="00422738">
        <w:rPr>
          <w:rFonts w:ascii="Times New Roman" w:hAnsi="Times New Roman"/>
          <w:color w:val="191919"/>
          <w:sz w:val="20"/>
          <w:szCs w:val="20"/>
        </w:rPr>
        <w:t>ordinator of the Graduate Nurs</w:t>
      </w:r>
      <w:r>
        <w:rPr>
          <w:rFonts w:ascii="Times New Roman" w:hAnsi="Times New Roman"/>
          <w:color w:val="191919"/>
          <w:sz w:val="20"/>
          <w:szCs w:val="20"/>
        </w:rPr>
        <w:t>ing Program well in advance of the planned entry date. In addition, the applicant should have the following:</w:t>
      </w:r>
    </w:p>
    <w:p w:rsidR="00F42301" w:rsidRDefault="00F42301" w:rsidP="00565BD4">
      <w:pPr>
        <w:widowControl w:val="0"/>
        <w:tabs>
          <w:tab w:val="left" w:pos="720"/>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z w:val="20"/>
          <w:szCs w:val="20"/>
        </w:rPr>
        <w:tab/>
        <w:t>A</w:t>
      </w:r>
      <w:r>
        <w:rPr>
          <w:rFonts w:ascii="Times New Roman" w:hAnsi="Times New Roman"/>
          <w:color w:val="191919"/>
          <w:spacing w:val="-11"/>
          <w:sz w:val="20"/>
          <w:szCs w:val="20"/>
        </w:rPr>
        <w:t xml:space="preserve"> </w:t>
      </w:r>
      <w:r>
        <w:rPr>
          <w:rFonts w:ascii="Times New Roman" w:hAnsi="Times New Roman"/>
          <w:color w:val="191919"/>
          <w:sz w:val="20"/>
          <w:szCs w:val="20"/>
        </w:rPr>
        <w:t>baccalaureate degree in nursing.</w:t>
      </w:r>
    </w:p>
    <w:p w:rsidR="00F42301" w:rsidRDefault="00F42301" w:rsidP="00565BD4">
      <w:pPr>
        <w:widowControl w:val="0"/>
        <w:tabs>
          <w:tab w:val="left" w:pos="720"/>
          <w:tab w:val="left" w:pos="9180"/>
        </w:tabs>
        <w:autoSpaceDE w:val="0"/>
        <w:autoSpaceDN w:val="0"/>
        <w:adjustRightInd w:val="0"/>
        <w:spacing w:before="10" w:after="0"/>
        <w:ind w:right="360" w:firstLine="36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An unde</w:t>
      </w:r>
      <w:r>
        <w:rPr>
          <w:rFonts w:ascii="Times New Roman" w:hAnsi="Times New Roman"/>
          <w:color w:val="191919"/>
          <w:spacing w:val="-4"/>
          <w:sz w:val="20"/>
          <w:szCs w:val="20"/>
        </w:rPr>
        <w:t>r</w:t>
      </w:r>
      <w:r>
        <w:rPr>
          <w:rFonts w:ascii="Times New Roman" w:hAnsi="Times New Roman"/>
          <w:color w:val="191919"/>
          <w:sz w:val="20"/>
          <w:szCs w:val="20"/>
        </w:rPr>
        <w:t>graduate grade-point average of 3.0.</w:t>
      </w:r>
    </w:p>
    <w:p w:rsidR="00F42301" w:rsidRDefault="00284C41" w:rsidP="00565BD4">
      <w:pPr>
        <w:widowControl w:val="0"/>
        <w:tabs>
          <w:tab w:val="left" w:pos="720"/>
          <w:tab w:val="left" w:pos="9180"/>
        </w:tabs>
        <w:autoSpaceDE w:val="0"/>
        <w:autoSpaceDN w:val="0"/>
        <w:adjustRightInd w:val="0"/>
        <w:spacing w:before="10" w:after="0"/>
        <w:ind w:right="360" w:firstLine="360"/>
        <w:jc w:val="both"/>
        <w:rPr>
          <w:rFonts w:ascii="Times New Roman" w:hAnsi="Times New Roman"/>
          <w:color w:val="000000"/>
          <w:sz w:val="20"/>
          <w:szCs w:val="20"/>
        </w:rPr>
      </w:pPr>
      <w:r w:rsidRPr="00284C41">
        <w:rPr>
          <w:rFonts w:ascii="Calibri" w:hAnsi="Calibri"/>
          <w:noProof/>
          <w:lang w:eastAsia="en-US"/>
        </w:rPr>
        <w:pict>
          <v:rect id="_x0000_s3627" style="position:absolute;left:0;text-align:left;margin-left:120pt;margin-top:18.9pt;width:359pt;height:238pt;z-index:-251672064;mso-position-horizontal-relative:page" o:allowincell="f" filled="f" stroked="f">
            <v:textbox style="mso-next-textbox:#_x0000_s3627" inset="0,0,0,0">
              <w:txbxContent>
                <w:p w:rsidR="00E410E0" w:rsidRDefault="00E410E0" w:rsidP="00C57415">
                  <w:pPr>
                    <w:spacing w:after="0" w:line="4760" w:lineRule="atLeast"/>
                    <w:rPr>
                      <w:rFonts w:ascii="Times New Roman" w:hAnsi="Times New Roman"/>
                      <w:sz w:val="24"/>
                      <w:szCs w:val="24"/>
                    </w:rPr>
                  </w:pPr>
                  <w:r>
                    <w:rPr>
                      <w:rFonts w:ascii="Times New Roman" w:hAnsi="Times New Roman"/>
                      <w:noProof/>
                      <w:sz w:val="24"/>
                      <w:szCs w:val="24"/>
                    </w:rPr>
                    <w:drawing>
                      <wp:inline distT="0" distB="0" distL="0" distR="0">
                        <wp:extent cx="4562475" cy="3028950"/>
                        <wp:effectExtent l="19050" t="0" r="9525"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0"/>
                                <a:srcRect/>
                                <a:stretch>
                                  <a:fillRect/>
                                </a:stretch>
                              </pic:blipFill>
                              <pic:spPr bwMode="auto">
                                <a:xfrm>
                                  <a:off x="0" y="0"/>
                                  <a:ext cx="4562475" cy="3028950"/>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w10:wrap anchorx="page"/>
          </v:rect>
        </w:pict>
      </w:r>
      <w:r w:rsidR="00F42301">
        <w:rPr>
          <w:rFonts w:ascii="Times New Roman" w:hAnsi="Times New Roman"/>
          <w:color w:val="191919"/>
          <w:sz w:val="20"/>
          <w:szCs w:val="20"/>
        </w:rPr>
        <w:t>3.</w:t>
      </w:r>
      <w:r w:rsidR="00F42301">
        <w:rPr>
          <w:rFonts w:ascii="Times New Roman" w:hAnsi="Times New Roman"/>
          <w:color w:val="191919"/>
          <w:sz w:val="20"/>
          <w:szCs w:val="20"/>
        </w:rPr>
        <w:tab/>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current RN license to practice in Geo</w:t>
      </w:r>
      <w:r w:rsidR="00F42301">
        <w:rPr>
          <w:rFonts w:ascii="Times New Roman" w:hAnsi="Times New Roman"/>
          <w:color w:val="191919"/>
          <w:spacing w:val="-4"/>
          <w:sz w:val="20"/>
          <w:szCs w:val="20"/>
        </w:rPr>
        <w:t>r</w:t>
      </w:r>
      <w:r w:rsidR="00F42301">
        <w:rPr>
          <w:rFonts w:ascii="Times New Roman" w:hAnsi="Times New Roman"/>
          <w:color w:val="191919"/>
          <w:sz w:val="20"/>
          <w:szCs w:val="20"/>
        </w:rPr>
        <w:t>gia.</w:t>
      </w:r>
    </w:p>
    <w:p w:rsidR="00F42301" w:rsidRDefault="00F42301" w:rsidP="00565BD4">
      <w:pPr>
        <w:widowControl w:val="0"/>
        <w:tabs>
          <w:tab w:val="left" w:pos="1580"/>
          <w:tab w:val="left" w:pos="9180"/>
        </w:tabs>
        <w:autoSpaceDE w:val="0"/>
        <w:autoSpaceDN w:val="0"/>
        <w:adjustRightInd w:val="0"/>
        <w:spacing w:before="10" w:after="0"/>
        <w:ind w:right="360" w:firstLine="360"/>
        <w:jc w:val="both"/>
        <w:rPr>
          <w:rFonts w:ascii="Times New Roman" w:hAnsi="Times New Roman"/>
          <w:color w:val="000000"/>
          <w:sz w:val="20"/>
          <w:szCs w:val="20"/>
        </w:rPr>
        <w:sectPr w:rsidR="00F42301" w:rsidSect="00FB3D09">
          <w:footerReference w:type="even" r:id="rId51"/>
          <w:footerReference w:type="default" r:id="rId52"/>
          <w:pgSz w:w="12240" w:h="15840"/>
          <w:pgMar w:top="260" w:right="1440" w:bottom="280" w:left="1240" w:header="0" w:footer="955" w:gutter="0"/>
          <w:cols w:space="720" w:equalWidth="0">
            <w:col w:w="9560"/>
          </w:cols>
          <w:noEndnote/>
        </w:sectPr>
      </w:pPr>
    </w:p>
    <w:tbl>
      <w:tblPr>
        <w:tblW w:w="9810" w:type="dxa"/>
        <w:tblInd w:w="630" w:type="dxa"/>
        <w:tblLayout w:type="fixed"/>
        <w:tblCellMar>
          <w:left w:w="0" w:type="dxa"/>
          <w:right w:w="0" w:type="dxa"/>
        </w:tblCellMar>
        <w:tblLook w:val="0000"/>
      </w:tblPr>
      <w:tblGrid>
        <w:gridCol w:w="1170"/>
        <w:gridCol w:w="4560"/>
        <w:gridCol w:w="4080"/>
      </w:tblGrid>
      <w:tr w:rsidR="00F42301" w:rsidRPr="00FA7AC7" w:rsidTr="003B4D34">
        <w:trPr>
          <w:trHeight w:hRule="exact" w:val="235"/>
        </w:trPr>
        <w:tc>
          <w:tcPr>
            <w:tcW w:w="1170"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40" w:lineRule="exact"/>
              <w:ind w:right="360"/>
              <w:jc w:val="both"/>
              <w:rPr>
                <w:rFonts w:ascii="Times New Roman" w:hAnsi="Times New Roman"/>
                <w:sz w:val="14"/>
                <w:szCs w:val="14"/>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080"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1170"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080"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1170"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080"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Pr="00422738" w:rsidRDefault="00F42301" w:rsidP="00FF55DE">
      <w:pPr>
        <w:pStyle w:val="ListParagraph"/>
        <w:widowControl w:val="0"/>
        <w:numPr>
          <w:ilvl w:val="0"/>
          <w:numId w:val="24"/>
        </w:numPr>
        <w:tabs>
          <w:tab w:val="left" w:pos="9180"/>
        </w:tabs>
        <w:autoSpaceDE w:val="0"/>
        <w:autoSpaceDN w:val="0"/>
        <w:adjustRightInd w:val="0"/>
        <w:spacing w:before="26"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personal interview with the Coordinator of the Graduate Nursing Program.</w:t>
      </w:r>
    </w:p>
    <w:p w:rsidR="00F42301" w:rsidRPr="00422738" w:rsidRDefault="00F4230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Graduate Record Examination (GRE) score of 800 or better or a Miller</w:t>
      </w:r>
      <w:r w:rsidRPr="00422738">
        <w:rPr>
          <w:rFonts w:ascii="Times New Roman" w:hAnsi="Times New Roman"/>
          <w:spacing w:val="-11"/>
          <w:sz w:val="20"/>
          <w:szCs w:val="20"/>
        </w:rPr>
        <w:t xml:space="preserve"> </w:t>
      </w:r>
      <w:r w:rsidRPr="00422738">
        <w:rPr>
          <w:rFonts w:ascii="Times New Roman" w:hAnsi="Times New Roman"/>
          <w:sz w:val="20"/>
          <w:szCs w:val="20"/>
        </w:rPr>
        <w:t>Analogies</w:t>
      </w:r>
      <w:r w:rsidRPr="00422738">
        <w:rPr>
          <w:rFonts w:ascii="Times New Roman" w:hAnsi="Times New Roman"/>
          <w:spacing w:val="-4"/>
          <w:sz w:val="20"/>
          <w:szCs w:val="20"/>
        </w:rPr>
        <w:t xml:space="preserve"> </w:t>
      </w:r>
      <w:r w:rsidRPr="00422738">
        <w:rPr>
          <w:rFonts w:ascii="Times New Roman" w:hAnsi="Times New Roman"/>
          <w:spacing w:val="-14"/>
          <w:sz w:val="20"/>
          <w:szCs w:val="20"/>
        </w:rPr>
        <w:t>T</w:t>
      </w:r>
      <w:r w:rsidRPr="00422738">
        <w:rPr>
          <w:rFonts w:ascii="Times New Roman" w:hAnsi="Times New Roman"/>
          <w:sz w:val="20"/>
          <w:szCs w:val="20"/>
        </w:rPr>
        <w:t>est</w:t>
      </w:r>
      <w:r w:rsidR="00284C41" w:rsidRPr="00284C41">
        <w:rPr>
          <w:rFonts w:ascii="Calibri" w:hAnsi="Calibri"/>
          <w:noProof/>
        </w:rPr>
        <w:pict>
          <v:group id="_x0000_s3630" style="position:absolute;left:0;text-align:left;margin-left:263.55pt;margin-top:-78.95pt;width:31.2pt;height:31.05pt;z-index:-251668992;mso-position-horizontal-relative:page;mso-position-vertical-relative:text" coordorigin="5271,-1579" coordsize="624,621" o:allowincell="f">
            <v:rect id="_x0000_s3631" style="position:absolute;left:5276;top:-1574;width:613;height:610" o:allowincell="f" stroked="f">
              <v:path arrowok="t"/>
            </v:rect>
            <v:rect id="_x0000_s3632" style="position:absolute;left:5276;top:-1574;width:620;height:620;mso-position-horizontal-relative:page" o:allowincell="f" filled="f" stroked="f">
              <v:textbox style="mso-next-textbox:#_x0000_s363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422738">
        <w:rPr>
          <w:rFonts w:ascii="Times New Roman" w:hAnsi="Times New Roman"/>
          <w:sz w:val="20"/>
          <w:szCs w:val="20"/>
        </w:rPr>
        <w:t xml:space="preserve"> </w:t>
      </w:r>
      <w:r w:rsidRPr="00422738">
        <w:rPr>
          <w:rFonts w:ascii="Times New Roman" w:hAnsi="Times New Roman"/>
          <w:sz w:val="20"/>
          <w:szCs w:val="20"/>
        </w:rPr>
        <w:t>(M</w:t>
      </w:r>
      <w:r w:rsidRPr="00422738">
        <w:rPr>
          <w:rFonts w:ascii="Times New Roman" w:hAnsi="Times New Roman"/>
          <w:spacing w:val="-22"/>
          <w:sz w:val="20"/>
          <w:szCs w:val="20"/>
        </w:rPr>
        <w:t>A</w:t>
      </w:r>
      <w:r w:rsidRPr="00422738">
        <w:rPr>
          <w:rFonts w:ascii="Times New Roman" w:hAnsi="Times New Roman"/>
          <w:sz w:val="20"/>
          <w:szCs w:val="20"/>
        </w:rPr>
        <w:t>T) score of 44 or bette</w:t>
      </w:r>
      <w:r w:rsidRPr="00422738">
        <w:rPr>
          <w:rFonts w:ascii="Times New Roman" w:hAnsi="Times New Roman"/>
          <w:spacing w:val="-11"/>
          <w:sz w:val="20"/>
          <w:szCs w:val="20"/>
        </w:rPr>
        <w:t>r</w:t>
      </w:r>
      <w:r w:rsidRPr="00422738">
        <w:rPr>
          <w:rFonts w:ascii="Times New Roman" w:hAnsi="Times New Roman"/>
          <w:sz w:val="20"/>
          <w:szCs w:val="20"/>
        </w:rPr>
        <w:t>.</w:t>
      </w:r>
    </w:p>
    <w:p w:rsidR="00422738" w:rsidRDefault="00F4230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pacing w:val="-14"/>
          <w:sz w:val="20"/>
          <w:szCs w:val="20"/>
        </w:rPr>
        <w:t>T</w:t>
      </w:r>
      <w:r w:rsidRPr="00422738">
        <w:rPr>
          <w:rFonts w:ascii="Times New Roman" w:hAnsi="Times New Roman"/>
          <w:sz w:val="20"/>
          <w:szCs w:val="20"/>
        </w:rPr>
        <w:t>wo letters of reference regarding professional accomplishments and academic potential.</w:t>
      </w:r>
    </w:p>
    <w:p w:rsidR="00F42301" w:rsidRDefault="00F42301" w:rsidP="00FF55DE">
      <w:pPr>
        <w:pStyle w:val="ListParagraph"/>
        <w:widowControl w:val="0"/>
        <w:numPr>
          <w:ilvl w:val="0"/>
          <w:numId w:val="24"/>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Completed prerequisite unde</w:t>
      </w:r>
      <w:r w:rsidRPr="00422738">
        <w:rPr>
          <w:rFonts w:ascii="Times New Roman" w:hAnsi="Times New Roman"/>
          <w:spacing w:val="-4"/>
          <w:sz w:val="20"/>
          <w:szCs w:val="20"/>
        </w:rPr>
        <w:t>r</w:t>
      </w:r>
      <w:r w:rsidRPr="00422738">
        <w:rPr>
          <w:rFonts w:ascii="Times New Roman" w:hAnsi="Times New Roman"/>
          <w:sz w:val="20"/>
          <w:szCs w:val="20"/>
        </w:rPr>
        <w:t>graduate courses in statistics, pathophysiolog</w:t>
      </w:r>
      <w:r w:rsidRPr="00422738">
        <w:rPr>
          <w:rFonts w:ascii="Times New Roman" w:hAnsi="Times New Roman"/>
          <w:spacing w:val="-13"/>
          <w:sz w:val="20"/>
          <w:szCs w:val="20"/>
        </w:rPr>
        <w:t>y</w:t>
      </w:r>
      <w:r w:rsidRPr="00422738">
        <w:rPr>
          <w:rFonts w:ascii="Times New Roman" w:hAnsi="Times New Roman"/>
          <w:sz w:val="20"/>
          <w:szCs w:val="20"/>
        </w:rPr>
        <w:t>, nursing research and health assessment.</w:t>
      </w:r>
    </w:p>
    <w:p w:rsidR="00422738" w:rsidRPr="00422738" w:rsidRDefault="00422738" w:rsidP="00565BD4">
      <w:pPr>
        <w:pStyle w:val="ListParagraph"/>
        <w:widowControl w:val="0"/>
        <w:tabs>
          <w:tab w:val="left" w:pos="9180"/>
        </w:tabs>
        <w:autoSpaceDE w:val="0"/>
        <w:autoSpaceDN w:val="0"/>
        <w:adjustRightInd w:val="0"/>
        <w:spacing w:before="10" w:after="0"/>
        <w:ind w:left="2610" w:right="360"/>
        <w:jc w:val="both"/>
        <w:rPr>
          <w:rFonts w:ascii="Times New Roman" w:hAnsi="Times New Roman"/>
          <w:sz w:val="20"/>
          <w:szCs w:val="20"/>
        </w:rPr>
      </w:pPr>
    </w:p>
    <w:p w:rsidR="00F42301" w:rsidRDefault="00284C41" w:rsidP="00565BD4">
      <w:pPr>
        <w:widowControl w:val="0"/>
        <w:tabs>
          <w:tab w:val="left" w:pos="9180"/>
        </w:tabs>
        <w:autoSpaceDE w:val="0"/>
        <w:autoSpaceDN w:val="0"/>
        <w:adjustRightInd w:val="0"/>
        <w:spacing w:after="0" w:line="250" w:lineRule="auto"/>
        <w:ind w:left="1944" w:right="360" w:firstLine="324"/>
        <w:jc w:val="both"/>
        <w:rPr>
          <w:rFonts w:ascii="Times New Roman" w:hAnsi="Times New Roman"/>
          <w:sz w:val="20"/>
          <w:szCs w:val="20"/>
        </w:rPr>
      </w:pPr>
      <w:r w:rsidRPr="00284C41">
        <w:rPr>
          <w:noProof/>
          <w:spacing w:val="1"/>
          <w:lang w:eastAsia="en-US"/>
        </w:rPr>
        <w:pict>
          <v:shape id="_x0000_s7686" type="#_x0000_t202" style="position:absolute;left:0;text-align:left;margin-left:25.3pt;margin-top:2.65pt;width:1in;height:532.75pt;z-index:-251353600;mso-position-horizontal-relative:page" o:allowincell="f" filled="f" stroked="f">
            <v:textbox style="layout-flow:vertical;mso-layout-flow-alt:bottom-to-top;mso-next-textbox:#_x0000_s7686" inset="0,0,0,0">
              <w:txbxContent>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Admission to the Graduate Nursing Program does not ensure admission to the Family Nurse Practitioner program.</w:t>
      </w:r>
      <w:r w:rsidR="00F42301">
        <w:rPr>
          <w:rFonts w:ascii="Times New Roman" w:hAnsi="Times New Roman"/>
          <w:spacing w:val="-4"/>
          <w:sz w:val="20"/>
          <w:szCs w:val="20"/>
        </w:rPr>
        <w:t xml:space="preserve"> </w:t>
      </w:r>
      <w:r w:rsidR="00F42301">
        <w:rPr>
          <w:rFonts w:ascii="Times New Roman" w:hAnsi="Times New Roman"/>
          <w:sz w:val="20"/>
          <w:szCs w:val="20"/>
        </w:rPr>
        <w:t>The prospective FNP</w:t>
      </w:r>
      <w:r w:rsidR="00F42301">
        <w:rPr>
          <w:rFonts w:ascii="Times New Roman" w:hAnsi="Times New Roman"/>
          <w:spacing w:val="-8"/>
          <w:sz w:val="20"/>
          <w:szCs w:val="20"/>
        </w:rPr>
        <w:t xml:space="preserve"> </w:t>
      </w:r>
      <w:r w:rsidR="00F42301">
        <w:rPr>
          <w:rFonts w:ascii="Times New Roman" w:hAnsi="Times New Roman"/>
          <w:sz w:val="20"/>
          <w:szCs w:val="20"/>
        </w:rPr>
        <w:t>student should have at least one year of nursing experience and should send required items listed below to the Director of the FNP</w:t>
      </w:r>
      <w:r w:rsidR="00F42301">
        <w:rPr>
          <w:rFonts w:ascii="Times New Roman" w:hAnsi="Times New Roman"/>
          <w:spacing w:val="-8"/>
          <w:sz w:val="20"/>
          <w:szCs w:val="20"/>
        </w:rPr>
        <w:t xml:space="preserve"> </w:t>
      </w:r>
      <w:r w:rsidR="00F42301">
        <w:rPr>
          <w:rFonts w:ascii="Times New Roman" w:hAnsi="Times New Roman"/>
          <w:sz w:val="20"/>
          <w:szCs w:val="20"/>
        </w:rPr>
        <w:t>program well in advance of the planned entry date:</w:t>
      </w:r>
    </w:p>
    <w:p w:rsidR="00F42301" w:rsidRPr="00422738" w:rsidRDefault="00F42301" w:rsidP="00FF55DE">
      <w:pPr>
        <w:pStyle w:val="ListParagraph"/>
        <w:widowControl w:val="0"/>
        <w:numPr>
          <w:ilvl w:val="0"/>
          <w:numId w:val="25"/>
        </w:numPr>
        <w:tabs>
          <w:tab w:val="left" w:pos="9180"/>
        </w:tabs>
        <w:autoSpaceDE w:val="0"/>
        <w:autoSpaceDN w:val="0"/>
        <w:adjustRightInd w:val="0"/>
        <w:spacing w:after="0"/>
        <w:ind w:left="2610" w:right="360"/>
        <w:jc w:val="both"/>
        <w:rPr>
          <w:rFonts w:ascii="Times New Roman" w:hAnsi="Times New Roman"/>
          <w:sz w:val="20"/>
          <w:szCs w:val="20"/>
        </w:rPr>
      </w:pPr>
      <w:r w:rsidRPr="00422738">
        <w:rPr>
          <w:rFonts w:ascii="Times New Roman" w:hAnsi="Times New Roman"/>
          <w:sz w:val="20"/>
          <w:szCs w:val="20"/>
        </w:rPr>
        <w:t>Letter requesting admission to the FNP</w:t>
      </w:r>
      <w:r w:rsidRPr="00422738">
        <w:rPr>
          <w:rFonts w:ascii="Times New Roman" w:hAnsi="Times New Roman"/>
          <w:spacing w:val="-8"/>
          <w:sz w:val="20"/>
          <w:szCs w:val="20"/>
        </w:rPr>
        <w:t xml:space="preserve"> </w:t>
      </w:r>
      <w:r w:rsidRPr="00422738">
        <w:rPr>
          <w:rFonts w:ascii="Times New Roman" w:hAnsi="Times New Roman"/>
          <w:sz w:val="20"/>
          <w:szCs w:val="20"/>
        </w:rPr>
        <w:t>program.</w:t>
      </w:r>
    </w:p>
    <w:p w:rsidR="00F42301" w:rsidRPr="00422738" w:rsidRDefault="00F42301" w:rsidP="00FF55DE">
      <w:pPr>
        <w:pStyle w:val="ListParagraph"/>
        <w:widowControl w:val="0"/>
        <w:numPr>
          <w:ilvl w:val="0"/>
          <w:numId w:val="25"/>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personal statement of approximately 300 words describing the student</w:t>
      </w:r>
      <w:r w:rsidRPr="00422738">
        <w:rPr>
          <w:rFonts w:ascii="Times New Roman" w:hAnsi="Times New Roman"/>
          <w:spacing w:val="-11"/>
          <w:sz w:val="20"/>
          <w:szCs w:val="20"/>
        </w:rPr>
        <w:t>’</w:t>
      </w:r>
      <w:r w:rsidRPr="00422738">
        <w:rPr>
          <w:rFonts w:ascii="Times New Roman" w:hAnsi="Times New Roman"/>
          <w:sz w:val="20"/>
          <w:szCs w:val="20"/>
        </w:rPr>
        <w:t>s professional goals.</w:t>
      </w:r>
    </w:p>
    <w:p w:rsidR="00F42301" w:rsidRPr="00422738" w:rsidRDefault="00F42301" w:rsidP="00FF55DE">
      <w:pPr>
        <w:pStyle w:val="ListParagraph"/>
        <w:widowControl w:val="0"/>
        <w:numPr>
          <w:ilvl w:val="0"/>
          <w:numId w:val="25"/>
        </w:numPr>
        <w:tabs>
          <w:tab w:val="left" w:pos="9180"/>
        </w:tabs>
        <w:autoSpaceDE w:val="0"/>
        <w:autoSpaceDN w:val="0"/>
        <w:adjustRightInd w:val="0"/>
        <w:spacing w:before="10" w:after="0"/>
        <w:ind w:left="2610" w:right="360"/>
        <w:jc w:val="both"/>
        <w:rPr>
          <w:rFonts w:ascii="Times New Roman" w:hAnsi="Times New Roman"/>
          <w:sz w:val="20"/>
          <w:szCs w:val="20"/>
        </w:rPr>
      </w:pPr>
      <w:r w:rsidRPr="00422738">
        <w:rPr>
          <w:rFonts w:ascii="Times New Roman" w:hAnsi="Times New Roman"/>
          <w:sz w:val="20"/>
          <w:szCs w:val="20"/>
        </w:rPr>
        <w:t>A</w:t>
      </w:r>
      <w:r w:rsidRPr="00422738">
        <w:rPr>
          <w:rFonts w:ascii="Times New Roman" w:hAnsi="Times New Roman"/>
          <w:spacing w:val="-11"/>
          <w:sz w:val="20"/>
          <w:szCs w:val="20"/>
        </w:rPr>
        <w:t xml:space="preserve"> </w:t>
      </w:r>
      <w:r w:rsidRPr="00422738">
        <w:rPr>
          <w:rFonts w:ascii="Times New Roman" w:hAnsi="Times New Roman"/>
          <w:sz w:val="20"/>
          <w:szCs w:val="20"/>
        </w:rPr>
        <w:t>résumé.</w:t>
      </w:r>
    </w:p>
    <w:p w:rsidR="00F42301" w:rsidRDefault="00F42301" w:rsidP="00565BD4">
      <w:pPr>
        <w:widowControl w:val="0"/>
        <w:tabs>
          <w:tab w:val="left" w:pos="9180"/>
        </w:tabs>
        <w:autoSpaceDE w:val="0"/>
        <w:autoSpaceDN w:val="0"/>
        <w:adjustRightInd w:val="0"/>
        <w:spacing w:before="6" w:after="0" w:line="220" w:lineRule="exact"/>
        <w:ind w:right="360" w:firstLine="324"/>
        <w:jc w:val="both"/>
        <w:rPr>
          <w:rFonts w:ascii="Times New Roman" w:hAnsi="Times New Roman"/>
        </w:rPr>
      </w:pPr>
    </w:p>
    <w:p w:rsidR="00F42301" w:rsidRPr="00896FAA" w:rsidRDefault="00F42301" w:rsidP="00896FAA">
      <w:pPr>
        <w:pStyle w:val="Heading2"/>
        <w:spacing w:before="0"/>
        <w:ind w:firstLine="1987"/>
        <w:rPr>
          <w:rFonts w:ascii="Times New Roman" w:hAnsi="Times New Roman"/>
          <w:color w:val="808080" w:themeColor="background1" w:themeShade="80"/>
          <w:sz w:val="28"/>
          <w:szCs w:val="28"/>
        </w:rPr>
      </w:pPr>
      <w:bookmarkStart w:id="104" w:name="_Toc294969719"/>
      <w:r w:rsidRPr="00896FAA">
        <w:rPr>
          <w:rFonts w:ascii="Times New Roman" w:hAnsi="Times New Roman"/>
          <w:bCs w:val="0"/>
          <w:color w:val="808080" w:themeColor="background1" w:themeShade="80"/>
          <w:sz w:val="28"/>
          <w:szCs w:val="28"/>
        </w:rPr>
        <w:t>Regular</w:t>
      </w:r>
      <w:r w:rsidRPr="00896FAA">
        <w:rPr>
          <w:rFonts w:ascii="Times New Roman" w:hAnsi="Times New Roman"/>
          <w:bCs w:val="0"/>
          <w:color w:val="808080" w:themeColor="background1" w:themeShade="80"/>
          <w:spacing w:val="-20"/>
          <w:sz w:val="28"/>
          <w:szCs w:val="28"/>
        </w:rPr>
        <w:t xml:space="preserve"> </w:t>
      </w:r>
      <w:r w:rsidRPr="00896FAA">
        <w:rPr>
          <w:rFonts w:ascii="Times New Roman" w:hAnsi="Times New Roman"/>
          <w:bCs w:val="0"/>
          <w:color w:val="808080" w:themeColor="background1" w:themeShade="80"/>
          <w:sz w:val="28"/>
          <w:szCs w:val="28"/>
        </w:rPr>
        <w:t>Admission</w:t>
      </w:r>
      <w:bookmarkEnd w:id="104"/>
    </w:p>
    <w:p w:rsidR="00F42301" w:rsidRDefault="00F42301" w:rsidP="00565BD4">
      <w:pPr>
        <w:widowControl w:val="0"/>
        <w:tabs>
          <w:tab w:val="left" w:pos="9180"/>
        </w:tabs>
        <w:autoSpaceDE w:val="0"/>
        <w:autoSpaceDN w:val="0"/>
        <w:adjustRightInd w:val="0"/>
        <w:spacing w:before="37" w:after="0"/>
        <w:ind w:left="2304" w:right="360" w:firstLine="324"/>
        <w:jc w:val="both"/>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F42301" w:rsidRDefault="00F42301" w:rsidP="00565BD4">
      <w:pPr>
        <w:widowControl w:val="0"/>
        <w:tabs>
          <w:tab w:val="left" w:pos="9180"/>
        </w:tabs>
        <w:autoSpaceDE w:val="0"/>
        <w:autoSpaceDN w:val="0"/>
        <w:adjustRightInd w:val="0"/>
        <w:spacing w:before="6" w:after="0" w:line="220" w:lineRule="exact"/>
        <w:ind w:right="360" w:firstLine="324"/>
        <w:jc w:val="both"/>
        <w:rPr>
          <w:rFonts w:ascii="Times New Roman" w:hAnsi="Times New Roman"/>
        </w:rPr>
      </w:pPr>
    </w:p>
    <w:p w:rsidR="00F42301" w:rsidRPr="00896FAA" w:rsidRDefault="00F42301" w:rsidP="00896FAA">
      <w:pPr>
        <w:pStyle w:val="Heading2"/>
        <w:spacing w:before="0"/>
        <w:ind w:firstLine="1987"/>
        <w:rPr>
          <w:rFonts w:ascii="Times New Roman" w:hAnsi="Times New Roman"/>
          <w:color w:val="808080" w:themeColor="background1" w:themeShade="80"/>
          <w:sz w:val="28"/>
          <w:szCs w:val="28"/>
        </w:rPr>
      </w:pPr>
      <w:bookmarkStart w:id="105" w:name="_Toc294969720"/>
      <w:r w:rsidRPr="00896FAA">
        <w:rPr>
          <w:rFonts w:ascii="Times New Roman" w:hAnsi="Times New Roman"/>
          <w:bCs w:val="0"/>
          <w:color w:val="808080" w:themeColor="background1" w:themeShade="80"/>
          <w:sz w:val="28"/>
          <w:szCs w:val="28"/>
        </w:rPr>
        <w:t>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ovisional</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105"/>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w:t>
      </w:r>
      <w:r w:rsidR="00422738">
        <w:rPr>
          <w:rFonts w:ascii="Times New Roman" w:hAnsi="Times New Roman"/>
          <w:sz w:val="20"/>
          <w:szCs w:val="20"/>
        </w:rPr>
        <w:t>ittee will evaluate each appli</w:t>
      </w:r>
      <w:r>
        <w:rPr>
          <w:rFonts w:ascii="Times New Roman" w:hAnsi="Times New Roman"/>
          <w:sz w:val="20"/>
          <w:szCs w:val="20"/>
        </w:rPr>
        <w:t>cant on an individual basis. In some instances, the applicant may b</w:t>
      </w:r>
      <w:r w:rsidR="00422738">
        <w:rPr>
          <w:rFonts w:ascii="Times New Roman" w:hAnsi="Times New Roman"/>
          <w:sz w:val="20"/>
          <w:szCs w:val="20"/>
        </w:rPr>
        <w:t>e required to fulfill prerequi</w:t>
      </w:r>
      <w:r>
        <w:rPr>
          <w:rFonts w:ascii="Times New Roman" w:hAnsi="Times New Roman"/>
          <w:sz w:val="20"/>
          <w:szCs w:val="20"/>
        </w:rPr>
        <w:t>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F42301" w:rsidRDefault="00F42301" w:rsidP="00565BD4">
      <w:pPr>
        <w:widowControl w:val="0"/>
        <w:tabs>
          <w:tab w:val="left" w:pos="9180"/>
        </w:tabs>
        <w:autoSpaceDE w:val="0"/>
        <w:autoSpaceDN w:val="0"/>
        <w:adjustRightInd w:val="0"/>
        <w:spacing w:before="17" w:after="0" w:line="200" w:lineRule="exact"/>
        <w:ind w:right="360" w:firstLine="324"/>
        <w:jc w:val="both"/>
        <w:rPr>
          <w:rFonts w:ascii="Times New Roman" w:hAnsi="Times New Roman"/>
          <w:sz w:val="20"/>
          <w:szCs w:val="20"/>
        </w:rPr>
      </w:pPr>
    </w:p>
    <w:p w:rsidR="00F42301" w:rsidRPr="00896FAA" w:rsidRDefault="00F42301" w:rsidP="00896FAA">
      <w:pPr>
        <w:pStyle w:val="Heading2"/>
        <w:spacing w:before="0"/>
        <w:ind w:firstLine="1987"/>
        <w:rPr>
          <w:rFonts w:ascii="Times New Roman" w:hAnsi="Times New Roman"/>
          <w:color w:val="808080" w:themeColor="background1" w:themeShade="80"/>
          <w:sz w:val="28"/>
          <w:szCs w:val="28"/>
        </w:rPr>
      </w:pPr>
      <w:bookmarkStart w:id="106" w:name="_Toc294969721"/>
      <w:r w:rsidRPr="00896FAA">
        <w:rPr>
          <w:rFonts w:ascii="Times New Roman" w:hAnsi="Times New Roman"/>
          <w:bCs w:val="0"/>
          <w:color w:val="808080" w:themeColor="background1" w:themeShade="80"/>
          <w:sz w:val="28"/>
          <w:szCs w:val="28"/>
        </w:rPr>
        <w:t>Non-deg</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ee</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106"/>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sz w:val="20"/>
          <w:szCs w:val="20"/>
        </w:rPr>
      </w:pPr>
      <w:r>
        <w:rPr>
          <w:rFonts w:ascii="Times New Roman" w:hAnsi="Times New Roman"/>
          <w:sz w:val="20"/>
          <w:szCs w:val="20"/>
        </w:rPr>
        <w:t>This category is provided to accommodate the applicant who has the potential for graduate stud</w:t>
      </w:r>
      <w:r>
        <w:rPr>
          <w:rFonts w:ascii="Times New Roman" w:hAnsi="Times New Roman"/>
          <w:spacing w:val="-13"/>
          <w:sz w:val="20"/>
          <w:szCs w:val="20"/>
        </w:rPr>
        <w:t>y</w:t>
      </w:r>
      <w:r>
        <w:rPr>
          <w:rFonts w:ascii="Times New Roman" w:hAnsi="Times New Roman"/>
          <w:sz w:val="20"/>
          <w:szCs w:val="20"/>
        </w:rPr>
        <w:t>, but at the time of the application does not intend to seek a gra</w:t>
      </w:r>
      <w:r w:rsidR="00422738">
        <w:rPr>
          <w:rFonts w:ascii="Times New Roman" w:hAnsi="Times New Roman"/>
          <w:sz w:val="20"/>
          <w:szCs w:val="20"/>
        </w:rPr>
        <w:t>duate degree; or for the appli</w:t>
      </w:r>
      <w:r>
        <w:rPr>
          <w:rFonts w:ascii="Times New Roman" w:hAnsi="Times New Roman"/>
          <w:sz w:val="20"/>
          <w:szCs w:val="20"/>
        </w:rPr>
        <w:t>cant who wishes to take a specific course for personal enrichment or job-related requirements.</w:t>
      </w:r>
      <w:r>
        <w:rPr>
          <w:rFonts w:ascii="Times New Roman" w:hAnsi="Times New Roman"/>
          <w:spacing w:val="-11"/>
          <w:sz w:val="20"/>
          <w:szCs w:val="20"/>
        </w:rPr>
        <w:t xml:space="preserve"> </w:t>
      </w:r>
      <w:r>
        <w:rPr>
          <w:rFonts w:ascii="Times New Roman" w:hAnsi="Times New Roman"/>
          <w:sz w:val="20"/>
          <w:szCs w:val="20"/>
        </w:rPr>
        <w:t>A student is admitted to this status at the option of the Department of Nursing on a space-available basis.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seeking regular graduate admission status is given preference when the number of applicants to be admitted is limited.</w:t>
      </w:r>
    </w:p>
    <w:p w:rsidR="00F42301" w:rsidRDefault="00F42301" w:rsidP="00565BD4">
      <w:pPr>
        <w:widowControl w:val="0"/>
        <w:tabs>
          <w:tab w:val="left" w:pos="9180"/>
        </w:tabs>
        <w:autoSpaceDE w:val="0"/>
        <w:autoSpaceDN w:val="0"/>
        <w:adjustRightInd w:val="0"/>
        <w:spacing w:after="0" w:line="250" w:lineRule="auto"/>
        <w:ind w:left="1944" w:right="360" w:firstLine="324"/>
        <w:jc w:val="both"/>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422738" w:rsidRDefault="00F42301" w:rsidP="00FF55DE">
      <w:pPr>
        <w:pStyle w:val="ListParagraph"/>
        <w:widowControl w:val="0"/>
        <w:numPr>
          <w:ilvl w:val="3"/>
          <w:numId w:val="26"/>
        </w:numPr>
        <w:tabs>
          <w:tab w:val="left" w:pos="9180"/>
        </w:tabs>
        <w:autoSpaceDE w:val="0"/>
        <w:autoSpaceDN w:val="0"/>
        <w:adjustRightInd w:val="0"/>
        <w:spacing w:after="0"/>
        <w:ind w:left="2700" w:right="360"/>
        <w:jc w:val="both"/>
        <w:rPr>
          <w:rFonts w:ascii="Times New Roman" w:hAnsi="Times New Roman"/>
          <w:sz w:val="20"/>
          <w:szCs w:val="20"/>
        </w:rPr>
      </w:pPr>
      <w:r w:rsidRPr="00422738">
        <w:rPr>
          <w:rFonts w:ascii="Times New Roman" w:hAnsi="Times New Roman"/>
          <w:sz w:val="20"/>
          <w:szCs w:val="20"/>
        </w:rPr>
        <w:t>The student has a cumulative 3.0 grade-point average.</w:t>
      </w:r>
    </w:p>
    <w:p w:rsidR="00F42301" w:rsidRPr="00422738" w:rsidRDefault="00F42301" w:rsidP="00FF55DE">
      <w:pPr>
        <w:pStyle w:val="ListParagraph"/>
        <w:widowControl w:val="0"/>
        <w:numPr>
          <w:ilvl w:val="3"/>
          <w:numId w:val="26"/>
        </w:numPr>
        <w:tabs>
          <w:tab w:val="left" w:pos="9180"/>
        </w:tabs>
        <w:autoSpaceDE w:val="0"/>
        <w:autoSpaceDN w:val="0"/>
        <w:adjustRightInd w:val="0"/>
        <w:spacing w:after="0"/>
        <w:ind w:left="2700" w:right="360"/>
        <w:jc w:val="both"/>
        <w:rPr>
          <w:rFonts w:ascii="Times New Roman" w:hAnsi="Times New Roman"/>
          <w:sz w:val="20"/>
          <w:szCs w:val="20"/>
        </w:rPr>
      </w:pPr>
      <w:r w:rsidRPr="00422738">
        <w:rPr>
          <w:rFonts w:ascii="Times New Roman" w:hAnsi="Times New Roman"/>
          <w:sz w:val="20"/>
          <w:szCs w:val="20"/>
        </w:rPr>
        <w:t>The</w:t>
      </w:r>
      <w:r w:rsidRPr="00422738">
        <w:rPr>
          <w:rFonts w:ascii="Times New Roman" w:hAnsi="Times New Roman"/>
          <w:spacing w:val="-4"/>
          <w:sz w:val="20"/>
          <w:szCs w:val="20"/>
        </w:rPr>
        <w:t xml:space="preserve"> </w:t>
      </w:r>
      <w:r w:rsidRPr="00422738">
        <w:rPr>
          <w:rFonts w:ascii="Times New Roman" w:hAnsi="Times New Roman"/>
          <w:spacing w:val="-12"/>
          <w:sz w:val="20"/>
          <w:szCs w:val="20"/>
        </w:rPr>
        <w:t>V</w:t>
      </w:r>
      <w:r w:rsidRPr="00422738">
        <w:rPr>
          <w:rFonts w:ascii="Times New Roman" w:hAnsi="Times New Roman"/>
          <w:sz w:val="20"/>
          <w:szCs w:val="20"/>
        </w:rPr>
        <w:t>ice President for</w:t>
      </w:r>
      <w:r w:rsidRPr="00422738">
        <w:rPr>
          <w:rFonts w:ascii="Times New Roman" w:hAnsi="Times New Roman"/>
          <w:spacing w:val="-11"/>
          <w:sz w:val="20"/>
          <w:szCs w:val="20"/>
        </w:rPr>
        <w:t xml:space="preserve"> </w:t>
      </w:r>
      <w:r w:rsidRPr="00422738">
        <w:rPr>
          <w:rFonts w:ascii="Times New Roman" w:hAnsi="Times New Roman"/>
          <w:sz w:val="20"/>
          <w:szCs w:val="20"/>
        </w:rPr>
        <w:t>Academic</w:t>
      </w:r>
      <w:r w:rsidRPr="00422738">
        <w:rPr>
          <w:rFonts w:ascii="Times New Roman" w:hAnsi="Times New Roman"/>
          <w:spacing w:val="-11"/>
          <w:sz w:val="20"/>
          <w:szCs w:val="20"/>
        </w:rPr>
        <w:t xml:space="preserve"> </w:t>
      </w:r>
      <w:r w:rsidRPr="00422738">
        <w:rPr>
          <w:rFonts w:ascii="Times New Roman" w:hAnsi="Times New Roman"/>
          <w:sz w:val="20"/>
          <w:szCs w:val="20"/>
        </w:rPr>
        <w:t>A</w:t>
      </w:r>
      <w:r w:rsidRPr="00422738">
        <w:rPr>
          <w:rFonts w:ascii="Times New Roman" w:hAnsi="Times New Roman"/>
          <w:spacing w:val="-4"/>
          <w:sz w:val="20"/>
          <w:szCs w:val="20"/>
        </w:rPr>
        <w:t>f</w:t>
      </w:r>
      <w:r w:rsidRPr="00422738">
        <w:rPr>
          <w:rFonts w:ascii="Times New Roman" w:hAnsi="Times New Roman"/>
          <w:sz w:val="20"/>
          <w:szCs w:val="20"/>
        </w:rPr>
        <w:t>fairs approves the academic department</w:t>
      </w:r>
      <w:r w:rsidRPr="00422738">
        <w:rPr>
          <w:rFonts w:ascii="Times New Roman" w:hAnsi="Times New Roman"/>
          <w:spacing w:val="-11"/>
          <w:sz w:val="20"/>
          <w:szCs w:val="20"/>
        </w:rPr>
        <w:t>’</w:t>
      </w:r>
      <w:r w:rsidRPr="00422738">
        <w:rPr>
          <w:rFonts w:ascii="Times New Roman" w:hAnsi="Times New Roman"/>
          <w:sz w:val="20"/>
          <w:szCs w:val="20"/>
        </w:rPr>
        <w:t xml:space="preserve">s recommendation for the student to enroll in </w:t>
      </w:r>
      <w:r w:rsidRPr="00422738">
        <w:rPr>
          <w:rFonts w:ascii="Times New Roman" w:hAnsi="Times New Roman"/>
          <w:position w:val="2"/>
          <w:sz w:val="20"/>
          <w:szCs w:val="20"/>
        </w:rPr>
        <w:t>graduate courses.</w:t>
      </w:r>
    </w:p>
    <w:p w:rsidR="00F42301" w:rsidRPr="00422738" w:rsidRDefault="00F42301" w:rsidP="00FF55DE">
      <w:pPr>
        <w:pStyle w:val="ListParagraph"/>
        <w:widowControl w:val="0"/>
        <w:numPr>
          <w:ilvl w:val="3"/>
          <w:numId w:val="26"/>
        </w:numPr>
        <w:tabs>
          <w:tab w:val="left" w:pos="9180"/>
        </w:tabs>
        <w:autoSpaceDE w:val="0"/>
        <w:autoSpaceDN w:val="0"/>
        <w:adjustRightInd w:val="0"/>
        <w:spacing w:after="0" w:line="213" w:lineRule="exact"/>
        <w:ind w:left="2700" w:right="360"/>
        <w:jc w:val="both"/>
        <w:rPr>
          <w:rFonts w:ascii="Times New Roman" w:hAnsi="Times New Roman"/>
          <w:sz w:val="20"/>
          <w:szCs w:val="20"/>
        </w:rPr>
      </w:pPr>
      <w:r w:rsidRPr="00422738">
        <w:rPr>
          <w:rFonts w:ascii="Times New Roman" w:hAnsi="Times New Roman"/>
          <w:sz w:val="20"/>
          <w:szCs w:val="20"/>
        </w:rPr>
        <w:t>The student limits his/her graduate enrollment to a total of 9 semester hours-of stud</w:t>
      </w:r>
      <w:r w:rsidRPr="00422738">
        <w:rPr>
          <w:rFonts w:ascii="Times New Roman" w:hAnsi="Times New Roman"/>
          <w:spacing w:val="-13"/>
          <w:sz w:val="20"/>
          <w:szCs w:val="20"/>
        </w:rPr>
        <w:t>y</w:t>
      </w:r>
      <w:r w:rsidRPr="00422738">
        <w:rPr>
          <w:rFonts w:ascii="Times New Roman" w:hAnsi="Times New Roman"/>
          <w:sz w:val="20"/>
          <w:szCs w:val="20"/>
        </w:rPr>
        <w:t>. No more</w:t>
      </w:r>
      <w:r w:rsidR="00422738">
        <w:rPr>
          <w:rFonts w:ascii="Times New Roman" w:hAnsi="Times New Roman"/>
          <w:sz w:val="20"/>
          <w:szCs w:val="20"/>
        </w:rPr>
        <w:t xml:space="preserve"> </w:t>
      </w:r>
      <w:r w:rsidRPr="00422738">
        <w:rPr>
          <w:rFonts w:ascii="Times New Roman" w:hAnsi="Times New Roman"/>
          <w:sz w:val="20"/>
          <w:szCs w:val="20"/>
        </w:rPr>
        <w:t xml:space="preserve">than </w:t>
      </w:r>
      <w:r w:rsidRPr="00422738">
        <w:rPr>
          <w:rFonts w:ascii="Times New Roman" w:hAnsi="Times New Roman"/>
          <w:position w:val="-2"/>
          <w:sz w:val="20"/>
          <w:szCs w:val="20"/>
        </w:rPr>
        <w:t xml:space="preserve">6 semester hours of </w:t>
      </w:r>
      <w:r w:rsidRPr="00422738">
        <w:rPr>
          <w:rFonts w:ascii="Times New Roman" w:hAnsi="Times New Roman"/>
          <w:sz w:val="20"/>
          <w:szCs w:val="20"/>
        </w:rPr>
        <w:t>graduate credits may be undertaken in a given semeste</w:t>
      </w:r>
      <w:r w:rsidRPr="00422738">
        <w:rPr>
          <w:rFonts w:ascii="Times New Roman" w:hAnsi="Times New Roman"/>
          <w:spacing w:val="-11"/>
          <w:sz w:val="20"/>
          <w:szCs w:val="20"/>
        </w:rPr>
        <w:t>r</w:t>
      </w:r>
      <w:r w:rsidRPr="00422738">
        <w:rPr>
          <w:rFonts w:ascii="Times New Roman" w:hAnsi="Times New Roman"/>
          <w:sz w:val="20"/>
          <w:szCs w:val="20"/>
        </w:rPr>
        <w:t>.</w:t>
      </w:r>
    </w:p>
    <w:p w:rsidR="00F42301" w:rsidRDefault="00F42301" w:rsidP="00FF55DE">
      <w:pPr>
        <w:pStyle w:val="ListParagraph"/>
        <w:widowControl w:val="0"/>
        <w:numPr>
          <w:ilvl w:val="3"/>
          <w:numId w:val="26"/>
        </w:numPr>
        <w:tabs>
          <w:tab w:val="left" w:pos="9180"/>
        </w:tabs>
        <w:autoSpaceDE w:val="0"/>
        <w:autoSpaceDN w:val="0"/>
        <w:adjustRightInd w:val="0"/>
        <w:spacing w:after="0" w:line="220" w:lineRule="exact"/>
        <w:ind w:left="2700" w:right="360"/>
        <w:jc w:val="both"/>
        <w:rPr>
          <w:rFonts w:ascii="Times New Roman" w:hAnsi="Times New Roman"/>
          <w:sz w:val="20"/>
          <w:szCs w:val="20"/>
        </w:rPr>
      </w:pPr>
      <w:r w:rsidRPr="00422738">
        <w:rPr>
          <w:rFonts w:ascii="Times New Roman" w:hAnsi="Times New Roman"/>
          <w:sz w:val="20"/>
          <w:szCs w:val="20"/>
        </w:rPr>
        <w:t>During the semester in which graduate enrollment is allowed, the student</w:t>
      </w:r>
      <w:r w:rsidRPr="00422738">
        <w:rPr>
          <w:rFonts w:ascii="Times New Roman" w:hAnsi="Times New Roman"/>
          <w:spacing w:val="-11"/>
          <w:sz w:val="20"/>
          <w:szCs w:val="20"/>
        </w:rPr>
        <w:t>’</w:t>
      </w:r>
      <w:r w:rsidR="00422738">
        <w:rPr>
          <w:rFonts w:ascii="Times New Roman" w:hAnsi="Times New Roman"/>
          <w:sz w:val="20"/>
          <w:szCs w:val="20"/>
        </w:rPr>
        <w:t>s registration is lim</w:t>
      </w:r>
      <w:r w:rsidRPr="00422738">
        <w:rPr>
          <w:rFonts w:ascii="Times New Roman" w:hAnsi="Times New Roman"/>
          <w:sz w:val="20"/>
          <w:szCs w:val="20"/>
        </w:rPr>
        <w:t>ited to a total of 9 semester hours (combined graduate and/or unde</w:t>
      </w:r>
      <w:r w:rsidRPr="00422738">
        <w:rPr>
          <w:rFonts w:ascii="Times New Roman" w:hAnsi="Times New Roman"/>
          <w:spacing w:val="-4"/>
          <w:sz w:val="20"/>
          <w:szCs w:val="20"/>
        </w:rPr>
        <w:t>r</w:t>
      </w:r>
      <w:r w:rsidRPr="00422738">
        <w:rPr>
          <w:rFonts w:ascii="Times New Roman" w:hAnsi="Times New Roman"/>
          <w:sz w:val="20"/>
          <w:szCs w:val="20"/>
        </w:rPr>
        <w:t>graduate hours).</w:t>
      </w:r>
    </w:p>
    <w:p w:rsidR="00422738" w:rsidRPr="00422738" w:rsidRDefault="00422738" w:rsidP="00565BD4">
      <w:pPr>
        <w:pStyle w:val="ListParagraph"/>
        <w:widowControl w:val="0"/>
        <w:tabs>
          <w:tab w:val="left" w:pos="9180"/>
        </w:tabs>
        <w:autoSpaceDE w:val="0"/>
        <w:autoSpaceDN w:val="0"/>
        <w:adjustRightInd w:val="0"/>
        <w:spacing w:after="0" w:line="220" w:lineRule="exact"/>
        <w:ind w:left="2700"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before="10" w:after="0" w:line="250" w:lineRule="auto"/>
        <w:ind w:left="1944" w:right="360" w:firstLine="324"/>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Pr>
          <w:rFonts w:ascii="Times New Roman" w:hAnsi="Times New Roman"/>
          <w:spacing w:val="1"/>
          <w:sz w:val="20"/>
          <w:szCs w:val="20"/>
        </w:rPr>
        <w:t>unde</w:t>
      </w:r>
      <w:r>
        <w:rPr>
          <w:rFonts w:ascii="Times New Roman" w:hAnsi="Times New Roman"/>
          <w:spacing w:val="-2"/>
          <w:sz w:val="20"/>
          <w:szCs w:val="20"/>
        </w:rPr>
        <w:t>r</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sidR="00422738">
        <w:rPr>
          <w:rFonts w:ascii="Times New Roman" w:hAnsi="Times New Roman"/>
          <w:sz w:val="20"/>
          <w:szCs w:val="20"/>
        </w:rPr>
        <w:t>ad</w:t>
      </w:r>
      <w:r>
        <w:rPr>
          <w:rFonts w:ascii="Times New Roman" w:hAnsi="Times New Roman"/>
          <w:sz w:val="20"/>
          <w:szCs w:val="20"/>
        </w:rPr>
        <w:t>mission to the Graduate Nursing Program.</w:t>
      </w:r>
    </w:p>
    <w:p w:rsidR="00F42301" w:rsidRDefault="00F42301" w:rsidP="00565BD4">
      <w:pPr>
        <w:widowControl w:val="0"/>
        <w:tabs>
          <w:tab w:val="left" w:pos="9180"/>
        </w:tabs>
        <w:autoSpaceDE w:val="0"/>
        <w:autoSpaceDN w:val="0"/>
        <w:adjustRightInd w:val="0"/>
        <w:spacing w:before="17" w:after="0" w:line="200" w:lineRule="exact"/>
        <w:ind w:right="360" w:firstLine="324"/>
        <w:jc w:val="both"/>
        <w:rPr>
          <w:rFonts w:ascii="Times New Roman" w:hAnsi="Times New Roman"/>
          <w:sz w:val="20"/>
          <w:szCs w:val="20"/>
        </w:rPr>
      </w:pPr>
    </w:p>
    <w:p w:rsidR="00F42301" w:rsidRPr="00896FAA" w:rsidRDefault="00F42301" w:rsidP="00896FAA">
      <w:pPr>
        <w:pStyle w:val="Heading2"/>
        <w:spacing w:before="0"/>
        <w:ind w:firstLine="1987"/>
        <w:rPr>
          <w:rFonts w:ascii="Times New Roman" w:hAnsi="Times New Roman"/>
          <w:color w:val="808080" w:themeColor="background1" w:themeShade="80"/>
          <w:sz w:val="28"/>
          <w:szCs w:val="28"/>
        </w:rPr>
      </w:pPr>
      <w:bookmarkStart w:id="107" w:name="_Toc294969722"/>
      <w:r w:rsidRPr="00896FAA">
        <w:rPr>
          <w:rFonts w:ascii="Times New Roman" w:hAnsi="Times New Roman"/>
          <w:bCs w:val="0"/>
          <w:color w:val="808080" w:themeColor="background1" w:themeShade="80"/>
          <w:sz w:val="28"/>
          <w:szCs w:val="28"/>
        </w:rPr>
        <w:t>RN to MSN-FNP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107"/>
    </w:p>
    <w:p w:rsidR="00F42301" w:rsidRDefault="00F42301" w:rsidP="00565BD4">
      <w:pPr>
        <w:widowControl w:val="0"/>
        <w:tabs>
          <w:tab w:val="left" w:pos="9180"/>
        </w:tabs>
        <w:autoSpaceDE w:val="0"/>
        <w:autoSpaceDN w:val="0"/>
        <w:adjustRightInd w:val="0"/>
        <w:spacing w:before="37" w:after="0" w:line="250" w:lineRule="auto"/>
        <w:ind w:left="1944" w:right="360" w:firstLine="324"/>
        <w:jc w:val="both"/>
        <w:rPr>
          <w:rFonts w:ascii="Times New Roman" w:hAnsi="Times New Roman"/>
          <w:color w:val="000000"/>
          <w:sz w:val="20"/>
          <w:szCs w:val="20"/>
        </w:rPr>
      </w:pPr>
      <w:r>
        <w:rPr>
          <w:rFonts w:ascii="Times New Roman" w:hAnsi="Times New Roman"/>
          <w:color w:val="191919"/>
          <w:sz w:val="20"/>
          <w:szCs w:val="20"/>
        </w:rPr>
        <w:t>The RN to MSN concentration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F42301" w:rsidRDefault="00F42301" w:rsidP="00565BD4">
      <w:pPr>
        <w:widowControl w:val="0"/>
        <w:tabs>
          <w:tab w:val="left" w:pos="9180"/>
        </w:tabs>
        <w:autoSpaceDE w:val="0"/>
        <w:autoSpaceDN w:val="0"/>
        <w:adjustRightInd w:val="0"/>
        <w:spacing w:before="37" w:after="0" w:line="250" w:lineRule="auto"/>
        <w:ind w:left="1944" w:right="360" w:firstLine="360"/>
        <w:jc w:val="both"/>
        <w:rPr>
          <w:rFonts w:ascii="Times New Roman" w:hAnsi="Times New Roman"/>
          <w:color w:val="000000"/>
          <w:sz w:val="20"/>
          <w:szCs w:val="20"/>
        </w:rPr>
        <w:sectPr w:rsidR="00F42301" w:rsidSect="00565BD4">
          <w:pgSz w:w="12240" w:h="15840"/>
          <w:pgMar w:top="260" w:right="1440" w:bottom="280" w:left="200" w:header="0" w:footer="1044" w:gutter="0"/>
          <w:cols w:space="720"/>
          <w:noEndnote/>
        </w:sectPr>
      </w:pPr>
    </w:p>
    <w:tbl>
      <w:tblPr>
        <w:tblW w:w="10218" w:type="dxa"/>
        <w:tblLayout w:type="fixed"/>
        <w:tblCellMar>
          <w:left w:w="0" w:type="dxa"/>
          <w:right w:w="0" w:type="dxa"/>
        </w:tblCellMar>
        <w:tblLook w:val="0000"/>
      </w:tblPr>
      <w:tblGrid>
        <w:gridCol w:w="4876"/>
        <w:gridCol w:w="4275"/>
        <w:gridCol w:w="1067"/>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50" w:lineRule="exact"/>
              <w:ind w:right="360"/>
              <w:jc w:val="both"/>
              <w:rPr>
                <w:rFonts w:ascii="Times New Roman" w:hAnsi="Times New Roman"/>
                <w:sz w:val="15"/>
                <w:szCs w:val="15"/>
              </w:rPr>
            </w:pPr>
          </w:p>
          <w:p w:rsidR="00F42301" w:rsidRPr="00FA7AC7" w:rsidRDefault="00F42301" w:rsidP="00565BD4">
            <w:pPr>
              <w:widowControl w:val="0"/>
              <w:tabs>
                <w:tab w:val="left" w:pos="9180"/>
              </w:tabs>
              <w:autoSpaceDE w:val="0"/>
              <w:autoSpaceDN w:val="0"/>
              <w:adjustRightInd w:val="0"/>
              <w:spacing w:after="0"/>
              <w:ind w:left="1973"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067"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sz w:val="20"/>
          <w:szCs w:val="20"/>
        </w:rPr>
      </w:pPr>
    </w:p>
    <w:p w:rsidR="00F42301" w:rsidRPr="00896FAA" w:rsidRDefault="00284C41" w:rsidP="00896FAA">
      <w:pPr>
        <w:pStyle w:val="Heading2"/>
        <w:spacing w:before="0"/>
        <w:ind w:firstLine="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635" style="position:absolute;margin-left:315pt;margin-top:-64.55pt;width:31.2pt;height:31.05pt;z-index:-251665920;mso-position-horizontal-relative:page" coordorigin="6300,-1291" coordsize="624,621" o:allowincell="f">
            <v:rect id="_x0000_s3636" style="position:absolute;left:6305;top:-1286;width:613;height:610" o:allowincell="f" stroked="f">
              <v:path arrowok="t"/>
            </v:rect>
            <v:rect id="_x0000_s3637" style="position:absolute;left:6306;top:-1286;width:620;height:620;mso-position-horizontal-relative:page" o:allowincell="f" filled="f" stroked="f">
              <v:textbox style="mso-next-textbox:#_x0000_s363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08" w:name="_Toc294969723"/>
      <w:r w:rsidR="00F42301" w:rsidRPr="00896FAA">
        <w:rPr>
          <w:rFonts w:ascii="Times New Roman" w:hAnsi="Times New Roman"/>
          <w:bCs w:val="0"/>
          <w:color w:val="808080" w:themeColor="background1" w:themeShade="80"/>
          <w:sz w:val="28"/>
          <w:szCs w:val="28"/>
        </w:rPr>
        <w:t>RN-MSN</w:t>
      </w:r>
      <w:r w:rsidR="00F42301" w:rsidRPr="00896FAA">
        <w:rPr>
          <w:rFonts w:ascii="Times New Roman" w:hAnsi="Times New Roman"/>
          <w:bCs w:val="0"/>
          <w:color w:val="808080" w:themeColor="background1" w:themeShade="80"/>
          <w:spacing w:val="-16"/>
          <w:sz w:val="28"/>
          <w:szCs w:val="28"/>
        </w:rPr>
        <w:t xml:space="preserve"> </w:t>
      </w:r>
      <w:r w:rsidR="00F42301" w:rsidRPr="00896FAA">
        <w:rPr>
          <w:rFonts w:ascii="Times New Roman" w:hAnsi="Times New Roman"/>
          <w:bCs w:val="0"/>
          <w:color w:val="808080" w:themeColor="background1" w:themeShade="80"/>
          <w:sz w:val="28"/>
          <w:szCs w:val="28"/>
        </w:rPr>
        <w:t>ADMISSION REQUIREMENTS</w:t>
      </w:r>
      <w:bookmarkEnd w:id="108"/>
    </w:p>
    <w:p w:rsidR="00F42301" w:rsidRDefault="00284C4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noProof/>
          <w:color w:val="000000"/>
          <w:sz w:val="20"/>
          <w:szCs w:val="20"/>
        </w:rPr>
        <w:pict>
          <v:shape id="_x0000_s7687" type="#_x0000_t202" style="position:absolute;left:0;text-align:left;margin-left:524.65pt;margin-top:139.55pt;width:1in;height:495.8pt;z-index:-251352576;mso-position-horizontal-relative:page;mso-position-vertical-relative:page" o:allowincell="f" filled="f" stroked="f">
            <v:textbox style="layout-flow:vertical;mso-next-textbox:#_x0000_s7687" inset="0,0,0,0">
              <w:txbxContent>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 xml:space="preserve">Graduates of associate degree programs who choose the RN-MSN concentration </w:t>
      </w:r>
      <w:r w:rsidR="00422738">
        <w:rPr>
          <w:rFonts w:ascii="Times New Roman" w:hAnsi="Times New Roman"/>
          <w:color w:val="191919"/>
          <w:sz w:val="20"/>
          <w:szCs w:val="20"/>
        </w:rPr>
        <w:t>must com</w:t>
      </w:r>
      <w:r w:rsidR="00F42301">
        <w:rPr>
          <w:rFonts w:ascii="Times New Roman" w:hAnsi="Times New Roman"/>
          <w:color w:val="191919"/>
          <w:sz w:val="20"/>
          <w:szCs w:val="20"/>
        </w:rPr>
        <w:t>plete required select core requirements of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course work prior to admission into the MSN program.</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students must be eligible for Regular admission to the Graduate School.</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minimum unde</w:t>
      </w:r>
      <w:r w:rsidR="00F42301">
        <w:rPr>
          <w:rFonts w:ascii="Times New Roman" w:hAnsi="Times New Roman"/>
          <w:color w:val="191919"/>
          <w:spacing w:val="-4"/>
          <w:sz w:val="20"/>
          <w:szCs w:val="20"/>
        </w:rPr>
        <w:t>r</w:t>
      </w:r>
      <w:r w:rsidR="00F42301">
        <w:rPr>
          <w:rFonts w:ascii="Times New Roman" w:hAnsi="Times New Roman"/>
          <w:color w:val="191919"/>
          <w:sz w:val="20"/>
          <w:szCs w:val="20"/>
        </w:rPr>
        <w:t>graduate G</w:t>
      </w:r>
      <w:r w:rsidR="00F42301">
        <w:rPr>
          <w:rFonts w:ascii="Times New Roman" w:hAnsi="Times New Roman"/>
          <w:color w:val="191919"/>
          <w:spacing w:val="-18"/>
          <w:sz w:val="20"/>
          <w:szCs w:val="20"/>
        </w:rPr>
        <w:t>P</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of 3.0 is required.</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minimum score of 800 on the Graduate Record Examination (GRE) of 800, or a minimum score of 402 on the Miller</w:t>
      </w:r>
      <w:r w:rsidR="00F42301">
        <w:rPr>
          <w:rFonts w:ascii="Times New Roman" w:hAnsi="Times New Roman"/>
          <w:color w:val="191919"/>
          <w:spacing w:val="-11"/>
          <w:sz w:val="20"/>
          <w:szCs w:val="20"/>
        </w:rPr>
        <w:t xml:space="preserve"> </w:t>
      </w:r>
      <w:r w:rsidR="00F42301">
        <w:rPr>
          <w:rFonts w:ascii="Times New Roman" w:hAnsi="Times New Roman"/>
          <w:color w:val="191919"/>
          <w:sz w:val="20"/>
          <w:szCs w:val="20"/>
        </w:rPr>
        <w:t>Analogy</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est (M</w:t>
      </w:r>
      <w:r w:rsidR="00F42301">
        <w:rPr>
          <w:rFonts w:ascii="Times New Roman" w:hAnsi="Times New Roman"/>
          <w:color w:val="191919"/>
          <w:spacing w:val="-22"/>
          <w:sz w:val="20"/>
          <w:szCs w:val="20"/>
        </w:rPr>
        <w:t>A</w:t>
      </w:r>
      <w:r w:rsidR="00F42301">
        <w:rPr>
          <w:rFonts w:ascii="Times New Roman" w:hAnsi="Times New Roman"/>
          <w:color w:val="191919"/>
          <w:sz w:val="20"/>
          <w:szCs w:val="20"/>
        </w:rPr>
        <w:t>T) is re- quired.</w:t>
      </w:r>
      <w:r w:rsidR="00F42301">
        <w:rPr>
          <w:rFonts w:ascii="Times New Roman" w:hAnsi="Times New Roman"/>
          <w:color w:val="191919"/>
          <w:spacing w:val="46"/>
          <w:sz w:val="20"/>
          <w:szCs w:val="20"/>
        </w:rPr>
        <w:t xml:space="preserve"> </w:t>
      </w:r>
      <w:r w:rsidR="00F42301">
        <w:rPr>
          <w:rFonts w:ascii="Times New Roman" w:hAnsi="Times New Roman"/>
          <w:color w:val="191919"/>
          <w:sz w:val="20"/>
          <w:szCs w:val="20"/>
        </w:rPr>
        <w:t>The graduate will receive the MSN degree but will not also receive a BSN degree.</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w:t>
      </w:r>
      <w:r w:rsidR="00422738">
        <w:rPr>
          <w:rFonts w:ascii="Times New Roman" w:hAnsi="Times New Roman"/>
          <w:color w:val="191919"/>
          <w:sz w:val="20"/>
          <w:szCs w:val="20"/>
        </w:rPr>
        <w:t xml:space="preserve"> along with a one time applica</w:t>
      </w:r>
      <w:r>
        <w:rPr>
          <w:rFonts w:ascii="Times New Roman" w:hAnsi="Times New Roman"/>
          <w:color w:val="191919"/>
          <w:sz w:val="20"/>
          <w:szCs w:val="20"/>
        </w:rPr>
        <w:t>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53"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w:t>
      </w:r>
      <w:r w:rsidR="00422738">
        <w:rPr>
          <w:rFonts w:ascii="Times New Roman" w:hAnsi="Times New Roman"/>
          <w:color w:val="191919"/>
          <w:sz w:val="20"/>
          <w:szCs w:val="20"/>
        </w:rPr>
        <w:t>h school the student has previ</w:t>
      </w:r>
      <w:r>
        <w:rPr>
          <w:rFonts w:ascii="Times New Roman" w:hAnsi="Times New Roman"/>
          <w:color w:val="191919"/>
          <w:sz w:val="20"/>
          <w:szCs w:val="20"/>
        </w:rPr>
        <w:t>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F42301" w:rsidRDefault="00F42301" w:rsidP="00565BD4">
      <w:pPr>
        <w:widowControl w:val="0"/>
        <w:tabs>
          <w:tab w:val="left" w:pos="9180"/>
        </w:tabs>
        <w:autoSpaceDE w:val="0"/>
        <w:autoSpaceDN w:val="0"/>
        <w:adjustRightInd w:val="0"/>
        <w:spacing w:after="0" w:line="250" w:lineRule="auto"/>
        <w:ind w:right="360" w:firstLine="360"/>
        <w:jc w:val="both"/>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F42301" w:rsidRDefault="00F42301" w:rsidP="00565BD4">
      <w:pPr>
        <w:widowControl w:val="0"/>
        <w:tabs>
          <w:tab w:val="left" w:pos="9180"/>
        </w:tabs>
        <w:autoSpaceDE w:val="0"/>
        <w:autoSpaceDN w:val="0"/>
        <w:adjustRightInd w:val="0"/>
        <w:spacing w:after="0"/>
        <w:ind w:right="360" w:firstLine="360"/>
        <w:jc w:val="both"/>
        <w:rPr>
          <w:rFonts w:ascii="Times New Roman" w:hAnsi="Times New Roman"/>
          <w:color w:val="000000"/>
          <w:sz w:val="20"/>
          <w:szCs w:val="20"/>
        </w:rPr>
      </w:pPr>
      <w:r>
        <w:rPr>
          <w:rFonts w:ascii="Times New Roman" w:hAnsi="Times New Roman"/>
          <w:color w:val="191919"/>
          <w:sz w:val="20"/>
          <w:szCs w:val="20"/>
        </w:rPr>
        <w:t>No later than midterm during the last semester of unde</w:t>
      </w:r>
      <w:r>
        <w:rPr>
          <w:rFonts w:ascii="Times New Roman" w:hAnsi="Times New Roman"/>
          <w:color w:val="191919"/>
          <w:spacing w:val="-4"/>
          <w:sz w:val="20"/>
          <w:szCs w:val="20"/>
        </w:rPr>
        <w:t>r</w:t>
      </w:r>
      <w:r>
        <w:rPr>
          <w:rFonts w:ascii="Times New Roman" w:hAnsi="Times New Roman"/>
          <w:color w:val="191919"/>
          <w:sz w:val="20"/>
          <w:szCs w:val="20"/>
        </w:rPr>
        <w:t>graduate coursework, the RN-MSN</w:t>
      </w:r>
      <w:r w:rsidR="00422738">
        <w:rPr>
          <w:rFonts w:ascii="Times New Roman" w:hAnsi="Times New Roman"/>
          <w:color w:val="191919"/>
          <w:sz w:val="20"/>
          <w:szCs w:val="20"/>
        </w:rPr>
        <w:t xml:space="preserve"> </w:t>
      </w:r>
      <w:r>
        <w:rPr>
          <w:rFonts w:ascii="Times New Roman" w:hAnsi="Times New Roman"/>
          <w:color w:val="191919"/>
          <w:sz w:val="20"/>
          <w:szCs w:val="20"/>
        </w:rPr>
        <w:t>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F42301" w:rsidRDefault="00F42301" w:rsidP="00565BD4">
      <w:pPr>
        <w:widowControl w:val="0"/>
        <w:tabs>
          <w:tab w:val="left" w:pos="9180"/>
        </w:tabs>
        <w:autoSpaceDE w:val="0"/>
        <w:autoSpaceDN w:val="0"/>
        <w:adjustRightInd w:val="0"/>
        <w:spacing w:before="9" w:after="0" w:line="100" w:lineRule="exact"/>
        <w:ind w:right="360" w:firstLine="360"/>
        <w:jc w:val="both"/>
        <w:rPr>
          <w:rFonts w:ascii="Times New Roman" w:hAnsi="Times New Roman"/>
          <w:color w:val="000000"/>
          <w:sz w:val="10"/>
          <w:szCs w:val="10"/>
        </w:rPr>
      </w:pPr>
    </w:p>
    <w:p w:rsidR="00F42301" w:rsidRDefault="00F42301" w:rsidP="00565BD4">
      <w:pPr>
        <w:widowControl w:val="0"/>
        <w:tabs>
          <w:tab w:val="left" w:pos="9180"/>
        </w:tabs>
        <w:autoSpaceDE w:val="0"/>
        <w:autoSpaceDN w:val="0"/>
        <w:adjustRightInd w:val="0"/>
        <w:spacing w:after="0" w:line="200" w:lineRule="exact"/>
        <w:ind w:right="360" w:firstLine="360"/>
        <w:jc w:val="both"/>
        <w:rPr>
          <w:rFonts w:ascii="Times New Roman" w:hAnsi="Times New Roman"/>
          <w:color w:val="000000"/>
          <w:sz w:val="20"/>
          <w:szCs w:val="20"/>
        </w:rPr>
      </w:pPr>
    </w:p>
    <w:p w:rsidR="00F42301" w:rsidRPr="00896FAA" w:rsidRDefault="00F42301" w:rsidP="00896FAA">
      <w:pPr>
        <w:pStyle w:val="Heading2"/>
        <w:spacing w:before="0"/>
        <w:ind w:firstLine="0"/>
        <w:rPr>
          <w:rFonts w:ascii="Times New Roman" w:hAnsi="Times New Roman"/>
          <w:color w:val="808080" w:themeColor="background1" w:themeShade="80"/>
          <w:sz w:val="28"/>
          <w:szCs w:val="28"/>
        </w:rPr>
      </w:pPr>
      <w:bookmarkStart w:id="109" w:name="_Toc294969724"/>
      <w:r w:rsidRPr="00896FAA">
        <w:rPr>
          <w:rFonts w:ascii="Times New Roman" w:hAnsi="Times New Roman"/>
          <w:bCs w:val="0"/>
          <w:color w:val="808080" w:themeColor="background1" w:themeShade="80"/>
          <w:sz w:val="28"/>
          <w:szCs w:val="28"/>
        </w:rPr>
        <w:t>Planned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109"/>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sidR="00422738">
        <w:rPr>
          <w:rFonts w:ascii="Times New Roman" w:hAnsi="Times New Roman"/>
          <w:color w:val="000000"/>
          <w:sz w:val="20"/>
          <w:szCs w:val="20"/>
        </w:rPr>
        <w:t>de</w:t>
      </w:r>
      <w:r>
        <w:rPr>
          <w:rFonts w:ascii="Times New Roman" w:hAnsi="Times New Roman"/>
          <w:color w:val="000000"/>
          <w:sz w:val="20"/>
          <w:szCs w:val="20"/>
        </w:rPr>
        <w:t>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sidR="00422738">
        <w:rPr>
          <w:rFonts w:ascii="Times New Roman" w:hAnsi="Times New Roman"/>
          <w:color w:val="000000"/>
          <w:sz w:val="20"/>
          <w:szCs w:val="20"/>
        </w:rPr>
        <w:t>Pro</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F42301" w:rsidRDefault="00F42301" w:rsidP="00565BD4">
      <w:pPr>
        <w:widowControl w:val="0"/>
        <w:tabs>
          <w:tab w:val="left" w:pos="9180"/>
        </w:tabs>
        <w:autoSpaceDE w:val="0"/>
        <w:autoSpaceDN w:val="0"/>
        <w:adjustRightInd w:val="0"/>
        <w:spacing w:before="17" w:after="0" w:line="200" w:lineRule="exact"/>
        <w:ind w:right="360" w:firstLine="360"/>
        <w:jc w:val="both"/>
        <w:rPr>
          <w:rFonts w:ascii="Times New Roman" w:hAnsi="Times New Roman"/>
          <w:color w:val="000000"/>
          <w:sz w:val="20"/>
          <w:szCs w:val="20"/>
        </w:rPr>
      </w:pPr>
    </w:p>
    <w:p w:rsidR="00F42301" w:rsidRPr="00896FAA" w:rsidRDefault="00F42301" w:rsidP="00896FAA">
      <w:pPr>
        <w:pStyle w:val="Heading2"/>
        <w:ind w:firstLine="0"/>
        <w:rPr>
          <w:rFonts w:ascii="Times New Roman" w:hAnsi="Times New Roman"/>
          <w:color w:val="808080" w:themeColor="background1" w:themeShade="80"/>
          <w:sz w:val="28"/>
          <w:szCs w:val="28"/>
        </w:rPr>
      </w:pPr>
      <w:bookmarkStart w:id="110" w:name="_Toc294969725"/>
      <w:r w:rsidRPr="00896FAA">
        <w:rPr>
          <w:rFonts w:ascii="Times New Roman" w:hAnsi="Times New Roman"/>
          <w:bCs w:val="0"/>
          <w:color w:val="808080" w:themeColor="background1" w:themeShade="80"/>
          <w:sz w:val="28"/>
          <w:szCs w:val="28"/>
        </w:rPr>
        <w:t>Curriculum</w:t>
      </w:r>
      <w:bookmarkEnd w:id="110"/>
    </w:p>
    <w:p w:rsidR="00F42301" w:rsidRDefault="00F42301" w:rsidP="00565BD4">
      <w:pPr>
        <w:widowControl w:val="0"/>
        <w:tabs>
          <w:tab w:val="left" w:pos="9180"/>
        </w:tabs>
        <w:autoSpaceDE w:val="0"/>
        <w:autoSpaceDN w:val="0"/>
        <w:adjustRightInd w:val="0"/>
        <w:spacing w:before="37" w:after="0" w:line="250" w:lineRule="auto"/>
        <w:ind w:right="360" w:firstLine="360"/>
        <w:jc w:val="both"/>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F42301" w:rsidRDefault="00F42301" w:rsidP="00565BD4">
      <w:pPr>
        <w:widowControl w:val="0"/>
        <w:tabs>
          <w:tab w:val="left" w:pos="9180"/>
        </w:tabs>
        <w:autoSpaceDE w:val="0"/>
        <w:autoSpaceDN w:val="0"/>
        <w:adjustRightInd w:val="0"/>
        <w:spacing w:after="0" w:line="240" w:lineRule="exact"/>
        <w:ind w:right="360" w:firstLine="0"/>
        <w:jc w:val="both"/>
        <w:rPr>
          <w:rFonts w:ascii="Times New Roman" w:hAnsi="Times New Roman"/>
          <w:color w:val="000000"/>
          <w:sz w:val="24"/>
          <w:szCs w:val="24"/>
        </w:rPr>
      </w:pPr>
    </w:p>
    <w:p w:rsidR="00F42301" w:rsidRDefault="00F42301" w:rsidP="00565BD4">
      <w:pPr>
        <w:widowControl w:val="0"/>
        <w:tabs>
          <w:tab w:val="left" w:pos="9180"/>
        </w:tabs>
        <w:autoSpaceDE w:val="0"/>
        <w:autoSpaceDN w:val="0"/>
        <w:adjustRightInd w:val="0"/>
        <w:spacing w:after="0"/>
        <w:ind w:left="1239" w:right="360" w:firstLine="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 xml:space="preserve">..........................................................4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............................................................................5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 xml:space="preserve">................................................................................5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w:t>
      </w:r>
    </w:p>
    <w:p w:rsidR="00422738"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6820 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w:t>
      </w:r>
    </w:p>
    <w:p w:rsidR="00F42301" w:rsidRDefault="00F42301" w:rsidP="00565BD4">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F42301" w:rsidRDefault="00F42301" w:rsidP="00565BD4">
      <w:pPr>
        <w:widowControl w:val="0"/>
        <w:tabs>
          <w:tab w:val="left" w:pos="9180"/>
        </w:tabs>
        <w:autoSpaceDE w:val="0"/>
        <w:autoSpaceDN w:val="0"/>
        <w:adjustRightInd w:val="0"/>
        <w:spacing w:before="10" w:after="0" w:line="247" w:lineRule="auto"/>
        <w:ind w:left="1239" w:right="360"/>
        <w:jc w:val="both"/>
        <w:rPr>
          <w:rFonts w:ascii="Times New Roman" w:hAnsi="Times New Roman"/>
          <w:color w:val="000000"/>
          <w:sz w:val="20"/>
          <w:szCs w:val="20"/>
        </w:rPr>
        <w:sectPr w:rsidR="00F42301" w:rsidSect="00565BD4">
          <w:pgSz w:w="12240" w:h="15840"/>
          <w:pgMar w:top="260" w:right="1440" w:bottom="280" w:left="1240" w:header="0" w:footer="955" w:gutter="0"/>
          <w:cols w:space="720"/>
          <w:noEndnote/>
        </w:sectPr>
      </w:pPr>
    </w:p>
    <w:tbl>
      <w:tblPr>
        <w:tblW w:w="9900" w:type="dxa"/>
        <w:tblInd w:w="630" w:type="dxa"/>
        <w:tblLayout w:type="fixed"/>
        <w:tblCellMar>
          <w:left w:w="0" w:type="dxa"/>
          <w:right w:w="0" w:type="dxa"/>
        </w:tblCellMar>
        <w:tblLook w:val="0000"/>
      </w:tblPr>
      <w:tblGrid>
        <w:gridCol w:w="1260"/>
        <w:gridCol w:w="4560"/>
        <w:gridCol w:w="4080"/>
      </w:tblGrid>
      <w:tr w:rsidR="00F42301" w:rsidRPr="00FA7AC7" w:rsidTr="003B4D34">
        <w:trPr>
          <w:trHeight w:hRule="exact" w:val="235"/>
        </w:trPr>
        <w:tc>
          <w:tcPr>
            <w:tcW w:w="1260"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30" w:lineRule="exact"/>
              <w:ind w:right="360"/>
              <w:jc w:val="both"/>
              <w:rPr>
                <w:rFonts w:ascii="Times New Roman" w:hAnsi="Times New Roman"/>
                <w:sz w:val="13"/>
                <w:szCs w:val="13"/>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080"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1260"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080"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1260"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080"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before="7"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284C41" w:rsidP="00565BD4">
      <w:pPr>
        <w:widowControl w:val="0"/>
        <w:tabs>
          <w:tab w:val="left" w:pos="9180"/>
        </w:tabs>
        <w:autoSpaceDE w:val="0"/>
        <w:autoSpaceDN w:val="0"/>
        <w:adjustRightInd w:val="0"/>
        <w:spacing w:before="27" w:after="0"/>
        <w:ind w:left="2610" w:right="360" w:firstLine="0"/>
        <w:jc w:val="both"/>
        <w:rPr>
          <w:rFonts w:ascii="Times New Roman" w:hAnsi="Times New Roman"/>
          <w:sz w:val="20"/>
          <w:szCs w:val="20"/>
        </w:rPr>
      </w:pPr>
      <w:r w:rsidRPr="00284C41">
        <w:rPr>
          <w:rFonts w:ascii="Calibri" w:hAnsi="Calibri"/>
          <w:noProof/>
          <w:lang w:eastAsia="en-US"/>
        </w:rPr>
        <w:pict>
          <v:group id="_x0000_s3640" style="position:absolute;left:0;text-align:left;margin-left:263.55pt;margin-top:-54.1pt;width:31.2pt;height:31.05pt;z-index:-251662848;mso-position-horizontal-relative:page" coordorigin="5271,-1082" coordsize="624,621" o:allowincell="f">
            <v:rect id="_x0000_s3641" style="position:absolute;left:5276;top:-1077;width:613;height:610" o:allowincell="f" stroked="f">
              <v:path arrowok="t"/>
            </v:rect>
            <v:rect id="_x0000_s3642" style="position:absolute;left:5276;top:-1077;width:620;height:620;mso-position-horizontal-relative:page" o:allowincell="f" filled="f" stroked="f">
              <v:textbox style="mso-next-textbox:#_x0000_s364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Elective Options:</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5422 Primary Care of Children Clinica</w:t>
      </w:r>
      <w:r>
        <w:rPr>
          <w:rFonts w:ascii="Times New Roman" w:hAnsi="Times New Roman"/>
          <w:spacing w:val="4"/>
          <w:sz w:val="20"/>
          <w:szCs w:val="20"/>
        </w:rPr>
        <w:t>l</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 xml:space="preserve">................................................................2 hrs. </w:t>
      </w:r>
    </w:p>
    <w:p w:rsidR="00F42301" w:rsidRDefault="00F42301" w:rsidP="00565BD4">
      <w:pPr>
        <w:widowControl w:val="0"/>
        <w:tabs>
          <w:tab w:val="left" w:pos="9180"/>
        </w:tabs>
        <w:autoSpaceDE w:val="0"/>
        <w:autoSpaceDN w:val="0"/>
        <w:adjustRightInd w:val="0"/>
        <w:spacing w:before="10" w:after="0" w:line="250" w:lineRule="auto"/>
        <w:ind w:left="2610" w:right="360" w:firstLine="0"/>
        <w:jc w:val="both"/>
        <w:rPr>
          <w:rFonts w:ascii="Times New Roman" w:hAnsi="Times New Roman"/>
          <w:sz w:val="20"/>
          <w:szCs w:val="20"/>
        </w:rPr>
      </w:pPr>
      <w:r>
        <w:rPr>
          <w:rFonts w:ascii="Times New Roman" w:hAnsi="Times New Roman"/>
          <w:sz w:val="20"/>
          <w:szCs w:val="20"/>
        </w:rPr>
        <w:t>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F42301" w:rsidRDefault="00F42301" w:rsidP="00565BD4">
      <w:pPr>
        <w:widowControl w:val="0"/>
        <w:tabs>
          <w:tab w:val="left" w:pos="9180"/>
        </w:tabs>
        <w:autoSpaceDE w:val="0"/>
        <w:autoSpaceDN w:val="0"/>
        <w:adjustRightInd w:val="0"/>
        <w:spacing w:before="13" w:after="0" w:line="200" w:lineRule="exact"/>
        <w:ind w:left="2610" w:right="360" w:firstLine="0"/>
        <w:jc w:val="both"/>
        <w:rPr>
          <w:rFonts w:ascii="Times New Roman" w:hAnsi="Times New Roman"/>
          <w:sz w:val="20"/>
          <w:szCs w:val="20"/>
        </w:rPr>
      </w:pPr>
    </w:p>
    <w:p w:rsidR="00F42301" w:rsidRDefault="00284C41" w:rsidP="00565BD4">
      <w:pPr>
        <w:widowControl w:val="0"/>
        <w:tabs>
          <w:tab w:val="left" w:pos="9180"/>
        </w:tabs>
        <w:autoSpaceDE w:val="0"/>
        <w:autoSpaceDN w:val="0"/>
        <w:adjustRightInd w:val="0"/>
        <w:spacing w:after="0"/>
        <w:ind w:left="2610" w:right="360" w:firstLine="0"/>
        <w:jc w:val="both"/>
        <w:rPr>
          <w:rFonts w:ascii="Times New Roman" w:hAnsi="Times New Roman"/>
          <w:sz w:val="20"/>
          <w:szCs w:val="20"/>
        </w:rPr>
      </w:pPr>
      <w:r>
        <w:rPr>
          <w:rFonts w:ascii="Times New Roman" w:hAnsi="Times New Roman"/>
          <w:noProof/>
          <w:sz w:val="20"/>
          <w:szCs w:val="20"/>
        </w:rPr>
        <w:pict>
          <v:shape id="_x0000_s7688" type="#_x0000_t202" style="position:absolute;left:0;text-align:left;margin-left:25.3pt;margin-top:-5pt;width:1in;height:532.75pt;z-index:-251351552;mso-position-horizontal-relative:page" o:allowincell="f" filled="f" stroked="f">
            <v:textbox style="layout-flow:vertical;mso-layout-flow-alt:bottom-to-top;mso-next-textbox:#_x0000_s7688" inset="0,0,0,0">
              <w:txbxContent>
                <w:p w:rsidR="00E410E0" w:rsidRDefault="00E410E0" w:rsidP="0042273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sz w:val="20"/>
          <w:szCs w:val="20"/>
        </w:rPr>
        <w:t>II. Nurse Educator</w:t>
      </w:r>
      <w:r w:rsidR="00F42301">
        <w:rPr>
          <w:rFonts w:ascii="Times New Roman" w:hAnsi="Times New Roman"/>
          <w:b/>
          <w:bCs/>
          <w:spacing w:val="-4"/>
          <w:sz w:val="20"/>
          <w:szCs w:val="20"/>
        </w:rPr>
        <w:t xml:space="preserve"> </w:t>
      </w:r>
      <w:r w:rsidR="00F42301">
        <w:rPr>
          <w:rFonts w:ascii="Times New Roman" w:hAnsi="Times New Roman"/>
          <w:b/>
          <w:bCs/>
          <w:sz w:val="20"/>
          <w:szCs w:val="20"/>
        </w:rPr>
        <w:t>(minimum of 36 hours)</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 xml:space="preserve">.............................................2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5950 Curriculum Development in Nursing</w:t>
      </w:r>
      <w:r>
        <w:rPr>
          <w:rFonts w:ascii="Times New Roman" w:hAnsi="Times New Roman"/>
          <w:spacing w:val="-24"/>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6001 Instructional Strategies and Evaluation</w:t>
      </w:r>
      <w:r>
        <w:rPr>
          <w:rFonts w:ascii="Times New Roman" w:hAnsi="Times New Roman"/>
          <w:spacing w:val="-29"/>
          <w:sz w:val="20"/>
          <w:szCs w:val="20"/>
        </w:rPr>
        <w:t xml:space="preserve"> </w:t>
      </w:r>
      <w:r>
        <w:rPr>
          <w:rFonts w:ascii="Times New Roman" w:hAnsi="Times New Roman"/>
          <w:sz w:val="20"/>
          <w:szCs w:val="20"/>
        </w:rPr>
        <w:t xml:space="preserve">.......................................................3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 xml:space="preserve">......................................................................5 hrs. </w:t>
      </w:r>
    </w:p>
    <w:p w:rsidR="00422738"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sz w:val="20"/>
          <w:szCs w:val="20"/>
        </w:rPr>
        <w:t>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p>
    <w:p w:rsidR="00F42301" w:rsidRDefault="00F42301" w:rsidP="00565BD4">
      <w:pPr>
        <w:widowControl w:val="0"/>
        <w:tabs>
          <w:tab w:val="left" w:pos="9180"/>
        </w:tabs>
        <w:autoSpaceDE w:val="0"/>
        <w:autoSpaceDN w:val="0"/>
        <w:adjustRightInd w:val="0"/>
        <w:spacing w:before="13" w:after="0" w:line="250" w:lineRule="auto"/>
        <w:ind w:left="2610" w:right="360" w:firstLine="0"/>
        <w:jc w:val="both"/>
        <w:rPr>
          <w:rFonts w:ascii="Times New Roman" w:hAnsi="Times New Roman"/>
          <w:sz w:val="20"/>
          <w:szCs w:val="20"/>
        </w:rPr>
      </w:pPr>
      <w:r>
        <w:rPr>
          <w:rFonts w:ascii="Times New Roman" w:hAnsi="Times New Roman"/>
          <w:b/>
          <w:bCs/>
          <w:sz w:val="20"/>
          <w:szCs w:val="20"/>
        </w:rPr>
        <w:t>Elective Options</w:t>
      </w:r>
    </w:p>
    <w:p w:rsidR="00422738"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 xml:space="preserve">......................................................................3 hrs. </w:t>
      </w:r>
    </w:p>
    <w:p w:rsidR="00F42301"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sz w:val="20"/>
          <w:szCs w:val="20"/>
        </w:rPr>
        <w:t>NURS 5320 Health Care Polic</w:t>
      </w:r>
      <w:r>
        <w:rPr>
          <w:rFonts w:ascii="Times New Roman" w:hAnsi="Times New Roman"/>
          <w:spacing w:val="4"/>
          <w:sz w:val="20"/>
          <w:szCs w:val="20"/>
        </w:rPr>
        <w:t>y</w:t>
      </w:r>
      <w:r>
        <w:rPr>
          <w:rFonts w:ascii="Times New Roman" w:hAnsi="Times New Roman"/>
          <w:sz w:val="20"/>
          <w:szCs w:val="20"/>
        </w:rPr>
        <w:t>.......................................................................................3 hrs.</w:t>
      </w:r>
    </w:p>
    <w:p w:rsidR="00F42301" w:rsidRDefault="00F42301" w:rsidP="00565BD4">
      <w:pPr>
        <w:widowControl w:val="0"/>
        <w:tabs>
          <w:tab w:val="left" w:pos="9180"/>
        </w:tabs>
        <w:autoSpaceDE w:val="0"/>
        <w:autoSpaceDN w:val="0"/>
        <w:adjustRightInd w:val="0"/>
        <w:spacing w:after="0" w:line="250" w:lineRule="auto"/>
        <w:ind w:left="2610" w:right="360" w:firstLine="0"/>
        <w:jc w:val="both"/>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F42301" w:rsidRDefault="00F42301" w:rsidP="00565BD4">
      <w:pPr>
        <w:widowControl w:val="0"/>
        <w:tabs>
          <w:tab w:val="left" w:pos="9180"/>
        </w:tabs>
        <w:autoSpaceDE w:val="0"/>
        <w:autoSpaceDN w:val="0"/>
        <w:adjustRightInd w:val="0"/>
        <w:spacing w:before="16" w:after="0" w:line="200" w:lineRule="exact"/>
        <w:ind w:left="1890" w:right="360" w:firstLine="0"/>
        <w:jc w:val="both"/>
        <w:rPr>
          <w:rFonts w:ascii="Times New Roman" w:hAnsi="Times New Roman"/>
          <w:sz w:val="20"/>
          <w:szCs w:val="20"/>
        </w:rPr>
      </w:pPr>
    </w:p>
    <w:p w:rsidR="00F42301" w:rsidRPr="00896FAA" w:rsidRDefault="00F42301" w:rsidP="00896FAA">
      <w:pPr>
        <w:pStyle w:val="Heading2"/>
        <w:ind w:firstLine="1890"/>
        <w:rPr>
          <w:rFonts w:ascii="Times New Roman" w:hAnsi="Times New Roman"/>
          <w:color w:val="808080" w:themeColor="background1" w:themeShade="80"/>
          <w:sz w:val="28"/>
          <w:szCs w:val="28"/>
        </w:rPr>
      </w:pPr>
      <w:bookmarkStart w:id="111" w:name="_Toc294969726"/>
      <w:r w:rsidRPr="00896FAA">
        <w:rPr>
          <w:rFonts w:ascii="Times New Roman" w:hAnsi="Times New Roman"/>
          <w:bCs w:val="0"/>
          <w:color w:val="808080" w:themeColor="background1" w:themeShade="80"/>
          <w:sz w:val="28"/>
          <w:szCs w:val="28"/>
        </w:rPr>
        <w:t>Comp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ehensive Examination Policy</w:t>
      </w:r>
      <w:bookmarkEnd w:id="111"/>
    </w:p>
    <w:p w:rsidR="00F42301" w:rsidRDefault="00F42301" w:rsidP="00565BD4">
      <w:pPr>
        <w:widowControl w:val="0"/>
        <w:tabs>
          <w:tab w:val="left" w:pos="9180"/>
        </w:tabs>
        <w:autoSpaceDE w:val="0"/>
        <w:autoSpaceDN w:val="0"/>
        <w:adjustRightInd w:val="0"/>
        <w:spacing w:before="37" w:after="0" w:line="250" w:lineRule="auto"/>
        <w:ind w:left="1890" w:right="360" w:firstLine="450"/>
        <w:jc w:val="both"/>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422738" w:rsidRDefault="00422738" w:rsidP="00565BD4">
      <w:pPr>
        <w:widowControl w:val="0"/>
        <w:tabs>
          <w:tab w:val="left" w:pos="9180"/>
        </w:tabs>
        <w:autoSpaceDE w:val="0"/>
        <w:autoSpaceDN w:val="0"/>
        <w:adjustRightInd w:val="0"/>
        <w:spacing w:before="37" w:after="0" w:line="250" w:lineRule="auto"/>
        <w:ind w:left="1890" w:right="360" w:firstLine="45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del w:id="112" w:author="Tippins, Margie F." w:date="2011-04-08T10:16:00Z">
        <w:r w:rsidDel="00E32A07">
          <w:rPr>
            <w:rFonts w:ascii="Times New Roman" w:hAnsi="Times New Roman"/>
            <w:sz w:val="20"/>
            <w:szCs w:val="20"/>
          </w:rPr>
          <w:delText>The student will write a preliminary comprehensive exam after completion of the graduate core courses, which will include content from nursing theory development, research and family diversity courses.</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A</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student who does not pass the examination may be required to complete addi- tional study before retaking the exam. In order to progress, a student must satisfactorily complete the Preliminary Comprehensive Exam, If, on the third attempt, a student fails to pass the examina- tion, he/she will not be permitted to continue in the program</w:delText>
        </w:r>
      </w:del>
      <w:r>
        <w:rPr>
          <w:rFonts w:ascii="Times New Roman" w:hAnsi="Times New Roman"/>
          <w:sz w:val="20"/>
          <w:szCs w:val="20"/>
        </w:rPr>
        <w:t xml:space="preserve"> Each area of concentration in the graduate program will administer a content-specific comprehensive examination after the student has completed the specialty courses.</w:t>
      </w:r>
    </w:p>
    <w:p w:rsidR="00422738" w:rsidRDefault="00422738"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50" w:lineRule="auto"/>
        <w:ind w:left="1890" w:right="360" w:firstLine="450"/>
        <w:jc w:val="both"/>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w:t>
      </w:r>
      <w:r w:rsidR="00422738">
        <w:rPr>
          <w:rFonts w:ascii="Times New Roman" w:hAnsi="Times New Roman"/>
          <w:sz w:val="20"/>
          <w:szCs w:val="20"/>
        </w:rPr>
        <w:t>uld apply in writing to the Co</w:t>
      </w:r>
      <w:r>
        <w:rPr>
          <w:rFonts w:ascii="Times New Roman" w:hAnsi="Times New Roman"/>
          <w:sz w:val="20"/>
          <w:szCs w:val="20"/>
        </w:rPr>
        <w:t>ordinator of the Graduate Nursing Program to take the preliminary comprehensive exam at least one month prior to the first day of final exams.</w:t>
      </w:r>
    </w:p>
    <w:p w:rsidR="00F42301" w:rsidRDefault="00F42301" w:rsidP="00565BD4">
      <w:pPr>
        <w:widowControl w:val="0"/>
        <w:tabs>
          <w:tab w:val="left" w:pos="9180"/>
        </w:tabs>
        <w:autoSpaceDE w:val="0"/>
        <w:autoSpaceDN w:val="0"/>
        <w:adjustRightInd w:val="0"/>
        <w:spacing w:before="3"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Del="008609F1" w:rsidRDefault="00F42301" w:rsidP="00565BD4">
      <w:pPr>
        <w:widowControl w:val="0"/>
        <w:tabs>
          <w:tab w:val="left" w:pos="9180"/>
        </w:tabs>
        <w:autoSpaceDE w:val="0"/>
        <w:autoSpaceDN w:val="0"/>
        <w:adjustRightInd w:val="0"/>
        <w:spacing w:after="0"/>
        <w:ind w:left="1944" w:right="360"/>
        <w:jc w:val="both"/>
        <w:rPr>
          <w:del w:id="113" w:author="Tippins, Margie F." w:date="2011-04-06T12:16:00Z"/>
          <w:rFonts w:ascii="Times New Roman" w:hAnsi="Times New Roman"/>
          <w:sz w:val="28"/>
          <w:szCs w:val="28"/>
        </w:rPr>
      </w:pPr>
      <w:del w:id="114" w:author="Tippins, Margie F." w:date="2011-04-06T12:16:00Z">
        <w:r w:rsidDel="008609F1">
          <w:rPr>
            <w:rFonts w:ascii="Times New Roman" w:hAnsi="Times New Roman"/>
            <w:b/>
            <w:bCs/>
            <w:sz w:val="28"/>
            <w:szCs w:val="28"/>
          </w:rPr>
          <w:delText>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ocedu</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 for</w:delText>
        </w:r>
        <w:r w:rsidDel="008609F1">
          <w:rPr>
            <w:rFonts w:ascii="Times New Roman" w:hAnsi="Times New Roman"/>
            <w:b/>
            <w:bCs/>
            <w:spacing w:val="-5"/>
            <w:sz w:val="28"/>
            <w:szCs w:val="28"/>
          </w:rPr>
          <w:delText xml:space="preserve"> </w:delText>
        </w:r>
        <w:r w:rsidDel="008609F1">
          <w:rPr>
            <w:rFonts w:ascii="Times New Roman" w:hAnsi="Times New Roman"/>
            <w:b/>
            <w:bCs/>
            <w:sz w:val="28"/>
            <w:szCs w:val="28"/>
          </w:rPr>
          <w:delText>Challenging Undergraduate P</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w:delText>
        </w:r>
        <w:r w:rsidDel="008609F1">
          <w:rPr>
            <w:rFonts w:ascii="Times New Roman" w:hAnsi="Times New Roman"/>
            <w:b/>
            <w:bCs/>
            <w:spacing w:val="-5"/>
            <w:sz w:val="28"/>
            <w:szCs w:val="28"/>
          </w:rPr>
          <w:delText>r</w:delText>
        </w:r>
        <w:r w:rsidDel="008609F1">
          <w:rPr>
            <w:rFonts w:ascii="Times New Roman" w:hAnsi="Times New Roman"/>
            <w:b/>
            <w:bCs/>
            <w:sz w:val="28"/>
            <w:szCs w:val="28"/>
          </w:rPr>
          <w:delText>equisite Courses</w:delText>
        </w:r>
      </w:del>
    </w:p>
    <w:p w:rsidR="00F42301" w:rsidDel="008609F1" w:rsidRDefault="00F42301" w:rsidP="00565BD4">
      <w:pPr>
        <w:widowControl w:val="0"/>
        <w:tabs>
          <w:tab w:val="left" w:pos="9180"/>
        </w:tabs>
        <w:autoSpaceDE w:val="0"/>
        <w:autoSpaceDN w:val="0"/>
        <w:adjustRightInd w:val="0"/>
        <w:spacing w:before="37" w:after="0" w:line="250" w:lineRule="auto"/>
        <w:ind w:left="1944" w:right="360" w:firstLine="360"/>
        <w:jc w:val="both"/>
        <w:rPr>
          <w:del w:id="115" w:author="Tippins, Margie F." w:date="2011-04-06T12:16:00Z"/>
          <w:rFonts w:ascii="Times New Roman" w:hAnsi="Times New Roman"/>
          <w:sz w:val="20"/>
          <w:szCs w:val="20"/>
        </w:rPr>
      </w:pPr>
      <w:del w:id="116" w:author="Tippins, Margie F." w:date="2011-04-06T12:16:00Z">
        <w:r w:rsidDel="008609F1">
          <w:rPr>
            <w:rFonts w:ascii="Times New Roman" w:hAnsi="Times New Roman"/>
            <w:sz w:val="20"/>
            <w:szCs w:val="20"/>
          </w:rPr>
          <w:delText>An applicant to the graduate nursing program may challenge, by a written exam, the unde</w:delText>
        </w:r>
        <w:r w:rsidDel="008609F1">
          <w:rPr>
            <w:rFonts w:ascii="Times New Roman" w:hAnsi="Times New Roman"/>
            <w:spacing w:val="-4"/>
            <w:sz w:val="20"/>
            <w:szCs w:val="20"/>
          </w:rPr>
          <w:delText>r</w:delText>
        </w:r>
        <w:r w:rsidDel="008609F1">
          <w:rPr>
            <w:rFonts w:ascii="Times New Roman" w:hAnsi="Times New Roman"/>
            <w:sz w:val="20"/>
            <w:szCs w:val="20"/>
          </w:rPr>
          <w:delText>- graduate prerequisites of health assessment and pathophysiolog</w:delText>
        </w:r>
        <w:r w:rsidDel="008609F1">
          <w:rPr>
            <w:rFonts w:ascii="Times New Roman" w:hAnsi="Times New Roman"/>
            <w:spacing w:val="-13"/>
            <w:sz w:val="20"/>
            <w:szCs w:val="20"/>
          </w:rPr>
          <w:delText>y</w:delText>
        </w:r>
        <w:r w:rsidDel="008609F1">
          <w:rPr>
            <w:rFonts w:ascii="Times New Roman" w:hAnsi="Times New Roman"/>
            <w:sz w:val="20"/>
            <w:szCs w:val="20"/>
          </w:rPr>
          <w:delText>. Evidence of related work expe- riences with supporting documents must be provided.</w:delText>
        </w:r>
      </w:del>
    </w:p>
    <w:p w:rsidR="00F42301" w:rsidDel="008609F1" w:rsidRDefault="00F42301" w:rsidP="00565BD4">
      <w:pPr>
        <w:widowControl w:val="0"/>
        <w:tabs>
          <w:tab w:val="left" w:pos="9180"/>
        </w:tabs>
        <w:autoSpaceDE w:val="0"/>
        <w:autoSpaceDN w:val="0"/>
        <w:adjustRightInd w:val="0"/>
        <w:spacing w:after="0" w:line="250" w:lineRule="auto"/>
        <w:ind w:left="1944" w:right="360" w:firstLine="360"/>
        <w:jc w:val="both"/>
        <w:rPr>
          <w:del w:id="117" w:author="Tippins, Margie F." w:date="2011-04-06T12:16:00Z"/>
          <w:rFonts w:ascii="Times New Roman" w:hAnsi="Times New Roman"/>
          <w:sz w:val="20"/>
          <w:szCs w:val="20"/>
        </w:rPr>
      </w:pPr>
      <w:del w:id="118" w:author="Tippins, Margie F." w:date="2011-04-06T12:16:00Z">
        <w:r w:rsidDel="008609F1">
          <w:rPr>
            <w:rFonts w:ascii="Times New Roman" w:hAnsi="Times New Roman"/>
            <w:sz w:val="20"/>
            <w:szCs w:val="20"/>
          </w:rPr>
          <w:delText>Request for permission and approval to challenge the above courses must be obtained the se- mester before the courses are o</w:delText>
        </w:r>
        <w:r w:rsidDel="008609F1">
          <w:rPr>
            <w:rFonts w:ascii="Times New Roman" w:hAnsi="Times New Roman"/>
            <w:spacing w:val="-4"/>
            <w:sz w:val="20"/>
            <w:szCs w:val="20"/>
          </w:rPr>
          <w:delText>f</w:delText>
        </w:r>
        <w:r w:rsidDel="008609F1">
          <w:rPr>
            <w:rFonts w:ascii="Times New Roman" w:hAnsi="Times New Roman"/>
            <w:sz w:val="20"/>
            <w:szCs w:val="20"/>
          </w:rPr>
          <w:delText>fered.</w:delText>
        </w:r>
        <w:r w:rsidDel="008609F1">
          <w:rPr>
            <w:rFonts w:ascii="Times New Roman" w:hAnsi="Times New Roman"/>
            <w:spacing w:val="-4"/>
            <w:sz w:val="20"/>
            <w:szCs w:val="20"/>
          </w:rPr>
          <w:delText xml:space="preserve"> </w:delText>
        </w:r>
        <w:r w:rsidDel="008609F1">
          <w:rPr>
            <w:rFonts w:ascii="Times New Roman" w:hAnsi="Times New Roman"/>
            <w:sz w:val="20"/>
            <w:szCs w:val="20"/>
          </w:rPr>
          <w:delText>The schedule of course o</w:delText>
        </w:r>
        <w:r w:rsidDel="008609F1">
          <w:rPr>
            <w:rFonts w:ascii="Times New Roman" w:hAnsi="Times New Roman"/>
            <w:spacing w:val="-4"/>
            <w:sz w:val="20"/>
            <w:szCs w:val="20"/>
          </w:rPr>
          <w:delText>f</w:delText>
        </w:r>
        <w:r w:rsidDel="008609F1">
          <w:rPr>
            <w:rFonts w:ascii="Times New Roman" w:hAnsi="Times New Roman"/>
            <w:sz w:val="20"/>
            <w:szCs w:val="20"/>
          </w:rPr>
          <w:delText>ferings can be obtained from the Department of Nursing.</w:delText>
        </w:r>
      </w:del>
    </w:p>
    <w:p w:rsidR="00F42301" w:rsidRDefault="00F42301" w:rsidP="00565BD4">
      <w:pPr>
        <w:widowControl w:val="0"/>
        <w:tabs>
          <w:tab w:val="left" w:pos="9180"/>
        </w:tabs>
        <w:autoSpaceDE w:val="0"/>
        <w:autoSpaceDN w:val="0"/>
        <w:adjustRightInd w:val="0"/>
        <w:spacing w:after="0" w:line="250" w:lineRule="auto"/>
        <w:ind w:left="1944" w:right="360" w:firstLine="360"/>
        <w:jc w:val="both"/>
        <w:rPr>
          <w:rFonts w:ascii="Times New Roman" w:hAnsi="Times New Roman"/>
          <w:sz w:val="20"/>
          <w:szCs w:val="20"/>
        </w:rPr>
      </w:pPr>
      <w:del w:id="119" w:author="Tippins, Margie F." w:date="2011-04-06T12:16:00Z">
        <w:r w:rsidDel="008609F1">
          <w:rPr>
            <w:rFonts w:ascii="Times New Roman" w:hAnsi="Times New Roman"/>
            <w:sz w:val="20"/>
            <w:szCs w:val="20"/>
          </w:rPr>
          <w:delText>Failure to successfully complete the challenge exam on the first attempt will necessitate a stu- dent</w:delText>
        </w:r>
        <w:r w:rsidDel="008609F1">
          <w:rPr>
            <w:rFonts w:ascii="Times New Roman" w:hAnsi="Times New Roman"/>
            <w:spacing w:val="-11"/>
            <w:sz w:val="20"/>
            <w:szCs w:val="20"/>
          </w:rPr>
          <w:delText>’</w:delText>
        </w:r>
        <w:r w:rsidDel="008609F1">
          <w:rPr>
            <w:rFonts w:ascii="Times New Roman" w:hAnsi="Times New Roman"/>
            <w:sz w:val="20"/>
            <w:szCs w:val="20"/>
          </w:rPr>
          <w:delText>s taking the course.</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A</w:delText>
        </w:r>
        <w:r w:rsidDel="008609F1">
          <w:rPr>
            <w:rFonts w:ascii="Times New Roman" w:hAnsi="Times New Roman"/>
            <w:spacing w:val="-11"/>
            <w:sz w:val="20"/>
            <w:szCs w:val="20"/>
          </w:rPr>
          <w:delText xml:space="preserve"> </w:delText>
        </w:r>
        <w:r w:rsidDel="008609F1">
          <w:rPr>
            <w:rFonts w:ascii="Times New Roman" w:hAnsi="Times New Roman"/>
            <w:sz w:val="20"/>
            <w:szCs w:val="20"/>
          </w:rPr>
          <w:delText>copy of the course outline and the title of books for the courses listed above may be obtained from the course instructo</w:delText>
        </w:r>
        <w:r w:rsidDel="008609F1">
          <w:rPr>
            <w:rFonts w:ascii="Times New Roman" w:hAnsi="Times New Roman"/>
            <w:spacing w:val="-11"/>
            <w:sz w:val="20"/>
            <w:szCs w:val="20"/>
          </w:rPr>
          <w:delText>r</w:delText>
        </w:r>
      </w:del>
      <w:r>
        <w:rPr>
          <w:rFonts w:ascii="Times New Roman" w:hAnsi="Times New Roman"/>
          <w:sz w:val="20"/>
          <w:szCs w:val="20"/>
        </w:rPr>
        <w:t>.</w:t>
      </w:r>
    </w:p>
    <w:p w:rsidR="00F42301" w:rsidRDefault="00F42301" w:rsidP="00565BD4">
      <w:pPr>
        <w:widowControl w:val="0"/>
        <w:tabs>
          <w:tab w:val="left" w:pos="9180"/>
        </w:tabs>
        <w:autoSpaceDE w:val="0"/>
        <w:autoSpaceDN w:val="0"/>
        <w:adjustRightInd w:val="0"/>
        <w:spacing w:after="0" w:line="250" w:lineRule="auto"/>
        <w:ind w:left="1944" w:right="360" w:firstLine="360"/>
        <w:jc w:val="both"/>
        <w:rPr>
          <w:rFonts w:ascii="Times New Roman" w:hAnsi="Times New Roman"/>
          <w:sz w:val="20"/>
          <w:szCs w:val="20"/>
        </w:rPr>
        <w:sectPr w:rsidR="00F42301" w:rsidSect="00565BD4">
          <w:pgSz w:w="12240" w:h="15840"/>
          <w:pgMar w:top="260" w:right="1440" w:bottom="280" w:left="200" w:header="0" w:footer="1044" w:gutter="0"/>
          <w:cols w:space="720"/>
          <w:noEndnote/>
        </w:sectPr>
      </w:pPr>
    </w:p>
    <w:tbl>
      <w:tblPr>
        <w:tblW w:w="10321" w:type="dxa"/>
        <w:tblInd w:w="119" w:type="dxa"/>
        <w:tblLayout w:type="fixed"/>
        <w:tblCellMar>
          <w:left w:w="0" w:type="dxa"/>
          <w:right w:w="0" w:type="dxa"/>
        </w:tblCellMar>
        <w:tblLook w:val="0000"/>
      </w:tblPr>
      <w:tblGrid>
        <w:gridCol w:w="4876"/>
        <w:gridCol w:w="4185"/>
        <w:gridCol w:w="126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18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50" w:lineRule="exact"/>
              <w:ind w:right="360"/>
              <w:jc w:val="both"/>
              <w:rPr>
                <w:rFonts w:ascii="Times New Roman" w:hAnsi="Times New Roman"/>
                <w:sz w:val="15"/>
                <w:szCs w:val="15"/>
              </w:rPr>
            </w:pPr>
          </w:p>
          <w:p w:rsidR="00F42301" w:rsidRPr="00FA7AC7" w:rsidRDefault="00F42301" w:rsidP="00CD2215">
            <w:pPr>
              <w:widowControl w:val="0"/>
              <w:tabs>
                <w:tab w:val="left" w:pos="9180"/>
              </w:tabs>
              <w:autoSpaceDE w:val="0"/>
              <w:autoSpaceDN w:val="0"/>
              <w:adjustRightInd w:val="0"/>
              <w:spacing w:after="0"/>
              <w:ind w:left="1973" w:right="360" w:hanging="578"/>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260"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18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260"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18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260"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Pr="00896FAA" w:rsidRDefault="00284C41" w:rsidP="00896FAA">
      <w:pPr>
        <w:pStyle w:val="Heading2"/>
        <w:ind w:firstLine="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645" style="position:absolute;margin-left:315pt;margin-top:-52.55pt;width:31.2pt;height:31.05pt;z-index:-251659776;mso-position-horizontal-relative:page;mso-position-vertical-relative:text" coordorigin="6300,-1051" coordsize="624,621" o:allowincell="f">
            <v:rect id="_x0000_s3646" style="position:absolute;left:6305;top:-1046;width:613;height:610" o:allowincell="f" stroked="f">
              <v:path arrowok="t"/>
            </v:rect>
            <v:rect id="_x0000_s3647" style="position:absolute;left:6306;top:-1046;width:620;height:620;mso-position-horizontal-relative:page" o:allowincell="f" filled="f" stroked="f">
              <v:textbox style="mso-next-textbox:#_x0000_s364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6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20" w:name="_Toc294969727"/>
      <w:r w:rsidR="00F42301" w:rsidRPr="00896FAA">
        <w:rPr>
          <w:rFonts w:ascii="Times New Roman" w:hAnsi="Times New Roman"/>
          <w:bCs w:val="0"/>
          <w:color w:val="808080" w:themeColor="background1" w:themeShade="80"/>
          <w:sz w:val="28"/>
          <w:szCs w:val="28"/>
        </w:rPr>
        <w:t>Deg</w:t>
      </w:r>
      <w:r w:rsidR="00F42301" w:rsidRPr="00896FAA">
        <w:rPr>
          <w:rFonts w:ascii="Times New Roman" w:hAnsi="Times New Roman"/>
          <w:bCs w:val="0"/>
          <w:color w:val="808080" w:themeColor="background1" w:themeShade="80"/>
          <w:spacing w:val="-5"/>
          <w:sz w:val="28"/>
          <w:szCs w:val="28"/>
        </w:rPr>
        <w:t>r</w:t>
      </w:r>
      <w:r w:rsidR="00F42301" w:rsidRPr="00896FAA">
        <w:rPr>
          <w:rFonts w:ascii="Times New Roman" w:hAnsi="Times New Roman"/>
          <w:bCs w:val="0"/>
          <w:color w:val="808080" w:themeColor="background1" w:themeShade="80"/>
          <w:sz w:val="28"/>
          <w:szCs w:val="28"/>
        </w:rPr>
        <w:t>ee Requi</w:t>
      </w:r>
      <w:r w:rsidR="00F42301" w:rsidRPr="00896FAA">
        <w:rPr>
          <w:rFonts w:ascii="Times New Roman" w:hAnsi="Times New Roman"/>
          <w:bCs w:val="0"/>
          <w:color w:val="808080" w:themeColor="background1" w:themeShade="80"/>
          <w:spacing w:val="-5"/>
          <w:sz w:val="28"/>
          <w:szCs w:val="28"/>
        </w:rPr>
        <w:t>r</w:t>
      </w:r>
      <w:r w:rsidR="00F42301" w:rsidRPr="00896FAA">
        <w:rPr>
          <w:rFonts w:ascii="Times New Roman" w:hAnsi="Times New Roman"/>
          <w:bCs w:val="0"/>
          <w:color w:val="808080" w:themeColor="background1" w:themeShade="80"/>
          <w:sz w:val="28"/>
          <w:szCs w:val="28"/>
        </w:rPr>
        <w:t>ements</w:t>
      </w:r>
      <w:bookmarkEnd w:id="120"/>
    </w:p>
    <w:p w:rsidR="00F42301" w:rsidRDefault="00F42301" w:rsidP="00565BD4">
      <w:pPr>
        <w:widowControl w:val="0"/>
        <w:tabs>
          <w:tab w:val="left" w:pos="9180"/>
        </w:tabs>
        <w:autoSpaceDE w:val="0"/>
        <w:autoSpaceDN w:val="0"/>
        <w:adjustRightInd w:val="0"/>
        <w:spacing w:before="37" w:after="0"/>
        <w:ind w:right="360" w:firstLine="0"/>
        <w:jc w:val="both"/>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27" w:after="0" w:line="240" w:lineRule="exact"/>
        <w:ind w:left="540" w:right="360"/>
        <w:jc w:val="both"/>
        <w:rPr>
          <w:rFonts w:ascii="Times New Roman" w:hAnsi="Times New Roman"/>
          <w:sz w:val="20"/>
          <w:szCs w:val="20"/>
        </w:rPr>
      </w:pPr>
      <w:r w:rsidRPr="00122DC4">
        <w:rPr>
          <w:rFonts w:ascii="Times New Roman" w:hAnsi="Times New Roman"/>
          <w:sz w:val="20"/>
          <w:szCs w:val="20"/>
        </w:rPr>
        <w:t xml:space="preserve">Earn a </w:t>
      </w:r>
      <w:ins w:id="121" w:author="Tippins, Margie F." w:date="2011-04-06T12:16:00Z">
        <w:r w:rsidRPr="00122DC4">
          <w:rPr>
            <w:rFonts w:ascii="Times New Roman" w:hAnsi="Times New Roman"/>
            <w:sz w:val="20"/>
            <w:szCs w:val="20"/>
          </w:rPr>
          <w:t xml:space="preserve">grade of “B” or better </w:t>
        </w:r>
      </w:ins>
      <w:del w:id="122" w:author="Tippins, Margie F." w:date="2011-04-06T12:16:00Z">
        <w:r w:rsidRPr="00122DC4" w:rsidDel="00D360BB">
          <w:rPr>
            <w:rFonts w:ascii="Times New Roman" w:hAnsi="Times New Roman"/>
            <w:sz w:val="20"/>
            <w:szCs w:val="20"/>
          </w:rPr>
          <w:delText xml:space="preserve">3.0 grade-point average calculated </w:delText>
        </w:r>
      </w:del>
      <w:r w:rsidRPr="00122DC4">
        <w:rPr>
          <w:rFonts w:ascii="Times New Roman" w:hAnsi="Times New Roman"/>
          <w:sz w:val="20"/>
          <w:szCs w:val="20"/>
        </w:rPr>
        <w:t xml:space="preserve">on all graduate work attempted, including transfer credits approved in advance of </w:t>
      </w:r>
      <w:r w:rsidRPr="00122DC4">
        <w:rPr>
          <w:rFonts w:ascii="Times New Roman" w:hAnsi="Times New Roman"/>
          <w:position w:val="2"/>
          <w:sz w:val="20"/>
          <w:szCs w:val="20"/>
        </w:rPr>
        <w:t>enrollment.</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17" w:after="0" w:line="218" w:lineRule="exact"/>
        <w:ind w:left="540" w:right="360"/>
        <w:jc w:val="both"/>
        <w:rPr>
          <w:rFonts w:ascii="Times New Roman" w:hAnsi="Times New Roman"/>
          <w:sz w:val="20"/>
          <w:szCs w:val="20"/>
        </w:rPr>
      </w:pPr>
      <w:r w:rsidRPr="00122DC4">
        <w:rPr>
          <w:rFonts w:ascii="Times New Roman" w:hAnsi="Times New Roman"/>
          <w:sz w:val="20"/>
          <w:szCs w:val="20"/>
        </w:rPr>
        <w:t xml:space="preserve">Earn 27 of the 36 hours required for degree for Nurse Educator or 35 of the </w:t>
      </w:r>
      <w:r w:rsidRPr="00122DC4">
        <w:rPr>
          <w:rFonts w:ascii="Times New Roman" w:hAnsi="Times New Roman"/>
          <w:position w:val="2"/>
          <w:sz w:val="20"/>
          <w:szCs w:val="20"/>
        </w:rPr>
        <w:t xml:space="preserve">44 hours required </w:t>
      </w:r>
      <w:r w:rsidRPr="00122DC4">
        <w:rPr>
          <w:rFonts w:ascii="Times New Roman" w:hAnsi="Times New Roman"/>
          <w:sz w:val="20"/>
          <w:szCs w:val="20"/>
        </w:rPr>
        <w:t>for degree for the Family Nurse Practitioner in residence at</w:t>
      </w:r>
      <w:r w:rsidRPr="00122DC4">
        <w:rPr>
          <w:rFonts w:ascii="Times New Roman" w:hAnsi="Times New Roman"/>
          <w:spacing w:val="-11"/>
          <w:sz w:val="20"/>
          <w:szCs w:val="20"/>
        </w:rPr>
        <w:t xml:space="preserve"> </w:t>
      </w:r>
      <w:r w:rsidRPr="00122DC4">
        <w:rPr>
          <w:rFonts w:ascii="Times New Roman" w:hAnsi="Times New Roman"/>
          <w:sz w:val="20"/>
          <w:szCs w:val="20"/>
        </w:rPr>
        <w:t>Albany State Universit</w:t>
      </w:r>
      <w:r w:rsidRPr="00122DC4">
        <w:rPr>
          <w:rFonts w:ascii="Times New Roman" w:hAnsi="Times New Roman"/>
          <w:spacing w:val="-13"/>
          <w:sz w:val="20"/>
          <w:szCs w:val="20"/>
        </w:rPr>
        <w:t>y</w:t>
      </w:r>
      <w:r w:rsidRPr="00122DC4">
        <w:rPr>
          <w:rFonts w:ascii="Times New Roman" w:hAnsi="Times New Roman"/>
          <w:sz w:val="20"/>
          <w:szCs w:val="20"/>
        </w:rPr>
        <w:t>.</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12" w:after="0"/>
        <w:ind w:left="540" w:right="360"/>
        <w:jc w:val="both"/>
        <w:rPr>
          <w:rFonts w:ascii="Times New Roman" w:hAnsi="Times New Roman"/>
          <w:sz w:val="20"/>
          <w:szCs w:val="20"/>
        </w:rPr>
      </w:pPr>
      <w:r w:rsidRPr="00122DC4">
        <w:rPr>
          <w:rFonts w:ascii="Times New Roman" w:hAnsi="Times New Roman"/>
          <w:sz w:val="20"/>
          <w:szCs w:val="20"/>
        </w:rPr>
        <w:t>Pass a written comprehensive examination in area of concentration.</w:t>
      </w:r>
    </w:p>
    <w:p w:rsidR="00F42301" w:rsidRPr="00122DC4" w:rsidRDefault="00284C41" w:rsidP="00FF55DE">
      <w:pPr>
        <w:pStyle w:val="ListParagraph"/>
        <w:widowControl w:val="0"/>
        <w:numPr>
          <w:ilvl w:val="0"/>
          <w:numId w:val="27"/>
        </w:numPr>
        <w:tabs>
          <w:tab w:val="left" w:pos="9180"/>
        </w:tabs>
        <w:autoSpaceDE w:val="0"/>
        <w:autoSpaceDN w:val="0"/>
        <w:adjustRightInd w:val="0"/>
        <w:spacing w:after="0" w:line="218" w:lineRule="exact"/>
        <w:ind w:left="540" w:right="360"/>
        <w:jc w:val="both"/>
        <w:rPr>
          <w:rFonts w:ascii="Times New Roman" w:hAnsi="Times New Roman"/>
          <w:sz w:val="20"/>
          <w:szCs w:val="20"/>
        </w:rPr>
      </w:pPr>
      <w:r w:rsidRPr="00284C41">
        <w:rPr>
          <w:rFonts w:ascii="Times New Roman" w:hAnsi="Times New Roman"/>
          <w:noProof/>
          <w:color w:val="191919"/>
          <w:sz w:val="20"/>
          <w:szCs w:val="20"/>
        </w:rPr>
        <w:pict>
          <v:shape id="_x0000_s7689" type="#_x0000_t202" style="position:absolute;left:0;text-align:left;margin-left:525.35pt;margin-top:146.75pt;width:1in;height:495.8pt;z-index:-251350528;mso-position-horizontal-relative:page;mso-position-vertical-relative:page" o:allowincell="f" filled="f" stroked="f">
            <v:textbox style="layout-flow:vertical;mso-next-textbox:#_x0000_s7689" inset="0,0,0,0">
              <w:txbxContent>
                <w:p w:rsidR="00E410E0" w:rsidRDefault="00E410E0" w:rsidP="00122DC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122DC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sidRPr="00122DC4">
        <w:rPr>
          <w:rFonts w:ascii="Times New Roman" w:hAnsi="Times New Roman"/>
          <w:sz w:val="20"/>
          <w:szCs w:val="20"/>
        </w:rPr>
        <w:t>Complete a thesis or major research project.</w:t>
      </w:r>
    </w:p>
    <w:p w:rsidR="00F42301" w:rsidRPr="00122DC4" w:rsidRDefault="00F42301" w:rsidP="00FF55DE">
      <w:pPr>
        <w:pStyle w:val="ListParagraph"/>
        <w:widowControl w:val="0"/>
        <w:numPr>
          <w:ilvl w:val="0"/>
          <w:numId w:val="27"/>
        </w:numPr>
        <w:tabs>
          <w:tab w:val="left" w:pos="9180"/>
        </w:tabs>
        <w:autoSpaceDE w:val="0"/>
        <w:autoSpaceDN w:val="0"/>
        <w:adjustRightInd w:val="0"/>
        <w:spacing w:before="10" w:after="0"/>
        <w:ind w:left="540" w:right="360"/>
        <w:jc w:val="both"/>
        <w:rPr>
          <w:rFonts w:ascii="Times New Roman" w:hAnsi="Times New Roman"/>
          <w:sz w:val="20"/>
          <w:szCs w:val="20"/>
        </w:rPr>
      </w:pPr>
      <w:r w:rsidRPr="00122DC4">
        <w:rPr>
          <w:rFonts w:ascii="Times New Roman" w:hAnsi="Times New Roman"/>
          <w:sz w:val="20"/>
          <w:szCs w:val="20"/>
        </w:rPr>
        <w:t>Complete all requirements for the degree within six years of time of first enrollment in the</w:t>
      </w:r>
      <w:r w:rsidR="00122DC4">
        <w:rPr>
          <w:rFonts w:ascii="Times New Roman" w:hAnsi="Times New Roman"/>
          <w:sz w:val="20"/>
          <w:szCs w:val="20"/>
        </w:rPr>
        <w:t xml:space="preserve"> </w:t>
      </w:r>
      <w:r w:rsidRPr="00122DC4">
        <w:rPr>
          <w:rFonts w:ascii="Times New Roman" w:hAnsi="Times New Roman"/>
          <w:sz w:val="20"/>
          <w:szCs w:val="20"/>
        </w:rPr>
        <w:t>Graduate Nursing Program.</w:t>
      </w:r>
    </w:p>
    <w:p w:rsidR="00F42301" w:rsidRDefault="00F42301" w:rsidP="00565BD4">
      <w:pPr>
        <w:widowControl w:val="0"/>
        <w:tabs>
          <w:tab w:val="left" w:pos="9180"/>
        </w:tabs>
        <w:autoSpaceDE w:val="0"/>
        <w:autoSpaceDN w:val="0"/>
        <w:adjustRightInd w:val="0"/>
        <w:spacing w:before="10" w:after="0" w:line="140" w:lineRule="exact"/>
        <w:ind w:right="360" w:firstLine="0"/>
        <w:jc w:val="both"/>
        <w:rPr>
          <w:rFonts w:ascii="Times New Roman" w:hAnsi="Times New Roman"/>
          <w:sz w:val="14"/>
          <w:szCs w:val="14"/>
        </w:rPr>
      </w:pPr>
    </w:p>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sz w:val="20"/>
          <w:szCs w:val="20"/>
        </w:rPr>
      </w:pPr>
    </w:p>
    <w:p w:rsidR="00F42301" w:rsidRPr="00896FAA" w:rsidRDefault="00F42301" w:rsidP="00896FAA">
      <w:pPr>
        <w:pStyle w:val="Heading2"/>
        <w:ind w:firstLine="0"/>
        <w:rPr>
          <w:rFonts w:ascii="Impact" w:hAnsi="Impact" w:cs="Impact"/>
          <w:color w:val="808080" w:themeColor="background1" w:themeShade="80"/>
          <w:sz w:val="32"/>
          <w:szCs w:val="32"/>
        </w:rPr>
      </w:pPr>
      <w:bookmarkStart w:id="123" w:name="_Toc294969728"/>
      <w:r w:rsidRPr="00896FAA">
        <w:rPr>
          <w:rFonts w:ascii="Impact" w:hAnsi="Impact" w:cs="Impact"/>
          <w:color w:val="808080" w:themeColor="background1" w:themeShade="80"/>
          <w:sz w:val="32"/>
          <w:szCs w:val="32"/>
        </w:rPr>
        <w:t>GRADU</w:t>
      </w:r>
      <w:r w:rsidRPr="00896FAA">
        <w:rPr>
          <w:rFonts w:ascii="Impact" w:hAnsi="Impact" w:cs="Impact"/>
          <w:color w:val="808080" w:themeColor="background1" w:themeShade="80"/>
          <w:spacing w:val="-17"/>
          <w:sz w:val="32"/>
          <w:szCs w:val="32"/>
        </w:rPr>
        <w:t>A</w:t>
      </w:r>
      <w:r w:rsidRPr="00896FAA">
        <w:rPr>
          <w:rFonts w:ascii="Impact" w:hAnsi="Impact" w:cs="Impact"/>
          <w:color w:val="808080" w:themeColor="background1" w:themeShade="80"/>
          <w:sz w:val="32"/>
          <w:szCs w:val="32"/>
        </w:rPr>
        <w:t xml:space="preserve">TE </w:t>
      </w:r>
      <w:r w:rsidRPr="00896FAA">
        <w:rPr>
          <w:rFonts w:ascii="Impact" w:hAnsi="Impact" w:cs="Impact"/>
          <w:color w:val="808080" w:themeColor="background1" w:themeShade="80"/>
          <w:spacing w:val="-6"/>
          <w:sz w:val="32"/>
          <w:szCs w:val="32"/>
        </w:rPr>
        <w:t>F</w:t>
      </w:r>
      <w:r w:rsidRPr="00896FAA">
        <w:rPr>
          <w:rFonts w:ascii="Impact" w:hAnsi="Impact" w:cs="Impact"/>
          <w:color w:val="808080" w:themeColor="background1" w:themeShade="80"/>
          <w:sz w:val="32"/>
          <w:szCs w:val="32"/>
        </w:rPr>
        <w:t>ACU</w:t>
      </w:r>
      <w:r w:rsidRPr="00896FAA">
        <w:rPr>
          <w:rFonts w:ascii="Impact" w:hAnsi="Impact" w:cs="Impact"/>
          <w:color w:val="808080" w:themeColor="background1" w:themeShade="80"/>
          <w:spacing w:val="-23"/>
          <w:sz w:val="32"/>
          <w:szCs w:val="32"/>
        </w:rPr>
        <w:t>L</w:t>
      </w:r>
      <w:r w:rsidRPr="00896FAA">
        <w:rPr>
          <w:rFonts w:ascii="Impact" w:hAnsi="Impact" w:cs="Impact"/>
          <w:color w:val="808080" w:themeColor="background1" w:themeShade="80"/>
          <w:spacing w:val="8"/>
          <w:sz w:val="32"/>
          <w:szCs w:val="32"/>
        </w:rPr>
        <w:t>T</w:t>
      </w:r>
      <w:r w:rsidRPr="00896FAA">
        <w:rPr>
          <w:rFonts w:ascii="Impact" w:hAnsi="Impact" w:cs="Impact"/>
          <w:color w:val="808080" w:themeColor="background1" w:themeShade="80"/>
          <w:sz w:val="32"/>
          <w:szCs w:val="32"/>
        </w:rPr>
        <w:t>Y</w:t>
      </w:r>
      <w:bookmarkEnd w:id="123"/>
    </w:p>
    <w:p w:rsidR="00F42301" w:rsidRDefault="00F42301" w:rsidP="00565BD4">
      <w:pPr>
        <w:widowControl w:val="0"/>
        <w:tabs>
          <w:tab w:val="left" w:pos="9180"/>
        </w:tabs>
        <w:autoSpaceDE w:val="0"/>
        <w:autoSpaceDN w:val="0"/>
        <w:adjustRightInd w:val="0"/>
        <w:spacing w:before="15" w:after="0" w:line="400" w:lineRule="auto"/>
        <w:ind w:right="360" w:firstLine="0"/>
        <w:jc w:val="both"/>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del w:id="124" w:author="Tippins, Margie F." w:date="2011-04-06T12:22:00Z">
        <w:r w:rsidDel="00370B94">
          <w:rPr>
            <w:rFonts w:ascii="Times New Roman" w:hAnsi="Times New Roman"/>
            <w:b/>
            <w:bCs/>
            <w:color w:val="000000"/>
            <w:sz w:val="20"/>
            <w:szCs w:val="20"/>
          </w:rPr>
          <w:delText>Fabayo,</w:delText>
        </w:r>
        <w:r w:rsidDel="00370B94">
          <w:rPr>
            <w:rFonts w:ascii="Times New Roman" w:hAnsi="Times New Roman"/>
            <w:b/>
            <w:bCs/>
            <w:color w:val="000000"/>
            <w:spacing w:val="-11"/>
            <w:sz w:val="20"/>
            <w:szCs w:val="20"/>
          </w:rPr>
          <w:delText xml:space="preserve"> </w:delText>
        </w:r>
        <w:r w:rsidDel="00370B94">
          <w:rPr>
            <w:rFonts w:ascii="Times New Roman" w:hAnsi="Times New Roman"/>
            <w:b/>
            <w:bCs/>
            <w:color w:val="000000"/>
            <w:sz w:val="20"/>
            <w:szCs w:val="20"/>
          </w:rPr>
          <w:delText>Adebisi, Ph.D.</w:delText>
        </w:r>
        <w:r w:rsidDel="00370B94">
          <w:rPr>
            <w:rFonts w:ascii="Times New Roman" w:hAnsi="Times New Roman"/>
            <w:color w:val="000000"/>
            <w:sz w:val="20"/>
            <w:szCs w:val="20"/>
          </w:rPr>
          <w:delText xml:space="preserve">, University of Connecticut. </w:delText>
        </w:r>
        <w:r w:rsidDel="00370B94">
          <w:rPr>
            <w:rFonts w:ascii="Times New Roman" w:hAnsi="Times New Roman"/>
            <w:i/>
            <w:iCs/>
            <w:color w:val="000000"/>
            <w:sz w:val="20"/>
            <w:szCs w:val="20"/>
          </w:rPr>
          <w:delText xml:space="preserve">Specialty: Nursing Theory and Legal Matters </w:delText>
        </w:r>
        <w:r w:rsidDel="00370B94">
          <w:rPr>
            <w:rFonts w:ascii="Times New Roman" w:hAnsi="Times New Roman"/>
            <w:b/>
            <w:bCs/>
            <w:color w:val="000000"/>
            <w:sz w:val="20"/>
            <w:szCs w:val="20"/>
          </w:rPr>
          <w:delText>Chloe Gaines, Ph.D.</w:delText>
        </w:r>
        <w:r w:rsidDel="00370B94">
          <w:rPr>
            <w:rFonts w:ascii="Times New Roman" w:hAnsi="Times New Roman"/>
            <w:color w:val="000000"/>
            <w:sz w:val="20"/>
            <w:szCs w:val="20"/>
          </w:rPr>
          <w:delText>,</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4"/>
            <w:sz w:val="20"/>
            <w:szCs w:val="20"/>
          </w:rPr>
          <w:delText>T</w:delText>
        </w:r>
        <w:r w:rsidDel="00370B94">
          <w:rPr>
            <w:rFonts w:ascii="Times New Roman" w:hAnsi="Times New Roman"/>
            <w:color w:val="000000"/>
            <w:sz w:val="20"/>
            <w:szCs w:val="20"/>
          </w:rPr>
          <w:delText>exas</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6"/>
            <w:sz w:val="20"/>
            <w:szCs w:val="20"/>
          </w:rPr>
          <w:delText>W</w:delText>
        </w:r>
        <w:r w:rsidDel="00370B94">
          <w:rPr>
            <w:rFonts w:ascii="Times New Roman" w:hAnsi="Times New Roman"/>
            <w:color w:val="000000"/>
            <w:sz w:val="20"/>
            <w:szCs w:val="20"/>
          </w:rPr>
          <w:delText>omen</w:delText>
        </w:r>
        <w:r w:rsidDel="00370B94">
          <w:rPr>
            <w:rFonts w:ascii="Times New Roman" w:hAnsi="Times New Roman"/>
            <w:color w:val="000000"/>
            <w:spacing w:val="-11"/>
            <w:sz w:val="20"/>
            <w:szCs w:val="20"/>
          </w:rPr>
          <w:delText>’</w:delText>
        </w:r>
        <w:r w:rsidDel="00370B94">
          <w:rPr>
            <w:rFonts w:ascii="Times New Roman" w:hAnsi="Times New Roman"/>
            <w:color w:val="000000"/>
            <w:sz w:val="20"/>
            <w:szCs w:val="20"/>
          </w:rPr>
          <w:delText>s Universit</w:delText>
        </w:r>
        <w:r w:rsidDel="00370B94">
          <w:rPr>
            <w:rFonts w:ascii="Times New Roman" w:hAnsi="Times New Roman"/>
            <w:color w:val="000000"/>
            <w:spacing w:val="-13"/>
            <w:sz w:val="20"/>
            <w:szCs w:val="20"/>
          </w:rPr>
          <w:delText>y</w:delText>
        </w:r>
        <w:r w:rsidDel="00370B94">
          <w:rPr>
            <w:rFonts w:ascii="Times New Roman" w:hAnsi="Times New Roman"/>
            <w:color w:val="000000"/>
            <w:sz w:val="20"/>
            <w:szCs w:val="20"/>
          </w:rPr>
          <w:delText xml:space="preserve">. </w:delText>
        </w:r>
        <w:r w:rsidDel="00370B94">
          <w:rPr>
            <w:rFonts w:ascii="Times New Roman" w:hAnsi="Times New Roman"/>
            <w:i/>
            <w:iCs/>
            <w:color w:val="000000"/>
            <w:sz w:val="20"/>
            <w:szCs w:val="20"/>
          </w:rPr>
          <w:delText>Specialty: Family Nurse Practitioner</w:delText>
        </w:r>
      </w:del>
    </w:p>
    <w:p w:rsidR="00F42301" w:rsidRDefault="00F42301" w:rsidP="00565BD4">
      <w:pPr>
        <w:widowControl w:val="0"/>
        <w:tabs>
          <w:tab w:val="left" w:pos="9180"/>
        </w:tabs>
        <w:autoSpaceDE w:val="0"/>
        <w:autoSpaceDN w:val="0"/>
        <w:adjustRightInd w:val="0"/>
        <w:spacing w:before="5" w:after="0"/>
        <w:ind w:right="360" w:firstLine="0"/>
        <w:jc w:val="both"/>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w:t>
      </w:r>
      <w:r w:rsidR="00122DC4">
        <w:rPr>
          <w:rFonts w:ascii="Times New Roman" w:hAnsi="Times New Roman"/>
          <w:i/>
          <w:iCs/>
          <w:color w:val="000000"/>
          <w:sz w:val="20"/>
          <w:szCs w:val="20"/>
        </w:rPr>
        <w:t xml:space="preserve"> </w:t>
      </w:r>
      <w:r>
        <w:rPr>
          <w:rFonts w:ascii="Times New Roman" w:hAnsi="Times New Roman"/>
          <w:i/>
          <w:iCs/>
          <w:color w:val="000000"/>
          <w:sz w:val="20"/>
          <w:szCs w:val="20"/>
        </w:rPr>
        <w:t>Health Nursing</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ins w:id="125" w:author="Tippins, Margie F." w:date="2011-04-06T12:18:00Z"/>
          <w:rFonts w:ascii="Times New Roman" w:hAnsi="Times New Roman"/>
          <w:b/>
          <w:bCs/>
          <w:color w:val="000000"/>
          <w:sz w:val="20"/>
          <w:szCs w:val="20"/>
        </w:rPr>
      </w:pPr>
      <w:ins w:id="126" w:author="Tippins, Margie F." w:date="2011-04-06T12:17:00Z">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00284C41" w:rsidRPr="00284C41">
          <w:rPr>
            <w:rFonts w:ascii="Times New Roman" w:hAnsi="Times New Roman"/>
            <w:b/>
            <w:bCs/>
            <w:i/>
            <w:color w:val="000000"/>
            <w:sz w:val="20"/>
            <w:szCs w:val="20"/>
            <w:rPrChange w:id="127" w:author="Tippins, Margie F." w:date="2011-04-06T12:18:00Z">
              <w:rPr>
                <w:rFonts w:ascii="Times New Roman" w:hAnsi="Times New Roman"/>
                <w:b/>
                <w:bCs/>
                <w:color w:val="000000"/>
                <w:sz w:val="20"/>
                <w:szCs w:val="20"/>
              </w:rPr>
            </w:rPrChange>
          </w:rPr>
          <w:t>Specialty:  Nursing Education</w:t>
        </w:r>
        <w:r>
          <w:rPr>
            <w:rFonts w:ascii="Times New Roman" w:hAnsi="Times New Roman"/>
            <w:b/>
            <w:bCs/>
            <w:color w:val="000000"/>
            <w:sz w:val="20"/>
            <w:szCs w:val="20"/>
          </w:rPr>
          <w:t xml:space="preserve"> </w:t>
        </w:r>
      </w:ins>
    </w:p>
    <w:p w:rsidR="00F42301" w:rsidRDefault="00F42301" w:rsidP="00565BD4">
      <w:pPr>
        <w:widowControl w:val="0"/>
        <w:tabs>
          <w:tab w:val="left" w:pos="9180"/>
        </w:tabs>
        <w:autoSpaceDE w:val="0"/>
        <w:autoSpaceDN w:val="0"/>
        <w:adjustRightInd w:val="0"/>
        <w:spacing w:after="0"/>
        <w:ind w:right="360" w:firstLine="0"/>
        <w:jc w:val="both"/>
        <w:rPr>
          <w:ins w:id="128" w:author="Tippins, Margie F." w:date="2011-04-06T12:16:00Z"/>
          <w:rFonts w:ascii="Times New Roman" w:hAnsi="Times New Roman"/>
          <w:b/>
          <w:bCs/>
          <w:color w:val="000000"/>
          <w:sz w:val="20"/>
          <w:szCs w:val="20"/>
        </w:rPr>
      </w:pP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ins w:id="129" w:author="Tippins, Margie F." w:date="2011-04-06T12:19:00Z">
        <w:r>
          <w:rPr>
            <w:rFonts w:ascii="Times New Roman" w:hAnsi="Times New Roman"/>
            <w:b/>
            <w:bCs/>
            <w:color w:val="000000"/>
            <w:sz w:val="20"/>
            <w:szCs w:val="20"/>
          </w:rPr>
          <w:t>Mitchell</w:t>
        </w:r>
      </w:ins>
      <w:del w:id="130" w:author="Tippins, Margie F." w:date="2011-04-06T12:19:00Z">
        <w:r w:rsidDel="007055C0">
          <w:rPr>
            <w:rFonts w:ascii="Times New Roman" w:hAnsi="Times New Roman"/>
            <w:b/>
            <w:bCs/>
            <w:color w:val="000000"/>
            <w:sz w:val="20"/>
            <w:szCs w:val="20"/>
          </w:rPr>
          <w:delText>Moo</w:delText>
        </w:r>
        <w:r w:rsidDel="007055C0">
          <w:rPr>
            <w:rFonts w:ascii="Times New Roman" w:hAnsi="Times New Roman"/>
            <w:b/>
            <w:bCs/>
            <w:color w:val="000000"/>
            <w:spacing w:val="-4"/>
            <w:sz w:val="20"/>
            <w:szCs w:val="20"/>
          </w:rPr>
          <w:delText>r</w:delText>
        </w:r>
        <w:r w:rsidDel="007055C0">
          <w:rPr>
            <w:rFonts w:ascii="Times New Roman" w:hAnsi="Times New Roman"/>
            <w:b/>
            <w:bCs/>
            <w:color w:val="000000"/>
            <w:sz w:val="20"/>
            <w:szCs w:val="20"/>
          </w:rPr>
          <w:delText>e</w:delText>
        </w:r>
      </w:del>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e</w:t>
      </w:r>
      <w:r>
        <w:rPr>
          <w:rFonts w:ascii="Times New Roman" w:hAnsi="Times New Roman"/>
          <w:b/>
          <w:bCs/>
          <w:color w:val="000000"/>
          <w:spacing w:val="-4"/>
          <w:sz w:val="20"/>
          <w:szCs w:val="20"/>
        </w:rPr>
        <w:t>r</w:t>
      </w:r>
      <w:r>
        <w:rPr>
          <w:rFonts w:ascii="Times New Roman" w:hAnsi="Times New Roman"/>
          <w:b/>
          <w:bCs/>
          <w:color w:val="000000"/>
          <w:sz w:val="20"/>
          <w:szCs w:val="20"/>
        </w:rPr>
        <w:t>esa, Pharm.D.</w:t>
      </w:r>
      <w:r>
        <w:rPr>
          <w:rFonts w:ascii="Times New Roman" w:hAnsi="Times New Roman"/>
          <w:color w:val="000000"/>
          <w:sz w:val="20"/>
          <w:szCs w:val="20"/>
        </w:rPr>
        <w:t>, Florida</w:t>
      </w:r>
      <w:r>
        <w:rPr>
          <w:rFonts w:ascii="Times New Roman" w:hAnsi="Times New Roman"/>
          <w:color w:val="000000"/>
          <w:spacing w:val="-11"/>
          <w:sz w:val="20"/>
          <w:szCs w:val="20"/>
        </w:rPr>
        <w:t xml:space="preserve"> </w:t>
      </w:r>
      <w:r>
        <w:rPr>
          <w:rFonts w:ascii="Times New Roman" w:hAnsi="Times New Roman"/>
          <w:color w:val="000000"/>
          <w:sz w:val="20"/>
          <w:szCs w:val="20"/>
        </w:rPr>
        <w:t>A&amp;M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Pharmacy</w:t>
      </w:r>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F42301" w:rsidP="00565BD4">
      <w:pPr>
        <w:widowControl w:val="0"/>
        <w:tabs>
          <w:tab w:val="left" w:pos="9180"/>
        </w:tabs>
        <w:autoSpaceDE w:val="0"/>
        <w:autoSpaceDN w:val="0"/>
        <w:adjustRightInd w:val="0"/>
        <w:spacing w:after="0"/>
        <w:ind w:right="360" w:firstLine="0"/>
        <w:jc w:val="both"/>
        <w:rPr>
          <w:ins w:id="131" w:author="Tippins, Margie F." w:date="2011-04-06T12:19:00Z"/>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F42301" w:rsidRDefault="00F42301" w:rsidP="00565BD4">
      <w:pPr>
        <w:widowControl w:val="0"/>
        <w:tabs>
          <w:tab w:val="left" w:pos="9180"/>
        </w:tabs>
        <w:autoSpaceDE w:val="0"/>
        <w:autoSpaceDN w:val="0"/>
        <w:adjustRightInd w:val="0"/>
        <w:spacing w:after="0"/>
        <w:ind w:right="360" w:firstLine="0"/>
        <w:jc w:val="both"/>
        <w:rPr>
          <w:ins w:id="132" w:author="Tippins, Margie F." w:date="2011-04-06T12:19:00Z"/>
          <w:rFonts w:ascii="Times New Roman" w:hAnsi="Times New Roman"/>
          <w:color w:val="000000"/>
          <w:sz w:val="20"/>
          <w:szCs w:val="20"/>
        </w:rPr>
      </w:pPr>
    </w:p>
    <w:p w:rsidR="00F42301" w:rsidRDefault="00284C41" w:rsidP="00565BD4">
      <w:pPr>
        <w:widowControl w:val="0"/>
        <w:tabs>
          <w:tab w:val="left" w:pos="9180"/>
        </w:tabs>
        <w:autoSpaceDE w:val="0"/>
        <w:autoSpaceDN w:val="0"/>
        <w:adjustRightInd w:val="0"/>
        <w:spacing w:after="0"/>
        <w:ind w:right="360" w:firstLine="0"/>
        <w:jc w:val="both"/>
        <w:rPr>
          <w:rFonts w:ascii="Times New Roman" w:hAnsi="Times New Roman"/>
          <w:color w:val="000000"/>
          <w:sz w:val="20"/>
          <w:szCs w:val="20"/>
        </w:rPr>
      </w:pPr>
      <w:ins w:id="133" w:author="Tippins, Margie F." w:date="2011-04-06T12:19:00Z">
        <w:r w:rsidRPr="00284C41">
          <w:rPr>
            <w:rFonts w:ascii="Times New Roman" w:hAnsi="Times New Roman"/>
            <w:b/>
            <w:color w:val="000000"/>
            <w:sz w:val="20"/>
            <w:szCs w:val="20"/>
            <w:rPrChange w:id="134" w:author="Tippins, Margie F." w:date="2011-04-06T12:21:00Z">
              <w:rPr>
                <w:rFonts w:ascii="Times New Roman" w:hAnsi="Times New Roman"/>
                <w:color w:val="000000"/>
                <w:sz w:val="20"/>
                <w:szCs w:val="20"/>
              </w:rPr>
            </w:rPrChange>
          </w:rPr>
          <w:t>Rodd, Jan</w:t>
        </w:r>
        <w:r w:rsidR="00F42301">
          <w:rPr>
            <w:rFonts w:ascii="Times New Roman" w:hAnsi="Times New Roman"/>
            <w:color w:val="000000"/>
            <w:sz w:val="20"/>
            <w:szCs w:val="20"/>
          </w:rPr>
          <w:t xml:space="preserve">. MN, Emory University.  </w:t>
        </w:r>
        <w:r w:rsidRPr="00284C41">
          <w:rPr>
            <w:rFonts w:ascii="Times New Roman" w:hAnsi="Times New Roman"/>
            <w:i/>
            <w:color w:val="000000"/>
            <w:sz w:val="20"/>
            <w:szCs w:val="20"/>
            <w:rPrChange w:id="135" w:author="Tippins, Margie F." w:date="2011-04-06T12:20:00Z">
              <w:rPr>
                <w:rFonts w:ascii="Times New Roman" w:hAnsi="Times New Roman"/>
                <w:color w:val="000000"/>
                <w:sz w:val="20"/>
                <w:szCs w:val="20"/>
              </w:rPr>
            </w:rPrChange>
          </w:rPr>
          <w:t>Specialty;  Nursing Education</w:t>
        </w:r>
      </w:ins>
    </w:p>
    <w:p w:rsidR="00F42301" w:rsidRDefault="00F42301" w:rsidP="00565BD4">
      <w:pPr>
        <w:widowControl w:val="0"/>
        <w:tabs>
          <w:tab w:val="left" w:pos="9180"/>
        </w:tabs>
        <w:autoSpaceDE w:val="0"/>
        <w:autoSpaceDN w:val="0"/>
        <w:adjustRightInd w:val="0"/>
        <w:spacing w:before="4" w:after="0" w:line="150" w:lineRule="exact"/>
        <w:ind w:right="360" w:firstLine="0"/>
        <w:jc w:val="both"/>
        <w:rPr>
          <w:rFonts w:ascii="Times New Roman" w:hAnsi="Times New Roman"/>
          <w:color w:val="000000"/>
          <w:sz w:val="15"/>
          <w:szCs w:val="15"/>
        </w:rPr>
      </w:pPr>
    </w:p>
    <w:p w:rsidR="00F42301" w:rsidRDefault="00284C41" w:rsidP="00565BD4">
      <w:pPr>
        <w:widowControl w:val="0"/>
        <w:tabs>
          <w:tab w:val="left" w:pos="9180"/>
        </w:tabs>
        <w:autoSpaceDE w:val="0"/>
        <w:autoSpaceDN w:val="0"/>
        <w:adjustRightInd w:val="0"/>
        <w:spacing w:after="0"/>
        <w:ind w:right="360" w:firstLine="0"/>
        <w:jc w:val="both"/>
        <w:rPr>
          <w:ins w:id="136" w:author="Tippins, Margie F." w:date="2011-04-06T12:20:00Z"/>
          <w:rFonts w:ascii="Times New Roman" w:hAnsi="Times New Roman"/>
          <w:b/>
          <w:bCs/>
          <w:color w:val="000000"/>
          <w:spacing w:val="-9"/>
          <w:sz w:val="20"/>
          <w:szCs w:val="20"/>
        </w:rPr>
      </w:pPr>
      <w:ins w:id="137" w:author="Tippins, Margie F." w:date="2011-04-06T12:20:00Z">
        <w:r w:rsidRPr="00284C41">
          <w:rPr>
            <w:rFonts w:ascii="Times New Roman" w:hAnsi="Times New Roman"/>
            <w:b/>
            <w:color w:val="000000"/>
            <w:sz w:val="20"/>
            <w:szCs w:val="20"/>
            <w:rPrChange w:id="138" w:author="Tippins, Margie F." w:date="2011-04-06T12:21:00Z">
              <w:rPr>
                <w:rFonts w:ascii="Times New Roman" w:hAnsi="Times New Roman"/>
                <w:b/>
                <w:bCs/>
                <w:color w:val="000000"/>
                <w:spacing w:val="-9"/>
                <w:sz w:val="20"/>
                <w:szCs w:val="20"/>
              </w:rPr>
            </w:rPrChange>
          </w:rPr>
          <w:t>Williams, Cathy</w:t>
        </w:r>
        <w:r w:rsidR="00F42301" w:rsidRPr="00122DC4">
          <w:rPr>
            <w:rFonts w:ascii="Times New Roman" w:hAnsi="Times New Roman"/>
            <w:b/>
            <w:color w:val="000000"/>
            <w:sz w:val="20"/>
            <w:szCs w:val="20"/>
          </w:rPr>
          <w:t xml:space="preserve">, </w:t>
        </w:r>
        <w:r w:rsidR="00F42301">
          <w:rPr>
            <w:rFonts w:ascii="Times New Roman" w:hAnsi="Times New Roman"/>
            <w:b/>
            <w:bCs/>
            <w:color w:val="000000"/>
            <w:spacing w:val="-9"/>
            <w:sz w:val="20"/>
            <w:szCs w:val="20"/>
          </w:rPr>
          <w:t xml:space="preserve">DNP, Medical College of Georgia.  </w:t>
        </w:r>
        <w:r w:rsidRPr="00284C41">
          <w:rPr>
            <w:rFonts w:ascii="Times New Roman" w:hAnsi="Times New Roman"/>
            <w:b/>
            <w:bCs/>
            <w:i/>
            <w:color w:val="000000"/>
            <w:spacing w:val="-9"/>
            <w:sz w:val="20"/>
            <w:szCs w:val="20"/>
            <w:rPrChange w:id="139" w:author="Tippins, Margie F." w:date="2011-04-06T12:21:00Z">
              <w:rPr>
                <w:rFonts w:ascii="Times New Roman" w:hAnsi="Times New Roman"/>
                <w:b/>
                <w:bCs/>
                <w:color w:val="000000"/>
                <w:spacing w:val="-9"/>
                <w:sz w:val="20"/>
                <w:szCs w:val="20"/>
              </w:rPr>
            </w:rPrChange>
          </w:rPr>
          <w:t>Specialty:  Community Health, Education, Leadership</w:t>
        </w:r>
      </w:ins>
    </w:p>
    <w:p w:rsidR="00F42301" w:rsidRDefault="00F42301" w:rsidP="00565BD4">
      <w:pPr>
        <w:widowControl w:val="0"/>
        <w:tabs>
          <w:tab w:val="left" w:pos="9180"/>
        </w:tabs>
        <w:autoSpaceDE w:val="0"/>
        <w:autoSpaceDN w:val="0"/>
        <w:adjustRightInd w:val="0"/>
        <w:spacing w:after="0"/>
        <w:ind w:right="360" w:firstLine="0"/>
        <w:jc w:val="both"/>
        <w:rPr>
          <w:ins w:id="140" w:author="Tippins, Margie F." w:date="2011-04-06T12:21:00Z"/>
          <w:rFonts w:ascii="Times New Roman" w:hAnsi="Times New Roman"/>
          <w:b/>
          <w:bCs/>
          <w:color w:val="000000"/>
          <w:spacing w:val="-9"/>
          <w:sz w:val="20"/>
          <w:szCs w:val="20"/>
        </w:rPr>
      </w:pPr>
    </w:p>
    <w:p w:rsidR="00F42301" w:rsidDel="00743801" w:rsidRDefault="00F42301" w:rsidP="00565BD4">
      <w:pPr>
        <w:widowControl w:val="0"/>
        <w:tabs>
          <w:tab w:val="left" w:pos="9180"/>
        </w:tabs>
        <w:autoSpaceDE w:val="0"/>
        <w:autoSpaceDN w:val="0"/>
        <w:adjustRightInd w:val="0"/>
        <w:spacing w:after="0"/>
        <w:ind w:right="360" w:firstLine="0"/>
        <w:jc w:val="both"/>
        <w:rPr>
          <w:del w:id="141" w:author="Tippins, Margie F." w:date="2011-04-06T12:20:00Z"/>
          <w:rFonts w:ascii="Times New Roman" w:hAnsi="Times New Roman"/>
          <w:color w:val="000000"/>
          <w:sz w:val="20"/>
          <w:szCs w:val="20"/>
        </w:rPr>
      </w:pPr>
      <w:del w:id="142" w:author="Tippins, Margie F." w:date="2011-04-06T12:20:00Z">
        <w:r w:rsidDel="00743801">
          <w:rPr>
            <w:rFonts w:ascii="Times New Roman" w:hAnsi="Times New Roman"/>
            <w:b/>
            <w:bCs/>
            <w:color w:val="000000"/>
            <w:spacing w:val="-9"/>
            <w:sz w:val="20"/>
            <w:szCs w:val="20"/>
          </w:rPr>
          <w:delText>W</w:delText>
        </w:r>
        <w:r w:rsidDel="00743801">
          <w:rPr>
            <w:rFonts w:ascii="Times New Roman" w:hAnsi="Times New Roman"/>
            <w:b/>
            <w:bCs/>
            <w:color w:val="000000"/>
            <w:spacing w:val="2"/>
            <w:sz w:val="20"/>
            <w:szCs w:val="20"/>
          </w:rPr>
          <w:delText>ard</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Sherr</w:delText>
        </w:r>
        <w:r w:rsidDel="00743801">
          <w:rPr>
            <w:rFonts w:ascii="Times New Roman" w:hAnsi="Times New Roman"/>
            <w:b/>
            <w:bCs/>
            <w:color w:val="000000"/>
            <w:spacing w:val="-9"/>
            <w:sz w:val="20"/>
            <w:szCs w:val="20"/>
          </w:rPr>
          <w:delText>y</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M.S.N.</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3"/>
            <w:sz w:val="20"/>
            <w:szCs w:val="20"/>
          </w:rPr>
          <w:delText xml:space="preserve"> </w:delText>
        </w:r>
        <w:r w:rsidDel="00743801">
          <w:rPr>
            <w:rFonts w:ascii="Times New Roman" w:hAnsi="Times New Roman"/>
            <w:color w:val="000000"/>
            <w:spacing w:val="-5"/>
            <w:sz w:val="20"/>
            <w:szCs w:val="20"/>
          </w:rPr>
          <w:delText>T</w:delText>
        </w:r>
        <w:r w:rsidDel="00743801">
          <w:rPr>
            <w:rFonts w:ascii="Times New Roman" w:hAnsi="Times New Roman"/>
            <w:color w:val="000000"/>
            <w:spacing w:val="2"/>
            <w:sz w:val="20"/>
            <w:szCs w:val="20"/>
          </w:rPr>
          <w:delText>ro</w:delText>
        </w:r>
        <w:r w:rsidDel="00743801">
          <w:rPr>
            <w:rFonts w:ascii="Times New Roman" w:hAnsi="Times New Roman"/>
            <w:color w:val="000000"/>
            <w:sz w:val="20"/>
            <w:szCs w:val="20"/>
          </w:rPr>
          <w:delText xml:space="preserve">y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Stat</w:delText>
        </w:r>
        <w:r w:rsidDel="00743801">
          <w:rPr>
            <w:rFonts w:ascii="Times New Roman" w:hAnsi="Times New Roman"/>
            <w:color w:val="000000"/>
            <w:sz w:val="20"/>
            <w:szCs w:val="20"/>
          </w:rPr>
          <w:delText xml:space="preserve">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Universit</w:delText>
        </w:r>
        <w:r w:rsidDel="00743801">
          <w:rPr>
            <w:rFonts w:ascii="Times New Roman" w:hAnsi="Times New Roman"/>
            <w:color w:val="000000"/>
            <w:spacing w:val="-11"/>
            <w:sz w:val="20"/>
            <w:szCs w:val="20"/>
          </w:rPr>
          <w:delText>y</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w:delText>
        </w:r>
        <w:r w:rsidDel="00743801">
          <w:rPr>
            <w:rFonts w:ascii="Times New Roman" w:hAnsi="Times New Roman"/>
            <w:i/>
            <w:iCs/>
            <w:color w:val="000000"/>
            <w:spacing w:val="2"/>
            <w:sz w:val="20"/>
            <w:szCs w:val="20"/>
          </w:rPr>
          <w:delText>pecialty</w:delText>
        </w:r>
        <w:r w:rsidDel="00743801">
          <w:rPr>
            <w:rFonts w:ascii="Times New Roman" w:hAnsi="Times New Roman"/>
            <w:i/>
            <w:iCs/>
            <w:color w:val="000000"/>
            <w:sz w:val="20"/>
            <w:szCs w:val="20"/>
          </w:rPr>
          <w:delText xml:space="preserve">: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Famil</w:delText>
        </w:r>
        <w:r w:rsidDel="00743801">
          <w:rPr>
            <w:rFonts w:ascii="Times New Roman" w:hAnsi="Times New Roman"/>
            <w:i/>
            <w:iCs/>
            <w:color w:val="000000"/>
            <w:sz w:val="20"/>
            <w:szCs w:val="20"/>
          </w:rPr>
          <w:delText xml:space="preserve">y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Nurs</w:delText>
        </w:r>
        <w:r w:rsidDel="00743801">
          <w:rPr>
            <w:rFonts w:ascii="Times New Roman" w:hAnsi="Times New Roman"/>
            <w:i/>
            <w:iCs/>
            <w:color w:val="000000"/>
            <w:sz w:val="20"/>
            <w:szCs w:val="20"/>
          </w:rPr>
          <w:delText xml:space="preserve">e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Practitione</w:delText>
        </w:r>
        <w:r w:rsidDel="00743801">
          <w:rPr>
            <w:rFonts w:ascii="Times New Roman" w:hAnsi="Times New Roman"/>
            <w:i/>
            <w:iCs/>
            <w:color w:val="000000"/>
            <w:sz w:val="20"/>
            <w:szCs w:val="20"/>
          </w:rPr>
          <w:delText xml:space="preserve">r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and</w:delText>
        </w:r>
      </w:del>
    </w:p>
    <w:p w:rsidR="00F42301" w:rsidDel="00743801" w:rsidRDefault="00F42301" w:rsidP="00565BD4">
      <w:pPr>
        <w:widowControl w:val="0"/>
        <w:tabs>
          <w:tab w:val="left" w:pos="9180"/>
        </w:tabs>
        <w:autoSpaceDE w:val="0"/>
        <w:autoSpaceDN w:val="0"/>
        <w:adjustRightInd w:val="0"/>
        <w:spacing w:before="10" w:after="0"/>
        <w:ind w:right="360" w:firstLine="0"/>
        <w:jc w:val="both"/>
        <w:rPr>
          <w:del w:id="143" w:author="Tippins, Margie F." w:date="2011-04-06T12:20:00Z"/>
          <w:rFonts w:ascii="Times New Roman" w:hAnsi="Times New Roman"/>
          <w:i/>
          <w:iCs/>
          <w:color w:val="000000"/>
          <w:sz w:val="20"/>
          <w:szCs w:val="20"/>
        </w:rPr>
      </w:pPr>
      <w:del w:id="144" w:author="Tippins, Margie F." w:date="2011-04-06T12:20:00Z">
        <w:r w:rsidDel="00743801">
          <w:rPr>
            <w:rFonts w:ascii="Times New Roman" w:hAnsi="Times New Roman"/>
            <w:i/>
            <w:iCs/>
            <w:color w:val="000000"/>
            <w:sz w:val="20"/>
            <w:szCs w:val="20"/>
          </w:rPr>
          <w:delText>Ca</w:delText>
        </w:r>
        <w:r w:rsidDel="00743801">
          <w:rPr>
            <w:rFonts w:ascii="Times New Roman" w:hAnsi="Times New Roman"/>
            <w:i/>
            <w:iCs/>
            <w:color w:val="000000"/>
            <w:spacing w:val="-7"/>
            <w:sz w:val="20"/>
            <w:szCs w:val="20"/>
          </w:rPr>
          <w:delText>r</w:delText>
        </w:r>
        <w:r w:rsidDel="00743801">
          <w:rPr>
            <w:rFonts w:ascii="Times New Roman" w:hAnsi="Times New Roman"/>
            <w:i/>
            <w:iCs/>
            <w:color w:val="000000"/>
            <w:sz w:val="20"/>
            <w:szCs w:val="20"/>
          </w:rPr>
          <w:delText>diovascular Nursing</w:delText>
        </w:r>
      </w:del>
    </w:p>
    <w:p w:rsidR="00F42301" w:rsidRDefault="00F42301" w:rsidP="00565BD4">
      <w:pPr>
        <w:widowControl w:val="0"/>
        <w:tabs>
          <w:tab w:val="left" w:pos="9180"/>
        </w:tabs>
        <w:autoSpaceDE w:val="0"/>
        <w:autoSpaceDN w:val="0"/>
        <w:adjustRightInd w:val="0"/>
        <w:spacing w:after="0" w:line="200" w:lineRule="exact"/>
        <w:ind w:right="360" w:firstLine="0"/>
        <w:jc w:val="both"/>
        <w:rPr>
          <w:rFonts w:ascii="Times New Roman" w:hAnsi="Times New Roman"/>
          <w:color w:val="000000"/>
          <w:sz w:val="20"/>
          <w:szCs w:val="20"/>
        </w:rPr>
      </w:pPr>
    </w:p>
    <w:p w:rsidR="00F42301" w:rsidRPr="00896FAA" w:rsidRDefault="00F42301" w:rsidP="00896FAA">
      <w:pPr>
        <w:pStyle w:val="Heading2"/>
        <w:ind w:firstLine="0"/>
        <w:rPr>
          <w:rFonts w:ascii="Impact" w:hAnsi="Impact" w:cs="Impact"/>
          <w:color w:val="808080" w:themeColor="background1" w:themeShade="80"/>
          <w:sz w:val="32"/>
          <w:szCs w:val="32"/>
        </w:rPr>
      </w:pPr>
      <w:bookmarkStart w:id="145" w:name="_Toc294969729"/>
      <w:r w:rsidRPr="00896FAA">
        <w:rPr>
          <w:rFonts w:ascii="Impact" w:hAnsi="Impact" w:cs="Impact"/>
          <w:color w:val="808080" w:themeColor="background1" w:themeShade="80"/>
          <w:sz w:val="32"/>
          <w:szCs w:val="32"/>
        </w:rPr>
        <w:t>COURSE DESCRIPTIONS</w:t>
      </w:r>
      <w:bookmarkEnd w:id="145"/>
    </w:p>
    <w:p w:rsidR="00F42301" w:rsidRDefault="00F42301" w:rsidP="00565BD4">
      <w:pPr>
        <w:widowControl w:val="0"/>
        <w:tabs>
          <w:tab w:val="left" w:pos="9180"/>
        </w:tabs>
        <w:autoSpaceDE w:val="0"/>
        <w:autoSpaceDN w:val="0"/>
        <w:adjustRightInd w:val="0"/>
        <w:spacing w:before="3" w:after="0" w:line="260" w:lineRule="exact"/>
        <w:ind w:right="360" w:firstLine="0"/>
        <w:jc w:val="both"/>
        <w:rPr>
          <w:rFonts w:ascii="Impact" w:hAnsi="Impact" w:cs="Impact"/>
          <w:color w:val="000000"/>
          <w:sz w:val="26"/>
          <w:szCs w:val="26"/>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sidR="00122DC4">
        <w:rPr>
          <w:rFonts w:ascii="Times New Roman" w:hAnsi="Times New Roman"/>
          <w:color w:val="191919"/>
          <w:sz w:val="20"/>
          <w:szCs w:val="20"/>
        </w:rPr>
        <w:t>Al</w:t>
      </w:r>
      <w:r>
        <w:rPr>
          <w:rFonts w:ascii="Times New Roman" w:hAnsi="Times New Roman"/>
          <w:color w:val="191919"/>
          <w:sz w:val="20"/>
          <w:szCs w:val="20"/>
        </w:rPr>
        <w:t>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sidR="00122DC4">
        <w:rPr>
          <w:rFonts w:ascii="Times New Roman" w:hAnsi="Times New Roman"/>
          <w:color w:val="191919"/>
          <w:sz w:val="20"/>
          <w:szCs w:val="20"/>
        </w:rPr>
        <w:t>The course exam</w:t>
      </w:r>
      <w:r>
        <w:rPr>
          <w:rFonts w:ascii="Times New Roman" w:hAnsi="Times New Roman"/>
          <w:color w:val="191919"/>
          <w:sz w:val="20"/>
          <w:szCs w:val="20"/>
        </w:rPr>
        <w:t>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w:t>
      </w:r>
      <w:r w:rsidR="00122DC4">
        <w:rPr>
          <w:rFonts w:ascii="Times New Roman" w:hAnsi="Times New Roman"/>
          <w:color w:val="191919"/>
          <w:sz w:val="20"/>
          <w:szCs w:val="20"/>
        </w:rPr>
        <w:t xml:space="preserve"> assignments and leadership/man</w:t>
      </w:r>
      <w:r>
        <w:rPr>
          <w:rFonts w:ascii="Times New Roman" w:hAnsi="Times New Roman"/>
          <w:color w:val="191919"/>
          <w:sz w:val="20"/>
          <w:szCs w:val="20"/>
        </w:rPr>
        <w:t>agement actions through simulated clinical learning activities.</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w:t>
      </w:r>
      <w:r w:rsidR="00122DC4">
        <w:rPr>
          <w:rFonts w:ascii="Times New Roman" w:hAnsi="Times New Roman"/>
          <w:color w:val="191919"/>
          <w:sz w:val="20"/>
          <w:szCs w:val="20"/>
        </w:rPr>
        <w:t>o graduation by providing an in</w:t>
      </w:r>
      <w:r>
        <w:rPr>
          <w:rFonts w:ascii="Times New Roman" w:hAnsi="Times New Roman"/>
          <w:color w:val="191919"/>
          <w:sz w:val="20"/>
          <w:szCs w:val="20"/>
        </w:rPr>
        <w:t>depth critique and assessment of basic nursing content and ensuring</w:t>
      </w:r>
      <w:r w:rsidR="00122DC4">
        <w:rPr>
          <w:rFonts w:ascii="Times New Roman" w:hAnsi="Times New Roman"/>
          <w:color w:val="191919"/>
          <w:sz w:val="20"/>
          <w:szCs w:val="20"/>
        </w:rPr>
        <w:t xml:space="preserve"> an appropriate laboratory sup</w:t>
      </w:r>
      <w:r>
        <w:rPr>
          <w:rFonts w:ascii="Times New Roman" w:hAnsi="Times New Roman"/>
          <w:color w:val="191919"/>
          <w:sz w:val="20"/>
          <w:szCs w:val="20"/>
        </w:rPr>
        <w:t>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i/>
          <w:iCs/>
          <w:color w:val="000000"/>
          <w:sz w:val="20"/>
          <w:szCs w:val="20"/>
        </w:rPr>
      </w:pP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sidR="00122DC4">
        <w:rPr>
          <w:rFonts w:ascii="Times New Roman" w:hAnsi="Times New Roman"/>
          <w:i/>
          <w:iCs/>
          <w:color w:val="000000"/>
          <w:sz w:val="20"/>
          <w:szCs w:val="20"/>
        </w:rPr>
        <w:t>Gradu</w:t>
      </w:r>
      <w:r>
        <w:rPr>
          <w:rFonts w:ascii="Times New Roman" w:hAnsi="Times New Roman"/>
          <w:i/>
          <w:iCs/>
          <w:color w:val="000000"/>
          <w:sz w:val="20"/>
          <w:szCs w:val="20"/>
        </w:rPr>
        <w:t>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122DC4" w:rsidRDefault="00122DC4"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p>
    <w:p w:rsidR="00122DC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color w:val="000000"/>
          <w:sz w:val="20"/>
          <w:szCs w:val="20"/>
        </w:rPr>
      </w:pP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sidR="00122DC4">
        <w:rPr>
          <w:rFonts w:ascii="Times New Roman" w:hAnsi="Times New Roman"/>
          <w:color w:val="000000"/>
          <w:spacing w:val="-1"/>
          <w:sz w:val="20"/>
          <w:szCs w:val="20"/>
        </w:rPr>
        <w:t>mod</w:t>
      </w:r>
      <w:r>
        <w:rPr>
          <w:rFonts w:ascii="Times New Roman" w:hAnsi="Times New Roman"/>
          <w:color w:val="000000"/>
          <w:sz w:val="20"/>
          <w:szCs w:val="20"/>
        </w:rPr>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sidR="00122DC4">
        <w:rPr>
          <w:rFonts w:ascii="Times New Roman" w:hAnsi="Times New Roman"/>
          <w:i/>
          <w:iCs/>
          <w:color w:val="000000"/>
          <w:sz w:val="20"/>
          <w:szCs w:val="20"/>
        </w:rPr>
        <w:t>equisites: Ad</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F42301" w:rsidRDefault="00F42301" w:rsidP="00565BD4">
      <w:pPr>
        <w:widowControl w:val="0"/>
        <w:tabs>
          <w:tab w:val="left" w:pos="9180"/>
        </w:tabs>
        <w:autoSpaceDE w:val="0"/>
        <w:autoSpaceDN w:val="0"/>
        <w:adjustRightInd w:val="0"/>
        <w:spacing w:after="0" w:line="250" w:lineRule="auto"/>
        <w:ind w:left="1239" w:right="360" w:hanging="360"/>
        <w:jc w:val="both"/>
        <w:rPr>
          <w:rFonts w:ascii="Times New Roman" w:hAnsi="Times New Roman"/>
          <w:color w:val="000000"/>
          <w:sz w:val="20"/>
          <w:szCs w:val="20"/>
        </w:rPr>
        <w:sectPr w:rsidR="00F42301" w:rsidSect="00565BD4">
          <w:pgSz w:w="12240" w:h="15840"/>
          <w:pgMar w:top="260" w:right="1440" w:bottom="280" w:left="1240" w:header="0" w:footer="955" w:gutter="0"/>
          <w:cols w:space="720"/>
          <w:noEndnote/>
        </w:sectPr>
      </w:pPr>
    </w:p>
    <w:tbl>
      <w:tblPr>
        <w:tblW w:w="10170" w:type="dxa"/>
        <w:tblInd w:w="630" w:type="dxa"/>
        <w:tblLayout w:type="fixed"/>
        <w:tblCellMar>
          <w:left w:w="0" w:type="dxa"/>
          <w:right w:w="0" w:type="dxa"/>
        </w:tblCellMar>
        <w:tblLook w:val="0000"/>
      </w:tblPr>
      <w:tblGrid>
        <w:gridCol w:w="1260"/>
        <w:gridCol w:w="4560"/>
        <w:gridCol w:w="4350"/>
      </w:tblGrid>
      <w:tr w:rsidR="00F42301" w:rsidRPr="00FA7AC7" w:rsidTr="003B4D34">
        <w:trPr>
          <w:trHeight w:hRule="exact" w:val="235"/>
        </w:trPr>
        <w:tc>
          <w:tcPr>
            <w:tcW w:w="1260"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9" w:after="0" w:line="130" w:lineRule="exact"/>
              <w:ind w:right="360"/>
              <w:jc w:val="both"/>
              <w:rPr>
                <w:rFonts w:ascii="Times New Roman" w:hAnsi="Times New Roman"/>
                <w:sz w:val="13"/>
                <w:szCs w:val="13"/>
              </w:rPr>
            </w:pPr>
          </w:p>
          <w:p w:rsidR="00F42301" w:rsidRPr="00FA7AC7" w:rsidRDefault="00F42301" w:rsidP="00565BD4">
            <w:pPr>
              <w:widowControl w:val="0"/>
              <w:tabs>
                <w:tab w:val="left" w:pos="9180"/>
              </w:tabs>
              <w:autoSpaceDE w:val="0"/>
              <w:autoSpaceDN w:val="0"/>
              <w:adjustRightInd w:val="0"/>
              <w:spacing w:after="0"/>
              <w:ind w:left="1268" w:right="36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4350"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1260"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1260"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before="7" w:after="0" w:line="110" w:lineRule="exact"/>
        <w:ind w:right="360"/>
        <w:jc w:val="both"/>
        <w:rPr>
          <w:rFonts w:ascii="Times New Roman" w:hAnsi="Times New Roman"/>
          <w:sz w:val="11"/>
          <w:szCs w:val="11"/>
        </w:rPr>
      </w:pPr>
    </w:p>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after="0" w:line="200" w:lineRule="exact"/>
        <w:ind w:left="1980" w:right="360" w:firstLine="0"/>
        <w:jc w:val="both"/>
        <w:rPr>
          <w:rFonts w:ascii="Times New Roman" w:hAnsi="Times New Roman"/>
          <w:sz w:val="20"/>
          <w:szCs w:val="20"/>
        </w:rPr>
      </w:pPr>
    </w:p>
    <w:p w:rsidR="00122DC4" w:rsidRDefault="00284C4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b/>
          <w:bCs/>
          <w:sz w:val="20"/>
          <w:szCs w:val="20"/>
        </w:rPr>
      </w:pPr>
      <w:r w:rsidRPr="00284C41">
        <w:rPr>
          <w:rFonts w:ascii="Calibri" w:hAnsi="Calibri"/>
          <w:noProof/>
          <w:lang w:eastAsia="en-US"/>
        </w:rPr>
        <w:pict>
          <v:group id="_x0000_s3650" style="position:absolute;left:0;text-align:left;margin-left:264.65pt;margin-top:-54.1pt;width:31.2pt;height:31.05pt;z-index:-251656704;mso-position-horizontal-relative:page" coordorigin="5293,-1082" coordsize="624,621" o:allowincell="f">
            <v:rect id="_x0000_s3651" style="position:absolute;left:5298;top:-1077;width:613;height:610" o:allowincell="f" stroked="f">
              <v:path arrowok="t"/>
            </v:rect>
            <v:rect id="_x0000_s3652" style="position:absolute;left:5298;top:-1077;width:620;height:620;mso-position-horizontal-relative:page" o:allowincell="f" filled="f" stroked="f">
              <v:textbox style="mso-next-textbox:#_x0000_s365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7"/>
          <w:sz w:val="20"/>
          <w:szCs w:val="20"/>
        </w:rPr>
        <w:t xml:space="preserve"> </w:t>
      </w:r>
      <w:r w:rsidR="00F42301">
        <w:rPr>
          <w:rFonts w:ascii="Times New Roman" w:hAnsi="Times New Roman"/>
          <w:b/>
          <w:bCs/>
          <w:sz w:val="20"/>
          <w:szCs w:val="20"/>
        </w:rPr>
        <w:t>5120</w:t>
      </w:r>
      <w:r w:rsidR="00F42301">
        <w:rPr>
          <w:rFonts w:ascii="Times New Roman" w:hAnsi="Times New Roman"/>
          <w:b/>
          <w:bCs/>
          <w:spacing w:val="-7"/>
          <w:sz w:val="20"/>
          <w:szCs w:val="20"/>
        </w:rPr>
        <w:t xml:space="preserve"> </w:t>
      </w:r>
      <w:r w:rsidR="00F42301">
        <w:rPr>
          <w:rFonts w:ascii="Times New Roman" w:hAnsi="Times New Roman"/>
          <w:b/>
          <w:bCs/>
          <w:sz w:val="20"/>
          <w:szCs w:val="20"/>
        </w:rPr>
        <w:t>-</w:t>
      </w:r>
      <w:r w:rsidR="00F42301">
        <w:rPr>
          <w:rFonts w:ascii="Times New Roman" w:hAnsi="Times New Roman"/>
          <w:b/>
          <w:bCs/>
          <w:spacing w:val="-18"/>
          <w:sz w:val="20"/>
          <w:szCs w:val="20"/>
        </w:rPr>
        <w:t xml:space="preserve"> </w:t>
      </w:r>
      <w:r w:rsidR="00F42301">
        <w:rPr>
          <w:rFonts w:ascii="Times New Roman" w:hAnsi="Times New Roman"/>
          <w:b/>
          <w:bCs/>
          <w:sz w:val="20"/>
          <w:szCs w:val="20"/>
        </w:rPr>
        <w:t>Advanced</w:t>
      </w:r>
      <w:r w:rsidR="00F42301">
        <w:rPr>
          <w:rFonts w:ascii="Times New Roman" w:hAnsi="Times New Roman"/>
          <w:b/>
          <w:bCs/>
          <w:spacing w:val="-7"/>
          <w:sz w:val="20"/>
          <w:szCs w:val="20"/>
        </w:rPr>
        <w:t xml:space="preserve"> </w:t>
      </w:r>
      <w:r w:rsidR="00F42301">
        <w:rPr>
          <w:rFonts w:ascii="Times New Roman" w:hAnsi="Times New Roman"/>
          <w:b/>
          <w:bCs/>
          <w:sz w:val="20"/>
          <w:szCs w:val="20"/>
        </w:rPr>
        <w:t>Nursing</w:t>
      </w:r>
      <w:r w:rsidR="00F42301">
        <w:rPr>
          <w:rFonts w:ascii="Times New Roman" w:hAnsi="Times New Roman"/>
          <w:b/>
          <w:bCs/>
          <w:spacing w:val="-7"/>
          <w:sz w:val="20"/>
          <w:szCs w:val="20"/>
        </w:rPr>
        <w:t xml:space="preserve"> </w:t>
      </w:r>
      <w:r w:rsidR="00F42301">
        <w:rPr>
          <w:rFonts w:ascii="Times New Roman" w:hAnsi="Times New Roman"/>
          <w:b/>
          <w:bCs/>
          <w:sz w:val="20"/>
          <w:szCs w:val="20"/>
        </w:rPr>
        <w:t>Resea</w:t>
      </w:r>
      <w:r w:rsidR="00F42301">
        <w:rPr>
          <w:rFonts w:ascii="Times New Roman" w:hAnsi="Times New Roman"/>
          <w:b/>
          <w:bCs/>
          <w:spacing w:val="-4"/>
          <w:sz w:val="20"/>
          <w:szCs w:val="20"/>
        </w:rPr>
        <w:t>r</w:t>
      </w:r>
      <w:r w:rsidR="00F42301">
        <w:rPr>
          <w:rFonts w:ascii="Times New Roman" w:hAnsi="Times New Roman"/>
          <w:b/>
          <w:bCs/>
          <w:sz w:val="20"/>
          <w:szCs w:val="20"/>
        </w:rPr>
        <w:t xml:space="preserve">ch.............................................................................3(3-0) </w:t>
      </w:r>
    </w:p>
    <w:p w:rsidR="00F42301" w:rsidRDefault="00F4230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sz w:val="20"/>
          <w:szCs w:val="20"/>
        </w:rPr>
      </w:pPr>
      <w:r>
        <w:rPr>
          <w:rFonts w:ascii="Times New Roman" w:hAnsi="Times New Roman"/>
          <w:sz w:val="20"/>
          <w:szCs w:val="20"/>
        </w:rPr>
        <w:t xml:space="preserve">This course emphasizes quantitative and qualitative research </w:t>
      </w:r>
      <w:r w:rsidR="00122DC4">
        <w:rPr>
          <w:rFonts w:ascii="Times New Roman" w:hAnsi="Times New Roman"/>
          <w:sz w:val="20"/>
          <w:szCs w:val="20"/>
        </w:rPr>
        <w:t>methodologies and the applica</w:t>
      </w:r>
      <w:r>
        <w:rPr>
          <w:rFonts w:ascii="Times New Roman" w:hAnsi="Times New Roman"/>
          <w:sz w:val="20"/>
          <w:szCs w:val="20"/>
        </w:rPr>
        <w:t>tion of technology</w:t>
      </w:r>
      <w:r>
        <w:rPr>
          <w:rFonts w:ascii="Times New Roman" w:hAnsi="Times New Roman"/>
          <w:spacing w:val="1"/>
          <w:sz w:val="20"/>
          <w:szCs w:val="20"/>
        </w:rPr>
        <w:t xml:space="preserve"> </w:t>
      </w:r>
      <w:r>
        <w:rPr>
          <w:rFonts w:ascii="Times New Roman" w:hAnsi="Times New Roman"/>
          <w:sz w:val="20"/>
          <w:szCs w:val="20"/>
        </w:rPr>
        <w:t>in data analysis. Students formulate</w:t>
      </w:r>
      <w:r>
        <w:rPr>
          <w:rFonts w:ascii="Times New Roman" w:hAnsi="Times New Roman"/>
          <w:spacing w:val="1"/>
          <w:sz w:val="20"/>
          <w:szCs w:val="20"/>
        </w:rPr>
        <w:t xml:space="preserve"> </w:t>
      </w:r>
      <w:r>
        <w:rPr>
          <w:rFonts w:ascii="Times New Roman" w:hAnsi="Times New Roman"/>
          <w:sz w:val="20"/>
          <w:szCs w:val="20"/>
        </w:rPr>
        <w:t>a beg</w:t>
      </w:r>
      <w:r w:rsidR="00122DC4">
        <w:rPr>
          <w:rFonts w:ascii="Times New Roman" w:hAnsi="Times New Roman"/>
          <w:sz w:val="20"/>
          <w:szCs w:val="20"/>
        </w:rPr>
        <w:t>inning approach to proposal de</w:t>
      </w:r>
      <w:r>
        <w:rPr>
          <w:rFonts w:ascii="Times New Roman" w:hAnsi="Times New Roman"/>
          <w:spacing w:val="-1"/>
          <w:sz w:val="20"/>
          <w:szCs w:val="20"/>
        </w:rPr>
        <w:t>velopment</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12"/>
          <w:sz w:val="20"/>
          <w:szCs w:val="20"/>
        </w:rPr>
        <w:t xml:space="preserve"> </w:t>
      </w:r>
      <w:r>
        <w:rPr>
          <w:rFonts w:ascii="Times New Roman" w:hAnsi="Times New Roman"/>
          <w:i/>
          <w:iCs/>
          <w:spacing w:val="-1"/>
          <w:sz w:val="20"/>
          <w:szCs w:val="20"/>
        </w:rPr>
        <w:t>Admissio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t</w:t>
      </w:r>
      <w:r>
        <w:rPr>
          <w:rFonts w:ascii="Times New Roman" w:hAnsi="Times New Roman"/>
          <w:i/>
          <w:iCs/>
          <w:sz w:val="20"/>
          <w:szCs w:val="20"/>
        </w:rPr>
        <w:t>o</w:t>
      </w:r>
      <w:r>
        <w:rPr>
          <w:rFonts w:ascii="Times New Roman" w:hAnsi="Times New Roman"/>
          <w:i/>
          <w:iCs/>
          <w:spacing w:val="-8"/>
          <w:sz w:val="20"/>
          <w:szCs w:val="20"/>
        </w:rPr>
        <w:t xml:space="preserve"> </w:t>
      </w:r>
      <w:r>
        <w:rPr>
          <w:rFonts w:ascii="Times New Roman" w:hAnsi="Times New Roman"/>
          <w:i/>
          <w:iCs/>
          <w:spacing w:val="-1"/>
          <w:sz w:val="20"/>
          <w:szCs w:val="20"/>
        </w:rPr>
        <w:t>Graduat</w:t>
      </w:r>
      <w:r>
        <w:rPr>
          <w:rFonts w:ascii="Times New Roman" w:hAnsi="Times New Roman"/>
          <w:i/>
          <w:iCs/>
          <w:sz w:val="20"/>
          <w:szCs w:val="20"/>
        </w:rPr>
        <w:t>e</w:t>
      </w:r>
      <w:r>
        <w:rPr>
          <w:rFonts w:ascii="Times New Roman" w:hAnsi="Times New Roman"/>
          <w:i/>
          <w:iCs/>
          <w:spacing w:val="-8"/>
          <w:sz w:val="20"/>
          <w:szCs w:val="20"/>
        </w:rPr>
        <w:t xml:space="preserve"> </w:t>
      </w:r>
      <w:r>
        <w:rPr>
          <w:rFonts w:ascii="Times New Roman" w:hAnsi="Times New Roman"/>
          <w:i/>
          <w:iCs/>
          <w:spacing w:val="-1"/>
          <w:sz w:val="20"/>
          <w:szCs w:val="20"/>
        </w:rPr>
        <w:t>Nursin</w:t>
      </w:r>
      <w:r>
        <w:rPr>
          <w:rFonts w:ascii="Times New Roman" w:hAnsi="Times New Roman"/>
          <w:i/>
          <w:iCs/>
          <w:sz w:val="20"/>
          <w:szCs w:val="20"/>
        </w:rPr>
        <w:t>g</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ogra</w:t>
      </w:r>
      <w:r>
        <w:rPr>
          <w:rFonts w:ascii="Times New Roman" w:hAnsi="Times New Roman"/>
          <w:i/>
          <w:iCs/>
          <w:sz w:val="20"/>
          <w:szCs w:val="20"/>
        </w:rPr>
        <w:t>m</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r</w:t>
      </w:r>
      <w:r>
        <w:rPr>
          <w:rFonts w:ascii="Times New Roman" w:hAnsi="Times New Roman"/>
          <w:i/>
          <w:iCs/>
          <w:spacing w:val="-8"/>
          <w:sz w:val="20"/>
          <w:szCs w:val="20"/>
        </w:rPr>
        <w:t xml:space="preserve"> </w:t>
      </w:r>
      <w:r>
        <w:rPr>
          <w:rFonts w:ascii="Times New Roman" w:hAnsi="Times New Roman"/>
          <w:i/>
          <w:iCs/>
          <w:spacing w:val="-1"/>
          <w:sz w:val="20"/>
          <w:szCs w:val="20"/>
        </w:rPr>
        <w:t>app</w:t>
      </w:r>
      <w:r>
        <w:rPr>
          <w:rFonts w:ascii="Times New Roman" w:hAnsi="Times New Roman"/>
          <w:i/>
          <w:iCs/>
          <w:spacing w:val="-8"/>
          <w:sz w:val="20"/>
          <w:szCs w:val="20"/>
        </w:rPr>
        <w:t>r</w:t>
      </w:r>
      <w:r>
        <w:rPr>
          <w:rFonts w:ascii="Times New Roman" w:hAnsi="Times New Roman"/>
          <w:i/>
          <w:iCs/>
          <w:spacing w:val="-1"/>
          <w:sz w:val="20"/>
          <w:szCs w:val="20"/>
        </w:rPr>
        <w:t>ova</w:t>
      </w:r>
      <w:r>
        <w:rPr>
          <w:rFonts w:ascii="Times New Roman" w:hAnsi="Times New Roman"/>
          <w:i/>
          <w:iCs/>
          <w:sz w:val="20"/>
          <w:szCs w:val="20"/>
        </w:rPr>
        <w:t>l</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Coo</w:t>
      </w:r>
      <w:r>
        <w:rPr>
          <w:rFonts w:ascii="Times New Roman" w:hAnsi="Times New Roman"/>
          <w:i/>
          <w:iCs/>
          <w:spacing w:val="-8"/>
          <w:sz w:val="20"/>
          <w:szCs w:val="20"/>
        </w:rPr>
        <w:t>r</w:t>
      </w:r>
      <w:r>
        <w:rPr>
          <w:rFonts w:ascii="Times New Roman" w:hAnsi="Times New Roman"/>
          <w:i/>
          <w:iCs/>
          <w:spacing w:val="-1"/>
          <w:sz w:val="20"/>
          <w:szCs w:val="20"/>
        </w:rPr>
        <w:t xml:space="preserve">dinator </w:t>
      </w:r>
      <w:r>
        <w:rPr>
          <w:rFonts w:ascii="Times New Roman" w:hAnsi="Times New Roman"/>
          <w:i/>
          <w:iCs/>
          <w:sz w:val="20"/>
          <w:szCs w:val="20"/>
        </w:rPr>
        <w:t>of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8"/>
          <w:sz w:val="20"/>
          <w:szCs w:val="20"/>
        </w:rPr>
        <w:t xml:space="preserve"> </w:t>
      </w:r>
      <w:r>
        <w:rPr>
          <w:rFonts w:ascii="Times New Roman" w:hAnsi="Times New Roman"/>
          <w:b/>
          <w:bCs/>
          <w:sz w:val="20"/>
          <w:szCs w:val="20"/>
        </w:rPr>
        <w:t>5210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19"/>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Pathophysiolog</w:t>
      </w:r>
      <w:r>
        <w:rPr>
          <w:rFonts w:ascii="Times New Roman" w:hAnsi="Times New Roman"/>
          <w:b/>
          <w:bCs/>
          <w:spacing w:val="-11"/>
          <w:sz w:val="20"/>
          <w:szCs w:val="20"/>
        </w:rPr>
        <w:t>y</w:t>
      </w:r>
      <w:r>
        <w:rPr>
          <w:rFonts w:ascii="Times New Roman" w:hAnsi="Times New Roman"/>
          <w:b/>
          <w:bCs/>
          <w:sz w:val="20"/>
          <w:szCs w:val="20"/>
        </w:rPr>
        <w:t xml:space="preserve">................................................................................3(3-0) </w:t>
      </w:r>
    </w:p>
    <w:p w:rsidR="00F42301" w:rsidRDefault="00284C41" w:rsidP="00565BD4">
      <w:pPr>
        <w:widowControl w:val="0"/>
        <w:tabs>
          <w:tab w:val="left" w:pos="9180"/>
        </w:tabs>
        <w:autoSpaceDE w:val="0"/>
        <w:autoSpaceDN w:val="0"/>
        <w:adjustRightInd w:val="0"/>
        <w:spacing w:before="37" w:after="0" w:line="250" w:lineRule="auto"/>
        <w:ind w:left="1890" w:right="360" w:firstLine="0"/>
        <w:jc w:val="both"/>
        <w:rPr>
          <w:rFonts w:ascii="Times New Roman" w:hAnsi="Times New Roman"/>
          <w:sz w:val="20"/>
          <w:szCs w:val="20"/>
        </w:rPr>
      </w:pPr>
      <w:r w:rsidRPr="00284C41">
        <w:rPr>
          <w:rFonts w:ascii="Times New Roman" w:hAnsi="Times New Roman"/>
          <w:b/>
          <w:bCs/>
          <w:noProof/>
          <w:sz w:val="20"/>
          <w:szCs w:val="20"/>
        </w:rPr>
        <w:pict>
          <v:shape id="_x0000_s7690" type="#_x0000_t202" style="position:absolute;left:0;text-align:left;margin-left:29.75pt;margin-top:.35pt;width:1in;height:532.75pt;z-index:-251349504;mso-position-horizontal-relative:page" o:allowincell="f" filled="f" stroked="f">
            <v:textbox style="layout-flow:vertical;mso-layout-flow-alt:bottom-to-top;mso-next-textbox:#_x0000_s7690" inset="0,0,0,0">
              <w:txbxContent>
                <w:p w:rsidR="00E410E0" w:rsidRDefault="00E410E0" w:rsidP="00565BD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This course emphasizes the complexity of normal physiological and psychological functions and</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disruption</w:t>
      </w:r>
      <w:r w:rsidR="00F42301">
        <w:rPr>
          <w:rFonts w:ascii="Times New Roman" w:hAnsi="Times New Roman"/>
          <w:spacing w:val="4"/>
          <w:sz w:val="20"/>
          <w:szCs w:val="20"/>
        </w:rPr>
        <w:t xml:space="preserve"> </w:t>
      </w:r>
      <w:r w:rsidR="00F42301">
        <w:rPr>
          <w:rFonts w:ascii="Times New Roman" w:hAnsi="Times New Roman"/>
          <w:sz w:val="20"/>
          <w:szCs w:val="20"/>
        </w:rPr>
        <w:t>of</w:t>
      </w:r>
      <w:r w:rsidR="00F42301">
        <w:rPr>
          <w:rFonts w:ascii="Times New Roman" w:hAnsi="Times New Roman"/>
          <w:spacing w:val="4"/>
          <w:sz w:val="20"/>
          <w:szCs w:val="20"/>
        </w:rPr>
        <w:t xml:space="preserve"> </w:t>
      </w:r>
      <w:r w:rsidR="00F42301">
        <w:rPr>
          <w:rFonts w:ascii="Times New Roman" w:hAnsi="Times New Roman"/>
          <w:sz w:val="20"/>
          <w:szCs w:val="20"/>
        </w:rPr>
        <w:t>homeostasis</w:t>
      </w:r>
      <w:r w:rsidR="00F42301">
        <w:rPr>
          <w:rFonts w:ascii="Times New Roman" w:hAnsi="Times New Roman"/>
          <w:spacing w:val="4"/>
          <w:sz w:val="20"/>
          <w:szCs w:val="20"/>
        </w:rPr>
        <w:t xml:space="preserve"> </w:t>
      </w:r>
      <w:r w:rsidR="00F42301">
        <w:rPr>
          <w:rFonts w:ascii="Times New Roman" w:hAnsi="Times New Roman"/>
          <w:sz w:val="20"/>
          <w:szCs w:val="20"/>
        </w:rPr>
        <w:t>in</w:t>
      </w:r>
      <w:r w:rsidR="00F42301">
        <w:rPr>
          <w:rFonts w:ascii="Times New Roman" w:hAnsi="Times New Roman"/>
          <w:spacing w:val="4"/>
          <w:sz w:val="20"/>
          <w:szCs w:val="20"/>
        </w:rPr>
        <w:t xml:space="preserve"> </w:t>
      </w:r>
      <w:r w:rsidR="00F42301">
        <w:rPr>
          <w:rFonts w:ascii="Times New Roman" w:hAnsi="Times New Roman"/>
          <w:sz w:val="20"/>
          <w:szCs w:val="20"/>
        </w:rPr>
        <w:t>understanding</w:t>
      </w:r>
      <w:r w:rsidR="00F42301">
        <w:rPr>
          <w:rFonts w:ascii="Times New Roman" w:hAnsi="Times New Roman"/>
          <w:spacing w:val="4"/>
          <w:sz w:val="20"/>
          <w:szCs w:val="20"/>
        </w:rPr>
        <w:t xml:space="preserve"> </w:t>
      </w:r>
      <w:r w:rsidR="00F42301">
        <w:rPr>
          <w:rFonts w:ascii="Times New Roman" w:hAnsi="Times New Roman"/>
          <w:sz w:val="20"/>
          <w:szCs w:val="20"/>
        </w:rPr>
        <w:t>the</w:t>
      </w:r>
      <w:r w:rsidR="00F42301">
        <w:rPr>
          <w:rFonts w:ascii="Times New Roman" w:hAnsi="Times New Roman"/>
          <w:spacing w:val="4"/>
          <w:sz w:val="20"/>
          <w:szCs w:val="20"/>
        </w:rPr>
        <w:t xml:space="preserve"> </w:t>
      </w:r>
      <w:r w:rsidR="00F42301">
        <w:rPr>
          <w:rFonts w:ascii="Times New Roman" w:hAnsi="Times New Roman"/>
          <w:sz w:val="20"/>
          <w:szCs w:val="20"/>
        </w:rPr>
        <w:t>disease</w:t>
      </w:r>
      <w:r w:rsidR="00F42301">
        <w:rPr>
          <w:rFonts w:ascii="Times New Roman" w:hAnsi="Times New Roman"/>
          <w:spacing w:val="4"/>
          <w:sz w:val="20"/>
          <w:szCs w:val="20"/>
        </w:rPr>
        <w:t xml:space="preserve"> </w:t>
      </w:r>
      <w:r w:rsidR="00F42301">
        <w:rPr>
          <w:rFonts w:ascii="Times New Roman" w:hAnsi="Times New Roman"/>
          <w:sz w:val="20"/>
          <w:szCs w:val="20"/>
        </w:rPr>
        <w:t>process</w:t>
      </w:r>
      <w:r w:rsidR="00F42301">
        <w:rPr>
          <w:rFonts w:ascii="Times New Roman" w:hAnsi="Times New Roman"/>
          <w:spacing w:val="4"/>
          <w:sz w:val="20"/>
          <w:szCs w:val="20"/>
        </w:rPr>
        <w:t xml:space="preserve"> </w:t>
      </w:r>
      <w:r w:rsidR="00F42301">
        <w:rPr>
          <w:rFonts w:ascii="Times New Roman" w:hAnsi="Times New Roman"/>
          <w:sz w:val="20"/>
          <w:szCs w:val="20"/>
        </w:rPr>
        <w:t>and/or</w:t>
      </w:r>
      <w:r w:rsidR="00F42301">
        <w:rPr>
          <w:rFonts w:ascii="Times New Roman" w:hAnsi="Times New Roman"/>
          <w:spacing w:val="4"/>
          <w:sz w:val="20"/>
          <w:szCs w:val="20"/>
        </w:rPr>
        <w:t xml:space="preserve"> </w:t>
      </w:r>
      <w:r w:rsidR="00F42301">
        <w:rPr>
          <w:rFonts w:ascii="Times New Roman" w:hAnsi="Times New Roman"/>
          <w:sz w:val="20"/>
          <w:szCs w:val="20"/>
        </w:rPr>
        <w:t>illness. The</w:t>
      </w:r>
      <w:r w:rsidR="00F42301">
        <w:rPr>
          <w:rFonts w:ascii="Times New Roman" w:hAnsi="Times New Roman"/>
          <w:spacing w:val="4"/>
          <w:sz w:val="20"/>
          <w:szCs w:val="20"/>
        </w:rPr>
        <w:t xml:space="preserve"> </w:t>
      </w:r>
      <w:r w:rsidR="00122DC4">
        <w:rPr>
          <w:rFonts w:ascii="Times New Roman" w:hAnsi="Times New Roman"/>
          <w:sz w:val="20"/>
          <w:szCs w:val="20"/>
        </w:rPr>
        <w:t>in</w:t>
      </w:r>
      <w:r w:rsidR="00F42301">
        <w:rPr>
          <w:rFonts w:ascii="Times New Roman" w:hAnsi="Times New Roman"/>
          <w:spacing w:val="-2"/>
          <w:sz w:val="20"/>
          <w:szCs w:val="20"/>
        </w:rPr>
        <w:t>volvemen</w:t>
      </w:r>
      <w:r w:rsidR="00F42301">
        <w:rPr>
          <w:rFonts w:ascii="Times New Roman" w:hAnsi="Times New Roman"/>
          <w:sz w:val="20"/>
          <w:szCs w:val="20"/>
        </w:rPr>
        <w:t>t</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multisystem</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i</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clinica</w:t>
      </w:r>
      <w:r w:rsidR="00F42301">
        <w:rPr>
          <w:rFonts w:ascii="Times New Roman" w:hAnsi="Times New Roman"/>
          <w:sz w:val="20"/>
          <w:szCs w:val="20"/>
        </w:rPr>
        <w:t>l</w:t>
      </w:r>
      <w:r w:rsidR="00F42301">
        <w:rPr>
          <w:rFonts w:ascii="Times New Roman" w:hAnsi="Times New Roman"/>
          <w:spacing w:val="-9"/>
          <w:sz w:val="20"/>
          <w:szCs w:val="20"/>
        </w:rPr>
        <w:t xml:space="preserve"> </w:t>
      </w:r>
      <w:r w:rsidR="00F42301">
        <w:rPr>
          <w:rFonts w:ascii="Times New Roman" w:hAnsi="Times New Roman"/>
          <w:spacing w:val="-2"/>
          <w:sz w:val="20"/>
          <w:szCs w:val="20"/>
        </w:rPr>
        <w:t>manifestatio</w:t>
      </w:r>
      <w:r w:rsidR="00F42301">
        <w:rPr>
          <w:rFonts w:ascii="Times New Roman" w:hAnsi="Times New Roman"/>
          <w:sz w:val="20"/>
          <w:szCs w:val="20"/>
        </w:rPr>
        <w:t>n</w:t>
      </w:r>
      <w:r w:rsidR="00F42301">
        <w:rPr>
          <w:rFonts w:ascii="Times New Roman" w:hAnsi="Times New Roman"/>
          <w:spacing w:val="-9"/>
          <w:sz w:val="20"/>
          <w:szCs w:val="20"/>
        </w:rPr>
        <w:t xml:space="preserve"> </w:t>
      </w:r>
      <w:r w:rsidR="00F42301">
        <w:rPr>
          <w:rFonts w:ascii="Times New Roman" w:hAnsi="Times New Roman"/>
          <w:spacing w:val="-2"/>
          <w:sz w:val="20"/>
          <w:szCs w:val="20"/>
        </w:rPr>
        <w:t>o</w:t>
      </w:r>
      <w:r w:rsidR="00F42301">
        <w:rPr>
          <w:rFonts w:ascii="Times New Roman" w:hAnsi="Times New Roman"/>
          <w:sz w:val="20"/>
          <w:szCs w:val="20"/>
        </w:rPr>
        <w:t>f</w:t>
      </w:r>
      <w:r w:rsidR="00F42301">
        <w:rPr>
          <w:rFonts w:ascii="Times New Roman" w:hAnsi="Times New Roman"/>
          <w:spacing w:val="-9"/>
          <w:sz w:val="20"/>
          <w:szCs w:val="20"/>
        </w:rPr>
        <w:t xml:space="preserve"> </w:t>
      </w:r>
      <w:r w:rsidR="00F42301">
        <w:rPr>
          <w:rFonts w:ascii="Times New Roman" w:hAnsi="Times New Roman"/>
          <w:spacing w:val="-2"/>
          <w:sz w:val="20"/>
          <w:szCs w:val="20"/>
        </w:rPr>
        <w:t>th</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diseas</w:t>
      </w:r>
      <w:r w:rsidR="00F42301">
        <w:rPr>
          <w:rFonts w:ascii="Times New Roman" w:hAnsi="Times New Roman"/>
          <w:sz w:val="20"/>
          <w:szCs w:val="20"/>
        </w:rPr>
        <w:t>e</w:t>
      </w:r>
      <w:r w:rsidR="00F42301">
        <w:rPr>
          <w:rFonts w:ascii="Times New Roman" w:hAnsi="Times New Roman"/>
          <w:spacing w:val="-9"/>
          <w:sz w:val="20"/>
          <w:szCs w:val="20"/>
        </w:rPr>
        <w:t xml:space="preserve"> </w:t>
      </w:r>
      <w:r w:rsidR="00F42301">
        <w:rPr>
          <w:rFonts w:ascii="Times New Roman" w:hAnsi="Times New Roman"/>
          <w:spacing w:val="-2"/>
          <w:sz w:val="20"/>
          <w:szCs w:val="20"/>
        </w:rPr>
        <w:t>proces</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an</w:t>
      </w:r>
      <w:r w:rsidR="00F42301">
        <w:rPr>
          <w:rFonts w:ascii="Times New Roman" w:hAnsi="Times New Roman"/>
          <w:sz w:val="20"/>
          <w:szCs w:val="20"/>
        </w:rPr>
        <w:t>d</w:t>
      </w:r>
      <w:r w:rsidR="00F42301">
        <w:rPr>
          <w:rFonts w:ascii="Times New Roman" w:hAnsi="Times New Roman"/>
          <w:spacing w:val="-9"/>
          <w:sz w:val="20"/>
          <w:szCs w:val="20"/>
        </w:rPr>
        <w:t xml:space="preserve"> </w:t>
      </w:r>
      <w:r w:rsidR="00F42301">
        <w:rPr>
          <w:rFonts w:ascii="Times New Roman" w:hAnsi="Times New Roman"/>
          <w:spacing w:val="-2"/>
          <w:sz w:val="20"/>
          <w:szCs w:val="20"/>
        </w:rPr>
        <w:t>diagnose</w:t>
      </w:r>
      <w:r w:rsidR="00F42301">
        <w:rPr>
          <w:rFonts w:ascii="Times New Roman" w:hAnsi="Times New Roman"/>
          <w:sz w:val="20"/>
          <w:szCs w:val="20"/>
        </w:rPr>
        <w:t>s</w:t>
      </w:r>
      <w:r w:rsidR="00F42301">
        <w:rPr>
          <w:rFonts w:ascii="Times New Roman" w:hAnsi="Times New Roman"/>
          <w:spacing w:val="-9"/>
          <w:sz w:val="20"/>
          <w:szCs w:val="20"/>
        </w:rPr>
        <w:t xml:space="preserve"> </w:t>
      </w:r>
      <w:r w:rsidR="00F42301">
        <w:rPr>
          <w:rFonts w:ascii="Times New Roman" w:hAnsi="Times New Roman"/>
          <w:spacing w:val="-2"/>
          <w:sz w:val="20"/>
          <w:szCs w:val="20"/>
        </w:rPr>
        <w:t xml:space="preserve">will </w:t>
      </w:r>
      <w:r w:rsidR="00F42301">
        <w:rPr>
          <w:rFonts w:ascii="Times New Roman" w:hAnsi="Times New Roman"/>
          <w:sz w:val="20"/>
          <w:szCs w:val="20"/>
        </w:rPr>
        <w:t xml:space="preserve">be delineated.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w:t>
      </w:r>
      <w:r w:rsidR="00F42301">
        <w:rPr>
          <w:rFonts w:ascii="Times New Roman" w:hAnsi="Times New Roman"/>
          <w:i/>
          <w:iCs/>
          <w:spacing w:val="-3"/>
          <w:sz w:val="20"/>
          <w:szCs w:val="20"/>
        </w:rPr>
        <w:t xml:space="preserve"> </w:t>
      </w:r>
      <w:r w:rsidR="00F42301">
        <w:rPr>
          <w:rFonts w:ascii="Times New Roman" w:hAnsi="Times New Roman"/>
          <w:i/>
          <w:iCs/>
          <w:sz w:val="20"/>
          <w:szCs w:val="20"/>
        </w:rPr>
        <w:t>Admission to Graduate Nursing P</w:t>
      </w:r>
      <w:r w:rsidR="00F42301">
        <w:rPr>
          <w:rFonts w:ascii="Times New Roman" w:hAnsi="Times New Roman"/>
          <w:i/>
          <w:iCs/>
          <w:spacing w:val="-7"/>
          <w:sz w:val="20"/>
          <w:szCs w:val="20"/>
        </w:rPr>
        <w:t>r</w:t>
      </w:r>
      <w:r w:rsidR="00F42301">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sidR="00122DC4">
        <w:rPr>
          <w:rFonts w:ascii="Times New Roman" w:hAnsi="Times New Roman"/>
          <w:sz w:val="20"/>
          <w:szCs w:val="20"/>
        </w:rPr>
        <w:t>di</w:t>
      </w:r>
      <w:r>
        <w:rPr>
          <w:rFonts w:ascii="Times New Roman" w:hAnsi="Times New Roman"/>
          <w:sz w:val="20"/>
          <w:szCs w:val="20"/>
        </w:rPr>
        <w:t xml:space="preserve">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Health........................................................................3(3-0)</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sidR="00122DC4">
        <w:rPr>
          <w:rFonts w:ascii="Times New Roman" w:hAnsi="Times New Roman"/>
          <w:i/>
          <w:iCs/>
          <w:sz w:val="20"/>
          <w:szCs w:val="20"/>
        </w:rPr>
        <w:t>equisite: Ad</w:t>
      </w:r>
      <w:r>
        <w:rPr>
          <w:rFonts w:ascii="Times New Roman" w:hAnsi="Times New Roman"/>
          <w:i/>
          <w:iCs/>
          <w:sz w:val="20"/>
          <w:szCs w:val="20"/>
        </w:rPr>
        <w:t>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pacing w:val="-1"/>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sidR="00122DC4">
        <w:rPr>
          <w:rFonts w:ascii="Times New Roman" w:hAnsi="Times New Roman"/>
          <w:sz w:val="20"/>
          <w:szCs w:val="20"/>
        </w:rPr>
        <w:t>preven</w:t>
      </w:r>
      <w:r>
        <w:rPr>
          <w:rFonts w:ascii="Times New Roman" w:hAnsi="Times New Roman"/>
          <w:sz w:val="20"/>
          <w:szCs w:val="20"/>
        </w:rPr>
        <w:t xml:space="preserve">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en</w:t>
      </w:r>
      <w:r>
        <w:rPr>
          <w:rFonts w:ascii="Times New Roman" w:hAnsi="Times New Roman"/>
          <w:b/>
          <w:bCs/>
          <w:spacing w:val="7"/>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clinical elective in child health care designed to enhance ad</w:t>
      </w:r>
      <w:r w:rsidR="00122DC4">
        <w:rPr>
          <w:rFonts w:ascii="Times New Roman" w:hAnsi="Times New Roman"/>
          <w:sz w:val="20"/>
          <w:szCs w:val="20"/>
        </w:rPr>
        <w:t>vanced nursing practice by pro</w:t>
      </w:r>
      <w:r>
        <w:rPr>
          <w:rFonts w:ascii="Times New Roman" w:hAnsi="Times New Roman"/>
          <w:sz w:val="20"/>
          <w:szCs w:val="20"/>
        </w:rPr>
        <w:t xml:space="preserve">viding additional opportunities for analysis, synthesis and application </w:t>
      </w:r>
      <w:r w:rsidR="00122DC4">
        <w:rPr>
          <w:rFonts w:ascii="Times New Roman" w:hAnsi="Times New Roman"/>
          <w:sz w:val="20"/>
          <w:szCs w:val="20"/>
        </w:rPr>
        <w:t>of child health care the</w:t>
      </w:r>
      <w:r>
        <w:rPr>
          <w:rFonts w:ascii="Times New Roman" w:hAnsi="Times New Roman"/>
          <w:sz w:val="20"/>
          <w:szCs w:val="20"/>
        </w:rPr>
        <w:t>ory with underserved rural and low-income children and their families.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w:t>
      </w:r>
      <w:r w:rsidR="00122DC4">
        <w:rPr>
          <w:rFonts w:ascii="Times New Roman" w:hAnsi="Times New Roman"/>
          <w:i/>
          <w:iCs/>
          <w:sz w:val="20"/>
          <w:szCs w:val="20"/>
        </w:rPr>
        <w:t xml:space="preserve"> </w:t>
      </w:r>
      <w:r>
        <w:rPr>
          <w:rFonts w:ascii="Times New Roman" w:hAnsi="Times New Roman"/>
          <w:i/>
          <w:iCs/>
          <w:sz w:val="20"/>
          <w:szCs w:val="20"/>
        </w:rPr>
        <w:t>5410; Co</w:t>
      </w:r>
      <w:r>
        <w:rPr>
          <w:rFonts w:ascii="Times New Roman" w:hAnsi="Times New Roman"/>
          <w:i/>
          <w:iCs/>
          <w:spacing w:val="-7"/>
          <w:sz w:val="20"/>
          <w:szCs w:val="20"/>
        </w:rPr>
        <w:t>r</w:t>
      </w:r>
      <w:r>
        <w:rPr>
          <w:rFonts w:ascii="Times New Roman" w:hAnsi="Times New Roman"/>
          <w:i/>
          <w:iCs/>
          <w:sz w:val="20"/>
          <w:szCs w:val="20"/>
        </w:rPr>
        <w:t>equisite: NURS 5421.</w:t>
      </w:r>
    </w:p>
    <w:p w:rsidR="00122DC4" w:rsidRDefault="00F42301" w:rsidP="00565BD4">
      <w:pPr>
        <w:widowControl w:val="0"/>
        <w:tabs>
          <w:tab w:val="left" w:pos="10260"/>
        </w:tabs>
        <w:autoSpaceDE w:val="0"/>
        <w:autoSpaceDN w:val="0"/>
        <w:adjustRightInd w:val="0"/>
        <w:spacing w:before="10"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10260"/>
        </w:tabs>
        <w:autoSpaceDE w:val="0"/>
        <w:autoSpaceDN w:val="0"/>
        <w:adjustRightInd w:val="0"/>
        <w:spacing w:before="10" w:after="0" w:line="250" w:lineRule="auto"/>
        <w:ind w:left="1890"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122DC4"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b/>
          <w:bCs/>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p>
    <w:p w:rsidR="00F42301" w:rsidRDefault="00F42301" w:rsidP="00565BD4">
      <w:pPr>
        <w:widowControl w:val="0"/>
        <w:tabs>
          <w:tab w:val="left" w:pos="10260"/>
        </w:tabs>
        <w:autoSpaceDE w:val="0"/>
        <w:autoSpaceDN w:val="0"/>
        <w:adjustRightInd w:val="0"/>
        <w:spacing w:after="0" w:line="250" w:lineRule="auto"/>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logical agents used in treatment of adults, adolescents and young children. Emphasis</w:t>
      </w:r>
      <w:r w:rsidR="00122DC4">
        <w:rPr>
          <w:rFonts w:ascii="Times New Roman" w:hAnsi="Times New Roman"/>
          <w:sz w:val="20"/>
          <w:szCs w:val="20"/>
        </w:rPr>
        <w:t xml:space="preserve"> is on in</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F42301" w:rsidRDefault="00F42301" w:rsidP="00565BD4">
      <w:pPr>
        <w:widowControl w:val="0"/>
        <w:tabs>
          <w:tab w:val="left" w:pos="9180"/>
        </w:tabs>
        <w:autoSpaceDE w:val="0"/>
        <w:autoSpaceDN w:val="0"/>
        <w:adjustRightInd w:val="0"/>
        <w:spacing w:after="0" w:line="245" w:lineRule="exact"/>
        <w:ind w:left="1890" w:right="36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F42301" w:rsidRDefault="00F42301" w:rsidP="00565BD4">
      <w:pPr>
        <w:widowControl w:val="0"/>
        <w:tabs>
          <w:tab w:val="left" w:pos="9180"/>
        </w:tabs>
        <w:autoSpaceDE w:val="0"/>
        <w:autoSpaceDN w:val="0"/>
        <w:adjustRightInd w:val="0"/>
        <w:spacing w:after="0" w:line="225" w:lineRule="exact"/>
        <w:ind w:left="1890"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w:t>
      </w:r>
      <w:r w:rsidR="00565BD4">
        <w:rPr>
          <w:rFonts w:ascii="Times New Roman" w:hAnsi="Times New Roman"/>
          <w:sz w:val="20"/>
          <w:szCs w:val="20"/>
        </w:rPr>
        <w:t xml:space="preserve"> </w:t>
      </w:r>
      <w:r>
        <w:rPr>
          <w:rFonts w:ascii="Times New Roman" w:hAnsi="Times New Roman"/>
          <w:sz w:val="20"/>
          <w:szCs w:val="20"/>
        </w:rPr>
        <w:t>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sidR="00122DC4">
        <w:rPr>
          <w:rFonts w:ascii="Times New Roman" w:hAnsi="Times New Roman"/>
          <w:sz w:val="20"/>
          <w:szCs w:val="20"/>
        </w:rPr>
        <w:t>fac</w:t>
      </w:r>
      <w:r>
        <w:rPr>
          <w:rFonts w:ascii="Times New Roman" w:hAnsi="Times New Roman"/>
          <w:sz w:val="20"/>
          <w:szCs w:val="20"/>
        </w:rPr>
        <w:t>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health needs and problems; needed human and material resources; legal and administrative conside</w:t>
      </w:r>
      <w:r>
        <w:rPr>
          <w:rFonts w:ascii="Times New Roman" w:hAnsi="Times New Roman"/>
          <w:spacing w:val="-4"/>
          <w:sz w:val="20"/>
          <w:szCs w:val="20"/>
        </w:rPr>
        <w:t>r</w:t>
      </w:r>
      <w:r>
        <w:rPr>
          <w:rFonts w:ascii="Times New Roman" w:hAnsi="Times New Roman"/>
          <w:sz w:val="20"/>
          <w:szCs w:val="20"/>
        </w:rPr>
        <w:t>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F42301" w:rsidRDefault="00F42301" w:rsidP="00565BD4">
      <w:pPr>
        <w:widowControl w:val="0"/>
        <w:tabs>
          <w:tab w:val="left" w:pos="9180"/>
        </w:tabs>
        <w:autoSpaceDE w:val="0"/>
        <w:autoSpaceDN w:val="0"/>
        <w:adjustRightInd w:val="0"/>
        <w:spacing w:before="10" w:after="0" w:line="250" w:lineRule="auto"/>
        <w:ind w:left="2326" w:right="360"/>
        <w:jc w:val="both"/>
        <w:rPr>
          <w:rFonts w:ascii="Times New Roman" w:hAnsi="Times New Roman"/>
          <w:sz w:val="20"/>
          <w:szCs w:val="20"/>
        </w:rPr>
        <w:sectPr w:rsidR="00F42301" w:rsidSect="00565BD4">
          <w:pgSz w:w="12240" w:h="15840"/>
          <w:pgMar w:top="260" w:right="1260" w:bottom="280" w:left="200" w:header="0" w:footer="1044" w:gutter="0"/>
          <w:cols w:space="720" w:equalWidth="0">
            <w:col w:w="10780"/>
          </w:cols>
          <w:noEndnote/>
        </w:sectPr>
      </w:pPr>
    </w:p>
    <w:tbl>
      <w:tblPr>
        <w:tblW w:w="10249" w:type="dxa"/>
        <w:tblInd w:w="101" w:type="dxa"/>
        <w:tblLayout w:type="fixed"/>
        <w:tblCellMar>
          <w:left w:w="0" w:type="dxa"/>
          <w:right w:w="0" w:type="dxa"/>
        </w:tblCellMar>
        <w:tblLook w:val="0000"/>
      </w:tblPr>
      <w:tblGrid>
        <w:gridCol w:w="4876"/>
        <w:gridCol w:w="4203"/>
        <w:gridCol w:w="117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03"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before="8" w:after="0" w:line="160" w:lineRule="exact"/>
              <w:ind w:right="360"/>
              <w:jc w:val="both"/>
              <w:rPr>
                <w:rFonts w:ascii="Times New Roman" w:hAnsi="Times New Roman"/>
                <w:sz w:val="16"/>
                <w:szCs w:val="16"/>
              </w:rPr>
            </w:pPr>
          </w:p>
          <w:p w:rsidR="00F42301" w:rsidRPr="00FA7AC7" w:rsidRDefault="00F42301" w:rsidP="00CD2215">
            <w:pPr>
              <w:widowControl w:val="0"/>
              <w:tabs>
                <w:tab w:val="left" w:pos="9180"/>
              </w:tabs>
              <w:autoSpaceDE w:val="0"/>
              <w:autoSpaceDN w:val="0"/>
              <w:adjustRightInd w:val="0"/>
              <w:spacing w:after="0"/>
              <w:ind w:left="1973" w:right="360" w:hanging="200"/>
              <w:jc w:val="both"/>
              <w:rPr>
                <w:rFonts w:ascii="Times New Roman" w:hAnsi="Times New Roman"/>
                <w:sz w:val="24"/>
                <w:szCs w:val="24"/>
              </w:rPr>
            </w:pPr>
            <w:r w:rsidRPr="00FA7AC7">
              <w:rPr>
                <w:rFonts w:ascii="Times New Roman" w:hAnsi="Times New Roman"/>
                <w:b/>
                <w:bCs/>
                <w:color w:val="191919"/>
                <w:sz w:val="36"/>
                <w:szCs w:val="36"/>
              </w:rPr>
              <w:t>N</w:t>
            </w:r>
            <w:r w:rsidRPr="00FA7AC7">
              <w:rPr>
                <w:rFonts w:ascii="Times New Roman" w:hAnsi="Times New Roman"/>
                <w:b/>
                <w:bCs/>
                <w:color w:val="191919"/>
                <w:sz w:val="27"/>
                <w:szCs w:val="27"/>
              </w:rPr>
              <w:t>URSING</w:t>
            </w:r>
          </w:p>
        </w:tc>
        <w:tc>
          <w:tcPr>
            <w:tcW w:w="1170" w:type="dxa"/>
            <w:tcBorders>
              <w:top w:val="nil"/>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0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420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565BD4">
            <w:pPr>
              <w:widowControl w:val="0"/>
              <w:tabs>
                <w:tab w:val="left" w:pos="9180"/>
              </w:tabs>
              <w:autoSpaceDE w:val="0"/>
              <w:autoSpaceDN w:val="0"/>
              <w:adjustRightInd w:val="0"/>
              <w:spacing w:after="0"/>
              <w:ind w:right="360"/>
              <w:jc w:val="both"/>
              <w:rPr>
                <w:rFonts w:ascii="Times New Roman" w:hAnsi="Times New Roman"/>
                <w:sz w:val="24"/>
                <w:szCs w:val="24"/>
              </w:rPr>
            </w:pPr>
          </w:p>
        </w:tc>
      </w:tr>
    </w:tbl>
    <w:p w:rsidR="00F42301" w:rsidRDefault="00F42301" w:rsidP="00565BD4">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F42301" w:rsidRDefault="00F42301" w:rsidP="00565BD4">
      <w:pPr>
        <w:widowControl w:val="0"/>
        <w:tabs>
          <w:tab w:val="left" w:pos="9180"/>
        </w:tabs>
        <w:autoSpaceDE w:val="0"/>
        <w:autoSpaceDN w:val="0"/>
        <w:adjustRightInd w:val="0"/>
        <w:spacing w:before="17" w:after="0" w:line="280" w:lineRule="exact"/>
        <w:ind w:right="360"/>
        <w:jc w:val="both"/>
        <w:rPr>
          <w:rFonts w:ascii="Times New Roman" w:hAnsi="Times New Roman"/>
          <w:sz w:val="28"/>
          <w:szCs w:val="28"/>
        </w:rPr>
      </w:pPr>
    </w:p>
    <w:p w:rsidR="00565BD4" w:rsidRDefault="00284C41" w:rsidP="00565BD4">
      <w:pPr>
        <w:widowControl w:val="0"/>
        <w:tabs>
          <w:tab w:val="left" w:pos="9180"/>
        </w:tabs>
        <w:autoSpaceDE w:val="0"/>
        <w:autoSpaceDN w:val="0"/>
        <w:adjustRightInd w:val="0"/>
        <w:spacing w:before="27" w:after="0" w:line="250" w:lineRule="auto"/>
        <w:ind w:right="360" w:firstLine="0"/>
        <w:jc w:val="both"/>
        <w:rPr>
          <w:rFonts w:ascii="Times New Roman" w:hAnsi="Times New Roman"/>
          <w:b/>
          <w:bCs/>
          <w:sz w:val="20"/>
          <w:szCs w:val="20"/>
        </w:rPr>
      </w:pPr>
      <w:r w:rsidRPr="00284C41">
        <w:rPr>
          <w:rFonts w:ascii="Calibri" w:hAnsi="Calibri"/>
          <w:noProof/>
          <w:lang w:eastAsia="en-US"/>
        </w:rPr>
        <w:pict>
          <v:group id="_x0000_s3655" style="position:absolute;left:0;text-align:left;margin-left:316.1pt;margin-top:-53.1pt;width:31.2pt;height:31.05pt;z-index:-251653632;mso-position-horizontal-relative:page" coordorigin="6322,-1062" coordsize="624,621" o:allowincell="f">
            <v:rect id="_x0000_s3656" style="position:absolute;left:6327;top:-1057;width:613;height:610" o:allowincell="f" stroked="f">
              <v:path arrowok="t"/>
            </v:rect>
            <v:rect id="_x0000_s3657" style="position:absolute;left:6328;top:-1057;width:620;height:620;mso-position-horizontal-relative:page" o:allowincell="f" filled="f" stroked="f">
              <v:textbox style="mso-next-textbox:#_x0000_s365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NURS</w:t>
      </w:r>
      <w:r w:rsidR="00F42301">
        <w:rPr>
          <w:rFonts w:ascii="Times New Roman" w:hAnsi="Times New Roman"/>
          <w:b/>
          <w:bCs/>
          <w:spacing w:val="-3"/>
          <w:sz w:val="20"/>
          <w:szCs w:val="20"/>
        </w:rPr>
        <w:t xml:space="preserve"> </w:t>
      </w:r>
      <w:r w:rsidR="00F42301">
        <w:rPr>
          <w:rFonts w:ascii="Times New Roman" w:hAnsi="Times New Roman"/>
          <w:b/>
          <w:bCs/>
          <w:sz w:val="20"/>
          <w:szCs w:val="20"/>
        </w:rPr>
        <w:t>6000</w:t>
      </w:r>
      <w:r w:rsidR="00F42301">
        <w:rPr>
          <w:rFonts w:ascii="Times New Roman" w:hAnsi="Times New Roman"/>
          <w:b/>
          <w:bCs/>
          <w:spacing w:val="-3"/>
          <w:sz w:val="20"/>
          <w:szCs w:val="20"/>
        </w:rPr>
        <w:t xml:space="preserve"> </w:t>
      </w:r>
      <w:r w:rsidR="00F42301">
        <w:rPr>
          <w:rFonts w:ascii="Times New Roman" w:hAnsi="Times New Roman"/>
          <w:b/>
          <w:bCs/>
          <w:sz w:val="20"/>
          <w:szCs w:val="20"/>
        </w:rPr>
        <w:t>-</w:t>
      </w:r>
      <w:r w:rsidR="00F42301">
        <w:rPr>
          <w:rFonts w:ascii="Times New Roman" w:hAnsi="Times New Roman"/>
          <w:b/>
          <w:bCs/>
          <w:spacing w:val="-3"/>
          <w:sz w:val="20"/>
          <w:szCs w:val="20"/>
        </w:rPr>
        <w:t xml:space="preserve"> </w:t>
      </w:r>
      <w:r w:rsidR="00F42301">
        <w:rPr>
          <w:rFonts w:ascii="Times New Roman" w:hAnsi="Times New Roman"/>
          <w:b/>
          <w:bCs/>
          <w:sz w:val="20"/>
          <w:szCs w:val="20"/>
        </w:rPr>
        <w:t>Di</w:t>
      </w:r>
      <w:r w:rsidR="00F42301">
        <w:rPr>
          <w:rFonts w:ascii="Times New Roman" w:hAnsi="Times New Roman"/>
          <w:b/>
          <w:bCs/>
          <w:spacing w:val="-4"/>
          <w:sz w:val="20"/>
          <w:szCs w:val="20"/>
        </w:rPr>
        <w:t>r</w:t>
      </w:r>
      <w:r w:rsidR="00F42301">
        <w:rPr>
          <w:rFonts w:ascii="Times New Roman" w:hAnsi="Times New Roman"/>
          <w:b/>
          <w:bCs/>
          <w:sz w:val="20"/>
          <w:szCs w:val="20"/>
        </w:rPr>
        <w:t>ected</w:t>
      </w:r>
      <w:r w:rsidR="00F42301">
        <w:rPr>
          <w:rFonts w:ascii="Times New Roman" w:hAnsi="Times New Roman"/>
          <w:b/>
          <w:bCs/>
          <w:spacing w:val="-3"/>
          <w:sz w:val="20"/>
          <w:szCs w:val="20"/>
        </w:rPr>
        <w:t xml:space="preserve"> </w:t>
      </w:r>
      <w:r w:rsidR="00F42301">
        <w:rPr>
          <w:rFonts w:ascii="Times New Roman" w:hAnsi="Times New Roman"/>
          <w:b/>
          <w:bCs/>
          <w:sz w:val="20"/>
          <w:szCs w:val="20"/>
        </w:rPr>
        <w:t>Stud</w:t>
      </w:r>
      <w:r w:rsidR="00F42301">
        <w:rPr>
          <w:rFonts w:ascii="Times New Roman" w:hAnsi="Times New Roman"/>
          <w:b/>
          <w:bCs/>
          <w:spacing w:val="-11"/>
          <w:sz w:val="20"/>
          <w:szCs w:val="20"/>
        </w:rPr>
        <w:t>y</w:t>
      </w:r>
      <w:r w:rsidR="00F42301">
        <w:rPr>
          <w:rFonts w:ascii="Times New Roman" w:hAnsi="Times New Roman"/>
          <w:b/>
          <w:bCs/>
          <w:sz w:val="20"/>
          <w:szCs w:val="20"/>
        </w:rPr>
        <w:t>...............................................................................................</w:t>
      </w:r>
      <w:r w:rsidR="00F42301">
        <w:rPr>
          <w:rFonts w:ascii="Times New Roman" w:hAnsi="Times New Roman"/>
          <w:b/>
          <w:bCs/>
          <w:spacing w:val="-18"/>
          <w:sz w:val="20"/>
          <w:szCs w:val="20"/>
        </w:rPr>
        <w:t>V</w:t>
      </w:r>
      <w:r w:rsidR="00F42301">
        <w:rPr>
          <w:rFonts w:ascii="Times New Roman" w:hAnsi="Times New Roman"/>
          <w:b/>
          <w:bCs/>
          <w:sz w:val="20"/>
          <w:szCs w:val="20"/>
        </w:rPr>
        <w:t xml:space="preserve">ariable </w:t>
      </w:r>
    </w:p>
    <w:p w:rsidR="00F42301" w:rsidRDefault="00F42301" w:rsidP="00565BD4">
      <w:pPr>
        <w:widowControl w:val="0"/>
        <w:tabs>
          <w:tab w:val="left" w:pos="9180"/>
        </w:tabs>
        <w:autoSpaceDE w:val="0"/>
        <w:autoSpaceDN w:val="0"/>
        <w:adjustRightInd w:val="0"/>
        <w:spacing w:before="27" w:after="0" w:line="250" w:lineRule="auto"/>
        <w:ind w:right="360" w:firstLine="0"/>
        <w:jc w:val="both"/>
        <w:rPr>
          <w:rFonts w:ascii="Times New Roman" w:hAnsi="Times New Roman"/>
          <w:sz w:val="20"/>
          <w:szCs w:val="20"/>
        </w:rPr>
      </w:pPr>
      <w:r>
        <w:rPr>
          <w:rFonts w:ascii="Times New Roman" w:hAnsi="Times New Roman"/>
          <w:spacing w:val="1"/>
          <w:sz w:val="20"/>
          <w:szCs w:val="20"/>
        </w:rPr>
        <w:t>Independen</w:t>
      </w:r>
      <w:r>
        <w:rPr>
          <w:rFonts w:ascii="Times New Roman" w:hAnsi="Times New Roman"/>
          <w:sz w:val="20"/>
          <w:szCs w:val="20"/>
        </w:rPr>
        <w:t xml:space="preserve">t </w:t>
      </w:r>
      <w:r>
        <w:rPr>
          <w:rFonts w:ascii="Times New Roman" w:hAnsi="Times New Roman"/>
          <w:spacing w:val="1"/>
          <w:sz w:val="20"/>
          <w:szCs w:val="20"/>
        </w:rPr>
        <w:t>exploratio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f a </w:t>
      </w:r>
      <w:r>
        <w:rPr>
          <w:rFonts w:ascii="Times New Roman" w:hAnsi="Times New Roman"/>
          <w:spacing w:val="1"/>
          <w:sz w:val="20"/>
          <w:szCs w:val="20"/>
        </w:rPr>
        <w:t>topi</w:t>
      </w:r>
      <w:r>
        <w:rPr>
          <w:rFonts w:ascii="Times New Roman" w:hAnsi="Times New Roman"/>
          <w:sz w:val="20"/>
          <w:szCs w:val="20"/>
        </w:rPr>
        <w:t xml:space="preserve">c </w:t>
      </w:r>
      <w:r>
        <w:rPr>
          <w:rFonts w:ascii="Times New Roman" w:hAnsi="Times New Roman"/>
          <w:spacing w:val="1"/>
          <w:sz w:val="20"/>
          <w:szCs w:val="20"/>
        </w:rPr>
        <w:t>fro</w:t>
      </w:r>
      <w:r>
        <w:rPr>
          <w:rFonts w:ascii="Times New Roman" w:hAnsi="Times New Roman"/>
          <w:sz w:val="20"/>
          <w:szCs w:val="20"/>
        </w:rPr>
        <w:t xml:space="preserve">m a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practice</w:t>
      </w:r>
      <w:r>
        <w:rPr>
          <w:rFonts w:ascii="Times New Roman" w:hAnsi="Times New Roman"/>
          <w:sz w:val="20"/>
          <w:szCs w:val="20"/>
        </w:rPr>
        <w:t xml:space="preserve">, </w:t>
      </w:r>
      <w:r>
        <w:rPr>
          <w:rFonts w:ascii="Times New Roman" w:hAnsi="Times New Roman"/>
          <w:spacing w:val="1"/>
          <w:sz w:val="20"/>
          <w:szCs w:val="20"/>
        </w:rPr>
        <w:t>educatio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r </w:t>
      </w:r>
      <w:r>
        <w:rPr>
          <w:rFonts w:ascii="Times New Roman" w:hAnsi="Times New Roman"/>
          <w:spacing w:val="1"/>
          <w:sz w:val="20"/>
          <w:szCs w:val="20"/>
        </w:rPr>
        <w:t>administratio</w:t>
      </w:r>
      <w:r>
        <w:rPr>
          <w:rFonts w:ascii="Times New Roman" w:hAnsi="Times New Roman"/>
          <w:sz w:val="20"/>
          <w:szCs w:val="20"/>
        </w:rPr>
        <w:t xml:space="preserve">n </w:t>
      </w:r>
      <w:r>
        <w:rPr>
          <w:rFonts w:ascii="Times New Roman" w:hAnsi="Times New Roman"/>
          <w:spacing w:val="1"/>
          <w:sz w:val="20"/>
          <w:szCs w:val="20"/>
        </w:rPr>
        <w:t>pe</w:t>
      </w:r>
      <w:r>
        <w:rPr>
          <w:rFonts w:ascii="Times New Roman" w:hAnsi="Times New Roman"/>
          <w:spacing w:val="-3"/>
          <w:sz w:val="20"/>
          <w:szCs w:val="20"/>
        </w:rPr>
        <w:t>r</w:t>
      </w:r>
      <w:r>
        <w:rPr>
          <w:rFonts w:ascii="Times New Roman" w:hAnsi="Times New Roman"/>
          <w:sz w:val="20"/>
          <w:szCs w:val="20"/>
        </w:rPr>
        <w:t xml:space="preserve">spective.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 of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 Graduate Nursing P</w:t>
      </w:r>
      <w:r>
        <w:rPr>
          <w:rFonts w:ascii="Times New Roman" w:hAnsi="Times New Roman"/>
          <w:i/>
          <w:iCs/>
          <w:spacing w:val="-7"/>
          <w:sz w:val="20"/>
          <w:szCs w:val="20"/>
        </w:rPr>
        <w:t>r</w:t>
      </w:r>
      <w:r>
        <w:rPr>
          <w:rFonts w:ascii="Times New Roman" w:hAnsi="Times New Roman"/>
          <w:i/>
          <w:iCs/>
          <w:sz w:val="20"/>
          <w:szCs w:val="20"/>
        </w:rPr>
        <w:t>ogram.</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6001 - Instructional Strategies and Evaluation................................</w:t>
      </w:r>
      <w:r w:rsidR="00565BD4">
        <w:rPr>
          <w:rFonts w:ascii="Times New Roman" w:hAnsi="Times New Roman"/>
          <w:b/>
          <w:bCs/>
          <w:sz w:val="20"/>
          <w:szCs w:val="20"/>
        </w:rPr>
        <w:t>.........................3(3-0)</w:t>
      </w:r>
    </w:p>
    <w:p w:rsidR="00F42301" w:rsidRDefault="00284C4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noProof/>
          <w:sz w:val="20"/>
          <w:szCs w:val="20"/>
        </w:rPr>
        <w:pict>
          <v:shape id="_x0000_s7691" type="#_x0000_t202" style="position:absolute;left:0;text-align:left;margin-left:520pt;margin-top:127.5pt;width:1in;height:495.8pt;z-index:-251348480;mso-position-horizontal-relative:page;mso-position-vertical-relative:page" o:allowincell="f" filled="f" stroked="f">
            <v:textbox style="layout-flow:vertical;mso-next-textbox:#_x0000_s7691" inset="0,0,0,0">
              <w:txbxContent>
                <w:p w:rsidR="00E410E0" w:rsidRDefault="00E410E0" w:rsidP="00565BD4">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65BD4">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sz w:val="20"/>
          <w:szCs w:val="20"/>
        </w:rPr>
        <w:t>This</w:t>
      </w:r>
      <w:r w:rsidR="00F42301">
        <w:rPr>
          <w:rFonts w:ascii="Times New Roman" w:hAnsi="Times New Roman"/>
          <w:spacing w:val="-2"/>
          <w:sz w:val="20"/>
          <w:szCs w:val="20"/>
        </w:rPr>
        <w:t xml:space="preserve"> </w:t>
      </w:r>
      <w:r w:rsidR="00F42301">
        <w:rPr>
          <w:rFonts w:ascii="Times New Roman" w:hAnsi="Times New Roman"/>
          <w:sz w:val="20"/>
          <w:szCs w:val="20"/>
        </w:rPr>
        <w:t>course</w:t>
      </w:r>
      <w:r w:rsidR="00F42301">
        <w:rPr>
          <w:rFonts w:ascii="Times New Roman" w:hAnsi="Times New Roman"/>
          <w:spacing w:val="-2"/>
          <w:sz w:val="20"/>
          <w:szCs w:val="20"/>
        </w:rPr>
        <w:t xml:space="preserve"> </w:t>
      </w:r>
      <w:r w:rsidR="00F42301">
        <w:rPr>
          <w:rFonts w:ascii="Times New Roman" w:hAnsi="Times New Roman"/>
          <w:sz w:val="20"/>
          <w:szCs w:val="20"/>
        </w:rPr>
        <w:t>focuses</w:t>
      </w:r>
      <w:r w:rsidR="00F42301">
        <w:rPr>
          <w:rFonts w:ascii="Times New Roman" w:hAnsi="Times New Roman"/>
          <w:spacing w:val="-2"/>
          <w:sz w:val="20"/>
          <w:szCs w:val="20"/>
        </w:rPr>
        <w:t xml:space="preserve"> </w:t>
      </w:r>
      <w:r w:rsidR="00F42301">
        <w:rPr>
          <w:rFonts w:ascii="Times New Roman" w:hAnsi="Times New Roman"/>
          <w:sz w:val="20"/>
          <w:szCs w:val="20"/>
        </w:rPr>
        <w:t>on</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implementation</w:t>
      </w:r>
      <w:r w:rsidR="00F42301">
        <w:rPr>
          <w:rFonts w:ascii="Times New Roman" w:hAnsi="Times New Roman"/>
          <w:spacing w:val="-2"/>
          <w:sz w:val="20"/>
          <w:szCs w:val="20"/>
        </w:rPr>
        <w:t xml:space="preserve"> </w:t>
      </w:r>
      <w:r w:rsidR="00F42301">
        <w:rPr>
          <w:rFonts w:ascii="Times New Roman" w:hAnsi="Times New Roman"/>
          <w:sz w:val="20"/>
          <w:szCs w:val="20"/>
        </w:rPr>
        <w:t>of</w:t>
      </w:r>
      <w:r w:rsidR="00F42301">
        <w:rPr>
          <w:rFonts w:ascii="Times New Roman" w:hAnsi="Times New Roman"/>
          <w:spacing w:val="-2"/>
          <w:sz w:val="20"/>
          <w:szCs w:val="20"/>
        </w:rPr>
        <w:t xml:space="preserve"> </w:t>
      </w:r>
      <w:r w:rsidR="00F42301">
        <w:rPr>
          <w:rFonts w:ascii="Times New Roman" w:hAnsi="Times New Roman"/>
          <w:sz w:val="20"/>
          <w:szCs w:val="20"/>
        </w:rPr>
        <w:t>various</w:t>
      </w:r>
      <w:r w:rsidR="00F42301">
        <w:rPr>
          <w:rFonts w:ascii="Times New Roman" w:hAnsi="Times New Roman"/>
          <w:spacing w:val="-2"/>
          <w:sz w:val="20"/>
          <w:szCs w:val="20"/>
        </w:rPr>
        <w:t xml:space="preserve"> </w:t>
      </w:r>
      <w:r w:rsidR="00F42301">
        <w:rPr>
          <w:rFonts w:ascii="Times New Roman" w:hAnsi="Times New Roman"/>
          <w:sz w:val="20"/>
          <w:szCs w:val="20"/>
        </w:rPr>
        <w:t>teaching</w:t>
      </w:r>
      <w:r w:rsidR="00F42301">
        <w:rPr>
          <w:rFonts w:ascii="Times New Roman" w:hAnsi="Times New Roman"/>
          <w:spacing w:val="-2"/>
          <w:sz w:val="20"/>
          <w:szCs w:val="20"/>
        </w:rPr>
        <w:t xml:space="preserve"> </w:t>
      </w:r>
      <w:r w:rsidR="00F42301">
        <w:rPr>
          <w:rFonts w:ascii="Times New Roman" w:hAnsi="Times New Roman"/>
          <w:sz w:val="20"/>
          <w:szCs w:val="20"/>
        </w:rPr>
        <w:t>strategies</w:t>
      </w:r>
      <w:r w:rsidR="00F42301">
        <w:rPr>
          <w:rFonts w:ascii="Times New Roman" w:hAnsi="Times New Roman"/>
          <w:spacing w:val="-2"/>
          <w:sz w:val="20"/>
          <w:szCs w:val="20"/>
        </w:rPr>
        <w:t xml:space="preserve"> </w:t>
      </w:r>
      <w:r w:rsidR="00F42301">
        <w:rPr>
          <w:rFonts w:ascii="Times New Roman" w:hAnsi="Times New Roman"/>
          <w:sz w:val="20"/>
          <w:szCs w:val="20"/>
        </w:rPr>
        <w:t>and</w:t>
      </w:r>
      <w:r w:rsidR="00F42301">
        <w:rPr>
          <w:rFonts w:ascii="Times New Roman" w:hAnsi="Times New Roman"/>
          <w:spacing w:val="-2"/>
          <w:sz w:val="20"/>
          <w:szCs w:val="20"/>
        </w:rPr>
        <w:t xml:space="preserve"> </w:t>
      </w:r>
      <w:r w:rsidR="00F42301">
        <w:rPr>
          <w:rFonts w:ascii="Times New Roman" w:hAnsi="Times New Roman"/>
          <w:sz w:val="20"/>
          <w:szCs w:val="20"/>
        </w:rPr>
        <w:t>the</w:t>
      </w:r>
      <w:r w:rsidR="00F42301">
        <w:rPr>
          <w:rFonts w:ascii="Times New Roman" w:hAnsi="Times New Roman"/>
          <w:spacing w:val="-2"/>
          <w:sz w:val="20"/>
          <w:szCs w:val="20"/>
        </w:rPr>
        <w:t xml:space="preserve"> </w:t>
      </w:r>
      <w:r w:rsidR="00F42301">
        <w:rPr>
          <w:rFonts w:ascii="Times New Roman" w:hAnsi="Times New Roman"/>
          <w:sz w:val="20"/>
          <w:szCs w:val="20"/>
        </w:rPr>
        <w:t>measurement of</w:t>
      </w:r>
      <w:r w:rsidR="00F42301">
        <w:rPr>
          <w:rFonts w:ascii="Times New Roman" w:hAnsi="Times New Roman"/>
          <w:spacing w:val="3"/>
          <w:sz w:val="20"/>
          <w:szCs w:val="20"/>
        </w:rPr>
        <w:t xml:space="preserve"> </w:t>
      </w:r>
      <w:r w:rsidR="00F42301">
        <w:rPr>
          <w:rFonts w:ascii="Times New Roman" w:hAnsi="Times New Roman"/>
          <w:sz w:val="20"/>
          <w:szCs w:val="20"/>
        </w:rPr>
        <w:t>learning</w:t>
      </w:r>
      <w:r w:rsidR="00F42301">
        <w:rPr>
          <w:rFonts w:ascii="Times New Roman" w:hAnsi="Times New Roman"/>
          <w:spacing w:val="3"/>
          <w:sz w:val="20"/>
          <w:szCs w:val="20"/>
        </w:rPr>
        <w:t xml:space="preserve"> </w:t>
      </w:r>
      <w:r w:rsidR="00F42301">
        <w:rPr>
          <w:rFonts w:ascii="Times New Roman" w:hAnsi="Times New Roman"/>
          <w:sz w:val="20"/>
          <w:szCs w:val="20"/>
        </w:rPr>
        <w:t>outcomes.</w:t>
      </w:r>
      <w:r w:rsidR="00F42301">
        <w:rPr>
          <w:rFonts w:ascii="Times New Roman" w:hAnsi="Times New Roman"/>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e</w:t>
      </w:r>
      <w:r w:rsidR="00F42301">
        <w:rPr>
          <w:rFonts w:ascii="Times New Roman" w:hAnsi="Times New Roman"/>
          <w:i/>
          <w:iCs/>
          <w:spacing w:val="-7"/>
          <w:sz w:val="20"/>
          <w:szCs w:val="20"/>
        </w:rPr>
        <w:t>r</w:t>
      </w:r>
      <w:r w:rsidR="00F42301">
        <w:rPr>
          <w:rFonts w:ascii="Times New Roman" w:hAnsi="Times New Roman"/>
          <w:i/>
          <w:iCs/>
          <w:sz w:val="20"/>
          <w:szCs w:val="20"/>
        </w:rPr>
        <w:t>equisites: Admission</w:t>
      </w:r>
      <w:r w:rsidR="00F42301">
        <w:rPr>
          <w:rFonts w:ascii="Times New Roman" w:hAnsi="Times New Roman"/>
          <w:i/>
          <w:iCs/>
          <w:spacing w:val="3"/>
          <w:sz w:val="20"/>
          <w:szCs w:val="20"/>
        </w:rPr>
        <w:t xml:space="preserve"> </w:t>
      </w:r>
      <w:r w:rsidR="00F42301">
        <w:rPr>
          <w:rFonts w:ascii="Times New Roman" w:hAnsi="Times New Roman"/>
          <w:i/>
          <w:iCs/>
          <w:sz w:val="20"/>
          <w:szCs w:val="20"/>
        </w:rPr>
        <w:t>to</w:t>
      </w:r>
      <w:r w:rsidR="00F42301">
        <w:rPr>
          <w:rFonts w:ascii="Times New Roman" w:hAnsi="Times New Roman"/>
          <w:i/>
          <w:iCs/>
          <w:spacing w:val="3"/>
          <w:sz w:val="20"/>
          <w:szCs w:val="20"/>
        </w:rPr>
        <w:t xml:space="preserve"> </w:t>
      </w:r>
      <w:r w:rsidR="00F42301">
        <w:rPr>
          <w:rFonts w:ascii="Times New Roman" w:hAnsi="Times New Roman"/>
          <w:i/>
          <w:iCs/>
          <w:sz w:val="20"/>
          <w:szCs w:val="20"/>
        </w:rPr>
        <w:t>Graduate</w:t>
      </w:r>
      <w:r w:rsidR="00F42301">
        <w:rPr>
          <w:rFonts w:ascii="Times New Roman" w:hAnsi="Times New Roman"/>
          <w:i/>
          <w:iCs/>
          <w:spacing w:val="3"/>
          <w:sz w:val="20"/>
          <w:szCs w:val="20"/>
        </w:rPr>
        <w:t xml:space="preserve"> </w:t>
      </w:r>
      <w:r w:rsidR="00F42301">
        <w:rPr>
          <w:rFonts w:ascii="Times New Roman" w:hAnsi="Times New Roman"/>
          <w:i/>
          <w:iCs/>
          <w:sz w:val="20"/>
          <w:szCs w:val="20"/>
        </w:rPr>
        <w:t>Nursing</w:t>
      </w:r>
      <w:r w:rsidR="00F42301">
        <w:rPr>
          <w:rFonts w:ascii="Times New Roman" w:hAnsi="Times New Roman"/>
          <w:i/>
          <w:iCs/>
          <w:spacing w:val="3"/>
          <w:sz w:val="20"/>
          <w:szCs w:val="20"/>
        </w:rPr>
        <w:t xml:space="preserve"> </w:t>
      </w:r>
      <w:r w:rsidR="00F42301">
        <w:rPr>
          <w:rFonts w:ascii="Times New Roman" w:hAnsi="Times New Roman"/>
          <w:i/>
          <w:iCs/>
          <w:sz w:val="20"/>
          <w:szCs w:val="20"/>
        </w:rPr>
        <w:t>P</w:t>
      </w:r>
      <w:r w:rsidR="00F42301">
        <w:rPr>
          <w:rFonts w:ascii="Times New Roman" w:hAnsi="Times New Roman"/>
          <w:i/>
          <w:iCs/>
          <w:spacing w:val="-7"/>
          <w:sz w:val="20"/>
          <w:szCs w:val="20"/>
        </w:rPr>
        <w:t>r</w:t>
      </w:r>
      <w:r w:rsidR="00F42301">
        <w:rPr>
          <w:rFonts w:ascii="Times New Roman" w:hAnsi="Times New Roman"/>
          <w:i/>
          <w:iCs/>
          <w:sz w:val="20"/>
          <w:szCs w:val="20"/>
        </w:rPr>
        <w:t>ogram</w:t>
      </w:r>
      <w:r w:rsidR="00F42301">
        <w:rPr>
          <w:rFonts w:ascii="Times New Roman" w:hAnsi="Times New Roman"/>
          <w:i/>
          <w:iCs/>
          <w:spacing w:val="3"/>
          <w:sz w:val="20"/>
          <w:szCs w:val="20"/>
        </w:rPr>
        <w:t xml:space="preserve"> </w:t>
      </w:r>
      <w:r w:rsidR="00F42301">
        <w:rPr>
          <w:rFonts w:ascii="Times New Roman" w:hAnsi="Times New Roman"/>
          <w:i/>
          <w:iCs/>
          <w:sz w:val="20"/>
          <w:szCs w:val="20"/>
        </w:rPr>
        <w:t>or</w:t>
      </w:r>
      <w:r w:rsidR="00F42301">
        <w:rPr>
          <w:rFonts w:ascii="Times New Roman" w:hAnsi="Times New Roman"/>
          <w:i/>
          <w:iCs/>
          <w:spacing w:val="3"/>
          <w:sz w:val="20"/>
          <w:szCs w:val="20"/>
        </w:rPr>
        <w:t xml:space="preserve"> </w:t>
      </w:r>
      <w:r w:rsidR="00F42301">
        <w:rPr>
          <w:rFonts w:ascii="Times New Roman" w:hAnsi="Times New Roman"/>
          <w:i/>
          <w:iCs/>
          <w:sz w:val="20"/>
          <w:szCs w:val="20"/>
        </w:rPr>
        <w:t>app</w:t>
      </w:r>
      <w:r w:rsidR="00F42301">
        <w:rPr>
          <w:rFonts w:ascii="Times New Roman" w:hAnsi="Times New Roman"/>
          <w:i/>
          <w:iCs/>
          <w:spacing w:val="-7"/>
          <w:sz w:val="20"/>
          <w:szCs w:val="20"/>
        </w:rPr>
        <w:t>r</w:t>
      </w:r>
      <w:r w:rsidR="00F42301">
        <w:rPr>
          <w:rFonts w:ascii="Times New Roman" w:hAnsi="Times New Roman"/>
          <w:i/>
          <w:iCs/>
          <w:sz w:val="20"/>
          <w:szCs w:val="20"/>
        </w:rPr>
        <w:t>oval</w:t>
      </w:r>
      <w:r w:rsidR="00F42301">
        <w:rPr>
          <w:rFonts w:ascii="Times New Roman" w:hAnsi="Times New Roman"/>
          <w:i/>
          <w:iCs/>
          <w:spacing w:val="3"/>
          <w:sz w:val="20"/>
          <w:szCs w:val="20"/>
        </w:rPr>
        <w:t xml:space="preserve"> </w:t>
      </w:r>
      <w:r w:rsidR="00F42301">
        <w:rPr>
          <w:rFonts w:ascii="Times New Roman" w:hAnsi="Times New Roman"/>
          <w:i/>
          <w:iCs/>
          <w:sz w:val="20"/>
          <w:szCs w:val="20"/>
        </w:rPr>
        <w:t>of Graduate Nursing Coo</w:t>
      </w:r>
      <w:r w:rsidR="00F42301">
        <w:rPr>
          <w:rFonts w:ascii="Times New Roman" w:hAnsi="Times New Roman"/>
          <w:i/>
          <w:iCs/>
          <w:spacing w:val="-7"/>
          <w:sz w:val="20"/>
          <w:szCs w:val="20"/>
        </w:rPr>
        <w:t>r</w:t>
      </w:r>
      <w:r w:rsidR="00F42301">
        <w:rPr>
          <w:rFonts w:ascii="Times New Roman" w:hAnsi="Times New Roman"/>
          <w:i/>
          <w:iCs/>
          <w:sz w:val="20"/>
          <w:szCs w:val="20"/>
        </w:rPr>
        <w:t>dinato</w:t>
      </w:r>
      <w:r w:rsidR="00F42301">
        <w:rPr>
          <w:rFonts w:ascii="Times New Roman" w:hAnsi="Times New Roman"/>
          <w:i/>
          <w:iCs/>
          <w:spacing w:val="-22"/>
          <w:sz w:val="20"/>
          <w:szCs w:val="20"/>
        </w:rPr>
        <w:t>r</w:t>
      </w:r>
      <w:r w:rsidR="00F42301">
        <w:rPr>
          <w:rFonts w:ascii="Times New Roman" w:hAnsi="Times New Roman"/>
          <w:i/>
          <w:iCs/>
          <w:sz w:val="20"/>
          <w:szCs w:val="20"/>
        </w:rPr>
        <w:t>.</w:t>
      </w:r>
    </w:p>
    <w:p w:rsidR="00F42301" w:rsidRDefault="00F42301" w:rsidP="00565BD4">
      <w:pPr>
        <w:widowControl w:val="0"/>
        <w:tabs>
          <w:tab w:val="left" w:pos="9180"/>
        </w:tabs>
        <w:autoSpaceDE w:val="0"/>
        <w:autoSpaceDN w:val="0"/>
        <w:adjustRightInd w:val="0"/>
        <w:spacing w:after="0" w:line="245" w:lineRule="exact"/>
        <w:ind w:right="36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F42301" w:rsidRDefault="00F42301" w:rsidP="00565BD4">
      <w:pPr>
        <w:widowControl w:val="0"/>
        <w:tabs>
          <w:tab w:val="left" w:pos="9180"/>
        </w:tabs>
        <w:autoSpaceDE w:val="0"/>
        <w:autoSpaceDN w:val="0"/>
        <w:adjustRightInd w:val="0"/>
        <w:spacing w:after="0" w:line="225" w:lineRule="exact"/>
        <w:ind w:right="36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w:t>
      </w:r>
      <w:r w:rsidR="00565BD4">
        <w:rPr>
          <w:rFonts w:ascii="Times New Roman" w:hAnsi="Times New Roman"/>
          <w:spacing w:val="1"/>
          <w:sz w:val="20"/>
          <w:szCs w:val="20"/>
        </w:rPr>
        <w:t xml:space="preserve"> </w:t>
      </w:r>
      <w:r>
        <w:rPr>
          <w:rFonts w:ascii="Times New Roman" w:hAnsi="Times New Roman"/>
          <w:spacing w:val="1"/>
          <w:sz w:val="20"/>
          <w:szCs w:val="20"/>
        </w:rPr>
        <w:t>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sidR="00565BD4">
        <w:rPr>
          <w:rFonts w:ascii="Times New Roman" w:hAnsi="Times New Roman"/>
          <w:spacing w:val="1"/>
          <w:sz w:val="20"/>
          <w:szCs w:val="20"/>
        </w:rPr>
        <w:t xml:space="preserve"> is</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sidR="00565BD4">
        <w:rPr>
          <w:rFonts w:ascii="Times New Roman" w:hAnsi="Times New Roman"/>
          <w:sz w:val="20"/>
          <w:szCs w:val="20"/>
        </w:rPr>
        <w:t>syn</w:t>
      </w:r>
      <w:r>
        <w:rPr>
          <w:rFonts w:ascii="Times New Roman" w:hAnsi="Times New Roman"/>
          <w:sz w:val="20"/>
          <w:szCs w:val="20"/>
        </w:rPr>
        <w:t xml:space="preserve">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 course presents the theoretical and clinical basis for he</w:t>
      </w:r>
      <w:r w:rsidR="00565BD4">
        <w:rPr>
          <w:rFonts w:ascii="Times New Roman" w:hAnsi="Times New Roman"/>
          <w:sz w:val="20"/>
          <w:szCs w:val="20"/>
        </w:rPr>
        <w:t>alth promotion and disease pre</w:t>
      </w:r>
      <w:r>
        <w:rPr>
          <w:rFonts w:ascii="Times New Roman" w:hAnsi="Times New Roman"/>
          <w:sz w:val="20"/>
          <w:szCs w:val="20"/>
        </w:rPr>
        <w:t>vention of adults/older adults and their families. Content includes health maintenance, health teaching, developmental issues, counseling and nursing d</w:t>
      </w:r>
      <w:r w:rsidR="00565BD4">
        <w:rPr>
          <w:rFonts w:ascii="Times New Roman" w:hAnsi="Times New Roman"/>
          <w:sz w:val="20"/>
          <w:szCs w:val="20"/>
        </w:rPr>
        <w:t>iagnosis and management of com</w:t>
      </w:r>
      <w:r>
        <w:rPr>
          <w:rFonts w:ascii="Times New Roman" w:hAnsi="Times New Roman"/>
          <w:sz w:val="20"/>
          <w:szCs w:val="20"/>
        </w:rPr>
        <w:t>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 6310 - Primary Ca</w:t>
      </w:r>
      <w:r>
        <w:rPr>
          <w:rFonts w:ascii="Times New Roman" w:hAnsi="Times New Roman"/>
          <w:b/>
          <w:bCs/>
          <w:spacing w:val="-4"/>
          <w:sz w:val="20"/>
          <w:szCs w:val="20"/>
        </w:rPr>
        <w:t>r</w:t>
      </w:r>
      <w:r>
        <w:rPr>
          <w:rFonts w:ascii="Times New Roman" w:hAnsi="Times New Roman"/>
          <w:b/>
          <w:bCs/>
          <w:sz w:val="20"/>
          <w:szCs w:val="20"/>
        </w:rPr>
        <w:t>e Issues In Health P</w:t>
      </w:r>
      <w:r>
        <w:rPr>
          <w:rFonts w:ascii="Times New Roman" w:hAnsi="Times New Roman"/>
          <w:b/>
          <w:bCs/>
          <w:spacing w:val="-4"/>
          <w:sz w:val="20"/>
          <w:szCs w:val="20"/>
        </w:rPr>
        <w:t>r</w:t>
      </w:r>
      <w:r>
        <w:rPr>
          <w:rFonts w:ascii="Times New Roman" w:hAnsi="Times New Roman"/>
          <w:b/>
          <w:bCs/>
          <w:sz w:val="20"/>
          <w:szCs w:val="20"/>
        </w:rPr>
        <w:t xml:space="preserve">omotion of Communities........................2(2-0)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5"/>
          <w:sz w:val="20"/>
          <w:szCs w:val="20"/>
        </w:rPr>
        <w:t xml:space="preserve"> </w:t>
      </w:r>
      <w:r>
        <w:rPr>
          <w:rFonts w:ascii="Times New Roman" w:hAnsi="Times New Roman"/>
          <w:sz w:val="20"/>
          <w:szCs w:val="20"/>
        </w:rPr>
        <w:t>seminar</w:t>
      </w:r>
      <w:r>
        <w:rPr>
          <w:rFonts w:ascii="Times New Roman" w:hAnsi="Times New Roman"/>
          <w:spacing w:val="-5"/>
          <w:sz w:val="20"/>
          <w:szCs w:val="20"/>
        </w:rPr>
        <w:t xml:space="preserve"> </w:t>
      </w:r>
      <w:r>
        <w:rPr>
          <w:rFonts w:ascii="Times New Roman" w:hAnsi="Times New Roman"/>
          <w:sz w:val="20"/>
          <w:szCs w:val="20"/>
        </w:rPr>
        <w:t>focuses</w:t>
      </w:r>
      <w:r>
        <w:rPr>
          <w:rFonts w:ascii="Times New Roman" w:hAnsi="Times New Roman"/>
          <w:spacing w:val="-5"/>
          <w:sz w:val="20"/>
          <w:szCs w:val="20"/>
        </w:rPr>
        <w:t xml:space="preserve"> </w:t>
      </w:r>
      <w:r>
        <w:rPr>
          <w:rFonts w:ascii="Times New Roman" w:hAnsi="Times New Roman"/>
          <w:sz w:val="20"/>
          <w:szCs w:val="20"/>
        </w:rPr>
        <w:t>on</w:t>
      </w:r>
      <w:r>
        <w:rPr>
          <w:rFonts w:ascii="Times New Roman" w:hAnsi="Times New Roman"/>
          <w:spacing w:val="-5"/>
          <w:sz w:val="20"/>
          <w:szCs w:val="20"/>
        </w:rPr>
        <w:t xml:space="preserve"> </w:t>
      </w:r>
      <w:r>
        <w:rPr>
          <w:rFonts w:ascii="Times New Roman" w:hAnsi="Times New Roman"/>
          <w:sz w:val="20"/>
          <w:szCs w:val="20"/>
        </w:rPr>
        <w:t>care</w:t>
      </w:r>
      <w:r>
        <w:rPr>
          <w:rFonts w:ascii="Times New Roman" w:hAnsi="Times New Roman"/>
          <w:spacing w:val="-5"/>
          <w:sz w:val="20"/>
          <w:szCs w:val="20"/>
        </w:rPr>
        <w:t xml:space="preserve"> </w:t>
      </w:r>
      <w:r>
        <w:rPr>
          <w:rFonts w:ascii="Times New Roman" w:hAnsi="Times New Roman"/>
          <w:sz w:val="20"/>
          <w:szCs w:val="20"/>
        </w:rPr>
        <w:t>needed</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meet</w:t>
      </w:r>
      <w:r>
        <w:rPr>
          <w:rFonts w:ascii="Times New Roman" w:hAnsi="Times New Roman"/>
          <w:spacing w:val="-5"/>
          <w:sz w:val="20"/>
          <w:szCs w:val="20"/>
        </w:rPr>
        <w:t xml:space="preserve"> </w:t>
      </w:r>
      <w:r>
        <w:rPr>
          <w:rFonts w:ascii="Times New Roman" w:hAnsi="Times New Roman"/>
          <w:sz w:val="20"/>
          <w:szCs w:val="20"/>
        </w:rPr>
        <w:t>the</w:t>
      </w:r>
      <w:r>
        <w:rPr>
          <w:rFonts w:ascii="Times New Roman" w:hAnsi="Times New Roman"/>
          <w:spacing w:val="-5"/>
          <w:sz w:val="20"/>
          <w:szCs w:val="20"/>
        </w:rPr>
        <w:t xml:space="preserve"> </w:t>
      </w:r>
      <w:r>
        <w:rPr>
          <w:rFonts w:ascii="Times New Roman" w:hAnsi="Times New Roman"/>
          <w:sz w:val="20"/>
          <w:szCs w:val="20"/>
        </w:rPr>
        <w:t>needs</w:t>
      </w:r>
      <w:r>
        <w:rPr>
          <w:rFonts w:ascii="Times New Roman" w:hAnsi="Times New Roman"/>
          <w:spacing w:val="-5"/>
          <w:sz w:val="20"/>
          <w:szCs w:val="20"/>
        </w:rPr>
        <w:t xml:space="preserve"> </w:t>
      </w:r>
      <w:r>
        <w:rPr>
          <w:rFonts w:ascii="Times New Roman" w:hAnsi="Times New Roman"/>
          <w:sz w:val="20"/>
          <w:szCs w:val="20"/>
        </w:rPr>
        <w:t>of</w:t>
      </w:r>
      <w:r>
        <w:rPr>
          <w:rFonts w:ascii="Times New Roman" w:hAnsi="Times New Roman"/>
          <w:spacing w:val="-5"/>
          <w:sz w:val="20"/>
          <w:szCs w:val="20"/>
        </w:rPr>
        <w:t xml:space="preserve"> </w:t>
      </w:r>
      <w:r>
        <w:rPr>
          <w:rFonts w:ascii="Times New Roman" w:hAnsi="Times New Roman"/>
          <w:sz w:val="20"/>
          <w:szCs w:val="20"/>
        </w:rPr>
        <w:t>clients</w:t>
      </w:r>
      <w:r>
        <w:rPr>
          <w:rFonts w:ascii="Times New Roman" w:hAnsi="Times New Roman"/>
          <w:spacing w:val="-5"/>
          <w:sz w:val="20"/>
          <w:szCs w:val="20"/>
        </w:rPr>
        <w:t xml:space="preserve"> </w:t>
      </w:r>
      <w:r>
        <w:rPr>
          <w:rFonts w:ascii="Times New Roman" w:hAnsi="Times New Roman"/>
          <w:sz w:val="20"/>
          <w:szCs w:val="20"/>
        </w:rPr>
        <w:t>with</w:t>
      </w:r>
      <w:r>
        <w:rPr>
          <w:rFonts w:ascii="Times New Roman" w:hAnsi="Times New Roman"/>
          <w:spacing w:val="-5"/>
          <w:sz w:val="20"/>
          <w:szCs w:val="20"/>
        </w:rPr>
        <w:t xml:space="preserve"> </w:t>
      </w:r>
      <w:r>
        <w:rPr>
          <w:rFonts w:ascii="Times New Roman" w:hAnsi="Times New Roman"/>
          <w:sz w:val="20"/>
          <w:szCs w:val="20"/>
        </w:rPr>
        <w:t>sensitivity</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community and cultural di</w:t>
      </w:r>
      <w:r>
        <w:rPr>
          <w:rFonts w:ascii="Times New Roman" w:hAnsi="Times New Roman"/>
          <w:spacing w:val="-4"/>
          <w:sz w:val="20"/>
          <w:szCs w:val="20"/>
        </w:rPr>
        <w:t>f</w:t>
      </w:r>
      <w:r>
        <w:rPr>
          <w:rFonts w:ascii="Times New Roman" w:hAnsi="Times New Roman"/>
          <w:sz w:val="20"/>
          <w:szCs w:val="20"/>
        </w:rPr>
        <w:t xml:space="preserve">ferences.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sidR="00565BD4">
        <w:rPr>
          <w:rFonts w:ascii="Times New Roman" w:hAnsi="Times New Roman"/>
          <w:sz w:val="20"/>
          <w:szCs w:val="20"/>
        </w:rPr>
        <w:t>clin</w:t>
      </w:r>
      <w:r>
        <w:rPr>
          <w:rFonts w:ascii="Times New Roman" w:hAnsi="Times New Roman"/>
          <w:sz w:val="20"/>
          <w:szCs w:val="20"/>
        </w:rPr>
        <w:t>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565BD4"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sz w:val="20"/>
          <w:szCs w:val="20"/>
        </w:rPr>
        <w:t>An integrated clinical practicum focused on development and implementation of the</w:t>
      </w:r>
      <w:r w:rsidR="00565BD4">
        <w:rPr>
          <w:rFonts w:ascii="Times New Roman" w:hAnsi="Times New Roman"/>
          <w:sz w:val="20"/>
          <w:szCs w:val="20"/>
        </w:rPr>
        <w:t xml:space="preserve"> ad</w:t>
      </w:r>
      <w:r>
        <w:rPr>
          <w:rFonts w:ascii="Times New Roman" w:hAnsi="Times New Roman"/>
          <w:sz w:val="20"/>
          <w:szCs w:val="20"/>
        </w:rPr>
        <w:t>vanced-practitioner role. Students are involved in a preceptors</w:t>
      </w:r>
      <w:r w:rsidR="00565BD4">
        <w:rPr>
          <w:rFonts w:ascii="Times New Roman" w:hAnsi="Times New Roman"/>
          <w:sz w:val="20"/>
          <w:szCs w:val="20"/>
        </w:rPr>
        <w:t>hip in rural/urban family prac</w:t>
      </w:r>
      <w:r>
        <w:rPr>
          <w:rFonts w:ascii="Times New Roman" w:hAnsi="Times New Roman"/>
          <w:sz w:val="20"/>
          <w:szCs w:val="20"/>
        </w:rPr>
        <w:t>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F42301" w:rsidRDefault="00F42301" w:rsidP="00565BD4">
      <w:pPr>
        <w:widowControl w:val="0"/>
        <w:tabs>
          <w:tab w:val="left" w:pos="9180"/>
        </w:tabs>
        <w:autoSpaceDE w:val="0"/>
        <w:autoSpaceDN w:val="0"/>
        <w:adjustRightInd w:val="0"/>
        <w:spacing w:after="0" w:line="250" w:lineRule="auto"/>
        <w:ind w:right="36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sidR="00565BD4">
        <w:rPr>
          <w:rFonts w:ascii="Times New Roman" w:hAnsi="Times New Roman"/>
          <w:i/>
          <w:iCs/>
          <w:sz w:val="20"/>
          <w:szCs w:val="20"/>
        </w:rPr>
        <w:t>eliminary com</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ehensive examination.</w:t>
      </w:r>
    </w:p>
    <w:p w:rsidR="00F42301" w:rsidRDefault="00F42301" w:rsidP="00565BD4">
      <w:pPr>
        <w:widowControl w:val="0"/>
        <w:tabs>
          <w:tab w:val="left" w:pos="9180"/>
        </w:tabs>
        <w:autoSpaceDE w:val="0"/>
        <w:autoSpaceDN w:val="0"/>
        <w:adjustRightInd w:val="0"/>
        <w:spacing w:after="0"/>
        <w:ind w:right="360" w:firstLine="0"/>
        <w:jc w:val="both"/>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F42301" w:rsidRDefault="00F42301" w:rsidP="00565BD4">
      <w:pPr>
        <w:tabs>
          <w:tab w:val="left" w:pos="9180"/>
        </w:tabs>
        <w:ind w:right="360" w:firstLine="0"/>
        <w:jc w:val="both"/>
      </w:pPr>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F42301" w:rsidRDefault="00284C41" w:rsidP="00565BD4">
      <w:pPr>
        <w:ind w:right="360"/>
        <w:jc w:val="both"/>
        <w:sectPr w:rsidR="00F42301" w:rsidSect="00565BD4">
          <w:pgSz w:w="12240" w:h="15840"/>
          <w:pgMar w:top="260" w:right="1440" w:bottom="280" w:left="1260" w:header="0" w:footer="712" w:gutter="0"/>
          <w:cols w:space="720" w:equalWidth="0">
            <w:col w:w="9560"/>
          </w:cols>
          <w:noEndnote/>
        </w:sectPr>
      </w:pPr>
      <w:r>
        <w:fldChar w:fldCharType="end"/>
      </w:r>
    </w:p>
    <w:tbl>
      <w:tblPr>
        <w:tblW w:w="10260" w:type="dxa"/>
        <w:tblInd w:w="540" w:type="dxa"/>
        <w:tblLayout w:type="fixed"/>
        <w:tblCellMar>
          <w:left w:w="0" w:type="dxa"/>
          <w:right w:w="0" w:type="dxa"/>
        </w:tblCellMar>
        <w:tblLook w:val="0000"/>
      </w:tblPr>
      <w:tblGrid>
        <w:gridCol w:w="1350"/>
        <w:gridCol w:w="4560"/>
        <w:gridCol w:w="4350"/>
      </w:tblGrid>
      <w:tr w:rsidR="006C28C5" w:rsidRPr="00FA7AC7" w:rsidTr="003B4D34">
        <w:trPr>
          <w:trHeight w:hRule="exact" w:val="235"/>
        </w:trPr>
        <w:tc>
          <w:tcPr>
            <w:tcW w:w="1350" w:type="dxa"/>
            <w:tcBorders>
              <w:top w:val="nil"/>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before="9" w:after="0" w:line="130" w:lineRule="exact"/>
              <w:rPr>
                <w:rFonts w:ascii="Times New Roman" w:hAnsi="Times New Roman"/>
                <w:sz w:val="13"/>
                <w:szCs w:val="13"/>
              </w:rPr>
            </w:pPr>
          </w:p>
          <w:p w:rsidR="006C28C5" w:rsidRPr="00FA7AC7" w:rsidRDefault="006C28C5" w:rsidP="006C28C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350" w:type="dxa"/>
            <w:tcBorders>
              <w:top w:val="nil"/>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3B4D34">
        <w:trPr>
          <w:trHeight w:hRule="exact" w:val="256"/>
        </w:trPr>
        <w:tc>
          <w:tcPr>
            <w:tcW w:w="1350" w:type="dxa"/>
            <w:tcBorders>
              <w:top w:val="single" w:sz="4" w:space="0" w:color="191919"/>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3B4D34">
        <w:trPr>
          <w:trHeight w:hRule="exact" w:val="219"/>
        </w:trPr>
        <w:tc>
          <w:tcPr>
            <w:tcW w:w="1350" w:type="dxa"/>
            <w:tcBorders>
              <w:top w:val="single" w:sz="4" w:space="0" w:color="191919"/>
              <w:left w:val="nil"/>
              <w:bottom w:val="nil"/>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bl>
    <w:p w:rsidR="00F42301" w:rsidRDefault="00F42301"/>
    <w:p w:rsidR="00F42301" w:rsidRDefault="00284C41" w:rsidP="00146D59">
      <w:pPr>
        <w:ind w:firstLine="0"/>
      </w:pPr>
      <w:r>
        <w:fldChar w:fldCharType="end"/>
      </w:r>
      <w:r>
        <w:fldChar w:fldCharType="begin"/>
      </w:r>
      <w:r w:rsidR="00F42301">
        <w:instrText xml:space="preserve"> INCLUDETEXT "C:\\Users\\juliette\\Desktop\\raw3\\graduateSchool\\educationMSDegrees docx 4 6 11.docx" </w:instrText>
      </w:r>
      <w:r w:rsidR="00AC2581">
        <w:instrText xml:space="preserve"> \* MERGEFORMAT </w:instrText>
      </w:r>
      <w:r>
        <w:fldChar w:fldCharType="separate"/>
      </w:r>
    </w:p>
    <w:p w:rsidR="00F42301" w:rsidRDefault="00F42301" w:rsidP="00C57415">
      <w:pPr>
        <w:widowControl w:val="0"/>
        <w:autoSpaceDE w:val="0"/>
        <w:autoSpaceDN w:val="0"/>
        <w:adjustRightInd w:val="0"/>
        <w:spacing w:after="0" w:line="260" w:lineRule="exact"/>
        <w:rPr>
          <w:rFonts w:ascii="Times New Roman" w:hAnsi="Times New Roman"/>
          <w:sz w:val="26"/>
          <w:szCs w:val="26"/>
        </w:rPr>
      </w:pPr>
    </w:p>
    <w:p w:rsidR="00F42301" w:rsidRPr="004D76C4" w:rsidRDefault="00284C41" w:rsidP="004D76C4">
      <w:pPr>
        <w:pStyle w:val="Heading1"/>
        <w:spacing w:before="0"/>
        <w:ind w:firstLine="1886"/>
        <w:rPr>
          <w:rFonts w:ascii="Impact" w:hAnsi="Impact" w:cs="Impact"/>
          <w:color w:val="808080" w:themeColor="background1" w:themeShade="80"/>
          <w:sz w:val="72"/>
          <w:szCs w:val="72"/>
        </w:rPr>
      </w:pPr>
      <w:r w:rsidRPr="00284C41">
        <w:rPr>
          <w:rFonts w:ascii="Times New Roman" w:hAnsi="Times New Roman"/>
          <w:noProof/>
          <w:color w:val="808080" w:themeColor="background1" w:themeShade="80"/>
          <w:sz w:val="20"/>
          <w:szCs w:val="20"/>
        </w:rPr>
        <w:pict>
          <v:shape id="_x0000_s7692" type="#_x0000_t202" style="position:absolute;left:0;text-align:left;margin-left:22.5pt;margin-top:27.95pt;width:1in;height:532.75pt;z-index:-251347456;mso-position-horizontal-relative:page" o:allowincell="f" filled="f" stroked="f">
            <v:textbox style="layout-flow:vertical;mso-layout-flow-alt:bottom-to-top;mso-next-textbox:#_x0000_s7692" inset="0,0,0,0">
              <w:txbxContent>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bookmarkStart w:id="146" w:name="_Toc294969730"/>
      <w:r w:rsidR="00F42301" w:rsidRPr="004D76C4">
        <w:rPr>
          <w:rFonts w:ascii="Impact" w:hAnsi="Impact" w:cs="Impact"/>
          <w:color w:val="808080" w:themeColor="background1" w:themeShade="80"/>
          <w:sz w:val="72"/>
          <w:szCs w:val="72"/>
        </w:rPr>
        <w:t>COLLEGE OF EDUC</w:t>
      </w:r>
      <w:r w:rsidR="00F42301" w:rsidRPr="004D76C4">
        <w:rPr>
          <w:rFonts w:ascii="Impact" w:hAnsi="Impact" w:cs="Impact"/>
          <w:color w:val="808080" w:themeColor="background1" w:themeShade="80"/>
          <w:spacing w:val="-40"/>
          <w:sz w:val="72"/>
          <w:szCs w:val="72"/>
        </w:rPr>
        <w:t>A</w:t>
      </w:r>
      <w:r w:rsidR="00F42301" w:rsidRPr="004D76C4">
        <w:rPr>
          <w:rFonts w:ascii="Impact" w:hAnsi="Impact" w:cs="Impact"/>
          <w:color w:val="808080" w:themeColor="background1" w:themeShade="80"/>
          <w:sz w:val="72"/>
          <w:szCs w:val="72"/>
        </w:rPr>
        <w:t>TION</w:t>
      </w:r>
      <w:bookmarkEnd w:id="146"/>
    </w:p>
    <w:p w:rsidR="00F42301" w:rsidRPr="004D76C4" w:rsidRDefault="00284C41" w:rsidP="004D76C4">
      <w:pPr>
        <w:pStyle w:val="Heading2"/>
        <w:spacing w:before="0"/>
        <w:ind w:firstLine="1886"/>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660" style="position:absolute;left:0;text-align:left;margin-left:263.55pt;margin-top:-99.9pt;width:31.2pt;height:31.05pt;z-index:-251650560;mso-position-horizontal-relative:page" coordorigin="5271,-1998" coordsize="624,621" o:allowincell="f">
            <v:rect id="_x0000_s3661" style="position:absolute;left:5276;top:-1993;width:613;height:610" o:allowincell="f" stroked="f">
              <v:path arrowok="t"/>
            </v:rect>
            <v:rect id="_x0000_s3662" style="position:absolute;left:5276;top:-1993;width:620;height:620;mso-position-horizontal-relative:page" o:allowincell="f" filled="f" stroked="f">
              <v:textbox style="mso-next-textbox:#_x0000_s366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47" w:name="_Toc294969731"/>
      <w:r w:rsidR="00F42301" w:rsidRPr="004D76C4">
        <w:rPr>
          <w:rFonts w:ascii="Times New Roman" w:hAnsi="Times New Roman"/>
          <w:bCs w:val="0"/>
          <w:color w:val="808080" w:themeColor="background1" w:themeShade="80"/>
          <w:sz w:val="28"/>
          <w:szCs w:val="28"/>
        </w:rPr>
        <w:t>Mission and Objectives</w:t>
      </w:r>
      <w:bookmarkEnd w:id="147"/>
    </w:p>
    <w:p w:rsidR="00F42301" w:rsidRDefault="00F42301" w:rsidP="00AC2581">
      <w:pPr>
        <w:widowControl w:val="0"/>
        <w:autoSpaceDE w:val="0"/>
        <w:autoSpaceDN w:val="0"/>
        <w:adjustRightInd w:val="0"/>
        <w:spacing w:before="37" w:after="0" w:line="250" w:lineRule="auto"/>
        <w:ind w:left="1890" w:firstLine="450"/>
        <w:jc w:val="both"/>
        <w:rPr>
          <w:rFonts w:ascii="Times New Roman" w:hAnsi="Times New Roman"/>
          <w:color w:val="000000"/>
          <w:sz w:val="20"/>
          <w:szCs w:val="20"/>
        </w:rPr>
      </w:pPr>
      <w:r>
        <w:rPr>
          <w:rFonts w:ascii="Times New Roman" w:hAnsi="Times New Roman"/>
          <w:color w:val="000000"/>
          <w:sz w:val="20"/>
          <w:szCs w:val="20"/>
        </w:rPr>
        <w:t>The College of Education o</w:t>
      </w:r>
      <w:r>
        <w:rPr>
          <w:rFonts w:ascii="Times New Roman" w:hAnsi="Times New Roman"/>
          <w:color w:val="000000"/>
          <w:spacing w:val="-4"/>
          <w:sz w:val="20"/>
          <w:szCs w:val="20"/>
        </w:rPr>
        <w:t>f</w:t>
      </w:r>
      <w:r>
        <w:rPr>
          <w:rFonts w:ascii="Times New Roman" w:hAnsi="Times New Roman"/>
          <w:color w:val="000000"/>
          <w:sz w:val="20"/>
          <w:szCs w:val="20"/>
        </w:rPr>
        <w:t>fers the Master of Education (M.Ed.) degree in the various cert</w:t>
      </w:r>
      <w:r>
        <w:rPr>
          <w:rFonts w:ascii="Times New Roman" w:hAnsi="Times New Roman"/>
          <w:color w:val="000000"/>
          <w:spacing w:val="-4"/>
          <w:sz w:val="20"/>
          <w:szCs w:val="20"/>
        </w:rPr>
        <w:t>i</w:t>
      </w:r>
      <w:r>
        <w:rPr>
          <w:rFonts w:ascii="Times New Roman" w:hAnsi="Times New Roman"/>
          <w:color w:val="000000"/>
          <w:sz w:val="20"/>
          <w:szCs w:val="20"/>
        </w:rPr>
        <w:t>fication areas shown and the Education Specialist (Ed.S.) degree in educational leadership.</w:t>
      </w:r>
      <w:r>
        <w:rPr>
          <w:rFonts w:ascii="Times New Roman" w:hAnsi="Times New Roman"/>
          <w:color w:val="000000"/>
          <w:spacing w:val="-3"/>
          <w:sz w:val="20"/>
          <w:szCs w:val="20"/>
        </w:rPr>
        <w:t xml:space="preserve"> </w:t>
      </w:r>
      <w:r>
        <w:rPr>
          <w:rFonts w:ascii="Times New Roman" w:hAnsi="Times New Roman"/>
          <w:color w:val="000000"/>
          <w:sz w:val="20"/>
          <w:szCs w:val="20"/>
        </w:rPr>
        <w:t>The purpose of the M.Ed. degree program is to develop responsibility and leadership in classroom teaching, subject matter specialization, and /or supervision and adm</w:t>
      </w:r>
      <w:r w:rsidR="00AC2581">
        <w:rPr>
          <w:rFonts w:ascii="Times New Roman" w:hAnsi="Times New Roman"/>
          <w:color w:val="000000"/>
          <w:sz w:val="20"/>
          <w:szCs w:val="20"/>
        </w:rPr>
        <w:t>inistration in educational sys</w:t>
      </w:r>
      <w:r>
        <w:rPr>
          <w:rFonts w:ascii="Times New Roman" w:hAnsi="Times New Roman"/>
          <w:color w:val="000000"/>
          <w:sz w:val="20"/>
          <w:szCs w:val="20"/>
        </w:rPr>
        <w:t>tems.</w:t>
      </w:r>
      <w:r>
        <w:rPr>
          <w:rFonts w:ascii="Times New Roman" w:hAnsi="Times New Roman"/>
          <w:color w:val="000000"/>
          <w:spacing w:val="-4"/>
          <w:sz w:val="20"/>
          <w:szCs w:val="20"/>
        </w:rPr>
        <w:t xml:space="preserve"> </w:t>
      </w:r>
      <w:r>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Pr>
          <w:rFonts w:ascii="Times New Roman" w:hAnsi="Times New Roman"/>
          <w:color w:val="000000"/>
          <w:spacing w:val="-4"/>
          <w:sz w:val="20"/>
          <w:szCs w:val="20"/>
        </w:rPr>
        <w:t>f</w:t>
      </w:r>
      <w:r w:rsidR="00AC2581">
        <w:rPr>
          <w:rFonts w:ascii="Times New Roman" w:hAnsi="Times New Roman"/>
          <w:color w:val="000000"/>
          <w:sz w:val="20"/>
          <w:szCs w:val="20"/>
        </w:rPr>
        <w:t>fectively with stu</w:t>
      </w:r>
      <w:r>
        <w:rPr>
          <w:rFonts w:ascii="Times New Roman" w:hAnsi="Times New Roman"/>
          <w:color w:val="000000"/>
          <w:sz w:val="20"/>
          <w:szCs w:val="20"/>
        </w:rPr>
        <w:t>dents, parents, citizens and the community of educators.</w:t>
      </w:r>
      <w:r>
        <w:rPr>
          <w:rFonts w:ascii="Times New Roman" w:hAnsi="Times New Roman"/>
          <w:color w:val="000000"/>
          <w:spacing w:val="-4"/>
          <w:sz w:val="20"/>
          <w:szCs w:val="20"/>
        </w:rPr>
        <w:t xml:space="preserve"> </w:t>
      </w:r>
      <w:r>
        <w:rPr>
          <w:rFonts w:ascii="Times New Roman" w:hAnsi="Times New Roman"/>
          <w:color w:val="000000"/>
          <w:sz w:val="20"/>
          <w:szCs w:val="20"/>
        </w:rPr>
        <w:t>The p</w:t>
      </w:r>
      <w:r w:rsidR="00AC2581">
        <w:rPr>
          <w:rFonts w:ascii="Times New Roman" w:hAnsi="Times New Roman"/>
          <w:color w:val="000000"/>
          <w:sz w:val="20"/>
          <w:szCs w:val="20"/>
        </w:rPr>
        <w:t>rogram has the following objec</w:t>
      </w:r>
      <w:r>
        <w:rPr>
          <w:rFonts w:ascii="Times New Roman" w:hAnsi="Times New Roman"/>
          <w:color w:val="000000"/>
          <w:sz w:val="20"/>
          <w:szCs w:val="20"/>
        </w:rPr>
        <w:t>tives:</w:t>
      </w:r>
    </w:p>
    <w:p w:rsidR="00F42301" w:rsidRPr="00AC2581" w:rsidRDefault="00F42301" w:rsidP="00FF55DE">
      <w:pPr>
        <w:pStyle w:val="ListParagraph"/>
        <w:widowControl w:val="0"/>
        <w:numPr>
          <w:ilvl w:val="0"/>
          <w:numId w:val="28"/>
        </w:numPr>
        <w:autoSpaceDE w:val="0"/>
        <w:autoSpaceDN w:val="0"/>
        <w:adjustRightInd w:val="0"/>
        <w:spacing w:before="2" w:after="0" w:line="249" w:lineRule="auto"/>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teachers, educational supervisors and educational leaders to implement basic and applied research in education.</w:t>
      </w:r>
    </w:p>
    <w:p w:rsidR="00F42301" w:rsidRPr="00AC2581" w:rsidRDefault="00F42301" w:rsidP="00FF55DE">
      <w:pPr>
        <w:pStyle w:val="ListParagraph"/>
        <w:widowControl w:val="0"/>
        <w:numPr>
          <w:ilvl w:val="0"/>
          <w:numId w:val="28"/>
        </w:numPr>
        <w:autoSpaceDE w:val="0"/>
        <w:autoSpaceDN w:val="0"/>
        <w:adjustRightInd w:val="0"/>
        <w:spacing w:after="0" w:line="231"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promote the development of the essential observable competencies deemed significant for</w:t>
      </w:r>
      <w:r w:rsidR="00AC2581">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leaders.</w:t>
      </w:r>
    </w:p>
    <w:p w:rsidR="00F42301" w:rsidRPr="00AC2581" w:rsidRDefault="00F42301" w:rsidP="00FF55DE">
      <w:pPr>
        <w:pStyle w:val="ListParagraph"/>
        <w:widowControl w:val="0"/>
        <w:numPr>
          <w:ilvl w:val="0"/>
          <w:numId w:val="28"/>
        </w:numPr>
        <w:autoSpaceDE w:val="0"/>
        <w:autoSpaceDN w:val="0"/>
        <w:adjustRightInd w:val="0"/>
        <w:spacing w:after="0" w:line="238"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assure the acquisition of knowledge in a field of concentration at an advanced level.</w:t>
      </w:r>
    </w:p>
    <w:p w:rsidR="00F42301" w:rsidRPr="00AC2581" w:rsidRDefault="00F42301" w:rsidP="00FF55DE">
      <w:pPr>
        <w:pStyle w:val="ListParagraph"/>
        <w:widowControl w:val="0"/>
        <w:numPr>
          <w:ilvl w:val="0"/>
          <w:numId w:val="28"/>
        </w:numPr>
        <w:autoSpaceDE w:val="0"/>
        <w:autoSpaceDN w:val="0"/>
        <w:adjustRightInd w:val="0"/>
        <w:spacing w:after="0" w:line="220" w:lineRule="exact"/>
        <w:ind w:left="261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provide a variety of experiences to enhance professional advancement opportunities for</w:t>
      </w:r>
      <w:r w:rsidR="00AC2581">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managers.</w:t>
      </w:r>
    </w:p>
    <w:p w:rsidR="00F42301" w:rsidRPr="00AC2581" w:rsidRDefault="00F42301" w:rsidP="00FF55DE">
      <w:pPr>
        <w:pStyle w:val="ListParagraph"/>
        <w:widowControl w:val="0"/>
        <w:numPr>
          <w:ilvl w:val="0"/>
          <w:numId w:val="28"/>
        </w:numPr>
        <w:autoSpaceDE w:val="0"/>
        <w:autoSpaceDN w:val="0"/>
        <w:adjustRightInd w:val="0"/>
        <w:spacing w:before="10" w:after="0"/>
        <w:ind w:left="2610"/>
        <w:jc w:val="both"/>
        <w:rPr>
          <w:rFonts w:ascii="Times New Roman" w:hAnsi="Times New Roman"/>
          <w:color w:val="000000"/>
          <w:sz w:val="20"/>
          <w:szCs w:val="20"/>
        </w:rPr>
      </w:pPr>
      <w:r w:rsidRPr="00AC2581">
        <w:rPr>
          <w:rFonts w:ascii="Times New Roman" w:hAnsi="Times New Roman"/>
          <w:color w:val="000000"/>
          <w:sz w:val="20"/>
          <w:szCs w:val="20"/>
        </w:rPr>
        <w:t>5.</w:t>
      </w:r>
      <w:r w:rsidRPr="00AC2581">
        <w:rPr>
          <w:rFonts w:ascii="Times New Roman" w:hAnsi="Times New Roman"/>
          <w:color w:val="000000"/>
          <w:spacing w:val="-4"/>
          <w:sz w:val="20"/>
          <w:szCs w:val="20"/>
        </w:rPr>
        <w:t xml:space="preserve"> </w:t>
      </w: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students for further graduate study in the field of education.</w:t>
      </w:r>
    </w:p>
    <w:p w:rsidR="00F42301" w:rsidRDefault="00F42301" w:rsidP="00AC2581">
      <w:pPr>
        <w:widowControl w:val="0"/>
        <w:autoSpaceDE w:val="0"/>
        <w:autoSpaceDN w:val="0"/>
        <w:adjustRightInd w:val="0"/>
        <w:spacing w:before="3" w:after="0" w:line="190" w:lineRule="exact"/>
        <w:ind w:left="1890" w:firstLine="0"/>
        <w:jc w:val="both"/>
        <w:rPr>
          <w:rFonts w:ascii="Times New Roman" w:hAnsi="Times New Roman"/>
          <w:color w:val="000000"/>
          <w:sz w:val="19"/>
          <w:szCs w:val="19"/>
        </w:rPr>
      </w:pPr>
    </w:p>
    <w:p w:rsidR="00F42301" w:rsidRPr="004D76C4" w:rsidRDefault="00F42301" w:rsidP="004D76C4">
      <w:pPr>
        <w:pStyle w:val="Heading2"/>
        <w:spacing w:before="0"/>
        <w:ind w:firstLine="1886"/>
        <w:rPr>
          <w:rFonts w:ascii="Impact" w:hAnsi="Impact" w:cs="Impact"/>
          <w:color w:val="808080" w:themeColor="background1" w:themeShade="80"/>
          <w:sz w:val="48"/>
          <w:szCs w:val="48"/>
        </w:rPr>
      </w:pPr>
      <w:bookmarkStart w:id="148" w:name="_Toc294969732"/>
      <w:r w:rsidRPr="004D76C4">
        <w:rPr>
          <w:rFonts w:ascii="Impact" w:hAnsi="Impact" w:cs="Impact"/>
          <w:color w:val="808080" w:themeColor="background1" w:themeShade="80"/>
          <w:sz w:val="48"/>
          <w:szCs w:val="48"/>
        </w:rPr>
        <w:t>MASTER OF EDUC</w:t>
      </w:r>
      <w:r w:rsidRPr="004D76C4">
        <w:rPr>
          <w:rFonts w:ascii="Impact" w:hAnsi="Impact" w:cs="Impact"/>
          <w:color w:val="808080" w:themeColor="background1" w:themeShade="80"/>
          <w:spacing w:val="-26"/>
          <w:sz w:val="48"/>
          <w:szCs w:val="48"/>
        </w:rPr>
        <w:t>A</w:t>
      </w:r>
      <w:r w:rsidRPr="004D76C4">
        <w:rPr>
          <w:rFonts w:ascii="Impact" w:hAnsi="Impact" w:cs="Impact"/>
          <w:color w:val="808080" w:themeColor="background1" w:themeShade="80"/>
          <w:sz w:val="48"/>
          <w:szCs w:val="48"/>
        </w:rPr>
        <w:t>TION</w:t>
      </w:r>
      <w:bookmarkEnd w:id="148"/>
    </w:p>
    <w:p w:rsidR="00F42301" w:rsidRDefault="00F42301" w:rsidP="00AC2581">
      <w:pPr>
        <w:widowControl w:val="0"/>
        <w:autoSpaceDE w:val="0"/>
        <w:autoSpaceDN w:val="0"/>
        <w:adjustRightInd w:val="0"/>
        <w:spacing w:before="47" w:after="0" w:line="250" w:lineRule="auto"/>
        <w:ind w:left="1890" w:firstLine="45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 xml:space="preserve">ferent major programs for </w:t>
      </w:r>
      <w:del w:id="149" w:author=" " w:date="2011-04-06T10:23:00Z">
        <w:r w:rsidDel="008369BF">
          <w:rPr>
            <w:rFonts w:ascii="Times New Roman" w:hAnsi="Times New Roman"/>
            <w:color w:val="000000"/>
            <w:sz w:val="20"/>
            <w:szCs w:val="20"/>
          </w:rPr>
          <w:delText>t</w:delText>
        </w:r>
      </w:del>
      <w:del w:id="150" w:author=" " w:date="2011-04-06T10:22:00Z">
        <w:r w:rsidDel="008369BF">
          <w:rPr>
            <w:rFonts w:ascii="Times New Roman" w:hAnsi="Times New Roman"/>
            <w:color w:val="000000"/>
            <w:sz w:val="20"/>
            <w:szCs w:val="20"/>
          </w:rPr>
          <w:delText>eacher</w:delText>
        </w:r>
      </w:del>
      <w:r>
        <w:rPr>
          <w:rFonts w:ascii="Times New Roman" w:hAnsi="Times New Roman"/>
          <w:color w:val="000000"/>
          <w:sz w:val="20"/>
          <w:szCs w:val="20"/>
        </w:rPr>
        <w:t xml:space="preserve"> certification. </w:t>
      </w:r>
      <w:ins w:id="151" w:author=" " w:date="2011-04-06T10:23:00Z">
        <w:r>
          <w:rPr>
            <w:rFonts w:ascii="Times New Roman" w:hAnsi="Times New Roman"/>
            <w:color w:val="000000"/>
            <w:sz w:val="20"/>
            <w:szCs w:val="20"/>
          </w:rPr>
          <w:t xml:space="preserve">With the exception of Educational Leadership, degree </w:t>
        </w:r>
      </w:ins>
      <w:del w:id="152" w:author=" " w:date="2011-04-06T10:23:00Z">
        <w:r w:rsidDel="008369BF">
          <w:rPr>
            <w:rFonts w:ascii="Times New Roman" w:hAnsi="Times New Roman"/>
            <w:color w:val="000000"/>
            <w:sz w:val="20"/>
            <w:szCs w:val="20"/>
          </w:rPr>
          <w:delText>Degree</w:delText>
        </w:r>
      </w:del>
      <w:r>
        <w:rPr>
          <w:rFonts w:ascii="Times New Roman" w:hAnsi="Times New Roman"/>
          <w:color w:val="000000"/>
          <w:sz w:val="20"/>
          <w:szCs w:val="20"/>
        </w:rPr>
        <w:t xml:space="preserve"> programs are designed for fifth-year level certification. Education courses are o</w:t>
      </w:r>
      <w:r>
        <w:rPr>
          <w:rFonts w:ascii="Times New Roman" w:hAnsi="Times New Roman"/>
          <w:color w:val="000000"/>
          <w:spacing w:val="-4"/>
          <w:sz w:val="20"/>
          <w:szCs w:val="20"/>
        </w:rPr>
        <w:t>f</w:t>
      </w:r>
      <w:r w:rsidR="00AC2581">
        <w:rPr>
          <w:rFonts w:ascii="Times New Roman" w:hAnsi="Times New Roman"/>
          <w:color w:val="000000"/>
          <w:sz w:val="20"/>
          <w:szCs w:val="20"/>
        </w:rPr>
        <w:t>fered in founda</w:t>
      </w:r>
      <w:r>
        <w:rPr>
          <w:rFonts w:ascii="Times New Roman" w:hAnsi="Times New Roman"/>
          <w:color w:val="000000"/>
          <w:sz w:val="20"/>
          <w:szCs w:val="20"/>
        </w:rPr>
        <w:t>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w:t>
      </w:r>
      <w:r w:rsidR="00AC2581">
        <w:rPr>
          <w:rFonts w:ascii="Times New Roman" w:hAnsi="Times New Roman"/>
          <w:color w:val="000000"/>
          <w:sz w:val="20"/>
          <w:szCs w:val="20"/>
        </w:rPr>
        <w:t xml:space="preserve"> </w:t>
      </w:r>
      <w:r>
        <w:rPr>
          <w:rFonts w:ascii="Times New Roman" w:hAnsi="Times New Roman"/>
          <w:color w:val="000000"/>
          <w:sz w:val="20"/>
          <w:szCs w:val="20"/>
        </w:rPr>
        <w:t>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AC2581" w:rsidRDefault="00AC2581" w:rsidP="00AC2581">
      <w:pPr>
        <w:widowControl w:val="0"/>
        <w:autoSpaceDE w:val="0"/>
        <w:autoSpaceDN w:val="0"/>
        <w:adjustRightInd w:val="0"/>
        <w:spacing w:before="47" w:after="0" w:line="250" w:lineRule="auto"/>
        <w:ind w:left="1890" w:firstLine="450"/>
        <w:jc w:val="both"/>
        <w:rPr>
          <w:rFonts w:ascii="Times New Roman" w:hAnsi="Times New Roman"/>
          <w:color w:val="000000"/>
          <w:sz w:val="20"/>
          <w:szCs w:val="20"/>
        </w:rPr>
      </w:pPr>
    </w:p>
    <w:p w:rsidR="00F42301" w:rsidRDefault="00F42301" w:rsidP="00AC2581">
      <w:pPr>
        <w:widowControl w:val="0"/>
        <w:tabs>
          <w:tab w:val="left" w:pos="5130"/>
          <w:tab w:val="left" w:pos="8910"/>
        </w:tabs>
        <w:autoSpaceDE w:val="0"/>
        <w:autoSpaceDN w:val="0"/>
        <w:adjustRightInd w:val="0"/>
        <w:spacing w:after="0"/>
        <w:ind w:left="2250" w:firstLine="0"/>
        <w:jc w:val="both"/>
        <w:rPr>
          <w:rFonts w:ascii="Times New Roman" w:hAnsi="Times New Roman"/>
          <w:color w:val="000000"/>
          <w:sz w:val="20"/>
          <w:szCs w:val="20"/>
        </w:rPr>
      </w:pPr>
      <w:r>
        <w:rPr>
          <w:rFonts w:ascii="Times New Roman" w:hAnsi="Times New Roman"/>
          <w:b/>
          <w:bCs/>
          <w:color w:val="000000"/>
          <w:sz w:val="20"/>
          <w:szCs w:val="20"/>
          <w:u w:val="single"/>
        </w:rPr>
        <w:t>M.Ed. P</w:t>
      </w:r>
      <w:r>
        <w:rPr>
          <w:rFonts w:ascii="Times New Roman" w:hAnsi="Times New Roman"/>
          <w:b/>
          <w:bCs/>
          <w:color w:val="000000"/>
          <w:spacing w:val="-4"/>
          <w:sz w:val="20"/>
          <w:szCs w:val="20"/>
          <w:u w:val="single"/>
        </w:rPr>
        <w:t>r</w:t>
      </w:r>
      <w:r>
        <w:rPr>
          <w:rFonts w:ascii="Times New Roman" w:hAnsi="Times New Roman"/>
          <w:b/>
          <w:bCs/>
          <w:color w:val="000000"/>
          <w:sz w:val="20"/>
          <w:szCs w:val="20"/>
          <w:u w:val="single"/>
        </w:rPr>
        <w:t xml:space="preserve">ogram </w:t>
      </w:r>
      <w:r>
        <w:rPr>
          <w:rFonts w:ascii="Times New Roman" w:hAnsi="Times New Roman"/>
          <w:b/>
          <w:bCs/>
          <w:color w:val="000000"/>
          <w:sz w:val="20"/>
          <w:szCs w:val="20"/>
          <w:u w:val="single"/>
        </w:rPr>
        <w:tab/>
        <w:t xml:space="preserve">College </w:t>
      </w:r>
      <w:r>
        <w:rPr>
          <w:rFonts w:ascii="Times New Roman" w:hAnsi="Times New Roman"/>
          <w:b/>
          <w:bCs/>
          <w:color w:val="000000"/>
          <w:sz w:val="20"/>
          <w:szCs w:val="20"/>
          <w:u w:val="single"/>
        </w:rPr>
        <w:tab/>
      </w:r>
      <w:r>
        <w:rPr>
          <w:rFonts w:ascii="Times New Roman" w:hAnsi="Times New Roman"/>
          <w:b/>
          <w:bCs/>
          <w:color w:val="000000"/>
          <w:spacing w:val="-18"/>
          <w:sz w:val="20"/>
          <w:szCs w:val="20"/>
          <w:u w:val="single"/>
        </w:rPr>
        <w:t>T</w:t>
      </w:r>
      <w:r>
        <w:rPr>
          <w:rFonts w:ascii="Times New Roman" w:hAnsi="Times New Roman"/>
          <w:b/>
          <w:bCs/>
          <w:color w:val="000000"/>
          <w:sz w:val="20"/>
          <w:szCs w:val="20"/>
          <w:u w:val="single"/>
        </w:rPr>
        <w:t>elephone</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sidR="00AC2581">
        <w:rPr>
          <w:rFonts w:ascii="Times New Roman" w:hAnsi="Times New Roman"/>
          <w:color w:val="000000"/>
          <w:spacing w:val="27"/>
          <w:sz w:val="20"/>
          <w:szCs w:val="20"/>
        </w:rPr>
        <w:tab/>
      </w:r>
      <w:r>
        <w:rPr>
          <w:rFonts w:ascii="Times New Roman" w:hAnsi="Times New Roman"/>
          <w:color w:val="000000"/>
          <w:sz w:val="20"/>
          <w:szCs w:val="20"/>
        </w:rPr>
        <w:t>(229) 430-4833</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Sciencesand Health Professions</w:t>
      </w:r>
      <w:r>
        <w:rPr>
          <w:rFonts w:ascii="Times New Roman" w:hAnsi="Times New Roman"/>
          <w:color w:val="000000"/>
          <w:sz w:val="20"/>
          <w:szCs w:val="20"/>
        </w:rPr>
        <w:tab/>
        <w:t>(229) 430-4886</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430-4737</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Arts and Humanities </w:t>
      </w:r>
      <w:r>
        <w:rPr>
          <w:rFonts w:ascii="Times New Roman" w:hAnsi="Times New Roman"/>
          <w:color w:val="000000"/>
          <w:spacing w:val="27"/>
          <w:sz w:val="20"/>
          <w:szCs w:val="20"/>
        </w:rPr>
        <w:t xml:space="preserve"> </w:t>
      </w:r>
      <w:r w:rsidR="00AC2581">
        <w:rPr>
          <w:rFonts w:ascii="Times New Roman" w:hAnsi="Times New Roman"/>
          <w:color w:val="000000"/>
          <w:spacing w:val="27"/>
          <w:sz w:val="20"/>
          <w:szCs w:val="20"/>
        </w:rPr>
        <w:tab/>
      </w:r>
      <w:r>
        <w:rPr>
          <w:rFonts w:ascii="Times New Roman" w:hAnsi="Times New Roman"/>
          <w:color w:val="000000"/>
          <w:sz w:val="20"/>
          <w:szCs w:val="20"/>
        </w:rPr>
        <w:t>(229) 430-4849</w:t>
      </w:r>
    </w:p>
    <w:p w:rsidR="00F42301" w:rsidRDefault="00F42301" w:rsidP="00AC2581">
      <w:pPr>
        <w:widowControl w:val="0"/>
        <w:tabs>
          <w:tab w:val="left" w:pos="5130"/>
          <w:tab w:val="left" w:pos="8910"/>
        </w:tabs>
        <w:autoSpaceDE w:val="0"/>
        <w:autoSpaceDN w:val="0"/>
        <w:adjustRightInd w:val="0"/>
        <w:spacing w:before="10" w:after="0" w:line="250" w:lineRule="auto"/>
        <w:ind w:left="2250" w:firstLine="0"/>
        <w:jc w:val="both"/>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w:t>
      </w:r>
      <w:r w:rsidR="00AC2581">
        <w:rPr>
          <w:rFonts w:ascii="Times New Roman" w:hAnsi="Times New Roman"/>
          <w:color w:val="000000"/>
          <w:sz w:val="20"/>
          <w:szCs w:val="20"/>
        </w:rPr>
        <w:t xml:space="preserve"> and Health Professions</w:t>
      </w:r>
      <w:r>
        <w:rPr>
          <w:rFonts w:ascii="Times New Roman" w:hAnsi="Times New Roman"/>
          <w:color w:val="000000"/>
          <w:sz w:val="20"/>
          <w:szCs w:val="20"/>
        </w:rPr>
        <w:tab/>
        <w:t>(229) 430-48</w:t>
      </w:r>
      <w:r>
        <w:rPr>
          <w:rFonts w:ascii="Times New Roman" w:hAnsi="Times New Roman"/>
          <w:color w:val="000000"/>
          <w:spacing w:val="-7"/>
          <w:sz w:val="20"/>
          <w:szCs w:val="20"/>
        </w:rPr>
        <w:t>1</w:t>
      </w:r>
      <w:r>
        <w:rPr>
          <w:rFonts w:ascii="Times New Roman" w:hAnsi="Times New Roman"/>
          <w:color w:val="000000"/>
          <w:sz w:val="20"/>
          <w:szCs w:val="20"/>
        </w:rPr>
        <w:t xml:space="preserve">1 </w:t>
      </w:r>
    </w:p>
    <w:p w:rsidR="00F42301" w:rsidRDefault="00F42301" w:rsidP="00AC2581">
      <w:pPr>
        <w:widowControl w:val="0"/>
        <w:tabs>
          <w:tab w:val="left" w:pos="5130"/>
          <w:tab w:val="left" w:pos="8910"/>
        </w:tabs>
        <w:autoSpaceDE w:val="0"/>
        <w:autoSpaceDN w:val="0"/>
        <w:adjustRightInd w:val="0"/>
        <w:spacing w:after="0"/>
        <w:ind w:left="2250" w:firstLine="0"/>
        <w:jc w:val="both"/>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F42301" w:rsidRDefault="00F42301" w:rsidP="00AC2581">
      <w:pPr>
        <w:widowControl w:val="0"/>
        <w:tabs>
          <w:tab w:val="left" w:pos="5130"/>
          <w:tab w:val="left" w:pos="891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F42301" w:rsidRDefault="00F42301" w:rsidP="00AC2581">
      <w:pPr>
        <w:widowControl w:val="0"/>
        <w:tabs>
          <w:tab w:val="left" w:pos="5130"/>
          <w:tab w:val="left" w:pos="8370"/>
        </w:tabs>
        <w:autoSpaceDE w:val="0"/>
        <w:autoSpaceDN w:val="0"/>
        <w:adjustRightInd w:val="0"/>
        <w:spacing w:before="10" w:after="0"/>
        <w:ind w:left="2250" w:firstLine="0"/>
        <w:jc w:val="both"/>
        <w:rPr>
          <w:rFonts w:ascii="Times New Roman" w:hAnsi="Times New Roman"/>
          <w:color w:val="000000"/>
          <w:sz w:val="20"/>
          <w:szCs w:val="20"/>
        </w:rPr>
      </w:pPr>
      <w:r>
        <w:rPr>
          <w:rFonts w:ascii="Times New Roman" w:hAnsi="Times New Roman"/>
          <w:color w:val="000000"/>
          <w:sz w:val="20"/>
          <w:szCs w:val="20"/>
        </w:rPr>
        <w:t>* Not accepting applicants</w:t>
      </w:r>
    </w:p>
    <w:p w:rsidR="00F42301" w:rsidRDefault="00F42301" w:rsidP="00AC2581">
      <w:pPr>
        <w:widowControl w:val="0"/>
        <w:autoSpaceDE w:val="0"/>
        <w:autoSpaceDN w:val="0"/>
        <w:adjustRightInd w:val="0"/>
        <w:spacing w:before="2" w:after="0" w:line="120" w:lineRule="exact"/>
        <w:ind w:left="1890" w:firstLine="0"/>
        <w:jc w:val="both"/>
        <w:rPr>
          <w:rFonts w:ascii="Times New Roman" w:hAnsi="Times New Roman"/>
          <w:color w:val="000000"/>
          <w:sz w:val="12"/>
          <w:szCs w:val="12"/>
        </w:rPr>
      </w:pPr>
    </w:p>
    <w:p w:rsidR="00F42301" w:rsidRDefault="00F42301" w:rsidP="00AC2581">
      <w:pPr>
        <w:widowControl w:val="0"/>
        <w:autoSpaceDE w:val="0"/>
        <w:autoSpaceDN w:val="0"/>
        <w:adjustRightInd w:val="0"/>
        <w:spacing w:after="0" w:line="200" w:lineRule="exact"/>
        <w:ind w:left="1890" w:firstLine="0"/>
        <w:jc w:val="both"/>
        <w:rPr>
          <w:rFonts w:ascii="Times New Roman" w:hAnsi="Times New Roman"/>
          <w:color w:val="000000"/>
          <w:sz w:val="20"/>
          <w:szCs w:val="20"/>
        </w:rPr>
      </w:pPr>
    </w:p>
    <w:p w:rsidR="00F42301" w:rsidRPr="004D76C4" w:rsidRDefault="00F42301" w:rsidP="004D76C4">
      <w:pPr>
        <w:pStyle w:val="Heading2"/>
        <w:ind w:firstLine="1890"/>
        <w:rPr>
          <w:rFonts w:ascii="Times New Roman" w:hAnsi="Times New Roman"/>
          <w:color w:val="808080" w:themeColor="background1" w:themeShade="80"/>
          <w:sz w:val="28"/>
          <w:szCs w:val="28"/>
        </w:rPr>
      </w:pPr>
      <w:bookmarkStart w:id="153" w:name="_Toc294969733"/>
      <w:r w:rsidRPr="004D76C4">
        <w:rPr>
          <w:rFonts w:ascii="Times New Roman" w:hAnsi="Times New Roman"/>
          <w:bCs w:val="0"/>
          <w:color w:val="808080" w:themeColor="background1" w:themeShade="80"/>
          <w:sz w:val="28"/>
          <w:szCs w:val="28"/>
        </w:rPr>
        <w:t>Categories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 xml:space="preserve">Admission </w:t>
      </w:r>
      <w:r w:rsidRPr="004D76C4">
        <w:rPr>
          <w:rFonts w:ascii="Times New Roman" w:hAnsi="Times New Roman"/>
          <w:b w:val="0"/>
          <w:bCs w:val="0"/>
          <w:color w:val="808080" w:themeColor="background1" w:themeShade="80"/>
          <w:sz w:val="28"/>
          <w:szCs w:val="28"/>
        </w:rPr>
        <w:t>for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the Master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of Education Deg</w:t>
      </w:r>
      <w:r w:rsidRPr="004D76C4">
        <w:rPr>
          <w:rFonts w:ascii="Times New Roman" w:hAnsi="Times New Roman"/>
          <w:b w:val="0"/>
          <w:bCs w:val="0"/>
          <w:color w:val="808080" w:themeColor="background1" w:themeShade="80"/>
          <w:spacing w:val="-5"/>
          <w:sz w:val="28"/>
          <w:szCs w:val="28"/>
        </w:rPr>
        <w:t>r</w:t>
      </w:r>
      <w:r w:rsidRPr="004D76C4">
        <w:rPr>
          <w:rFonts w:ascii="Times New Roman" w:hAnsi="Times New Roman"/>
          <w:b w:val="0"/>
          <w:bCs w:val="0"/>
          <w:color w:val="808080" w:themeColor="background1" w:themeShade="80"/>
          <w:sz w:val="28"/>
          <w:szCs w:val="28"/>
        </w:rPr>
        <w:t>ee</w:t>
      </w:r>
      <w:bookmarkEnd w:id="153"/>
    </w:p>
    <w:p w:rsidR="00F42301" w:rsidRDefault="00F42301" w:rsidP="00AC3640">
      <w:pPr>
        <w:widowControl w:val="0"/>
        <w:autoSpaceDE w:val="0"/>
        <w:autoSpaceDN w:val="0"/>
        <w:adjustRightInd w:val="0"/>
        <w:spacing w:before="37" w:after="0" w:line="250" w:lineRule="auto"/>
        <w:ind w:left="1890" w:firstLine="45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sidR="00AC3640">
        <w:rPr>
          <w:rFonts w:ascii="Times New Roman" w:hAnsi="Times New Roman"/>
          <w:color w:val="000000"/>
          <w:sz w:val="20"/>
          <w:szCs w:val="20"/>
        </w:rPr>
        <w:t>de</w:t>
      </w:r>
      <w:r>
        <w:rPr>
          <w:rFonts w:ascii="Times New Roman" w:hAnsi="Times New Roman"/>
          <w:color w:val="000000"/>
          <w:sz w:val="20"/>
          <w:szCs w:val="20"/>
        </w:rPr>
        <w:t>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graduat</w:t>
      </w:r>
      <w:r w:rsidR="00AC3640">
        <w:rPr>
          <w:rFonts w:ascii="Times New Roman" w:hAnsi="Times New Roman"/>
          <w:color w:val="000000"/>
          <w:sz w:val="20"/>
          <w:szCs w:val="20"/>
        </w:rPr>
        <w:t>e major in (or prerequisite re</w:t>
      </w:r>
      <w:r>
        <w:rPr>
          <w:rFonts w:ascii="Times New Roman" w:hAnsi="Times New Roman"/>
          <w:color w:val="000000"/>
          <w:sz w:val="20"/>
          <w:szCs w:val="20"/>
        </w:rPr>
        <w:t>quirement</w:t>
      </w:r>
      <w:r>
        <w:rPr>
          <w:rFonts w:ascii="Times New Roman" w:hAnsi="Times New Roman"/>
          <w:color w:val="000000"/>
          <w:spacing w:val="4"/>
          <w:sz w:val="20"/>
          <w:szCs w:val="20"/>
        </w:rPr>
        <w:t xml:space="preserve"> </w:t>
      </w:r>
      <w:r>
        <w:rPr>
          <w:rFonts w:ascii="Times New Roman" w:hAnsi="Times New Roman"/>
          <w:color w:val="000000"/>
          <w:sz w:val="20"/>
          <w:szCs w:val="20"/>
        </w:rPr>
        <w:t>satisfied</w:t>
      </w:r>
      <w:r>
        <w:rPr>
          <w:rFonts w:ascii="Times New Roman" w:hAnsi="Times New Roman"/>
          <w:color w:val="000000"/>
          <w:spacing w:val="4"/>
          <w:sz w:val="20"/>
          <w:szCs w:val="20"/>
        </w:rPr>
        <w:t xml:space="preserve"> </w:t>
      </w:r>
      <w:r>
        <w:rPr>
          <w:rFonts w:ascii="Times New Roman" w:hAnsi="Times New Roman"/>
          <w:color w:val="000000"/>
          <w:sz w:val="20"/>
          <w:szCs w:val="20"/>
        </w:rPr>
        <w:t>for)</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F42301" w:rsidRDefault="00F42301" w:rsidP="00AC2581">
      <w:pPr>
        <w:widowControl w:val="0"/>
        <w:autoSpaceDE w:val="0"/>
        <w:autoSpaceDN w:val="0"/>
        <w:adjustRightInd w:val="0"/>
        <w:spacing w:before="17" w:after="0" w:line="200" w:lineRule="exact"/>
        <w:ind w:left="1890" w:firstLine="0"/>
        <w:jc w:val="both"/>
        <w:rPr>
          <w:rFonts w:ascii="Times New Roman" w:hAnsi="Times New Roman"/>
          <w:color w:val="000000"/>
          <w:sz w:val="20"/>
          <w:szCs w:val="20"/>
        </w:rPr>
      </w:pPr>
    </w:p>
    <w:p w:rsidR="00F42301" w:rsidRPr="004D76C4" w:rsidRDefault="00F42301" w:rsidP="004D76C4">
      <w:pPr>
        <w:pStyle w:val="Heading2"/>
        <w:spacing w:before="0"/>
        <w:ind w:firstLine="1890"/>
        <w:rPr>
          <w:rFonts w:ascii="Times New Roman" w:hAnsi="Times New Roman"/>
          <w:color w:val="808080" w:themeColor="background1" w:themeShade="80"/>
          <w:sz w:val="28"/>
          <w:szCs w:val="28"/>
        </w:rPr>
      </w:pPr>
      <w:bookmarkStart w:id="154" w:name="_Toc294969734"/>
      <w:r w:rsidRPr="004D76C4">
        <w:rPr>
          <w:rFonts w:ascii="Times New Roman" w:hAnsi="Times New Roman"/>
          <w:bCs w:val="0"/>
          <w:color w:val="808080" w:themeColor="background1" w:themeShade="80"/>
          <w:sz w:val="28"/>
          <w:szCs w:val="28"/>
        </w:rPr>
        <w:t>Regular</w:t>
      </w:r>
      <w:r w:rsidRPr="004D76C4">
        <w:rPr>
          <w:rFonts w:ascii="Times New Roman" w:hAnsi="Times New Roman"/>
          <w:bCs w:val="0"/>
          <w:color w:val="808080" w:themeColor="background1" w:themeShade="80"/>
          <w:spacing w:val="-20"/>
          <w:sz w:val="28"/>
          <w:szCs w:val="28"/>
        </w:rPr>
        <w:t xml:space="preserve"> </w:t>
      </w:r>
      <w:r w:rsidRPr="004D76C4">
        <w:rPr>
          <w:rFonts w:ascii="Times New Roman" w:hAnsi="Times New Roman"/>
          <w:bCs w:val="0"/>
          <w:color w:val="808080" w:themeColor="background1" w:themeShade="80"/>
          <w:sz w:val="28"/>
          <w:szCs w:val="28"/>
        </w:rPr>
        <w:t>Admission</w:t>
      </w:r>
      <w:bookmarkEnd w:id="154"/>
    </w:p>
    <w:p w:rsidR="00F42301" w:rsidRDefault="00F42301" w:rsidP="00C57415">
      <w:pPr>
        <w:widowControl w:val="0"/>
        <w:autoSpaceDE w:val="0"/>
        <w:autoSpaceDN w:val="0"/>
        <w:adjustRightInd w:val="0"/>
        <w:spacing w:after="0"/>
        <w:ind w:left="1944"/>
        <w:rPr>
          <w:rFonts w:ascii="Times New Roman" w:hAnsi="Times New Roman"/>
          <w:color w:val="000000"/>
          <w:sz w:val="28"/>
          <w:szCs w:val="28"/>
        </w:rPr>
        <w:sectPr w:rsidR="00F42301" w:rsidSect="00FB3D09">
          <w:footerReference w:type="even" r:id="rId54"/>
          <w:footerReference w:type="default" r:id="rId55"/>
          <w:pgSz w:w="12240" w:h="15840"/>
          <w:pgMar w:top="320" w:right="1300" w:bottom="280" w:left="200" w:header="0" w:footer="906" w:gutter="0"/>
          <w:cols w:space="720"/>
          <w:noEndnote/>
        </w:sectPr>
      </w:pPr>
    </w:p>
    <w:tbl>
      <w:tblPr>
        <w:tblW w:w="10231" w:type="dxa"/>
        <w:tblInd w:w="119" w:type="dxa"/>
        <w:tblLayout w:type="fixed"/>
        <w:tblCellMar>
          <w:left w:w="0" w:type="dxa"/>
          <w:right w:w="0" w:type="dxa"/>
        </w:tblCellMar>
        <w:tblLook w:val="0000"/>
      </w:tblPr>
      <w:tblGrid>
        <w:gridCol w:w="4876"/>
        <w:gridCol w:w="4275"/>
        <w:gridCol w:w="108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8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7" w:after="0" w:line="280" w:lineRule="exact"/>
        <w:rPr>
          <w:rFonts w:ascii="Times New Roman" w:hAnsi="Times New Roman"/>
          <w:sz w:val="28"/>
          <w:szCs w:val="28"/>
        </w:rPr>
      </w:pPr>
    </w:p>
    <w:p w:rsidR="00F42301" w:rsidRDefault="00F42301" w:rsidP="00AC3640">
      <w:pPr>
        <w:widowControl w:val="0"/>
        <w:autoSpaceDE w:val="0"/>
        <w:autoSpaceDN w:val="0"/>
        <w:adjustRightInd w:val="0"/>
        <w:spacing w:before="27" w:after="0" w:line="250" w:lineRule="auto"/>
        <w:ind w:left="450" w:right="3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Clear Renewable</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eaching Certificate, three work-related letters of recommendation, and a writing sample</w:t>
      </w:r>
    </w:p>
    <w:p w:rsidR="00F42301" w:rsidRDefault="00F42301" w:rsidP="00AC3640">
      <w:pPr>
        <w:widowControl w:val="0"/>
        <w:autoSpaceDE w:val="0"/>
        <w:autoSpaceDN w:val="0"/>
        <w:adjustRightInd w:val="0"/>
        <w:spacing w:after="0" w:line="250" w:lineRule="auto"/>
        <w:ind w:left="450" w:right="3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GACE Basic, three letters of refe</w:t>
      </w:r>
      <w:r>
        <w:rPr>
          <w:rFonts w:ascii="Times New Roman" w:hAnsi="Times New Roman"/>
          <w:spacing w:val="-4"/>
          <w:sz w:val="20"/>
          <w:szCs w:val="20"/>
        </w:rPr>
        <w:t>r</w:t>
      </w:r>
      <w:r>
        <w:rPr>
          <w:rFonts w:ascii="Times New Roman" w:hAnsi="Times New Roman"/>
          <w:sz w:val="20"/>
          <w:szCs w:val="20"/>
        </w:rPr>
        <w:t>ence, a writing sample, 2.5 G</w:t>
      </w:r>
      <w:r>
        <w:rPr>
          <w:rFonts w:ascii="Times New Roman" w:hAnsi="Times New Roman"/>
          <w:spacing w:val="-18"/>
          <w:sz w:val="20"/>
          <w:szCs w:val="20"/>
        </w:rPr>
        <w:t>P</w:t>
      </w:r>
      <w:r>
        <w:rPr>
          <w:rFonts w:ascii="Times New Roman" w:hAnsi="Times New Roman"/>
          <w:sz w:val="20"/>
          <w:szCs w:val="20"/>
        </w:rPr>
        <w:t>A, met current M</w:t>
      </w:r>
      <w:r>
        <w:rPr>
          <w:rFonts w:ascii="Times New Roman" w:hAnsi="Times New Roman"/>
          <w:spacing w:val="-22"/>
          <w:sz w:val="20"/>
          <w:szCs w:val="20"/>
        </w:rPr>
        <w:t>A</w:t>
      </w:r>
      <w:r>
        <w:rPr>
          <w:rFonts w:ascii="Times New Roman" w:hAnsi="Times New Roman"/>
          <w:sz w:val="20"/>
          <w:szCs w:val="20"/>
        </w:rPr>
        <w:t>T or GRE admission to Education Standards</w:t>
      </w:r>
    </w:p>
    <w:p w:rsidR="00F42301" w:rsidRDefault="00284C41" w:rsidP="00AC3640">
      <w:pPr>
        <w:widowControl w:val="0"/>
        <w:autoSpaceDE w:val="0"/>
        <w:autoSpaceDN w:val="0"/>
        <w:adjustRightInd w:val="0"/>
        <w:spacing w:before="17" w:after="0" w:line="200" w:lineRule="exact"/>
        <w:ind w:right="380"/>
        <w:jc w:val="both"/>
        <w:rPr>
          <w:rFonts w:ascii="Times New Roman" w:hAnsi="Times New Roman"/>
          <w:sz w:val="20"/>
          <w:szCs w:val="20"/>
        </w:rPr>
      </w:pPr>
      <w:r>
        <w:rPr>
          <w:rFonts w:ascii="Times New Roman" w:hAnsi="Times New Roman"/>
          <w:noProof/>
          <w:sz w:val="20"/>
          <w:szCs w:val="20"/>
        </w:rPr>
        <w:pict>
          <v:shape id="_x0000_s7693" type="#_x0000_t202" style="position:absolute;left:0;text-align:left;margin-left:521.8pt;margin-top:132pt;width:1in;height:495.8pt;z-index:-251346432;mso-position-horizontal-relative:page;mso-position-vertical-relative:page" o:allowincell="f" filled="f" stroked="f">
            <v:textbox style="layout-flow:vertical;mso-next-textbox:#_x0000_s7693" inset="0,0,0,0">
              <w:txbxContent>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p>
    <w:p w:rsidR="00F42301" w:rsidRPr="004D76C4" w:rsidRDefault="00284C41" w:rsidP="004D76C4">
      <w:pPr>
        <w:pStyle w:val="Heading2"/>
        <w:spacing w:before="0"/>
        <w:ind w:firstLine="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665" style="position:absolute;margin-left:315pt;margin-top:-113.25pt;width:31.2pt;height:31.05pt;z-index:-251647488;mso-position-horizontal-relative:page" coordorigin="6300,-2265" coordsize="624,621" o:allowincell="f">
            <v:rect id="_x0000_s3666" style="position:absolute;left:6305;top:-2260;width:613;height:610" o:allowincell="f" stroked="f">
              <v:path arrowok="t"/>
            </v:rect>
            <v:rect id="_x0000_s3667" style="position:absolute;left:6306;top:-2260;width:620;height:620;mso-position-horizontal-relative:page" o:allowincell="f" filled="f" stroked="f">
              <v:textbox style="mso-next-textbox:#_x0000_s366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0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55" w:name="_Toc294969735"/>
      <w:r w:rsidR="00F42301" w:rsidRPr="004D76C4">
        <w:rPr>
          <w:rFonts w:ascii="Times New Roman" w:hAnsi="Times New Roman"/>
          <w:bCs w:val="0"/>
          <w:color w:val="808080" w:themeColor="background1" w:themeShade="80"/>
          <w:sz w:val="28"/>
          <w:szCs w:val="28"/>
        </w:rPr>
        <w:t>P</w:t>
      </w:r>
      <w:r w:rsidR="00F42301" w:rsidRPr="004D76C4">
        <w:rPr>
          <w:rFonts w:ascii="Times New Roman" w:hAnsi="Times New Roman"/>
          <w:bCs w:val="0"/>
          <w:color w:val="808080" w:themeColor="background1" w:themeShade="80"/>
          <w:spacing w:val="-5"/>
          <w:sz w:val="28"/>
          <w:szCs w:val="28"/>
        </w:rPr>
        <w:t>r</w:t>
      </w:r>
      <w:r w:rsidR="00F42301" w:rsidRPr="004D76C4">
        <w:rPr>
          <w:rFonts w:ascii="Times New Roman" w:hAnsi="Times New Roman"/>
          <w:bCs w:val="0"/>
          <w:color w:val="808080" w:themeColor="background1" w:themeShade="80"/>
          <w:sz w:val="28"/>
          <w:szCs w:val="28"/>
        </w:rPr>
        <w:t>ovisional</w:t>
      </w:r>
      <w:r w:rsidR="00F42301" w:rsidRPr="004D76C4">
        <w:rPr>
          <w:rFonts w:ascii="Times New Roman" w:hAnsi="Times New Roman"/>
          <w:bCs w:val="0"/>
          <w:color w:val="808080" w:themeColor="background1" w:themeShade="80"/>
          <w:spacing w:val="-15"/>
          <w:sz w:val="28"/>
          <w:szCs w:val="28"/>
        </w:rPr>
        <w:t xml:space="preserve"> </w:t>
      </w:r>
      <w:r w:rsidR="00F42301" w:rsidRPr="004D76C4">
        <w:rPr>
          <w:rFonts w:ascii="Times New Roman" w:hAnsi="Times New Roman"/>
          <w:bCs w:val="0"/>
          <w:color w:val="808080" w:themeColor="background1" w:themeShade="80"/>
          <w:sz w:val="28"/>
          <w:szCs w:val="28"/>
        </w:rPr>
        <w:t>Admission</w:t>
      </w:r>
      <w:bookmarkEnd w:id="155"/>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following criteria must be met:</w:t>
      </w:r>
    </w:p>
    <w:p w:rsidR="00F42301" w:rsidRPr="00AC3640" w:rsidRDefault="00F42301" w:rsidP="00FF55DE">
      <w:pPr>
        <w:pStyle w:val="ListParagraph"/>
        <w:widowControl w:val="0"/>
        <w:numPr>
          <w:ilvl w:val="0"/>
          <w:numId w:val="29"/>
        </w:numPr>
        <w:autoSpaceDE w:val="0"/>
        <w:autoSpaceDN w:val="0"/>
        <w:adjustRightInd w:val="0"/>
        <w:spacing w:after="0"/>
        <w:ind w:left="540" w:right="3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degree from a regionally accredited college or universit</w:t>
      </w:r>
      <w:r w:rsidRPr="00AC3640">
        <w:rPr>
          <w:rFonts w:ascii="Times New Roman" w:hAnsi="Times New Roman"/>
          <w:spacing w:val="-13"/>
          <w:sz w:val="20"/>
          <w:szCs w:val="20"/>
        </w:rPr>
        <w:t>y</w:t>
      </w:r>
      <w:r w:rsidRPr="00AC3640">
        <w:rPr>
          <w:rFonts w:ascii="Times New Roman" w:hAnsi="Times New Roman"/>
          <w:sz w:val="20"/>
          <w:szCs w:val="20"/>
        </w:rPr>
        <w:t>.</w:t>
      </w:r>
    </w:p>
    <w:p w:rsidR="00F42301" w:rsidRPr="00AC3640" w:rsidRDefault="00F42301" w:rsidP="00FF55DE">
      <w:pPr>
        <w:pStyle w:val="ListParagraph"/>
        <w:widowControl w:val="0"/>
        <w:numPr>
          <w:ilvl w:val="0"/>
          <w:numId w:val="29"/>
        </w:numPr>
        <w:autoSpaceDE w:val="0"/>
        <w:autoSpaceDN w:val="0"/>
        <w:adjustRightInd w:val="0"/>
        <w:spacing w:before="10" w:after="0"/>
        <w:ind w:left="540" w:right="3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grade-point average of at least 2.5.</w:t>
      </w:r>
    </w:p>
    <w:p w:rsidR="00F42301" w:rsidRPr="00AC3640" w:rsidRDefault="00F42301" w:rsidP="00FF55DE">
      <w:pPr>
        <w:pStyle w:val="ListParagraph"/>
        <w:widowControl w:val="0"/>
        <w:numPr>
          <w:ilvl w:val="0"/>
          <w:numId w:val="29"/>
        </w:numPr>
        <w:autoSpaceDE w:val="0"/>
        <w:autoSpaceDN w:val="0"/>
        <w:adjustRightInd w:val="0"/>
        <w:spacing w:before="10" w:after="0" w:line="250" w:lineRule="auto"/>
        <w:ind w:left="540" w:right="380"/>
        <w:jc w:val="both"/>
        <w:rPr>
          <w:rFonts w:ascii="Times New Roman" w:hAnsi="Times New Roman"/>
          <w:sz w:val="20"/>
          <w:szCs w:val="20"/>
        </w:rPr>
      </w:pP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score on the M</w:t>
      </w:r>
      <w:r w:rsidRPr="00AC3640">
        <w:rPr>
          <w:rFonts w:ascii="Times New Roman" w:hAnsi="Times New Roman"/>
          <w:spacing w:val="-22"/>
          <w:sz w:val="20"/>
          <w:szCs w:val="20"/>
        </w:rPr>
        <w:t>A</w:t>
      </w:r>
      <w:r w:rsidRPr="00AC3640">
        <w:rPr>
          <w:rFonts w:ascii="Times New Roman" w:hAnsi="Times New Roman"/>
          <w:sz w:val="20"/>
          <w:szCs w:val="20"/>
        </w:rPr>
        <w:t>T</w:t>
      </w:r>
      <w:r w:rsidRPr="00AC3640">
        <w:rPr>
          <w:rFonts w:ascii="Times New Roman" w:hAnsi="Times New Roman"/>
          <w:spacing w:val="-4"/>
          <w:sz w:val="20"/>
          <w:szCs w:val="20"/>
        </w:rPr>
        <w:t xml:space="preserve"> </w:t>
      </w:r>
      <w:r w:rsidRPr="00AC3640">
        <w:rPr>
          <w:rFonts w:ascii="Times New Roman" w:hAnsi="Times New Roman"/>
          <w:sz w:val="20"/>
          <w:szCs w:val="20"/>
        </w:rPr>
        <w:t>of no less than 374 (27) or a score on the</w:t>
      </w:r>
      <w:r w:rsidRPr="00AC3640">
        <w:rPr>
          <w:rFonts w:ascii="Times New Roman" w:hAnsi="Times New Roman"/>
          <w:spacing w:val="-11"/>
          <w:sz w:val="20"/>
          <w:szCs w:val="20"/>
        </w:rPr>
        <w:t xml:space="preserve"> </w:t>
      </w:r>
      <w:r w:rsidRPr="00AC3640">
        <w:rPr>
          <w:rFonts w:ascii="Times New Roman" w:hAnsi="Times New Roman"/>
          <w:sz w:val="20"/>
          <w:szCs w:val="20"/>
        </w:rPr>
        <w:t>Aptitude</w:t>
      </w:r>
      <w:r w:rsidRPr="00AC3640">
        <w:rPr>
          <w:rFonts w:ascii="Times New Roman" w:hAnsi="Times New Roman"/>
          <w:spacing w:val="-4"/>
          <w:sz w:val="20"/>
          <w:szCs w:val="20"/>
        </w:rPr>
        <w:t xml:space="preserve"> </w:t>
      </w:r>
      <w:r w:rsidRPr="00AC3640">
        <w:rPr>
          <w:rFonts w:ascii="Times New Roman" w:hAnsi="Times New Roman"/>
          <w:spacing w:val="-14"/>
          <w:sz w:val="20"/>
          <w:szCs w:val="20"/>
        </w:rPr>
        <w:t>T</w:t>
      </w:r>
      <w:r w:rsidRPr="00AC3640">
        <w:rPr>
          <w:rFonts w:ascii="Times New Roman" w:hAnsi="Times New Roman"/>
          <w:sz w:val="20"/>
          <w:szCs w:val="20"/>
        </w:rPr>
        <w:t xml:space="preserve">est of the GRE of no less than 700. </w:t>
      </w:r>
      <w:r w:rsidRPr="00AC3640">
        <w:rPr>
          <w:rFonts w:ascii="Times New Roman" w:hAnsi="Times New Roman"/>
          <w:b/>
          <w:bCs/>
          <w:i/>
          <w:iCs/>
          <w:sz w:val="20"/>
          <w:szCs w:val="20"/>
        </w:rPr>
        <w:t>A</w:t>
      </w:r>
      <w:r w:rsidRPr="00AC3640">
        <w:rPr>
          <w:rFonts w:ascii="Times New Roman" w:hAnsi="Times New Roman"/>
          <w:b/>
          <w:bCs/>
          <w:i/>
          <w:iCs/>
          <w:spacing w:val="-11"/>
          <w:sz w:val="20"/>
          <w:szCs w:val="20"/>
        </w:rPr>
        <w:t xml:space="preserve"> </w:t>
      </w:r>
      <w:r w:rsidRPr="00AC3640">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56" w:name="_Toc294969736"/>
      <w:r w:rsidRPr="004D76C4">
        <w:rPr>
          <w:rFonts w:ascii="Times New Roman" w:hAnsi="Times New Roman"/>
          <w:bCs w:val="0"/>
          <w:color w:val="808080" w:themeColor="background1" w:themeShade="80"/>
          <w:sz w:val="28"/>
          <w:szCs w:val="28"/>
        </w:rPr>
        <w:t>Non-Deg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156"/>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Applicants interested in study for personal enrichment or for jo</w:t>
      </w:r>
      <w:r w:rsidR="00AC3640">
        <w:rPr>
          <w:rFonts w:ascii="Times New Roman" w:hAnsi="Times New Roman"/>
          <w:sz w:val="20"/>
          <w:szCs w:val="20"/>
        </w:rPr>
        <w:t>b-related requirements are ad</w:t>
      </w:r>
      <w:r>
        <w:rPr>
          <w:rFonts w:ascii="Times New Roman" w:hAnsi="Times New Roman"/>
          <w:sz w:val="20"/>
          <w:szCs w:val="20"/>
        </w:rPr>
        <w:t>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Howeve</w:t>
      </w:r>
      <w:r>
        <w:rPr>
          <w:rFonts w:ascii="Times New Roman" w:hAnsi="Times New Roman"/>
          <w:spacing w:val="-8"/>
          <w:sz w:val="20"/>
          <w:szCs w:val="20"/>
        </w:rPr>
        <w:t>r</w:t>
      </w:r>
      <w:r>
        <w:rPr>
          <w:rFonts w:ascii="Times New Roman" w:hAnsi="Times New Roman"/>
          <w:sz w:val="20"/>
          <w:szCs w:val="20"/>
        </w:rPr>
        <w:t>, only 9 semester hours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57" w:name="_Toc294969737"/>
      <w:r w:rsidRPr="004D76C4">
        <w:rPr>
          <w:rFonts w:ascii="Times New Roman" w:hAnsi="Times New Roman"/>
          <w:bCs w:val="0"/>
          <w:color w:val="808080" w:themeColor="background1" w:themeShade="80"/>
          <w:spacing w:val="-21"/>
          <w:sz w:val="28"/>
          <w:szCs w:val="28"/>
        </w:rPr>
        <w:t>T</w:t>
      </w:r>
      <w:r w:rsidRPr="004D76C4">
        <w:rPr>
          <w:rFonts w:ascii="Times New Roman" w:hAnsi="Times New Roman"/>
          <w:bCs w:val="0"/>
          <w:color w:val="808080" w:themeColor="background1" w:themeShade="80"/>
          <w:sz w:val="28"/>
          <w:szCs w:val="28"/>
        </w:rPr>
        <w:t>ransient</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157"/>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58" w:name="_Toc294969738"/>
      <w:r w:rsidRPr="004D76C4">
        <w:rPr>
          <w:rFonts w:ascii="Times New Roman" w:hAnsi="Times New Roman"/>
          <w:bCs w:val="0"/>
          <w:color w:val="808080" w:themeColor="background1" w:themeShade="80"/>
          <w:sz w:val="28"/>
          <w:szCs w:val="28"/>
        </w:rPr>
        <w:t>Special</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158"/>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F42301" w:rsidRPr="00AC3640" w:rsidRDefault="00F42301" w:rsidP="00FF55DE">
      <w:pPr>
        <w:pStyle w:val="ListParagraph"/>
        <w:widowControl w:val="0"/>
        <w:numPr>
          <w:ilvl w:val="0"/>
          <w:numId w:val="30"/>
        </w:numPr>
        <w:autoSpaceDE w:val="0"/>
        <w:autoSpaceDN w:val="0"/>
        <w:adjustRightInd w:val="0"/>
        <w:spacing w:after="0"/>
        <w:ind w:left="540" w:right="380"/>
        <w:jc w:val="both"/>
        <w:rPr>
          <w:rFonts w:ascii="Times New Roman" w:hAnsi="Times New Roman"/>
          <w:sz w:val="20"/>
          <w:szCs w:val="20"/>
        </w:rPr>
      </w:pPr>
      <w:r w:rsidRPr="00AC3640">
        <w:rPr>
          <w:rFonts w:ascii="Times New Roman" w:hAnsi="Times New Roman"/>
          <w:sz w:val="20"/>
          <w:szCs w:val="20"/>
        </w:rPr>
        <w:t>The student has an overall G</w:t>
      </w:r>
      <w:r w:rsidRPr="00AC3640">
        <w:rPr>
          <w:rFonts w:ascii="Times New Roman" w:hAnsi="Times New Roman"/>
          <w:spacing w:val="-18"/>
          <w:sz w:val="20"/>
          <w:szCs w:val="20"/>
        </w:rPr>
        <w:t>P</w:t>
      </w: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of at least 3.0.</w:t>
      </w:r>
    </w:p>
    <w:p w:rsidR="00F42301" w:rsidRPr="00AC3640" w:rsidRDefault="00F42301" w:rsidP="00FF55DE">
      <w:pPr>
        <w:pStyle w:val="ListParagraph"/>
        <w:widowControl w:val="0"/>
        <w:numPr>
          <w:ilvl w:val="0"/>
          <w:numId w:val="30"/>
        </w:numPr>
        <w:autoSpaceDE w:val="0"/>
        <w:autoSpaceDN w:val="0"/>
        <w:adjustRightInd w:val="0"/>
        <w:spacing w:before="10" w:after="0" w:line="250" w:lineRule="auto"/>
        <w:ind w:left="540" w:right="380"/>
        <w:jc w:val="both"/>
        <w:rPr>
          <w:rFonts w:ascii="Times New Roman" w:hAnsi="Times New Roman"/>
          <w:sz w:val="20"/>
          <w:szCs w:val="20"/>
        </w:rPr>
      </w:pPr>
      <w:r w:rsidRPr="00AC3640">
        <w:rPr>
          <w:rFonts w:ascii="Times New Roman" w:hAnsi="Times New Roman"/>
          <w:sz w:val="20"/>
          <w:szCs w:val="20"/>
        </w:rPr>
        <w:t>The</w:t>
      </w:r>
      <w:r w:rsidRPr="00AC3640">
        <w:rPr>
          <w:rFonts w:ascii="Times New Roman" w:hAnsi="Times New Roman"/>
          <w:spacing w:val="-4"/>
          <w:sz w:val="20"/>
          <w:szCs w:val="20"/>
        </w:rPr>
        <w:t xml:space="preserve"> </w:t>
      </w:r>
      <w:r w:rsidRPr="00AC3640">
        <w:rPr>
          <w:rFonts w:ascii="Times New Roman" w:hAnsi="Times New Roman"/>
          <w:spacing w:val="-12"/>
          <w:sz w:val="20"/>
          <w:szCs w:val="20"/>
        </w:rPr>
        <w:t>V</w:t>
      </w:r>
      <w:r w:rsidRPr="00AC3640">
        <w:rPr>
          <w:rFonts w:ascii="Times New Roman" w:hAnsi="Times New Roman"/>
          <w:sz w:val="20"/>
          <w:szCs w:val="20"/>
        </w:rPr>
        <w:t>ice President for</w:t>
      </w:r>
      <w:r w:rsidRPr="00AC3640">
        <w:rPr>
          <w:rFonts w:ascii="Times New Roman" w:hAnsi="Times New Roman"/>
          <w:spacing w:val="-11"/>
          <w:sz w:val="20"/>
          <w:szCs w:val="20"/>
        </w:rPr>
        <w:t xml:space="preserve"> </w:t>
      </w:r>
      <w:r w:rsidRPr="00AC3640">
        <w:rPr>
          <w:rFonts w:ascii="Times New Roman" w:hAnsi="Times New Roman"/>
          <w:sz w:val="20"/>
          <w:szCs w:val="20"/>
        </w:rPr>
        <w:t>Academic</w:t>
      </w:r>
      <w:r w:rsidRPr="00AC3640">
        <w:rPr>
          <w:rFonts w:ascii="Times New Roman" w:hAnsi="Times New Roman"/>
          <w:spacing w:val="-11"/>
          <w:sz w:val="20"/>
          <w:szCs w:val="20"/>
        </w:rPr>
        <w:t xml:space="preserve"> </w:t>
      </w:r>
      <w:r w:rsidRPr="00AC3640">
        <w:rPr>
          <w:rFonts w:ascii="Times New Roman" w:hAnsi="Times New Roman"/>
          <w:sz w:val="20"/>
          <w:szCs w:val="20"/>
        </w:rPr>
        <w:t>A</w:t>
      </w:r>
      <w:r w:rsidRPr="00AC3640">
        <w:rPr>
          <w:rFonts w:ascii="Times New Roman" w:hAnsi="Times New Roman"/>
          <w:spacing w:val="-4"/>
          <w:sz w:val="20"/>
          <w:szCs w:val="20"/>
        </w:rPr>
        <w:t>f</w:t>
      </w:r>
      <w:r w:rsidRPr="00AC3640">
        <w:rPr>
          <w:rFonts w:ascii="Times New Roman" w:hAnsi="Times New Roman"/>
          <w:sz w:val="20"/>
          <w:szCs w:val="20"/>
        </w:rPr>
        <w:t>fairs approves the academic department</w:t>
      </w:r>
      <w:r w:rsidRPr="00AC3640">
        <w:rPr>
          <w:rFonts w:ascii="Times New Roman" w:hAnsi="Times New Roman"/>
          <w:spacing w:val="-11"/>
          <w:sz w:val="20"/>
          <w:szCs w:val="20"/>
        </w:rPr>
        <w:t>’</w:t>
      </w:r>
      <w:r w:rsidR="00AC3640">
        <w:rPr>
          <w:rFonts w:ascii="Times New Roman" w:hAnsi="Times New Roman"/>
          <w:sz w:val="20"/>
          <w:szCs w:val="20"/>
        </w:rPr>
        <w:t>s recommenda</w:t>
      </w:r>
      <w:r w:rsidRPr="00AC3640">
        <w:rPr>
          <w:rFonts w:ascii="Times New Roman" w:hAnsi="Times New Roman"/>
          <w:sz w:val="20"/>
          <w:szCs w:val="20"/>
        </w:rPr>
        <w:t>tions for the student to enroll in graduate courses. (Such approval is granted on a semeste</w:t>
      </w:r>
      <w:r w:rsidRPr="00AC3640">
        <w:rPr>
          <w:rFonts w:ascii="Times New Roman" w:hAnsi="Times New Roman"/>
          <w:spacing w:val="-4"/>
          <w:sz w:val="20"/>
          <w:szCs w:val="20"/>
        </w:rPr>
        <w:t>r</w:t>
      </w:r>
      <w:r w:rsidRPr="00AC3640">
        <w:rPr>
          <w:rFonts w:ascii="Times New Roman" w:hAnsi="Times New Roman"/>
          <w:sz w:val="20"/>
          <w:szCs w:val="20"/>
        </w:rPr>
        <w:t>-by- semester basis; continued enrollment is not provided.)</w:t>
      </w:r>
    </w:p>
    <w:p w:rsidR="00F42301" w:rsidRPr="00AC3640" w:rsidRDefault="00F42301" w:rsidP="00FF55DE">
      <w:pPr>
        <w:pStyle w:val="ListParagraph"/>
        <w:widowControl w:val="0"/>
        <w:numPr>
          <w:ilvl w:val="0"/>
          <w:numId w:val="30"/>
        </w:numPr>
        <w:autoSpaceDE w:val="0"/>
        <w:autoSpaceDN w:val="0"/>
        <w:adjustRightInd w:val="0"/>
        <w:spacing w:after="0" w:line="250" w:lineRule="auto"/>
        <w:ind w:left="540" w:right="380"/>
        <w:jc w:val="both"/>
        <w:rPr>
          <w:rFonts w:ascii="Times New Roman" w:hAnsi="Times New Roman"/>
          <w:sz w:val="20"/>
          <w:szCs w:val="20"/>
        </w:rPr>
      </w:pPr>
      <w:r w:rsidRPr="00AC3640">
        <w:rPr>
          <w:rFonts w:ascii="Times New Roman" w:hAnsi="Times New Roman"/>
          <w:sz w:val="20"/>
          <w:szCs w:val="20"/>
        </w:rPr>
        <w:t>The student limits one</w:t>
      </w:r>
      <w:r w:rsidRPr="00AC3640">
        <w:rPr>
          <w:rFonts w:ascii="Times New Roman" w:hAnsi="Times New Roman"/>
          <w:spacing w:val="-11"/>
          <w:sz w:val="20"/>
          <w:szCs w:val="20"/>
        </w:rPr>
        <w:t>’</w:t>
      </w:r>
      <w:r w:rsidRPr="00AC3640">
        <w:rPr>
          <w:rFonts w:ascii="Times New Roman" w:hAnsi="Times New Roman"/>
          <w:sz w:val="20"/>
          <w:szCs w:val="20"/>
        </w:rPr>
        <w:t>s graduate enrollment to a total of 9 semester hours of stud</w:t>
      </w:r>
      <w:r w:rsidRPr="00AC3640">
        <w:rPr>
          <w:rFonts w:ascii="Times New Roman" w:hAnsi="Times New Roman"/>
          <w:spacing w:val="-13"/>
          <w:sz w:val="20"/>
          <w:szCs w:val="20"/>
        </w:rPr>
        <w:t>y</w:t>
      </w:r>
      <w:r w:rsidRPr="00AC3640">
        <w:rPr>
          <w:rFonts w:ascii="Times New Roman" w:hAnsi="Times New Roman"/>
          <w:sz w:val="20"/>
          <w:szCs w:val="20"/>
        </w:rPr>
        <w:t>. No more than 6 semester hours of graduate study may be undertaken in a given semeste</w:t>
      </w:r>
      <w:r w:rsidRPr="00AC3640">
        <w:rPr>
          <w:rFonts w:ascii="Times New Roman" w:hAnsi="Times New Roman"/>
          <w:spacing w:val="-11"/>
          <w:sz w:val="20"/>
          <w:szCs w:val="20"/>
        </w:rPr>
        <w:t>r</w:t>
      </w:r>
      <w:r w:rsidRPr="00AC3640">
        <w:rPr>
          <w:rFonts w:ascii="Times New Roman" w:hAnsi="Times New Roman"/>
          <w:sz w:val="20"/>
          <w:szCs w:val="20"/>
        </w:rPr>
        <w:t>.</w:t>
      </w:r>
    </w:p>
    <w:p w:rsidR="00F42301" w:rsidRPr="00AC3640" w:rsidRDefault="00F42301" w:rsidP="00FF55DE">
      <w:pPr>
        <w:pStyle w:val="ListParagraph"/>
        <w:widowControl w:val="0"/>
        <w:numPr>
          <w:ilvl w:val="0"/>
          <w:numId w:val="30"/>
        </w:numPr>
        <w:autoSpaceDE w:val="0"/>
        <w:autoSpaceDN w:val="0"/>
        <w:adjustRightInd w:val="0"/>
        <w:spacing w:after="0" w:line="250" w:lineRule="auto"/>
        <w:ind w:left="540" w:right="380"/>
        <w:jc w:val="both"/>
        <w:rPr>
          <w:rFonts w:ascii="Times New Roman" w:hAnsi="Times New Roman"/>
          <w:sz w:val="20"/>
          <w:szCs w:val="20"/>
        </w:rPr>
      </w:pPr>
      <w:r w:rsidRPr="00AC3640">
        <w:rPr>
          <w:rFonts w:ascii="Times New Roman" w:hAnsi="Times New Roman"/>
          <w:sz w:val="20"/>
          <w:szCs w:val="20"/>
        </w:rPr>
        <w:t>During the semester in which graduate enrollment is allowed, the student</w:t>
      </w:r>
      <w:r w:rsidRPr="00AC3640">
        <w:rPr>
          <w:rFonts w:ascii="Times New Roman" w:hAnsi="Times New Roman"/>
          <w:spacing w:val="-11"/>
          <w:sz w:val="20"/>
          <w:szCs w:val="20"/>
        </w:rPr>
        <w:t>’</w:t>
      </w:r>
      <w:r w:rsidR="00AC3640">
        <w:rPr>
          <w:rFonts w:ascii="Times New Roman" w:hAnsi="Times New Roman"/>
          <w:sz w:val="20"/>
          <w:szCs w:val="20"/>
        </w:rPr>
        <w:t>s registration is lim</w:t>
      </w:r>
      <w:r w:rsidRPr="00AC3640">
        <w:rPr>
          <w:rFonts w:ascii="Times New Roman" w:hAnsi="Times New Roman"/>
          <w:sz w:val="20"/>
          <w:szCs w:val="20"/>
        </w:rPr>
        <w:t>ited to a total of 9 semester hours (combined graduate and/or unde</w:t>
      </w:r>
      <w:r w:rsidRPr="00AC3640">
        <w:rPr>
          <w:rFonts w:ascii="Times New Roman" w:hAnsi="Times New Roman"/>
          <w:spacing w:val="-4"/>
          <w:sz w:val="20"/>
          <w:szCs w:val="20"/>
        </w:rPr>
        <w:t>r</w:t>
      </w:r>
      <w:r w:rsidRPr="00AC3640">
        <w:rPr>
          <w:rFonts w:ascii="Times New Roman" w:hAnsi="Times New Roman"/>
          <w:sz w:val="20"/>
          <w:szCs w:val="20"/>
        </w:rPr>
        <w:t>graduate hours).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59" w:name="_Toc294969739"/>
      <w:r w:rsidRPr="004D76C4">
        <w:rPr>
          <w:rFonts w:ascii="Times New Roman" w:hAnsi="Times New Roman"/>
          <w:bCs w:val="0"/>
          <w:color w:val="808080" w:themeColor="background1" w:themeShade="80"/>
          <w:sz w:val="28"/>
          <w:szCs w:val="28"/>
        </w:rPr>
        <w:t>Change of Status</w:t>
      </w:r>
      <w:bookmarkEnd w:id="159"/>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w:t>
      </w:r>
      <w:r w:rsidR="00AC3640">
        <w:rPr>
          <w:rFonts w:ascii="Times New Roman" w:hAnsi="Times New Roman"/>
          <w:sz w:val="20"/>
          <w:szCs w:val="20"/>
        </w:rPr>
        <w:t>nal academic status until noti</w:t>
      </w:r>
      <w:r>
        <w:rPr>
          <w:rFonts w:ascii="Times New Roman" w:hAnsi="Times New Roman"/>
          <w:sz w:val="20"/>
          <w:szCs w:val="20"/>
        </w:rPr>
        <w:t>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F42301" w:rsidRDefault="00F42301" w:rsidP="00AC3640">
      <w:pPr>
        <w:widowControl w:val="0"/>
        <w:autoSpaceDE w:val="0"/>
        <w:autoSpaceDN w:val="0"/>
        <w:adjustRightInd w:val="0"/>
        <w:spacing w:before="17" w:after="0" w:line="200" w:lineRule="exact"/>
        <w:ind w:right="380"/>
        <w:jc w:val="both"/>
        <w:rPr>
          <w:rFonts w:ascii="Times New Roman" w:hAnsi="Times New Roman"/>
          <w:sz w:val="20"/>
          <w:szCs w:val="20"/>
        </w:rPr>
      </w:pPr>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60" w:name="_Toc294969740"/>
      <w:r w:rsidRPr="004D76C4">
        <w:rPr>
          <w:rFonts w:ascii="Times New Roman" w:hAnsi="Times New Roman"/>
          <w:bCs w:val="0"/>
          <w:color w:val="808080" w:themeColor="background1" w:themeShade="80"/>
          <w:sz w:val="28"/>
          <w:szCs w:val="28"/>
        </w:rPr>
        <w:t>Appeals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 Status</w:t>
      </w:r>
      <w:bookmarkEnd w:id="160"/>
    </w:p>
    <w:p w:rsidR="00F42301" w:rsidRDefault="00F42301" w:rsidP="00AC3640">
      <w:pPr>
        <w:widowControl w:val="0"/>
        <w:autoSpaceDE w:val="0"/>
        <w:autoSpaceDN w:val="0"/>
        <w:adjustRightInd w:val="0"/>
        <w:spacing w:before="37" w:after="0" w:line="250" w:lineRule="auto"/>
        <w:ind w:right="380" w:firstLine="360"/>
        <w:jc w:val="both"/>
        <w:rPr>
          <w:rFonts w:ascii="Times New Roman" w:hAnsi="Times New Roman"/>
          <w:sz w:val="20"/>
          <w:szCs w:val="20"/>
        </w:rPr>
      </w:pPr>
      <w:r>
        <w:rPr>
          <w:rFonts w:ascii="Times New Roman" w:hAnsi="Times New Roman"/>
          <w:sz w:val="20"/>
          <w:szCs w:val="20"/>
        </w:rPr>
        <w:t>Decisions regarding the student</w:t>
      </w:r>
      <w:r>
        <w:rPr>
          <w:rFonts w:ascii="Times New Roman" w:hAnsi="Times New Roman"/>
          <w:spacing w:val="-11"/>
          <w:sz w:val="20"/>
          <w:szCs w:val="20"/>
        </w:rPr>
        <w:t>’</w:t>
      </w:r>
      <w:r>
        <w:rPr>
          <w:rFonts w:ascii="Times New Roman" w:hAnsi="Times New Roman"/>
          <w:sz w:val="20"/>
          <w:szCs w:val="20"/>
        </w:rPr>
        <w:t>s admission status may be appealed to the graduate admission committee of the degree program concerned. Information regarding appeals may be secured from the Graduate Studies O</w:t>
      </w:r>
      <w:r>
        <w:rPr>
          <w:rFonts w:ascii="Times New Roman" w:hAnsi="Times New Roman"/>
          <w:spacing w:val="-4"/>
          <w:sz w:val="20"/>
          <w:szCs w:val="20"/>
        </w:rPr>
        <w:t>f</w:t>
      </w:r>
      <w:r>
        <w:rPr>
          <w:rFonts w:ascii="Times New Roman" w:hAnsi="Times New Roman"/>
          <w:sz w:val="20"/>
          <w:szCs w:val="20"/>
        </w:rPr>
        <w:t>fice or the graduate coordinator of the College of Education. Such appeals and their associated documentation are referred to the graduate admission committee of the degree program.</w:t>
      </w:r>
      <w:r>
        <w:rPr>
          <w:rFonts w:ascii="Times New Roman" w:hAnsi="Times New Roman"/>
          <w:spacing w:val="-4"/>
          <w:sz w:val="20"/>
          <w:szCs w:val="20"/>
        </w:rPr>
        <w:t xml:space="preserve"> </w:t>
      </w:r>
      <w:r>
        <w:rPr>
          <w:rFonts w:ascii="Times New Roman" w:hAnsi="Times New Roman"/>
          <w:sz w:val="20"/>
          <w:szCs w:val="20"/>
        </w:rPr>
        <w:t>The student has the right of further appeal sequentially to the Chairperson, the Dean of the College, the Graduate Council,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and finall</w:t>
      </w:r>
      <w:r>
        <w:rPr>
          <w:rFonts w:ascii="Times New Roman" w:hAnsi="Times New Roman"/>
          <w:spacing w:val="-13"/>
          <w:sz w:val="20"/>
          <w:szCs w:val="20"/>
        </w:rPr>
        <w:t>y</w:t>
      </w:r>
      <w:r w:rsidR="00AC3640">
        <w:rPr>
          <w:rFonts w:ascii="Times New Roman" w:hAnsi="Times New Roman"/>
          <w:sz w:val="20"/>
          <w:szCs w:val="20"/>
        </w:rPr>
        <w:t>, the Presi</w:t>
      </w:r>
      <w:r>
        <w:rPr>
          <w:rFonts w:ascii="Times New Roman" w:hAnsi="Times New Roman"/>
          <w:sz w:val="20"/>
          <w:szCs w:val="20"/>
        </w:rPr>
        <w:t>dent of the Universit</w:t>
      </w:r>
      <w:r>
        <w:rPr>
          <w:rFonts w:ascii="Times New Roman" w:hAnsi="Times New Roman"/>
          <w:spacing w:val="-13"/>
          <w:sz w:val="20"/>
          <w:szCs w:val="20"/>
        </w:rPr>
        <w:t>y</w:t>
      </w:r>
      <w:r>
        <w:rPr>
          <w:rFonts w:ascii="Times New Roman" w:hAnsi="Times New Roman"/>
          <w:sz w:val="20"/>
          <w:szCs w:val="20"/>
        </w:rPr>
        <w:t>.</w:t>
      </w:r>
    </w:p>
    <w:p w:rsidR="00F42301" w:rsidRDefault="00F42301" w:rsidP="00C57415">
      <w:pPr>
        <w:widowControl w:val="0"/>
        <w:autoSpaceDE w:val="0"/>
        <w:autoSpaceDN w:val="0"/>
        <w:adjustRightInd w:val="0"/>
        <w:spacing w:before="37" w:after="0" w:line="250" w:lineRule="auto"/>
        <w:ind w:left="879" w:right="1985" w:firstLine="360"/>
        <w:rPr>
          <w:rFonts w:ascii="Times New Roman" w:hAnsi="Times New Roman"/>
          <w:sz w:val="20"/>
          <w:szCs w:val="20"/>
        </w:rPr>
        <w:sectPr w:rsidR="00F42301" w:rsidSect="00AC3640">
          <w:pgSz w:w="12240" w:h="15840"/>
          <w:pgMar w:top="320" w:right="1440" w:bottom="280" w:left="1240" w:header="0" w:footer="1044" w:gutter="0"/>
          <w:cols w:space="720" w:equalWidth="0">
            <w:col w:w="956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10350" w:type="dxa"/>
        <w:tblInd w:w="540" w:type="dxa"/>
        <w:tblLayout w:type="fixed"/>
        <w:tblCellMar>
          <w:left w:w="0" w:type="dxa"/>
          <w:right w:w="0" w:type="dxa"/>
        </w:tblCellMar>
        <w:tblLook w:val="0000"/>
      </w:tblPr>
      <w:tblGrid>
        <w:gridCol w:w="1085"/>
        <w:gridCol w:w="4560"/>
        <w:gridCol w:w="4705"/>
      </w:tblGrid>
      <w:tr w:rsidR="00F42301" w:rsidRPr="00FA7AC7" w:rsidTr="003B4D3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107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70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Pr="004D76C4" w:rsidRDefault="00284C41" w:rsidP="004D76C4">
      <w:pPr>
        <w:pStyle w:val="Heading2"/>
        <w:spacing w:before="0"/>
        <w:ind w:firstLine="1627"/>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670" style="position:absolute;left:0;text-align:left;margin-left:263.65pt;margin-top:-53.55pt;width:31.2pt;height:31.05pt;z-index:-251644416;mso-position-horizontal-relative:page" coordorigin="5273,-1071" coordsize="624,621" o:allowincell="f">
            <v:rect id="_x0000_s3671" style="position:absolute;left:5278;top:-1066;width:613;height:610" o:allowincell="f" stroked="f">
              <v:path arrowok="t"/>
            </v:rect>
            <v:rect id="_x0000_s3672" style="position:absolute;left:5278;top:-1066;width:620;height:620;mso-position-horizontal-relative:page" o:allowincell="f" filled="f" stroked="f">
              <v:textbox style="mso-next-textbox:#_x0000_s367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61" w:name="_Toc294969741"/>
      <w:r w:rsidR="00F42301" w:rsidRPr="004D76C4">
        <w:rPr>
          <w:rFonts w:ascii="Times New Roman" w:hAnsi="Times New Roman"/>
          <w:bCs w:val="0"/>
          <w:color w:val="808080" w:themeColor="background1" w:themeShade="80"/>
          <w:sz w:val="28"/>
          <w:szCs w:val="28"/>
        </w:rPr>
        <w:t>Change of Deg</w:t>
      </w:r>
      <w:r w:rsidR="00F42301" w:rsidRPr="004D76C4">
        <w:rPr>
          <w:rFonts w:ascii="Times New Roman" w:hAnsi="Times New Roman"/>
          <w:bCs w:val="0"/>
          <w:color w:val="808080" w:themeColor="background1" w:themeShade="80"/>
          <w:spacing w:val="-5"/>
          <w:sz w:val="28"/>
          <w:szCs w:val="28"/>
        </w:rPr>
        <w:t>r</w:t>
      </w:r>
      <w:r w:rsidR="00F42301" w:rsidRPr="004D76C4">
        <w:rPr>
          <w:rFonts w:ascii="Times New Roman" w:hAnsi="Times New Roman"/>
          <w:bCs w:val="0"/>
          <w:color w:val="808080" w:themeColor="background1" w:themeShade="80"/>
          <w:sz w:val="28"/>
          <w:szCs w:val="28"/>
        </w:rPr>
        <w:t>ee P</w:t>
      </w:r>
      <w:r w:rsidR="00F42301" w:rsidRPr="004D76C4">
        <w:rPr>
          <w:rFonts w:ascii="Times New Roman" w:hAnsi="Times New Roman"/>
          <w:bCs w:val="0"/>
          <w:color w:val="808080" w:themeColor="background1" w:themeShade="80"/>
          <w:spacing w:val="-5"/>
          <w:sz w:val="28"/>
          <w:szCs w:val="28"/>
        </w:rPr>
        <w:t>r</w:t>
      </w:r>
      <w:r w:rsidR="00F42301" w:rsidRPr="004D76C4">
        <w:rPr>
          <w:rFonts w:ascii="Times New Roman" w:hAnsi="Times New Roman"/>
          <w:bCs w:val="0"/>
          <w:color w:val="808080" w:themeColor="background1" w:themeShade="80"/>
          <w:sz w:val="28"/>
          <w:szCs w:val="28"/>
        </w:rPr>
        <w:t>ogram</w:t>
      </w:r>
      <w:bookmarkEnd w:id="161"/>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Pr="004D76C4" w:rsidRDefault="00284C41" w:rsidP="004D76C4">
      <w:pPr>
        <w:pStyle w:val="Heading2"/>
        <w:spacing w:before="0"/>
        <w:ind w:firstLine="1627"/>
        <w:rPr>
          <w:rFonts w:ascii="Times New Roman" w:hAnsi="Times New Roman"/>
          <w:color w:val="808080" w:themeColor="background1" w:themeShade="80"/>
          <w:sz w:val="28"/>
          <w:szCs w:val="28"/>
        </w:rPr>
      </w:pPr>
      <w:r w:rsidRPr="00284C41">
        <w:rPr>
          <w:rFonts w:ascii="Times New Roman" w:hAnsi="Times New Roman"/>
          <w:noProof/>
          <w:color w:val="808080" w:themeColor="background1" w:themeShade="80"/>
          <w:sz w:val="20"/>
          <w:szCs w:val="20"/>
        </w:rPr>
        <w:pict>
          <v:shape id="_x0000_s7694" type="#_x0000_t202" style="position:absolute;left:0;text-align:left;margin-left:20pt;margin-top:13.2pt;width:1in;height:532.75pt;z-index:-251345408;mso-position-horizontal-relative:page" o:allowincell="f" filled="f" stroked="f">
            <v:textbox style="layout-flow:vertical;mso-layout-flow-alt:bottom-to-top;mso-next-textbox:#_x0000_s7694" inset="0,0,0,0">
              <w:txbxContent>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bookmarkStart w:id="162" w:name="_Toc294969742"/>
      <w:r w:rsidR="00F42301" w:rsidRPr="004D76C4">
        <w:rPr>
          <w:rFonts w:ascii="Times New Roman" w:hAnsi="Times New Roman"/>
          <w:bCs w:val="0"/>
          <w:color w:val="808080" w:themeColor="background1" w:themeShade="80"/>
          <w:sz w:val="28"/>
          <w:szCs w:val="28"/>
        </w:rPr>
        <w:t>Application for</w:t>
      </w:r>
      <w:r w:rsidR="00F42301" w:rsidRPr="004D76C4">
        <w:rPr>
          <w:rFonts w:ascii="Times New Roman" w:hAnsi="Times New Roman"/>
          <w:bCs w:val="0"/>
          <w:color w:val="808080" w:themeColor="background1" w:themeShade="80"/>
          <w:spacing w:val="-5"/>
          <w:sz w:val="28"/>
          <w:szCs w:val="28"/>
        </w:rPr>
        <w:t xml:space="preserve"> </w:t>
      </w:r>
      <w:r w:rsidR="00F42301" w:rsidRPr="004D76C4">
        <w:rPr>
          <w:rFonts w:ascii="Times New Roman" w:hAnsi="Times New Roman"/>
          <w:bCs w:val="0"/>
          <w:color w:val="808080" w:themeColor="background1" w:themeShade="80"/>
          <w:sz w:val="28"/>
          <w:szCs w:val="28"/>
        </w:rPr>
        <w:t>Graduation</w:t>
      </w:r>
      <w:bookmarkEnd w:id="162"/>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Students pursuing a program leading to the Master of Educati</w:t>
      </w:r>
      <w:r w:rsidR="00AC3640">
        <w:rPr>
          <w:rFonts w:ascii="Times New Roman" w:hAnsi="Times New Roman"/>
          <w:sz w:val="20"/>
          <w:szCs w:val="20"/>
        </w:rPr>
        <w:t>on degree must apply for gradu</w:t>
      </w:r>
      <w:r>
        <w:rPr>
          <w:rFonts w:ascii="Times New Roman" w:hAnsi="Times New Roman"/>
          <w:sz w:val="20"/>
          <w:szCs w:val="20"/>
        </w:rPr>
        <w:t>ation after gaining full admission to graduate studies and before completing 12 semester credit hours.</w:t>
      </w:r>
      <w:r>
        <w:rPr>
          <w:rFonts w:ascii="Times New Roman" w:hAnsi="Times New Roman"/>
          <w:spacing w:val="-4"/>
          <w:sz w:val="20"/>
          <w:szCs w:val="20"/>
        </w:rPr>
        <w:t xml:space="preserve"> </w:t>
      </w:r>
      <w:r>
        <w:rPr>
          <w:rFonts w:ascii="Times New Roman" w:hAnsi="Times New Roman"/>
          <w:sz w:val="20"/>
          <w:szCs w:val="20"/>
        </w:rPr>
        <w:t>The graduate student is responsible for applying for graduation with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 Approval of the application requires:</w:t>
      </w:r>
    </w:p>
    <w:p w:rsidR="00F42301" w:rsidRPr="00AC3640" w:rsidRDefault="00F42301" w:rsidP="00FF55DE">
      <w:pPr>
        <w:pStyle w:val="ListParagraph"/>
        <w:widowControl w:val="0"/>
        <w:numPr>
          <w:ilvl w:val="0"/>
          <w:numId w:val="31"/>
        </w:numPr>
        <w:autoSpaceDE w:val="0"/>
        <w:autoSpaceDN w:val="0"/>
        <w:adjustRightInd w:val="0"/>
        <w:spacing w:after="0"/>
        <w:ind w:left="2160"/>
        <w:jc w:val="both"/>
        <w:rPr>
          <w:rFonts w:ascii="Times New Roman" w:hAnsi="Times New Roman"/>
          <w:sz w:val="20"/>
          <w:szCs w:val="20"/>
        </w:rPr>
      </w:pPr>
      <w:r w:rsidRPr="00AC3640">
        <w:rPr>
          <w:rFonts w:ascii="Times New Roman" w:hAnsi="Times New Roman"/>
          <w:sz w:val="20"/>
          <w:szCs w:val="20"/>
        </w:rPr>
        <w:t>The applicant to be fully admitted to graduate studies and recommended by the adviso</w:t>
      </w:r>
      <w:r w:rsidRPr="00AC3640">
        <w:rPr>
          <w:rFonts w:ascii="Times New Roman" w:hAnsi="Times New Roman"/>
          <w:spacing w:val="-11"/>
          <w:sz w:val="20"/>
          <w:szCs w:val="20"/>
        </w:rPr>
        <w:t>r</w:t>
      </w:r>
      <w:r w:rsidRPr="00AC3640">
        <w:rPr>
          <w:rFonts w:ascii="Times New Roman" w:hAnsi="Times New Roman"/>
          <w:sz w:val="20"/>
          <w:szCs w:val="20"/>
        </w:rPr>
        <w:t>.</w:t>
      </w:r>
    </w:p>
    <w:p w:rsidR="00F42301" w:rsidRPr="00AC3640" w:rsidRDefault="00F42301" w:rsidP="00FF55DE">
      <w:pPr>
        <w:pStyle w:val="ListParagraph"/>
        <w:widowControl w:val="0"/>
        <w:numPr>
          <w:ilvl w:val="0"/>
          <w:numId w:val="31"/>
        </w:numPr>
        <w:autoSpaceDE w:val="0"/>
        <w:autoSpaceDN w:val="0"/>
        <w:adjustRightInd w:val="0"/>
        <w:spacing w:before="10" w:after="0" w:line="250" w:lineRule="auto"/>
        <w:ind w:left="2160"/>
        <w:jc w:val="both"/>
        <w:rPr>
          <w:rFonts w:ascii="Times New Roman" w:hAnsi="Times New Roman"/>
          <w:sz w:val="20"/>
          <w:szCs w:val="20"/>
        </w:rPr>
      </w:pPr>
      <w:r w:rsidRPr="00AC3640">
        <w:rPr>
          <w:rFonts w:ascii="Times New Roman" w:hAnsi="Times New Roman"/>
          <w:sz w:val="20"/>
          <w:szCs w:val="20"/>
        </w:rPr>
        <w:t>The applicant to hold the appropriate level four teaching certific</w:t>
      </w:r>
      <w:r w:rsidR="00AC3640">
        <w:rPr>
          <w:rFonts w:ascii="Times New Roman" w:hAnsi="Times New Roman"/>
          <w:sz w:val="20"/>
          <w:szCs w:val="20"/>
        </w:rPr>
        <w:t>ate from the Professional Stan</w:t>
      </w:r>
      <w:r w:rsidRPr="00AC3640">
        <w:rPr>
          <w:rFonts w:ascii="Times New Roman" w:hAnsi="Times New Roman"/>
          <w:sz w:val="20"/>
          <w:szCs w:val="20"/>
        </w:rPr>
        <w:t>dards Commission or the equivalent.</w:t>
      </w:r>
    </w:p>
    <w:p w:rsidR="00F42301" w:rsidRPr="00AC3640" w:rsidRDefault="00F42301" w:rsidP="00FF55DE">
      <w:pPr>
        <w:pStyle w:val="ListParagraph"/>
        <w:widowControl w:val="0"/>
        <w:numPr>
          <w:ilvl w:val="0"/>
          <w:numId w:val="31"/>
        </w:numPr>
        <w:autoSpaceDE w:val="0"/>
        <w:autoSpaceDN w:val="0"/>
        <w:adjustRightInd w:val="0"/>
        <w:spacing w:after="0"/>
        <w:ind w:left="2160"/>
        <w:jc w:val="both"/>
        <w:rPr>
          <w:rFonts w:ascii="Times New Roman" w:hAnsi="Times New Roman"/>
          <w:sz w:val="20"/>
          <w:szCs w:val="20"/>
        </w:rPr>
      </w:pPr>
      <w:r w:rsidRPr="00AC3640">
        <w:rPr>
          <w:rFonts w:ascii="Times New Roman" w:hAnsi="Times New Roman"/>
          <w:sz w:val="20"/>
          <w:szCs w:val="20"/>
        </w:rPr>
        <w:t>The applicant to have made satisfactory progress in the planned program of stud</w:t>
      </w:r>
      <w:r w:rsidRPr="00AC3640">
        <w:rPr>
          <w:rFonts w:ascii="Times New Roman" w:hAnsi="Times New Roman"/>
          <w:spacing w:val="-13"/>
          <w:sz w:val="20"/>
          <w:szCs w:val="20"/>
        </w:rPr>
        <w:t>y</w:t>
      </w:r>
      <w:r w:rsidRPr="00AC3640">
        <w:rPr>
          <w:rFonts w:ascii="Times New Roman" w:hAnsi="Times New Roman"/>
          <w:sz w:val="20"/>
          <w:szCs w:val="20"/>
        </w:rPr>
        <w:t>.</w:t>
      </w:r>
    </w:p>
    <w:p w:rsidR="00F42301" w:rsidRPr="00AC3640" w:rsidRDefault="00F42301" w:rsidP="00FF55DE">
      <w:pPr>
        <w:pStyle w:val="ListParagraph"/>
        <w:widowControl w:val="0"/>
        <w:numPr>
          <w:ilvl w:val="0"/>
          <w:numId w:val="31"/>
        </w:numPr>
        <w:autoSpaceDE w:val="0"/>
        <w:autoSpaceDN w:val="0"/>
        <w:adjustRightInd w:val="0"/>
        <w:spacing w:before="10" w:after="0"/>
        <w:ind w:left="2160"/>
        <w:jc w:val="both"/>
        <w:rPr>
          <w:rFonts w:ascii="Times New Roman" w:hAnsi="Times New Roman"/>
          <w:sz w:val="20"/>
          <w:szCs w:val="20"/>
        </w:rPr>
      </w:pPr>
      <w:r w:rsidRPr="00AC3640">
        <w:rPr>
          <w:rFonts w:ascii="Times New Roman" w:hAnsi="Times New Roman"/>
          <w:sz w:val="20"/>
          <w:szCs w:val="20"/>
        </w:rPr>
        <w:t>The applicant to be approved by the Chairperson and Dean of the College of Education.</w:t>
      </w: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Pr="004D76C4" w:rsidRDefault="00F42301" w:rsidP="004D76C4">
      <w:pPr>
        <w:pStyle w:val="Heading2"/>
        <w:spacing w:before="0"/>
        <w:ind w:firstLine="1627"/>
        <w:rPr>
          <w:rFonts w:ascii="Times New Roman" w:hAnsi="Times New Roman"/>
          <w:color w:val="808080" w:themeColor="background1" w:themeShade="80"/>
          <w:sz w:val="36"/>
          <w:szCs w:val="36"/>
        </w:rPr>
      </w:pPr>
      <w:bookmarkStart w:id="163" w:name="_Toc294969743"/>
      <w:r w:rsidRPr="004D76C4">
        <w:rPr>
          <w:rFonts w:ascii="Times New Roman" w:hAnsi="Times New Roman"/>
          <w:bCs w:val="0"/>
          <w:color w:val="808080" w:themeColor="background1" w:themeShade="80"/>
          <w:sz w:val="36"/>
          <w:szCs w:val="36"/>
        </w:rPr>
        <w:t>Deg</w:t>
      </w:r>
      <w:r w:rsidRPr="004D76C4">
        <w:rPr>
          <w:rFonts w:ascii="Times New Roman" w:hAnsi="Times New Roman"/>
          <w:bCs w:val="0"/>
          <w:color w:val="808080" w:themeColor="background1" w:themeShade="80"/>
          <w:spacing w:val="-6"/>
          <w:sz w:val="36"/>
          <w:szCs w:val="36"/>
        </w:rPr>
        <w:t>r</w:t>
      </w:r>
      <w:r w:rsidRPr="004D76C4">
        <w:rPr>
          <w:rFonts w:ascii="Times New Roman" w:hAnsi="Times New Roman"/>
          <w:bCs w:val="0"/>
          <w:color w:val="808080" w:themeColor="background1" w:themeShade="80"/>
          <w:sz w:val="36"/>
          <w:szCs w:val="36"/>
        </w:rPr>
        <w:t>ee Requi</w:t>
      </w:r>
      <w:r w:rsidRPr="004D76C4">
        <w:rPr>
          <w:rFonts w:ascii="Times New Roman" w:hAnsi="Times New Roman"/>
          <w:bCs w:val="0"/>
          <w:color w:val="808080" w:themeColor="background1" w:themeShade="80"/>
          <w:spacing w:val="-7"/>
          <w:sz w:val="36"/>
          <w:szCs w:val="36"/>
        </w:rPr>
        <w:t>r</w:t>
      </w:r>
      <w:r w:rsidRPr="004D76C4">
        <w:rPr>
          <w:rFonts w:ascii="Times New Roman" w:hAnsi="Times New Roman"/>
          <w:bCs w:val="0"/>
          <w:color w:val="808080" w:themeColor="background1" w:themeShade="80"/>
          <w:sz w:val="36"/>
          <w:szCs w:val="36"/>
        </w:rPr>
        <w:t>ements</w:t>
      </w:r>
      <w:bookmarkEnd w:id="163"/>
    </w:p>
    <w:p w:rsidR="00F42301" w:rsidRPr="004D76C4" w:rsidRDefault="00F42301" w:rsidP="004D76C4">
      <w:pPr>
        <w:pStyle w:val="Heading2"/>
        <w:spacing w:before="0"/>
        <w:ind w:firstLine="1627"/>
        <w:rPr>
          <w:rFonts w:ascii="Times New Roman" w:hAnsi="Times New Roman"/>
          <w:color w:val="808080" w:themeColor="background1" w:themeShade="80"/>
          <w:sz w:val="28"/>
          <w:szCs w:val="28"/>
        </w:rPr>
      </w:pPr>
      <w:bookmarkStart w:id="164" w:name="_Toc294969744"/>
      <w:r w:rsidRPr="004D76C4">
        <w:rPr>
          <w:rFonts w:ascii="Times New Roman" w:hAnsi="Times New Roman"/>
          <w:bCs w:val="0"/>
          <w:color w:val="808080" w:themeColor="background1" w:themeShade="80"/>
          <w:sz w:val="28"/>
          <w:szCs w:val="28"/>
        </w:rPr>
        <w:t>Comp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ehensive Examinations</w:t>
      </w:r>
      <w:bookmarkEnd w:id="164"/>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ins w:id="165" w:author=" " w:date="2011-04-06T10:25:00Z">
        <w:r>
          <w:rPr>
            <w:rFonts w:ascii="Times New Roman" w:hAnsi="Times New Roman"/>
            <w:sz w:val="20"/>
            <w:szCs w:val="20"/>
          </w:rPr>
          <w:t>Except for Educational Leadership and School Counseling</w:t>
        </w:r>
      </w:ins>
      <w:ins w:id="166" w:author=" " w:date="2011-04-06T10:26:00Z">
        <w:r>
          <w:rPr>
            <w:rFonts w:ascii="Times New Roman" w:hAnsi="Times New Roman"/>
            <w:sz w:val="20"/>
            <w:szCs w:val="20"/>
          </w:rPr>
          <w:t xml:space="preserve">, in </w:t>
        </w:r>
      </w:ins>
      <w:del w:id="167" w:author=" " w:date="2011-04-06T10:26:00Z">
        <w:r w:rsidDel="008369BF">
          <w:rPr>
            <w:rFonts w:ascii="Times New Roman" w:hAnsi="Times New Roman"/>
            <w:sz w:val="20"/>
            <w:szCs w:val="20"/>
          </w:rPr>
          <w:delText>In</w:delText>
        </w:r>
      </w:del>
      <w:r>
        <w:rPr>
          <w:rFonts w:ascii="Times New Roman" w:hAnsi="Times New Roman"/>
          <w:sz w:val="20"/>
          <w:szCs w:val="20"/>
        </w:rPr>
        <w:t xml:space="preserve"> partial fulfillment of the M.Ed. degree, students are required to satisfactorily pass a </w:t>
      </w:r>
      <w:del w:id="168" w:author=" " w:date="2011-04-06T10:26:00Z">
        <w:r w:rsidDel="008369BF">
          <w:rPr>
            <w:rFonts w:ascii="Times New Roman" w:hAnsi="Times New Roman"/>
            <w:sz w:val="20"/>
            <w:szCs w:val="20"/>
          </w:rPr>
          <w:delText>com- prehensive</w:delText>
        </w:r>
      </w:del>
      <w:ins w:id="169" w:author=" " w:date="2011-04-06T10:26:00Z">
        <w:r>
          <w:rPr>
            <w:rFonts w:ascii="Times New Roman" w:hAnsi="Times New Roman"/>
            <w:sz w:val="20"/>
            <w:szCs w:val="20"/>
          </w:rPr>
          <w:t xml:space="preserve"> comprehensive</w:t>
        </w:r>
      </w:ins>
      <w:r>
        <w:rPr>
          <w:rFonts w:ascii="Times New Roman" w:hAnsi="Times New Roman"/>
          <w:sz w:val="20"/>
          <w:szCs w:val="20"/>
        </w:rPr>
        <w:t xml:space="preserve"> examination.</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grades for the major area (Area C or the Professional Courses) should be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w:t>
      </w:r>
      <w:r>
        <w:rPr>
          <w:rFonts w:ascii="Times New Roman" w:hAnsi="Times New Roman"/>
          <w:spacing w:val="-3"/>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w:t>
      </w:r>
    </w:p>
    <w:p w:rsidR="00F42301" w:rsidRDefault="00F42301" w:rsidP="00AC3640">
      <w:pPr>
        <w:widowControl w:val="0"/>
        <w:autoSpaceDE w:val="0"/>
        <w:autoSpaceDN w:val="0"/>
        <w:adjustRightInd w:val="0"/>
        <w:spacing w:after="0"/>
        <w:ind w:left="1620" w:firstLine="0"/>
        <w:jc w:val="both"/>
        <w:rPr>
          <w:rFonts w:ascii="Times New Roman" w:hAnsi="Times New Roman"/>
          <w:sz w:val="20"/>
          <w:szCs w:val="20"/>
        </w:rPr>
      </w:pPr>
      <w:r>
        <w:rPr>
          <w:rFonts w:ascii="Times New Roman" w:hAnsi="Times New Roman"/>
          <w:sz w:val="20"/>
          <w:szCs w:val="20"/>
        </w:rPr>
        <w:t>the degree program.</w:t>
      </w:r>
    </w:p>
    <w:p w:rsidR="00F42301" w:rsidRDefault="00F42301" w:rsidP="00AC3640">
      <w:pPr>
        <w:widowControl w:val="0"/>
        <w:autoSpaceDE w:val="0"/>
        <w:autoSpaceDN w:val="0"/>
        <w:adjustRightInd w:val="0"/>
        <w:spacing w:before="6" w:after="0" w:line="200" w:lineRule="exact"/>
        <w:ind w:left="1620" w:firstLine="0"/>
        <w:jc w:val="both"/>
        <w:rPr>
          <w:rFonts w:ascii="Times New Roman" w:hAnsi="Times New Roman"/>
          <w:sz w:val="20"/>
          <w:szCs w:val="20"/>
        </w:rPr>
      </w:pPr>
    </w:p>
    <w:p w:rsidR="00F42301" w:rsidRPr="004D76C4" w:rsidRDefault="00F42301" w:rsidP="004D76C4">
      <w:pPr>
        <w:pStyle w:val="Heading2"/>
        <w:spacing w:before="0"/>
        <w:ind w:firstLine="1627"/>
        <w:rPr>
          <w:rFonts w:ascii="Times New Roman" w:hAnsi="Times New Roman"/>
          <w:color w:val="808080" w:themeColor="background1" w:themeShade="80"/>
          <w:sz w:val="36"/>
          <w:szCs w:val="36"/>
        </w:rPr>
      </w:pPr>
      <w:bookmarkStart w:id="170" w:name="_Toc294969745"/>
      <w:r w:rsidRPr="004D76C4">
        <w:rPr>
          <w:rFonts w:ascii="Times New Roman" w:hAnsi="Times New Roman"/>
          <w:bCs w:val="0"/>
          <w:color w:val="808080" w:themeColor="background1" w:themeShade="80"/>
          <w:sz w:val="36"/>
          <w:szCs w:val="36"/>
        </w:rPr>
        <w:t>Comp</w:t>
      </w:r>
      <w:r w:rsidRPr="004D76C4">
        <w:rPr>
          <w:rFonts w:ascii="Times New Roman" w:hAnsi="Times New Roman"/>
          <w:bCs w:val="0"/>
          <w:color w:val="808080" w:themeColor="background1" w:themeShade="80"/>
          <w:spacing w:val="-7"/>
          <w:sz w:val="36"/>
          <w:szCs w:val="36"/>
        </w:rPr>
        <w:t>r</w:t>
      </w:r>
      <w:r w:rsidRPr="004D76C4">
        <w:rPr>
          <w:rFonts w:ascii="Times New Roman" w:hAnsi="Times New Roman"/>
          <w:bCs w:val="0"/>
          <w:color w:val="808080" w:themeColor="background1" w:themeShade="80"/>
          <w:sz w:val="36"/>
          <w:szCs w:val="36"/>
        </w:rPr>
        <w:t>ehensive Examination Policy</w:t>
      </w:r>
      <w:bookmarkEnd w:id="170"/>
    </w:p>
    <w:p w:rsidR="00F42301" w:rsidRPr="004D76C4" w:rsidRDefault="00F42301" w:rsidP="00AC3640">
      <w:pPr>
        <w:widowControl w:val="0"/>
        <w:autoSpaceDE w:val="0"/>
        <w:autoSpaceDN w:val="0"/>
        <w:adjustRightInd w:val="0"/>
        <w:spacing w:before="38" w:after="0"/>
        <w:ind w:left="162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Eligibility</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Graduate students are eligible to take the M.Ed. comprehensive ex</w:t>
      </w:r>
      <w:r w:rsidR="00AC3640">
        <w:rPr>
          <w:rFonts w:ascii="Times New Roman" w:hAnsi="Times New Roman"/>
          <w:sz w:val="20"/>
          <w:szCs w:val="20"/>
        </w:rPr>
        <w:t>amination in the last se</w:t>
      </w:r>
      <w:r>
        <w:rPr>
          <w:rFonts w:ascii="Times New Roman" w:hAnsi="Times New Roman"/>
          <w:sz w:val="20"/>
          <w:szCs w:val="20"/>
        </w:rPr>
        <w:t>mester of their study or when they have completed all the courses in</w:t>
      </w:r>
      <w:r>
        <w:rPr>
          <w:rFonts w:ascii="Times New Roman" w:hAnsi="Times New Roman"/>
          <w:spacing w:val="-11"/>
          <w:sz w:val="20"/>
          <w:szCs w:val="20"/>
        </w:rPr>
        <w:t xml:space="preserve"> </w:t>
      </w:r>
      <w:r w:rsidR="00AC3640">
        <w:rPr>
          <w:rFonts w:ascii="Times New Roman" w:hAnsi="Times New Roman"/>
          <w:sz w:val="20"/>
          <w:szCs w:val="20"/>
        </w:rPr>
        <w:t>Area C of their degree pro</w:t>
      </w:r>
      <w:r>
        <w:rPr>
          <w:rFonts w:ascii="Times New Roman" w:hAnsi="Times New Roman"/>
          <w:sz w:val="20"/>
          <w:szCs w:val="20"/>
        </w:rPr>
        <w:t>gram and the advisor has granted permission.</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left="162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Schedule</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left="162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the Examination</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examination shall be made of three or four general essay</w:t>
      </w:r>
      <w:r w:rsidR="00AC3640">
        <w:rPr>
          <w:rFonts w:ascii="Times New Roman" w:hAnsi="Times New Roman"/>
          <w:sz w:val="20"/>
          <w:szCs w:val="20"/>
        </w:rPr>
        <w:t xml:space="preserve"> questions and/or problems cov</w:t>
      </w:r>
      <w:r>
        <w:rPr>
          <w:rFonts w:ascii="Times New Roman" w:hAnsi="Times New Roman"/>
          <w:sz w:val="20"/>
          <w:szCs w:val="20"/>
        </w:rPr>
        <w:t>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questions should integrate core courses in the program of stud</w:t>
      </w:r>
      <w:r>
        <w:rPr>
          <w:rFonts w:ascii="Times New Roman" w:hAnsi="Times New Roman"/>
          <w:spacing w:val="-13"/>
          <w:sz w:val="20"/>
          <w:szCs w:val="20"/>
        </w:rPr>
        <w:t>y</w:t>
      </w:r>
      <w:r>
        <w:rPr>
          <w:rFonts w:ascii="Times New Roman" w:hAnsi="Times New Roman"/>
          <w:sz w:val="20"/>
          <w:szCs w:val="20"/>
        </w:rPr>
        <w:t>.</w:t>
      </w:r>
    </w:p>
    <w:p w:rsidR="00F42301" w:rsidRDefault="00F42301" w:rsidP="00AC3640">
      <w:pPr>
        <w:widowControl w:val="0"/>
        <w:autoSpaceDE w:val="0"/>
        <w:autoSpaceDN w:val="0"/>
        <w:adjustRightInd w:val="0"/>
        <w:spacing w:before="17" w:after="0" w:line="200" w:lineRule="exact"/>
        <w:ind w:left="162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left="162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Examination Committee</w:t>
      </w:r>
    </w:p>
    <w:p w:rsidR="00F42301" w:rsidRDefault="00F42301" w:rsidP="00AC3640">
      <w:pPr>
        <w:widowControl w:val="0"/>
        <w:autoSpaceDE w:val="0"/>
        <w:autoSpaceDN w:val="0"/>
        <w:adjustRightInd w:val="0"/>
        <w:spacing w:before="37" w:after="0" w:line="250" w:lineRule="auto"/>
        <w:ind w:left="1620"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w:t>
      </w:r>
      <w:r w:rsidR="00AC3640">
        <w:rPr>
          <w:rFonts w:ascii="Times New Roman" w:hAnsi="Times New Roman"/>
          <w:sz w:val="20"/>
          <w:szCs w:val="20"/>
        </w:rPr>
        <w:t>onstruct and grade the examina</w:t>
      </w:r>
      <w:r>
        <w:rPr>
          <w:rFonts w:ascii="Times New Roman" w:hAnsi="Times New Roman"/>
          <w:sz w:val="20"/>
          <w:szCs w:val="20"/>
        </w:rPr>
        <w:t>tion and report the results via the chairperson.</w:t>
      </w:r>
    </w:p>
    <w:p w:rsidR="00F42301" w:rsidRDefault="00F42301" w:rsidP="00C57415">
      <w:pPr>
        <w:widowControl w:val="0"/>
        <w:autoSpaceDE w:val="0"/>
        <w:autoSpaceDN w:val="0"/>
        <w:adjustRightInd w:val="0"/>
        <w:spacing w:before="37" w:after="0" w:line="250" w:lineRule="auto"/>
        <w:ind w:left="1926" w:right="926" w:firstLine="360"/>
        <w:jc w:val="both"/>
        <w:rPr>
          <w:rFonts w:ascii="Times New Roman" w:hAnsi="Times New Roman"/>
          <w:sz w:val="20"/>
          <w:szCs w:val="20"/>
        </w:rPr>
        <w:sectPr w:rsidR="00F42301" w:rsidSect="00FB3D09">
          <w:footerReference w:type="even" r:id="rId56"/>
          <w:footerReference w:type="default" r:id="rId57"/>
          <w:pgSz w:w="12240" w:h="15840"/>
          <w:pgMar w:top="260" w:right="1300" w:bottom="280" w:left="220" w:header="0" w:footer="965" w:gutter="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10339" w:type="dxa"/>
        <w:tblInd w:w="101" w:type="dxa"/>
        <w:tblLayout w:type="fixed"/>
        <w:tblCellMar>
          <w:left w:w="0" w:type="dxa"/>
          <w:right w:w="0" w:type="dxa"/>
        </w:tblCellMar>
        <w:tblLook w:val="0000"/>
      </w:tblPr>
      <w:tblGrid>
        <w:gridCol w:w="4876"/>
        <w:gridCol w:w="4293"/>
        <w:gridCol w:w="117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C57415">
            <w:pPr>
              <w:widowControl w:val="0"/>
              <w:autoSpaceDE w:val="0"/>
              <w:autoSpaceDN w:val="0"/>
              <w:adjustRightInd w:val="0"/>
              <w:spacing w:after="0"/>
              <w:ind w:left="178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17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Pr="004D76C4" w:rsidRDefault="00F42301" w:rsidP="00AC3640">
      <w:pPr>
        <w:widowControl w:val="0"/>
        <w:autoSpaceDE w:val="0"/>
        <w:autoSpaceDN w:val="0"/>
        <w:adjustRightInd w:val="0"/>
        <w:spacing w:before="14"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Administration</w:t>
      </w:r>
    </w:p>
    <w:p w:rsidR="00F42301" w:rsidRDefault="00284C4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noProof/>
          <w:sz w:val="20"/>
          <w:szCs w:val="20"/>
        </w:rPr>
        <w:pict>
          <v:shape id="_x0000_s7695" type="#_x0000_t202" style="position:absolute;left:0;text-align:left;margin-left:527.3pt;margin-top:104.55pt;width:1in;height:495.8pt;z-index:-251344384;mso-position-horizontal-relative:page;mso-position-vertical-relative:page" o:allowincell="f" filled="f" stroked="f">
            <v:textbox style="layout-flow:vertical;mso-next-textbox:#_x0000_s7695" inset="0,0,0,0">
              <w:txbxContent>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sz w:val="20"/>
          <w:szCs w:val="20"/>
        </w:rPr>
        <w:t>The comprehensive examinations shall be arranged and supervised by the Graduate Studies</w:t>
      </w:r>
      <w:r w:rsidR="00AC3640">
        <w:rPr>
          <w:rFonts w:ascii="Times New Roman" w:hAnsi="Times New Roman"/>
          <w:sz w:val="20"/>
          <w:szCs w:val="20"/>
        </w:rPr>
        <w:t xml:space="preserve"> </w:t>
      </w:r>
      <w:r w:rsidRPr="00284C41">
        <w:rPr>
          <w:rFonts w:ascii="Calibri" w:hAnsi="Calibri"/>
          <w:noProof/>
          <w:lang w:eastAsia="en-US"/>
        </w:rPr>
        <w:pict>
          <v:group id="_x0000_s3675" style="position:absolute;left:0;text-align:left;margin-left:315.1pt;margin-top:-82.75pt;width:31.2pt;height:31.05pt;z-index:-251641344;mso-position-horizontal-relative:page;mso-position-vertical-relative:text" coordorigin="6302,-1655" coordsize="624,621" o:allowincell="f">
            <v:rect id="_x0000_s3676" style="position:absolute;left:6307;top:-1650;width:613;height:610" o:allowincell="f" stroked="f">
              <v:path arrowok="t"/>
            </v:rect>
            <v:rect id="_x0000_s3677" style="position:absolute;left:6308;top:-1650;width:620;height:620;mso-position-horizontal-relative:page" o:allowincell="f" filled="f" stroked="f">
              <v:textbox style="mso-next-textbox:#_x0000_s367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Committee for the College of Education.</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Grading</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member of the examination committee must grade each item.</w:t>
      </w:r>
      <w:r>
        <w:rPr>
          <w:rFonts w:ascii="Times New Roman" w:hAnsi="Times New Roman"/>
          <w:spacing w:val="-3"/>
          <w:sz w:val="20"/>
          <w:szCs w:val="20"/>
        </w:rPr>
        <w:t xml:space="preserve"> </w:t>
      </w:r>
      <w:r>
        <w:rPr>
          <w:rFonts w:ascii="Times New Roman" w:hAnsi="Times New Roman"/>
          <w:sz w:val="20"/>
          <w:szCs w:val="20"/>
        </w:rPr>
        <w:t>Where prudent, the chairpe</w:t>
      </w:r>
      <w:r>
        <w:rPr>
          <w:rFonts w:ascii="Times New Roman" w:hAnsi="Times New Roman"/>
          <w:spacing w:val="-4"/>
          <w:sz w:val="20"/>
          <w:szCs w:val="20"/>
        </w:rPr>
        <w:t>r</w:t>
      </w:r>
      <w:r>
        <w:rPr>
          <w:rFonts w:ascii="Times New Roman" w:hAnsi="Times New Roman"/>
          <w:sz w:val="20"/>
          <w:szCs w:val="20"/>
        </w:rPr>
        <w:t>son may elect not to participate in the grading of items. Each test item will receive one of the fol- lowing grades: “P” for passing or “F” for failing. If one test item is failed, the student fails the examination.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Retest Sessions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When the student retakes the examination, a new test will be administered. Retest sessions must not be scheduled later than two weeks prior to the final examinations for potential graduates.</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Reporting</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The program coordinator shall report all examination results and seminar paper grades to the Dean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Dean,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w:t>
      </w:r>
      <w:r w:rsidR="00AC3640">
        <w:rPr>
          <w:rFonts w:ascii="Times New Roman" w:hAnsi="Times New Roman"/>
          <w:sz w:val="20"/>
          <w:szCs w:val="20"/>
        </w:rPr>
        <w:t>port the results of each exami</w:t>
      </w:r>
      <w:r>
        <w:rPr>
          <w:rFonts w:ascii="Times New Roman" w:hAnsi="Times New Roman"/>
          <w:sz w:val="20"/>
          <w:szCs w:val="20"/>
        </w:rPr>
        <w:t>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sidR="00AC3640">
        <w:rPr>
          <w:rFonts w:ascii="Times New Roman" w:hAnsi="Times New Roman"/>
          <w:sz w:val="20"/>
          <w:szCs w:val="20"/>
        </w:rPr>
        <w:t>ficially in</w:t>
      </w:r>
      <w:r>
        <w:rPr>
          <w:rFonts w:ascii="Times New Roman" w:hAnsi="Times New Roman"/>
          <w:sz w:val="20"/>
          <w:szCs w:val="20"/>
        </w:rPr>
        <w:t>forms the student of the results.</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Exceptions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w:t>
      </w:r>
      <w:r w:rsidR="00AC3640">
        <w:rPr>
          <w:rFonts w:ascii="Times New Roman" w:hAnsi="Times New Roman"/>
          <w:sz w:val="20"/>
          <w:szCs w:val="20"/>
        </w:rPr>
        <w:t>culty in construction, adminis</w:t>
      </w:r>
      <w:r>
        <w:rPr>
          <w:rFonts w:ascii="Times New Roman" w:hAnsi="Times New Roman"/>
          <w:sz w:val="20"/>
          <w:szCs w:val="20"/>
        </w:rPr>
        <w:t>tering or grading the examination for a student as expressly stated therein, the Graduate Studies Committee for the College of Education shall make exceptions to th</w:t>
      </w:r>
      <w:r w:rsidR="00AC3640">
        <w:rPr>
          <w:rFonts w:ascii="Times New Roman" w:hAnsi="Times New Roman"/>
          <w:sz w:val="20"/>
          <w:szCs w:val="20"/>
        </w:rPr>
        <w:t>ese policies as will be re</w:t>
      </w:r>
      <w:r>
        <w:rPr>
          <w:rFonts w:ascii="Times New Roman" w:hAnsi="Times New Roman"/>
          <w:sz w:val="20"/>
          <w:szCs w:val="20"/>
        </w:rPr>
        <w:t>quired to resolve the situation consistent with overall University policies.</w:t>
      </w:r>
    </w:p>
    <w:p w:rsidR="00F42301" w:rsidRDefault="00F42301" w:rsidP="00AC3640">
      <w:pPr>
        <w:widowControl w:val="0"/>
        <w:autoSpaceDE w:val="0"/>
        <w:autoSpaceDN w:val="0"/>
        <w:adjustRightInd w:val="0"/>
        <w:spacing w:before="6" w:after="0" w:line="190" w:lineRule="exact"/>
        <w:ind w:right="360" w:firstLine="0"/>
        <w:jc w:val="both"/>
        <w:rPr>
          <w:rFonts w:ascii="Times New Roman" w:hAnsi="Times New Roman"/>
          <w:sz w:val="19"/>
          <w:szCs w:val="19"/>
        </w:rPr>
      </w:pPr>
    </w:p>
    <w:p w:rsidR="00F42301" w:rsidRPr="004D76C4" w:rsidRDefault="00F42301" w:rsidP="004D76C4">
      <w:pPr>
        <w:pStyle w:val="Heading2"/>
        <w:spacing w:before="0"/>
        <w:ind w:firstLine="0"/>
        <w:rPr>
          <w:rFonts w:ascii="Times New Roman" w:hAnsi="Times New Roman"/>
          <w:color w:val="808080" w:themeColor="background1" w:themeShade="80"/>
          <w:sz w:val="36"/>
          <w:szCs w:val="36"/>
        </w:rPr>
      </w:pPr>
      <w:bookmarkStart w:id="171" w:name="_Toc294969746"/>
      <w:r w:rsidRPr="004D76C4">
        <w:rPr>
          <w:rFonts w:ascii="Times New Roman" w:hAnsi="Times New Roman"/>
          <w:bCs w:val="0"/>
          <w:color w:val="808080" w:themeColor="background1" w:themeShade="80"/>
          <w:sz w:val="36"/>
          <w:szCs w:val="36"/>
        </w:rPr>
        <w:t>Other</w:t>
      </w:r>
      <w:r w:rsidRPr="004D76C4">
        <w:rPr>
          <w:rFonts w:ascii="Times New Roman" w:hAnsi="Times New Roman"/>
          <w:bCs w:val="0"/>
          <w:color w:val="808080" w:themeColor="background1" w:themeShade="80"/>
          <w:spacing w:val="-6"/>
          <w:sz w:val="36"/>
          <w:szCs w:val="36"/>
        </w:rPr>
        <w:t xml:space="preserve"> </w:t>
      </w:r>
      <w:r w:rsidRPr="004D76C4">
        <w:rPr>
          <w:rFonts w:ascii="Times New Roman" w:hAnsi="Times New Roman"/>
          <w:bCs w:val="0"/>
          <w:color w:val="808080" w:themeColor="background1" w:themeShade="80"/>
          <w:sz w:val="36"/>
          <w:szCs w:val="36"/>
        </w:rPr>
        <w:t>Policies</w:t>
      </w:r>
      <w:bookmarkEnd w:id="171"/>
    </w:p>
    <w:p w:rsidR="00F42301" w:rsidRPr="004D76C4" w:rsidRDefault="00F42301" w:rsidP="00AC3640">
      <w:pPr>
        <w:widowControl w:val="0"/>
        <w:autoSpaceDE w:val="0"/>
        <w:autoSpaceDN w:val="0"/>
        <w:adjustRightInd w:val="0"/>
        <w:spacing w:before="38"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Cor</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espondence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F42301" w:rsidRDefault="00F4230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Grade-Point</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pacing w:val="-21"/>
          <w:sz w:val="28"/>
          <w:szCs w:val="28"/>
        </w:rPr>
        <w:t>A</w:t>
      </w:r>
      <w:r w:rsidRPr="004D76C4">
        <w:rPr>
          <w:rFonts w:ascii="Times New Roman" w:hAnsi="Times New Roman"/>
          <w:b/>
          <w:bCs/>
          <w:color w:val="808080" w:themeColor="background1" w:themeShade="80"/>
          <w:sz w:val="28"/>
          <w:szCs w:val="28"/>
        </w:rPr>
        <w:t>verage</w:t>
      </w:r>
    </w:p>
    <w:p w:rsidR="00F42301" w:rsidRDefault="00F42301" w:rsidP="00AC3640">
      <w:pPr>
        <w:widowControl w:val="0"/>
        <w:autoSpaceDE w:val="0"/>
        <w:autoSpaceDN w:val="0"/>
        <w:adjustRightInd w:val="0"/>
        <w:spacing w:before="37" w:after="0"/>
        <w:ind w:righ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F42301" w:rsidRDefault="00F42301" w:rsidP="00AC3640">
      <w:pPr>
        <w:widowControl w:val="0"/>
        <w:autoSpaceDE w:val="0"/>
        <w:autoSpaceDN w:val="0"/>
        <w:adjustRightInd w:val="0"/>
        <w:spacing w:before="6" w:after="0" w:line="220" w:lineRule="exact"/>
        <w:ind w:right="360" w:firstLine="0"/>
        <w:jc w:val="both"/>
        <w:rPr>
          <w:rFonts w:ascii="Times New Roman" w:hAnsi="Times New Roman"/>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Non-Resident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pacing w:val="-21"/>
          <w:sz w:val="28"/>
          <w:szCs w:val="28"/>
        </w:rPr>
        <w:t>T</w:t>
      </w:r>
      <w:r w:rsidRPr="004D76C4">
        <w:rPr>
          <w:rFonts w:ascii="Times New Roman" w:hAnsi="Times New Roman"/>
          <w:b/>
          <w:bCs/>
          <w:color w:val="808080" w:themeColor="background1" w:themeShade="80"/>
          <w:sz w:val="28"/>
          <w:szCs w:val="28"/>
        </w:rPr>
        <w:t>ransfer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w:t>
      </w:r>
      <w:r w:rsidR="00AC3640">
        <w:rPr>
          <w:rFonts w:ascii="Times New Roman" w:hAnsi="Times New Roman"/>
          <w:sz w:val="20"/>
          <w:szCs w:val="20"/>
        </w:rPr>
        <w:t>ned within six years of the se</w:t>
      </w:r>
      <w:r>
        <w:rPr>
          <w:rFonts w:ascii="Times New Roman" w:hAnsi="Times New Roman"/>
          <w:sz w:val="20"/>
          <w:szCs w:val="20"/>
        </w:rPr>
        <w:t>mester of graduation.</w:t>
      </w:r>
    </w:p>
    <w:p w:rsidR="00F42301" w:rsidRDefault="00F42301" w:rsidP="00AC3640">
      <w:pPr>
        <w:widowControl w:val="0"/>
        <w:autoSpaceDE w:val="0"/>
        <w:autoSpaceDN w:val="0"/>
        <w:adjustRightInd w:val="0"/>
        <w:spacing w:before="17" w:after="0" w:line="200" w:lineRule="exact"/>
        <w:ind w:right="360" w:firstLine="0"/>
        <w:jc w:val="both"/>
        <w:rPr>
          <w:rFonts w:ascii="Times New Roman" w:hAnsi="Times New Roman"/>
          <w:sz w:val="20"/>
          <w:szCs w:val="20"/>
        </w:rPr>
      </w:pPr>
    </w:p>
    <w:p w:rsidR="00F42301" w:rsidRPr="004D76C4" w:rsidRDefault="00F42301" w:rsidP="00AC3640">
      <w:pPr>
        <w:widowControl w:val="0"/>
        <w:autoSpaceDE w:val="0"/>
        <w:autoSpaceDN w:val="0"/>
        <w:adjustRightInd w:val="0"/>
        <w:spacing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Curricular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Components of the Deg</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ee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w:t>
      </w:r>
    </w:p>
    <w:p w:rsidR="00F42301" w:rsidRDefault="00F42301" w:rsidP="00AC3640">
      <w:pPr>
        <w:widowControl w:val="0"/>
        <w:autoSpaceDE w:val="0"/>
        <w:autoSpaceDN w:val="0"/>
        <w:adjustRightInd w:val="0"/>
        <w:spacing w:before="37" w:after="0" w:line="250" w:lineRule="auto"/>
        <w:ind w:right="360" w:firstLine="360"/>
        <w:jc w:val="both"/>
        <w:rPr>
          <w:rFonts w:ascii="Times New Roman" w:hAnsi="Times New Roman"/>
          <w:sz w:val="20"/>
          <w:szCs w:val="20"/>
        </w:rPr>
      </w:pPr>
      <w:r>
        <w:rPr>
          <w:rFonts w:ascii="Times New Roman" w:hAnsi="Times New Roman"/>
          <w:sz w:val="20"/>
          <w:szCs w:val="20"/>
        </w:rPr>
        <w:t>Most M.Ed. programs require 36 semester credit hours (Sc</w:t>
      </w:r>
      <w:r w:rsidR="00AC3640">
        <w:rPr>
          <w:rFonts w:ascii="Times New Roman" w:hAnsi="Times New Roman"/>
          <w:sz w:val="20"/>
          <w:szCs w:val="20"/>
        </w:rPr>
        <w:t>hool Counseling requires 48 se</w:t>
      </w:r>
      <w:r>
        <w:rPr>
          <w:rFonts w:ascii="Times New Roman" w:hAnsi="Times New Roman"/>
          <w:sz w:val="20"/>
          <w:szCs w:val="20"/>
        </w:rPr>
        <w:t>mester credit hours.) to be completed within six years of the semester of graduation. In those</w:t>
      </w:r>
    </w:p>
    <w:p w:rsidR="00F42301" w:rsidRDefault="00F42301" w:rsidP="00C57415">
      <w:pPr>
        <w:widowControl w:val="0"/>
        <w:autoSpaceDE w:val="0"/>
        <w:autoSpaceDN w:val="0"/>
        <w:adjustRightInd w:val="0"/>
        <w:spacing w:before="37" w:after="0" w:line="250" w:lineRule="auto"/>
        <w:ind w:left="861" w:right="2241" w:firstLine="360"/>
        <w:rPr>
          <w:rFonts w:ascii="Times New Roman" w:hAnsi="Times New Roman"/>
          <w:sz w:val="20"/>
          <w:szCs w:val="20"/>
        </w:rPr>
        <w:sectPr w:rsidR="00F42301" w:rsidSect="00AC3640">
          <w:pgSz w:w="12240" w:h="15840"/>
          <w:pgMar w:top="260" w:right="1440" w:bottom="280" w:left="1260" w:header="0" w:footer="984" w:gutter="0"/>
          <w:cols w:space="720" w:equalWidth="0">
            <w:col w:w="95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10503" w:type="dxa"/>
        <w:tblInd w:w="450" w:type="dxa"/>
        <w:tblLayout w:type="fixed"/>
        <w:tblCellMar>
          <w:left w:w="0" w:type="dxa"/>
          <w:right w:w="0" w:type="dxa"/>
        </w:tblCellMar>
        <w:tblLook w:val="0000"/>
      </w:tblPr>
      <w:tblGrid>
        <w:gridCol w:w="1085"/>
        <w:gridCol w:w="4560"/>
        <w:gridCol w:w="4858"/>
      </w:tblGrid>
      <w:tr w:rsidR="00F42301" w:rsidRPr="00FA7AC7" w:rsidTr="00826618">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3B4D34">
            <w:pPr>
              <w:widowControl w:val="0"/>
              <w:autoSpaceDE w:val="0"/>
              <w:autoSpaceDN w:val="0"/>
              <w:adjustRightInd w:val="0"/>
              <w:spacing w:after="0"/>
              <w:ind w:left="175" w:hanging="3"/>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826618">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284C41" w:rsidP="00AC3640">
      <w:pPr>
        <w:widowControl w:val="0"/>
        <w:autoSpaceDE w:val="0"/>
        <w:autoSpaceDN w:val="0"/>
        <w:adjustRightInd w:val="0"/>
        <w:spacing w:before="26" w:after="0"/>
        <w:ind w:left="1800" w:firstLine="0"/>
        <w:jc w:val="both"/>
        <w:rPr>
          <w:rFonts w:ascii="Times New Roman" w:hAnsi="Times New Roman"/>
          <w:sz w:val="20"/>
          <w:szCs w:val="20"/>
        </w:rPr>
      </w:pPr>
      <w:r w:rsidRPr="00284C41">
        <w:rPr>
          <w:rFonts w:ascii="Calibri" w:hAnsi="Calibri"/>
          <w:noProof/>
          <w:lang w:eastAsia="en-US"/>
        </w:rPr>
        <w:pict>
          <v:group id="_x0000_s3680" style="position:absolute;left:0;text-align:left;margin-left:263.65pt;margin-top:-54.15pt;width:31.2pt;height:31.05pt;z-index:-251638272;mso-position-horizontal-relative:page" coordorigin="5273,-1083" coordsize="624,621" o:allowincell="f">
            <v:rect id="_x0000_s3681" style="position:absolute;left:5278;top:-1078;width:613;height:610" o:allowincell="f" stroked="f">
              <v:path arrowok="t"/>
            </v:rect>
            <v:rect id="_x0000_s3682" style="position:absolute;left:5278;top:-1078;width:620;height:620;mso-position-horizontal-relative:page" o:allowincell="f" filled="f" stroked="f">
              <v:textbox style="mso-next-textbox:#_x0000_s368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cases, credit hours are distributed according to the following general design:</w:t>
      </w:r>
    </w:p>
    <w:p w:rsidR="00AC3640" w:rsidRDefault="00AC3640" w:rsidP="00AC3640">
      <w:pPr>
        <w:widowControl w:val="0"/>
        <w:autoSpaceDE w:val="0"/>
        <w:autoSpaceDN w:val="0"/>
        <w:adjustRightInd w:val="0"/>
        <w:spacing w:before="26" w:after="0"/>
        <w:ind w:left="1800" w:firstLine="0"/>
        <w:jc w:val="both"/>
        <w:rPr>
          <w:rFonts w:ascii="Times New Roman" w:hAnsi="Times New Roman"/>
          <w:sz w:val="20"/>
          <w:szCs w:val="20"/>
        </w:rPr>
      </w:pPr>
    </w:p>
    <w:p w:rsidR="00F42301" w:rsidRDefault="00F42301" w:rsidP="00AC3640">
      <w:pPr>
        <w:widowControl w:val="0"/>
        <w:tabs>
          <w:tab w:val="left" w:pos="3740"/>
          <w:tab w:val="left" w:pos="6940"/>
        </w:tabs>
        <w:autoSpaceDE w:val="0"/>
        <w:autoSpaceDN w:val="0"/>
        <w:adjustRightInd w:val="0"/>
        <w:spacing w:before="10" w:after="0"/>
        <w:ind w:left="1800" w:firstLine="0"/>
        <w:jc w:val="both"/>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9531" w:type="dxa"/>
        <w:tblInd w:w="1800" w:type="dxa"/>
        <w:tblLayout w:type="fixed"/>
        <w:tblCellMar>
          <w:left w:w="0" w:type="dxa"/>
          <w:right w:w="0" w:type="dxa"/>
        </w:tblCellMar>
        <w:tblLook w:val="0000"/>
      </w:tblPr>
      <w:tblGrid>
        <w:gridCol w:w="1890"/>
        <w:gridCol w:w="2794"/>
        <w:gridCol w:w="446"/>
        <w:gridCol w:w="3055"/>
        <w:gridCol w:w="1346"/>
      </w:tblGrid>
      <w:tr w:rsidR="00F42301" w:rsidRPr="00FA7AC7" w:rsidTr="00AC3640">
        <w:trPr>
          <w:gridAfter w:val="1"/>
          <w:wAfter w:w="1346" w:type="dxa"/>
          <w:trHeight w:hRule="exact" w:val="261"/>
        </w:trPr>
        <w:tc>
          <w:tcPr>
            <w:tcW w:w="1890" w:type="dxa"/>
            <w:tcBorders>
              <w:top w:val="nil"/>
              <w:left w:val="nil"/>
              <w:bottom w:val="nil"/>
              <w:right w:val="nil"/>
            </w:tcBorders>
          </w:tcPr>
          <w:p w:rsidR="00F42301" w:rsidRPr="00FA7AC7" w:rsidRDefault="00284C41" w:rsidP="00AC3640">
            <w:pPr>
              <w:widowControl w:val="0"/>
              <w:autoSpaceDE w:val="0"/>
              <w:autoSpaceDN w:val="0"/>
              <w:adjustRightInd w:val="0"/>
              <w:spacing w:before="7" w:after="0"/>
              <w:ind w:firstLine="0"/>
              <w:jc w:val="both"/>
              <w:rPr>
                <w:rFonts w:ascii="Times New Roman" w:hAnsi="Times New Roman"/>
                <w:sz w:val="24"/>
                <w:szCs w:val="24"/>
              </w:rPr>
            </w:pPr>
            <w:r w:rsidRPr="00284C41">
              <w:rPr>
                <w:rFonts w:ascii="Times New Roman" w:hAnsi="Times New Roman"/>
                <w:b/>
                <w:bCs/>
                <w:noProof/>
                <w:color w:val="000000"/>
                <w:sz w:val="20"/>
                <w:szCs w:val="20"/>
              </w:rPr>
              <w:pict>
                <v:shape id="_x0000_s7696" type="#_x0000_t202" style="position:absolute;left:0;text-align:left;margin-left:19.1pt;margin-top:3.05pt;width:1in;height:532.75pt;z-index:-251343360;mso-position-horizontal-relative:page" o:allowincell="f" filled="f" stroked="f">
                  <v:textbox style="layout-flow:vertical;mso-layout-flow-alt:bottom-to-top;mso-next-textbox:#_x0000_s7696" inset="0,0,0,0">
                    <w:txbxContent>
                      <w:p w:rsidR="00E410E0" w:rsidRDefault="00E410E0" w:rsidP="00AC364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sidRPr="00FA7AC7">
              <w:rPr>
                <w:rFonts w:ascii="Times New Roman" w:hAnsi="Times New Roman"/>
                <w:sz w:val="20"/>
                <w:szCs w:val="20"/>
              </w:rPr>
              <w:t>Area</w:t>
            </w:r>
            <w:r w:rsidR="00F42301" w:rsidRPr="00FA7AC7">
              <w:rPr>
                <w:rFonts w:ascii="Times New Roman" w:hAnsi="Times New Roman"/>
                <w:spacing w:val="-11"/>
                <w:sz w:val="20"/>
                <w:szCs w:val="20"/>
              </w:rPr>
              <w:t xml:space="preserve"> </w:t>
            </w:r>
            <w:r w:rsidR="00F42301" w:rsidRPr="00FA7AC7">
              <w:rPr>
                <w:rFonts w:ascii="Times New Roman" w:hAnsi="Times New Roman"/>
                <w:sz w:val="20"/>
                <w:szCs w:val="20"/>
              </w:rPr>
              <w:t>A</w:t>
            </w:r>
          </w:p>
        </w:tc>
        <w:tc>
          <w:tcPr>
            <w:tcW w:w="2794" w:type="dxa"/>
            <w:tcBorders>
              <w:top w:val="nil"/>
              <w:left w:val="nil"/>
              <w:bottom w:val="nil"/>
              <w:right w:val="nil"/>
            </w:tcBorders>
          </w:tcPr>
          <w:p w:rsidR="00F42301" w:rsidRPr="00FA7AC7" w:rsidRDefault="00F42301" w:rsidP="00AC364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Nature of the Learner</w:t>
            </w:r>
          </w:p>
        </w:tc>
        <w:tc>
          <w:tcPr>
            <w:tcW w:w="35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3-6</w:t>
            </w:r>
          </w:p>
        </w:tc>
      </w:tr>
      <w:tr w:rsidR="00F42301" w:rsidRPr="00FA7AC7" w:rsidTr="00AC3640">
        <w:trPr>
          <w:trHeight w:hRule="exact" w:val="240"/>
        </w:trPr>
        <w:tc>
          <w:tcPr>
            <w:tcW w:w="1890" w:type="dxa"/>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Area B</w:t>
            </w:r>
          </w:p>
        </w:tc>
        <w:tc>
          <w:tcPr>
            <w:tcW w:w="3240"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Program and Problems of the School</w:t>
            </w:r>
          </w:p>
        </w:tc>
        <w:tc>
          <w:tcPr>
            <w:tcW w:w="44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3-6</w:t>
            </w:r>
          </w:p>
        </w:tc>
      </w:tr>
      <w:tr w:rsidR="00F42301" w:rsidRPr="00FA7AC7" w:rsidTr="00AC3640">
        <w:trPr>
          <w:trHeight w:hRule="exact" w:val="240"/>
        </w:trPr>
        <w:tc>
          <w:tcPr>
            <w:tcW w:w="1890" w:type="dxa"/>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Area C</w:t>
            </w:r>
          </w:p>
        </w:tc>
        <w:tc>
          <w:tcPr>
            <w:tcW w:w="3240"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Core courses of the major</w:t>
            </w:r>
          </w:p>
        </w:tc>
        <w:tc>
          <w:tcPr>
            <w:tcW w:w="4401" w:type="dxa"/>
            <w:gridSpan w:val="2"/>
            <w:tcBorders>
              <w:top w:val="nil"/>
              <w:left w:val="nil"/>
              <w:bottom w:val="nil"/>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15-24</w:t>
            </w:r>
          </w:p>
        </w:tc>
      </w:tr>
      <w:tr w:rsidR="00F42301" w:rsidRPr="00FA7AC7" w:rsidTr="00AC3640">
        <w:trPr>
          <w:trHeight w:hRule="exact" w:val="680"/>
        </w:trPr>
        <w:tc>
          <w:tcPr>
            <w:tcW w:w="1890" w:type="dxa"/>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Area D</w:t>
            </w:r>
          </w:p>
          <w:p w:rsidR="00F42301" w:rsidRPr="00FA7AC7" w:rsidRDefault="00F42301" w:rsidP="00AC3640">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Area E</w:t>
            </w:r>
          </w:p>
        </w:tc>
        <w:tc>
          <w:tcPr>
            <w:tcW w:w="3240" w:type="dxa"/>
            <w:gridSpan w:val="2"/>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Research in Education</w:t>
            </w:r>
          </w:p>
          <w:p w:rsidR="00F42301" w:rsidRPr="00FA7AC7" w:rsidRDefault="00F42301" w:rsidP="00AC3640">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Electives*</w:t>
            </w:r>
          </w:p>
        </w:tc>
        <w:tc>
          <w:tcPr>
            <w:tcW w:w="4401" w:type="dxa"/>
            <w:gridSpan w:val="2"/>
            <w:tcBorders>
              <w:top w:val="nil"/>
              <w:left w:val="nil"/>
              <w:bottom w:val="single" w:sz="4" w:space="0" w:color="000000"/>
              <w:right w:val="nil"/>
            </w:tcBorders>
          </w:tcPr>
          <w:p w:rsidR="00F42301" w:rsidRPr="00FA7AC7" w:rsidRDefault="00F42301" w:rsidP="00AC3640">
            <w:pPr>
              <w:widowControl w:val="0"/>
              <w:autoSpaceDE w:val="0"/>
              <w:autoSpaceDN w:val="0"/>
              <w:adjustRightInd w:val="0"/>
              <w:spacing w:before="6" w:after="0"/>
              <w:ind w:firstLine="0"/>
              <w:jc w:val="both"/>
              <w:rPr>
                <w:rFonts w:ascii="Times New Roman" w:hAnsi="Times New Roman"/>
                <w:sz w:val="20"/>
                <w:szCs w:val="20"/>
              </w:rPr>
            </w:pPr>
            <w:r w:rsidRPr="00FA7AC7">
              <w:rPr>
                <w:rFonts w:ascii="Times New Roman" w:hAnsi="Times New Roman"/>
                <w:sz w:val="20"/>
                <w:szCs w:val="20"/>
              </w:rPr>
              <w:t>3-6</w:t>
            </w:r>
          </w:p>
          <w:p w:rsidR="00F42301" w:rsidRPr="00FA7AC7" w:rsidRDefault="00F42301" w:rsidP="00AC3640">
            <w:pPr>
              <w:widowControl w:val="0"/>
              <w:autoSpaceDE w:val="0"/>
              <w:autoSpaceDN w:val="0"/>
              <w:adjustRightInd w:val="0"/>
              <w:spacing w:after="0" w:line="220" w:lineRule="exact"/>
              <w:ind w:firstLine="0"/>
              <w:jc w:val="both"/>
              <w:rPr>
                <w:rFonts w:ascii="Times New Roman" w:hAnsi="Times New Roman"/>
                <w:sz w:val="24"/>
                <w:szCs w:val="24"/>
              </w:rPr>
            </w:pPr>
            <w:r w:rsidRPr="00FA7AC7">
              <w:rPr>
                <w:rFonts w:ascii="Times New Roman" w:hAnsi="Times New Roman"/>
                <w:sz w:val="20"/>
                <w:szCs w:val="20"/>
              </w:rPr>
              <w:t>3-6</w:t>
            </w:r>
          </w:p>
        </w:tc>
      </w:tr>
    </w:tbl>
    <w:p w:rsidR="00F42301" w:rsidRDefault="00F42301" w:rsidP="00AC3640">
      <w:pPr>
        <w:widowControl w:val="0"/>
        <w:tabs>
          <w:tab w:val="left" w:pos="6940"/>
        </w:tabs>
        <w:autoSpaceDE w:val="0"/>
        <w:autoSpaceDN w:val="0"/>
        <w:adjustRightInd w:val="0"/>
        <w:spacing w:before="19" w:after="0"/>
        <w:ind w:left="1800" w:firstLine="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Minimum Semester Hours Required</w:t>
      </w:r>
      <w:r>
        <w:rPr>
          <w:rFonts w:ascii="Times New Roman" w:hAnsi="Times New Roman"/>
          <w:sz w:val="20"/>
          <w:szCs w:val="20"/>
        </w:rPr>
        <w:tab/>
        <w:t>36-48</w:t>
      </w:r>
    </w:p>
    <w:p w:rsidR="00F42301" w:rsidRDefault="00F42301" w:rsidP="00AC3640">
      <w:pPr>
        <w:widowControl w:val="0"/>
        <w:autoSpaceDE w:val="0"/>
        <w:autoSpaceDN w:val="0"/>
        <w:adjustRightInd w:val="0"/>
        <w:spacing w:before="10" w:after="0"/>
        <w:ind w:left="6930" w:firstLine="0"/>
        <w:jc w:val="both"/>
        <w:rPr>
          <w:rFonts w:ascii="Times New Roman" w:hAnsi="Times New Roman"/>
          <w:sz w:val="20"/>
          <w:szCs w:val="20"/>
        </w:rPr>
      </w:pPr>
      <w:r>
        <w:rPr>
          <w:rFonts w:ascii="Times New Roman" w:hAnsi="Times New Roman"/>
          <w:sz w:val="20"/>
          <w:szCs w:val="20"/>
        </w:rPr>
        <w:t>(48 for School Counseling only)</w:t>
      </w:r>
    </w:p>
    <w:p w:rsidR="00F42301" w:rsidRDefault="00F42301" w:rsidP="00AC3640">
      <w:pPr>
        <w:widowControl w:val="0"/>
        <w:autoSpaceDE w:val="0"/>
        <w:autoSpaceDN w:val="0"/>
        <w:adjustRightInd w:val="0"/>
        <w:spacing w:before="10" w:after="0" w:line="250" w:lineRule="auto"/>
        <w:ind w:left="1800" w:firstLine="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sidR="00AC3640">
        <w:rPr>
          <w:rFonts w:ascii="Times New Roman" w:hAnsi="Times New Roman"/>
          <w:sz w:val="20"/>
          <w:szCs w:val="20"/>
        </w:rPr>
        <w:t>The graduate pro</w:t>
      </w:r>
      <w:r>
        <w:rPr>
          <w:rFonts w:ascii="Times New Roman" w:hAnsi="Times New Roman"/>
          <w:sz w:val="20"/>
          <w:szCs w:val="20"/>
        </w:rPr>
        <w:t>gram advisor must approve electives.</w:t>
      </w:r>
    </w:p>
    <w:p w:rsidR="00F42301" w:rsidRDefault="00F42301" w:rsidP="00AC3640">
      <w:pPr>
        <w:widowControl w:val="0"/>
        <w:autoSpaceDE w:val="0"/>
        <w:autoSpaceDN w:val="0"/>
        <w:adjustRightInd w:val="0"/>
        <w:spacing w:before="18" w:after="0" w:line="200" w:lineRule="exact"/>
        <w:ind w:left="1800" w:firstLine="0"/>
        <w:jc w:val="both"/>
        <w:rPr>
          <w:rFonts w:ascii="Times New Roman" w:hAnsi="Times New Roman"/>
          <w:sz w:val="20"/>
          <w:szCs w:val="20"/>
        </w:rPr>
      </w:pPr>
    </w:p>
    <w:p w:rsidR="00F42301" w:rsidRPr="004D76C4" w:rsidRDefault="00F42301" w:rsidP="004D76C4">
      <w:pPr>
        <w:pStyle w:val="Heading2"/>
        <w:spacing w:before="0"/>
        <w:ind w:firstLine="1800"/>
        <w:rPr>
          <w:rFonts w:ascii="Impact" w:hAnsi="Impact" w:cs="Impact"/>
          <w:color w:val="808080" w:themeColor="background1" w:themeShade="80"/>
          <w:sz w:val="32"/>
          <w:szCs w:val="32"/>
        </w:rPr>
      </w:pPr>
      <w:bookmarkStart w:id="172" w:name="_Toc294969747"/>
      <w:r w:rsidRPr="004D76C4">
        <w:rPr>
          <w:rFonts w:ascii="Impact" w:hAnsi="Impact" w:cs="Impact"/>
          <w:color w:val="808080" w:themeColor="background1" w:themeShade="80"/>
          <w:sz w:val="32"/>
          <w:szCs w:val="32"/>
        </w:rPr>
        <w:t>COLLEGE OF EDUC</w:t>
      </w:r>
      <w:r w:rsidRPr="004D76C4">
        <w:rPr>
          <w:rFonts w:ascii="Impact" w:hAnsi="Impact" w:cs="Impact"/>
          <w:color w:val="808080" w:themeColor="background1" w:themeShade="80"/>
          <w:spacing w:val="-17"/>
          <w:sz w:val="32"/>
          <w:szCs w:val="32"/>
        </w:rPr>
        <w:t>A</w:t>
      </w:r>
      <w:r w:rsidRPr="004D76C4">
        <w:rPr>
          <w:rFonts w:ascii="Impact" w:hAnsi="Impact" w:cs="Impact"/>
          <w:color w:val="808080" w:themeColor="background1" w:themeShade="80"/>
          <w:sz w:val="32"/>
          <w:szCs w:val="32"/>
        </w:rPr>
        <w:t>TION GRADU</w:t>
      </w:r>
      <w:r w:rsidRPr="004D76C4">
        <w:rPr>
          <w:rFonts w:ascii="Impact" w:hAnsi="Impact" w:cs="Impact"/>
          <w:color w:val="808080" w:themeColor="background1" w:themeShade="80"/>
          <w:spacing w:val="-17"/>
          <w:sz w:val="32"/>
          <w:szCs w:val="32"/>
        </w:rPr>
        <w:t>A</w:t>
      </w:r>
      <w:r w:rsidRPr="004D76C4">
        <w:rPr>
          <w:rFonts w:ascii="Impact" w:hAnsi="Impact" w:cs="Impact"/>
          <w:color w:val="808080" w:themeColor="background1" w:themeShade="80"/>
          <w:sz w:val="32"/>
          <w:szCs w:val="32"/>
        </w:rPr>
        <w:t xml:space="preserve">TE </w:t>
      </w:r>
      <w:r w:rsidRPr="004D76C4">
        <w:rPr>
          <w:rFonts w:ascii="Impact" w:hAnsi="Impact" w:cs="Impact"/>
          <w:color w:val="808080" w:themeColor="background1" w:themeShade="80"/>
          <w:spacing w:val="-6"/>
          <w:sz w:val="32"/>
          <w:szCs w:val="32"/>
        </w:rPr>
        <w:t>F</w:t>
      </w:r>
      <w:r w:rsidRPr="004D76C4">
        <w:rPr>
          <w:rFonts w:ascii="Impact" w:hAnsi="Impact" w:cs="Impact"/>
          <w:color w:val="808080" w:themeColor="background1" w:themeShade="80"/>
          <w:sz w:val="32"/>
          <w:szCs w:val="32"/>
        </w:rPr>
        <w:t>ACU</w:t>
      </w:r>
      <w:r w:rsidRPr="004D76C4">
        <w:rPr>
          <w:rFonts w:ascii="Impact" w:hAnsi="Impact" w:cs="Impact"/>
          <w:color w:val="808080" w:themeColor="background1" w:themeShade="80"/>
          <w:spacing w:val="-23"/>
          <w:sz w:val="32"/>
          <w:szCs w:val="32"/>
        </w:rPr>
        <w:t>L</w:t>
      </w:r>
      <w:r w:rsidRPr="004D76C4">
        <w:rPr>
          <w:rFonts w:ascii="Impact" w:hAnsi="Impact" w:cs="Impact"/>
          <w:color w:val="808080" w:themeColor="background1" w:themeShade="80"/>
          <w:spacing w:val="8"/>
          <w:sz w:val="32"/>
          <w:szCs w:val="32"/>
        </w:rPr>
        <w:t>T</w:t>
      </w:r>
      <w:r w:rsidRPr="004D76C4">
        <w:rPr>
          <w:rFonts w:ascii="Impact" w:hAnsi="Impact" w:cs="Impact"/>
          <w:color w:val="808080" w:themeColor="background1" w:themeShade="80"/>
          <w:sz w:val="32"/>
          <w:szCs w:val="32"/>
        </w:rPr>
        <w:t>Y</w:t>
      </w:r>
      <w:bookmarkEnd w:id="172"/>
    </w:p>
    <w:p w:rsidR="008D0470" w:rsidRDefault="008D0470" w:rsidP="00AC3640">
      <w:pPr>
        <w:widowControl w:val="0"/>
        <w:autoSpaceDE w:val="0"/>
        <w:autoSpaceDN w:val="0"/>
        <w:adjustRightInd w:val="0"/>
        <w:spacing w:after="0"/>
        <w:ind w:left="1800" w:firstLine="0"/>
        <w:jc w:val="both"/>
        <w:rPr>
          <w:rFonts w:ascii="Impact" w:hAnsi="Impact" w:cs="Impact"/>
          <w:color w:val="000000"/>
          <w:sz w:val="32"/>
          <w:szCs w:val="32"/>
        </w:rPr>
      </w:pPr>
    </w:p>
    <w:p w:rsidR="008D0470" w:rsidRPr="008D0470" w:rsidRDefault="008D0470" w:rsidP="008D0470">
      <w:pPr>
        <w:widowControl w:val="0"/>
        <w:autoSpaceDE w:val="0"/>
        <w:autoSpaceDN w:val="0"/>
        <w:adjustRightInd w:val="0"/>
        <w:spacing w:before="23"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Abayomi, Babatunde, Ph.D.</w:t>
      </w:r>
      <w:r w:rsidRPr="008D0470">
        <w:rPr>
          <w:rFonts w:ascii="Times New Roman" w:hAnsi="Times New Roman"/>
          <w:color w:val="262626" w:themeColor="text1" w:themeTint="D9"/>
          <w:sz w:val="20"/>
          <w:szCs w:val="20"/>
        </w:rPr>
        <w:t>,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Science Education and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ch</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Methodology</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Ade</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o,</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Abraham, Ph.D.</w:t>
      </w:r>
      <w:r w:rsidRPr="008D0470">
        <w:rPr>
          <w:rFonts w:ascii="Times New Roman" w:hAnsi="Times New Roman"/>
          <w:color w:val="262626" w:themeColor="text1" w:themeTint="D9"/>
          <w:sz w:val="20"/>
          <w:szCs w:val="20"/>
        </w:rPr>
        <w:t xml:space="preserve">, University of Southern Mississippi. </w:t>
      </w:r>
      <w:r w:rsidRPr="008D0470">
        <w:rPr>
          <w:rFonts w:ascii="Times New Roman" w:hAnsi="Times New Roman"/>
          <w:i/>
          <w:iCs/>
          <w:color w:val="262626" w:themeColor="text1" w:themeTint="D9"/>
          <w:sz w:val="20"/>
          <w:szCs w:val="20"/>
        </w:rPr>
        <w:t>Specialty: Educational Leadership and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ch</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Beard,</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Aud</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ey</w:t>
      </w:r>
      <w:r w:rsidRPr="008D0470">
        <w:rPr>
          <w:rFonts w:ascii="Times New Roman" w:hAnsi="Times New Roman"/>
          <w:b/>
          <w:bCs/>
          <w:color w:val="262626" w:themeColor="text1" w:themeTint="D9"/>
          <w:spacing w:val="-4"/>
          <w:sz w:val="20"/>
          <w:szCs w:val="20"/>
        </w:rPr>
        <w:t xml:space="preserve"> </w:t>
      </w:r>
      <w:r w:rsidRPr="008D0470">
        <w:rPr>
          <w:rFonts w:ascii="Times New Roman" w:hAnsi="Times New Roman"/>
          <w:b/>
          <w:bCs/>
          <w:color w:val="262626" w:themeColor="text1" w:themeTint="D9"/>
          <w:spacing w:val="-18"/>
          <w:sz w:val="20"/>
          <w:szCs w:val="20"/>
        </w:rPr>
        <w:t>W</w:t>
      </w:r>
      <w:r w:rsidRPr="008D0470">
        <w:rPr>
          <w:rFonts w:ascii="Times New Roman" w:hAnsi="Times New Roman"/>
          <w:b/>
          <w:bCs/>
          <w:color w:val="262626" w:themeColor="text1" w:themeTint="D9"/>
          <w:sz w:val="20"/>
          <w:szCs w:val="20"/>
        </w:rPr>
        <w:t>., Ed.D.</w:t>
      </w:r>
      <w:r w:rsidRPr="008D0470">
        <w:rPr>
          <w:rFonts w:ascii="Times New Roman" w:hAnsi="Times New Roman"/>
          <w:color w:val="262626" w:themeColor="text1" w:themeTint="D9"/>
          <w:sz w:val="20"/>
          <w:szCs w:val="20"/>
        </w:rPr>
        <w:t>, Jackson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 xml:space="preserve">Specialty: Early Childhood Education. </w:t>
      </w:r>
    </w:p>
    <w:p w:rsidR="008D0470" w:rsidRPr="008D0470" w:rsidRDefault="008D0470" w:rsidP="008D0470">
      <w:pPr>
        <w:widowControl w:val="0"/>
        <w:autoSpaceDE w:val="0"/>
        <w:autoSpaceDN w:val="0"/>
        <w:adjustRightInd w:val="0"/>
        <w:spacing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Bembr</w:t>
      </w:r>
      <w:r w:rsidRPr="008D0470">
        <w:rPr>
          <w:rFonts w:ascii="Times New Roman" w:hAnsi="Times New Roman"/>
          <w:b/>
          <w:bCs/>
          <w:color w:val="262626" w:themeColor="text1" w:themeTint="D9"/>
          <w:spacing w:val="-11"/>
          <w:sz w:val="20"/>
          <w:szCs w:val="20"/>
        </w:rPr>
        <w:t>y</w:t>
      </w:r>
      <w:r w:rsidRPr="008D0470">
        <w:rPr>
          <w:rFonts w:ascii="Times New Roman" w:hAnsi="Times New Roman"/>
          <w:b/>
          <w:bCs/>
          <w:color w:val="262626" w:themeColor="text1" w:themeTint="D9"/>
          <w:sz w:val="20"/>
          <w:szCs w:val="20"/>
        </w:rPr>
        <w:t>, Deborah, Ph.D.</w:t>
      </w:r>
      <w:r w:rsidRPr="008D0470">
        <w:rPr>
          <w:rFonts w:ascii="Times New Roman" w:hAnsi="Times New Roman"/>
          <w:color w:val="262626" w:themeColor="text1" w:themeTint="D9"/>
          <w:sz w:val="20"/>
          <w:szCs w:val="20"/>
        </w:rPr>
        <w:t xml:space="preserve">, University of Iowa. </w:t>
      </w:r>
      <w:r w:rsidRPr="008D0470">
        <w:rPr>
          <w:rFonts w:ascii="Times New Roman" w:hAnsi="Times New Roman"/>
          <w:i/>
          <w:iCs/>
          <w:color w:val="262626" w:themeColor="text1" w:themeTint="D9"/>
          <w:sz w:val="20"/>
          <w:szCs w:val="20"/>
        </w:rPr>
        <w:t>Specialty: Early Childhood Education, Foundations and</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Educational Leadership</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Biasiotto, Judson, Ed.D.</w:t>
      </w:r>
      <w:r w:rsidRPr="008D0470">
        <w:rPr>
          <w:rFonts w:ascii="Times New Roman" w:hAnsi="Times New Roman"/>
          <w:color w:val="262626" w:themeColor="text1" w:themeTint="D9"/>
          <w:sz w:val="20"/>
          <w:szCs w:val="20"/>
        </w:rPr>
        <w:t>, University of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 xml:space="preserve">gia. </w:t>
      </w:r>
      <w:r w:rsidRPr="008D0470">
        <w:rPr>
          <w:rFonts w:ascii="Times New Roman" w:hAnsi="Times New Roman"/>
          <w:i/>
          <w:iCs/>
          <w:color w:val="262626" w:themeColor="text1" w:themeTint="D9"/>
          <w:sz w:val="20"/>
          <w:szCs w:val="20"/>
        </w:rPr>
        <w:t xml:space="preserve">Specialty: Health, Drug Education and Physical </w:t>
      </w:r>
      <w:r w:rsidRPr="008D0470">
        <w:rPr>
          <w:rFonts w:ascii="Times New Roman" w:hAnsi="Times New Roman"/>
          <w:i/>
          <w:iCs/>
          <w:color w:val="262626" w:themeColor="text1" w:themeTint="D9"/>
          <w:spacing w:val="-11"/>
          <w:sz w:val="20"/>
          <w:szCs w:val="20"/>
        </w:rPr>
        <w:t>T</w:t>
      </w:r>
      <w:r w:rsidRPr="008D0470">
        <w:rPr>
          <w:rFonts w:ascii="Times New Roman" w:hAnsi="Times New Roman"/>
          <w:i/>
          <w:iCs/>
          <w:color w:val="262626" w:themeColor="text1" w:themeTint="D9"/>
          <w:sz w:val="20"/>
          <w:szCs w:val="20"/>
        </w:rPr>
        <w:t>raining</w:t>
      </w:r>
    </w:p>
    <w:p w:rsidR="008D0470" w:rsidRPr="008D0470" w:rsidRDefault="008D0470" w:rsidP="008D0470">
      <w:pPr>
        <w:widowControl w:val="0"/>
        <w:autoSpaceDE w:val="0"/>
        <w:autoSpaceDN w:val="0"/>
        <w:adjustRightInd w:val="0"/>
        <w:spacing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Bynum, Leroy. </w:t>
      </w:r>
      <w:r w:rsidRPr="008D0470">
        <w:rPr>
          <w:rFonts w:ascii="Times New Roman" w:hAnsi="Times New Roman"/>
          <w:bCs/>
          <w:color w:val="262626" w:themeColor="text1" w:themeTint="D9"/>
          <w:sz w:val="20"/>
          <w:szCs w:val="20"/>
        </w:rPr>
        <w:t>Dean of the College of Arts and Humanities</w:t>
      </w:r>
    </w:p>
    <w:p w:rsidR="008D0470" w:rsidRPr="008D0470" w:rsidRDefault="008D0470" w:rsidP="008D0470">
      <w:pPr>
        <w:widowControl w:val="0"/>
        <w:autoSpaceDE w:val="0"/>
        <w:autoSpaceDN w:val="0"/>
        <w:adjustRightInd w:val="0"/>
        <w:spacing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Bryant, Rhonda, Ph.D.</w:t>
      </w:r>
      <w:r w:rsidRPr="008D0470">
        <w:rPr>
          <w:rFonts w:ascii="Times New Roman" w:hAnsi="Times New Roman"/>
          <w:color w:val="262626" w:themeColor="text1" w:themeTint="D9"/>
          <w:sz w:val="20"/>
          <w:szCs w:val="20"/>
        </w:rPr>
        <w:t>, University of</w:t>
      </w:r>
      <w:r w:rsidRPr="008D0470">
        <w:rPr>
          <w:rFonts w:ascii="Times New Roman" w:hAnsi="Times New Roman"/>
          <w:color w:val="262626" w:themeColor="text1" w:themeTint="D9"/>
          <w:spacing w:val="-4"/>
          <w:sz w:val="20"/>
          <w:szCs w:val="20"/>
        </w:rPr>
        <w:t xml:space="preserve"> </w:t>
      </w:r>
      <w:r w:rsidRPr="008D0470">
        <w:rPr>
          <w:rFonts w:ascii="Times New Roman" w:hAnsi="Times New Roman"/>
          <w:color w:val="262626" w:themeColor="text1" w:themeTint="D9"/>
          <w:spacing w:val="-12"/>
          <w:sz w:val="20"/>
          <w:szCs w:val="20"/>
        </w:rPr>
        <w:t>V</w:t>
      </w:r>
      <w:r w:rsidRPr="008D0470">
        <w:rPr>
          <w:rFonts w:ascii="Times New Roman" w:hAnsi="Times New Roman"/>
          <w:color w:val="262626" w:themeColor="text1" w:themeTint="D9"/>
          <w:sz w:val="20"/>
          <w:szCs w:val="20"/>
        </w:rPr>
        <w:t>i</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 xml:space="preserve">ginia. </w:t>
      </w:r>
      <w:r w:rsidRPr="008D0470">
        <w:rPr>
          <w:rFonts w:ascii="Times New Roman" w:hAnsi="Times New Roman"/>
          <w:i/>
          <w:iCs/>
          <w:color w:val="262626" w:themeColor="text1" w:themeTint="D9"/>
          <w:sz w:val="20"/>
          <w:szCs w:val="20"/>
        </w:rPr>
        <w:t>Specialty: School Counseling</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Fields, Kimberly, Ed.D.</w:t>
      </w:r>
      <w:r w:rsidRPr="008D0470">
        <w:rPr>
          <w:rFonts w:ascii="Times New Roman" w:hAnsi="Times New Roman"/>
          <w:color w:val="262626" w:themeColor="text1" w:themeTint="D9"/>
          <w:sz w:val="20"/>
          <w:szCs w:val="20"/>
        </w:rPr>
        <w:t xml:space="preserve"> Georgia Southern University. </w:t>
      </w:r>
      <w:r w:rsidRPr="008D0470">
        <w:rPr>
          <w:rFonts w:ascii="Times New Roman" w:hAnsi="Times New Roman"/>
          <w:i/>
          <w:color w:val="262626" w:themeColor="text1" w:themeTint="D9"/>
          <w:sz w:val="20"/>
          <w:szCs w:val="20"/>
        </w:rPr>
        <w:t>Specialty: Special Education</w:t>
      </w:r>
      <w:r w:rsidRPr="008D0470">
        <w:rPr>
          <w:rFonts w:ascii="Times New Roman" w:hAnsi="Times New Roman"/>
          <w:color w:val="262626" w:themeColor="text1" w:themeTint="D9"/>
          <w:sz w:val="20"/>
          <w:szCs w:val="20"/>
        </w:rPr>
        <w:t>. Interim Chai</w:t>
      </w:r>
      <w:r w:rsidRPr="008D0470">
        <w:rPr>
          <w:rFonts w:ascii="Times New Roman" w:hAnsi="Times New Roman"/>
          <w:color w:val="262626" w:themeColor="text1" w:themeTint="D9"/>
          <w:spacing w:val="-8"/>
          <w:sz w:val="20"/>
          <w:szCs w:val="20"/>
        </w:rPr>
        <w:t>r</w:t>
      </w:r>
      <w:r w:rsidRPr="008D0470">
        <w:rPr>
          <w:rFonts w:ascii="Times New Roman" w:hAnsi="Times New Roman"/>
          <w:color w:val="262626" w:themeColor="text1" w:themeTint="D9"/>
          <w:sz w:val="20"/>
          <w:szCs w:val="20"/>
        </w:rPr>
        <w:t>, Department of Teacher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George, Rani, Ph.D.</w:t>
      </w:r>
      <w:r w:rsidRPr="008D0470">
        <w:rPr>
          <w:rFonts w:ascii="Times New Roman" w:hAnsi="Times New Roman"/>
          <w:color w:val="262626" w:themeColor="text1" w:themeTint="D9"/>
          <w:sz w:val="20"/>
          <w:szCs w:val="20"/>
        </w:rPr>
        <w:t xml:space="preserve">, University of Delaware. </w:t>
      </w:r>
      <w:r w:rsidRPr="008D0470">
        <w:rPr>
          <w:rFonts w:ascii="Times New Roman" w:hAnsi="Times New Roman"/>
          <w:i/>
          <w:iCs/>
          <w:color w:val="262626" w:themeColor="text1" w:themeTint="D9"/>
          <w:sz w:val="20"/>
          <w:szCs w:val="20"/>
        </w:rPr>
        <w:t>Specialty: Educational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 xml:space="preserve">ch and Statistics. </w:t>
      </w:r>
      <w:r w:rsidRPr="008D0470">
        <w:rPr>
          <w:rFonts w:ascii="Times New Roman" w:hAnsi="Times New Roman"/>
          <w:color w:val="262626" w:themeColor="text1" w:themeTint="D9"/>
          <w:sz w:val="20"/>
          <w:szCs w:val="20"/>
        </w:rPr>
        <w:t>Dean of the Graduate School.</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Goldsmith, SaDohl</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Griffin, DaShonera. </w:t>
      </w:r>
      <w:r w:rsidRPr="008D0470">
        <w:rPr>
          <w:rFonts w:ascii="Times New Roman" w:hAnsi="Times New Roman"/>
          <w:bCs/>
          <w:i/>
          <w:color w:val="262626" w:themeColor="text1" w:themeTint="D9"/>
          <w:sz w:val="20"/>
          <w:szCs w:val="20"/>
        </w:rPr>
        <w:t>Specialty:</w:t>
      </w:r>
      <w:r w:rsidRPr="008D0470">
        <w:rPr>
          <w:rFonts w:ascii="Times New Roman" w:hAnsi="Times New Roman"/>
          <w:b/>
          <w:bCs/>
          <w:color w:val="262626" w:themeColor="text1" w:themeTint="D9"/>
          <w:sz w:val="20"/>
          <w:szCs w:val="20"/>
        </w:rPr>
        <w:t xml:space="preserve"> </w:t>
      </w:r>
      <w:r w:rsidRPr="008D0470">
        <w:rPr>
          <w:rFonts w:ascii="Times New Roman" w:hAnsi="Times New Roman"/>
          <w:bCs/>
          <w:i/>
          <w:color w:val="262626" w:themeColor="text1" w:themeTint="D9"/>
          <w:sz w:val="20"/>
          <w:szCs w:val="20"/>
        </w:rPr>
        <w:t>Special Education</w:t>
      </w:r>
      <w:r w:rsidRPr="008D0470">
        <w:rPr>
          <w:rFonts w:ascii="Times New Roman" w:hAnsi="Times New Roman"/>
          <w:b/>
          <w:bCs/>
          <w:color w:val="262626" w:themeColor="text1" w:themeTint="D9"/>
          <w:sz w:val="20"/>
          <w:szCs w:val="20"/>
        </w:rPr>
        <w:t xml:space="preserve"> </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Grimsle</w:t>
      </w:r>
      <w:r w:rsidRPr="008D0470">
        <w:rPr>
          <w:rFonts w:ascii="Times New Roman" w:hAnsi="Times New Roman"/>
          <w:b/>
          <w:bCs/>
          <w:color w:val="262626" w:themeColor="text1" w:themeTint="D9"/>
          <w:spacing w:val="-11"/>
          <w:sz w:val="20"/>
          <w:szCs w:val="20"/>
        </w:rPr>
        <w:t>y</w:t>
      </w:r>
      <w:r w:rsidRPr="008D0470">
        <w:rPr>
          <w:rFonts w:ascii="Times New Roman" w:hAnsi="Times New Roman"/>
          <w:b/>
          <w:bCs/>
          <w:color w:val="262626" w:themeColor="text1" w:themeTint="D9"/>
          <w:sz w:val="20"/>
          <w:szCs w:val="20"/>
        </w:rPr>
        <w:t>,</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Alan Paul, Ph.D.</w:t>
      </w:r>
      <w:r w:rsidRPr="008D0470">
        <w:rPr>
          <w:rFonts w:ascii="Times New Roman" w:hAnsi="Times New Roman"/>
          <w:color w:val="262626" w:themeColor="text1" w:themeTint="D9"/>
          <w:sz w:val="20"/>
          <w:szCs w:val="20"/>
        </w:rPr>
        <w:t>,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Educational Leadership</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Hill, James. </w:t>
      </w:r>
      <w:r w:rsidRPr="008D0470">
        <w:rPr>
          <w:rFonts w:ascii="Times New Roman" w:hAnsi="Times New Roman"/>
          <w:bCs/>
          <w:color w:val="262626" w:themeColor="text1" w:themeTint="D9"/>
          <w:sz w:val="20"/>
          <w:szCs w:val="20"/>
        </w:rPr>
        <w:t>Chair, Department of English and Modern Languages.</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Hood, Marcia. </w:t>
      </w:r>
      <w:r w:rsidRPr="008D0470">
        <w:rPr>
          <w:rFonts w:ascii="Times New Roman" w:hAnsi="Times New Roman"/>
          <w:bCs/>
          <w:color w:val="262626" w:themeColor="text1" w:themeTint="D9"/>
          <w:sz w:val="20"/>
          <w:szCs w:val="20"/>
        </w:rPr>
        <w:t>Chair, Department of Fine Arts</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i/>
          <w:iCs/>
          <w:color w:val="262626" w:themeColor="text1" w:themeTint="D9"/>
          <w:sz w:val="20"/>
          <w:szCs w:val="20"/>
        </w:rPr>
      </w:pPr>
      <w:r w:rsidRPr="008D0470">
        <w:rPr>
          <w:rFonts w:ascii="Times New Roman" w:hAnsi="Times New Roman"/>
          <w:b/>
          <w:bCs/>
          <w:color w:val="262626" w:themeColor="text1" w:themeTint="D9"/>
          <w:sz w:val="20"/>
          <w:szCs w:val="20"/>
        </w:rPr>
        <w:t>Jenkins, Patricia, Ed.D.</w:t>
      </w:r>
      <w:r w:rsidRPr="008D0470">
        <w:rPr>
          <w:rFonts w:ascii="Times New Roman" w:hAnsi="Times New Roman"/>
          <w:color w:val="262626" w:themeColor="text1" w:themeTint="D9"/>
          <w:sz w:val="20"/>
          <w:szCs w:val="20"/>
        </w:rPr>
        <w:t>,</w:t>
      </w:r>
      <w:r w:rsidRPr="008D0470">
        <w:rPr>
          <w:rFonts w:ascii="Times New Roman" w:hAnsi="Times New Roman"/>
          <w:color w:val="262626" w:themeColor="text1" w:themeTint="D9"/>
          <w:spacing w:val="-4"/>
          <w:sz w:val="20"/>
          <w:szCs w:val="20"/>
        </w:rPr>
        <w:t xml:space="preserve"> </w:t>
      </w:r>
      <w:r w:rsidRPr="008D0470">
        <w:rPr>
          <w:rFonts w:ascii="Times New Roman" w:hAnsi="Times New Roman"/>
          <w:color w:val="262626" w:themeColor="text1" w:themeTint="D9"/>
          <w:spacing w:val="-14"/>
          <w:sz w:val="20"/>
          <w:szCs w:val="20"/>
        </w:rPr>
        <w:t>T</w:t>
      </w:r>
      <w:r w:rsidRPr="008D0470">
        <w:rPr>
          <w:rFonts w:ascii="Times New Roman" w:hAnsi="Times New Roman"/>
          <w:color w:val="262626" w:themeColor="text1" w:themeTint="D9"/>
          <w:sz w:val="20"/>
          <w:szCs w:val="20"/>
        </w:rPr>
        <w:t>ennessee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Reading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Johnson, Joyce. </w:t>
      </w:r>
      <w:r w:rsidRPr="008D0470">
        <w:rPr>
          <w:rFonts w:ascii="Times New Roman" w:hAnsi="Times New Roman"/>
          <w:bCs/>
          <w:color w:val="262626" w:themeColor="text1" w:themeTint="D9"/>
          <w:sz w:val="20"/>
          <w:szCs w:val="20"/>
        </w:rPr>
        <w:t>Dean of the College of Sciences and Health Professions</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Jones, LaTasha.</w:t>
      </w:r>
      <w:r w:rsidRPr="008D0470">
        <w:rPr>
          <w:rFonts w:ascii="Times New Roman" w:hAnsi="Times New Roman"/>
          <w:color w:val="262626" w:themeColor="text1" w:themeTint="D9"/>
          <w:sz w:val="20"/>
          <w:szCs w:val="20"/>
        </w:rPr>
        <w:t xml:space="preserve"> </w:t>
      </w:r>
      <w:r w:rsidRPr="008D0470">
        <w:rPr>
          <w:rFonts w:ascii="Times New Roman" w:hAnsi="Times New Roman"/>
          <w:i/>
          <w:color w:val="262626" w:themeColor="text1" w:themeTint="D9"/>
          <w:sz w:val="20"/>
          <w:szCs w:val="20"/>
        </w:rPr>
        <w:t>Specialty: Middle Grades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King-Jupiter, Kimbrly, Ph.D.</w:t>
      </w:r>
      <w:r w:rsidRPr="008D0470">
        <w:rPr>
          <w:rFonts w:ascii="Times New Roman" w:hAnsi="Times New Roman"/>
          <w:color w:val="262626" w:themeColor="text1" w:themeTint="D9"/>
          <w:sz w:val="20"/>
          <w:szCs w:val="20"/>
        </w:rPr>
        <w:t xml:space="preserve"> Dean of the College of Education</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Lupinski, Kirsten, Ph.D.</w:t>
      </w:r>
      <w:r w:rsidRPr="008D0470">
        <w:rPr>
          <w:rFonts w:ascii="Times New Roman" w:hAnsi="Times New Roman"/>
          <w:color w:val="262626" w:themeColor="text1" w:themeTint="D9"/>
          <w:sz w:val="20"/>
          <w:szCs w:val="20"/>
        </w:rPr>
        <w:t xml:space="preserve">, University of Cincinnati. </w:t>
      </w:r>
      <w:r w:rsidRPr="008D0470">
        <w:rPr>
          <w:rFonts w:ascii="Times New Roman" w:hAnsi="Times New Roman"/>
          <w:i/>
          <w:iCs/>
          <w:color w:val="262626" w:themeColor="text1" w:themeTint="D9"/>
          <w:sz w:val="20"/>
          <w:szCs w:val="20"/>
        </w:rPr>
        <w:t>Specialty: Education Foundations and Health P</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omotion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Medlin, Dorene. </w:t>
      </w:r>
      <w:r w:rsidRPr="008D0470">
        <w:rPr>
          <w:rFonts w:ascii="Times New Roman" w:hAnsi="Times New Roman"/>
          <w:bCs/>
          <w:i/>
          <w:color w:val="262626" w:themeColor="text1" w:themeTint="D9"/>
          <w:sz w:val="20"/>
          <w:szCs w:val="20"/>
        </w:rPr>
        <w:t>Specialty: Science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Oladunjoye, Ganiyu, Ph.D.</w:t>
      </w:r>
      <w:r w:rsidRPr="008D0470">
        <w:rPr>
          <w:rFonts w:ascii="Times New Roman" w:hAnsi="Times New Roman"/>
          <w:color w:val="262626" w:themeColor="text1" w:themeTint="D9"/>
          <w:sz w:val="20"/>
          <w:szCs w:val="20"/>
        </w:rPr>
        <w:t>, Bowling Green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Educational Leadership</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Porter, Rhonda. </w:t>
      </w:r>
      <w:r w:rsidRPr="008D0470">
        <w:rPr>
          <w:rFonts w:ascii="Times New Roman" w:hAnsi="Times New Roman"/>
          <w:bCs/>
          <w:i/>
          <w:color w:val="262626" w:themeColor="text1" w:themeTint="D9"/>
          <w:sz w:val="20"/>
          <w:szCs w:val="20"/>
        </w:rPr>
        <w:t>Specialty: Mathematics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bCs/>
          <w:i/>
          <w:color w:val="262626" w:themeColor="text1" w:themeTint="D9"/>
          <w:sz w:val="20"/>
          <w:szCs w:val="20"/>
        </w:rPr>
      </w:pPr>
      <w:r w:rsidRPr="008D0470">
        <w:rPr>
          <w:rFonts w:ascii="Times New Roman" w:hAnsi="Times New Roman"/>
          <w:b/>
          <w:bCs/>
          <w:color w:val="262626" w:themeColor="text1" w:themeTint="D9"/>
          <w:sz w:val="20"/>
          <w:szCs w:val="20"/>
        </w:rPr>
        <w:t xml:space="preserve">Puller,  Shawn. </w:t>
      </w:r>
      <w:r w:rsidRPr="008D0470">
        <w:rPr>
          <w:rFonts w:ascii="Times New Roman" w:hAnsi="Times New Roman"/>
          <w:bCs/>
          <w:i/>
          <w:color w:val="262626" w:themeColor="text1" w:themeTint="D9"/>
          <w:sz w:val="20"/>
          <w:szCs w:val="20"/>
        </w:rPr>
        <w:t>Specialty: Music Education</w:t>
      </w:r>
    </w:p>
    <w:p w:rsidR="008D0470" w:rsidRPr="008D0470" w:rsidRDefault="008D0470" w:rsidP="008D0470">
      <w:pPr>
        <w:widowControl w:val="0"/>
        <w:autoSpaceDE w:val="0"/>
        <w:autoSpaceDN w:val="0"/>
        <w:adjustRightInd w:val="0"/>
        <w:spacing w:before="10" w:after="0"/>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Rollins, Ca</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olyn</w:t>
      </w:r>
      <w:r w:rsidRPr="008D0470">
        <w:rPr>
          <w:rFonts w:ascii="Times New Roman" w:hAnsi="Times New Roman"/>
          <w:b/>
          <w:bCs/>
          <w:color w:val="262626" w:themeColor="text1" w:themeTint="D9"/>
          <w:spacing w:val="-4"/>
          <w:sz w:val="20"/>
          <w:szCs w:val="20"/>
        </w:rPr>
        <w:t xml:space="preserve"> </w:t>
      </w:r>
      <w:r w:rsidRPr="008D0470">
        <w:rPr>
          <w:rFonts w:ascii="Times New Roman" w:hAnsi="Times New Roman"/>
          <w:b/>
          <w:bCs/>
          <w:color w:val="262626" w:themeColor="text1" w:themeTint="D9"/>
          <w:spacing w:val="-18"/>
          <w:sz w:val="20"/>
          <w:szCs w:val="20"/>
        </w:rPr>
        <w:t>W</w:t>
      </w:r>
      <w:r w:rsidRPr="008D0470">
        <w:rPr>
          <w:rFonts w:ascii="Times New Roman" w:hAnsi="Times New Roman"/>
          <w:b/>
          <w:bCs/>
          <w:color w:val="262626" w:themeColor="text1" w:themeTint="D9"/>
          <w:sz w:val="20"/>
          <w:szCs w:val="20"/>
        </w:rPr>
        <w:t>., Rh.D.</w:t>
      </w:r>
      <w:r w:rsidRPr="008D0470">
        <w:rPr>
          <w:rFonts w:ascii="Times New Roman" w:hAnsi="Times New Roman"/>
          <w:color w:val="262626" w:themeColor="text1" w:themeTint="D9"/>
          <w:sz w:val="20"/>
          <w:szCs w:val="20"/>
        </w:rPr>
        <w:t xml:space="preserve">, Southern Illinois University-Carbondale. </w:t>
      </w:r>
      <w:r w:rsidRPr="008D0470">
        <w:rPr>
          <w:rFonts w:ascii="Times New Roman" w:hAnsi="Times New Roman"/>
          <w:i/>
          <w:iCs/>
          <w:color w:val="262626" w:themeColor="text1" w:themeTint="D9"/>
          <w:sz w:val="20"/>
          <w:szCs w:val="20"/>
        </w:rPr>
        <w:t>Specialty: Counseling</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Roosta,  Seyed. </w:t>
      </w:r>
      <w:r w:rsidRPr="008D0470">
        <w:rPr>
          <w:rFonts w:ascii="Times New Roman" w:hAnsi="Times New Roman"/>
          <w:bCs/>
          <w:color w:val="262626" w:themeColor="text1" w:themeTint="D9"/>
          <w:sz w:val="20"/>
          <w:szCs w:val="20"/>
        </w:rPr>
        <w:t>Chair, Department of Mathematics and Computer Science</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Saleem, Daa’iyah. </w:t>
      </w:r>
      <w:r w:rsidRPr="008D0470">
        <w:rPr>
          <w:rFonts w:ascii="Times New Roman" w:hAnsi="Times New Roman"/>
          <w:bCs/>
          <w:i/>
          <w:color w:val="262626" w:themeColor="text1" w:themeTint="D9"/>
          <w:spacing w:val="-4"/>
          <w:sz w:val="20"/>
          <w:szCs w:val="20"/>
        </w:rPr>
        <w:t>Specialty: Early Childhood Education</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Scott, Kevin. </w:t>
      </w:r>
      <w:r w:rsidRPr="008D0470">
        <w:rPr>
          <w:rFonts w:ascii="Times New Roman" w:hAnsi="Times New Roman"/>
          <w:b/>
          <w:bCs/>
          <w:i/>
          <w:color w:val="262626" w:themeColor="text1" w:themeTint="D9"/>
          <w:spacing w:val="-4"/>
          <w:sz w:val="20"/>
          <w:szCs w:val="20"/>
        </w:rPr>
        <w:t>Specialty: English Education</w:t>
      </w:r>
    </w:p>
    <w:p w:rsidR="008D0470" w:rsidRPr="008D0470" w:rsidRDefault="008D0470" w:rsidP="008D0470">
      <w:pPr>
        <w:widowControl w:val="0"/>
        <w:autoSpaceDE w:val="0"/>
        <w:autoSpaceDN w:val="0"/>
        <w:adjustRightInd w:val="0"/>
        <w:spacing w:before="10" w:after="0" w:line="250" w:lineRule="auto"/>
        <w:ind w:left="2160" w:hanging="36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Trujillo, Juan Walker</w:t>
      </w:r>
    </w:p>
    <w:p w:rsidR="00F42301" w:rsidRPr="008D0470" w:rsidRDefault="00F42301" w:rsidP="008D0470">
      <w:pPr>
        <w:widowControl w:val="0"/>
        <w:autoSpaceDE w:val="0"/>
        <w:autoSpaceDN w:val="0"/>
        <w:adjustRightInd w:val="0"/>
        <w:spacing w:before="10" w:after="0" w:line="250" w:lineRule="auto"/>
        <w:ind w:left="2160" w:hanging="36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pacing w:val="-4"/>
          <w:sz w:val="20"/>
          <w:szCs w:val="20"/>
        </w:rPr>
        <w:t>W</w:t>
      </w:r>
      <w:r w:rsidRPr="008D0470">
        <w:rPr>
          <w:rFonts w:ascii="Times New Roman" w:hAnsi="Times New Roman"/>
          <w:b/>
          <w:bCs/>
          <w:color w:val="262626" w:themeColor="text1" w:themeTint="D9"/>
          <w:sz w:val="20"/>
          <w:szCs w:val="20"/>
        </w:rPr>
        <w:t>illiams, Richard, Ed.D.</w:t>
      </w:r>
      <w:r w:rsidRPr="008D0470">
        <w:rPr>
          <w:rFonts w:ascii="Times New Roman" w:hAnsi="Times New Roman"/>
          <w:color w:val="262626" w:themeColor="text1" w:themeTint="D9"/>
          <w:sz w:val="20"/>
          <w:szCs w:val="20"/>
        </w:rPr>
        <w:t>, University of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Chai</w:t>
      </w:r>
      <w:r w:rsidRPr="008D0470">
        <w:rPr>
          <w:rFonts w:ascii="Times New Roman" w:hAnsi="Times New Roman"/>
          <w:color w:val="262626" w:themeColor="text1" w:themeTint="D9"/>
          <w:spacing w:val="-8"/>
          <w:sz w:val="20"/>
          <w:szCs w:val="20"/>
        </w:rPr>
        <w:t>r</w:t>
      </w:r>
      <w:r w:rsidRPr="008D0470">
        <w:rPr>
          <w:rFonts w:ascii="Times New Roman" w:hAnsi="Times New Roman"/>
          <w:color w:val="262626" w:themeColor="text1" w:themeTint="D9"/>
          <w:sz w:val="20"/>
          <w:szCs w:val="20"/>
        </w:rPr>
        <w:t xml:space="preserve">, Health and Physical Education. </w:t>
      </w:r>
      <w:r w:rsidRPr="008D0470">
        <w:rPr>
          <w:rFonts w:ascii="Times New Roman" w:hAnsi="Times New Roman"/>
          <w:i/>
          <w:iCs/>
          <w:color w:val="262626" w:themeColor="text1" w:themeTint="D9"/>
          <w:sz w:val="20"/>
          <w:szCs w:val="20"/>
        </w:rPr>
        <w:t>Specialty: Exe</w:t>
      </w:r>
      <w:r w:rsidRPr="008D0470">
        <w:rPr>
          <w:rFonts w:ascii="Times New Roman" w:hAnsi="Times New Roman"/>
          <w:i/>
          <w:iCs/>
          <w:color w:val="262626" w:themeColor="text1" w:themeTint="D9"/>
          <w:spacing w:val="-4"/>
          <w:sz w:val="20"/>
          <w:szCs w:val="20"/>
        </w:rPr>
        <w:t>r</w:t>
      </w:r>
      <w:r w:rsidRPr="008D0470">
        <w:rPr>
          <w:rFonts w:ascii="Times New Roman" w:hAnsi="Times New Roman"/>
          <w:i/>
          <w:iCs/>
          <w:color w:val="262626" w:themeColor="text1" w:themeTint="D9"/>
          <w:sz w:val="20"/>
          <w:szCs w:val="20"/>
        </w:rPr>
        <w:t xml:space="preserve">cise </w:t>
      </w:r>
      <w:r w:rsidRPr="008D0470">
        <w:rPr>
          <w:rFonts w:ascii="Times New Roman" w:hAnsi="Times New Roman"/>
          <w:i/>
          <w:iCs/>
          <w:color w:val="262626" w:themeColor="text1" w:themeTint="D9"/>
          <w:sz w:val="20"/>
          <w:szCs w:val="20"/>
        </w:rPr>
        <w:lastRenderedPageBreak/>
        <w:t>and Sport Science.</w:t>
      </w:r>
    </w:p>
    <w:p w:rsidR="00F42301" w:rsidRPr="008D0470" w:rsidRDefault="00F42301" w:rsidP="008D0470">
      <w:pPr>
        <w:widowControl w:val="0"/>
        <w:autoSpaceDE w:val="0"/>
        <w:autoSpaceDN w:val="0"/>
        <w:adjustRightInd w:val="0"/>
        <w:spacing w:after="0" w:line="250" w:lineRule="auto"/>
        <w:ind w:left="2160" w:hanging="360"/>
        <w:jc w:val="both"/>
        <w:rPr>
          <w:rFonts w:ascii="Times New Roman" w:hAnsi="Times New Roman"/>
          <w:color w:val="262626" w:themeColor="text1" w:themeTint="D9"/>
          <w:sz w:val="20"/>
          <w:szCs w:val="20"/>
        </w:rPr>
      </w:pPr>
      <w:del w:id="173" w:author=" " w:date="2011-04-06T09:44:00Z">
        <w:r w:rsidRPr="008D0470" w:rsidDel="00064AA8">
          <w:rPr>
            <w:rFonts w:ascii="Times New Roman" w:hAnsi="Times New Roman"/>
            <w:b/>
            <w:bCs/>
            <w:color w:val="262626" w:themeColor="text1" w:themeTint="D9"/>
            <w:spacing w:val="-4"/>
            <w:sz w:val="20"/>
            <w:szCs w:val="20"/>
          </w:rPr>
          <w:delText>Wr</w:delText>
        </w:r>
        <w:r w:rsidRPr="008D0470" w:rsidDel="00064AA8">
          <w:rPr>
            <w:rFonts w:ascii="Times New Roman" w:hAnsi="Times New Roman"/>
            <w:b/>
            <w:bCs/>
            <w:color w:val="262626" w:themeColor="text1" w:themeTint="D9"/>
            <w:sz w:val="20"/>
            <w:szCs w:val="20"/>
          </w:rPr>
          <w:delText>ensford, Granville, Ph.D.</w:delText>
        </w:r>
        <w:r w:rsidRPr="008D0470" w:rsidDel="00064AA8">
          <w:rPr>
            <w:rFonts w:ascii="Times New Roman" w:hAnsi="Times New Roman"/>
            <w:color w:val="262626" w:themeColor="text1" w:themeTint="D9"/>
            <w:sz w:val="20"/>
            <w:szCs w:val="20"/>
          </w:rPr>
          <w:delText>, Brown Universit</w:delText>
        </w:r>
        <w:r w:rsidRPr="008D0470" w:rsidDel="00064AA8">
          <w:rPr>
            <w:rFonts w:ascii="Times New Roman" w:hAnsi="Times New Roman"/>
            <w:color w:val="262626" w:themeColor="text1" w:themeTint="D9"/>
            <w:spacing w:val="-13"/>
            <w:sz w:val="20"/>
            <w:szCs w:val="20"/>
          </w:rPr>
          <w:delText>y</w:delText>
        </w:r>
        <w:r w:rsidRPr="008D0470" w:rsidDel="00064AA8">
          <w:rPr>
            <w:rFonts w:ascii="Times New Roman" w:hAnsi="Times New Roman"/>
            <w:color w:val="262626" w:themeColor="text1" w:themeTint="D9"/>
            <w:sz w:val="20"/>
            <w:szCs w:val="20"/>
          </w:rPr>
          <w:delText xml:space="preserve">. </w:delText>
        </w:r>
        <w:r w:rsidRPr="008D0470" w:rsidDel="00064AA8">
          <w:rPr>
            <w:rFonts w:ascii="Times New Roman" w:hAnsi="Times New Roman"/>
            <w:i/>
            <w:iCs/>
            <w:color w:val="262626" w:themeColor="text1" w:themeTint="D9"/>
            <w:sz w:val="20"/>
            <w:szCs w:val="20"/>
          </w:rPr>
          <w:delText>Specialty: Chemistr</w:delText>
        </w:r>
        <w:r w:rsidRPr="008D0470" w:rsidDel="00064AA8">
          <w:rPr>
            <w:rFonts w:ascii="Times New Roman" w:hAnsi="Times New Roman"/>
            <w:i/>
            <w:iCs/>
            <w:color w:val="262626" w:themeColor="text1" w:themeTint="D9"/>
            <w:spacing w:val="-11"/>
            <w:sz w:val="20"/>
            <w:szCs w:val="20"/>
          </w:rPr>
          <w:delText>y</w:delText>
        </w:r>
        <w:r w:rsidRPr="008D0470" w:rsidDel="00064AA8">
          <w:rPr>
            <w:rFonts w:ascii="Times New Roman" w:hAnsi="Times New Roman"/>
            <w:i/>
            <w:iCs/>
            <w:color w:val="262626" w:themeColor="text1" w:themeTint="D9"/>
            <w:sz w:val="20"/>
            <w:szCs w:val="20"/>
          </w:rPr>
          <w:delText>.</w:delText>
        </w:r>
        <w:r w:rsidRPr="008D0470" w:rsidDel="00064AA8">
          <w:rPr>
            <w:rFonts w:ascii="Times New Roman" w:hAnsi="Times New Roman"/>
            <w:i/>
            <w:iCs/>
            <w:color w:val="262626" w:themeColor="text1" w:themeTint="D9"/>
            <w:spacing w:val="-11"/>
            <w:sz w:val="20"/>
            <w:szCs w:val="20"/>
          </w:rPr>
          <w:delText xml:space="preserve"> </w:delText>
        </w:r>
        <w:r w:rsidRPr="008D0470" w:rsidDel="00064AA8">
          <w:rPr>
            <w:rFonts w:ascii="Times New Roman" w:hAnsi="Times New Roman"/>
            <w:color w:val="262626" w:themeColor="text1" w:themeTint="D9"/>
            <w:sz w:val="20"/>
            <w:szCs w:val="20"/>
          </w:rPr>
          <w:delText>Associate</w:delText>
        </w:r>
        <w:r w:rsidRPr="008D0470" w:rsidDel="00064AA8">
          <w:rPr>
            <w:rFonts w:ascii="Times New Roman" w:hAnsi="Times New Roman"/>
            <w:color w:val="262626" w:themeColor="text1" w:themeTint="D9"/>
            <w:spacing w:val="-4"/>
            <w:sz w:val="20"/>
            <w:szCs w:val="20"/>
          </w:rPr>
          <w:delText xml:space="preserve"> </w:delText>
        </w:r>
        <w:r w:rsidRPr="008D0470" w:rsidDel="00064AA8">
          <w:rPr>
            <w:rFonts w:ascii="Times New Roman" w:hAnsi="Times New Roman"/>
            <w:color w:val="262626" w:themeColor="text1" w:themeTint="D9"/>
            <w:spacing w:val="-12"/>
            <w:sz w:val="20"/>
            <w:szCs w:val="20"/>
          </w:rPr>
          <w:delText>V</w:delText>
        </w:r>
        <w:r w:rsidRPr="008D0470" w:rsidDel="00064AA8">
          <w:rPr>
            <w:rFonts w:ascii="Times New Roman" w:hAnsi="Times New Roman"/>
            <w:color w:val="262626" w:themeColor="text1" w:themeTint="D9"/>
            <w:sz w:val="20"/>
            <w:szCs w:val="20"/>
          </w:rPr>
          <w:delText>ice</w:delText>
        </w:r>
      </w:del>
      <w:del w:id="174" w:author=" " w:date="2011-04-06T09:43:00Z">
        <w:r w:rsidRPr="008D0470" w:rsidDel="00064AA8">
          <w:rPr>
            <w:rFonts w:ascii="Times New Roman" w:hAnsi="Times New Roman"/>
            <w:color w:val="262626" w:themeColor="text1" w:themeTint="D9"/>
            <w:sz w:val="20"/>
            <w:szCs w:val="20"/>
          </w:rPr>
          <w:delText xml:space="preserve"> President for Re- search and Sponsored Programs</w:delText>
        </w:r>
      </w:del>
      <w:r w:rsidRPr="008D0470">
        <w:rPr>
          <w:rFonts w:ascii="Times New Roman" w:hAnsi="Times New Roman"/>
          <w:b/>
          <w:bCs/>
          <w:color w:val="262626" w:themeColor="text1" w:themeTint="D9"/>
          <w:spacing w:val="-4"/>
          <w:sz w:val="20"/>
          <w:szCs w:val="20"/>
        </w:rPr>
        <w:t>Wr</w:t>
      </w:r>
      <w:r w:rsidRPr="008D0470">
        <w:rPr>
          <w:rFonts w:ascii="Times New Roman" w:hAnsi="Times New Roman"/>
          <w:b/>
          <w:bCs/>
          <w:color w:val="262626" w:themeColor="text1" w:themeTint="D9"/>
          <w:sz w:val="20"/>
          <w:szCs w:val="20"/>
        </w:rPr>
        <w:t>ensford, Louise, Ph.D.</w:t>
      </w:r>
      <w:r w:rsidRPr="008D0470">
        <w:rPr>
          <w:rFonts w:ascii="Times New Roman" w:hAnsi="Times New Roman"/>
          <w:color w:val="262626" w:themeColor="text1" w:themeTint="D9"/>
          <w:sz w:val="20"/>
          <w:szCs w:val="20"/>
        </w:rPr>
        <w:t>, Brown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Chemistry</w:t>
      </w:r>
    </w:p>
    <w:p w:rsidR="00F42301" w:rsidRDefault="00F42301" w:rsidP="00C57415">
      <w:pPr>
        <w:widowControl w:val="0"/>
        <w:autoSpaceDE w:val="0"/>
        <w:autoSpaceDN w:val="0"/>
        <w:adjustRightInd w:val="0"/>
        <w:spacing w:after="0"/>
        <w:ind w:left="1983"/>
        <w:rPr>
          <w:rFonts w:ascii="Times New Roman" w:hAnsi="Times New Roman"/>
          <w:color w:val="000000"/>
          <w:sz w:val="20"/>
          <w:szCs w:val="20"/>
        </w:rPr>
        <w:sectPr w:rsidR="00F42301" w:rsidSect="00FB3D09">
          <w:pgSz w:w="12240" w:h="15840"/>
          <w:pgMar w:top="300" w:right="1300" w:bottom="280" w:left="220" w:header="0" w:footer="1055" w:gutter="0"/>
          <w:cols w:space="720" w:equalWidth="0">
            <w:col w:w="1072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10249" w:type="dxa"/>
        <w:tblInd w:w="101" w:type="dxa"/>
        <w:tblLayout w:type="fixed"/>
        <w:tblCellMar>
          <w:left w:w="0" w:type="dxa"/>
          <w:right w:w="0" w:type="dxa"/>
        </w:tblCellMar>
        <w:tblLook w:val="0000"/>
      </w:tblPr>
      <w:tblGrid>
        <w:gridCol w:w="4876"/>
        <w:gridCol w:w="4293"/>
        <w:gridCol w:w="1080"/>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3B4D34">
            <w:pPr>
              <w:widowControl w:val="0"/>
              <w:autoSpaceDE w:val="0"/>
              <w:autoSpaceDN w:val="0"/>
              <w:adjustRightInd w:val="0"/>
              <w:spacing w:after="0" w:line="396" w:lineRule="exact"/>
              <w:ind w:left="333" w:right="180" w:firstLine="0"/>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3B4D34">
            <w:pPr>
              <w:widowControl w:val="0"/>
              <w:autoSpaceDE w:val="0"/>
              <w:autoSpaceDN w:val="0"/>
              <w:adjustRightInd w:val="0"/>
              <w:spacing w:after="0" w:line="304" w:lineRule="exact"/>
              <w:ind w:left="873" w:right="627" w:firstLine="0"/>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8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3"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Pr="004D76C4" w:rsidRDefault="00284C41" w:rsidP="004D76C4">
      <w:pPr>
        <w:pStyle w:val="Heading1"/>
        <w:spacing w:before="0"/>
        <w:ind w:firstLine="0"/>
        <w:rPr>
          <w:rFonts w:ascii="Impact" w:hAnsi="Impact" w:cs="Impact"/>
          <w:color w:val="808080" w:themeColor="background1" w:themeShade="80"/>
          <w:sz w:val="40"/>
          <w:szCs w:val="40"/>
        </w:rPr>
      </w:pPr>
      <w:r w:rsidRPr="00284C41">
        <w:rPr>
          <w:rFonts w:ascii="Calibri" w:hAnsi="Calibri" w:cs="Times New Roman"/>
          <w:noProof/>
          <w:color w:val="808080" w:themeColor="background1" w:themeShade="80"/>
          <w:lang w:eastAsia="en-US"/>
        </w:rPr>
        <w:pict>
          <v:group id="_x0000_s3685" style="position:absolute;margin-left:315.1pt;margin-top:-54.05pt;width:31.2pt;height:31pt;z-index:-251635200;mso-position-horizontal-relative:page;mso-position-vertical-relative:text" coordorigin="6302,-1081" coordsize="624,620" o:allowincell="f">
            <v:rect id="_x0000_s3686" style="position:absolute;left:6307;top:-1076;width:613;height:610" o:allowincell="f" stroked="f">
              <v:path arrowok="t"/>
            </v:rect>
            <v:rect id="_x0000_s3687" style="position:absolute;left:6308;top:-1077;width:620;height:620;mso-position-horizontal-relative:page" o:allowincell="f" filled="f" stroked="f">
              <v:textbox style="mso-next-textbox:#_x0000_s368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75" w:name="_Toc294969748"/>
      <w:r w:rsidR="00F42301" w:rsidRPr="004D76C4">
        <w:rPr>
          <w:rFonts w:ascii="Impact" w:hAnsi="Impact" w:cs="Impact"/>
          <w:color w:val="808080" w:themeColor="background1" w:themeShade="80"/>
          <w:position w:val="-1"/>
          <w:sz w:val="40"/>
          <w:szCs w:val="40"/>
        </w:rPr>
        <w:t>EAR</w:t>
      </w:r>
      <w:r w:rsidR="00F42301" w:rsidRPr="004D76C4">
        <w:rPr>
          <w:rFonts w:ascii="Impact" w:hAnsi="Impact" w:cs="Impact"/>
          <w:color w:val="808080" w:themeColor="background1" w:themeShade="80"/>
          <w:spacing w:val="-26"/>
          <w:position w:val="-1"/>
          <w:sz w:val="40"/>
          <w:szCs w:val="40"/>
        </w:rPr>
        <w:t>L</w:t>
      </w:r>
      <w:r w:rsidR="00F42301" w:rsidRPr="004D76C4">
        <w:rPr>
          <w:rFonts w:ascii="Impact" w:hAnsi="Impact" w:cs="Impact"/>
          <w:color w:val="808080" w:themeColor="background1" w:themeShade="80"/>
          <w:position w:val="-1"/>
          <w:sz w:val="40"/>
          <w:szCs w:val="40"/>
        </w:rPr>
        <w:t>Y CHILDHOOD EDUC</w:t>
      </w:r>
      <w:r w:rsidR="00F42301" w:rsidRPr="004D76C4">
        <w:rPr>
          <w:rFonts w:ascii="Impact" w:hAnsi="Impact" w:cs="Impact"/>
          <w:color w:val="808080" w:themeColor="background1" w:themeShade="80"/>
          <w:spacing w:val="-22"/>
          <w:position w:val="-1"/>
          <w:sz w:val="40"/>
          <w:szCs w:val="40"/>
        </w:rPr>
        <w:t>A</w:t>
      </w:r>
      <w:r w:rsidR="00F42301" w:rsidRPr="004D76C4">
        <w:rPr>
          <w:rFonts w:ascii="Impact" w:hAnsi="Impact" w:cs="Impact"/>
          <w:color w:val="808080" w:themeColor="background1" w:themeShade="80"/>
          <w:position w:val="-1"/>
          <w:sz w:val="40"/>
          <w:szCs w:val="40"/>
        </w:rPr>
        <w:t>TION</w:t>
      </w:r>
      <w:bookmarkEnd w:id="175"/>
    </w:p>
    <w:p w:rsidR="00F42301" w:rsidRPr="004D76C4" w:rsidRDefault="00F42301" w:rsidP="004D76C4">
      <w:pPr>
        <w:pStyle w:val="Heading2"/>
        <w:spacing w:before="0"/>
        <w:ind w:firstLine="0"/>
        <w:rPr>
          <w:rFonts w:ascii="Times New Roman" w:hAnsi="Times New Roman"/>
          <w:color w:val="808080" w:themeColor="background1" w:themeShade="80"/>
          <w:sz w:val="28"/>
          <w:szCs w:val="28"/>
        </w:rPr>
      </w:pPr>
      <w:bookmarkStart w:id="176" w:name="_Toc294969749"/>
      <w:r w:rsidRPr="004D76C4">
        <w:rPr>
          <w:rFonts w:ascii="Times New Roman" w:hAnsi="Times New Roman"/>
          <w:bCs w:val="0"/>
          <w:color w:val="808080" w:themeColor="background1" w:themeShade="80"/>
          <w:sz w:val="28"/>
          <w:szCs w:val="28"/>
        </w:rPr>
        <w:t>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 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ogram</w:t>
      </w:r>
      <w:bookmarkEnd w:id="176"/>
    </w:p>
    <w:p w:rsidR="00F42301" w:rsidRDefault="00284C41" w:rsidP="00907558">
      <w:pPr>
        <w:widowControl w:val="0"/>
        <w:autoSpaceDE w:val="0"/>
        <w:autoSpaceDN w:val="0"/>
        <w:adjustRightInd w:val="0"/>
        <w:spacing w:before="37" w:after="0" w:line="250" w:lineRule="auto"/>
        <w:ind w:right="360" w:firstLine="360"/>
        <w:jc w:val="both"/>
        <w:rPr>
          <w:rFonts w:ascii="Times New Roman" w:hAnsi="Times New Roman"/>
          <w:color w:val="000000"/>
          <w:sz w:val="20"/>
          <w:szCs w:val="20"/>
        </w:rPr>
      </w:pPr>
      <w:r w:rsidRPr="00284C41">
        <w:rPr>
          <w:rFonts w:ascii="Times New Roman" w:hAnsi="Times New Roman"/>
          <w:noProof/>
          <w:sz w:val="20"/>
          <w:szCs w:val="20"/>
        </w:rPr>
        <w:pict>
          <v:shape id="_x0000_s7697" type="#_x0000_t202" style="position:absolute;left:0;text-align:left;margin-left:521.8pt;margin-top:122.65pt;width:1in;height:495.8pt;z-index:-251342336;mso-position-horizontal-relative:page;mso-position-vertical-relative:page" o:allowincell="f" filled="f" stroked="f">
            <v:textbox style="layout-flow:vertical;mso-next-textbox:#_x0000_s7697" inset="0,0,0,0">
              <w:txbxContent>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000000"/>
          <w:sz w:val="20"/>
          <w:szCs w:val="20"/>
        </w:rPr>
        <w:t>This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leads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the</w:t>
      </w:r>
      <w:r w:rsidR="00F42301">
        <w:rPr>
          <w:rFonts w:ascii="Times New Roman" w:hAnsi="Times New Roman"/>
          <w:color w:val="000000"/>
          <w:spacing w:val="-11"/>
          <w:sz w:val="20"/>
          <w:szCs w:val="20"/>
        </w:rPr>
        <w:t xml:space="preserve"> </w:t>
      </w:r>
      <w:r w:rsidR="00F42301">
        <w:rPr>
          <w:rFonts w:ascii="Times New Roman" w:hAnsi="Times New Roman"/>
          <w:color w:val="000000"/>
          <w:spacing w:val="-19"/>
          <w:sz w:val="20"/>
          <w:szCs w:val="20"/>
        </w:rPr>
        <w:t>T</w:t>
      </w:r>
      <w:r w:rsidR="00F42301">
        <w:rPr>
          <w:rFonts w:ascii="Times New Roman" w:hAnsi="Times New Roman"/>
          <w:color w:val="000000"/>
          <w:sz w:val="20"/>
          <w:szCs w:val="20"/>
        </w:rPr>
        <w:t>-5</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certification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Early</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Childhood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Education</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and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is</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designed</w:t>
      </w:r>
      <w:r w:rsidR="00F42301">
        <w:rPr>
          <w:rFonts w:ascii="Times New Roman" w:hAnsi="Times New Roman"/>
          <w:color w:val="000000"/>
          <w:spacing w:val="-8"/>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8"/>
          <w:sz w:val="20"/>
          <w:szCs w:val="20"/>
        </w:rPr>
        <w:t xml:space="preserve"> </w:t>
      </w:r>
      <w:r w:rsidR="00907558">
        <w:rPr>
          <w:rFonts w:ascii="Times New Roman" w:hAnsi="Times New Roman"/>
          <w:color w:val="000000"/>
          <w:sz w:val="20"/>
          <w:szCs w:val="20"/>
        </w:rPr>
        <w:t>pre</w:t>
      </w:r>
      <w:r w:rsidR="00F42301">
        <w:rPr>
          <w:rFonts w:ascii="Times New Roman" w:hAnsi="Times New Roman"/>
          <w:color w:val="000000"/>
          <w:sz w:val="20"/>
          <w:szCs w:val="20"/>
        </w:rPr>
        <w:t>pare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master</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teachers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work</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with</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children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in</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PreK-5. This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program</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also</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provides</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knowledge</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and skills for teachers to serve in leadership roles in curriculum development supervision and research in the field of Early Childhood Education.</w:t>
      </w:r>
    </w:p>
    <w:p w:rsidR="004D76C4" w:rsidRDefault="004D76C4" w:rsidP="00907558">
      <w:pPr>
        <w:widowControl w:val="0"/>
        <w:autoSpaceDE w:val="0"/>
        <w:autoSpaceDN w:val="0"/>
        <w:adjustRightInd w:val="0"/>
        <w:spacing w:before="37" w:after="0" w:line="250" w:lineRule="auto"/>
        <w:ind w:right="360" w:firstLine="360"/>
        <w:jc w:val="both"/>
        <w:rPr>
          <w:rFonts w:ascii="Times New Roman" w:hAnsi="Times New Roman"/>
          <w:color w:val="000000"/>
          <w:sz w:val="20"/>
          <w:szCs w:val="20"/>
        </w:rPr>
      </w:pPr>
    </w:p>
    <w:p w:rsidR="00F42301" w:rsidRPr="004D76C4" w:rsidRDefault="00F42301" w:rsidP="00907558">
      <w:pPr>
        <w:widowControl w:val="0"/>
        <w:tabs>
          <w:tab w:val="left" w:pos="8220"/>
        </w:tabs>
        <w:autoSpaceDE w:val="0"/>
        <w:autoSpaceDN w:val="0"/>
        <w:adjustRightInd w:val="0"/>
        <w:spacing w:after="0" w:line="299" w:lineRule="exact"/>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16"/>
          <w:sz w:val="28"/>
          <w:szCs w:val="28"/>
        </w:rPr>
        <w:t xml:space="preserve"> </w:t>
      </w:r>
      <w:r w:rsidRPr="004D76C4">
        <w:rPr>
          <w:rFonts w:ascii="Times New Roman" w:hAnsi="Times New Roman"/>
          <w:b/>
          <w:bCs/>
          <w:color w:val="808080" w:themeColor="background1" w:themeShade="80"/>
          <w:sz w:val="28"/>
          <w:szCs w:val="28"/>
        </w:rPr>
        <w:t>- 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Learners and Learning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w:t>
      </w:r>
      <w:r w:rsidRPr="004D76C4">
        <w:rPr>
          <w:rFonts w:ascii="Times New Roman" w:hAnsi="Times New Roman"/>
          <w:b/>
          <w:bCs/>
          <w:color w:val="808080" w:themeColor="background1" w:themeShade="80"/>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F42301" w:rsidRPr="00FA7AC7" w:rsidTr="00907558">
        <w:trPr>
          <w:trHeight w:hRule="exact" w:val="287"/>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5500</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Early Childhood Development</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5554</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5563</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Methods of Child Study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5515</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5520</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907558">
        <w:trPr>
          <w:trHeight w:hRule="exact" w:val="24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5552</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907558">
        <w:trPr>
          <w:trHeight w:hRule="exact" w:val="320"/>
        </w:trPr>
        <w:tc>
          <w:tcPr>
            <w:tcW w:w="97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46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907558">
      <w:pPr>
        <w:widowControl w:val="0"/>
        <w:autoSpaceDE w:val="0"/>
        <w:autoSpaceDN w:val="0"/>
        <w:adjustRightInd w:val="0"/>
        <w:spacing w:before="3" w:after="0" w:line="110" w:lineRule="exact"/>
        <w:ind w:right="360" w:firstLine="0"/>
        <w:jc w:val="both"/>
        <w:rPr>
          <w:rFonts w:ascii="Times New Roman" w:hAnsi="Times New Roman"/>
          <w:sz w:val="11"/>
          <w:szCs w:val="11"/>
        </w:rPr>
      </w:pPr>
    </w:p>
    <w:p w:rsidR="00F42301" w:rsidRPr="004D76C4" w:rsidRDefault="00F42301" w:rsidP="00907558">
      <w:pPr>
        <w:widowControl w:val="0"/>
        <w:tabs>
          <w:tab w:val="left" w:pos="8140"/>
        </w:tabs>
        <w:autoSpaceDE w:val="0"/>
        <w:autoSpaceDN w:val="0"/>
        <w:adjustRightInd w:val="0"/>
        <w:spacing w:before="14"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B -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ograms and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 of the School</w:t>
      </w:r>
      <w:r w:rsidRPr="004D76C4">
        <w:rPr>
          <w:rFonts w:ascii="Times New Roman" w:hAnsi="Times New Roman"/>
          <w:b/>
          <w:bCs/>
          <w:color w:val="808080" w:themeColor="background1" w:themeShade="80"/>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F42301" w:rsidRPr="00FA7AC7" w:rsidTr="00907558">
        <w:trPr>
          <w:trHeight w:hRule="exact" w:val="287"/>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5504</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5509</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5510</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907558">
        <w:trPr>
          <w:trHeight w:hRule="exact" w:val="24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5518</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Issues in Early Childhood Education</w:t>
            </w:r>
          </w:p>
        </w:tc>
      </w:tr>
      <w:tr w:rsidR="00F42301" w:rsidRPr="00FA7AC7" w:rsidTr="00907558">
        <w:trPr>
          <w:trHeight w:hRule="exact" w:val="320"/>
        </w:trPr>
        <w:tc>
          <w:tcPr>
            <w:tcW w:w="989"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6648</w:t>
            </w:r>
          </w:p>
        </w:tc>
        <w:tc>
          <w:tcPr>
            <w:tcW w:w="4495"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Economics in Education</w:t>
            </w:r>
          </w:p>
        </w:tc>
      </w:tr>
    </w:tbl>
    <w:p w:rsidR="00F42301" w:rsidRDefault="00F42301" w:rsidP="00907558">
      <w:pPr>
        <w:widowControl w:val="0"/>
        <w:autoSpaceDE w:val="0"/>
        <w:autoSpaceDN w:val="0"/>
        <w:adjustRightInd w:val="0"/>
        <w:spacing w:before="3" w:after="0" w:line="110" w:lineRule="exact"/>
        <w:ind w:right="360" w:firstLine="0"/>
        <w:jc w:val="both"/>
        <w:rPr>
          <w:rFonts w:ascii="Times New Roman" w:hAnsi="Times New Roman"/>
          <w:sz w:val="11"/>
          <w:szCs w:val="11"/>
        </w:rPr>
      </w:pPr>
    </w:p>
    <w:p w:rsidR="00F42301" w:rsidRPr="004D76C4" w:rsidRDefault="00F42301" w:rsidP="00907558">
      <w:pPr>
        <w:widowControl w:val="0"/>
        <w:tabs>
          <w:tab w:val="left" w:pos="8000"/>
        </w:tabs>
        <w:autoSpaceDE w:val="0"/>
        <w:autoSpaceDN w:val="0"/>
        <w:adjustRightInd w:val="0"/>
        <w:spacing w:before="14" w:after="0"/>
        <w:ind w:right="36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C -</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pacing w:val="-26"/>
          <w:sz w:val="28"/>
          <w:szCs w:val="28"/>
        </w:rPr>
        <w:t>T</w:t>
      </w:r>
      <w:r w:rsidRPr="004D76C4">
        <w:rPr>
          <w:rFonts w:ascii="Times New Roman" w:hAnsi="Times New Roman"/>
          <w:b/>
          <w:bCs/>
          <w:color w:val="808080" w:themeColor="background1" w:themeShade="80"/>
          <w:sz w:val="28"/>
          <w:szCs w:val="28"/>
        </w:rPr>
        <w:t>eaching Field</w:t>
      </w:r>
      <w:r w:rsidRPr="004D76C4">
        <w:rPr>
          <w:rFonts w:ascii="Times New Roman" w:hAnsi="Times New Roman"/>
          <w:b/>
          <w:bCs/>
          <w:color w:val="808080" w:themeColor="background1" w:themeShade="80"/>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F42301" w:rsidRPr="00FA7AC7" w:rsidTr="00907558">
        <w:trPr>
          <w:trHeight w:hRule="exact" w:val="287"/>
        </w:trPr>
        <w:tc>
          <w:tcPr>
            <w:tcW w:w="1367" w:type="dxa"/>
            <w:gridSpan w:val="3"/>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5509</w:t>
            </w:r>
          </w:p>
        </w:tc>
        <w:tc>
          <w:tcPr>
            <w:tcW w:w="6714" w:type="dxa"/>
            <w:tcBorders>
              <w:top w:val="nil"/>
              <w:left w:val="nil"/>
              <w:bottom w:val="nil"/>
              <w:right w:val="nil"/>
            </w:tcBorders>
          </w:tcPr>
          <w:p w:rsidR="00F42301" w:rsidRPr="00FA7AC7" w:rsidRDefault="00F42301" w:rsidP="00907558">
            <w:pPr>
              <w:widowControl w:val="0"/>
              <w:autoSpaceDE w:val="0"/>
              <w:autoSpaceDN w:val="0"/>
              <w:adjustRightInd w:val="0"/>
              <w:spacing w:before="34" w:after="0"/>
              <w:ind w:right="360" w:firstLine="0"/>
              <w:jc w:val="both"/>
              <w:rPr>
                <w:rFonts w:ascii="Times New Roman" w:hAnsi="Times New Roman"/>
                <w:sz w:val="24"/>
                <w:szCs w:val="24"/>
              </w:rPr>
            </w:pPr>
            <w:r w:rsidRPr="00FA7AC7">
              <w:rPr>
                <w:rFonts w:ascii="Times New Roman" w:hAnsi="Times New Roman"/>
                <w:sz w:val="20"/>
                <w:szCs w:val="20"/>
              </w:rPr>
              <w:t>Theories, Design and Program Development in Early</w:t>
            </w:r>
          </w:p>
        </w:tc>
      </w:tr>
      <w:tr w:rsidR="00F42301" w:rsidRPr="00FA7AC7" w:rsidTr="00907558">
        <w:trPr>
          <w:trHeight w:hRule="exact" w:val="240"/>
        </w:trPr>
        <w:tc>
          <w:tcPr>
            <w:tcW w:w="1367" w:type="dxa"/>
            <w:gridSpan w:val="3"/>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671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Cultural Diversity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5527</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Reading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5545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Infant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Social Studies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5555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Counseling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5565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Diagnosis and Remediation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5570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Theories of Play</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5575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Parent Involvement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5580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5581</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EDUC</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5000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5202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5501</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ind w:right="360" w:firstLine="0"/>
              <w:jc w:val="both"/>
              <w:rPr>
                <w:rFonts w:ascii="Times New Roman" w:hAnsi="Times New Roman"/>
                <w:sz w:val="24"/>
                <w:szCs w:val="24"/>
              </w:rPr>
            </w:pP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Intellectual, and or Behavioral Problems</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5522</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5524</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F42301" w:rsidRPr="00FA7AC7" w:rsidTr="00907558">
        <w:trPr>
          <w:gridBefore w:val="1"/>
          <w:wBefore w:w="349" w:type="dxa"/>
          <w:trHeight w:hRule="exact" w:val="240"/>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Parent Counseling</w:t>
            </w:r>
          </w:p>
        </w:tc>
      </w:tr>
      <w:tr w:rsidR="00F42301" w:rsidRPr="00FA7AC7" w:rsidTr="00907558">
        <w:trPr>
          <w:gridBefore w:val="1"/>
          <w:wBefore w:w="349" w:type="dxa"/>
          <w:trHeight w:hRule="exact" w:val="262"/>
        </w:trPr>
        <w:tc>
          <w:tcPr>
            <w:tcW w:w="990" w:type="dxa"/>
            <w:tcBorders>
              <w:top w:val="nil"/>
              <w:left w:val="nil"/>
              <w:bottom w:val="nil"/>
              <w:right w:val="nil"/>
            </w:tcBorders>
          </w:tcPr>
          <w:p w:rsidR="00F42301" w:rsidRPr="00FA7AC7" w:rsidRDefault="00F42301" w:rsidP="00907558">
            <w:pPr>
              <w:widowControl w:val="0"/>
              <w:autoSpaceDE w:val="0"/>
              <w:autoSpaceDN w:val="0"/>
              <w:adjustRightInd w:val="0"/>
              <w:spacing w:before="9" w:after="0"/>
              <w:ind w:right="360" w:firstLine="0"/>
              <w:jc w:val="both"/>
              <w:rPr>
                <w:rFonts w:ascii="Times New Roman" w:hAnsi="Times New Roman"/>
                <w:sz w:val="24"/>
                <w:szCs w:val="24"/>
              </w:rPr>
            </w:pPr>
            <w:r w:rsidRPr="00FA7AC7">
              <w:rPr>
                <w:rFonts w:ascii="Times New Roman" w:hAnsi="Times New Roman"/>
                <w:sz w:val="20"/>
                <w:szCs w:val="20"/>
              </w:rPr>
              <w:t>SECD</w:t>
            </w:r>
          </w:p>
        </w:tc>
        <w:tc>
          <w:tcPr>
            <w:tcW w:w="908"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right="360" w:firstLine="0"/>
              <w:jc w:val="both"/>
              <w:rPr>
                <w:rFonts w:ascii="Times New Roman" w:hAnsi="Times New Roman"/>
                <w:sz w:val="24"/>
                <w:szCs w:val="24"/>
              </w:rPr>
            </w:pPr>
            <w:r w:rsidRPr="00FA7AC7">
              <w:rPr>
                <w:rFonts w:ascii="Times New Roman" w:hAnsi="Times New Roman"/>
                <w:sz w:val="20"/>
                <w:szCs w:val="20"/>
              </w:rPr>
              <w:t>Strategic Developmental Counseling for School</w:t>
            </w:r>
            <w:r w:rsidR="00907558">
              <w:rPr>
                <w:rFonts w:ascii="Times New Roman" w:hAnsi="Times New Roman"/>
                <w:sz w:val="20"/>
                <w:szCs w:val="20"/>
              </w:rPr>
              <w:t xml:space="preserve"> </w:t>
            </w:r>
            <w:r w:rsidR="00907558" w:rsidRPr="00FA7AC7">
              <w:rPr>
                <w:rFonts w:ascii="Times New Roman" w:hAnsi="Times New Roman"/>
                <w:sz w:val="20"/>
                <w:szCs w:val="20"/>
              </w:rPr>
              <w:t>Behavioral Problems</w:t>
            </w:r>
          </w:p>
        </w:tc>
      </w:tr>
      <w:tr w:rsidR="00F42301" w:rsidRPr="00FA7AC7" w:rsidTr="00907558">
        <w:trPr>
          <w:gridBefore w:val="1"/>
          <w:wBefore w:w="349" w:type="dxa"/>
          <w:trHeight w:hRule="exact" w:val="538"/>
        </w:trPr>
        <w:tc>
          <w:tcPr>
            <w:tcW w:w="990" w:type="dxa"/>
            <w:tcBorders>
              <w:top w:val="nil"/>
              <w:left w:val="nil"/>
              <w:bottom w:val="nil"/>
              <w:right w:val="nil"/>
            </w:tcBorders>
          </w:tcPr>
          <w:p w:rsidR="00F42301" w:rsidRDefault="00F42301" w:rsidP="00907558">
            <w:pPr>
              <w:widowControl w:val="0"/>
              <w:autoSpaceDE w:val="0"/>
              <w:autoSpaceDN w:val="0"/>
              <w:adjustRightInd w:val="0"/>
              <w:spacing w:after="0"/>
              <w:ind w:right="360" w:firstLine="0"/>
              <w:jc w:val="both"/>
              <w:rPr>
                <w:rFonts w:ascii="Times New Roman" w:hAnsi="Times New Roman"/>
                <w:sz w:val="20"/>
                <w:szCs w:val="20"/>
              </w:rPr>
            </w:pPr>
            <w:r w:rsidRPr="00FA7AC7">
              <w:rPr>
                <w:rFonts w:ascii="Times New Roman" w:hAnsi="Times New Roman"/>
                <w:sz w:val="20"/>
                <w:szCs w:val="20"/>
              </w:rPr>
              <w:t>EDUC</w:t>
            </w:r>
          </w:p>
          <w:p w:rsidR="00907558" w:rsidRPr="00FA7AC7" w:rsidRDefault="00907558" w:rsidP="00907558">
            <w:pPr>
              <w:widowControl w:val="0"/>
              <w:autoSpaceDE w:val="0"/>
              <w:autoSpaceDN w:val="0"/>
              <w:adjustRightInd w:val="0"/>
              <w:spacing w:after="0"/>
              <w:ind w:right="360" w:firstLine="0"/>
              <w:jc w:val="both"/>
              <w:rPr>
                <w:rFonts w:ascii="Times New Roman" w:hAnsi="Times New Roman"/>
                <w:sz w:val="24"/>
                <w:szCs w:val="24"/>
              </w:rPr>
            </w:pPr>
            <w:r>
              <w:rPr>
                <w:rFonts w:ascii="Times New Roman" w:hAnsi="Times New Roman"/>
                <w:sz w:val="20"/>
                <w:szCs w:val="20"/>
              </w:rPr>
              <w:t>EDUC</w:t>
            </w:r>
          </w:p>
        </w:tc>
        <w:tc>
          <w:tcPr>
            <w:tcW w:w="908" w:type="dxa"/>
            <w:gridSpan w:val="2"/>
            <w:tcBorders>
              <w:top w:val="nil"/>
              <w:left w:val="nil"/>
              <w:bottom w:val="nil"/>
              <w:right w:val="nil"/>
            </w:tcBorders>
          </w:tcPr>
          <w:p w:rsidR="00F42301" w:rsidRDefault="00F42301" w:rsidP="00907558">
            <w:pPr>
              <w:widowControl w:val="0"/>
              <w:autoSpaceDE w:val="0"/>
              <w:autoSpaceDN w:val="0"/>
              <w:adjustRightInd w:val="0"/>
              <w:spacing w:after="0"/>
              <w:ind w:right="360" w:firstLine="0"/>
              <w:jc w:val="both"/>
              <w:rPr>
                <w:rFonts w:ascii="Times New Roman" w:hAnsi="Times New Roman"/>
                <w:sz w:val="20"/>
                <w:szCs w:val="20"/>
              </w:rPr>
            </w:pPr>
            <w:r w:rsidRPr="00FA7AC7">
              <w:rPr>
                <w:rFonts w:ascii="Times New Roman" w:hAnsi="Times New Roman"/>
                <w:sz w:val="20"/>
                <w:szCs w:val="20"/>
              </w:rPr>
              <w:t>5590</w:t>
            </w:r>
          </w:p>
          <w:p w:rsidR="00907558" w:rsidRPr="00FA7AC7" w:rsidRDefault="00907558" w:rsidP="00907558">
            <w:pPr>
              <w:widowControl w:val="0"/>
              <w:autoSpaceDE w:val="0"/>
              <w:autoSpaceDN w:val="0"/>
              <w:adjustRightInd w:val="0"/>
              <w:spacing w:after="0"/>
              <w:ind w:right="360" w:firstLine="0"/>
              <w:jc w:val="both"/>
              <w:rPr>
                <w:rFonts w:ascii="Times New Roman" w:hAnsi="Times New Roman"/>
                <w:sz w:val="24"/>
                <w:szCs w:val="24"/>
              </w:rPr>
            </w:pPr>
            <w:r>
              <w:rPr>
                <w:rFonts w:ascii="Times New Roman" w:hAnsi="Times New Roman"/>
                <w:sz w:val="20"/>
                <w:szCs w:val="20"/>
              </w:rPr>
              <w:t>5591</w:t>
            </w:r>
          </w:p>
        </w:tc>
        <w:tc>
          <w:tcPr>
            <w:tcW w:w="6742" w:type="dxa"/>
            <w:gridSpan w:val="2"/>
            <w:tcBorders>
              <w:top w:val="nil"/>
              <w:left w:val="nil"/>
              <w:bottom w:val="nil"/>
              <w:right w:val="nil"/>
            </w:tcBorders>
          </w:tcPr>
          <w:p w:rsidR="00F42301" w:rsidRDefault="00F42301" w:rsidP="00907558">
            <w:pPr>
              <w:widowControl w:val="0"/>
              <w:autoSpaceDE w:val="0"/>
              <w:autoSpaceDN w:val="0"/>
              <w:adjustRightInd w:val="0"/>
              <w:spacing w:after="0" w:line="218" w:lineRule="exact"/>
              <w:ind w:right="360" w:firstLine="0"/>
              <w:jc w:val="both"/>
              <w:rPr>
                <w:rFonts w:ascii="Times New Roman" w:hAnsi="Times New Roman"/>
                <w:sz w:val="20"/>
                <w:szCs w:val="20"/>
              </w:rPr>
            </w:pPr>
            <w:r w:rsidRPr="00FA7AC7">
              <w:rPr>
                <w:rFonts w:ascii="Times New Roman" w:hAnsi="Times New Roman"/>
                <w:sz w:val="20"/>
                <w:szCs w:val="20"/>
              </w:rPr>
              <w:t>Practicum I: Internship in Early Childhood Education (Preschool)</w:t>
            </w:r>
          </w:p>
          <w:p w:rsidR="00907558" w:rsidRDefault="00907558" w:rsidP="00907558">
            <w:pPr>
              <w:widowControl w:val="0"/>
              <w:tabs>
                <w:tab w:val="left" w:pos="3720"/>
              </w:tabs>
              <w:autoSpaceDE w:val="0"/>
              <w:autoSpaceDN w:val="0"/>
              <w:adjustRightInd w:val="0"/>
              <w:spacing w:before="26" w:after="0"/>
              <w:ind w:right="30" w:hanging="8"/>
              <w:jc w:val="both"/>
              <w:rPr>
                <w:rFonts w:ascii="Times New Roman" w:hAnsi="Times New Roman"/>
                <w:sz w:val="20"/>
                <w:szCs w:val="20"/>
              </w:rPr>
            </w:pPr>
            <w:r>
              <w:rPr>
                <w:rFonts w:ascii="Times New Roman" w:hAnsi="Times New Roman"/>
                <w:sz w:val="20"/>
                <w:szCs w:val="20"/>
              </w:rPr>
              <w:t>Practicum II: Internship in Early Childhood Education (Primary)</w:t>
            </w:r>
          </w:p>
          <w:p w:rsidR="00907558" w:rsidRPr="00FA7AC7" w:rsidRDefault="00907558" w:rsidP="00907558">
            <w:pPr>
              <w:widowControl w:val="0"/>
              <w:autoSpaceDE w:val="0"/>
              <w:autoSpaceDN w:val="0"/>
              <w:adjustRightInd w:val="0"/>
              <w:spacing w:after="0" w:line="218" w:lineRule="exact"/>
              <w:ind w:right="360" w:firstLine="0"/>
              <w:jc w:val="both"/>
              <w:rPr>
                <w:rFonts w:ascii="Times New Roman" w:hAnsi="Times New Roman"/>
                <w:sz w:val="24"/>
                <w:szCs w:val="24"/>
              </w:rPr>
            </w:pPr>
          </w:p>
        </w:tc>
      </w:tr>
    </w:tbl>
    <w:p w:rsidR="00907558" w:rsidRDefault="00284C41" w:rsidP="00907558">
      <w:pPr>
        <w:widowControl w:val="0"/>
        <w:autoSpaceDE w:val="0"/>
        <w:autoSpaceDN w:val="0"/>
        <w:adjustRightInd w:val="0"/>
        <w:spacing w:before="10" w:after="0"/>
        <w:ind w:left="900" w:right="30" w:firstLine="0"/>
        <w:jc w:val="both"/>
        <w:rPr>
          <w:rFonts w:ascii="Times New Roman" w:hAnsi="Times New Roman"/>
          <w:sz w:val="20"/>
          <w:szCs w:val="20"/>
        </w:rPr>
      </w:pPr>
      <w:r w:rsidRPr="00284C41">
        <w:rPr>
          <w:rFonts w:ascii="Calibri" w:hAnsi="Calibri"/>
          <w:noProof/>
          <w:lang w:eastAsia="en-US"/>
        </w:rPr>
        <w:pict>
          <v:group id="_x0000_s7698" style="position:absolute;left:0;text-align:left;margin-left:263.55pt;margin-top:-66.95pt;width:31.2pt;height:31.05pt;z-index:-251340288;mso-position-horizontal-relative:page;mso-position-vertical-relative:text" coordorigin="5271,-1339" coordsize="624,621" o:allowincell="f">
            <v:rect id="_x0000_s7699" style="position:absolute;left:5276;top:-1334;width:613;height:610" o:allowincell="f" stroked="f">
              <v:path arrowok="t"/>
            </v:rect>
            <v:rect id="_x0000_s7700" style="position:absolute;left:5276;top:-1334;width:620;height:620;mso-position-horizontal-relative:page" o:allowincell="f" filled="f" stroked="f">
              <v:textbox style="mso-next-textbox:#_x0000_s7700" inset="0,0,0,0">
                <w:txbxContent>
                  <w:p w:rsidR="00E410E0" w:rsidRDefault="00E410E0" w:rsidP="0090755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107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907558">
                    <w:pPr>
                      <w:widowControl w:val="0"/>
                      <w:autoSpaceDE w:val="0"/>
                      <w:autoSpaceDN w:val="0"/>
                      <w:adjustRightInd w:val="0"/>
                      <w:spacing w:after="0"/>
                      <w:rPr>
                        <w:rFonts w:ascii="Times New Roman" w:hAnsi="Times New Roman"/>
                        <w:sz w:val="24"/>
                        <w:szCs w:val="24"/>
                      </w:rPr>
                    </w:pPr>
                  </w:p>
                </w:txbxContent>
              </v:textbox>
            </v:rect>
            <w10:wrap anchorx="page"/>
          </v:group>
        </w:pict>
      </w:r>
      <w:r w:rsidR="00907558">
        <w:rPr>
          <w:rFonts w:ascii="Times New Roman" w:hAnsi="Times New Roman"/>
          <w:sz w:val="20"/>
          <w:szCs w:val="20"/>
        </w:rPr>
        <w:t>* Reading endorsement available</w:t>
      </w:r>
    </w:p>
    <w:p w:rsidR="00F42301" w:rsidRDefault="00F42301" w:rsidP="00C57415">
      <w:pPr>
        <w:widowControl w:val="0"/>
        <w:autoSpaceDE w:val="0"/>
        <w:autoSpaceDN w:val="0"/>
        <w:adjustRightInd w:val="0"/>
        <w:spacing w:after="0"/>
        <w:rPr>
          <w:rFonts w:ascii="Times New Roman" w:hAnsi="Times New Roman"/>
          <w:sz w:val="24"/>
          <w:szCs w:val="24"/>
        </w:rPr>
        <w:sectPr w:rsidR="00F42301" w:rsidSect="00FB3D09">
          <w:footerReference w:type="even" r:id="rId58"/>
          <w:footerReference w:type="default" r:id="rId59"/>
          <w:pgSz w:w="12240" w:h="15840"/>
          <w:pgMar w:top="300" w:right="1440" w:bottom="280" w:left="1260" w:header="0" w:footer="977" w:gutter="0"/>
          <w:cols w:space="720" w:equalWidth="0">
            <w:col w:w="9540"/>
          </w:cols>
          <w:noEndnote/>
        </w:sectPr>
      </w:pPr>
    </w:p>
    <w:p w:rsidR="00F42301" w:rsidRDefault="00F42301" w:rsidP="00C57415">
      <w:pPr>
        <w:widowControl w:val="0"/>
        <w:autoSpaceDE w:val="0"/>
        <w:autoSpaceDN w:val="0"/>
        <w:adjustRightInd w:val="0"/>
        <w:spacing w:before="1" w:after="0" w:line="100" w:lineRule="exact"/>
        <w:rPr>
          <w:rFonts w:ascii="Times New Roman" w:hAnsi="Times New Roman"/>
          <w:sz w:val="10"/>
          <w:szCs w:val="10"/>
        </w:rPr>
      </w:pPr>
    </w:p>
    <w:tbl>
      <w:tblPr>
        <w:tblW w:w="10435" w:type="dxa"/>
        <w:tblInd w:w="540" w:type="dxa"/>
        <w:tblLayout w:type="fixed"/>
        <w:tblCellMar>
          <w:left w:w="0" w:type="dxa"/>
          <w:right w:w="0" w:type="dxa"/>
        </w:tblCellMar>
        <w:tblLook w:val="0000"/>
      </w:tblPr>
      <w:tblGrid>
        <w:gridCol w:w="1350"/>
        <w:gridCol w:w="4560"/>
        <w:gridCol w:w="4525"/>
      </w:tblGrid>
      <w:tr w:rsidR="00F42301" w:rsidRPr="00FA7AC7" w:rsidTr="003B4D34">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907558">
            <w:pPr>
              <w:widowControl w:val="0"/>
              <w:autoSpaceDE w:val="0"/>
              <w:autoSpaceDN w:val="0"/>
              <w:adjustRightInd w:val="0"/>
              <w:spacing w:after="0" w:line="401" w:lineRule="exact"/>
              <w:ind w:left="444" w:right="1168" w:hanging="28"/>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907558">
            <w:pPr>
              <w:widowControl w:val="0"/>
              <w:autoSpaceDE w:val="0"/>
              <w:autoSpaceDN w:val="0"/>
              <w:adjustRightInd w:val="0"/>
              <w:spacing w:after="0" w:line="299" w:lineRule="exact"/>
              <w:ind w:left="1021" w:right="1745" w:hanging="65"/>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52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2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2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907558">
      <w:pPr>
        <w:widowControl w:val="0"/>
        <w:autoSpaceDE w:val="0"/>
        <w:autoSpaceDN w:val="0"/>
        <w:adjustRightInd w:val="0"/>
        <w:spacing w:before="6" w:after="0" w:line="220" w:lineRule="exact"/>
        <w:ind w:left="1800" w:right="30" w:firstLine="360"/>
        <w:jc w:val="both"/>
        <w:rPr>
          <w:rFonts w:ascii="Times New Roman" w:hAnsi="Times New Roman"/>
        </w:rPr>
      </w:pPr>
    </w:p>
    <w:p w:rsidR="00F42301" w:rsidRPr="004D76C4" w:rsidRDefault="00F42301" w:rsidP="00907558">
      <w:pPr>
        <w:widowControl w:val="0"/>
        <w:tabs>
          <w:tab w:val="left" w:pos="9140"/>
        </w:tabs>
        <w:autoSpaceDE w:val="0"/>
        <w:autoSpaceDN w:val="0"/>
        <w:adjustRightInd w:val="0"/>
        <w:spacing w:after="0"/>
        <w:ind w:left="1710" w:right="3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D - Resea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ch</w:t>
      </w:r>
      <w:r w:rsidRPr="004D76C4">
        <w:rPr>
          <w:rFonts w:ascii="Times New Roman" w:hAnsi="Times New Roman"/>
          <w:b/>
          <w:bCs/>
          <w:color w:val="808080" w:themeColor="background1" w:themeShade="80"/>
          <w:sz w:val="28"/>
          <w:szCs w:val="28"/>
        </w:rPr>
        <w:tab/>
        <w:t>3 hrs</w:t>
      </w:r>
    </w:p>
    <w:p w:rsidR="00F42301" w:rsidRDefault="00F42301" w:rsidP="00907558">
      <w:pPr>
        <w:widowControl w:val="0"/>
        <w:tabs>
          <w:tab w:val="left" w:pos="3720"/>
        </w:tabs>
        <w:autoSpaceDE w:val="0"/>
        <w:autoSpaceDN w:val="0"/>
        <w:adjustRightInd w:val="0"/>
        <w:spacing w:before="37" w:after="0"/>
        <w:ind w:left="1710" w:right="3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F42301" w:rsidRDefault="00F42301" w:rsidP="00907558">
      <w:pPr>
        <w:widowControl w:val="0"/>
        <w:autoSpaceDE w:val="0"/>
        <w:autoSpaceDN w:val="0"/>
        <w:adjustRightInd w:val="0"/>
        <w:spacing w:before="6" w:after="0" w:line="200" w:lineRule="exact"/>
        <w:ind w:left="1710" w:right="30" w:firstLine="360"/>
        <w:jc w:val="both"/>
        <w:rPr>
          <w:rFonts w:ascii="Times New Roman" w:hAnsi="Times New Roman"/>
          <w:sz w:val="20"/>
          <w:szCs w:val="20"/>
        </w:rPr>
      </w:pPr>
    </w:p>
    <w:p w:rsidR="00F42301" w:rsidRPr="004D76C4" w:rsidRDefault="00F42301" w:rsidP="00907558">
      <w:pPr>
        <w:widowControl w:val="0"/>
        <w:tabs>
          <w:tab w:val="left" w:pos="9140"/>
        </w:tabs>
        <w:autoSpaceDE w:val="0"/>
        <w:autoSpaceDN w:val="0"/>
        <w:adjustRightInd w:val="0"/>
        <w:spacing w:after="0"/>
        <w:ind w:left="1710" w:right="3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E - Electives (to select with advisor)</w:t>
      </w:r>
      <w:r w:rsidRPr="004D76C4">
        <w:rPr>
          <w:rFonts w:ascii="Times New Roman" w:hAnsi="Times New Roman"/>
          <w:b/>
          <w:bCs/>
          <w:color w:val="808080" w:themeColor="background1" w:themeShade="80"/>
          <w:sz w:val="28"/>
          <w:szCs w:val="28"/>
        </w:rPr>
        <w:tab/>
        <w:t>9 hrs</w:t>
      </w:r>
    </w:p>
    <w:p w:rsidR="00F42301" w:rsidRDefault="00284C41" w:rsidP="00907558">
      <w:pPr>
        <w:widowControl w:val="0"/>
        <w:tabs>
          <w:tab w:val="left" w:pos="3720"/>
        </w:tabs>
        <w:autoSpaceDE w:val="0"/>
        <w:autoSpaceDN w:val="0"/>
        <w:adjustRightInd w:val="0"/>
        <w:spacing w:before="40" w:after="0"/>
        <w:ind w:left="1710" w:right="30" w:firstLine="360"/>
        <w:jc w:val="both"/>
        <w:rPr>
          <w:rFonts w:ascii="Times New Roman" w:hAnsi="Times New Roman"/>
          <w:sz w:val="20"/>
          <w:szCs w:val="20"/>
        </w:rPr>
      </w:pPr>
      <w:r w:rsidRPr="00284C41">
        <w:rPr>
          <w:rFonts w:ascii="Times New Roman" w:hAnsi="Times New Roman"/>
          <w:noProof/>
          <w:color w:val="191919"/>
          <w:sz w:val="20"/>
          <w:szCs w:val="20"/>
        </w:rPr>
        <w:pict>
          <v:shape id="_x0000_s7701" type="#_x0000_t202" style="position:absolute;left:0;text-align:left;margin-left:19.95pt;margin-top:6.3pt;width:1in;height:532.75pt;z-index:-251339264;mso-position-horizontal-relative:page" o:allowincell="f" filled="f" stroked="f">
            <v:textbox style="layout-flow:vertical;mso-layout-flow-alt:bottom-to-top;mso-next-textbox:#_x0000_s7701" inset="0,0,0,0">
              <w:txbxContent>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position w:val="2"/>
          <w:sz w:val="20"/>
          <w:szCs w:val="20"/>
        </w:rPr>
        <w:t>**EDUC</w:t>
      </w:r>
      <w:r w:rsidR="00F42301">
        <w:rPr>
          <w:rFonts w:ascii="Times New Roman" w:hAnsi="Times New Roman"/>
          <w:position w:val="2"/>
          <w:sz w:val="20"/>
          <w:szCs w:val="20"/>
        </w:rPr>
        <w:tab/>
        <w:t xml:space="preserve">5500  </w:t>
      </w:r>
      <w:r w:rsidR="00F42301">
        <w:rPr>
          <w:rFonts w:ascii="Times New Roman" w:hAnsi="Times New Roman"/>
          <w:spacing w:val="21"/>
          <w:position w:val="2"/>
          <w:sz w:val="20"/>
          <w:szCs w:val="20"/>
        </w:rPr>
        <w:t xml:space="preserve"> </w:t>
      </w:r>
      <w:r w:rsidR="00F42301">
        <w:rPr>
          <w:rFonts w:ascii="Times New Roman" w:hAnsi="Times New Roman"/>
          <w:sz w:val="20"/>
          <w:szCs w:val="20"/>
        </w:rPr>
        <w:t>Educational Statistics</w:t>
      </w:r>
    </w:p>
    <w:p w:rsidR="00F42301" w:rsidRDefault="00F42301" w:rsidP="00907558">
      <w:pPr>
        <w:widowControl w:val="0"/>
        <w:autoSpaceDE w:val="0"/>
        <w:autoSpaceDN w:val="0"/>
        <w:adjustRightInd w:val="0"/>
        <w:spacing w:after="0" w:line="218" w:lineRule="exact"/>
        <w:ind w:left="1710" w:right="30" w:firstLine="360"/>
        <w:jc w:val="both"/>
        <w:rPr>
          <w:rFonts w:ascii="Times New Roman" w:hAnsi="Times New Roman"/>
          <w:sz w:val="20"/>
          <w:szCs w:val="20"/>
        </w:rPr>
      </w:pPr>
      <w:r>
        <w:rPr>
          <w:rFonts w:ascii="Times New Roman" w:hAnsi="Times New Roman"/>
          <w:sz w:val="20"/>
          <w:szCs w:val="20"/>
        </w:rPr>
        <w:t>*Major courses (four of the five).</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z w:val="20"/>
          <w:szCs w:val="20"/>
        </w:rPr>
        <w:t>***Pre-requisite</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z w:val="20"/>
          <w:szCs w:val="20"/>
        </w:rPr>
        <w:t>III Required unless previously taken.</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z w:val="20"/>
          <w:szCs w:val="20"/>
        </w:rPr>
        <w:t>#Required for all majors.</w:t>
      </w:r>
    </w:p>
    <w:p w:rsidR="00F42301" w:rsidRDefault="00F42301" w:rsidP="00907558">
      <w:pPr>
        <w:widowControl w:val="0"/>
        <w:autoSpaceDE w:val="0"/>
        <w:autoSpaceDN w:val="0"/>
        <w:adjustRightInd w:val="0"/>
        <w:spacing w:before="10" w:after="0"/>
        <w:ind w:left="1710" w:right="3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Required................................................................................</w:t>
      </w:r>
      <w:r w:rsidR="00907558">
        <w:rPr>
          <w:rFonts w:ascii="Times New Roman" w:hAnsi="Times New Roman"/>
          <w:sz w:val="20"/>
          <w:szCs w:val="20"/>
        </w:rPr>
        <w:t>...........................</w:t>
      </w:r>
      <w:r>
        <w:rPr>
          <w:rFonts w:ascii="Times New Roman" w:hAnsi="Times New Roman"/>
          <w:position w:val="-2"/>
          <w:sz w:val="20"/>
          <w:szCs w:val="20"/>
        </w:rPr>
        <w:t>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F42301" w:rsidRDefault="00F42301" w:rsidP="00907558">
      <w:pPr>
        <w:widowControl w:val="0"/>
        <w:autoSpaceDE w:val="0"/>
        <w:autoSpaceDN w:val="0"/>
        <w:adjustRightInd w:val="0"/>
        <w:spacing w:before="8" w:after="0" w:line="200" w:lineRule="exact"/>
        <w:ind w:left="1800" w:right="30" w:firstLine="0"/>
        <w:jc w:val="both"/>
        <w:rPr>
          <w:rFonts w:ascii="Times New Roman" w:hAnsi="Times New Roman"/>
          <w:sz w:val="20"/>
          <w:szCs w:val="20"/>
        </w:rPr>
      </w:pPr>
    </w:p>
    <w:p w:rsidR="00F42301" w:rsidRPr="004D76C4" w:rsidRDefault="00F42301" w:rsidP="004D76C4">
      <w:pPr>
        <w:pStyle w:val="Heading2"/>
        <w:spacing w:before="0"/>
        <w:ind w:firstLine="1714"/>
        <w:rPr>
          <w:rFonts w:ascii="Impact" w:hAnsi="Impact" w:cs="Impact"/>
          <w:color w:val="808080" w:themeColor="background1" w:themeShade="80"/>
          <w:sz w:val="32"/>
          <w:szCs w:val="32"/>
        </w:rPr>
      </w:pPr>
      <w:bookmarkStart w:id="177" w:name="_Toc294969750"/>
      <w:r w:rsidRPr="004D76C4">
        <w:rPr>
          <w:rFonts w:ascii="Impact" w:hAnsi="Impact" w:cs="Impact"/>
          <w:color w:val="808080" w:themeColor="background1" w:themeShade="80"/>
          <w:sz w:val="32"/>
          <w:szCs w:val="32"/>
        </w:rPr>
        <w:t>COURSE DESCRIPTIONS</w:t>
      </w:r>
      <w:bookmarkEnd w:id="177"/>
    </w:p>
    <w:p w:rsidR="00907558" w:rsidRDefault="00F42301" w:rsidP="00907558">
      <w:pPr>
        <w:widowControl w:val="0"/>
        <w:autoSpaceDE w:val="0"/>
        <w:autoSpaceDN w:val="0"/>
        <w:adjustRightInd w:val="0"/>
        <w:spacing w:before="37" w:after="0" w:line="251" w:lineRule="auto"/>
        <w:ind w:left="1800" w:right="3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p>
    <w:p w:rsidR="00F42301" w:rsidRDefault="00F42301" w:rsidP="00907558">
      <w:pPr>
        <w:widowControl w:val="0"/>
        <w:autoSpaceDE w:val="0"/>
        <w:autoSpaceDN w:val="0"/>
        <w:adjustRightInd w:val="0"/>
        <w:spacing w:before="37" w:after="0" w:line="251"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F42301" w:rsidRDefault="00F42301" w:rsidP="00907558">
      <w:pPr>
        <w:widowControl w:val="0"/>
        <w:autoSpaceDE w:val="0"/>
        <w:autoSpaceDN w:val="0"/>
        <w:adjustRightInd w:val="0"/>
        <w:spacing w:after="0" w:line="226"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w:t>
      </w:r>
    </w:p>
    <w:p w:rsidR="00907558" w:rsidRDefault="00F42301" w:rsidP="00907558">
      <w:pPr>
        <w:widowControl w:val="0"/>
        <w:autoSpaceDE w:val="0"/>
        <w:autoSpaceDN w:val="0"/>
        <w:adjustRightInd w:val="0"/>
        <w:spacing w:before="10" w:after="0" w:line="251" w:lineRule="auto"/>
        <w:ind w:left="1800" w:right="30" w:firstLine="0"/>
        <w:jc w:val="both"/>
        <w:rPr>
          <w:rFonts w:ascii="Times New Roman" w:hAnsi="Times New Roman"/>
          <w:b/>
          <w:bCs/>
          <w:color w:val="191919"/>
          <w:sz w:val="20"/>
          <w:szCs w:val="20"/>
        </w:rPr>
      </w:pP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Education.................................................................................................3(3-0) </w:t>
      </w:r>
    </w:p>
    <w:p w:rsidR="00F42301" w:rsidRDefault="00F42301" w:rsidP="00907558">
      <w:pPr>
        <w:widowControl w:val="0"/>
        <w:autoSpaceDE w:val="0"/>
        <w:autoSpaceDN w:val="0"/>
        <w:adjustRightInd w:val="0"/>
        <w:spacing w:before="10" w:after="0" w:line="251"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 learning</w:t>
      </w:r>
      <w:r>
        <w:rPr>
          <w:rFonts w:ascii="Times New Roman" w:hAnsi="Times New Roman"/>
          <w:color w:val="191919"/>
          <w:spacing w:val="-3"/>
          <w:sz w:val="20"/>
          <w:szCs w:val="20"/>
        </w:rPr>
        <w:t xml:space="preserve">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w:t>
      </w:r>
      <w:r>
        <w:rPr>
          <w:rFonts w:ascii="Times New Roman" w:hAnsi="Times New Roman"/>
          <w:color w:val="191919"/>
          <w:sz w:val="20"/>
          <w:szCs w:val="20"/>
        </w:rPr>
        <w:t>education.</w:t>
      </w:r>
      <w:r>
        <w:rPr>
          <w:rFonts w:ascii="Times New Roman" w:hAnsi="Times New Roman"/>
          <w:color w:val="191919"/>
          <w:spacing w:val="-2"/>
          <w:sz w:val="20"/>
          <w:szCs w:val="20"/>
        </w:rPr>
        <w:t xml:space="preserve"> </w:t>
      </w:r>
      <w:r>
        <w:rPr>
          <w:rFonts w:ascii="Times New Roman" w:hAnsi="Times New Roman"/>
          <w:color w:val="191919"/>
          <w:sz w:val="20"/>
          <w:szCs w:val="20"/>
        </w:rPr>
        <w:t xml:space="preserve">Curricula design will address varied philosophies, theories and methods </w:t>
      </w:r>
      <w:r w:rsidR="00907558">
        <w:rPr>
          <w:rFonts w:ascii="Times New Roman" w:hAnsi="Times New Roman"/>
          <w:color w:val="191919"/>
          <w:sz w:val="20"/>
          <w:szCs w:val="20"/>
        </w:rPr>
        <w:t>of teaching and supporting aux</w:t>
      </w:r>
      <w:r>
        <w:rPr>
          <w:rFonts w:ascii="Times New Roman" w:hAnsi="Times New Roman"/>
          <w:color w:val="191919"/>
          <w:sz w:val="20"/>
          <w:szCs w:val="20"/>
        </w:rPr>
        <w:t>iliaries.</w:t>
      </w:r>
    </w:p>
    <w:p w:rsidR="00F42301" w:rsidRDefault="00F42301" w:rsidP="00907558">
      <w:pPr>
        <w:widowControl w:val="0"/>
        <w:autoSpaceDE w:val="0"/>
        <w:autoSpaceDN w:val="0"/>
        <w:adjustRightInd w:val="0"/>
        <w:spacing w:after="0" w:line="226"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Educational</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young</w:t>
      </w:r>
      <w:r>
        <w:rPr>
          <w:rFonts w:ascii="Times New Roman" w:hAnsi="Times New Roman"/>
          <w:color w:val="191919"/>
          <w:spacing w:val="-8"/>
          <w:sz w:val="20"/>
          <w:szCs w:val="20"/>
        </w:rPr>
        <w:t xml:space="preserve"> </w:t>
      </w:r>
      <w:r>
        <w:rPr>
          <w:rFonts w:ascii="Times New Roman" w:hAnsi="Times New Roman"/>
          <w:color w:val="191919"/>
          <w:sz w:val="20"/>
          <w:szCs w:val="20"/>
        </w:rPr>
        <w:t>children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varied</w:t>
      </w:r>
      <w:r>
        <w:rPr>
          <w:rFonts w:ascii="Times New Roman" w:hAnsi="Times New Roman"/>
          <w:color w:val="191919"/>
          <w:spacing w:val="-8"/>
          <w:sz w:val="20"/>
          <w:szCs w:val="20"/>
        </w:rPr>
        <w:t xml:space="preserve"> </w:t>
      </w:r>
      <w:r>
        <w:rPr>
          <w:rFonts w:ascii="Times New Roman" w:hAnsi="Times New Roman"/>
          <w:color w:val="191919"/>
          <w:sz w:val="20"/>
          <w:szCs w:val="20"/>
        </w:rPr>
        <w:t>cultural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socioeconomic</w:t>
      </w:r>
      <w:r>
        <w:rPr>
          <w:rFonts w:ascii="Times New Roman" w:hAnsi="Times New Roman"/>
          <w:color w:val="191919"/>
          <w:spacing w:val="-8"/>
          <w:sz w:val="20"/>
          <w:szCs w:val="20"/>
        </w:rPr>
        <w:t xml:space="preserve"> </w:t>
      </w:r>
      <w:r>
        <w:rPr>
          <w:rFonts w:ascii="Times New Roman" w:hAnsi="Times New Roman"/>
          <w:color w:val="191919"/>
          <w:sz w:val="20"/>
          <w:szCs w:val="20"/>
        </w:rPr>
        <w:t>backgrounds. Opportunities will be provided for analysis and evaluation of these programs through selected field experiences and action research.</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sidR="00907558">
        <w:rPr>
          <w:rFonts w:ascii="Times New Roman" w:hAnsi="Times New Roman"/>
          <w:color w:val="191919"/>
          <w:sz w:val="20"/>
          <w:szCs w:val="20"/>
        </w:rPr>
        <w:t>soci</w:t>
      </w:r>
      <w:r>
        <w:rPr>
          <w:rFonts w:ascii="Times New Roman" w:hAnsi="Times New Roman"/>
          <w:color w:val="191919"/>
          <w:sz w:val="20"/>
          <w:szCs w:val="20"/>
        </w:rPr>
        <w:t>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native approaches to solve problems will be investigated.</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sidR="00907558">
        <w:rPr>
          <w:rFonts w:ascii="Times New Roman" w:hAnsi="Times New Roman"/>
          <w:color w:val="191919"/>
          <w:sz w:val="20"/>
          <w:szCs w:val="20"/>
        </w:rPr>
        <w:t>in</w:t>
      </w:r>
      <w:r>
        <w:rPr>
          <w:rFonts w:ascii="Times New Roman" w:hAnsi="Times New Roman"/>
          <w:color w:val="191919"/>
          <w:sz w:val="20"/>
          <w:szCs w:val="20"/>
        </w:rPr>
        <w:t>dividual factors acting to influence that language.</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 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rent research and practices.</w:t>
      </w:r>
    </w:p>
    <w:p w:rsidR="00F42301" w:rsidRDefault="00F42301" w:rsidP="00907558">
      <w:pPr>
        <w:widowControl w:val="0"/>
        <w:autoSpaceDE w:val="0"/>
        <w:autoSpaceDN w:val="0"/>
        <w:adjustRightInd w:val="0"/>
        <w:spacing w:after="0" w:line="227" w:lineRule="exact"/>
        <w:ind w:left="180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800" w:right="30" w:firstLine="0"/>
        <w:jc w:val="both"/>
        <w:rPr>
          <w:rFonts w:ascii="Times New Roman" w:hAnsi="Times New Roman"/>
          <w:color w:val="000000"/>
          <w:sz w:val="20"/>
          <w:szCs w:val="20"/>
        </w:rPr>
      </w:pPr>
      <w:r>
        <w:rPr>
          <w:rFonts w:ascii="Times New Roman" w:hAnsi="Times New Roman"/>
          <w:color w:val="191919"/>
          <w:sz w:val="20"/>
          <w:szCs w:val="20"/>
        </w:rPr>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sidR="00907558">
        <w:rPr>
          <w:rFonts w:ascii="Times New Roman" w:hAnsi="Times New Roman"/>
          <w:color w:val="191919"/>
          <w:sz w:val="20"/>
          <w:szCs w:val="20"/>
        </w:rPr>
        <w:t>examina</w:t>
      </w:r>
      <w:r>
        <w:rPr>
          <w:rFonts w:ascii="Times New Roman" w:hAnsi="Times New Roman"/>
          <w:color w:val="191919"/>
          <w:sz w:val="20"/>
          <w:szCs w:val="20"/>
        </w:rPr>
        <w:t>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sidR="00907558">
        <w:rPr>
          <w:rFonts w:ascii="Times New Roman" w:hAnsi="Times New Roman"/>
          <w:color w:val="191919"/>
          <w:sz w:val="20"/>
          <w:szCs w:val="20"/>
        </w:rPr>
        <w:t>behav</w:t>
      </w:r>
      <w:r>
        <w:rPr>
          <w:rFonts w:ascii="Times New Roman" w:hAnsi="Times New Roman"/>
          <w:color w:val="191919"/>
          <w:sz w:val="20"/>
          <w:szCs w:val="20"/>
        </w:rPr>
        <w:t>iors of children.</w:t>
      </w:r>
    </w:p>
    <w:p w:rsidR="00907558" w:rsidRDefault="00907558" w:rsidP="00907558">
      <w:pPr>
        <w:widowControl w:val="0"/>
        <w:autoSpaceDE w:val="0"/>
        <w:autoSpaceDN w:val="0"/>
        <w:adjustRightInd w:val="0"/>
        <w:spacing w:after="0" w:line="227" w:lineRule="exact"/>
        <w:ind w:left="1800" w:right="30" w:firstLine="0"/>
        <w:jc w:val="both"/>
        <w:rPr>
          <w:rFonts w:ascii="Times New Roman" w:hAnsi="Times New Roman"/>
          <w:b/>
          <w:bCs/>
          <w:color w:val="191919"/>
          <w:sz w:val="20"/>
          <w:szCs w:val="20"/>
        </w:rPr>
      </w:pPr>
    </w:p>
    <w:p w:rsidR="00907558" w:rsidRDefault="00907558" w:rsidP="00907558">
      <w:pPr>
        <w:widowControl w:val="0"/>
        <w:autoSpaceDE w:val="0"/>
        <w:autoSpaceDN w:val="0"/>
        <w:adjustRightInd w:val="0"/>
        <w:spacing w:after="0" w:line="227" w:lineRule="exact"/>
        <w:ind w:left="1800" w:right="30" w:firstLine="0"/>
        <w:jc w:val="both"/>
        <w:rPr>
          <w:rFonts w:ascii="Times New Roman" w:hAnsi="Times New Roman"/>
          <w:b/>
          <w:bCs/>
          <w:color w:val="191919"/>
          <w:sz w:val="20"/>
          <w:szCs w:val="20"/>
        </w:rPr>
      </w:pPr>
    </w:p>
    <w:p w:rsidR="00F42301" w:rsidRDefault="00F42301" w:rsidP="00C57415">
      <w:pPr>
        <w:widowControl w:val="0"/>
        <w:autoSpaceDE w:val="0"/>
        <w:autoSpaceDN w:val="0"/>
        <w:adjustRightInd w:val="0"/>
        <w:spacing w:before="13" w:after="0"/>
        <w:ind w:left="2304" w:right="872"/>
        <w:jc w:val="both"/>
        <w:rPr>
          <w:rFonts w:ascii="Times New Roman" w:hAnsi="Times New Roman"/>
          <w:color w:val="000000"/>
          <w:sz w:val="20"/>
          <w:szCs w:val="20"/>
        </w:rPr>
        <w:sectPr w:rsidR="00F42301" w:rsidSect="00907558">
          <w:pgSz w:w="12240" w:h="15840"/>
          <w:pgMar w:top="300" w:right="1440" w:bottom="280" w:left="200" w:header="0" w:footer="770" w:gutter="0"/>
          <w:cols w:space="720"/>
          <w:noEndnote/>
        </w:sectPr>
      </w:pPr>
    </w:p>
    <w:p w:rsidR="00F42301" w:rsidRDefault="00F42301" w:rsidP="00C57415">
      <w:pPr>
        <w:widowControl w:val="0"/>
        <w:autoSpaceDE w:val="0"/>
        <w:autoSpaceDN w:val="0"/>
        <w:adjustRightInd w:val="0"/>
        <w:spacing w:before="1" w:after="0" w:line="100" w:lineRule="exact"/>
        <w:rPr>
          <w:rFonts w:ascii="Times New Roman" w:hAnsi="Times New Roman"/>
          <w:color w:val="000000"/>
          <w:sz w:val="10"/>
          <w:szCs w:val="10"/>
        </w:rPr>
      </w:pPr>
    </w:p>
    <w:tbl>
      <w:tblPr>
        <w:tblW w:w="10350" w:type="dxa"/>
        <w:tblInd w:w="990" w:type="dxa"/>
        <w:tblLayout w:type="fixed"/>
        <w:tblCellMar>
          <w:left w:w="0" w:type="dxa"/>
          <w:right w:w="0" w:type="dxa"/>
        </w:tblCellMar>
        <w:tblLook w:val="0000"/>
      </w:tblPr>
      <w:tblGrid>
        <w:gridCol w:w="4876"/>
        <w:gridCol w:w="4560"/>
        <w:gridCol w:w="914"/>
      </w:tblGrid>
      <w:tr w:rsidR="00F42301" w:rsidRPr="00FA7AC7" w:rsidTr="009E5F68">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907558">
            <w:pPr>
              <w:widowControl w:val="0"/>
              <w:autoSpaceDE w:val="0"/>
              <w:autoSpaceDN w:val="0"/>
              <w:adjustRightInd w:val="0"/>
              <w:spacing w:after="0" w:line="386" w:lineRule="exact"/>
              <w:ind w:left="1169" w:right="443" w:hanging="44"/>
              <w:jc w:val="center"/>
              <w:rPr>
                <w:rFonts w:ascii="Times New Roman" w:hAnsi="Times New Roman"/>
                <w:color w:val="000000"/>
                <w:sz w:val="27"/>
                <w:szCs w:val="27"/>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AR</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Y</w:t>
            </w:r>
            <w:r w:rsidRPr="00FA7AC7">
              <w:rPr>
                <w:rFonts w:ascii="Times New Roman" w:hAnsi="Times New Roman"/>
                <w:b/>
                <w:bCs/>
                <w:color w:val="191919"/>
                <w:spacing w:val="13"/>
                <w:position w:val="-1"/>
                <w:sz w:val="27"/>
                <w:szCs w:val="27"/>
              </w:rPr>
              <w:t xml:space="preserve"> </w:t>
            </w:r>
            <w:r w:rsidRPr="00FA7AC7">
              <w:rPr>
                <w:rFonts w:ascii="Times New Roman" w:hAnsi="Times New Roman"/>
                <w:b/>
                <w:bCs/>
                <w:color w:val="191919"/>
                <w:position w:val="-1"/>
                <w:sz w:val="36"/>
                <w:szCs w:val="36"/>
              </w:rPr>
              <w:t>C</w:t>
            </w:r>
            <w:r w:rsidRPr="00FA7AC7">
              <w:rPr>
                <w:rFonts w:ascii="Times New Roman" w:hAnsi="Times New Roman"/>
                <w:b/>
                <w:bCs/>
                <w:color w:val="191919"/>
                <w:position w:val="-1"/>
                <w:sz w:val="27"/>
                <w:szCs w:val="27"/>
              </w:rPr>
              <w:t>HILDHOOD</w:t>
            </w:r>
          </w:p>
          <w:p w:rsidR="00F42301" w:rsidRPr="00FA7AC7" w:rsidRDefault="00F42301" w:rsidP="00907558">
            <w:pPr>
              <w:widowControl w:val="0"/>
              <w:autoSpaceDE w:val="0"/>
              <w:autoSpaceDN w:val="0"/>
              <w:adjustRightInd w:val="0"/>
              <w:spacing w:after="0" w:line="314" w:lineRule="exact"/>
              <w:ind w:left="1746" w:right="1020" w:hanging="171"/>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914"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E5F68">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14"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E5F68">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14"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907558" w:rsidRDefault="00907558" w:rsidP="00907558">
      <w:pPr>
        <w:widowControl w:val="0"/>
        <w:autoSpaceDE w:val="0"/>
        <w:autoSpaceDN w:val="0"/>
        <w:adjustRightInd w:val="0"/>
        <w:spacing w:after="0" w:line="227" w:lineRule="exact"/>
        <w:ind w:left="1080" w:right="3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284C41" w:rsidP="00907558">
      <w:pPr>
        <w:widowControl w:val="0"/>
        <w:autoSpaceDE w:val="0"/>
        <w:autoSpaceDN w:val="0"/>
        <w:adjustRightInd w:val="0"/>
        <w:spacing w:before="13" w:after="0"/>
        <w:ind w:left="1080" w:right="390" w:firstLine="0"/>
        <w:jc w:val="both"/>
        <w:rPr>
          <w:rFonts w:ascii="Times New Roman" w:hAnsi="Times New Roman"/>
          <w:color w:val="000000"/>
          <w:sz w:val="20"/>
          <w:szCs w:val="20"/>
        </w:rPr>
      </w:pPr>
      <w:r>
        <w:rPr>
          <w:rFonts w:ascii="Times New Roman" w:hAnsi="Times New Roman"/>
          <w:noProof/>
          <w:color w:val="000000"/>
          <w:sz w:val="20"/>
          <w:szCs w:val="20"/>
        </w:rPr>
        <w:pict>
          <v:shape id="_x0000_s7702" type="#_x0000_t202" style="position:absolute;left:0;text-align:left;margin-left:527.3pt;margin-top:115.55pt;width:1in;height:495.8pt;z-index:-251338240;mso-position-horizontal-relative:page;mso-position-vertical-relative:page" o:allowincell="f" filled="f" stroked="f">
            <v:textbox style="layout-flow:vertical;mso-next-textbox:#_x0000_s7702" inset="0,0,0,0">
              <w:txbxContent>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907558">
        <w:rPr>
          <w:rFonts w:ascii="Times New Roman" w:hAnsi="Times New Roman"/>
          <w:color w:val="191919"/>
          <w:spacing w:val="-2"/>
          <w:sz w:val="20"/>
          <w:szCs w:val="20"/>
        </w:rPr>
        <w:t>Focuse</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o</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th</w:t>
      </w:r>
      <w:r w:rsidR="00907558">
        <w:rPr>
          <w:rFonts w:ascii="Times New Roman" w:hAnsi="Times New Roman"/>
          <w:color w:val="191919"/>
          <w:sz w:val="20"/>
          <w:szCs w:val="20"/>
        </w:rPr>
        <w:t>e</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teache</w:t>
      </w:r>
      <w:r w:rsidR="00907558">
        <w:rPr>
          <w:rFonts w:ascii="Times New Roman" w:hAnsi="Times New Roman"/>
          <w:color w:val="191919"/>
          <w:spacing w:val="6"/>
          <w:sz w:val="20"/>
          <w:szCs w:val="20"/>
        </w:rPr>
        <w:t>r</w:t>
      </w:r>
      <w:r w:rsidR="00907558">
        <w:rPr>
          <w:rFonts w:ascii="Times New Roman" w:hAnsi="Times New Roman"/>
          <w:color w:val="191919"/>
          <w:spacing w:val="-13"/>
          <w:sz w:val="20"/>
          <w:szCs w:val="20"/>
        </w:rPr>
        <w:t>’</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tas</w:t>
      </w:r>
      <w:r w:rsidR="00907558">
        <w:rPr>
          <w:rFonts w:ascii="Times New Roman" w:hAnsi="Times New Roman"/>
          <w:color w:val="191919"/>
          <w:sz w:val="20"/>
          <w:szCs w:val="20"/>
        </w:rPr>
        <w:t>k</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i</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earl</w:t>
      </w:r>
      <w:r w:rsidR="00907558">
        <w:rPr>
          <w:rFonts w:ascii="Times New Roman" w:hAnsi="Times New Roman"/>
          <w:color w:val="191919"/>
          <w:sz w:val="20"/>
          <w:szCs w:val="20"/>
        </w:rPr>
        <w:t>y</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childhood</w:t>
      </w:r>
      <w:r w:rsidR="00907558">
        <w:rPr>
          <w:rFonts w:ascii="Times New Roman" w:hAnsi="Times New Roman"/>
          <w:color w:val="191919"/>
          <w:sz w:val="20"/>
          <w:szCs w:val="20"/>
        </w:rPr>
        <w:t>.</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Specia</w:t>
      </w:r>
      <w:r w:rsidR="00907558">
        <w:rPr>
          <w:rFonts w:ascii="Times New Roman" w:hAnsi="Times New Roman"/>
          <w:color w:val="191919"/>
          <w:sz w:val="20"/>
          <w:szCs w:val="20"/>
        </w:rPr>
        <w:t>l</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attentio</w:t>
      </w:r>
      <w:r w:rsidR="00907558">
        <w:rPr>
          <w:rFonts w:ascii="Times New Roman" w:hAnsi="Times New Roman"/>
          <w:color w:val="191919"/>
          <w:sz w:val="20"/>
          <w:szCs w:val="20"/>
        </w:rPr>
        <w:t>n</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t</w:t>
      </w:r>
      <w:r w:rsidR="00907558">
        <w:rPr>
          <w:rFonts w:ascii="Times New Roman" w:hAnsi="Times New Roman"/>
          <w:color w:val="191919"/>
          <w:sz w:val="20"/>
          <w:szCs w:val="20"/>
        </w:rPr>
        <w:t>o</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curren</w:t>
      </w:r>
      <w:r w:rsidR="00907558">
        <w:rPr>
          <w:rFonts w:ascii="Times New Roman" w:hAnsi="Times New Roman"/>
          <w:color w:val="191919"/>
          <w:sz w:val="20"/>
          <w:szCs w:val="20"/>
        </w:rPr>
        <w:t>t</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approache</w:t>
      </w:r>
      <w:r w:rsidR="00907558">
        <w:rPr>
          <w:rFonts w:ascii="Times New Roman" w:hAnsi="Times New Roman"/>
          <w:color w:val="191919"/>
          <w:sz w:val="20"/>
          <w:szCs w:val="20"/>
        </w:rPr>
        <w:t>s</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an</w:t>
      </w:r>
      <w:r w:rsidR="00907558">
        <w:rPr>
          <w:rFonts w:ascii="Times New Roman" w:hAnsi="Times New Roman"/>
          <w:color w:val="191919"/>
          <w:sz w:val="20"/>
          <w:szCs w:val="20"/>
        </w:rPr>
        <w:t>d</w:t>
      </w:r>
      <w:r w:rsidR="00907558">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 xml:space="preserve">such </w:t>
      </w:r>
      <w:r w:rsidR="00F42301">
        <w:rPr>
          <w:rFonts w:ascii="Times New Roman" w:hAnsi="Times New Roman"/>
          <w:color w:val="191919"/>
          <w:sz w:val="20"/>
          <w:szCs w:val="20"/>
        </w:rPr>
        <w:t>aspects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introduction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language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symbols</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pre-school</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first</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grade,</w:t>
      </w:r>
      <w:r w:rsidR="00F42301">
        <w:rPr>
          <w:rFonts w:ascii="Times New Roman" w:hAnsi="Times New Roman"/>
          <w:color w:val="191919"/>
          <w:spacing w:val="-8"/>
          <w:sz w:val="20"/>
          <w:szCs w:val="20"/>
        </w:rPr>
        <w:t xml:space="preserve"> </w:t>
      </w:r>
      <w:r w:rsidR="00F42301">
        <w:rPr>
          <w:rFonts w:ascii="Times New Roman" w:hAnsi="Times New Roman"/>
          <w:color w:val="191919"/>
          <w:sz w:val="20"/>
          <w:szCs w:val="20"/>
        </w:rPr>
        <w:t>readiness,</w:t>
      </w:r>
      <w:r w:rsidR="00F42301">
        <w:rPr>
          <w:rFonts w:ascii="Times New Roman" w:hAnsi="Times New Roman"/>
          <w:color w:val="191919"/>
          <w:spacing w:val="-8"/>
          <w:sz w:val="20"/>
          <w:szCs w:val="20"/>
        </w:rPr>
        <w:t xml:space="preserve"> </w:t>
      </w:r>
      <w:r w:rsidR="00907558">
        <w:rPr>
          <w:rFonts w:ascii="Times New Roman" w:hAnsi="Times New Roman"/>
          <w:color w:val="191919"/>
          <w:sz w:val="20"/>
          <w:szCs w:val="20"/>
        </w:rPr>
        <w:t>mo</w:t>
      </w:r>
      <w:r w:rsidR="00F42301">
        <w:rPr>
          <w:rFonts w:ascii="Times New Roman" w:hAnsi="Times New Roman"/>
          <w:color w:val="191919"/>
          <w:sz w:val="20"/>
          <w:szCs w:val="20"/>
        </w:rPr>
        <w:t>tivation</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individual</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di</w:t>
      </w:r>
      <w:r w:rsidR="00F42301">
        <w:rPr>
          <w:rFonts w:ascii="Times New Roman" w:hAnsi="Times New Roman"/>
          <w:color w:val="191919"/>
          <w:spacing w:val="-4"/>
          <w:sz w:val="20"/>
          <w:szCs w:val="20"/>
        </w:rPr>
        <w:t>f</w:t>
      </w:r>
      <w:r w:rsidR="00F42301">
        <w:rPr>
          <w:rFonts w:ascii="Times New Roman" w:hAnsi="Times New Roman"/>
          <w:color w:val="191919"/>
          <w:sz w:val="20"/>
          <w:szCs w:val="20"/>
        </w:rPr>
        <w:t>ferences. The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includes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relevant</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theory</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practical</w:t>
      </w:r>
      <w:r w:rsidR="00F42301">
        <w:rPr>
          <w:rFonts w:ascii="Times New Roman" w:hAnsi="Times New Roman"/>
          <w:color w:val="191919"/>
          <w:spacing w:val="3"/>
          <w:sz w:val="20"/>
          <w:szCs w:val="20"/>
        </w:rPr>
        <w:t xml:space="preserve"> </w:t>
      </w:r>
      <w:r w:rsidR="00907558">
        <w:rPr>
          <w:rFonts w:ascii="Times New Roman" w:hAnsi="Times New Roman"/>
          <w:color w:val="191919"/>
          <w:sz w:val="20"/>
          <w:szCs w:val="20"/>
        </w:rPr>
        <w:t>applica</w:t>
      </w:r>
      <w:r w:rsidR="00F42301">
        <w:rPr>
          <w:rFonts w:ascii="Times New Roman" w:hAnsi="Times New Roman"/>
          <w:color w:val="191919"/>
          <w:sz w:val="20"/>
          <w:szCs w:val="20"/>
        </w:rPr>
        <w:t>tions of basic skills. Students will work with materials and techniques on various levels.</w:t>
      </w:r>
    </w:p>
    <w:p w:rsidR="00F42301" w:rsidRDefault="00284C4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sidRPr="00284C41">
        <w:rPr>
          <w:rFonts w:ascii="Calibri" w:hAnsi="Calibri"/>
          <w:noProof/>
          <w:lang w:eastAsia="en-US"/>
        </w:rPr>
        <w:pict>
          <v:group id="_x0000_s3695" style="position:absolute;left:0;text-align:left;margin-left:315pt;margin-top:-90.4pt;width:31.2pt;height:31pt;z-index:-251629056;mso-position-horizontal-relative:page" coordorigin="6300,-1808" coordsize="624,620" o:allowincell="f">
            <v:rect id="_x0000_s3696" style="position:absolute;left:6305;top:-1803;width:613;height:610" o:allowincell="f" stroked="f">
              <v:path arrowok="t"/>
            </v:rect>
            <v:rect id="_x0000_s3697" style="position:absolute;left:6306;top:-1804;width:620;height:620;mso-position-horizontal-relative:page" o:allowincell="f" filled="f" stroked="f">
              <v:textbox style="mso-next-textbox:#_x0000_s369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ECEC</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5545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Infant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Education................................................................................................3(</w:t>
      </w:r>
      <w:r w:rsidR="00F42301">
        <w:rPr>
          <w:rFonts w:ascii="Times New Roman" w:hAnsi="Times New Roman"/>
          <w:b/>
          <w:bCs/>
          <w:color w:val="191919"/>
          <w:spacing w:val="-1"/>
          <w:sz w:val="20"/>
          <w:szCs w:val="20"/>
        </w:rPr>
        <w:t>3</w:t>
      </w:r>
      <w:r w:rsidR="00F42301">
        <w:rPr>
          <w:rFonts w:ascii="Times New Roman" w:hAnsi="Times New Roman"/>
          <w:b/>
          <w:bCs/>
          <w:color w:val="191919"/>
          <w:sz w:val="20"/>
          <w:szCs w:val="20"/>
        </w:rPr>
        <w:t>-0)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infant</w:t>
      </w:r>
      <w:r>
        <w:rPr>
          <w:rFonts w:ascii="Times New Roman" w:hAnsi="Times New Roman"/>
          <w:color w:val="191919"/>
          <w:spacing w:val="-1"/>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Emphasis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placed</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during</w:t>
      </w:r>
      <w:r>
        <w:rPr>
          <w:rFonts w:ascii="Times New Roman" w:hAnsi="Times New Roman"/>
          <w:color w:val="191919"/>
          <w:spacing w:val="-1"/>
          <w:sz w:val="20"/>
          <w:szCs w:val="20"/>
        </w:rPr>
        <w:t xml:space="preserve"> </w:t>
      </w:r>
      <w:r>
        <w:rPr>
          <w:rFonts w:ascii="Times New Roman" w:hAnsi="Times New Roman"/>
          <w:color w:val="191919"/>
          <w:sz w:val="20"/>
          <w:szCs w:val="20"/>
        </w:rPr>
        <w:t>the first</w:t>
      </w:r>
      <w:r>
        <w:rPr>
          <w:rFonts w:ascii="Times New Roman" w:hAnsi="Times New Roman"/>
          <w:color w:val="191919"/>
          <w:spacing w:val="-5"/>
          <w:sz w:val="20"/>
          <w:szCs w:val="20"/>
        </w:rPr>
        <w:t xml:space="preserve"> </w:t>
      </w:r>
      <w:r>
        <w:rPr>
          <w:rFonts w:ascii="Times New Roman" w:hAnsi="Times New Roman"/>
          <w:color w:val="191919"/>
          <w:sz w:val="20"/>
          <w:szCs w:val="20"/>
        </w:rPr>
        <w:t>three</w:t>
      </w:r>
      <w:r>
        <w:rPr>
          <w:rFonts w:ascii="Times New Roman" w:hAnsi="Times New Roman"/>
          <w:color w:val="191919"/>
          <w:spacing w:val="-5"/>
          <w:sz w:val="20"/>
          <w:szCs w:val="20"/>
        </w:rPr>
        <w:t xml:space="preserve"> </w:t>
      </w:r>
      <w:r>
        <w:rPr>
          <w:rFonts w:ascii="Times New Roman" w:hAnsi="Times New Roman"/>
          <w:color w:val="191919"/>
          <w:sz w:val="20"/>
          <w:szCs w:val="20"/>
        </w:rPr>
        <w:t>years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intensive</w:t>
      </w:r>
      <w:r>
        <w:rPr>
          <w:rFonts w:ascii="Times New Roman" w:hAnsi="Times New Roman"/>
          <w:color w:val="191919"/>
          <w:spacing w:val="-5"/>
          <w:sz w:val="20"/>
          <w:szCs w:val="20"/>
        </w:rPr>
        <w:t xml:space="preserve"> </w:t>
      </w:r>
      <w:r>
        <w:rPr>
          <w:rFonts w:ascii="Times New Roman" w:hAnsi="Times New Roman"/>
          <w:color w:val="191919"/>
          <w:sz w:val="20"/>
          <w:szCs w:val="20"/>
        </w:rPr>
        <w:t>observation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prenatal</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postnatal</w:t>
      </w:r>
      <w:r>
        <w:rPr>
          <w:rFonts w:ascii="Times New Roman" w:hAnsi="Times New Roman"/>
          <w:color w:val="191919"/>
          <w:spacing w:val="-5"/>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Observation and</w:t>
      </w:r>
      <w:r>
        <w:rPr>
          <w:rFonts w:ascii="Times New Roman" w:hAnsi="Times New Roman"/>
          <w:color w:val="191919"/>
          <w:spacing w:val="-8"/>
          <w:sz w:val="20"/>
          <w:szCs w:val="20"/>
        </w:rPr>
        <w:t xml:space="preserve"> </w:t>
      </w:r>
      <w:r>
        <w:rPr>
          <w:rFonts w:ascii="Times New Roman" w:hAnsi="Times New Roman"/>
          <w:color w:val="191919"/>
          <w:sz w:val="20"/>
          <w:szCs w:val="20"/>
        </w:rPr>
        <w:t>participation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infants</w:t>
      </w:r>
      <w:r>
        <w:rPr>
          <w:rFonts w:ascii="Times New Roman" w:hAnsi="Times New Roman"/>
          <w:color w:val="191919"/>
          <w:spacing w:val="-8"/>
          <w:sz w:val="20"/>
          <w:szCs w:val="20"/>
        </w:rPr>
        <w:t xml:space="preserve"> </w:t>
      </w:r>
      <w:r>
        <w:rPr>
          <w:rFonts w:ascii="Times New Roman" w:hAnsi="Times New Roman"/>
          <w:color w:val="191919"/>
          <w:sz w:val="20"/>
          <w:szCs w:val="20"/>
        </w:rPr>
        <w:t>required.</w:t>
      </w:r>
      <w:r>
        <w:rPr>
          <w:rFonts w:ascii="Times New Roman" w:hAnsi="Times New Roman"/>
          <w:color w:val="191919"/>
          <w:spacing w:val="-8"/>
          <w:sz w:val="20"/>
          <w:szCs w:val="20"/>
        </w:rPr>
        <w:t xml:space="preserve"> </w:t>
      </w:r>
      <w:r>
        <w:rPr>
          <w:rFonts w:ascii="Times New Roman" w:hAnsi="Times New Roman"/>
          <w:color w:val="191919"/>
          <w:sz w:val="20"/>
          <w:szCs w:val="20"/>
        </w:rPr>
        <w:t>Prerequisites:</w:t>
      </w:r>
      <w:r>
        <w:rPr>
          <w:rFonts w:ascii="Times New Roman" w:hAnsi="Times New Roman"/>
          <w:color w:val="191919"/>
          <w:spacing w:val="-19"/>
          <w:sz w:val="20"/>
          <w:szCs w:val="20"/>
        </w:rPr>
        <w:t xml:space="preserve"> </w:t>
      </w:r>
      <w:r>
        <w:rPr>
          <w:rFonts w:ascii="Times New Roman" w:hAnsi="Times New Roman"/>
          <w:color w:val="191919"/>
          <w:sz w:val="20"/>
          <w:szCs w:val="20"/>
        </w:rPr>
        <w:t>Advanced</w:t>
      </w:r>
      <w:r>
        <w:rPr>
          <w:rFonts w:ascii="Times New Roman" w:hAnsi="Times New Roman"/>
          <w:color w:val="191919"/>
          <w:spacing w:val="-8"/>
          <w:sz w:val="20"/>
          <w:szCs w:val="20"/>
        </w:rPr>
        <w:t xml:space="preserve"> </w:t>
      </w:r>
      <w:r>
        <w:rPr>
          <w:rFonts w:ascii="Times New Roman" w:hAnsi="Times New Roman"/>
          <w:color w:val="191919"/>
          <w:sz w:val="20"/>
          <w:szCs w:val="20"/>
        </w:rPr>
        <w:t>child</w:t>
      </w:r>
      <w:r>
        <w:rPr>
          <w:rFonts w:ascii="Times New Roman" w:hAnsi="Times New Roman"/>
          <w:color w:val="191919"/>
          <w:spacing w:val="-8"/>
          <w:sz w:val="20"/>
          <w:szCs w:val="20"/>
        </w:rPr>
        <w:t xml:space="preserve"> </w:t>
      </w:r>
      <w:r>
        <w:rPr>
          <w:rFonts w:ascii="Times New Roman" w:hAnsi="Times New Roman"/>
          <w:color w:val="191919"/>
          <w:sz w:val="20"/>
          <w:szCs w:val="20"/>
        </w:rPr>
        <w:t>growth</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examin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socia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sidR="00907558">
        <w:rPr>
          <w:rFonts w:ascii="Times New Roman" w:hAnsi="Times New Roman"/>
          <w:color w:val="191919"/>
          <w:spacing w:val="-2"/>
          <w:sz w:val="20"/>
          <w:szCs w:val="20"/>
        </w:rPr>
        <w:t>meth</w:t>
      </w:r>
      <w:r>
        <w:rPr>
          <w:rFonts w:ascii="Times New Roman" w:hAnsi="Times New Roman"/>
          <w:color w:val="191919"/>
          <w:sz w:val="20"/>
          <w:szCs w:val="20"/>
        </w:rPr>
        <w:t>ods and techniques will be analyzed and evaluated in view of current research and practices. Field experiences to include field-testing social studies projects will be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eative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Emphasizes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team</w:t>
      </w:r>
      <w:r>
        <w:rPr>
          <w:rFonts w:ascii="Times New Roman" w:hAnsi="Times New Roman"/>
          <w:color w:val="191919"/>
          <w:spacing w:val="1"/>
          <w:sz w:val="20"/>
          <w:szCs w:val="20"/>
        </w:rPr>
        <w:t xml:space="preserve"> </w:t>
      </w:r>
      <w:r>
        <w:rPr>
          <w:rFonts w:ascii="Times New Roman" w:hAnsi="Times New Roman"/>
          <w:color w:val="191919"/>
          <w:sz w:val="20"/>
          <w:szCs w:val="20"/>
        </w:rPr>
        <w:t>teaching</w:t>
      </w:r>
      <w:r>
        <w:rPr>
          <w:rFonts w:ascii="Times New Roman" w:hAnsi="Times New Roman"/>
          <w:color w:val="191919"/>
          <w:spacing w:val="1"/>
          <w:sz w:val="20"/>
          <w:szCs w:val="20"/>
        </w:rPr>
        <w:t xml:space="preserve"> </w:t>
      </w:r>
      <w:r>
        <w:rPr>
          <w:rFonts w:ascii="Times New Roman" w:hAnsi="Times New Roman"/>
          <w:color w:val="191919"/>
          <w:sz w:val="20"/>
          <w:szCs w:val="20"/>
        </w:rPr>
        <w:t>approach</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creative</w:t>
      </w:r>
      <w:r>
        <w:rPr>
          <w:rFonts w:ascii="Times New Roman" w:hAnsi="Times New Roman"/>
          <w:color w:val="191919"/>
          <w:spacing w:val="1"/>
          <w:sz w:val="20"/>
          <w:szCs w:val="20"/>
        </w:rPr>
        <w:t xml:space="preserve"> </w:t>
      </w:r>
      <w:r>
        <w:rPr>
          <w:rFonts w:ascii="Times New Roman" w:hAnsi="Times New Roman"/>
          <w:color w:val="191919"/>
          <w:sz w:val="20"/>
          <w:szCs w:val="20"/>
        </w:rPr>
        <w:t>process by</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use of selected topics of creative experiences in the living and learning of children. Emphasis is also on the </w:t>
      </w:r>
      <w:r>
        <w:rPr>
          <w:rFonts w:ascii="Times New Roman" w:hAnsi="Times New Roman"/>
          <w:color w:val="191919"/>
          <w:spacing w:val="-1"/>
          <w:sz w:val="20"/>
          <w:szCs w:val="20"/>
        </w:rPr>
        <w:t>philosoph</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problem</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providin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creativ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children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Field </w:t>
      </w:r>
      <w:r>
        <w:rPr>
          <w:rFonts w:ascii="Times New Roman" w:hAnsi="Times New Roman"/>
          <w:color w:val="191919"/>
          <w:sz w:val="20"/>
          <w:szCs w:val="20"/>
        </w:rPr>
        <w:t>laboratory experiences will be provided.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5560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Addresses a dual emphasis on understanding the theoretical ba</w:t>
      </w:r>
      <w:r w:rsidR="00907558">
        <w:rPr>
          <w:rFonts w:ascii="Times New Roman" w:hAnsi="Times New Roman"/>
          <w:color w:val="191919"/>
          <w:sz w:val="20"/>
          <w:szCs w:val="20"/>
        </w:rPr>
        <w:t>sis of counseling and on learn</w:t>
      </w:r>
      <w:r>
        <w:rPr>
          <w:rFonts w:ascii="Times New Roman" w:hAnsi="Times New Roman"/>
          <w:color w:val="191919"/>
          <w:sz w:val="20"/>
          <w:szCs w:val="20"/>
        </w:rPr>
        <w:t>ing</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involved</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helping</w:t>
      </w:r>
      <w:r>
        <w:rPr>
          <w:rFonts w:ascii="Times New Roman" w:hAnsi="Times New Roman"/>
          <w:color w:val="191919"/>
          <w:spacing w:val="-7"/>
          <w:sz w:val="20"/>
          <w:szCs w:val="20"/>
        </w:rPr>
        <w:t xml:space="preserve"> </w:t>
      </w:r>
      <w:r>
        <w:rPr>
          <w:rFonts w:ascii="Times New Roman" w:hAnsi="Times New Roman"/>
          <w:color w:val="191919"/>
          <w:sz w:val="20"/>
          <w:szCs w:val="20"/>
        </w:rPr>
        <w:t>relationships</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young</w:t>
      </w:r>
      <w:r>
        <w:rPr>
          <w:rFonts w:ascii="Times New Roman" w:hAnsi="Times New Roman"/>
          <w:color w:val="191919"/>
          <w:spacing w:val="-7"/>
          <w:sz w:val="20"/>
          <w:szCs w:val="20"/>
        </w:rPr>
        <w:t xml:space="preserve"> </w:t>
      </w:r>
      <w:r>
        <w:rPr>
          <w:rFonts w:ascii="Times New Roman" w:hAnsi="Times New Roman"/>
          <w:color w:val="191919"/>
          <w:sz w:val="20"/>
          <w:szCs w:val="20"/>
        </w:rPr>
        <w:t>children.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reading</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counseling 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practices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discussed.</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part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skill-building</w:t>
      </w:r>
      <w:r>
        <w:rPr>
          <w:rFonts w:ascii="Times New Roman" w:hAnsi="Times New Roman"/>
          <w:color w:val="191919"/>
          <w:spacing w:val="4"/>
          <w:sz w:val="20"/>
          <w:szCs w:val="20"/>
        </w:rPr>
        <w:t xml:space="preserve"> </w:t>
      </w:r>
      <w:r>
        <w:rPr>
          <w:rFonts w:ascii="Times New Roman" w:hAnsi="Times New Roman"/>
          <w:color w:val="191919"/>
          <w:sz w:val="20"/>
          <w:szCs w:val="20"/>
        </w:rPr>
        <w:t>process,</w:t>
      </w:r>
      <w:r>
        <w:rPr>
          <w:rFonts w:ascii="Times New Roman" w:hAnsi="Times New Roman"/>
          <w:color w:val="191919"/>
          <w:spacing w:val="3"/>
          <w:sz w:val="20"/>
          <w:szCs w:val="20"/>
        </w:rPr>
        <w:t xml:space="preserve"> </w:t>
      </w:r>
      <w:r>
        <w:rPr>
          <w:rFonts w:ascii="Times New Roman" w:hAnsi="Times New Roman"/>
          <w:color w:val="191919"/>
          <w:sz w:val="20"/>
          <w:szCs w:val="20"/>
        </w:rPr>
        <w:t>students</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tape counseling sessions for presentation in class.</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556</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Diagnosi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Remediation................................................................................3(3-2)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basic</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identifying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correcting</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ficulties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math and</w:t>
      </w:r>
      <w:r>
        <w:rPr>
          <w:rFonts w:ascii="Times New Roman" w:hAnsi="Times New Roman"/>
          <w:color w:val="191919"/>
          <w:spacing w:val="-8"/>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presented</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practiced</w:t>
      </w:r>
      <w:r>
        <w:rPr>
          <w:rFonts w:ascii="Times New Roman" w:hAnsi="Times New Roman"/>
          <w:color w:val="191919"/>
          <w:spacing w:val="-7"/>
          <w:sz w:val="20"/>
          <w:szCs w:val="20"/>
        </w:rPr>
        <w:t xml:space="preserve"> </w:t>
      </w:r>
      <w:r>
        <w:rPr>
          <w:rFonts w:ascii="Times New Roman" w:hAnsi="Times New Roman"/>
          <w:color w:val="191919"/>
          <w:sz w:val="20"/>
          <w:szCs w:val="20"/>
        </w:rPr>
        <w:t>through</w:t>
      </w:r>
      <w:r>
        <w:rPr>
          <w:rFonts w:ascii="Times New Roman" w:hAnsi="Times New Roman"/>
          <w:color w:val="191919"/>
          <w:spacing w:val="-8"/>
          <w:sz w:val="20"/>
          <w:szCs w:val="20"/>
        </w:rPr>
        <w:t xml:space="preserve"> </w:t>
      </w:r>
      <w:r>
        <w:rPr>
          <w:rFonts w:ascii="Times New Roman" w:hAnsi="Times New Roman"/>
          <w:color w:val="191919"/>
          <w:sz w:val="20"/>
          <w:szCs w:val="20"/>
        </w:rPr>
        <w:t>actual</w:t>
      </w:r>
      <w:r>
        <w:rPr>
          <w:rFonts w:ascii="Times New Roman" w:hAnsi="Times New Roman"/>
          <w:color w:val="191919"/>
          <w:spacing w:val="-7"/>
          <w:sz w:val="20"/>
          <w:szCs w:val="20"/>
        </w:rPr>
        <w:t xml:space="preserve"> </w:t>
      </w:r>
      <w:r>
        <w:rPr>
          <w:rFonts w:ascii="Times New Roman" w:hAnsi="Times New Roman"/>
          <w:color w:val="191919"/>
          <w:sz w:val="20"/>
          <w:szCs w:val="20"/>
        </w:rPr>
        <w:t>tutoring of young children.</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Laboratory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4"/>
          <w:sz w:val="20"/>
          <w:szCs w:val="20"/>
        </w:rPr>
        <w:t>r</w:t>
      </w:r>
      <w:r>
        <w:rPr>
          <w:rFonts w:ascii="Times New Roman" w:hAnsi="Times New Roman"/>
          <w:b/>
          <w:bCs/>
          <w:color w:val="191919"/>
          <w:sz w:val="20"/>
          <w:szCs w:val="20"/>
        </w:rPr>
        <w:t>equi</w:t>
      </w:r>
      <w:r>
        <w:rPr>
          <w:rFonts w:ascii="Times New Roman" w:hAnsi="Times New Roman"/>
          <w:b/>
          <w:bCs/>
          <w:color w:val="191919"/>
          <w:spacing w:val="-4"/>
          <w:sz w:val="20"/>
          <w:szCs w:val="20"/>
        </w:rPr>
        <w:t>r</w:t>
      </w:r>
      <w:r>
        <w:rPr>
          <w:rFonts w:ascii="Times New Roman" w:hAnsi="Times New Roman"/>
          <w:b/>
          <w:bCs/>
          <w:color w:val="191919"/>
          <w:sz w:val="20"/>
          <w:szCs w:val="20"/>
        </w:rPr>
        <w: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will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arranged..................................................3(3-2)</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Analyzes the role of play in the cognitive,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fective</w:t>
      </w:r>
      <w:r>
        <w:rPr>
          <w:rFonts w:ascii="Times New Roman" w:hAnsi="Times New Roman"/>
          <w:color w:val="191919"/>
          <w:spacing w:val="1"/>
          <w:sz w:val="20"/>
          <w:szCs w:val="20"/>
        </w:rPr>
        <w:t xml:space="preserve"> </w:t>
      </w:r>
      <w:r>
        <w:rPr>
          <w:rFonts w:ascii="Times New Roman" w:hAnsi="Times New Roman"/>
          <w:color w:val="191919"/>
          <w:sz w:val="20"/>
          <w:szCs w:val="20"/>
        </w:rPr>
        <w:t>and social development</w:t>
      </w:r>
      <w:r>
        <w:rPr>
          <w:rFonts w:ascii="Times New Roman" w:hAnsi="Times New Roman"/>
          <w:color w:val="191919"/>
          <w:spacing w:val="1"/>
          <w:sz w:val="20"/>
          <w:szCs w:val="20"/>
        </w:rPr>
        <w:t xml:space="preserve"> </w:t>
      </w:r>
      <w:r>
        <w:rPr>
          <w:rFonts w:ascii="Times New Roman" w:hAnsi="Times New Roman"/>
          <w:color w:val="191919"/>
          <w:sz w:val="20"/>
          <w:szCs w:val="20"/>
        </w:rPr>
        <w:t>of children</w:t>
      </w:r>
      <w:r>
        <w:rPr>
          <w:rFonts w:ascii="Times New Roman" w:hAnsi="Times New Roman"/>
          <w:color w:val="191919"/>
          <w:spacing w:val="-11"/>
          <w:sz w:val="20"/>
          <w:szCs w:val="20"/>
        </w:rPr>
        <w:t>’</w:t>
      </w:r>
      <w:r>
        <w:rPr>
          <w:rFonts w:ascii="Times New Roman" w:hAnsi="Times New Roman"/>
          <w:color w:val="191919"/>
          <w:sz w:val="20"/>
          <w:szCs w:val="20"/>
        </w:rPr>
        <w:t>s play and</w:t>
      </w:r>
      <w:r>
        <w:rPr>
          <w:rFonts w:ascii="Times New Roman" w:hAnsi="Times New Roman"/>
          <w:color w:val="191919"/>
          <w:spacing w:val="-3"/>
          <w:sz w:val="20"/>
          <w:szCs w:val="20"/>
        </w:rPr>
        <w:t xml:space="preserve"> </w:t>
      </w:r>
      <w:r>
        <w:rPr>
          <w:rFonts w:ascii="Times New Roman" w:hAnsi="Times New Roman"/>
          <w:color w:val="191919"/>
          <w:sz w:val="20"/>
          <w:szCs w:val="20"/>
        </w:rPr>
        <w:t>creativit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Emphasis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on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increased</w:t>
      </w:r>
      <w:r>
        <w:rPr>
          <w:rFonts w:ascii="Times New Roman" w:hAnsi="Times New Roman"/>
          <w:color w:val="191919"/>
          <w:spacing w:val="-3"/>
          <w:sz w:val="20"/>
          <w:szCs w:val="20"/>
        </w:rPr>
        <w:t xml:space="preserve"> </w:t>
      </w:r>
      <w:r>
        <w:rPr>
          <w:rFonts w:ascii="Times New Roman" w:hAnsi="Times New Roman"/>
          <w:color w:val="191919"/>
          <w:sz w:val="20"/>
          <w:szCs w:val="20"/>
        </w:rPr>
        <w:t>understanding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personal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educational</w:t>
      </w:r>
      <w:r>
        <w:rPr>
          <w:rFonts w:ascii="Times New Roman" w:hAnsi="Times New Roman"/>
          <w:color w:val="191919"/>
          <w:spacing w:val="-3"/>
          <w:sz w:val="20"/>
          <w:szCs w:val="20"/>
        </w:rPr>
        <w:t xml:space="preserve"> </w:t>
      </w:r>
      <w:r w:rsidR="00907558">
        <w:rPr>
          <w:rFonts w:ascii="Times New Roman" w:hAnsi="Times New Roman"/>
          <w:color w:val="191919"/>
          <w:sz w:val="20"/>
          <w:szCs w:val="20"/>
        </w:rPr>
        <w:t>sig</w:t>
      </w:r>
      <w:r>
        <w:rPr>
          <w:rFonts w:ascii="Times New Roman" w:hAnsi="Times New Roman"/>
          <w:color w:val="191919"/>
          <w:sz w:val="20"/>
          <w:szCs w:val="20"/>
        </w:rPr>
        <w:t>nificance of children</w:t>
      </w:r>
      <w:r>
        <w:rPr>
          <w:rFonts w:ascii="Times New Roman" w:hAnsi="Times New Roman"/>
          <w:color w:val="191919"/>
          <w:spacing w:val="-11"/>
          <w:sz w:val="20"/>
          <w:szCs w:val="20"/>
        </w:rPr>
        <w:t>’</w:t>
      </w:r>
      <w:r>
        <w:rPr>
          <w:rFonts w:ascii="Times New Roman" w:hAnsi="Times New Roman"/>
          <w:color w:val="191919"/>
          <w:sz w:val="20"/>
          <w:szCs w:val="20"/>
        </w:rPr>
        <w:t>s behavior at pla</w:t>
      </w:r>
      <w:r>
        <w:rPr>
          <w:rFonts w:ascii="Times New Roman" w:hAnsi="Times New Roman"/>
          <w:color w:val="191919"/>
          <w:spacing w:val="-13"/>
          <w:sz w:val="20"/>
          <w:szCs w:val="20"/>
        </w:rPr>
        <w:t>y</w:t>
      </w:r>
      <w:r>
        <w:rPr>
          <w:rFonts w:ascii="Times New Roman" w:hAnsi="Times New Roman"/>
          <w:color w:val="191919"/>
          <w:sz w:val="20"/>
          <w:szCs w:val="20"/>
        </w:rPr>
        <w:t>. Field observation and analysis are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Involvement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ears............................................................3(3-0)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careful</w:t>
      </w:r>
      <w:r>
        <w:rPr>
          <w:rFonts w:ascii="Times New Roman" w:hAnsi="Times New Roman"/>
          <w:color w:val="191919"/>
          <w:spacing w:val="-7"/>
          <w:sz w:val="20"/>
          <w:szCs w:val="20"/>
        </w:rPr>
        <w:t xml:space="preserve"> </w:t>
      </w:r>
      <w:r>
        <w:rPr>
          <w:rFonts w:ascii="Times New Roman" w:hAnsi="Times New Roman"/>
          <w:color w:val="191919"/>
          <w:sz w:val="20"/>
          <w:szCs w:val="20"/>
        </w:rPr>
        <w:t>investigation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strategies</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involve</w:t>
      </w:r>
      <w:r>
        <w:rPr>
          <w:rFonts w:ascii="Times New Roman" w:hAnsi="Times New Roman"/>
          <w:color w:val="191919"/>
          <w:spacing w:val="-7"/>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varied</w:t>
      </w:r>
      <w:r>
        <w:rPr>
          <w:rFonts w:ascii="Times New Roman" w:hAnsi="Times New Roman"/>
          <w:color w:val="191919"/>
          <w:spacing w:val="-7"/>
          <w:sz w:val="20"/>
          <w:szCs w:val="20"/>
        </w:rPr>
        <w:t xml:space="preserve"> </w:t>
      </w:r>
      <w:r>
        <w:rPr>
          <w:rFonts w:ascii="Times New Roman" w:hAnsi="Times New Roman"/>
          <w:color w:val="191919"/>
          <w:sz w:val="20"/>
          <w:szCs w:val="20"/>
        </w:rPr>
        <w:t>early</w:t>
      </w:r>
      <w:r>
        <w:rPr>
          <w:rFonts w:ascii="Times New Roman" w:hAnsi="Times New Roman"/>
          <w:color w:val="191919"/>
          <w:spacing w:val="-7"/>
          <w:sz w:val="20"/>
          <w:szCs w:val="20"/>
        </w:rPr>
        <w:t xml:space="preserve"> </w:t>
      </w:r>
      <w:r>
        <w:rPr>
          <w:rFonts w:ascii="Times New Roman" w:hAnsi="Times New Roman"/>
          <w:color w:val="191919"/>
          <w:sz w:val="20"/>
          <w:szCs w:val="20"/>
        </w:rPr>
        <w:t>childhood</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7"/>
          <w:sz w:val="20"/>
          <w:szCs w:val="20"/>
        </w:rPr>
        <w:t xml:space="preserve"> </w:t>
      </w:r>
      <w:r w:rsidR="00907558">
        <w:rPr>
          <w:rFonts w:ascii="Times New Roman" w:hAnsi="Times New Roman"/>
          <w:color w:val="191919"/>
          <w:sz w:val="20"/>
          <w:szCs w:val="20"/>
        </w:rPr>
        <w:t>Em</w:t>
      </w:r>
      <w:r>
        <w:rPr>
          <w:rFonts w:ascii="Times New Roman" w:hAnsi="Times New Roman"/>
          <w:color w:val="191919"/>
          <w:sz w:val="20"/>
          <w:szCs w:val="20"/>
        </w:rPr>
        <w:t>phasizes exploring the theoretical and practical issues associated with parental participation in early childhood education.</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ests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191919"/>
          <w:sz w:val="20"/>
          <w:szCs w:val="20"/>
        </w:rPr>
        <w:t>Provides an introduction and analysis of major assessment instruments in the early childhood curriculum.</w:t>
      </w:r>
      <w:r>
        <w:rPr>
          <w:rFonts w:ascii="Times New Roman" w:hAnsi="Times New Roman"/>
          <w:color w:val="191919"/>
          <w:spacing w:val="-19"/>
          <w:sz w:val="20"/>
          <w:szCs w:val="20"/>
        </w:rPr>
        <w:t xml:space="preserve"> </w:t>
      </w:r>
      <w:r>
        <w:rPr>
          <w:rFonts w:ascii="Times New Roman" w:hAnsi="Times New Roman"/>
          <w:color w:val="191919"/>
          <w:sz w:val="20"/>
          <w:szCs w:val="20"/>
        </w:rPr>
        <w:t>Active</w:t>
      </w:r>
      <w:r>
        <w:rPr>
          <w:rFonts w:ascii="Times New Roman" w:hAnsi="Times New Roman"/>
          <w:color w:val="191919"/>
          <w:spacing w:val="-8"/>
          <w:sz w:val="20"/>
          <w:szCs w:val="20"/>
        </w:rPr>
        <w:t xml:space="preserve"> </w:t>
      </w:r>
      <w:r>
        <w:rPr>
          <w:rFonts w:ascii="Times New Roman" w:hAnsi="Times New Roman"/>
          <w:color w:val="191919"/>
          <w:sz w:val="20"/>
          <w:szCs w:val="20"/>
        </w:rPr>
        <w:t>involvement</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constructing</w:t>
      </w:r>
      <w:r>
        <w:rPr>
          <w:rFonts w:ascii="Times New Roman" w:hAnsi="Times New Roman"/>
          <w:color w:val="191919"/>
          <w:spacing w:val="-8"/>
          <w:sz w:val="20"/>
          <w:szCs w:val="20"/>
        </w:rPr>
        <w:t xml:space="preserve"> </w:t>
      </w:r>
      <w:r>
        <w:rPr>
          <w:rFonts w:ascii="Times New Roman" w:hAnsi="Times New Roman"/>
          <w:color w:val="191919"/>
          <w:sz w:val="20"/>
          <w:szCs w:val="20"/>
        </w:rPr>
        <w:t>valid</w:t>
      </w:r>
      <w:r>
        <w:rPr>
          <w:rFonts w:ascii="Times New Roman" w:hAnsi="Times New Roman"/>
          <w:color w:val="191919"/>
          <w:spacing w:val="-8"/>
          <w:sz w:val="20"/>
          <w:szCs w:val="20"/>
        </w:rPr>
        <w:t xml:space="preserve"> </w:t>
      </w:r>
      <w:r>
        <w:rPr>
          <w:rFonts w:ascii="Times New Roman" w:hAnsi="Times New Roman"/>
          <w:color w:val="191919"/>
          <w:sz w:val="20"/>
          <w:szCs w:val="20"/>
        </w:rPr>
        <w:t>diagnostic</w:t>
      </w:r>
      <w:r>
        <w:rPr>
          <w:rFonts w:ascii="Times New Roman" w:hAnsi="Times New Roman"/>
          <w:color w:val="191919"/>
          <w:spacing w:val="-8"/>
          <w:sz w:val="20"/>
          <w:szCs w:val="20"/>
        </w:rPr>
        <w:t xml:space="preserve"> </w:t>
      </w:r>
      <w:r>
        <w:rPr>
          <w:rFonts w:ascii="Times New Roman" w:hAnsi="Times New Roman"/>
          <w:color w:val="191919"/>
          <w:sz w:val="20"/>
          <w:szCs w:val="20"/>
        </w:rPr>
        <w:t>teache</w:t>
      </w:r>
      <w:r>
        <w:rPr>
          <w:rFonts w:ascii="Times New Roman" w:hAnsi="Times New Roman"/>
          <w:color w:val="191919"/>
          <w:spacing w:val="-4"/>
          <w:sz w:val="20"/>
          <w:szCs w:val="20"/>
        </w:rPr>
        <w:t>r</w:t>
      </w:r>
      <w:r>
        <w:rPr>
          <w:rFonts w:ascii="Times New Roman" w:hAnsi="Times New Roman"/>
          <w:color w:val="191919"/>
          <w:sz w:val="20"/>
          <w:szCs w:val="20"/>
        </w:rPr>
        <w:t>-made</w:t>
      </w:r>
      <w:r>
        <w:rPr>
          <w:rFonts w:ascii="Times New Roman" w:hAnsi="Times New Roman"/>
          <w:color w:val="191919"/>
          <w:spacing w:val="-8"/>
          <w:sz w:val="20"/>
          <w:szCs w:val="20"/>
        </w:rPr>
        <w:t xml:space="preserve"> </w:t>
      </w:r>
      <w:r>
        <w:rPr>
          <w:rFonts w:ascii="Times New Roman" w:hAnsi="Times New Roman"/>
          <w:color w:val="191919"/>
          <w:sz w:val="20"/>
          <w:szCs w:val="20"/>
        </w:rPr>
        <w:t>assessment</w:t>
      </w:r>
      <w:r>
        <w:rPr>
          <w:rFonts w:ascii="Times New Roman" w:hAnsi="Times New Roman"/>
          <w:color w:val="191919"/>
          <w:spacing w:val="-8"/>
          <w:sz w:val="20"/>
          <w:szCs w:val="20"/>
        </w:rPr>
        <w:t xml:space="preserve"> </w:t>
      </w:r>
      <w:r>
        <w:rPr>
          <w:rFonts w:ascii="Times New Roman" w:hAnsi="Times New Roman"/>
          <w:color w:val="191919"/>
          <w:sz w:val="20"/>
          <w:szCs w:val="20"/>
        </w:rPr>
        <w:t>tools will be required.</w:t>
      </w:r>
    </w:p>
    <w:p w:rsidR="00F42301" w:rsidRDefault="00F42301" w:rsidP="00907558">
      <w:pPr>
        <w:widowControl w:val="0"/>
        <w:autoSpaceDE w:val="0"/>
        <w:autoSpaceDN w:val="0"/>
        <w:adjustRightInd w:val="0"/>
        <w:spacing w:after="0" w:line="227" w:lineRule="exact"/>
        <w:ind w:left="1080" w:right="39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Evaluation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Education.................................3(3-0)</w:t>
      </w:r>
    </w:p>
    <w:p w:rsidR="00F42301" w:rsidRDefault="00F42301" w:rsidP="00907558">
      <w:pPr>
        <w:widowControl w:val="0"/>
        <w:autoSpaceDE w:val="0"/>
        <w:autoSpaceDN w:val="0"/>
        <w:adjustRightInd w:val="0"/>
        <w:spacing w:before="13" w:after="0" w:line="250" w:lineRule="auto"/>
        <w:ind w:left="1080" w:right="390" w:firstLine="0"/>
        <w:jc w:val="both"/>
        <w:rPr>
          <w:rFonts w:ascii="Times New Roman" w:hAnsi="Times New Roman"/>
          <w:color w:val="000000"/>
          <w:sz w:val="20"/>
          <w:szCs w:val="20"/>
        </w:rPr>
      </w:pPr>
      <w:r>
        <w:rPr>
          <w:rFonts w:ascii="Times New Roman" w:hAnsi="Times New Roman"/>
          <w:color w:val="000000"/>
          <w:sz w:val="20"/>
          <w:szCs w:val="20"/>
        </w:rPr>
        <w:t>Examines significant recent research in early childhood to enable students to gain an unde</w:t>
      </w:r>
      <w:r>
        <w:rPr>
          <w:rFonts w:ascii="Times New Roman" w:hAnsi="Times New Roman"/>
          <w:color w:val="000000"/>
          <w:spacing w:val="-4"/>
          <w:sz w:val="20"/>
          <w:szCs w:val="20"/>
        </w:rPr>
        <w:t>r</w:t>
      </w:r>
      <w:r>
        <w:rPr>
          <w:rFonts w:ascii="Times New Roman" w:hAnsi="Times New Roman"/>
          <w:color w:val="000000"/>
          <w:sz w:val="20"/>
          <w:szCs w:val="20"/>
        </w:rPr>
        <w:t>standing of the conceptual and methodological basis of research. Students will be expected to gain competence in the analysis and interpretation of research.</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ECEC 5580.</w:t>
      </w:r>
    </w:p>
    <w:p w:rsidR="00F42301" w:rsidRDefault="00F42301" w:rsidP="00907558">
      <w:pPr>
        <w:widowControl w:val="0"/>
        <w:autoSpaceDE w:val="0"/>
        <w:autoSpaceDN w:val="0"/>
        <w:adjustRightInd w:val="0"/>
        <w:spacing w:before="17" w:after="0" w:line="220" w:lineRule="exact"/>
        <w:ind w:left="1080" w:right="390" w:firstLine="0"/>
        <w:rPr>
          <w:rFonts w:ascii="Times New Roman" w:hAnsi="Times New Roman"/>
          <w:color w:val="000000"/>
        </w:rPr>
      </w:pPr>
    </w:p>
    <w:p w:rsidR="00907558" w:rsidRDefault="00F42301" w:rsidP="00907558">
      <w:pPr>
        <w:widowControl w:val="0"/>
        <w:autoSpaceDE w:val="0"/>
        <w:autoSpaceDN w:val="0"/>
        <w:adjustRightInd w:val="0"/>
        <w:spacing w:after="0" w:line="251" w:lineRule="auto"/>
        <w:ind w:left="1080" w:right="390" w:firstLine="0"/>
        <w:jc w:val="both"/>
        <w:rPr>
          <w:rFonts w:ascii="Times New Roman" w:hAnsi="Times New Roman"/>
          <w:color w:val="191919"/>
          <w:sz w:val="20"/>
          <w:szCs w:val="20"/>
        </w:rPr>
        <w:sectPr w:rsidR="00907558">
          <w:pgSz w:w="12240" w:h="15840"/>
          <w:pgMar w:top="260" w:right="1300" w:bottom="280" w:left="200" w:header="0" w:footer="770" w:gutter="0"/>
          <w:cols w:space="720" w:equalWidth="0">
            <w:col w:w="10740"/>
          </w:cols>
          <w:noEndnote/>
        </w:sectPr>
      </w:pPr>
      <w:r>
        <w:rPr>
          <w:rFonts w:ascii="Times New Roman" w:hAnsi="Times New Roman"/>
          <w:b/>
          <w:bCs/>
          <w:color w:val="191919"/>
          <w:spacing w:val="-1"/>
          <w:sz w:val="20"/>
          <w:szCs w:val="20"/>
        </w:rPr>
        <w:t>EDU</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w:t>
      </w:r>
      <w:r>
        <w:rPr>
          <w:rFonts w:ascii="Times New Roman" w:hAnsi="Times New Roman"/>
          <w:b/>
          <w:bCs/>
          <w:color w:val="191919"/>
          <w:spacing w:val="-4"/>
          <w:sz w:val="20"/>
          <w:szCs w:val="20"/>
        </w:rPr>
        <w:t>r</w:t>
      </w:r>
      <w:r>
        <w:rPr>
          <w:rFonts w:ascii="Times New Roman" w:hAnsi="Times New Roman"/>
          <w:b/>
          <w:bCs/>
          <w:color w:val="191919"/>
          <w:spacing w:val="-1"/>
          <w:sz w:val="20"/>
          <w:szCs w:val="20"/>
        </w:rPr>
        <w:t>ofessiona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Accomplishe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Educators...................................3(3-0) </w: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coursre</w:t>
      </w:r>
      <w:r>
        <w:rPr>
          <w:rFonts w:ascii="Times New Roman" w:hAnsi="Times New Roman"/>
          <w:color w:val="191919"/>
          <w:spacing w:val="-8"/>
          <w:sz w:val="20"/>
          <w:szCs w:val="20"/>
        </w:rPr>
        <w:t xml:space="preserve"> </w:t>
      </w:r>
      <w:r>
        <w:rPr>
          <w:rFonts w:ascii="Times New Roman" w:hAnsi="Times New Roman"/>
          <w:color w:val="191919"/>
          <w:sz w:val="20"/>
          <w:szCs w:val="20"/>
        </w:rPr>
        <w:t>focuses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self-assessment</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individual</w:t>
      </w:r>
      <w:r>
        <w:rPr>
          <w:rFonts w:ascii="Times New Roman" w:hAnsi="Times New Roman"/>
          <w:color w:val="191919"/>
          <w:spacing w:val="-8"/>
          <w:sz w:val="20"/>
          <w:szCs w:val="20"/>
        </w:rPr>
        <w:t xml:space="preserve"> </w:t>
      </w:r>
      <w:r>
        <w:rPr>
          <w:rFonts w:ascii="Times New Roman" w:hAnsi="Times New Roman"/>
          <w:color w:val="191919"/>
          <w:sz w:val="20"/>
          <w:szCs w:val="20"/>
        </w:rPr>
        <w:t>student</w:t>
      </w:r>
      <w:r>
        <w:rPr>
          <w:rFonts w:ascii="Times New Roman" w:hAnsi="Times New Roman"/>
          <w:color w:val="191919"/>
          <w:spacing w:val="-8"/>
          <w:sz w:val="20"/>
          <w:szCs w:val="20"/>
        </w:rPr>
        <w:t xml:space="preserve"> </w:t>
      </w:r>
      <w:r>
        <w:rPr>
          <w:rFonts w:ascii="Times New Roman" w:hAnsi="Times New Roman"/>
          <w:color w:val="191919"/>
          <w:sz w:val="20"/>
          <w:szCs w:val="20"/>
        </w:rPr>
        <w:t>understanding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application of</w:t>
      </w:r>
      <w:r>
        <w:rPr>
          <w:rFonts w:ascii="Times New Roman" w:hAnsi="Times New Roman"/>
          <w:color w:val="191919"/>
          <w:spacing w:val="2"/>
          <w:sz w:val="20"/>
          <w:szCs w:val="20"/>
        </w:rPr>
        <w:t xml:space="preserve"> </w:t>
      </w:r>
      <w:r>
        <w:rPr>
          <w:rFonts w:ascii="Times New Roman" w:hAnsi="Times New Roman"/>
          <w:color w:val="191919"/>
          <w:sz w:val="20"/>
          <w:szCs w:val="20"/>
        </w:rPr>
        <w:t>mastery</w:t>
      </w:r>
      <w:r>
        <w:rPr>
          <w:rFonts w:ascii="Times New Roman" w:hAnsi="Times New Roman"/>
          <w:color w:val="191919"/>
          <w:spacing w:val="2"/>
          <w:sz w:val="20"/>
          <w:szCs w:val="20"/>
        </w:rPr>
        <w:t xml:space="preserve"> </w:t>
      </w:r>
      <w:r>
        <w:rPr>
          <w:rFonts w:ascii="Times New Roman" w:hAnsi="Times New Roman"/>
          <w:color w:val="191919"/>
          <w:sz w:val="20"/>
          <w:szCs w:val="20"/>
        </w:rPr>
        <w:t>outcomes</w:t>
      </w:r>
      <w:r>
        <w:rPr>
          <w:rFonts w:ascii="Times New Roman" w:hAnsi="Times New Roman"/>
          <w:color w:val="191919"/>
          <w:spacing w:val="2"/>
          <w:sz w:val="20"/>
          <w:szCs w:val="20"/>
        </w:rPr>
        <w:t xml:space="preserve"> </w:t>
      </w:r>
      <w:r>
        <w:rPr>
          <w:rFonts w:ascii="Times New Roman" w:hAnsi="Times New Roman"/>
          <w:color w:val="191919"/>
          <w:sz w:val="20"/>
          <w:szCs w:val="20"/>
        </w:rPr>
        <w:t>based</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National</w:t>
      </w:r>
      <w:r>
        <w:rPr>
          <w:rFonts w:ascii="Times New Roman" w:hAnsi="Times New Roman"/>
          <w:color w:val="191919"/>
          <w:spacing w:val="2"/>
          <w:sz w:val="20"/>
          <w:szCs w:val="20"/>
        </w:rPr>
        <w:t xml:space="preserve"> </w:t>
      </w:r>
      <w:r>
        <w:rPr>
          <w:rFonts w:ascii="Times New Roman" w:hAnsi="Times New Roman"/>
          <w:color w:val="191919"/>
          <w:sz w:val="20"/>
          <w:szCs w:val="20"/>
        </w:rPr>
        <w:t>Board</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Professional</w:t>
      </w:r>
      <w:r>
        <w:rPr>
          <w:rFonts w:ascii="Times New Roman" w:hAnsi="Times New Roman"/>
          <w:color w:val="191919"/>
          <w:spacing w:val="-2"/>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2"/>
          <w:sz w:val="20"/>
          <w:szCs w:val="20"/>
        </w:rPr>
        <w:t xml:space="preserve"> </w:t>
      </w:r>
      <w:r>
        <w:rPr>
          <w:rFonts w:ascii="Times New Roman" w:hAnsi="Times New Roman"/>
          <w:color w:val="191919"/>
          <w:sz w:val="20"/>
          <w:szCs w:val="20"/>
        </w:rPr>
        <w:t>Standards.</w:t>
      </w:r>
      <w:r>
        <w:rPr>
          <w:rFonts w:ascii="Times New Roman" w:hAnsi="Times New Roman"/>
          <w:color w:val="191919"/>
          <w:spacing w:val="2"/>
          <w:sz w:val="20"/>
          <w:szCs w:val="20"/>
        </w:rPr>
        <w:t xml:space="preserve"> </w:t>
      </w:r>
      <w:r>
        <w:rPr>
          <w:rFonts w:ascii="Times New Roman" w:hAnsi="Times New Roman"/>
          <w:color w:val="191919"/>
          <w:sz w:val="20"/>
          <w:szCs w:val="20"/>
        </w:rPr>
        <w:t>Emphasis will be upon preparing educators to assess their practice usign teh rigorous guidelines for the NBTS process.</w:t>
      </w:r>
    </w:p>
    <w:p w:rsidR="00F42301" w:rsidRDefault="00F42301" w:rsidP="00907558">
      <w:pPr>
        <w:widowControl w:val="0"/>
        <w:autoSpaceDE w:val="0"/>
        <w:autoSpaceDN w:val="0"/>
        <w:adjustRightInd w:val="0"/>
        <w:spacing w:after="0" w:line="251" w:lineRule="auto"/>
        <w:ind w:left="1080" w:right="390" w:firstLine="0"/>
        <w:jc w:val="both"/>
        <w:rPr>
          <w:rFonts w:ascii="Times New Roman" w:hAnsi="Times New Roman"/>
          <w:color w:val="000000"/>
          <w:sz w:val="20"/>
          <w:szCs w:val="20"/>
        </w:rPr>
      </w:pPr>
    </w:p>
    <w:tbl>
      <w:tblPr>
        <w:tblW w:w="10170" w:type="dxa"/>
        <w:tblInd w:w="630" w:type="dxa"/>
        <w:tblLayout w:type="fixed"/>
        <w:tblCellMar>
          <w:left w:w="0" w:type="dxa"/>
          <w:right w:w="0" w:type="dxa"/>
        </w:tblCellMar>
        <w:tblLook w:val="0000"/>
      </w:tblPr>
      <w:tblGrid>
        <w:gridCol w:w="1085"/>
        <w:gridCol w:w="4560"/>
        <w:gridCol w:w="4525"/>
      </w:tblGrid>
      <w:tr w:rsidR="00F42301" w:rsidRPr="00FA7AC7" w:rsidTr="009E5F68">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40" w:lineRule="exact"/>
              <w:rPr>
                <w:rFonts w:ascii="Times New Roman" w:hAnsi="Times New Roman"/>
                <w:sz w:val="14"/>
                <w:szCs w:val="14"/>
              </w:rPr>
            </w:pPr>
          </w:p>
          <w:p w:rsidR="00F42301" w:rsidRPr="00FA7AC7" w:rsidRDefault="00F42301" w:rsidP="00C57415">
            <w:pPr>
              <w:widowControl w:val="0"/>
              <w:autoSpaceDE w:val="0"/>
              <w:autoSpaceDN w:val="0"/>
              <w:adjustRightInd w:val="0"/>
              <w:spacing w:after="0"/>
              <w:ind w:left="165"/>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452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E5F68">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2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9E5F68">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2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907558" w:rsidRDefault="00907558" w:rsidP="004D76C4">
      <w:pPr>
        <w:pStyle w:val="Heading1"/>
        <w:spacing w:before="0"/>
        <w:ind w:firstLine="1714"/>
        <w:rPr>
          <w:rFonts w:ascii="Impact" w:hAnsi="Impact" w:cs="Impact"/>
          <w:color w:val="000000"/>
          <w:sz w:val="36"/>
          <w:szCs w:val="36"/>
        </w:rPr>
      </w:pPr>
      <w:bookmarkStart w:id="178" w:name="_Toc294969751"/>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 xml:space="preserve">IN </w:t>
      </w:r>
      <w:r w:rsidRPr="004D76C4">
        <w:rPr>
          <w:rFonts w:ascii="Impact" w:hAnsi="Impact" w:cs="Impact"/>
          <w:color w:val="808080" w:themeColor="background1" w:themeShade="80"/>
          <w:sz w:val="36"/>
          <w:szCs w:val="36"/>
        </w:rPr>
        <w:t>EDUC</w:t>
      </w:r>
      <w:r w:rsidRPr="004D76C4">
        <w:rPr>
          <w:rFonts w:ascii="Impact" w:hAnsi="Impact" w:cs="Impact"/>
          <w:color w:val="808080" w:themeColor="background1" w:themeShade="80"/>
          <w:spacing w:val="-19"/>
          <w:sz w:val="36"/>
          <w:szCs w:val="36"/>
        </w:rPr>
        <w:t>A</w:t>
      </w:r>
      <w:r w:rsidRPr="004D76C4">
        <w:rPr>
          <w:rFonts w:ascii="Impact" w:hAnsi="Impact" w:cs="Impact"/>
          <w:color w:val="808080" w:themeColor="background1" w:themeShade="80"/>
          <w:sz w:val="36"/>
          <w:szCs w:val="36"/>
        </w:rPr>
        <w:t>TIONAL LEADERSHIP</w:t>
      </w:r>
      <w:bookmarkEnd w:id="178"/>
    </w:p>
    <w:p w:rsidR="00907558" w:rsidRDefault="00907558" w:rsidP="00907558">
      <w:pPr>
        <w:widowControl w:val="0"/>
        <w:autoSpaceDE w:val="0"/>
        <w:autoSpaceDN w:val="0"/>
        <w:adjustRightInd w:val="0"/>
        <w:spacing w:after="0" w:line="140" w:lineRule="exact"/>
        <w:ind w:left="1710" w:firstLine="0"/>
        <w:jc w:val="both"/>
        <w:rPr>
          <w:rFonts w:ascii="Impact" w:hAnsi="Impact" w:cs="Impact"/>
          <w:color w:val="000000"/>
          <w:sz w:val="14"/>
          <w:szCs w:val="14"/>
        </w:rPr>
      </w:pPr>
    </w:p>
    <w:p w:rsidR="00907558" w:rsidRPr="004D76C4" w:rsidRDefault="00907558" w:rsidP="004D76C4">
      <w:pPr>
        <w:pStyle w:val="Heading2"/>
        <w:spacing w:before="0"/>
        <w:ind w:firstLine="1714"/>
        <w:rPr>
          <w:rFonts w:ascii="Times New Roman" w:hAnsi="Times New Roman"/>
          <w:color w:val="808080" w:themeColor="background1" w:themeShade="80"/>
          <w:sz w:val="32"/>
          <w:szCs w:val="32"/>
        </w:rPr>
      </w:pPr>
      <w:bookmarkStart w:id="179" w:name="_Toc294969752"/>
      <w:r w:rsidRPr="004D76C4">
        <w:rPr>
          <w:rFonts w:ascii="Times New Roman" w:hAnsi="Times New Roman"/>
          <w:bCs w:val="0"/>
          <w:color w:val="808080" w:themeColor="background1" w:themeShade="80"/>
          <w:sz w:val="32"/>
          <w:szCs w:val="32"/>
        </w:rPr>
        <w:t>Deg</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ee P</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ogram</w:t>
      </w:r>
      <w:bookmarkEnd w:id="179"/>
    </w:p>
    <w:p w:rsidR="00907558" w:rsidDel="00064AA8" w:rsidRDefault="00284C41" w:rsidP="00907558">
      <w:pPr>
        <w:widowControl w:val="0"/>
        <w:autoSpaceDE w:val="0"/>
        <w:autoSpaceDN w:val="0"/>
        <w:adjustRightInd w:val="0"/>
        <w:spacing w:before="62" w:after="0"/>
        <w:ind w:left="1710" w:firstLine="270"/>
        <w:jc w:val="both"/>
        <w:rPr>
          <w:del w:id="180" w:author=" " w:date="2011-04-06T09:44:00Z"/>
          <w:rFonts w:ascii="Times New Roman" w:hAnsi="Times New Roman"/>
          <w:color w:val="000000"/>
          <w:sz w:val="20"/>
          <w:szCs w:val="20"/>
        </w:rPr>
      </w:pPr>
      <w:r w:rsidRPr="00284C41">
        <w:rPr>
          <w:rFonts w:ascii="Times New Roman" w:hAnsi="Times New Roman"/>
          <w:noProof/>
          <w:color w:val="191919"/>
          <w:sz w:val="20"/>
          <w:szCs w:val="20"/>
        </w:rPr>
        <w:pict>
          <v:shape id="_x0000_s7703" type="#_x0000_t202" style="position:absolute;left:0;text-align:left;margin-left:25.3pt;margin-top:13.85pt;width:1in;height:532.75pt;z-index:-251337216;mso-position-horizontal-relative:page" o:allowincell="f" filled="f" stroked="f">
            <v:textbox style="layout-flow:vertical;mso-layout-flow-alt:bottom-to-top;mso-next-textbox:#_x0000_s7703" inset="0,0,0,0">
              <w:txbxContent>
                <w:p w:rsidR="00E410E0" w:rsidRDefault="00E410E0" w:rsidP="00907558">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907558">
        <w:rPr>
          <w:rFonts w:ascii="Times New Roman" w:hAnsi="Times New Roman"/>
          <w:color w:val="191919"/>
          <w:sz w:val="20"/>
          <w:szCs w:val="20"/>
        </w:rPr>
        <w:t>The graduate program in Educational Leadership leads to a Maste</w:t>
      </w:r>
      <w:r w:rsidR="00907558">
        <w:rPr>
          <w:rFonts w:ascii="Times New Roman" w:hAnsi="Times New Roman"/>
          <w:color w:val="191919"/>
          <w:spacing w:val="7"/>
          <w:sz w:val="20"/>
          <w:szCs w:val="20"/>
        </w:rPr>
        <w:t>r</w:t>
      </w:r>
      <w:r w:rsidR="00907558">
        <w:rPr>
          <w:rFonts w:ascii="Times New Roman" w:hAnsi="Times New Roman"/>
          <w:color w:val="191919"/>
          <w:spacing w:val="-11"/>
          <w:sz w:val="20"/>
          <w:szCs w:val="20"/>
        </w:rPr>
        <w:t>’</w:t>
      </w:r>
      <w:r w:rsidR="00907558">
        <w:rPr>
          <w:rFonts w:ascii="Times New Roman" w:hAnsi="Times New Roman"/>
          <w:color w:val="191919"/>
          <w:sz w:val="20"/>
          <w:szCs w:val="20"/>
        </w:rPr>
        <w:t xml:space="preserve">s degree in Education </w:t>
      </w:r>
      <w:ins w:id="181" w:author=" " w:date="2011-04-06T09:44:00Z">
        <w:r w:rsidR="00907558">
          <w:rPr>
            <w:rFonts w:ascii="Times New Roman" w:hAnsi="Times New Roman"/>
            <w:color w:val="191919"/>
            <w:sz w:val="20"/>
            <w:szCs w:val="20"/>
          </w:rPr>
          <w:t>Administration and Supervison.</w:t>
        </w:r>
      </w:ins>
      <w:del w:id="182" w:author=" " w:date="2011-04-06T09:44:00Z">
        <w:r w:rsidR="00907558" w:rsidDel="00064AA8">
          <w:rPr>
            <w:rFonts w:ascii="Times New Roman" w:hAnsi="Times New Roman"/>
            <w:color w:val="191919"/>
            <w:sz w:val="20"/>
            <w:szCs w:val="20"/>
          </w:rPr>
          <w:delText>and a</w:delText>
        </w:r>
      </w:del>
    </w:p>
    <w:p w:rsidR="00907558" w:rsidDel="00064AA8" w:rsidRDefault="00907558" w:rsidP="00907558">
      <w:pPr>
        <w:widowControl w:val="0"/>
        <w:autoSpaceDE w:val="0"/>
        <w:autoSpaceDN w:val="0"/>
        <w:adjustRightInd w:val="0"/>
        <w:spacing w:before="62" w:after="0"/>
        <w:ind w:left="1710" w:firstLine="270"/>
        <w:jc w:val="both"/>
        <w:rPr>
          <w:del w:id="183" w:author=" " w:date="2011-04-06T09:45:00Z"/>
          <w:rFonts w:ascii="Times New Roman" w:hAnsi="Times New Roman"/>
          <w:color w:val="000000"/>
          <w:sz w:val="20"/>
          <w:szCs w:val="20"/>
        </w:rPr>
        <w:sectPr w:rsidR="00907558" w:rsidDel="00064AA8">
          <w:pgSz w:w="12240" w:h="15840"/>
          <w:pgMar w:top="300" w:right="240" w:bottom="280" w:left="1240" w:header="0" w:footer="782" w:gutter="0"/>
          <w:cols w:space="720" w:equalWidth="0">
            <w:col w:w="10760"/>
          </w:cols>
          <w:noEndnote/>
        </w:sectPr>
      </w:pPr>
    </w:p>
    <w:p w:rsidR="00F42301" w:rsidRDefault="00F42301" w:rsidP="00907558">
      <w:pPr>
        <w:widowControl w:val="0"/>
        <w:autoSpaceDE w:val="0"/>
        <w:autoSpaceDN w:val="0"/>
        <w:adjustRightInd w:val="0"/>
        <w:spacing w:after="0" w:line="200" w:lineRule="exact"/>
        <w:ind w:left="1710" w:firstLine="270"/>
        <w:jc w:val="both"/>
        <w:rPr>
          <w:rFonts w:ascii="Times New Roman" w:hAnsi="Times New Roman"/>
          <w:sz w:val="20"/>
          <w:szCs w:val="20"/>
        </w:rPr>
      </w:pPr>
    </w:p>
    <w:p w:rsidR="00F42301" w:rsidRDefault="00F42301" w:rsidP="00907558">
      <w:pPr>
        <w:widowControl w:val="0"/>
        <w:autoSpaceDE w:val="0"/>
        <w:autoSpaceDN w:val="0"/>
        <w:adjustRightInd w:val="0"/>
        <w:spacing w:after="0" w:line="200" w:lineRule="exact"/>
        <w:ind w:left="1710" w:firstLine="0"/>
        <w:jc w:val="both"/>
        <w:rPr>
          <w:rFonts w:ascii="Times New Roman" w:hAnsi="Times New Roman"/>
          <w:sz w:val="20"/>
          <w:szCs w:val="20"/>
        </w:rPr>
      </w:pPr>
    </w:p>
    <w:p w:rsidR="00F42301" w:rsidRDefault="00F42301" w:rsidP="00907558">
      <w:pPr>
        <w:widowControl w:val="0"/>
        <w:autoSpaceDE w:val="0"/>
        <w:autoSpaceDN w:val="0"/>
        <w:adjustRightInd w:val="0"/>
        <w:spacing w:before="27" w:after="0" w:line="250" w:lineRule="auto"/>
        <w:ind w:left="1710" w:firstLine="270"/>
        <w:jc w:val="both"/>
        <w:rPr>
          <w:rFonts w:ascii="Times New Roman" w:hAnsi="Times New Roman"/>
          <w:color w:val="000000"/>
          <w:sz w:val="20"/>
          <w:szCs w:val="20"/>
        </w:rPr>
      </w:pPr>
      <w:del w:id="184" w:author=" " w:date="2011-04-06T09:45:00Z">
        <w:r w:rsidDel="00064AA8">
          <w:rPr>
            <w:rFonts w:ascii="Times New Roman" w:hAnsi="Times New Roman"/>
            <w:i/>
            <w:iCs/>
            <w:color w:val="191919"/>
            <w:sz w:val="20"/>
            <w:szCs w:val="20"/>
          </w:rPr>
          <w:delText>non</w:delText>
        </w:r>
        <w:r w:rsidDel="00064AA8">
          <w:rPr>
            <w:rFonts w:ascii="Times New Roman" w:hAnsi="Times New Roman"/>
            <w:i/>
            <w:iCs/>
            <w:color w:val="191919"/>
            <w:spacing w:val="-7"/>
            <w:sz w:val="20"/>
            <w:szCs w:val="20"/>
          </w:rPr>
          <w:delText>r</w:delText>
        </w:r>
        <w:r w:rsidDel="00064AA8">
          <w:rPr>
            <w:rFonts w:ascii="Times New Roman" w:hAnsi="Times New Roman"/>
            <w:i/>
            <w:iCs/>
            <w:color w:val="191919"/>
            <w:sz w:val="20"/>
            <w:szCs w:val="20"/>
          </w:rPr>
          <w:delText xml:space="preserve">enewable level 5 (NL-5) </w:delText>
        </w:r>
        <w:r w:rsidDel="00064AA8">
          <w:rPr>
            <w:rFonts w:ascii="Times New Roman" w:hAnsi="Times New Roman"/>
            <w:color w:val="191919"/>
            <w:sz w:val="20"/>
            <w:szCs w:val="20"/>
          </w:rPr>
          <w:delText>certification in the State of Geo</w:delText>
        </w:r>
        <w:r w:rsidDel="00064AA8">
          <w:rPr>
            <w:rFonts w:ascii="Times New Roman" w:hAnsi="Times New Roman"/>
            <w:color w:val="191919"/>
            <w:spacing w:val="-4"/>
            <w:sz w:val="20"/>
            <w:szCs w:val="20"/>
          </w:rPr>
          <w:delText>r</w:delText>
        </w:r>
        <w:r w:rsidDel="00064AA8">
          <w:rPr>
            <w:rFonts w:ascii="Times New Roman" w:hAnsi="Times New Roman"/>
            <w:color w:val="191919"/>
            <w:sz w:val="20"/>
            <w:szCs w:val="20"/>
          </w:rPr>
          <w:delText>gia</w:delText>
        </w:r>
      </w:del>
      <w:r w:rsidR="00907558">
        <w:rPr>
          <w:rFonts w:ascii="Times New Roman" w:hAnsi="Times New Roman"/>
          <w:color w:val="191919"/>
          <w:sz w:val="20"/>
          <w:szCs w:val="20"/>
        </w:rPr>
        <w:t>The M.Ed. planned degree pro</w:t>
      </w:r>
      <w:r>
        <w:rPr>
          <w:rFonts w:ascii="Times New Roman" w:hAnsi="Times New Roman"/>
          <w:color w:val="191919"/>
          <w:sz w:val="20"/>
          <w:szCs w:val="20"/>
        </w:rPr>
        <w:t>gram lists a minimum of 36 semester hours of coursework to be completed within six years from the date of enrollment.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maximum of nine semester hours may be earned as transfer credits. These credits must be indicated on the student</w:t>
      </w:r>
      <w:r>
        <w:rPr>
          <w:rFonts w:ascii="Times New Roman" w:hAnsi="Times New Roman"/>
          <w:color w:val="191919"/>
          <w:spacing w:val="-11"/>
          <w:sz w:val="20"/>
          <w:szCs w:val="20"/>
        </w:rPr>
        <w:t>’</w:t>
      </w:r>
      <w:r>
        <w:rPr>
          <w:rFonts w:ascii="Times New Roman" w:hAnsi="Times New Roman"/>
          <w:color w:val="191919"/>
          <w:sz w:val="20"/>
          <w:szCs w:val="20"/>
        </w:rPr>
        <w:t>s planned program d</w:t>
      </w:r>
      <w:r w:rsidR="00907558">
        <w:rPr>
          <w:rFonts w:ascii="Times New Roman" w:hAnsi="Times New Roman"/>
          <w:color w:val="191919"/>
          <w:sz w:val="20"/>
          <w:szCs w:val="20"/>
        </w:rPr>
        <w:t>uring the first semester of en</w:t>
      </w:r>
      <w:r>
        <w:rPr>
          <w:rFonts w:ascii="Times New Roman" w:hAnsi="Times New Roman"/>
          <w:color w:val="191919"/>
          <w:sz w:val="20"/>
          <w:szCs w:val="20"/>
        </w:rPr>
        <w:t>rollment as a graduate student admitted in full status. Students are expected to confer with their advisor each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They should complete and sign the planned program with their adviso</w:t>
      </w:r>
      <w:r>
        <w:rPr>
          <w:rFonts w:ascii="Times New Roman" w:hAnsi="Times New Roman"/>
          <w:color w:val="191919"/>
          <w:spacing w:val="-11"/>
          <w:sz w:val="20"/>
          <w:szCs w:val="20"/>
        </w:rPr>
        <w:t>r</w:t>
      </w:r>
      <w:r>
        <w:rPr>
          <w:rFonts w:ascii="Times New Roman" w:hAnsi="Times New Roman"/>
          <w:color w:val="191919"/>
          <w:sz w:val="20"/>
          <w:szCs w:val="20"/>
        </w:rPr>
        <w:t>. The advisor is required to file a copy of this planned program with the graduate coordinator for</w:t>
      </w:r>
      <w:r w:rsidR="00907558">
        <w:rPr>
          <w:rFonts w:ascii="Times New Roman" w:hAnsi="Times New Roman"/>
          <w:color w:val="191919"/>
          <w:sz w:val="20"/>
          <w:szCs w:val="20"/>
        </w:rPr>
        <w:t xml:space="preserve"> </w:t>
      </w:r>
      <w:r>
        <w:rPr>
          <w:rFonts w:ascii="Times New Roman" w:hAnsi="Times New Roman"/>
          <w:color w:val="191919"/>
          <w:sz w:val="20"/>
          <w:szCs w:val="20"/>
        </w:rPr>
        <w:t>the College of Education and with the Graduate School.  In advance of the expected date of graduation,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F42301" w:rsidRDefault="00F42301" w:rsidP="00907558">
      <w:pPr>
        <w:widowControl w:val="0"/>
        <w:autoSpaceDE w:val="0"/>
        <w:autoSpaceDN w:val="0"/>
        <w:adjustRightInd w:val="0"/>
        <w:spacing w:before="7" w:after="0" w:line="220" w:lineRule="exact"/>
        <w:ind w:left="1710" w:firstLine="0"/>
        <w:jc w:val="both"/>
        <w:rPr>
          <w:rFonts w:ascii="Times New Roman" w:hAnsi="Times New Roman"/>
          <w:color w:val="000000"/>
        </w:rPr>
      </w:pPr>
    </w:p>
    <w:p w:rsidR="00F42301" w:rsidRPr="004D76C4" w:rsidRDefault="00284C41" w:rsidP="004D76C4">
      <w:pPr>
        <w:pStyle w:val="Heading2"/>
        <w:spacing w:before="0"/>
        <w:ind w:firstLine="1714"/>
        <w:rPr>
          <w:rFonts w:ascii="Times New Roman" w:hAnsi="Times New Roman"/>
          <w:color w:val="808080" w:themeColor="background1" w:themeShade="80"/>
          <w:sz w:val="32"/>
          <w:szCs w:val="32"/>
        </w:rPr>
      </w:pPr>
      <w:r w:rsidRPr="00284C41">
        <w:rPr>
          <w:rFonts w:ascii="Calibri" w:hAnsi="Calibri"/>
          <w:noProof/>
          <w:color w:val="808080" w:themeColor="background1" w:themeShade="80"/>
          <w:sz w:val="32"/>
          <w:szCs w:val="32"/>
          <w:lang w:eastAsia="en-US"/>
        </w:rPr>
        <w:pict>
          <v:group id="_x0000_s3700" style="position:absolute;left:0;text-align:left;margin-left:263.55pt;margin-top:-174.75pt;width:31.2pt;height:31pt;z-index:-251625984;mso-position-horizontal-relative:page" coordorigin="5271,-3495" coordsize="624,620" o:allowincell="f">
            <v:rect id="_x0000_s3701" style="position:absolute;left:5276;top:-3490;width:613;height:610" o:allowincell="f" stroked="f">
              <v:path arrowok="t"/>
            </v:rect>
            <v:rect id="_x0000_s3702" style="position:absolute;left:5276;top:-3491;width:620;height:620;mso-position-horizontal-relative:page" o:allowincell="f" filled="f" stroked="f">
              <v:textbox style="mso-next-textbox:#_x0000_s370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85" w:name="_Toc294969753"/>
      <w:r w:rsidR="00F42301" w:rsidRPr="004D76C4">
        <w:rPr>
          <w:rFonts w:ascii="Times New Roman" w:hAnsi="Times New Roman"/>
          <w:bCs w:val="0"/>
          <w:color w:val="808080" w:themeColor="background1" w:themeShade="80"/>
          <w:sz w:val="32"/>
          <w:szCs w:val="32"/>
        </w:rPr>
        <w:t>Admission Requi</w:t>
      </w:r>
      <w:r w:rsidR="00F42301" w:rsidRPr="004D76C4">
        <w:rPr>
          <w:rFonts w:ascii="Times New Roman" w:hAnsi="Times New Roman"/>
          <w:bCs w:val="0"/>
          <w:color w:val="808080" w:themeColor="background1" w:themeShade="80"/>
          <w:spacing w:val="-4"/>
          <w:sz w:val="32"/>
          <w:szCs w:val="32"/>
        </w:rPr>
        <w:t>r</w:t>
      </w:r>
      <w:r w:rsidR="00F42301" w:rsidRPr="004D76C4">
        <w:rPr>
          <w:rFonts w:ascii="Times New Roman" w:hAnsi="Times New Roman"/>
          <w:bCs w:val="0"/>
          <w:color w:val="808080" w:themeColor="background1" w:themeShade="80"/>
          <w:sz w:val="32"/>
          <w:szCs w:val="32"/>
        </w:rPr>
        <w:t>ements</w:t>
      </w:r>
      <w:bookmarkEnd w:id="185"/>
    </w:p>
    <w:p w:rsidR="00F42301" w:rsidRDefault="00F42301" w:rsidP="00907558">
      <w:pPr>
        <w:widowControl w:val="0"/>
        <w:autoSpaceDE w:val="0"/>
        <w:autoSpaceDN w:val="0"/>
        <w:adjustRightInd w:val="0"/>
        <w:spacing w:before="25" w:after="0" w:line="250" w:lineRule="auto"/>
        <w:ind w:left="1710" w:firstLine="270"/>
        <w:jc w:val="both"/>
        <w:rPr>
          <w:rFonts w:ascii="Times New Roman" w:hAnsi="Times New Roman"/>
          <w:color w:val="000000"/>
          <w:sz w:val="20"/>
          <w:szCs w:val="20"/>
        </w:rPr>
      </w:pPr>
      <w:r>
        <w:rPr>
          <w:rFonts w:ascii="Times New Roman" w:hAnsi="Times New Roman"/>
          <w:color w:val="191919"/>
          <w:sz w:val="20"/>
          <w:szCs w:val="20"/>
        </w:rPr>
        <w:t>The student must have a 2.5 minimum overall unde</w:t>
      </w:r>
      <w:r>
        <w:rPr>
          <w:rFonts w:ascii="Times New Roman" w:hAnsi="Times New Roman"/>
          <w:color w:val="191919"/>
          <w:spacing w:val="-4"/>
          <w:sz w:val="20"/>
          <w:szCs w:val="20"/>
        </w:rPr>
        <w:t>r</w:t>
      </w:r>
      <w:r>
        <w:rPr>
          <w:rFonts w:ascii="Times New Roman" w:hAnsi="Times New Roman"/>
          <w:color w:val="191919"/>
          <w:sz w:val="20"/>
          <w:szCs w:val="20"/>
        </w:rPr>
        <w:t>graduate grade point average G</w:t>
      </w:r>
      <w:r>
        <w:rPr>
          <w:rFonts w:ascii="Times New Roman" w:hAnsi="Times New Roman"/>
          <w:color w:val="191919"/>
          <w:spacing w:val="-18"/>
          <w:sz w:val="20"/>
          <w:szCs w:val="20"/>
        </w:rPr>
        <w:t>P</w:t>
      </w:r>
      <w:r>
        <w:rPr>
          <w:rFonts w:ascii="Times New Roman" w:hAnsi="Times New Roman"/>
          <w:color w:val="191919"/>
          <w:sz w:val="20"/>
          <w:szCs w:val="20"/>
        </w:rPr>
        <w:t>A) and initial teaching certification (for e.g.,</w:t>
      </w:r>
      <w:r>
        <w:rPr>
          <w:rFonts w:ascii="Times New Roman" w:hAnsi="Times New Roman"/>
          <w:color w:val="191919"/>
          <w:spacing w:val="-4"/>
          <w:sz w:val="20"/>
          <w:szCs w:val="20"/>
        </w:rPr>
        <w:t xml:space="preserve"> </w:t>
      </w:r>
      <w:r>
        <w:rPr>
          <w:rFonts w:ascii="Times New Roman" w:hAnsi="Times New Roman"/>
          <w:color w:val="191919"/>
          <w:spacing w:val="-18"/>
          <w:sz w:val="20"/>
          <w:szCs w:val="20"/>
        </w:rPr>
        <w:t>T</w:t>
      </w: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should also provide three letters of reference</w:t>
      </w:r>
      <w:r w:rsidR="00907558">
        <w:rPr>
          <w:rFonts w:ascii="Times New Roman" w:hAnsi="Times New Roman"/>
          <w:color w:val="191919"/>
          <w:sz w:val="20"/>
          <w:szCs w:val="20"/>
        </w:rPr>
        <w:t xml:space="preserve"> </w:t>
      </w:r>
      <w:r>
        <w:rPr>
          <w:rFonts w:ascii="Times New Roman" w:hAnsi="Times New Roman"/>
          <w:color w:val="191919"/>
          <w:sz w:val="20"/>
          <w:szCs w:val="20"/>
        </w:rPr>
        <w:t>from individuals in the school or school system (one reference must be from the immediate supe</w:t>
      </w:r>
      <w:r>
        <w:rPr>
          <w:rFonts w:ascii="Times New Roman" w:hAnsi="Times New Roman"/>
          <w:color w:val="191919"/>
          <w:spacing w:val="-4"/>
          <w:sz w:val="20"/>
          <w:szCs w:val="20"/>
        </w:rPr>
        <w:t>r</w:t>
      </w:r>
      <w:r>
        <w:rPr>
          <w:rFonts w:ascii="Times New Roman" w:hAnsi="Times New Roman"/>
          <w:color w:val="191919"/>
          <w:sz w:val="20"/>
          <w:szCs w:val="20"/>
        </w:rPr>
        <w:t>visor or another school administrator).</w:t>
      </w:r>
      <w:r>
        <w:rPr>
          <w:rFonts w:ascii="Times New Roman" w:hAnsi="Times New Roman"/>
          <w:color w:val="191919"/>
          <w:spacing w:val="-11"/>
          <w:sz w:val="20"/>
          <w:szCs w:val="20"/>
        </w:rPr>
        <w:t xml:space="preserve"> </w:t>
      </w:r>
      <w:r>
        <w:rPr>
          <w:rFonts w:ascii="Times New Roman" w:hAnsi="Times New Roman"/>
          <w:color w:val="191919"/>
          <w:sz w:val="20"/>
          <w:szCs w:val="20"/>
        </w:rPr>
        <w:t>Admission to this M.Ed. program requires a minimum of two years’</w:t>
      </w:r>
      <w:r>
        <w:rPr>
          <w:rFonts w:ascii="Times New Roman" w:hAnsi="Times New Roman"/>
          <w:color w:val="191919"/>
          <w:spacing w:val="-15"/>
          <w:sz w:val="20"/>
          <w:szCs w:val="20"/>
        </w:rPr>
        <w:t xml:space="preserve"> </w:t>
      </w:r>
      <w:r>
        <w:rPr>
          <w:rFonts w:ascii="Times New Roman" w:hAnsi="Times New Roman"/>
          <w:color w:val="191919"/>
          <w:sz w:val="20"/>
          <w:szCs w:val="20"/>
        </w:rPr>
        <w:t>experience in professional education.</w:t>
      </w:r>
    </w:p>
    <w:p w:rsidR="00F42301" w:rsidRDefault="00F42301" w:rsidP="00907558">
      <w:pPr>
        <w:widowControl w:val="0"/>
        <w:autoSpaceDE w:val="0"/>
        <w:autoSpaceDN w:val="0"/>
        <w:adjustRightInd w:val="0"/>
        <w:spacing w:before="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6120" w:type="dxa"/>
        <w:tblInd w:w="2624" w:type="dxa"/>
        <w:tblLayout w:type="fixed"/>
        <w:tblCellMar>
          <w:left w:w="0" w:type="dxa"/>
          <w:right w:w="0" w:type="dxa"/>
        </w:tblCellMar>
        <w:tblLook w:val="0000"/>
      </w:tblPr>
      <w:tblGrid>
        <w:gridCol w:w="706"/>
        <w:gridCol w:w="810"/>
        <w:gridCol w:w="4604"/>
      </w:tblGrid>
      <w:tr w:rsidR="00F42301" w:rsidRPr="00FA7AC7" w:rsidTr="00907558">
        <w:trPr>
          <w:trHeight w:hRule="exact" w:val="276"/>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left="90" w:firstLine="0"/>
              <w:jc w:val="both"/>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before="22" w:after="0"/>
              <w:ind w:firstLine="0"/>
              <w:jc w:val="both"/>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Educational Supervision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F42301" w:rsidRPr="00FA7AC7" w:rsidTr="00907558">
        <w:trPr>
          <w:trHeight w:hRule="exact" w:val="24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School Business Management</w:t>
            </w:r>
          </w:p>
        </w:tc>
      </w:tr>
      <w:tr w:rsidR="00F42301" w:rsidRPr="00FA7AC7" w:rsidTr="00907558">
        <w:trPr>
          <w:trHeight w:hRule="exact" w:val="320"/>
        </w:trPr>
        <w:tc>
          <w:tcPr>
            <w:tcW w:w="706"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F42301" w:rsidRPr="00FA7AC7" w:rsidRDefault="00F42301" w:rsidP="00907558">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F42301" w:rsidRDefault="00F42301" w:rsidP="00907558">
      <w:pPr>
        <w:widowControl w:val="0"/>
        <w:autoSpaceDE w:val="0"/>
        <w:autoSpaceDN w:val="0"/>
        <w:adjustRightInd w:val="0"/>
        <w:spacing w:before="6" w:after="0" w:line="110" w:lineRule="exact"/>
        <w:ind w:left="1710" w:firstLine="0"/>
        <w:jc w:val="both"/>
        <w:rPr>
          <w:rFonts w:ascii="Times New Roman" w:hAnsi="Times New Roman"/>
          <w:sz w:val="11"/>
          <w:szCs w:val="11"/>
        </w:rPr>
      </w:pPr>
    </w:p>
    <w:p w:rsidR="00F42301" w:rsidRDefault="00F42301" w:rsidP="00907558">
      <w:pPr>
        <w:widowControl w:val="0"/>
        <w:tabs>
          <w:tab w:val="left" w:pos="9140"/>
        </w:tabs>
        <w:autoSpaceDE w:val="0"/>
        <w:autoSpaceDN w:val="0"/>
        <w:adjustRightInd w:val="0"/>
        <w:spacing w:before="20"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del w:id="186" w:author=" " w:date="2011-04-06T10:37:00Z">
        <w:r w:rsidDel="008367A1">
          <w:rPr>
            <w:rFonts w:ascii="Times New Roman" w:hAnsi="Times New Roman"/>
            <w:color w:val="191919"/>
            <w:sz w:val="20"/>
            <w:szCs w:val="20"/>
          </w:rPr>
          <w:delText>*</w:delText>
        </w:r>
      </w:del>
      <w:r>
        <w:rPr>
          <w:rFonts w:ascii="Times New Roman" w:hAnsi="Times New Roman"/>
          <w:color w:val="191919"/>
          <w:sz w:val="20"/>
          <w:szCs w:val="20"/>
        </w:rPr>
        <w:tab/>
        <w:t>Educational Statistics</w:t>
      </w:r>
    </w:p>
    <w:p w:rsidR="00F42301" w:rsidRDefault="00F42301" w:rsidP="00907558">
      <w:pPr>
        <w:widowControl w:val="0"/>
        <w:tabs>
          <w:tab w:val="left" w:pos="4100"/>
        </w:tabs>
        <w:autoSpaceDE w:val="0"/>
        <w:autoSpaceDN w:val="0"/>
        <w:adjustRightInd w:val="0"/>
        <w:spacing w:before="10" w:after="0"/>
        <w:ind w:left="2700" w:firstLine="0"/>
        <w:jc w:val="both"/>
        <w:rPr>
          <w:ins w:id="187" w:author=" " w:date="2011-04-06T10:37:00Z"/>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F42301" w:rsidRDefault="00F42301" w:rsidP="00907558">
      <w:pPr>
        <w:widowControl w:val="0"/>
        <w:tabs>
          <w:tab w:val="left" w:pos="4100"/>
        </w:tabs>
        <w:autoSpaceDE w:val="0"/>
        <w:autoSpaceDN w:val="0"/>
        <w:adjustRightInd w:val="0"/>
        <w:spacing w:before="10" w:after="0"/>
        <w:ind w:left="2700" w:firstLine="0"/>
        <w:jc w:val="both"/>
        <w:rPr>
          <w:rFonts w:ascii="Times New Roman" w:hAnsi="Times New Roman"/>
          <w:color w:val="000000"/>
          <w:sz w:val="20"/>
          <w:szCs w:val="20"/>
        </w:rPr>
      </w:pPr>
      <w:ins w:id="188" w:author=" " w:date="2011-04-06T10:37:00Z">
        <w:r>
          <w:rPr>
            <w:rFonts w:ascii="Times New Roman" w:hAnsi="Times New Roman"/>
            <w:color w:val="191919"/>
            <w:sz w:val="20"/>
            <w:szCs w:val="20"/>
          </w:rPr>
          <w:t>EDUC    5XXX   Action Research in Education</w:t>
        </w:r>
      </w:ins>
    </w:p>
    <w:p w:rsidR="00F42301" w:rsidRDefault="00F42301" w:rsidP="00907558">
      <w:pPr>
        <w:widowControl w:val="0"/>
        <w:autoSpaceDE w:val="0"/>
        <w:autoSpaceDN w:val="0"/>
        <w:adjustRightInd w:val="0"/>
        <w:spacing w:before="17" w:after="0" w:line="220" w:lineRule="exact"/>
        <w:ind w:left="1710" w:firstLine="0"/>
        <w:jc w:val="both"/>
        <w:rPr>
          <w:rFonts w:ascii="Times New Roman" w:hAnsi="Times New Roman"/>
          <w:color w:val="000000"/>
        </w:rPr>
      </w:pPr>
    </w:p>
    <w:p w:rsidR="00F42301" w:rsidRDefault="00F42301" w:rsidP="00907558">
      <w:pPr>
        <w:widowControl w:val="0"/>
        <w:tabs>
          <w:tab w:val="left" w:pos="9140"/>
        </w:tabs>
        <w:autoSpaceDE w:val="0"/>
        <w:autoSpaceDN w:val="0"/>
        <w:adjustRightInd w:val="0"/>
        <w:spacing w:after="0"/>
        <w:ind w:left="171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F42301" w:rsidRDefault="00F42301" w:rsidP="00907558">
      <w:pPr>
        <w:widowControl w:val="0"/>
        <w:tabs>
          <w:tab w:val="left" w:pos="4100"/>
        </w:tabs>
        <w:autoSpaceDE w:val="0"/>
        <w:autoSpaceDN w:val="0"/>
        <w:adjustRightInd w:val="0"/>
        <w:spacing w:before="25" w:after="0"/>
        <w:ind w:left="270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F42301" w:rsidRDefault="00F42301" w:rsidP="00907558">
      <w:pPr>
        <w:widowControl w:val="0"/>
        <w:tabs>
          <w:tab w:val="left" w:pos="3380"/>
          <w:tab w:val="left" w:pos="4100"/>
        </w:tabs>
        <w:autoSpaceDE w:val="0"/>
        <w:autoSpaceDN w:val="0"/>
        <w:adjustRightInd w:val="0"/>
        <w:spacing w:before="10" w:after="0"/>
        <w:ind w:left="2700" w:firstLine="0"/>
        <w:jc w:val="both"/>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F42301" w:rsidDel="008367A1" w:rsidRDefault="00F42301" w:rsidP="00907558">
      <w:pPr>
        <w:widowControl w:val="0"/>
        <w:autoSpaceDE w:val="0"/>
        <w:autoSpaceDN w:val="0"/>
        <w:adjustRightInd w:val="0"/>
        <w:spacing w:before="10" w:after="0"/>
        <w:ind w:left="1710" w:firstLine="0"/>
        <w:jc w:val="both"/>
        <w:rPr>
          <w:del w:id="189" w:author=" " w:date="2011-04-06T10:38:00Z"/>
          <w:rFonts w:ascii="Times New Roman" w:hAnsi="Times New Roman"/>
          <w:color w:val="000000"/>
          <w:sz w:val="20"/>
          <w:szCs w:val="20"/>
        </w:rPr>
      </w:pPr>
      <w:del w:id="190" w:author=" " w:date="2011-04-06T10:38:00Z">
        <w:r w:rsidDel="008367A1">
          <w:rPr>
            <w:rFonts w:ascii="Times New Roman" w:hAnsi="Times New Roman"/>
            <w:b/>
            <w:bCs/>
            <w:color w:val="191919"/>
            <w:sz w:val="20"/>
            <w:szCs w:val="20"/>
          </w:rPr>
          <w:delText>*P</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equisite for</w:delText>
        </w:r>
        <w:r w:rsidDel="008367A1">
          <w:rPr>
            <w:rFonts w:ascii="Times New Roman" w:hAnsi="Times New Roman"/>
            <w:b/>
            <w:bCs/>
            <w:color w:val="191919"/>
            <w:spacing w:val="-4"/>
            <w:sz w:val="20"/>
            <w:szCs w:val="20"/>
          </w:rPr>
          <w:delText xml:space="preserve"> </w:delText>
        </w:r>
        <w:r w:rsidDel="008367A1">
          <w:rPr>
            <w:rFonts w:ascii="Times New Roman" w:hAnsi="Times New Roman"/>
            <w:b/>
            <w:bCs/>
            <w:color w:val="191919"/>
            <w:sz w:val="20"/>
            <w:szCs w:val="20"/>
          </w:rPr>
          <w:delText>EDUC 5501</w:delText>
        </w:r>
      </w:del>
    </w:p>
    <w:p w:rsidR="00F42301" w:rsidRDefault="00F42301" w:rsidP="00907558">
      <w:pPr>
        <w:widowControl w:val="0"/>
        <w:autoSpaceDE w:val="0"/>
        <w:autoSpaceDN w:val="0"/>
        <w:adjustRightInd w:val="0"/>
        <w:spacing w:before="7" w:after="0" w:line="150" w:lineRule="exact"/>
        <w:ind w:left="1710" w:firstLine="0"/>
        <w:jc w:val="both"/>
        <w:rPr>
          <w:rFonts w:ascii="Times New Roman" w:hAnsi="Times New Roman"/>
          <w:color w:val="000000"/>
          <w:sz w:val="15"/>
          <w:szCs w:val="15"/>
        </w:rPr>
      </w:pPr>
    </w:p>
    <w:p w:rsidR="00F42301" w:rsidRDefault="00F42301" w:rsidP="004D76C4">
      <w:pPr>
        <w:pStyle w:val="Heading2"/>
        <w:spacing w:before="0"/>
        <w:ind w:firstLine="1714"/>
        <w:rPr>
          <w:rFonts w:ascii="Impact" w:hAnsi="Impact" w:cs="Impact"/>
          <w:color w:val="000000"/>
          <w:sz w:val="31"/>
          <w:szCs w:val="31"/>
        </w:rPr>
      </w:pPr>
      <w:bookmarkStart w:id="191" w:name="_Toc294969754"/>
      <w:r>
        <w:rPr>
          <w:rFonts w:ascii="Impact" w:hAnsi="Impact" w:cs="Impact"/>
          <w:color w:val="757575"/>
          <w:sz w:val="31"/>
          <w:szCs w:val="31"/>
        </w:rPr>
        <w:t>COURSE DESCRIPTIONS</w:t>
      </w:r>
      <w:bookmarkEnd w:id="191"/>
    </w:p>
    <w:p w:rsidR="00F42301" w:rsidRDefault="00F42301" w:rsidP="00907558">
      <w:pPr>
        <w:widowControl w:val="0"/>
        <w:autoSpaceDE w:val="0"/>
        <w:autoSpaceDN w:val="0"/>
        <w:adjustRightInd w:val="0"/>
        <w:spacing w:before="13" w:after="0" w:line="200" w:lineRule="exact"/>
        <w:ind w:left="1710" w:firstLine="0"/>
        <w:jc w:val="both"/>
        <w:rPr>
          <w:rFonts w:ascii="Impact" w:hAnsi="Impact" w:cs="Impact"/>
          <w:color w:val="000000"/>
          <w:sz w:val="20"/>
          <w:szCs w:val="20"/>
        </w:rPr>
      </w:pPr>
    </w:p>
    <w:p w:rsidR="00F42301" w:rsidRDefault="00F42301" w:rsidP="00907558">
      <w:pPr>
        <w:widowControl w:val="0"/>
        <w:autoSpaceDE w:val="0"/>
        <w:autoSpaceDN w:val="0"/>
        <w:adjustRightInd w:val="0"/>
        <w:spacing w:after="0"/>
        <w:ind w:left="1710" w:firstLine="0"/>
        <w:jc w:val="both"/>
        <w:rPr>
          <w:rFonts w:ascii="Times New Roman" w:hAnsi="Times New Roman"/>
          <w:color w:val="000000"/>
          <w:sz w:val="20"/>
          <w:szCs w:val="20"/>
        </w:rPr>
      </w:pPr>
      <w:r>
        <w:rPr>
          <w:rFonts w:ascii="Times New Roman" w:hAnsi="Times New Roman"/>
          <w:b/>
          <w:bCs/>
          <w:color w:val="191919"/>
          <w:sz w:val="20"/>
          <w:szCs w:val="20"/>
        </w:rPr>
        <w:t>EDAS 5501- Int</w:t>
      </w:r>
      <w:r>
        <w:rPr>
          <w:rFonts w:ascii="Times New Roman" w:hAnsi="Times New Roman"/>
          <w:b/>
          <w:bCs/>
          <w:color w:val="191919"/>
          <w:spacing w:val="-4"/>
          <w:sz w:val="20"/>
          <w:szCs w:val="20"/>
        </w:rPr>
        <w:t>r</w:t>
      </w:r>
      <w:r>
        <w:rPr>
          <w:rFonts w:ascii="Times New Roman" w:hAnsi="Times New Roman"/>
          <w:b/>
          <w:bCs/>
          <w:color w:val="191919"/>
          <w:sz w:val="20"/>
          <w:szCs w:val="20"/>
        </w:rPr>
        <w:t>oduction to Organizational Leadership</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907558">
      <w:pPr>
        <w:widowControl w:val="0"/>
        <w:autoSpaceDE w:val="0"/>
        <w:autoSpaceDN w:val="0"/>
        <w:adjustRightInd w:val="0"/>
        <w:spacing w:before="10" w:after="0"/>
        <w:ind w:left="171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educational</w:t>
      </w:r>
    </w:p>
    <w:p w:rsidR="00F42301" w:rsidRDefault="00F42301" w:rsidP="00C57415">
      <w:pPr>
        <w:widowControl w:val="0"/>
        <w:autoSpaceDE w:val="0"/>
        <w:autoSpaceDN w:val="0"/>
        <w:adjustRightInd w:val="0"/>
        <w:spacing w:before="10" w:after="0"/>
        <w:ind w:left="2304"/>
        <w:rPr>
          <w:rFonts w:ascii="Times New Roman" w:hAnsi="Times New Roman"/>
          <w:color w:val="000000"/>
          <w:sz w:val="20"/>
          <w:szCs w:val="20"/>
        </w:rPr>
        <w:sectPr w:rsidR="00F42301">
          <w:pgSz w:w="12240" w:h="15840"/>
          <w:pgMar w:top="260" w:right="1300" w:bottom="280" w:left="200" w:header="0" w:footer="770" w:gutter="0"/>
          <w:cols w:space="720" w:equalWidth="0">
            <w:col w:w="10740"/>
          </w:cols>
          <w:noEndnote/>
        </w:sectPr>
      </w:pPr>
    </w:p>
    <w:tbl>
      <w:tblPr>
        <w:tblW w:w="10218" w:type="dxa"/>
        <w:tblInd w:w="119" w:type="dxa"/>
        <w:tblLayout w:type="fixed"/>
        <w:tblCellMar>
          <w:left w:w="0" w:type="dxa"/>
          <w:right w:w="0" w:type="dxa"/>
        </w:tblCellMar>
        <w:tblLook w:val="0000"/>
      </w:tblPr>
      <w:tblGrid>
        <w:gridCol w:w="4876"/>
        <w:gridCol w:w="4275"/>
        <w:gridCol w:w="1067"/>
      </w:tblGrid>
      <w:tr w:rsidR="00F42301" w:rsidRPr="00FA7AC7" w:rsidTr="003B4D34">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60" w:lineRule="exact"/>
              <w:rPr>
                <w:rFonts w:ascii="Times New Roman" w:hAnsi="Times New Roman"/>
                <w:sz w:val="16"/>
                <w:szCs w:val="16"/>
              </w:rPr>
            </w:pPr>
          </w:p>
          <w:p w:rsidR="00F42301" w:rsidRPr="00FA7AC7" w:rsidRDefault="00F42301" w:rsidP="003B4D34">
            <w:pPr>
              <w:widowControl w:val="0"/>
              <w:autoSpaceDE w:val="0"/>
              <w:autoSpaceDN w:val="0"/>
              <w:adjustRightInd w:val="0"/>
              <w:spacing w:after="0"/>
              <w:ind w:left="45" w:firstLine="90"/>
              <w:rPr>
                <w:rFonts w:ascii="Times New Roman" w:hAnsi="Times New Roman"/>
                <w:sz w:val="24"/>
                <w:szCs w:val="24"/>
              </w:rPr>
            </w:pP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L</w:t>
            </w:r>
            <w:r w:rsidRPr="00FA7AC7">
              <w:rPr>
                <w:rFonts w:ascii="Times New Roman" w:hAnsi="Times New Roman"/>
                <w:b/>
                <w:bCs/>
                <w:color w:val="191919"/>
                <w:sz w:val="24"/>
                <w:szCs w:val="24"/>
              </w:rPr>
              <w:t>EADERSHIP</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907558">
      <w:pPr>
        <w:widowControl w:val="0"/>
        <w:autoSpaceDE w:val="0"/>
        <w:autoSpaceDN w:val="0"/>
        <w:adjustRightInd w:val="0"/>
        <w:spacing w:before="26" w:after="0" w:line="250" w:lineRule="auto"/>
        <w:ind w:right="380" w:firstLine="0"/>
        <w:rPr>
          <w:rFonts w:ascii="Times New Roman" w:hAnsi="Times New Roman"/>
          <w:color w:val="000000"/>
          <w:sz w:val="20"/>
          <w:szCs w:val="20"/>
        </w:rPr>
      </w:pPr>
      <w:r>
        <w:rPr>
          <w:rFonts w:ascii="Times New Roman" w:hAnsi="Times New Roman"/>
          <w:color w:val="191919"/>
          <w:sz w:val="20"/>
          <w:szCs w:val="20"/>
        </w:rPr>
        <w:t>agencies. Planning, goal-setting and implementing, monitoring, problem-solving, o</w:t>
      </w:r>
      <w:r>
        <w:rPr>
          <w:rFonts w:ascii="Times New Roman" w:hAnsi="Times New Roman"/>
          <w:color w:val="191919"/>
          <w:spacing w:val="-4"/>
          <w:sz w:val="20"/>
          <w:szCs w:val="20"/>
        </w:rPr>
        <w:t>r</w:t>
      </w:r>
      <w:r>
        <w:rPr>
          <w:rFonts w:ascii="Times New Roman" w:hAnsi="Times New Roman"/>
          <w:color w:val="191919"/>
          <w:sz w:val="20"/>
          <w:szCs w:val="20"/>
        </w:rPr>
        <w:t>ganizational 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change,</w:t>
      </w:r>
      <w:r>
        <w:rPr>
          <w:rFonts w:ascii="Times New Roman" w:hAnsi="Times New Roman"/>
          <w:color w:val="191919"/>
          <w:spacing w:val="-5"/>
          <w:sz w:val="20"/>
          <w:szCs w:val="20"/>
        </w:rPr>
        <w:t xml:space="preserve"> </w:t>
      </w:r>
      <w:r>
        <w:rPr>
          <w:rFonts w:ascii="Times New Roman" w:hAnsi="Times New Roman"/>
          <w:color w:val="191919"/>
          <w:sz w:val="20"/>
          <w:szCs w:val="20"/>
        </w:rPr>
        <w:t>interpersonal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group</w:t>
      </w:r>
      <w:r>
        <w:rPr>
          <w:rFonts w:ascii="Times New Roman" w:hAnsi="Times New Roman"/>
          <w:color w:val="191919"/>
          <w:spacing w:val="-5"/>
          <w:sz w:val="20"/>
          <w:szCs w:val="20"/>
        </w:rPr>
        <w:t xml:space="preserve"> </w:t>
      </w:r>
      <w:r>
        <w:rPr>
          <w:rFonts w:ascii="Times New Roman" w:hAnsi="Times New Roman"/>
          <w:color w:val="191919"/>
          <w:sz w:val="20"/>
          <w:szCs w:val="20"/>
        </w:rPr>
        <w:t>relations,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school</w:t>
      </w:r>
      <w:r>
        <w:rPr>
          <w:rFonts w:ascii="Times New Roman" w:hAnsi="Times New Roman"/>
          <w:color w:val="191919"/>
          <w:spacing w:val="-5"/>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5"/>
          <w:sz w:val="20"/>
          <w:szCs w:val="20"/>
        </w:rPr>
        <w:t xml:space="preserve"> </w:t>
      </w:r>
      <w:r>
        <w:rPr>
          <w:rFonts w:ascii="Times New Roman" w:hAnsi="Times New Roman"/>
          <w:color w:val="191919"/>
          <w:sz w:val="20"/>
          <w:szCs w:val="20"/>
        </w:rPr>
        <w:t>considered.</w:t>
      </w:r>
    </w:p>
    <w:p w:rsidR="008A0E7A" w:rsidRDefault="00284C4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sidRPr="00284C41">
        <w:rPr>
          <w:rFonts w:ascii="Calibri" w:hAnsi="Calibri"/>
          <w:noProof/>
          <w:lang w:eastAsia="en-US"/>
        </w:rPr>
        <w:pict>
          <v:group id="_x0000_s3705" style="position:absolute;left:0;text-align:left;margin-left:315pt;margin-top:-75pt;width:31.2pt;height:31.05pt;z-index:-251622912;mso-position-horizontal-relative:page" coordorigin="6300,-1500" coordsize="624,621" o:allowincell="f">
            <v:rect id="_x0000_s3706" style="position:absolute;left:6305;top:-1495;width:613;height:610" o:allowincell="f" stroked="f">
              <v:path arrowok="t"/>
            </v:rect>
            <v:rect id="_x0000_s3707" style="position:absolute;left:6306;top:-1495;width:620;height:620;mso-position-horizontal-relative:page" o:allowincell="f" filled="f" stroked="f">
              <v:textbox style="mso-next-textbox:#_x0000_s370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EDAS 55</w:t>
      </w:r>
      <w:r w:rsidR="00F42301">
        <w:rPr>
          <w:rFonts w:ascii="Times New Roman" w:hAnsi="Times New Roman"/>
          <w:b/>
          <w:bCs/>
          <w:color w:val="191919"/>
          <w:spacing w:val="-11"/>
          <w:sz w:val="20"/>
          <w:szCs w:val="20"/>
        </w:rPr>
        <w:t>1</w:t>
      </w:r>
      <w:r w:rsidR="00F42301">
        <w:rPr>
          <w:rFonts w:ascii="Times New Roman" w:hAnsi="Times New Roman"/>
          <w:b/>
          <w:bCs/>
          <w:color w:val="191919"/>
          <w:sz w:val="20"/>
          <w:szCs w:val="20"/>
        </w:rPr>
        <w:t>1 -</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echnology 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Educational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Administratio</w:t>
      </w:r>
      <w:r w:rsidR="00F42301">
        <w:rPr>
          <w:rFonts w:ascii="Times New Roman" w:hAnsi="Times New Roman"/>
          <w:b/>
          <w:bCs/>
          <w:color w:val="191919"/>
          <w:spacing w:val="6"/>
          <w:sz w:val="20"/>
          <w:szCs w:val="20"/>
        </w:rPr>
        <w:t>n</w:t>
      </w:r>
      <w:r w:rsidR="00F42301">
        <w:rPr>
          <w:rFonts w:ascii="Times New Roman" w:hAnsi="Times New Roman"/>
          <w:b/>
          <w:bCs/>
          <w:color w:val="191919"/>
          <w:sz w:val="20"/>
          <w:szCs w:val="20"/>
        </w:rPr>
        <w:t xml:space="preserve">..................................................3(3-0) </w:t>
      </w:r>
    </w:p>
    <w:p w:rsidR="00F42301" w:rsidRDefault="00284C4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sidRPr="00284C41">
        <w:rPr>
          <w:rFonts w:ascii="Times New Roman" w:hAnsi="Times New Roman"/>
          <w:noProof/>
          <w:color w:val="000000"/>
          <w:sz w:val="18"/>
          <w:szCs w:val="18"/>
        </w:rPr>
        <w:pict>
          <v:shape id="_x0000_s7704" type="#_x0000_t202" style="position:absolute;left:0;text-align:left;margin-left:522.85pt;margin-top:107.55pt;width:1in;height:495.8pt;z-index:-251336192;mso-position-horizontal-relative:page;mso-position-vertical-relative:page" o:allowincell="f" filled="f" stroked="f">
            <v:textbox style="layout-flow:vertical;mso-next-textbox:#_x0000_s7704" inset="0,0,0,0">
              <w:txbxContent>
                <w:p w:rsidR="00E410E0" w:rsidRDefault="00E410E0" w:rsidP="008A0E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8A0E7A">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pacing w:val="2"/>
          <w:sz w:val="20"/>
          <w:szCs w:val="20"/>
        </w:rPr>
        <w:t>Thi</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cours</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prepare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educationa</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leader</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t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buildin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leve</w:t>
      </w:r>
      <w:r w:rsidR="00F42301">
        <w:rPr>
          <w:rFonts w:ascii="Times New Roman" w:hAnsi="Times New Roman"/>
          <w:color w:val="191919"/>
          <w:sz w:val="20"/>
          <w:szCs w:val="20"/>
        </w:rPr>
        <w:t xml:space="preserve">l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appl</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technolog</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its application</w:t>
      </w:r>
      <w:r w:rsidR="00F42301">
        <w:rPr>
          <w:rFonts w:ascii="Times New Roman" w:hAnsi="Times New Roman"/>
          <w:color w:val="191919"/>
          <w:sz w:val="20"/>
          <w:szCs w:val="20"/>
        </w:rPr>
        <w:t>s</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i</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th</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learnin</w:t>
      </w:r>
      <w:r w:rsidR="00F42301">
        <w:rPr>
          <w:rFonts w:ascii="Times New Roman" w:hAnsi="Times New Roman"/>
          <w:color w:val="191919"/>
          <w:sz w:val="20"/>
          <w:szCs w:val="20"/>
        </w:rPr>
        <w:t>g</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environmen</w:t>
      </w:r>
      <w:r w:rsidR="00F42301">
        <w:rPr>
          <w:rFonts w:ascii="Times New Roman" w:hAnsi="Times New Roman"/>
          <w:color w:val="191919"/>
          <w:sz w:val="20"/>
          <w:szCs w:val="20"/>
        </w:rPr>
        <w:t>t</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wit</w:t>
      </w:r>
      <w:r w:rsidR="00F42301">
        <w:rPr>
          <w:rFonts w:ascii="Times New Roman" w:hAnsi="Times New Roman"/>
          <w:color w:val="191919"/>
          <w:sz w:val="20"/>
          <w:szCs w:val="20"/>
        </w:rPr>
        <w:t xml:space="preserve">h </w:t>
      </w:r>
      <w:r w:rsidR="00F42301">
        <w:rPr>
          <w:rFonts w:ascii="Times New Roman" w:hAnsi="Times New Roman"/>
          <w:color w:val="191919"/>
          <w:spacing w:val="2"/>
          <w:sz w:val="20"/>
          <w:szCs w:val="20"/>
        </w:rPr>
        <w:t>particula</w:t>
      </w:r>
      <w:r w:rsidR="00F42301">
        <w:rPr>
          <w:rFonts w:ascii="Times New Roman" w:hAnsi="Times New Roman"/>
          <w:color w:val="191919"/>
          <w:sz w:val="20"/>
          <w:szCs w:val="20"/>
        </w:rPr>
        <w:t>r</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referenc</w:t>
      </w:r>
      <w:r w:rsidR="00F42301">
        <w:rPr>
          <w:rFonts w:ascii="Times New Roman" w:hAnsi="Times New Roman"/>
          <w:color w:val="191919"/>
          <w:sz w:val="20"/>
          <w:szCs w:val="20"/>
        </w:rPr>
        <w:t>e</w:t>
      </w:r>
      <w:r w:rsidR="00F42301">
        <w:rPr>
          <w:rFonts w:ascii="Times New Roman" w:hAnsi="Times New Roman"/>
          <w:color w:val="191919"/>
          <w:spacing w:val="1"/>
          <w:sz w:val="20"/>
          <w:szCs w:val="20"/>
        </w:rPr>
        <w:t xml:space="preserve"> </w:t>
      </w:r>
      <w:r w:rsidR="00F42301">
        <w:rPr>
          <w:rFonts w:ascii="Times New Roman" w:hAnsi="Times New Roman"/>
          <w:color w:val="191919"/>
          <w:spacing w:val="2"/>
          <w:sz w:val="20"/>
          <w:szCs w:val="20"/>
        </w:rPr>
        <w:t>t</w:t>
      </w:r>
      <w:r w:rsidR="00F42301">
        <w:rPr>
          <w:rFonts w:ascii="Times New Roman" w:hAnsi="Times New Roman"/>
          <w:color w:val="191919"/>
          <w:sz w:val="20"/>
          <w:szCs w:val="20"/>
        </w:rPr>
        <w:t xml:space="preserve">o </w:t>
      </w:r>
      <w:r w:rsidR="00F42301">
        <w:rPr>
          <w:rFonts w:ascii="Times New Roman" w:hAnsi="Times New Roman"/>
          <w:color w:val="191919"/>
          <w:spacing w:val="2"/>
          <w:sz w:val="20"/>
          <w:szCs w:val="20"/>
        </w:rPr>
        <w:t xml:space="preserve">performance-based </w:t>
      </w:r>
      <w:r w:rsidR="00F42301">
        <w:rPr>
          <w:rFonts w:ascii="Times New Roman" w:hAnsi="Times New Roman"/>
          <w:color w:val="191919"/>
          <w:sz w:val="20"/>
          <w:szCs w:val="20"/>
        </w:rPr>
        <w:t>curriculum, 21</w:t>
      </w:r>
      <w:r w:rsidR="00F42301">
        <w:rPr>
          <w:rFonts w:ascii="Times New Roman" w:hAnsi="Times New Roman"/>
          <w:color w:val="191919"/>
          <w:position w:val="7"/>
          <w:sz w:val="12"/>
          <w:szCs w:val="12"/>
        </w:rPr>
        <w:t>st</w:t>
      </w:r>
      <w:r w:rsidR="00F42301">
        <w:rPr>
          <w:rFonts w:ascii="Times New Roman" w:hAnsi="Times New Roman"/>
          <w:color w:val="191919"/>
          <w:spacing w:val="20"/>
          <w:position w:val="7"/>
          <w:sz w:val="12"/>
          <w:szCs w:val="12"/>
        </w:rPr>
        <w:t xml:space="preserve"> </w:t>
      </w:r>
      <w:r w:rsidR="00F42301">
        <w:rPr>
          <w:rFonts w:ascii="Times New Roman" w:hAnsi="Times New Roman"/>
          <w:color w:val="191919"/>
          <w:sz w:val="20"/>
          <w:szCs w:val="20"/>
        </w:rPr>
        <w:t>century learners and di</w:t>
      </w:r>
      <w:r w:rsidR="00F42301">
        <w:rPr>
          <w:rFonts w:ascii="Times New Roman" w:hAnsi="Times New Roman"/>
          <w:color w:val="191919"/>
          <w:spacing w:val="-4"/>
          <w:sz w:val="20"/>
          <w:szCs w:val="20"/>
        </w:rPr>
        <w:t>f</w:t>
      </w:r>
      <w:r w:rsidR="00F42301">
        <w:rPr>
          <w:rFonts w:ascii="Times New Roman" w:hAnsi="Times New Roman"/>
          <w:color w:val="191919"/>
          <w:sz w:val="20"/>
          <w:szCs w:val="20"/>
        </w:rPr>
        <w:t>ferentiated instruction.</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5515 - Curriculum and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 Leadership</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 xml:space="preserve">rends in curriculum design with emphasis on the newer media and ways and methods of im- </w:t>
      </w:r>
      <w:r>
        <w:rPr>
          <w:rFonts w:ascii="Times New Roman" w:hAnsi="Times New Roman"/>
          <w:color w:val="191919"/>
          <w:spacing w:val="-2"/>
          <w:sz w:val="20"/>
          <w:szCs w:val="20"/>
        </w:rPr>
        <w:t>plementin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innovation</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w:t>
      </w:r>
      <w:ins w:id="192" w:author=" " w:date="2011-04-06T10:43:00Z">
        <w:r>
          <w:rPr>
            <w:rFonts w:ascii="Times New Roman" w:hAnsi="Times New Roman"/>
            <w:color w:val="191919"/>
            <w:spacing w:val="-2"/>
            <w:sz w:val="20"/>
            <w:szCs w:val="20"/>
          </w:rPr>
          <w:t xml:space="preserve"> are discussed</w:t>
        </w:r>
      </w:ins>
      <w:r>
        <w:rPr>
          <w:rFonts w:ascii="Times New Roman" w:hAnsi="Times New Roman"/>
          <w:color w:val="191919"/>
          <w:sz w:val="20"/>
          <w:szCs w:val="20"/>
        </w:rPr>
        <w:t>.</w:t>
      </w:r>
      <w:r>
        <w:rPr>
          <w:rFonts w:ascii="Times New Roman" w:hAnsi="Times New Roman"/>
          <w:color w:val="191919"/>
          <w:spacing w:val="-9"/>
          <w:sz w:val="20"/>
          <w:szCs w:val="20"/>
        </w:rPr>
        <w:t xml:space="preserve"> </w:t>
      </w:r>
      <w:ins w:id="193" w:author=" " w:date="2011-04-06T10:39:00Z">
        <w:r>
          <w:rPr>
            <w:rFonts w:ascii="Times New Roman" w:hAnsi="Times New Roman"/>
            <w:color w:val="191919"/>
            <w:spacing w:val="-9"/>
            <w:sz w:val="20"/>
            <w:szCs w:val="20"/>
          </w:rPr>
          <w:t xml:space="preserve">It includes </w:t>
        </w:r>
      </w:ins>
      <w:del w:id="194" w:author=" " w:date="2011-04-06T10:39:00Z">
        <w:r w:rsidDel="008367A1">
          <w:rPr>
            <w:rFonts w:ascii="Times New Roman" w:hAnsi="Times New Roman"/>
            <w:color w:val="191919"/>
            <w:spacing w:val="-2"/>
            <w:sz w:val="20"/>
            <w:szCs w:val="20"/>
          </w:rPr>
          <w:delText>Include</w:delText>
        </w:r>
        <w:r w:rsidDel="008367A1">
          <w:rPr>
            <w:rFonts w:ascii="Times New Roman" w:hAnsi="Times New Roman"/>
            <w:color w:val="191919"/>
            <w:sz w:val="20"/>
            <w:szCs w:val="20"/>
          </w:rPr>
          <w:delText>s</w:delText>
        </w:r>
      </w:del>
      <w:r>
        <w:rPr>
          <w:rFonts w:ascii="Times New Roman" w:hAnsi="Times New Roman"/>
          <w:color w:val="191919"/>
          <w:spacing w:val="-9"/>
          <w:sz w:val="20"/>
          <w:szCs w:val="20"/>
        </w:rPr>
        <w:t xml:space="preserve"> </w: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components </w:t>
      </w:r>
      <w:r>
        <w:rPr>
          <w:rFonts w:ascii="Times New Roman" w:hAnsi="Times New Roman"/>
          <w:color w:val="191919"/>
          <w:sz w:val="20"/>
          <w:szCs w:val="20"/>
        </w:rPr>
        <w:t>of curriculum development, interpretation of test scores, use of assessment data and program evaluation</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ins w:id="195" w:author=" " w:date="2011-04-06T10:39:00Z">
        <w:r>
          <w:rPr>
            <w:rFonts w:ascii="Times New Roman" w:hAnsi="Times New Roman"/>
            <w:color w:val="191919"/>
            <w:sz w:val="20"/>
            <w:szCs w:val="20"/>
          </w:rPr>
          <w:t xml:space="preserve">.  </w:t>
        </w:r>
      </w:ins>
      <w:del w:id="196" w:author=" " w:date="2011-04-06T10:40:00Z">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are</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related</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topics.</w:delText>
        </w:r>
      </w:del>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sidR="008A0E7A">
        <w:rPr>
          <w:rFonts w:ascii="Times New Roman" w:hAnsi="Times New Roman"/>
          <w:color w:val="191919"/>
          <w:sz w:val="20"/>
          <w:szCs w:val="20"/>
        </w:rPr>
        <w:t>ganizing instruction is exam</w:t>
      </w:r>
      <w:r>
        <w:rPr>
          <w:rFonts w:ascii="Times New Roman" w:hAnsi="Times New Roman"/>
          <w:color w:val="191919"/>
          <w:sz w:val="20"/>
          <w:szCs w:val="20"/>
        </w:rPr>
        <w:t>ined.</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5568 - Field Experiences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9"/>
          <w:sz w:val="20"/>
          <w:szCs w:val="20"/>
        </w:rPr>
        <w:t>n</w:t>
      </w:r>
      <w:r>
        <w:rPr>
          <w:rFonts w:ascii="Times New Roman" w:hAnsi="Times New Roman"/>
          <w:b/>
          <w:bCs/>
          <w:color w:val="191919"/>
          <w:sz w:val="20"/>
          <w:szCs w:val="20"/>
        </w:rPr>
        <w:t>........................................3(</w:t>
      </w:r>
      <w:del w:id="197" w:author=" " w:date="2011-04-06T10:40:00Z">
        <w:r w:rsidDel="008367A1">
          <w:rPr>
            <w:rFonts w:ascii="Times New Roman" w:hAnsi="Times New Roman"/>
            <w:b/>
            <w:bCs/>
            <w:color w:val="191919"/>
            <w:sz w:val="20"/>
            <w:szCs w:val="20"/>
          </w:rPr>
          <w:delText>3-</w:delText>
        </w:r>
      </w:del>
      <w:r w:rsidR="008A0E7A">
        <w:rPr>
          <w:rFonts w:ascii="Times New Roman" w:hAnsi="Times New Roman"/>
          <w:b/>
          <w:bCs/>
          <w:color w:val="191919"/>
          <w:sz w:val="20"/>
          <w:szCs w:val="20"/>
        </w:rPr>
        <w:t>3</w:t>
      </w:r>
      <w:ins w:id="198" w:author=" " w:date="2011-04-06T10:40:00Z">
        <w:r>
          <w:rPr>
            <w:rFonts w:ascii="Times New Roman" w:hAnsi="Times New Roman"/>
            <w:b/>
            <w:bCs/>
            <w:color w:val="191919"/>
            <w:sz w:val="20"/>
            <w:szCs w:val="20"/>
          </w:rPr>
          <w:t>-</w:t>
        </w:r>
      </w:ins>
      <w:r w:rsidR="008A0E7A">
        <w:rPr>
          <w:rFonts w:ascii="Times New Roman" w:hAnsi="Times New Roman"/>
          <w:b/>
          <w:bCs/>
          <w:color w:val="191919"/>
          <w:sz w:val="20"/>
          <w:szCs w:val="20"/>
        </w:rPr>
        <w:t>0</w:t>
      </w:r>
      <w:r>
        <w:rPr>
          <w:rFonts w:ascii="Times New Roman" w:hAnsi="Times New Roman"/>
          <w:b/>
          <w:bCs/>
          <w:color w:val="191919"/>
          <w:sz w:val="20"/>
          <w:szCs w:val="20"/>
        </w:rPr>
        <w:t xml:space="preserve">)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Field experiences include 150 hours of administrative experience in 12 major areas of school </w:t>
      </w:r>
      <w:r>
        <w:rPr>
          <w:rFonts w:ascii="Times New Roman" w:hAnsi="Times New Roman"/>
          <w:color w:val="191919"/>
          <w:spacing w:val="-2"/>
          <w:sz w:val="20"/>
          <w:szCs w:val="20"/>
        </w:rPr>
        <w:t>administratio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outline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EDA</w:t>
      </w:r>
      <w:r>
        <w:rPr>
          <w:rFonts w:ascii="Times New Roman" w:hAnsi="Times New Roman"/>
          <w:color w:val="191919"/>
          <w:sz w:val="20"/>
          <w:szCs w:val="20"/>
        </w:rPr>
        <w:t>S</w:t>
      </w:r>
      <w:ins w:id="199" w:author=" " w:date="2011-04-06T10:41:00Z">
        <w:r>
          <w:rPr>
            <w:rFonts w:ascii="Times New Roman" w:hAnsi="Times New Roman"/>
            <w:color w:val="191919"/>
            <w:spacing w:val="-9"/>
            <w:sz w:val="20"/>
            <w:szCs w:val="20"/>
          </w:rPr>
          <w:t xml:space="preserve"> Field Experience </w:t>
        </w:r>
      </w:ins>
      <w:del w:id="200" w:author=" " w:date="2011-04-06T10:41:00Z">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Manua</w:t>
      </w:r>
      <w:r>
        <w:rPr>
          <w:rFonts w:ascii="Times New Roman" w:hAnsi="Times New Roman"/>
          <w:color w:val="191919"/>
          <w:sz w:val="20"/>
          <w:szCs w:val="20"/>
        </w:rPr>
        <w:t>l</w:t>
      </w:r>
      <w:r>
        <w:rPr>
          <w:rFonts w:ascii="Times New Roman" w:hAnsi="Times New Roman"/>
          <w:color w:val="191919"/>
          <w:spacing w:val="-9"/>
          <w:sz w:val="20"/>
          <w:szCs w:val="20"/>
        </w:rPr>
        <w:t xml:space="preserve"> </w:t>
      </w:r>
      <w:del w:id="201" w:author=" " w:date="2011-04-06T10:41:00Z">
        <w:r w:rsidDel="008367A1">
          <w:rPr>
            <w:rFonts w:ascii="Times New Roman" w:hAnsi="Times New Roman"/>
            <w:color w:val="191919"/>
            <w:spacing w:val="-2"/>
            <w:sz w:val="20"/>
            <w:szCs w:val="20"/>
          </w:rPr>
          <w:delText>a</w:delText>
        </w:r>
        <w:r w:rsidDel="008367A1">
          <w:rPr>
            <w:rFonts w:ascii="Times New Roman" w:hAnsi="Times New Roman"/>
            <w:color w:val="191919"/>
            <w:sz w:val="20"/>
            <w:szCs w:val="20"/>
          </w:rPr>
          <w:delText>t</w:delText>
        </w:r>
        <w:r w:rsidDel="008367A1">
          <w:rPr>
            <w:rFonts w:ascii="Times New Roman" w:hAnsi="Times New Roman"/>
            <w:color w:val="191919"/>
            <w:spacing w:val="-9"/>
            <w:sz w:val="20"/>
            <w:szCs w:val="20"/>
          </w:rPr>
          <w:delText xml:space="preserve"> </w:delText>
        </w:r>
        <w:r w:rsidR="00284C41" w:rsidDel="008367A1">
          <w:fldChar w:fldCharType="begin"/>
        </w:r>
        <w:r w:rsidDel="008367A1">
          <w:delInstrText>HYPERLINK "http://fld94.alsnet.peachnet.edu/-bblock"</w:delInstrText>
        </w:r>
        <w:r w:rsidR="00284C41" w:rsidDel="008367A1">
          <w:fldChar w:fldCharType="separate"/>
        </w:r>
      </w:del>
      <w:r>
        <w:rPr>
          <w:b/>
          <w:bCs/>
        </w:rPr>
        <w:t>Error! Hyperlink reference not valid.</w:t>
      </w:r>
      <w:del w:id="202" w:author=" " w:date="2011-04-06T10:41:00Z">
        <w:r w:rsidR="00284C41" w:rsidDel="008367A1">
          <w:fldChar w:fldCharType="end"/>
        </w:r>
        <w:r w:rsidR="00284C41" w:rsidDel="008367A1">
          <w:fldChar w:fldCharType="begin"/>
        </w:r>
        <w:r w:rsidDel="008367A1">
          <w:delInstrText>HYPERLINK "http://fld94.alsnet.peachnet.edu/-bblock"</w:delInstrText>
        </w:r>
        <w:r w:rsidR="00284C41" w:rsidDel="008367A1">
          <w:fldChar w:fldCharType="separate"/>
        </w:r>
      </w:del>
      <w:r>
        <w:rPr>
          <w:b/>
          <w:bCs/>
        </w:rPr>
        <w:t>Error! Hyperlink reference not valid.</w:t>
      </w:r>
      <w:del w:id="203" w:author=" " w:date="2011-04-06T10:41:00Z">
        <w:r w:rsidR="00284C41" w:rsidDel="008367A1">
          <w:fldChar w:fldCharType="end"/>
        </w:r>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 xml:space="preserve">Each </w:t>
      </w:r>
      <w:r>
        <w:rPr>
          <w:rFonts w:ascii="Times New Roman" w:hAnsi="Times New Roman"/>
          <w:color w:val="191919"/>
          <w:sz w:val="20"/>
          <w:szCs w:val="20"/>
        </w:rPr>
        <w:t>student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prepare</w:t>
      </w:r>
      <w:r>
        <w:rPr>
          <w:rFonts w:ascii="Times New Roman" w:hAnsi="Times New Roman"/>
          <w:color w:val="191919"/>
          <w:spacing w:val="-4"/>
          <w:sz w:val="20"/>
          <w:szCs w:val="20"/>
        </w:rPr>
        <w:t xml:space="preserve"> </w:t>
      </w:r>
      <w:r>
        <w:rPr>
          <w:rFonts w:ascii="Times New Roman" w:hAnsi="Times New Roman"/>
          <w:color w:val="191919"/>
          <w:sz w:val="20"/>
          <w:szCs w:val="20"/>
        </w:rPr>
        <w:t>an</w:t>
      </w:r>
      <w:r>
        <w:rPr>
          <w:rFonts w:ascii="Times New Roman" w:hAnsi="Times New Roman"/>
          <w:color w:val="191919"/>
          <w:spacing w:val="-4"/>
          <w:sz w:val="20"/>
          <w:szCs w:val="20"/>
        </w:rPr>
        <w:t xml:space="preserve"> </w:t>
      </w:r>
      <w:ins w:id="204" w:author=" " w:date="2011-04-06T10:42:00Z">
        <w:r>
          <w:rPr>
            <w:rFonts w:ascii="Times New Roman" w:hAnsi="Times New Roman"/>
            <w:color w:val="191919"/>
            <w:spacing w:val="-4"/>
            <w:sz w:val="20"/>
            <w:szCs w:val="20"/>
          </w:rPr>
          <w:t xml:space="preserve">electronic portfolio </w:t>
        </w:r>
      </w:ins>
      <w:del w:id="205" w:author=" " w:date="2011-04-06T10:42:00Z">
        <w:r w:rsidDel="008367A1">
          <w:rPr>
            <w:rFonts w:ascii="Times New Roman" w:hAnsi="Times New Roman"/>
            <w:color w:val="191919"/>
            <w:sz w:val="20"/>
            <w:szCs w:val="20"/>
          </w:rPr>
          <w:delText>experience</w:delText>
        </w:r>
        <w:r w:rsidDel="008367A1">
          <w:rPr>
            <w:rFonts w:ascii="Times New Roman" w:hAnsi="Times New Roman"/>
            <w:color w:val="191919"/>
            <w:spacing w:val="-4"/>
            <w:sz w:val="20"/>
            <w:szCs w:val="20"/>
          </w:rPr>
          <w:delText xml:space="preserve"> </w:delText>
        </w:r>
        <w:r w:rsidDel="008367A1">
          <w:rPr>
            <w:rFonts w:ascii="Times New Roman" w:hAnsi="Times New Roman"/>
            <w:color w:val="191919"/>
            <w:sz w:val="20"/>
            <w:szCs w:val="20"/>
          </w:rPr>
          <w:delText>portfolio</w:delText>
        </w:r>
      </w:del>
      <w:r>
        <w:rPr>
          <w:rFonts w:ascii="Times New Roman" w:hAnsi="Times New Roman"/>
          <w:color w:val="191919"/>
          <w:sz w:val="20"/>
          <w:szCs w:val="20"/>
        </w:rPr>
        <w:t>reflecting</w:t>
      </w:r>
      <w:r>
        <w:rPr>
          <w:rFonts w:ascii="Times New Roman" w:hAnsi="Times New Roman"/>
          <w:color w:val="191919"/>
          <w:spacing w:val="-4"/>
          <w:sz w:val="20"/>
          <w:szCs w:val="20"/>
        </w:rPr>
        <w:t xml:space="preserve"> </w:t>
      </w:r>
      <w:r>
        <w:rPr>
          <w:rFonts w:ascii="Times New Roman" w:hAnsi="Times New Roman"/>
          <w:color w:val="191919"/>
          <w:sz w:val="20"/>
          <w:szCs w:val="20"/>
        </w:rPr>
        <w:t>all</w:t>
      </w:r>
      <w:r>
        <w:rPr>
          <w:rFonts w:ascii="Times New Roman" w:hAnsi="Times New Roman"/>
          <w:color w:val="191919"/>
          <w:spacing w:val="-4"/>
          <w:sz w:val="20"/>
          <w:szCs w:val="20"/>
        </w:rPr>
        <w:t xml:space="preserve"> </w:t>
      </w:r>
      <w:r>
        <w:rPr>
          <w:rFonts w:ascii="Times New Roman" w:hAnsi="Times New Roman"/>
          <w:color w:val="191919"/>
          <w:sz w:val="20"/>
          <w:szCs w:val="20"/>
        </w:rPr>
        <w:t>experiences.</w:t>
      </w:r>
      <w:r>
        <w:rPr>
          <w:rFonts w:ascii="Times New Roman" w:hAnsi="Times New Roman"/>
          <w:color w:val="191919"/>
          <w:spacing w:val="-7"/>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eekly</w:t>
      </w:r>
      <w:r>
        <w:rPr>
          <w:rFonts w:ascii="Times New Roman" w:hAnsi="Times New Roman"/>
          <w:color w:val="191919"/>
          <w:spacing w:val="-4"/>
          <w:sz w:val="20"/>
          <w:szCs w:val="20"/>
        </w:rPr>
        <w:t xml:space="preserve"> </w:t>
      </w:r>
      <w:r>
        <w:rPr>
          <w:rFonts w:ascii="Times New Roman" w:hAnsi="Times New Roman"/>
          <w:color w:val="191919"/>
          <w:sz w:val="20"/>
          <w:szCs w:val="20"/>
        </w:rPr>
        <w:t>logs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reports are submitted by e-mail to the instructo</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907558">
      <w:pPr>
        <w:widowControl w:val="0"/>
        <w:autoSpaceDE w:val="0"/>
        <w:autoSpaceDN w:val="0"/>
        <w:adjustRightInd w:val="0"/>
        <w:spacing w:after="0" w:line="227" w:lineRule="exact"/>
        <w:ind w:right="380" w:firstLine="0"/>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F42301" w:rsidRDefault="00F42301" w:rsidP="00907558">
      <w:pPr>
        <w:widowControl w:val="0"/>
        <w:autoSpaceDE w:val="0"/>
        <w:autoSpaceDN w:val="0"/>
        <w:adjustRightInd w:val="0"/>
        <w:spacing w:before="13"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color w:val="191919"/>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xml:space="preserve">)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8A0E7A" w:rsidRDefault="00F42301" w:rsidP="00907558">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p>
    <w:p w:rsidR="00F42301" w:rsidRDefault="00F42301" w:rsidP="00907558">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F42301" w:rsidRDefault="00F42301" w:rsidP="00907558">
      <w:pPr>
        <w:widowControl w:val="0"/>
        <w:autoSpaceDE w:val="0"/>
        <w:autoSpaceDN w:val="0"/>
        <w:adjustRightInd w:val="0"/>
        <w:spacing w:before="7" w:after="0" w:line="220" w:lineRule="exact"/>
        <w:ind w:right="380" w:firstLine="0"/>
        <w:rPr>
          <w:rFonts w:ascii="Times New Roman" w:hAnsi="Times New Roman"/>
          <w:color w:val="000000"/>
        </w:rPr>
      </w:pPr>
    </w:p>
    <w:p w:rsidR="00F42301" w:rsidRDefault="00F42301" w:rsidP="00907558">
      <w:pPr>
        <w:widowControl w:val="0"/>
        <w:autoSpaceDE w:val="0"/>
        <w:autoSpaceDN w:val="0"/>
        <w:adjustRightInd w:val="0"/>
        <w:spacing w:before="17" w:after="0"/>
        <w:ind w:right="380" w:firstLine="0"/>
        <w:jc w:val="both"/>
        <w:rPr>
          <w:rFonts w:ascii="Times New Roman" w:hAnsi="Times New Roman"/>
          <w:color w:val="000000"/>
          <w:sz w:val="18"/>
          <w:szCs w:val="18"/>
        </w:rPr>
      </w:pPr>
    </w:p>
    <w:p w:rsidR="00F42301" w:rsidRDefault="00F42301" w:rsidP="00C57415">
      <w:pPr>
        <w:widowControl w:val="0"/>
        <w:autoSpaceDE w:val="0"/>
        <w:autoSpaceDN w:val="0"/>
        <w:adjustRightInd w:val="0"/>
        <w:spacing w:before="17" w:after="0"/>
        <w:ind w:left="1239" w:right="2120"/>
        <w:jc w:val="both"/>
        <w:rPr>
          <w:rFonts w:ascii="Times New Roman" w:hAnsi="Times New Roman"/>
          <w:color w:val="000000"/>
          <w:sz w:val="18"/>
          <w:szCs w:val="18"/>
        </w:rPr>
        <w:sectPr w:rsidR="00F42301" w:rsidSect="00FB3D09">
          <w:footerReference w:type="even" r:id="rId60"/>
          <w:footerReference w:type="default" r:id="rId61"/>
          <w:pgSz w:w="12240" w:h="15840"/>
          <w:pgMar w:top="260" w:right="1440" w:bottom="280" w:left="1240" w:header="0" w:footer="955" w:gutter="0"/>
          <w:cols w:space="720"/>
          <w:noEndnote/>
        </w:sectPr>
      </w:pPr>
    </w:p>
    <w:tbl>
      <w:tblPr>
        <w:tblW w:w="10350" w:type="dxa"/>
        <w:tblInd w:w="540" w:type="dxa"/>
        <w:tblLayout w:type="fixed"/>
        <w:tblCellMar>
          <w:left w:w="0" w:type="dxa"/>
          <w:right w:w="0" w:type="dxa"/>
        </w:tblCellMar>
        <w:tblLook w:val="0000"/>
      </w:tblPr>
      <w:tblGrid>
        <w:gridCol w:w="1085"/>
        <w:gridCol w:w="4560"/>
        <w:gridCol w:w="4705"/>
      </w:tblGrid>
      <w:tr w:rsidR="00F42301" w:rsidRPr="00FA7AC7" w:rsidTr="003B4D34">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2"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206"/>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470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3B4D34">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8A0E7A" w:rsidRDefault="008A0E7A" w:rsidP="00AB16FB">
      <w:pPr>
        <w:pStyle w:val="Heading1"/>
        <w:spacing w:before="0"/>
        <w:ind w:firstLine="1526"/>
        <w:rPr>
          <w:rFonts w:ascii="Impact" w:hAnsi="Impact" w:cs="Impact"/>
          <w:color w:val="000000"/>
          <w:sz w:val="36"/>
          <w:szCs w:val="36"/>
        </w:rPr>
      </w:pPr>
      <w:bookmarkStart w:id="206" w:name="_Toc294969755"/>
      <w:r w:rsidRPr="00AB16FB">
        <w:rPr>
          <w:rFonts w:ascii="Impact" w:hAnsi="Impact" w:cs="Impact"/>
          <w:color w:val="808080" w:themeColor="background1" w:themeShade="80"/>
          <w:sz w:val="36"/>
          <w:szCs w:val="36"/>
        </w:rPr>
        <w:t>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 SPECIALIST DEGREE</w:t>
      </w:r>
      <w:r>
        <w:rPr>
          <w:rFonts w:ascii="Impact" w:hAnsi="Impact" w:cs="Impact"/>
          <w:color w:val="666666"/>
          <w:sz w:val="36"/>
          <w:szCs w:val="36"/>
        </w:rPr>
        <w:t xml:space="preserve"> IN EDUC</w:t>
      </w:r>
      <w:r>
        <w:rPr>
          <w:rFonts w:ascii="Impact" w:hAnsi="Impact" w:cs="Impact"/>
          <w:color w:val="666666"/>
          <w:spacing w:val="-19"/>
          <w:sz w:val="36"/>
          <w:szCs w:val="36"/>
        </w:rPr>
        <w:t>A</w:t>
      </w:r>
      <w:r>
        <w:rPr>
          <w:rFonts w:ascii="Impact" w:hAnsi="Impact" w:cs="Impact"/>
          <w:color w:val="666666"/>
          <w:sz w:val="36"/>
          <w:szCs w:val="36"/>
        </w:rPr>
        <w:t>TIONAL LEADERSHIP</w:t>
      </w:r>
      <w:bookmarkEnd w:id="206"/>
    </w:p>
    <w:p w:rsidR="00F42301" w:rsidRDefault="00284C41" w:rsidP="008A0E7A">
      <w:pPr>
        <w:widowControl w:val="0"/>
        <w:tabs>
          <w:tab w:val="left" w:pos="1530"/>
        </w:tabs>
        <w:autoSpaceDE w:val="0"/>
        <w:autoSpaceDN w:val="0"/>
        <w:adjustRightInd w:val="0"/>
        <w:spacing w:after="0" w:line="200" w:lineRule="exact"/>
        <w:ind w:left="1530" w:firstLine="270"/>
        <w:jc w:val="both"/>
        <w:rPr>
          <w:rFonts w:ascii="Times New Roman" w:hAnsi="Times New Roman"/>
          <w:color w:val="000000"/>
          <w:sz w:val="18"/>
          <w:szCs w:val="18"/>
        </w:rPr>
      </w:pPr>
      <w:r w:rsidRPr="00284C41">
        <w:rPr>
          <w:rFonts w:ascii="Times New Roman" w:hAnsi="Times New Roman"/>
          <w:noProof/>
          <w:sz w:val="24"/>
          <w:szCs w:val="24"/>
        </w:rPr>
        <w:pict>
          <v:shape id="_x0000_s7705" type="#_x0000_t202" style="position:absolute;left:0;text-align:left;margin-left:18.65pt;margin-top:36pt;width:1in;height:532.75pt;z-index:-251335168;mso-position-horizontal-relative:page" o:allowincell="f" filled="f" stroked="f">
            <v:textbox style="layout-flow:vertical;mso-layout-flow-alt:bottom-to-top;mso-next-textbox:#_x0000_s7705" inset="0,0,0,0">
              <w:txbxContent>
                <w:p w:rsidR="00E410E0" w:rsidRDefault="00E410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8A0E7A">
        <w:rPr>
          <w:rFonts w:ascii="Times New Roman" w:hAnsi="Times New Roman"/>
          <w:color w:val="191919"/>
          <w:sz w:val="18"/>
          <w:szCs w:val="18"/>
        </w:rPr>
        <w:t>The Education Specialist Program in Educational Leadership leads to a Specialist degree in Education</w:t>
      </w:r>
      <w:r w:rsidRPr="00284C41">
        <w:rPr>
          <w:rFonts w:ascii="Calibri" w:hAnsi="Calibri"/>
          <w:noProof/>
          <w:lang w:eastAsia="en-US"/>
        </w:rPr>
        <w:pict>
          <v:group id="_x0000_s3710" style="position:absolute;left:0;text-align:left;margin-left:263.55pt;margin-top:-54.2pt;width:31.2pt;height:31.05pt;z-index:-251619840;mso-position-horizontal-relative:page;mso-position-vertical-relative:text" coordorigin="5271,-1084" coordsize="624,621" o:allowincell="f">
            <v:rect id="_x0000_s3711" style="position:absolute;left:5276;top:-1079;width:613;height:610" o:allowincell="f" stroked="f">
              <v:path arrowok="t"/>
            </v:rect>
            <v:rect id="_x0000_s3712" style="position:absolute;left:5276;top:-1079;width:620;height:620;mso-position-horizontal-relative:page" o:allowincell="f" filled="f" stroked="f">
              <v:textbox style="mso-next-textbox:#_x0000_s371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6"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8A0E7A">
        <w:rPr>
          <w:rFonts w:ascii="Times New Roman" w:hAnsi="Times New Roman"/>
          <w:color w:val="191919"/>
          <w:sz w:val="18"/>
          <w:szCs w:val="18"/>
        </w:rPr>
        <w:t xml:space="preserve"> </w:t>
      </w:r>
      <w:r w:rsidR="00F42301">
        <w:rPr>
          <w:rFonts w:ascii="Times New Roman" w:hAnsi="Times New Roman"/>
          <w:color w:val="191919"/>
          <w:sz w:val="18"/>
          <w:szCs w:val="18"/>
        </w:rPr>
        <w:t xml:space="preserve">(Ed.S) and a </w:t>
      </w:r>
      <w:r w:rsidR="00F42301">
        <w:rPr>
          <w:rFonts w:ascii="Times New Roman" w:hAnsi="Times New Roman"/>
          <w:b/>
          <w:bCs/>
          <w:i/>
          <w:iCs/>
          <w:color w:val="191919"/>
          <w:sz w:val="18"/>
          <w:szCs w:val="18"/>
        </w:rPr>
        <w:t xml:space="preserve">performance-based level 6 (PL-6) certification </w:t>
      </w:r>
      <w:r w:rsidR="00F42301">
        <w:rPr>
          <w:rFonts w:ascii="Times New Roman" w:hAnsi="Times New Roman"/>
          <w:color w:val="191919"/>
          <w:sz w:val="18"/>
          <w:szCs w:val="18"/>
        </w:rPr>
        <w:t>in the State of Geo</w:t>
      </w:r>
      <w:r w:rsidR="00F42301">
        <w:rPr>
          <w:rFonts w:ascii="Times New Roman" w:hAnsi="Times New Roman"/>
          <w:color w:val="191919"/>
          <w:spacing w:val="-3"/>
          <w:sz w:val="18"/>
          <w:szCs w:val="18"/>
        </w:rPr>
        <w:t>r</w:t>
      </w:r>
      <w:r w:rsidR="00F42301">
        <w:rPr>
          <w:rFonts w:ascii="Times New Roman" w:hAnsi="Times New Roman"/>
          <w:color w:val="191919"/>
          <w:sz w:val="18"/>
          <w:szCs w:val="18"/>
        </w:rPr>
        <w:t>gia.</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sidR="00F42301">
        <w:rPr>
          <w:rFonts w:ascii="Times New Roman" w:hAnsi="Times New Roman"/>
          <w:color w:val="191919"/>
          <w:spacing w:val="-3"/>
          <w:sz w:val="18"/>
          <w:szCs w:val="18"/>
        </w:rPr>
        <w:t>f</w:t>
      </w:r>
      <w:r w:rsidR="00F42301">
        <w:rPr>
          <w:rFonts w:ascii="Times New Roman" w:hAnsi="Times New Roman"/>
          <w:color w:val="191919"/>
          <w:sz w:val="18"/>
          <w:szCs w:val="18"/>
        </w:rPr>
        <w:t>f members.</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student may choose the building level or system level specialization.</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 structional management.</w:t>
      </w:r>
      <w:r w:rsidR="00F42301">
        <w:rPr>
          <w:rFonts w:ascii="Times New Roman" w:hAnsi="Times New Roman"/>
          <w:color w:val="191919"/>
          <w:spacing w:val="-10"/>
          <w:sz w:val="18"/>
          <w:szCs w:val="18"/>
        </w:rPr>
        <w:t xml:space="preserve"> </w:t>
      </w:r>
      <w:r w:rsidR="00F42301">
        <w:rPr>
          <w:rFonts w:ascii="Times New Roman" w:hAnsi="Times New Roman"/>
          <w:color w:val="191919"/>
          <w:sz w:val="18"/>
          <w:szCs w:val="18"/>
        </w:rPr>
        <w:t>At the system level, students will be prepared for administrative or supervisory positions in the school district o</w:t>
      </w:r>
      <w:r w:rsidR="00F42301">
        <w:rPr>
          <w:rFonts w:ascii="Times New Roman" w:hAnsi="Times New Roman"/>
          <w:color w:val="191919"/>
          <w:spacing w:val="-3"/>
          <w:sz w:val="18"/>
          <w:szCs w:val="18"/>
        </w:rPr>
        <w:t>f</w:t>
      </w:r>
      <w:r w:rsidR="00F42301">
        <w:rPr>
          <w:rFonts w:ascii="Times New Roman" w:hAnsi="Times New Roman"/>
          <w:color w:val="191919"/>
          <w:sz w:val="18"/>
          <w:szCs w:val="18"/>
        </w:rPr>
        <w:t>fice.</w:t>
      </w:r>
      <w:r w:rsidR="00F42301">
        <w:rPr>
          <w:rFonts w:ascii="Times New Roman" w:hAnsi="Times New Roman"/>
          <w:color w:val="191919"/>
          <w:spacing w:val="-3"/>
          <w:sz w:val="18"/>
          <w:szCs w:val="18"/>
        </w:rPr>
        <w:t xml:space="preserve"> </w:t>
      </w:r>
      <w:r w:rsidR="00F42301">
        <w:rPr>
          <w:rFonts w:ascii="Times New Roman" w:hAnsi="Times New Roman"/>
          <w:color w:val="191919"/>
          <w:sz w:val="18"/>
          <w:szCs w:val="18"/>
        </w:rPr>
        <w:t>The program design facilitates this by uniquely configuring both</w:t>
      </w:r>
      <w:r w:rsidR="008A0E7A">
        <w:rPr>
          <w:rFonts w:ascii="Times New Roman" w:hAnsi="Times New Roman"/>
          <w:color w:val="191919"/>
          <w:sz w:val="18"/>
          <w:szCs w:val="18"/>
        </w:rPr>
        <w:t xml:space="preserve"> </w:t>
      </w:r>
      <w:r w:rsidR="00F42301">
        <w:rPr>
          <w:rFonts w:ascii="Times New Roman" w:hAnsi="Times New Roman"/>
          <w:color w:val="191919"/>
          <w:sz w:val="18"/>
          <w:szCs w:val="18"/>
        </w:rPr>
        <w:t>academic and field experiences for each student to emphasize the student</w:t>
      </w:r>
      <w:r w:rsidR="00F42301">
        <w:rPr>
          <w:rFonts w:ascii="Times New Roman" w:hAnsi="Times New Roman"/>
          <w:color w:val="191919"/>
          <w:spacing w:val="-10"/>
          <w:sz w:val="18"/>
          <w:szCs w:val="18"/>
        </w:rPr>
        <w:t>’</w:t>
      </w:r>
      <w:r w:rsidR="00F42301">
        <w:rPr>
          <w:rFonts w:ascii="Times New Roman" w:hAnsi="Times New Roman"/>
          <w:color w:val="191919"/>
          <w:sz w:val="18"/>
          <w:szCs w:val="18"/>
        </w:rPr>
        <w:t>s desired specialization. Further all courses in Educational Leadership will include performance- based activities which the candidate may com- plete at either the building or the system level based on their specializations.</w:t>
      </w:r>
    </w:p>
    <w:p w:rsidR="00F42301" w:rsidRDefault="00F42301" w:rsidP="008A0E7A">
      <w:pPr>
        <w:widowControl w:val="0"/>
        <w:tabs>
          <w:tab w:val="left" w:pos="1530"/>
        </w:tabs>
        <w:autoSpaceDE w:val="0"/>
        <w:autoSpaceDN w:val="0"/>
        <w:adjustRightInd w:val="0"/>
        <w:spacing w:after="0" w:line="250" w:lineRule="auto"/>
        <w:ind w:left="1530" w:firstLine="270"/>
        <w:jc w:val="both"/>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w:t>
      </w:r>
      <w:ins w:id="207" w:author=" " w:date="2011-04-06T10:43:00Z">
        <w:r>
          <w:rPr>
            <w:rFonts w:ascii="Times New Roman" w:hAnsi="Times New Roman"/>
            <w:color w:val="191919"/>
            <w:sz w:val="18"/>
            <w:szCs w:val="18"/>
          </w:rPr>
          <w:t xml:space="preserve">/role </w:t>
        </w:r>
      </w:ins>
      <w:del w:id="208" w:author=" " w:date="2011-04-06T10:44:00Z">
        <w:r w:rsidDel="005A7DEF">
          <w:rPr>
            <w:rFonts w:ascii="Times New Roman" w:hAnsi="Times New Roman"/>
            <w:color w:val="191919"/>
            <w:sz w:val="18"/>
            <w:szCs w:val="18"/>
          </w:rPr>
          <w:delText xml:space="preserve"> that requires the State of Geo</w:delText>
        </w:r>
        <w:r w:rsidDel="005A7DEF">
          <w:rPr>
            <w:rFonts w:ascii="Times New Roman" w:hAnsi="Times New Roman"/>
            <w:color w:val="191919"/>
            <w:spacing w:val="-3"/>
            <w:sz w:val="18"/>
            <w:szCs w:val="18"/>
          </w:rPr>
          <w:delText>r</w:delText>
        </w:r>
        <w:r w:rsidDel="005A7DEF">
          <w:rPr>
            <w:rFonts w:ascii="Times New Roman" w:hAnsi="Times New Roman"/>
            <w:color w:val="191919"/>
            <w:sz w:val="18"/>
            <w:szCs w:val="18"/>
          </w:rPr>
          <w:delText>gia renewable Level 6 (PL-6) certification.</w:delText>
        </w:r>
        <w:r w:rsidDel="005A7DEF">
          <w:rPr>
            <w:rFonts w:ascii="Times New Roman" w:hAnsi="Times New Roman"/>
            <w:color w:val="191919"/>
            <w:spacing w:val="-10"/>
            <w:sz w:val="18"/>
            <w:szCs w:val="18"/>
          </w:rPr>
          <w:delText xml:space="preserve"> </w:delText>
        </w:r>
      </w:del>
      <w:ins w:id="209" w:author=" " w:date="2011-04-06T10:44:00Z">
        <w:r>
          <w:rPr>
            <w:rFonts w:ascii="Times New Roman" w:hAnsi="Times New Roman"/>
            <w:color w:val="191919"/>
            <w:spacing w:val="-10"/>
            <w:sz w:val="18"/>
            <w:szCs w:val="18"/>
          </w:rPr>
          <w:t xml:space="preserve"> </w:t>
        </w:r>
      </w:ins>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w:t>
      </w:r>
      <w:ins w:id="210" w:author=" " w:date="2011-04-06T10:45:00Z">
        <w:r>
          <w:rPr>
            <w:rFonts w:ascii="Times New Roman" w:hAnsi="Times New Roman"/>
            <w:color w:val="191919"/>
            <w:sz w:val="18"/>
            <w:szCs w:val="18"/>
          </w:rPr>
          <w:t>*</w:t>
        </w:r>
      </w:ins>
      <w:r>
        <w:rPr>
          <w:rFonts w:ascii="Times New Roman" w:hAnsi="Times New Roman"/>
          <w:color w:val="191919"/>
          <w:sz w:val="18"/>
          <w:szCs w:val="18"/>
        </w:rPr>
        <w:t xml:space="preserve">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ins w:id="211" w:author=" " w:date="2011-04-06T10:45:00Z">
        <w:r>
          <w:rPr>
            <w:rFonts w:ascii="Times New Roman" w:hAnsi="Times New Roman"/>
            <w:color w:val="191919"/>
            <w:sz w:val="18"/>
            <w:szCs w:val="18"/>
          </w:rPr>
          <w:t>Students entering the progam after September 1, 2011 musst complete two designated “r</w:t>
        </w:r>
      </w:ins>
      <w:ins w:id="212" w:author=" " w:date="2011-04-06T10:46:00Z">
        <w:r>
          <w:rPr>
            <w:rFonts w:ascii="Times New Roman" w:hAnsi="Times New Roman"/>
            <w:color w:val="191919"/>
            <w:sz w:val="18"/>
            <w:szCs w:val="18"/>
          </w:rPr>
          <w:t>p</w:t>
        </w:r>
      </w:ins>
      <w:ins w:id="213" w:author=" " w:date="2011-04-06T10:45:00Z">
        <w:r>
          <w:rPr>
            <w:rFonts w:ascii="Times New Roman" w:hAnsi="Times New Roman"/>
            <w:color w:val="191919"/>
            <w:sz w:val="18"/>
            <w:szCs w:val="18"/>
          </w:rPr>
          <w:t>e-service</w:t>
        </w:r>
      </w:ins>
      <w:ins w:id="214" w:author=" " w:date="2011-04-06T10:46:00Z">
        <w:r>
          <w:rPr>
            <w:rFonts w:ascii="Times New Roman" w:hAnsi="Times New Roman"/>
            <w:color w:val="191919"/>
            <w:sz w:val="18"/>
            <w:szCs w:val="18"/>
          </w:rPr>
          <w:t>”</w:t>
        </w:r>
      </w:ins>
      <w:ins w:id="215" w:author=" " w:date="2011-04-06T10:45:00Z">
        <w:r>
          <w:rPr>
            <w:rFonts w:ascii="Times New Roman" w:hAnsi="Times New Roman"/>
            <w:color w:val="191919"/>
            <w:sz w:val="18"/>
            <w:szCs w:val="18"/>
          </w:rPr>
          <w:t xml:space="preserve"> courses if they do not hold a Masters degree in leadership</w:t>
        </w:r>
      </w:ins>
    </w:p>
    <w:p w:rsidR="00F42301" w:rsidRDefault="00F42301" w:rsidP="008A0E7A">
      <w:pPr>
        <w:widowControl w:val="0"/>
        <w:tabs>
          <w:tab w:val="left" w:pos="1530"/>
        </w:tabs>
        <w:autoSpaceDE w:val="0"/>
        <w:autoSpaceDN w:val="0"/>
        <w:adjustRightInd w:val="0"/>
        <w:spacing w:before="8" w:after="0" w:line="190" w:lineRule="exact"/>
        <w:ind w:left="1530" w:firstLine="0"/>
        <w:jc w:val="both"/>
        <w:rPr>
          <w:rFonts w:ascii="Times New Roman" w:hAnsi="Times New Roman"/>
          <w:color w:val="000000"/>
          <w:sz w:val="19"/>
          <w:szCs w:val="19"/>
        </w:rPr>
      </w:pPr>
    </w:p>
    <w:p w:rsidR="00F42301" w:rsidRPr="00AB16FB" w:rsidRDefault="00F42301" w:rsidP="00AB16FB">
      <w:pPr>
        <w:pStyle w:val="Heading2"/>
        <w:spacing w:before="0"/>
        <w:ind w:firstLine="1526"/>
        <w:rPr>
          <w:rFonts w:ascii="Times New Roman" w:hAnsi="Times New Roman"/>
          <w:color w:val="808080" w:themeColor="background1" w:themeShade="80"/>
          <w:sz w:val="32"/>
          <w:szCs w:val="32"/>
        </w:rPr>
      </w:pPr>
      <w:bookmarkStart w:id="216" w:name="_Toc294969756"/>
      <w:r w:rsidRPr="00AB16FB">
        <w:rPr>
          <w:rFonts w:ascii="Times New Roman" w:hAnsi="Times New Roman"/>
          <w:bCs w:val="0"/>
          <w:color w:val="808080" w:themeColor="background1" w:themeShade="80"/>
          <w:sz w:val="32"/>
          <w:szCs w:val="32"/>
        </w:rPr>
        <w:t>Admission Requi</w:t>
      </w:r>
      <w:r w:rsidRPr="00AB16FB">
        <w:rPr>
          <w:rFonts w:ascii="Times New Roman" w:hAnsi="Times New Roman"/>
          <w:bCs w:val="0"/>
          <w:color w:val="808080" w:themeColor="background1" w:themeShade="80"/>
          <w:spacing w:val="-4"/>
          <w:sz w:val="32"/>
          <w:szCs w:val="32"/>
        </w:rPr>
        <w:t>r</w:t>
      </w:r>
      <w:r w:rsidRPr="00AB16FB">
        <w:rPr>
          <w:rFonts w:ascii="Times New Roman" w:hAnsi="Times New Roman"/>
          <w:bCs w:val="0"/>
          <w:color w:val="808080" w:themeColor="background1" w:themeShade="80"/>
          <w:sz w:val="32"/>
          <w:szCs w:val="32"/>
        </w:rPr>
        <w:t>ements</w:t>
      </w:r>
      <w:bookmarkEnd w:id="216"/>
    </w:p>
    <w:p w:rsidR="00F42301" w:rsidRDefault="00F42301" w:rsidP="008A0E7A">
      <w:pPr>
        <w:widowControl w:val="0"/>
        <w:tabs>
          <w:tab w:val="left" w:pos="1530"/>
        </w:tabs>
        <w:autoSpaceDE w:val="0"/>
        <w:autoSpaceDN w:val="0"/>
        <w:adjustRightInd w:val="0"/>
        <w:spacing w:before="30" w:after="0" w:line="250" w:lineRule="auto"/>
        <w:ind w:left="1530" w:firstLine="27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II in Educational Leadership. Graduate work taken prior to admission to the Ed.S. program will not be counted toward Ed.S. degree requirements.</w:t>
      </w:r>
    </w:p>
    <w:p w:rsidR="00F42301" w:rsidRDefault="00F42301" w:rsidP="008A0E7A">
      <w:pPr>
        <w:widowControl w:val="0"/>
        <w:tabs>
          <w:tab w:val="left" w:pos="1530"/>
        </w:tabs>
        <w:autoSpaceDE w:val="0"/>
        <w:autoSpaceDN w:val="0"/>
        <w:adjustRightInd w:val="0"/>
        <w:spacing w:after="0"/>
        <w:ind w:left="1530" w:firstLine="0"/>
        <w:jc w:val="both"/>
        <w:rPr>
          <w:rFonts w:ascii="Times New Roman" w:hAnsi="Times New Roman"/>
          <w:color w:val="000000"/>
          <w:sz w:val="18"/>
          <w:szCs w:val="18"/>
        </w:rPr>
      </w:pPr>
      <w:r>
        <w:rPr>
          <w:rFonts w:ascii="Times New Roman" w:hAnsi="Times New Roman"/>
          <w:color w:val="191919"/>
          <w:sz w:val="18"/>
          <w:szCs w:val="18"/>
        </w:rPr>
        <w:t>The applicant:</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have completed at least a Maste</w:t>
      </w:r>
      <w:r w:rsidRPr="008A0E7A">
        <w:rPr>
          <w:rFonts w:ascii="Times New Roman" w:hAnsi="Times New Roman"/>
          <w:color w:val="191919"/>
          <w:spacing w:val="7"/>
          <w:sz w:val="18"/>
          <w:szCs w:val="18"/>
        </w:rPr>
        <w:t>r</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degree at an accredited or approved institution.</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possess certification equivalent to the State of Geo</w:t>
      </w:r>
      <w:r w:rsidRPr="008A0E7A">
        <w:rPr>
          <w:rFonts w:ascii="Times New Roman" w:hAnsi="Times New Roman"/>
          <w:color w:val="191919"/>
          <w:spacing w:val="-3"/>
          <w:sz w:val="18"/>
          <w:szCs w:val="18"/>
        </w:rPr>
        <w:t>r</w:t>
      </w:r>
      <w:r w:rsidRPr="008A0E7A">
        <w:rPr>
          <w:rFonts w:ascii="Times New Roman" w:hAnsi="Times New Roman"/>
          <w:color w:val="191919"/>
          <w:sz w:val="18"/>
          <w:szCs w:val="18"/>
        </w:rPr>
        <w:t>gia</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Level 5 certification or higher</w:t>
      </w:r>
      <w:r w:rsidR="008A0E7A">
        <w:rPr>
          <w:rFonts w:ascii="Times New Roman" w:hAnsi="Times New Roman"/>
          <w:color w:val="191919"/>
          <w:sz w:val="18"/>
          <w:szCs w:val="18"/>
        </w:rPr>
        <w:t xml:space="preserve"> </w:t>
      </w:r>
      <w:r w:rsidRPr="008A0E7A">
        <w:rPr>
          <w:rFonts w:ascii="Times New Roman" w:hAnsi="Times New Roman"/>
          <w:color w:val="191919"/>
          <w:sz w:val="18"/>
          <w:szCs w:val="18"/>
        </w:rPr>
        <w:t>(e.g. L-5, NL-5, SC-5,</w:t>
      </w:r>
      <w:r w:rsidRPr="008A0E7A">
        <w:rPr>
          <w:rFonts w:ascii="Times New Roman" w:hAnsi="Times New Roman"/>
          <w:color w:val="191919"/>
          <w:spacing w:val="-3"/>
          <w:sz w:val="18"/>
          <w:szCs w:val="18"/>
        </w:rPr>
        <w:t xml:space="preserve"> </w:t>
      </w:r>
      <w:r w:rsidRPr="008A0E7A">
        <w:rPr>
          <w:rFonts w:ascii="Times New Roman" w:hAnsi="Times New Roman"/>
          <w:color w:val="191919"/>
          <w:spacing w:val="-16"/>
          <w:sz w:val="18"/>
          <w:szCs w:val="18"/>
        </w:rPr>
        <w:t>T</w:t>
      </w:r>
      <w:r w:rsidRPr="008A0E7A">
        <w:rPr>
          <w:rFonts w:ascii="Times New Roman" w:hAnsi="Times New Roman"/>
          <w:color w:val="191919"/>
          <w:sz w:val="18"/>
          <w:szCs w:val="18"/>
        </w:rPr>
        <w:t>-5, or any Level 6 or 7 certificate).</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 xml:space="preserve"> must earn a 3.0 G</w:t>
      </w:r>
      <w:r w:rsidRPr="008A0E7A">
        <w:rPr>
          <w:rFonts w:ascii="Times New Roman" w:hAnsi="Times New Roman"/>
          <w:color w:val="191919"/>
          <w:spacing w:val="-17"/>
          <w:sz w:val="18"/>
          <w:szCs w:val="18"/>
        </w:rPr>
        <w:t>P</w:t>
      </w:r>
      <w:r w:rsidRPr="008A0E7A">
        <w:rPr>
          <w:rFonts w:ascii="Times New Roman" w:hAnsi="Times New Roman"/>
          <w:color w:val="191919"/>
          <w:sz w:val="18"/>
          <w:szCs w:val="18"/>
        </w:rPr>
        <w:t>A</w:t>
      </w:r>
      <w:r w:rsidRPr="008A0E7A">
        <w:rPr>
          <w:rFonts w:ascii="Times New Roman" w:hAnsi="Times New Roman"/>
          <w:color w:val="191919"/>
          <w:spacing w:val="-10"/>
          <w:sz w:val="18"/>
          <w:szCs w:val="18"/>
        </w:rPr>
        <w:t xml:space="preserve"> </w:t>
      </w:r>
      <w:r w:rsidRPr="008A0E7A">
        <w:rPr>
          <w:rFonts w:ascii="Times New Roman" w:hAnsi="Times New Roman"/>
          <w:color w:val="191919"/>
          <w:sz w:val="18"/>
          <w:szCs w:val="18"/>
        </w:rPr>
        <w:t>on a 4.0 scale for graduate work completed.</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provide a proof of passing score on the GACE II in Educational Leadership.</w:t>
      </w:r>
      <w:ins w:id="217" w:author=" " w:date="2011-04-06T10:47:00Z">
        <w:r w:rsidRPr="008A0E7A">
          <w:rPr>
            <w:rFonts w:ascii="Times New Roman" w:hAnsi="Times New Roman"/>
            <w:color w:val="191919"/>
            <w:sz w:val="18"/>
            <w:szCs w:val="18"/>
          </w:rPr>
          <w:t xml:space="preserve"> (This changes to an EXIT requirement after September 1, 2011</w:t>
        </w:r>
      </w:ins>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ind w:left="1980"/>
        <w:jc w:val="both"/>
        <w:rPr>
          <w:rFonts w:ascii="Times New Roman" w:hAnsi="Times New Roman"/>
          <w:color w:val="000000"/>
          <w:sz w:val="18"/>
          <w:szCs w:val="18"/>
        </w:rPr>
      </w:pPr>
      <w:r w:rsidRPr="008A0E7A">
        <w:rPr>
          <w:rFonts w:ascii="Times New Roman" w:hAnsi="Times New Roman"/>
          <w:color w:val="191919"/>
          <w:sz w:val="18"/>
          <w:szCs w:val="18"/>
        </w:rPr>
        <w:t>must provide three letters of reference.</w:t>
      </w:r>
    </w:p>
    <w:p w:rsidR="00F42301" w:rsidRPr="008A0E7A" w:rsidRDefault="00F42301" w:rsidP="00FF55DE">
      <w:pPr>
        <w:pStyle w:val="ListParagraph"/>
        <w:widowControl w:val="0"/>
        <w:numPr>
          <w:ilvl w:val="0"/>
          <w:numId w:val="32"/>
        </w:numPr>
        <w:tabs>
          <w:tab w:val="left" w:pos="1530"/>
        </w:tabs>
        <w:autoSpaceDE w:val="0"/>
        <w:autoSpaceDN w:val="0"/>
        <w:adjustRightInd w:val="0"/>
        <w:spacing w:before="9" w:after="0" w:line="250" w:lineRule="auto"/>
        <w:ind w:left="1980"/>
        <w:jc w:val="both"/>
        <w:rPr>
          <w:ins w:id="218" w:author=" " w:date="2011-04-06T11:40:00Z"/>
          <w:rFonts w:ascii="Times New Roman" w:hAnsi="Times New Roman"/>
          <w:color w:val="191919"/>
          <w:sz w:val="18"/>
          <w:szCs w:val="18"/>
        </w:rPr>
      </w:pPr>
      <w:r w:rsidRPr="008A0E7A">
        <w:rPr>
          <w:rFonts w:ascii="Times New Roman" w:hAnsi="Times New Roman"/>
          <w:color w:val="191919"/>
          <w:sz w:val="18"/>
          <w:szCs w:val="18"/>
        </w:rPr>
        <w:t xml:space="preserve">must </w:t>
      </w:r>
      <w:ins w:id="219" w:author=" " w:date="2011-04-06T10:48:00Z">
        <w:r w:rsidRPr="008A0E7A">
          <w:rPr>
            <w:rFonts w:ascii="Times New Roman" w:hAnsi="Times New Roman"/>
            <w:color w:val="191919"/>
            <w:sz w:val="18"/>
            <w:szCs w:val="18"/>
          </w:rPr>
          <w:t>submit ASU Superintndent Assuance form indicating system’s knowedge of participation in the</w:t>
        </w:r>
      </w:ins>
      <w:ins w:id="220" w:author=" " w:date="2011-04-06T11:06:00Z">
        <w:r w:rsidRPr="008A0E7A">
          <w:rPr>
            <w:rFonts w:ascii="Times New Roman" w:hAnsi="Times New Roman"/>
            <w:color w:val="191919"/>
            <w:sz w:val="18"/>
            <w:szCs w:val="18"/>
          </w:rPr>
          <w:t xml:space="preserve"> </w:t>
        </w:r>
      </w:ins>
      <w:ins w:id="221" w:author=" " w:date="2011-04-06T10:48:00Z">
        <w:r w:rsidRPr="008A0E7A">
          <w:rPr>
            <w:rFonts w:ascii="Times New Roman" w:hAnsi="Times New Roman"/>
            <w:color w:val="191919"/>
            <w:sz w:val="18"/>
            <w:szCs w:val="18"/>
          </w:rPr>
          <w:t>program and potential to serve</w:t>
        </w:r>
      </w:ins>
      <w:ins w:id="222" w:author=" " w:date="2011-04-06T11:06:00Z">
        <w:r w:rsidRPr="008A0E7A">
          <w:rPr>
            <w:rFonts w:ascii="Times New Roman" w:hAnsi="Times New Roman"/>
            <w:color w:val="191919"/>
            <w:sz w:val="18"/>
            <w:szCs w:val="18"/>
          </w:rPr>
          <w:t xml:space="preserve"> </w:t>
        </w:r>
      </w:ins>
      <w:ins w:id="223" w:author=" " w:date="2011-04-06T10:48:00Z">
        <w:r w:rsidRPr="008A0E7A">
          <w:rPr>
            <w:rFonts w:ascii="Times New Roman" w:hAnsi="Times New Roman"/>
            <w:color w:val="191919"/>
            <w:sz w:val="18"/>
            <w:szCs w:val="18"/>
          </w:rPr>
          <w:t xml:space="preserve">in </w:t>
        </w:r>
      </w:ins>
      <w:ins w:id="224" w:author=" " w:date="2011-04-06T11:06:00Z">
        <w:r w:rsidRPr="008A0E7A">
          <w:rPr>
            <w:rFonts w:ascii="Times New Roman" w:hAnsi="Times New Roman"/>
            <w:color w:val="191919"/>
            <w:sz w:val="18"/>
            <w:szCs w:val="18"/>
          </w:rPr>
          <w:t xml:space="preserve"> a leadership role/position.</w:t>
        </w:r>
      </w:ins>
      <w:del w:id="225" w:author=" " w:date="2011-04-06T11:07:00Z">
        <w:r w:rsidRPr="008A0E7A" w:rsidDel="00F15938">
          <w:rPr>
            <w:rFonts w:ascii="Times New Roman" w:hAnsi="Times New Roman"/>
            <w:color w:val="191919"/>
            <w:sz w:val="18"/>
            <w:szCs w:val="18"/>
          </w:rPr>
          <w:delText>provide a letter of employment from the employing Superintendent showing employment in a Leadership position (or) a letter of intent to hire for a Leadership position in the school or school system.</w:delText>
        </w:r>
      </w:del>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26" w:author=" " w:date="2011-04-06T11:40:00Z"/>
          <w:rFonts w:ascii="Times New Roman" w:hAnsi="Times New Roman"/>
          <w:color w:val="191919"/>
          <w:sz w:val="18"/>
          <w:szCs w:val="18"/>
        </w:rPr>
      </w:pPr>
    </w:p>
    <w:p w:rsidR="00F42301" w:rsidRPr="00AB16FB" w:rsidRDefault="00F42301" w:rsidP="00AB16FB">
      <w:pPr>
        <w:pStyle w:val="Heading2"/>
        <w:spacing w:before="0"/>
        <w:ind w:firstLine="1526"/>
        <w:rPr>
          <w:ins w:id="227" w:author=" " w:date="2011-04-06T12:10:00Z"/>
          <w:rFonts w:ascii="Times New Roman" w:hAnsi="Times New Roman"/>
          <w:color w:val="808080" w:themeColor="background1" w:themeShade="80"/>
          <w:sz w:val="24"/>
          <w:szCs w:val="24"/>
        </w:rPr>
      </w:pPr>
      <w:bookmarkStart w:id="228" w:name="_Toc294969757"/>
      <w:ins w:id="229" w:author=" " w:date="2011-04-06T11:45:00Z">
        <w:r w:rsidRPr="00AB16FB">
          <w:rPr>
            <w:rFonts w:ascii="Times New Roman" w:hAnsi="Times New Roman"/>
            <w:color w:val="808080" w:themeColor="background1" w:themeShade="80"/>
            <w:sz w:val="24"/>
            <w:szCs w:val="24"/>
          </w:rPr>
          <w:t>BUILDING</w:t>
        </w:r>
      </w:ins>
      <w:ins w:id="230" w:author=" " w:date="2011-04-06T11:54:00Z">
        <w:r w:rsidRPr="00AB16FB">
          <w:rPr>
            <w:rFonts w:ascii="Times New Roman" w:hAnsi="Times New Roman"/>
            <w:color w:val="808080" w:themeColor="background1" w:themeShade="80"/>
            <w:sz w:val="24"/>
            <w:szCs w:val="24"/>
          </w:rPr>
          <w:t>-</w:t>
        </w:r>
      </w:ins>
      <w:ins w:id="231" w:author=" " w:date="2011-04-06T11:45:00Z">
        <w:r w:rsidRPr="00AB16FB">
          <w:rPr>
            <w:rFonts w:ascii="Times New Roman" w:hAnsi="Times New Roman"/>
            <w:color w:val="808080" w:themeColor="background1" w:themeShade="80"/>
            <w:sz w:val="24"/>
            <w:szCs w:val="24"/>
          </w:rPr>
          <w:t>LEVEL SPECIALIZATION</w:t>
        </w:r>
      </w:ins>
      <w:bookmarkEnd w:id="228"/>
    </w:p>
    <w:p w:rsidR="00F42301" w:rsidRPr="00AB16FB" w:rsidRDefault="00F42301" w:rsidP="008A0E7A">
      <w:pPr>
        <w:widowControl w:val="0"/>
        <w:tabs>
          <w:tab w:val="left" w:pos="1530"/>
        </w:tabs>
        <w:autoSpaceDE w:val="0"/>
        <w:autoSpaceDN w:val="0"/>
        <w:adjustRightInd w:val="0"/>
        <w:spacing w:before="9" w:after="0" w:line="250" w:lineRule="auto"/>
        <w:ind w:left="1530" w:firstLine="0"/>
        <w:jc w:val="both"/>
        <w:rPr>
          <w:ins w:id="232" w:author=" " w:date="2011-04-06T12:11:00Z"/>
          <w:rFonts w:ascii="Times New Roman" w:hAnsi="Times New Roman"/>
          <w:b/>
          <w:color w:val="808080" w:themeColor="background1" w:themeShade="80"/>
        </w:rPr>
      </w:pPr>
      <w:ins w:id="233" w:author=" " w:date="2011-04-06T12:10:00Z">
        <w:r w:rsidRPr="00AB16FB">
          <w:rPr>
            <w:rFonts w:ascii="Times New Roman" w:hAnsi="Times New Roman"/>
            <w:b/>
            <w:color w:val="808080" w:themeColor="background1" w:themeShade="80"/>
          </w:rPr>
          <w:t>Pre-Service Courses (individuals entering the specialist without a Masters in Educational Leadership)</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34" w:author=" " w:date="2011-04-06T12:11:00Z"/>
          <w:rFonts w:ascii="Times New Roman" w:hAnsi="Times New Roman"/>
          <w:color w:val="191919"/>
          <w:sz w:val="18"/>
          <w:szCs w:val="18"/>
        </w:rPr>
      </w:pPr>
      <w:ins w:id="235" w:author=" " w:date="2011-04-06T12:11: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36" w:author=" " w:date="2011-04-06T11:45:00Z"/>
          <w:rFonts w:ascii="Times New Roman" w:hAnsi="Times New Roman"/>
          <w:color w:val="191919"/>
          <w:sz w:val="18"/>
          <w:szCs w:val="18"/>
        </w:rPr>
      </w:pPr>
      <w:ins w:id="237" w:author=" " w:date="2011-04-06T12:12: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38" w:author=" " w:date="2011-04-06T11:46:00Z"/>
          <w:rFonts w:ascii="Times New Roman" w:hAnsi="Times New Roman"/>
          <w:color w:val="191919"/>
          <w:sz w:val="18"/>
          <w:szCs w:val="18"/>
        </w:rPr>
      </w:pPr>
    </w:p>
    <w:p w:rsidR="00F42301" w:rsidRPr="00AB16FB" w:rsidRDefault="00F42301" w:rsidP="008A0E7A">
      <w:pPr>
        <w:widowControl w:val="0"/>
        <w:tabs>
          <w:tab w:val="left" w:pos="1530"/>
        </w:tabs>
        <w:autoSpaceDE w:val="0"/>
        <w:autoSpaceDN w:val="0"/>
        <w:adjustRightInd w:val="0"/>
        <w:spacing w:before="9" w:after="0" w:line="250" w:lineRule="auto"/>
        <w:ind w:left="1530" w:firstLine="0"/>
        <w:jc w:val="both"/>
        <w:rPr>
          <w:ins w:id="239" w:author=" " w:date="2011-04-06T11:46:00Z"/>
          <w:rFonts w:ascii="Times New Roman" w:hAnsi="Times New Roman"/>
          <w:b/>
          <w:color w:val="808080" w:themeColor="background1" w:themeShade="80"/>
        </w:rPr>
      </w:pPr>
      <w:ins w:id="240" w:author=" " w:date="2011-04-06T11:46:00Z">
        <w:r w:rsidRPr="00AB16FB">
          <w:rPr>
            <w:rFonts w:ascii="Times New Roman" w:hAnsi="Times New Roman"/>
            <w:b/>
            <w:color w:val="808080" w:themeColor="background1" w:themeShade="80"/>
          </w:rPr>
          <w:t xml:space="preserve">Area </w:t>
        </w:r>
      </w:ins>
      <w:ins w:id="241" w:author=" " w:date="2011-04-06T11:48:00Z">
        <w:r w:rsidRPr="00AB16FB">
          <w:rPr>
            <w:rFonts w:ascii="Times New Roman" w:hAnsi="Times New Roman"/>
            <w:b/>
            <w:color w:val="808080" w:themeColor="background1" w:themeShade="80"/>
          </w:rPr>
          <w:t xml:space="preserve"> </w:t>
        </w:r>
      </w:ins>
      <w:ins w:id="242" w:author=" " w:date="2011-04-06T11:46:00Z">
        <w:r w:rsidRPr="00AB16FB">
          <w:rPr>
            <w:rFonts w:ascii="Times New Roman" w:hAnsi="Times New Roman"/>
            <w:b/>
            <w:color w:val="808080" w:themeColor="background1" w:themeShade="80"/>
          </w:rPr>
          <w:t xml:space="preserve">A: </w:t>
        </w:r>
      </w:ins>
      <w:ins w:id="243" w:author=" " w:date="2011-04-06T11:54:00Z">
        <w:r w:rsidRPr="00AB16FB">
          <w:rPr>
            <w:rFonts w:ascii="Times New Roman" w:hAnsi="Times New Roman"/>
            <w:b/>
            <w:color w:val="808080" w:themeColor="background1" w:themeShade="80"/>
          </w:rPr>
          <w:tab/>
        </w:r>
      </w:ins>
      <w:ins w:id="244" w:author=" " w:date="2011-04-06T11:46:00Z">
        <w:r w:rsidRPr="00AB16FB">
          <w:rPr>
            <w:rFonts w:ascii="Times New Roman" w:hAnsi="Times New Roman"/>
            <w:b/>
            <w:color w:val="808080" w:themeColor="background1" w:themeShade="80"/>
          </w:rPr>
          <w:t>Nature of  Learner</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45" w:author=" " w:date="2011-04-06T11:47:00Z"/>
          <w:rFonts w:ascii="Times New Roman" w:hAnsi="Times New Roman"/>
          <w:color w:val="191919"/>
          <w:sz w:val="18"/>
          <w:szCs w:val="18"/>
        </w:rPr>
      </w:pPr>
      <w:ins w:id="246" w:author=" " w:date="2011-04-06T11:46:00Z">
        <w:r>
          <w:rPr>
            <w:rFonts w:ascii="Times New Roman" w:hAnsi="Times New Roman"/>
            <w:color w:val="191919"/>
            <w:sz w:val="18"/>
            <w:szCs w:val="18"/>
          </w:rPr>
          <w:tab/>
        </w:r>
      </w:ins>
      <w:ins w:id="247" w:author=" " w:date="2011-04-06T11:47:00Z">
        <w:r>
          <w:rPr>
            <w:rFonts w:ascii="Times New Roman" w:hAnsi="Times New Roman"/>
            <w:color w:val="191919"/>
            <w:sz w:val="18"/>
            <w:szCs w:val="18"/>
          </w:rPr>
          <w:t>EDAS 6785</w:t>
        </w:r>
        <w:r>
          <w:rPr>
            <w:rFonts w:ascii="Times New Roman" w:hAnsi="Times New Roman"/>
            <w:color w:val="191919"/>
            <w:sz w:val="18"/>
            <w:szCs w:val="18"/>
          </w:rPr>
          <w:tab/>
          <w:t xml:space="preserve"> Improvement of Instruction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48" w:author=" " w:date="2011-04-06T11:48:00Z"/>
          <w:rFonts w:ascii="Times New Roman" w:hAnsi="Times New Roman"/>
          <w:color w:val="191919"/>
          <w:sz w:val="18"/>
          <w:szCs w:val="18"/>
        </w:rPr>
      </w:pPr>
      <w:ins w:id="249" w:author=" " w:date="2011-04-06T11:47: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50" w:author=" " w:date="2011-04-06T11:48:00Z"/>
          <w:rFonts w:ascii="Times New Roman" w:hAnsi="Times New Roman"/>
          <w:color w:val="191919"/>
          <w:sz w:val="18"/>
          <w:szCs w:val="18"/>
        </w:rPr>
      </w:pPr>
    </w:p>
    <w:p w:rsidR="00F42301" w:rsidRPr="00AB16FB" w:rsidRDefault="00F42301" w:rsidP="008A0E7A">
      <w:pPr>
        <w:widowControl w:val="0"/>
        <w:tabs>
          <w:tab w:val="left" w:pos="1530"/>
        </w:tabs>
        <w:autoSpaceDE w:val="0"/>
        <w:autoSpaceDN w:val="0"/>
        <w:adjustRightInd w:val="0"/>
        <w:spacing w:before="9" w:after="0" w:line="250" w:lineRule="auto"/>
        <w:ind w:left="1530" w:firstLine="0"/>
        <w:jc w:val="both"/>
        <w:rPr>
          <w:ins w:id="251" w:author=" " w:date="2011-04-06T11:48:00Z"/>
          <w:rFonts w:ascii="Times New Roman" w:hAnsi="Times New Roman"/>
          <w:b/>
          <w:color w:val="808080" w:themeColor="background1" w:themeShade="80"/>
        </w:rPr>
      </w:pPr>
      <w:ins w:id="252" w:author=" " w:date="2011-04-06T11:48:00Z">
        <w:r w:rsidRPr="00AB16FB">
          <w:rPr>
            <w:rFonts w:ascii="Times New Roman" w:hAnsi="Times New Roman"/>
            <w:b/>
            <w:color w:val="808080" w:themeColor="background1" w:themeShade="80"/>
          </w:rPr>
          <w:t xml:space="preserve">Area </w:t>
        </w:r>
      </w:ins>
      <w:ins w:id="253" w:author=" " w:date="2011-04-06T11:49:00Z">
        <w:r w:rsidRPr="00AB16FB">
          <w:rPr>
            <w:rFonts w:ascii="Times New Roman" w:hAnsi="Times New Roman"/>
            <w:b/>
            <w:color w:val="808080" w:themeColor="background1" w:themeShade="80"/>
          </w:rPr>
          <w:t xml:space="preserve"> </w:t>
        </w:r>
      </w:ins>
      <w:ins w:id="254" w:author=" " w:date="2011-04-06T11:48:00Z">
        <w:r w:rsidRPr="00AB16FB">
          <w:rPr>
            <w:rFonts w:ascii="Times New Roman" w:hAnsi="Times New Roman"/>
            <w:b/>
            <w:color w:val="808080" w:themeColor="background1" w:themeShade="80"/>
          </w:rPr>
          <w:t xml:space="preserve">B:  </w:t>
        </w:r>
      </w:ins>
      <w:ins w:id="255" w:author=" " w:date="2011-04-06T11:54:00Z">
        <w:r w:rsidRPr="00AB16FB">
          <w:rPr>
            <w:rFonts w:ascii="Times New Roman" w:hAnsi="Times New Roman"/>
            <w:b/>
            <w:color w:val="808080" w:themeColor="background1" w:themeShade="80"/>
          </w:rPr>
          <w:tab/>
        </w:r>
      </w:ins>
      <w:ins w:id="256" w:author=" " w:date="2011-04-06T11:48:00Z">
        <w:r w:rsidRPr="00AB16FB">
          <w:rPr>
            <w:rFonts w:ascii="Times New Roman" w:hAnsi="Times New Roman"/>
            <w:b/>
            <w:color w:val="808080" w:themeColor="background1" w:themeShade="80"/>
          </w:rPr>
          <w:t>Programs &amp; Problems of the School</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57" w:author=" " w:date="2011-04-06T11:48:00Z"/>
          <w:rFonts w:ascii="Times New Roman" w:hAnsi="Times New Roman"/>
          <w:color w:val="191919"/>
          <w:sz w:val="18"/>
          <w:szCs w:val="18"/>
        </w:rPr>
      </w:pPr>
      <w:ins w:id="258" w:author=" " w:date="2011-04-06T11:48: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59" w:author=" " w:date="2011-04-06T11:48:00Z"/>
          <w:rFonts w:ascii="Times New Roman" w:hAnsi="Times New Roman"/>
          <w:color w:val="191919"/>
          <w:sz w:val="18"/>
          <w:szCs w:val="18"/>
        </w:rPr>
      </w:pPr>
    </w:p>
    <w:p w:rsidR="00F42301" w:rsidRPr="00AB16FB" w:rsidRDefault="00F42301" w:rsidP="008A0E7A">
      <w:pPr>
        <w:widowControl w:val="0"/>
        <w:tabs>
          <w:tab w:val="left" w:pos="1530"/>
        </w:tabs>
        <w:autoSpaceDE w:val="0"/>
        <w:autoSpaceDN w:val="0"/>
        <w:adjustRightInd w:val="0"/>
        <w:spacing w:before="9" w:after="0" w:line="250" w:lineRule="auto"/>
        <w:ind w:left="1530" w:firstLine="0"/>
        <w:jc w:val="both"/>
        <w:rPr>
          <w:ins w:id="260" w:author=" " w:date="2011-04-06T11:49:00Z"/>
          <w:rFonts w:ascii="Times New Roman" w:hAnsi="Times New Roman"/>
          <w:b/>
          <w:color w:val="808080" w:themeColor="background1" w:themeShade="80"/>
        </w:rPr>
      </w:pPr>
      <w:ins w:id="261" w:author=" " w:date="2011-04-06T11:48:00Z">
        <w:r w:rsidRPr="00AB16FB">
          <w:rPr>
            <w:rFonts w:ascii="Times New Roman" w:hAnsi="Times New Roman"/>
            <w:b/>
            <w:color w:val="808080" w:themeColor="background1" w:themeShade="80"/>
          </w:rPr>
          <w:t xml:space="preserve">Area </w:t>
        </w:r>
      </w:ins>
      <w:ins w:id="262" w:author=" " w:date="2011-04-06T11:49:00Z">
        <w:r w:rsidRPr="00AB16FB">
          <w:rPr>
            <w:rFonts w:ascii="Times New Roman" w:hAnsi="Times New Roman"/>
            <w:b/>
            <w:color w:val="808080" w:themeColor="background1" w:themeShade="80"/>
          </w:rPr>
          <w:t xml:space="preserve"> </w:t>
        </w:r>
      </w:ins>
      <w:ins w:id="263" w:author=" " w:date="2011-04-06T11:48:00Z">
        <w:r w:rsidRPr="00AB16FB">
          <w:rPr>
            <w:rFonts w:ascii="Times New Roman" w:hAnsi="Times New Roman"/>
            <w:b/>
            <w:color w:val="808080" w:themeColor="background1" w:themeShade="80"/>
          </w:rPr>
          <w:t>C:</w:t>
        </w:r>
      </w:ins>
      <w:ins w:id="264" w:author=" " w:date="2011-04-06T11:49:00Z">
        <w:r w:rsidRPr="00AB16FB">
          <w:rPr>
            <w:rFonts w:ascii="Times New Roman" w:hAnsi="Times New Roman"/>
            <w:b/>
            <w:color w:val="808080" w:themeColor="background1" w:themeShade="80"/>
          </w:rPr>
          <w:t xml:space="preserve"> </w:t>
        </w:r>
      </w:ins>
      <w:ins w:id="265" w:author=" " w:date="2011-04-06T11:54:00Z">
        <w:r w:rsidRPr="00AB16FB">
          <w:rPr>
            <w:rFonts w:ascii="Times New Roman" w:hAnsi="Times New Roman"/>
            <w:b/>
            <w:color w:val="808080" w:themeColor="background1" w:themeShade="80"/>
          </w:rPr>
          <w:tab/>
        </w:r>
      </w:ins>
      <w:ins w:id="266" w:author=" " w:date="2011-04-06T11:49:00Z">
        <w:r w:rsidRPr="00AB16FB">
          <w:rPr>
            <w:rFonts w:ascii="Times New Roman" w:hAnsi="Times New Roman"/>
            <w:b/>
            <w:color w:val="808080" w:themeColor="background1" w:themeShade="80"/>
          </w:rPr>
          <w:t>Major Area</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67" w:author=" " w:date="2011-04-06T11:49:00Z"/>
          <w:rFonts w:ascii="Times New Roman" w:hAnsi="Times New Roman"/>
          <w:color w:val="191919"/>
          <w:sz w:val="18"/>
          <w:szCs w:val="18"/>
        </w:rPr>
      </w:pPr>
      <w:ins w:id="268" w:author=" " w:date="2011-04-06T11:49:00Z">
        <w:r>
          <w:rPr>
            <w:rFonts w:ascii="Times New Roman" w:hAnsi="Times New Roman"/>
            <w:color w:val="191919"/>
            <w:sz w:val="18"/>
            <w:szCs w:val="18"/>
          </w:rPr>
          <w:tab/>
          <w:t>EDAS 6670</w:t>
        </w:r>
        <w:r>
          <w:rPr>
            <w:rFonts w:ascii="Times New Roman" w:hAnsi="Times New Roman"/>
            <w:color w:val="191919"/>
            <w:sz w:val="18"/>
            <w:szCs w:val="18"/>
          </w:rPr>
          <w:tab/>
          <w:t>School finance</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69" w:author=" " w:date="2011-04-06T11:49:00Z"/>
          <w:rFonts w:ascii="Times New Roman" w:hAnsi="Times New Roman"/>
          <w:color w:val="191919"/>
          <w:sz w:val="18"/>
          <w:szCs w:val="18"/>
        </w:rPr>
      </w:pPr>
      <w:ins w:id="270" w:author=" " w:date="2011-04-06T11:49: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271" w:author=" " w:date="2011-04-06T11:58:00Z">
        <w:r>
          <w:rPr>
            <w:rFonts w:ascii="Times New Roman" w:hAnsi="Times New Roman"/>
            <w:color w:val="191919"/>
            <w:sz w:val="18"/>
            <w:szCs w:val="18"/>
          </w:rPr>
          <w:t>S</w:t>
        </w:r>
      </w:ins>
      <w:ins w:id="272" w:author=" " w:date="2011-04-06T11:49:00Z">
        <w:r>
          <w:rPr>
            <w:rFonts w:ascii="Times New Roman" w:hAnsi="Times New Roman"/>
            <w:color w:val="191919"/>
            <w:sz w:val="18"/>
            <w:szCs w:val="18"/>
          </w:rPr>
          <w:t>upervision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73" w:author=" " w:date="2011-04-06T11:50:00Z"/>
          <w:rFonts w:ascii="Times New Roman" w:hAnsi="Times New Roman"/>
          <w:color w:val="191919"/>
          <w:sz w:val="18"/>
          <w:szCs w:val="18"/>
        </w:rPr>
      </w:pPr>
      <w:ins w:id="274" w:author=" " w:date="2011-04-06T11:49: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75" w:author=" " w:date="2011-04-06T11:50:00Z"/>
          <w:rFonts w:ascii="Times New Roman" w:hAnsi="Times New Roman"/>
          <w:color w:val="191919"/>
          <w:sz w:val="18"/>
          <w:szCs w:val="18"/>
        </w:rPr>
      </w:pPr>
      <w:ins w:id="276" w:author=" " w:date="2011-04-06T11:50: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8A0E7A">
      <w:pPr>
        <w:widowControl w:val="0"/>
        <w:tabs>
          <w:tab w:val="left" w:pos="1530"/>
        </w:tabs>
        <w:autoSpaceDE w:val="0"/>
        <w:autoSpaceDN w:val="0"/>
        <w:adjustRightInd w:val="0"/>
        <w:spacing w:before="9" w:after="0" w:line="250" w:lineRule="auto"/>
        <w:ind w:left="1530" w:firstLine="0"/>
        <w:jc w:val="both"/>
        <w:rPr>
          <w:ins w:id="277" w:author=" " w:date="2011-04-06T11:50:00Z"/>
          <w:rFonts w:ascii="Times New Roman" w:hAnsi="Times New Roman"/>
          <w:color w:val="191919"/>
          <w:sz w:val="18"/>
          <w:szCs w:val="18"/>
        </w:rPr>
      </w:pPr>
      <w:ins w:id="278" w:author=" " w:date="2011-04-06T11:50:00Z">
        <w:r>
          <w:rPr>
            <w:rFonts w:ascii="Times New Roman" w:hAnsi="Times New Roman"/>
            <w:color w:val="191919"/>
            <w:sz w:val="18"/>
            <w:szCs w:val="18"/>
          </w:rPr>
          <w:tab/>
          <w:t>EDAS 6719*</w:t>
        </w:r>
        <w:r>
          <w:rPr>
            <w:rFonts w:ascii="Times New Roman" w:hAnsi="Times New Roman"/>
            <w:color w:val="191919"/>
            <w:sz w:val="18"/>
            <w:szCs w:val="18"/>
          </w:rPr>
          <w:tab/>
          <w:t>Residency I for Building</w:t>
        </w:r>
      </w:ins>
      <w:ins w:id="279" w:author=" " w:date="2011-04-06T11:51:00Z">
        <w:r>
          <w:rPr>
            <w:rFonts w:ascii="Times New Roman" w:hAnsi="Times New Roman"/>
            <w:color w:val="191919"/>
            <w:sz w:val="18"/>
            <w:szCs w:val="18"/>
          </w:rPr>
          <w:t>-</w:t>
        </w:r>
      </w:ins>
      <w:ins w:id="280" w:author=" " w:date="2011-04-06T11:50:00Z">
        <w:r>
          <w:rPr>
            <w:rFonts w:ascii="Times New Roman" w:hAnsi="Times New Roman"/>
            <w:color w:val="191919"/>
            <w:sz w:val="18"/>
            <w:szCs w:val="18"/>
          </w:rPr>
          <w:t>Level Administrators</w:t>
        </w:r>
      </w:ins>
    </w:p>
    <w:p w:rsidR="00F42301" w:rsidRDefault="00F42301" w:rsidP="008A0E7A">
      <w:pPr>
        <w:widowControl w:val="0"/>
        <w:autoSpaceDE w:val="0"/>
        <w:autoSpaceDN w:val="0"/>
        <w:adjustRightInd w:val="0"/>
        <w:spacing w:before="9" w:after="0" w:line="250" w:lineRule="auto"/>
        <w:ind w:left="1530" w:right="1391" w:firstLine="0"/>
        <w:rPr>
          <w:ins w:id="281" w:author=" " w:date="2011-04-06T11:51:00Z"/>
          <w:rFonts w:ascii="Times New Roman" w:hAnsi="Times New Roman"/>
          <w:color w:val="191919"/>
          <w:sz w:val="18"/>
          <w:szCs w:val="18"/>
        </w:rPr>
      </w:pPr>
      <w:ins w:id="282" w:author=" " w:date="2011-04-06T11:50:00Z">
        <w:r>
          <w:rPr>
            <w:rFonts w:ascii="Times New Roman" w:hAnsi="Times New Roman"/>
            <w:color w:val="191919"/>
            <w:sz w:val="18"/>
            <w:szCs w:val="18"/>
          </w:rPr>
          <w:tab/>
          <w:t>EDAS 6769</w:t>
        </w:r>
      </w:ins>
      <w:ins w:id="283" w:author=" " w:date="2011-04-06T11:51:00Z">
        <w:r>
          <w:rPr>
            <w:rFonts w:ascii="Times New Roman" w:hAnsi="Times New Roman"/>
            <w:color w:val="191919"/>
            <w:sz w:val="18"/>
            <w:szCs w:val="18"/>
          </w:rPr>
          <w:t>*</w:t>
        </w:r>
      </w:ins>
      <w:ins w:id="284" w:author=" " w:date="2011-04-06T11:50:00Z">
        <w:r>
          <w:rPr>
            <w:rFonts w:ascii="Times New Roman" w:hAnsi="Times New Roman"/>
            <w:color w:val="191919"/>
            <w:sz w:val="18"/>
            <w:szCs w:val="18"/>
          </w:rPr>
          <w:tab/>
          <w:t>Residency II for Building-Level Administrators</w:t>
        </w:r>
      </w:ins>
    </w:p>
    <w:p w:rsidR="00F42301" w:rsidRPr="00AB16FB" w:rsidRDefault="00F42301" w:rsidP="008A0E7A">
      <w:pPr>
        <w:widowControl w:val="0"/>
        <w:tabs>
          <w:tab w:val="left" w:pos="1530"/>
        </w:tabs>
        <w:autoSpaceDE w:val="0"/>
        <w:autoSpaceDN w:val="0"/>
        <w:adjustRightInd w:val="0"/>
        <w:spacing w:before="9" w:after="0" w:line="250" w:lineRule="auto"/>
        <w:ind w:left="1530" w:firstLine="0"/>
        <w:jc w:val="both"/>
        <w:rPr>
          <w:ins w:id="285" w:author=" " w:date="2011-04-06T11:51:00Z"/>
          <w:rFonts w:ascii="Times New Roman" w:hAnsi="Times New Roman"/>
          <w:b/>
          <w:color w:val="808080" w:themeColor="background1" w:themeShade="80"/>
        </w:rPr>
      </w:pPr>
      <w:ins w:id="286" w:author=" " w:date="2011-04-06T11:51:00Z">
        <w:r w:rsidRPr="00AB16FB">
          <w:rPr>
            <w:rFonts w:ascii="Times New Roman" w:hAnsi="Times New Roman"/>
            <w:b/>
            <w:color w:val="808080" w:themeColor="background1" w:themeShade="80"/>
          </w:rPr>
          <w:t xml:space="preserve">Area D:  </w:t>
        </w:r>
      </w:ins>
      <w:ins w:id="287" w:author=" " w:date="2011-04-06T11:54:00Z">
        <w:r w:rsidRPr="00AB16FB">
          <w:rPr>
            <w:rFonts w:ascii="Times New Roman" w:hAnsi="Times New Roman"/>
            <w:b/>
            <w:color w:val="808080" w:themeColor="background1" w:themeShade="80"/>
          </w:rPr>
          <w:tab/>
        </w:r>
      </w:ins>
      <w:ins w:id="288" w:author=" " w:date="2011-04-06T11:51:00Z">
        <w:r w:rsidRPr="00AB16FB">
          <w:rPr>
            <w:rFonts w:ascii="Times New Roman" w:hAnsi="Times New Roman"/>
            <w:b/>
            <w:color w:val="808080" w:themeColor="background1" w:themeShade="80"/>
          </w:rPr>
          <w:t>Researc</w:t>
        </w:r>
      </w:ins>
      <w:ins w:id="289" w:author=" " w:date="2011-04-06T11:54:00Z">
        <w:r w:rsidRPr="00AB16FB">
          <w:rPr>
            <w:rFonts w:ascii="Times New Roman" w:hAnsi="Times New Roman"/>
            <w:b/>
            <w:color w:val="808080" w:themeColor="background1" w:themeShade="80"/>
          </w:rPr>
          <w:t>h</w:t>
        </w:r>
      </w:ins>
    </w:p>
    <w:p w:rsidR="00776B83" w:rsidRDefault="00F42301" w:rsidP="008A0E7A">
      <w:pPr>
        <w:widowControl w:val="0"/>
        <w:autoSpaceDE w:val="0"/>
        <w:autoSpaceDN w:val="0"/>
        <w:adjustRightInd w:val="0"/>
        <w:spacing w:before="9" w:after="0" w:line="250" w:lineRule="auto"/>
        <w:ind w:left="1530" w:right="1391" w:firstLine="0"/>
        <w:rPr>
          <w:rFonts w:ascii="Times New Roman" w:hAnsi="Times New Roman"/>
          <w:color w:val="191919"/>
          <w:sz w:val="18"/>
          <w:szCs w:val="18"/>
        </w:rPr>
        <w:sectPr w:rsidR="00776B83">
          <w:pgSz w:w="12240" w:h="15840"/>
          <w:pgMar w:top="260" w:right="1300" w:bottom="280" w:left="200" w:header="0" w:footer="957" w:gutter="0"/>
          <w:cols w:space="720"/>
          <w:noEndnote/>
        </w:sectPr>
      </w:pPr>
      <w:ins w:id="290" w:author=" " w:date="2011-04-06T11:52: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tbl>
      <w:tblPr>
        <w:tblW w:w="10260" w:type="dxa"/>
        <w:tblInd w:w="1260" w:type="dxa"/>
        <w:tblLayout w:type="fixed"/>
        <w:tblCellMar>
          <w:left w:w="0" w:type="dxa"/>
          <w:right w:w="0" w:type="dxa"/>
        </w:tblCellMar>
        <w:tblLook w:val="0000"/>
      </w:tblPr>
      <w:tblGrid>
        <w:gridCol w:w="3780"/>
        <w:gridCol w:w="5310"/>
        <w:gridCol w:w="1170"/>
      </w:tblGrid>
      <w:tr w:rsidR="00776B83" w:rsidRPr="00FA7AC7" w:rsidTr="003B4D34">
        <w:trPr>
          <w:trHeight w:hRule="exact" w:val="235"/>
        </w:trPr>
        <w:tc>
          <w:tcPr>
            <w:tcW w:w="3780" w:type="dxa"/>
            <w:tcBorders>
              <w:top w:val="nil"/>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5310" w:type="dxa"/>
            <w:vMerge w:val="restart"/>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before="8" w:after="0" w:line="150" w:lineRule="exact"/>
              <w:rPr>
                <w:rFonts w:ascii="Times New Roman" w:hAnsi="Times New Roman"/>
                <w:sz w:val="15"/>
                <w:szCs w:val="15"/>
              </w:rPr>
            </w:pPr>
          </w:p>
          <w:p w:rsidR="00776B83" w:rsidRPr="00FA7AC7" w:rsidRDefault="00776B83" w:rsidP="00DF717A">
            <w:pPr>
              <w:widowControl w:val="0"/>
              <w:autoSpaceDE w:val="0"/>
              <w:autoSpaceDN w:val="0"/>
              <w:adjustRightInd w:val="0"/>
              <w:spacing w:after="0"/>
              <w:ind w:left="910" w:firstLine="35"/>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170" w:type="dxa"/>
            <w:tcBorders>
              <w:top w:val="nil"/>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3B4D34">
        <w:trPr>
          <w:trHeight w:hRule="exact" w:val="256"/>
        </w:trPr>
        <w:tc>
          <w:tcPr>
            <w:tcW w:w="3780" w:type="dxa"/>
            <w:tcBorders>
              <w:top w:val="single" w:sz="4" w:space="0" w:color="191919"/>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531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3B4D34">
        <w:trPr>
          <w:trHeight w:hRule="exact" w:val="219"/>
        </w:trPr>
        <w:tc>
          <w:tcPr>
            <w:tcW w:w="3780" w:type="dxa"/>
            <w:tcBorders>
              <w:top w:val="single" w:sz="4" w:space="0" w:color="191919"/>
              <w:left w:val="nil"/>
              <w:bottom w:val="nil"/>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5310"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bl>
    <w:p w:rsidR="00F42301" w:rsidRDefault="00F42301" w:rsidP="008A0E7A">
      <w:pPr>
        <w:widowControl w:val="0"/>
        <w:autoSpaceDE w:val="0"/>
        <w:autoSpaceDN w:val="0"/>
        <w:adjustRightInd w:val="0"/>
        <w:spacing w:before="9" w:after="0" w:line="250" w:lineRule="auto"/>
        <w:ind w:left="1530" w:right="1391" w:firstLine="0"/>
        <w:rPr>
          <w:ins w:id="291" w:author=" " w:date="2011-04-06T11:52:00Z"/>
          <w:rFonts w:ascii="Times New Roman" w:hAnsi="Times New Roman"/>
          <w:color w:val="191919"/>
          <w:sz w:val="18"/>
          <w:szCs w:val="18"/>
        </w:rPr>
      </w:pPr>
    </w:p>
    <w:p w:rsidR="00F42301" w:rsidRDefault="00F42301" w:rsidP="00C57415">
      <w:pPr>
        <w:widowControl w:val="0"/>
        <w:autoSpaceDE w:val="0"/>
        <w:autoSpaceDN w:val="0"/>
        <w:adjustRightInd w:val="0"/>
        <w:spacing w:before="9" w:after="0" w:line="250" w:lineRule="auto"/>
        <w:ind w:left="2484" w:right="1391" w:hanging="180"/>
        <w:rPr>
          <w:ins w:id="292" w:author=" " w:date="2011-04-06T11:52: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firstLine="0"/>
        <w:jc w:val="both"/>
        <w:rPr>
          <w:ins w:id="293" w:author=" " w:date="2011-04-06T11:52:00Z"/>
          <w:rFonts w:ascii="Times New Roman" w:hAnsi="Times New Roman"/>
          <w:b/>
          <w:color w:val="808080" w:themeColor="background1" w:themeShade="80"/>
        </w:rPr>
      </w:pPr>
      <w:ins w:id="294" w:author=" " w:date="2011-04-06T11:52:00Z">
        <w:r w:rsidRPr="00AB16FB">
          <w:rPr>
            <w:rFonts w:ascii="Times New Roman" w:hAnsi="Times New Roman"/>
            <w:b/>
            <w:color w:val="808080" w:themeColor="background1" w:themeShade="80"/>
          </w:rPr>
          <w:t xml:space="preserve">Area  E:  </w:t>
        </w:r>
      </w:ins>
      <w:ins w:id="295" w:author=" " w:date="2011-04-06T11:55:00Z">
        <w:r w:rsidRPr="00AB16FB">
          <w:rPr>
            <w:rFonts w:ascii="Times New Roman" w:hAnsi="Times New Roman"/>
            <w:b/>
            <w:color w:val="808080" w:themeColor="background1" w:themeShade="80"/>
          </w:rPr>
          <w:tab/>
        </w:r>
      </w:ins>
      <w:ins w:id="296" w:author=" " w:date="2011-04-06T11:52:00Z">
        <w:r w:rsidRPr="00AB16FB">
          <w:rPr>
            <w:rFonts w:ascii="Times New Roman" w:hAnsi="Times New Roman"/>
            <w:b/>
            <w:color w:val="808080" w:themeColor="background1" w:themeShade="80"/>
          </w:rPr>
          <w:t>Elective</w:t>
        </w:r>
      </w:ins>
    </w:p>
    <w:p w:rsidR="00F42301" w:rsidRDefault="00F42301" w:rsidP="00776B83">
      <w:pPr>
        <w:widowControl w:val="0"/>
        <w:autoSpaceDE w:val="0"/>
        <w:autoSpaceDN w:val="0"/>
        <w:adjustRightInd w:val="0"/>
        <w:spacing w:before="9" w:after="0" w:line="250" w:lineRule="auto"/>
        <w:ind w:left="1260" w:right="390" w:firstLine="0"/>
        <w:jc w:val="both"/>
        <w:rPr>
          <w:ins w:id="297" w:author=" " w:date="2011-04-06T11:53:00Z"/>
          <w:rFonts w:ascii="Times New Roman" w:hAnsi="Times New Roman"/>
          <w:color w:val="191919"/>
          <w:sz w:val="18"/>
          <w:szCs w:val="18"/>
        </w:rPr>
      </w:pPr>
      <w:ins w:id="298" w:author=" " w:date="2011-04-06T11:53:00Z">
        <w:r>
          <w:rPr>
            <w:rFonts w:ascii="Times New Roman" w:hAnsi="Times New Roman"/>
            <w:color w:val="191919"/>
            <w:sz w:val="18"/>
            <w:szCs w:val="18"/>
          </w:rPr>
          <w:tab/>
          <w:t>EDAS 6655</w:t>
        </w:r>
        <w:r>
          <w:rPr>
            <w:rFonts w:ascii="Times New Roman" w:hAnsi="Times New Roman"/>
            <w:color w:val="191919"/>
            <w:sz w:val="18"/>
            <w:szCs w:val="18"/>
          </w:rPr>
          <w:tab/>
          <w:t>The Principal as Instructional Leader</w:t>
        </w:r>
      </w:ins>
    </w:p>
    <w:p w:rsidR="00F42301" w:rsidRDefault="00F42301" w:rsidP="00776B83">
      <w:pPr>
        <w:widowControl w:val="0"/>
        <w:autoSpaceDE w:val="0"/>
        <w:autoSpaceDN w:val="0"/>
        <w:adjustRightInd w:val="0"/>
        <w:spacing w:before="9" w:after="0" w:line="250" w:lineRule="auto"/>
        <w:ind w:left="1260" w:right="390" w:firstLine="0"/>
        <w:jc w:val="both"/>
        <w:rPr>
          <w:ins w:id="299" w:author=" " w:date="2011-04-06T11:53:00Z"/>
          <w:rFonts w:ascii="Times New Roman" w:hAnsi="Times New Roman"/>
          <w:color w:val="191919"/>
          <w:sz w:val="18"/>
          <w:szCs w:val="18"/>
        </w:rPr>
      </w:pPr>
    </w:p>
    <w:p w:rsidR="00F42301" w:rsidRPr="00AB16FB" w:rsidRDefault="00284C41" w:rsidP="00AB16FB">
      <w:pPr>
        <w:pStyle w:val="Heading2"/>
        <w:spacing w:before="0"/>
        <w:ind w:firstLine="1267"/>
        <w:rPr>
          <w:ins w:id="300" w:author=" " w:date="2011-04-06T12:13:00Z"/>
          <w:rFonts w:ascii="Times New Roman" w:hAnsi="Times New Roman"/>
          <w:color w:val="808080" w:themeColor="background1" w:themeShade="80"/>
          <w:sz w:val="24"/>
          <w:szCs w:val="24"/>
        </w:rPr>
      </w:pPr>
      <w:r w:rsidRPr="00284C41">
        <w:rPr>
          <w:rFonts w:ascii="Times New Roman" w:hAnsi="Times New Roman"/>
          <w:noProof/>
          <w:color w:val="808080" w:themeColor="background1" w:themeShade="80"/>
          <w:sz w:val="18"/>
          <w:szCs w:val="18"/>
        </w:rPr>
        <w:pict>
          <v:shape id="_x0000_s7706" type="#_x0000_t202" style="position:absolute;left:0;text-align:left;margin-left:530.15pt;margin-top:108.7pt;width:1in;height:495.8pt;z-index:-251334144;mso-position-horizontal-relative:page;mso-position-vertical-relative:page" o:allowincell="f" filled="f" stroked="f">
            <v:textbox style="layout-flow:vertical;mso-next-textbox:#_x0000_s7706" inset="0,0,0,0">
              <w:txbxContent>
                <w:p w:rsidR="00E410E0" w:rsidRDefault="00E410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776B8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bookmarkStart w:id="301" w:name="_Toc294969758"/>
      <w:ins w:id="302" w:author=" " w:date="2011-04-06T11:53:00Z">
        <w:r w:rsidR="00F42301" w:rsidRPr="00AB16FB">
          <w:rPr>
            <w:rFonts w:ascii="Times New Roman" w:hAnsi="Times New Roman"/>
            <w:color w:val="808080" w:themeColor="background1" w:themeShade="80"/>
            <w:sz w:val="24"/>
            <w:szCs w:val="24"/>
          </w:rPr>
          <w:t>DISTRICT-LEVEL SPECIALIZATION</w:t>
        </w:r>
      </w:ins>
      <w:bookmarkEnd w:id="301"/>
      <w:ins w:id="303" w:author=" " w:date="2011-04-06T12:13:00Z">
        <w:r w:rsidR="00F42301" w:rsidRPr="00AB16FB">
          <w:rPr>
            <w:rFonts w:ascii="Times New Roman" w:hAnsi="Times New Roman"/>
            <w:color w:val="808080" w:themeColor="background1" w:themeShade="80"/>
            <w:sz w:val="24"/>
            <w:szCs w:val="24"/>
          </w:rPr>
          <w:t xml:space="preserve"> </w:t>
        </w:r>
      </w:ins>
    </w:p>
    <w:p w:rsidR="00F42301" w:rsidRDefault="00F42301" w:rsidP="00776B83">
      <w:pPr>
        <w:widowControl w:val="0"/>
        <w:autoSpaceDE w:val="0"/>
        <w:autoSpaceDN w:val="0"/>
        <w:adjustRightInd w:val="0"/>
        <w:spacing w:before="9" w:after="0" w:line="250" w:lineRule="auto"/>
        <w:ind w:left="1260" w:right="390" w:firstLine="0"/>
        <w:jc w:val="both"/>
        <w:rPr>
          <w:ins w:id="304" w:author=" " w:date="2011-04-06T12:13: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right="390" w:firstLine="0"/>
        <w:jc w:val="both"/>
        <w:rPr>
          <w:ins w:id="305" w:author=" " w:date="2011-04-06T12:13:00Z"/>
          <w:rFonts w:ascii="Times New Roman" w:hAnsi="Times New Roman"/>
          <w:b/>
          <w:color w:val="808080" w:themeColor="background1" w:themeShade="80"/>
        </w:rPr>
      </w:pPr>
      <w:ins w:id="306" w:author=" " w:date="2011-04-06T12:13:00Z">
        <w:r w:rsidRPr="00AB16FB">
          <w:rPr>
            <w:rFonts w:ascii="Times New Roman" w:hAnsi="Times New Roman"/>
            <w:b/>
            <w:color w:val="808080" w:themeColor="background1" w:themeShade="80"/>
          </w:rPr>
          <w:t>Pre-Service Courses (individuals entering the specialist without a Masters in Educational Leadership)</w:t>
        </w:r>
      </w:ins>
    </w:p>
    <w:p w:rsidR="00F42301" w:rsidRDefault="00F42301" w:rsidP="00776B83">
      <w:pPr>
        <w:widowControl w:val="0"/>
        <w:autoSpaceDE w:val="0"/>
        <w:autoSpaceDN w:val="0"/>
        <w:adjustRightInd w:val="0"/>
        <w:spacing w:before="9" w:after="0" w:line="250" w:lineRule="auto"/>
        <w:ind w:left="1260" w:right="390" w:firstLine="0"/>
        <w:jc w:val="both"/>
        <w:rPr>
          <w:ins w:id="307" w:author=" " w:date="2011-04-06T12:13:00Z"/>
          <w:rFonts w:ascii="Times New Roman" w:hAnsi="Times New Roman"/>
          <w:color w:val="191919"/>
          <w:sz w:val="18"/>
          <w:szCs w:val="18"/>
        </w:rPr>
      </w:pPr>
      <w:ins w:id="308" w:author=" " w:date="2011-04-06T12:13: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F42301" w:rsidRDefault="00F42301" w:rsidP="00776B83">
      <w:pPr>
        <w:widowControl w:val="0"/>
        <w:autoSpaceDE w:val="0"/>
        <w:autoSpaceDN w:val="0"/>
        <w:adjustRightInd w:val="0"/>
        <w:spacing w:before="9" w:after="0" w:line="250" w:lineRule="auto"/>
        <w:ind w:left="1260" w:right="390" w:firstLine="0"/>
        <w:jc w:val="both"/>
        <w:rPr>
          <w:rFonts w:ascii="Times New Roman" w:hAnsi="Times New Roman"/>
          <w:color w:val="000000"/>
          <w:sz w:val="18"/>
          <w:szCs w:val="18"/>
        </w:rPr>
      </w:pPr>
      <w:ins w:id="309" w:author=" " w:date="2011-04-06T12:13: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F42301" w:rsidRDefault="00F42301" w:rsidP="00776B83">
      <w:pPr>
        <w:widowControl w:val="0"/>
        <w:autoSpaceDE w:val="0"/>
        <w:autoSpaceDN w:val="0"/>
        <w:adjustRightInd w:val="0"/>
        <w:spacing w:before="8" w:after="0" w:line="190" w:lineRule="exact"/>
        <w:ind w:left="1260" w:right="390" w:firstLine="0"/>
        <w:jc w:val="both"/>
        <w:rPr>
          <w:ins w:id="310" w:author=" " w:date="2011-04-06T11:55:00Z"/>
          <w:rFonts w:ascii="Times New Roman" w:hAnsi="Times New Roman"/>
          <w:color w:val="000000"/>
          <w:sz w:val="19"/>
          <w:szCs w:val="19"/>
        </w:rPr>
      </w:pPr>
    </w:p>
    <w:p w:rsidR="00284C41" w:rsidRDefault="00F42301" w:rsidP="00284C41">
      <w:pPr>
        <w:widowControl w:val="0"/>
        <w:tabs>
          <w:tab w:val="left" w:pos="1260"/>
        </w:tabs>
        <w:autoSpaceDE w:val="0"/>
        <w:autoSpaceDN w:val="0"/>
        <w:adjustRightInd w:val="0"/>
        <w:spacing w:before="9" w:after="0" w:line="250" w:lineRule="auto"/>
        <w:ind w:left="1260" w:firstLine="0"/>
        <w:jc w:val="both"/>
        <w:rPr>
          <w:ins w:id="311" w:author=" " w:date="2011-04-06T11:55:00Z"/>
          <w:rFonts w:ascii="Times New Roman" w:hAnsi="Times New Roman"/>
          <w:color w:val="808080" w:themeColor="background1" w:themeShade="80"/>
          <w:sz w:val="18"/>
          <w:szCs w:val="18"/>
        </w:rPr>
        <w:pPrChange w:id="312" w:author=" " w:date="2011-04-06T11:56:00Z">
          <w:pPr>
            <w:widowControl w:val="0"/>
            <w:autoSpaceDE w:val="0"/>
            <w:autoSpaceDN w:val="0"/>
            <w:adjustRightInd w:val="0"/>
            <w:spacing w:before="9" w:after="0" w:line="250" w:lineRule="auto"/>
            <w:ind w:left="2484" w:right="1391" w:hanging="180"/>
          </w:pPr>
        </w:pPrChange>
      </w:pPr>
      <w:ins w:id="313" w:author=" " w:date="2011-04-06T11:55:00Z">
        <w:r w:rsidRPr="00AB16FB">
          <w:rPr>
            <w:rFonts w:ascii="Times New Roman" w:hAnsi="Times New Roman"/>
            <w:b/>
            <w:color w:val="808080" w:themeColor="background1" w:themeShade="80"/>
          </w:rPr>
          <w:t xml:space="preserve">Area  A: </w:t>
        </w:r>
        <w:r w:rsidRPr="00AB16FB">
          <w:rPr>
            <w:rFonts w:ascii="Times New Roman" w:hAnsi="Times New Roman"/>
            <w:b/>
            <w:color w:val="808080" w:themeColor="background1" w:themeShade="80"/>
          </w:rPr>
          <w:tab/>
        </w:r>
      </w:ins>
      <w:ins w:id="314" w:author=" " w:date="2011-04-06T11:56:00Z">
        <w:r w:rsidRPr="00AB16FB">
          <w:rPr>
            <w:rFonts w:ascii="Times New Roman" w:hAnsi="Times New Roman"/>
            <w:b/>
            <w:color w:val="808080" w:themeColor="background1" w:themeShade="80"/>
          </w:rPr>
          <w:tab/>
        </w:r>
      </w:ins>
      <w:ins w:id="315" w:author=" " w:date="2011-04-06T11:55:00Z">
        <w:r w:rsidRPr="00AB16FB">
          <w:rPr>
            <w:rFonts w:ascii="Times New Roman" w:hAnsi="Times New Roman"/>
            <w:b/>
            <w:color w:val="808080" w:themeColor="background1" w:themeShade="80"/>
          </w:rPr>
          <w:t>Nature of  Learner</w:t>
        </w:r>
      </w:ins>
    </w:p>
    <w:p w:rsidR="00F42301" w:rsidRDefault="00F42301" w:rsidP="00776B83">
      <w:pPr>
        <w:widowControl w:val="0"/>
        <w:autoSpaceDE w:val="0"/>
        <w:autoSpaceDN w:val="0"/>
        <w:adjustRightInd w:val="0"/>
        <w:spacing w:before="9" w:after="0" w:line="250" w:lineRule="auto"/>
        <w:ind w:left="1260" w:right="390" w:firstLine="0"/>
        <w:jc w:val="both"/>
        <w:rPr>
          <w:ins w:id="316" w:author=" " w:date="2011-04-06T11:55:00Z"/>
          <w:rFonts w:ascii="Times New Roman" w:hAnsi="Times New Roman"/>
          <w:color w:val="191919"/>
          <w:sz w:val="18"/>
          <w:szCs w:val="18"/>
        </w:rPr>
      </w:pPr>
      <w:ins w:id="317" w:author=" " w:date="2011-04-06T11:55:00Z">
        <w:r>
          <w:rPr>
            <w:rFonts w:ascii="Times New Roman" w:hAnsi="Times New Roman"/>
            <w:color w:val="191919"/>
            <w:sz w:val="18"/>
            <w:szCs w:val="18"/>
          </w:rPr>
          <w:tab/>
          <w:t>EDAS 6785</w:t>
        </w:r>
        <w:r>
          <w:rPr>
            <w:rFonts w:ascii="Times New Roman" w:hAnsi="Times New Roman"/>
            <w:color w:val="191919"/>
            <w:sz w:val="18"/>
            <w:szCs w:val="18"/>
          </w:rPr>
          <w:tab/>
          <w:t xml:space="preserve"> Improvement of Instruction</w:t>
        </w:r>
      </w:ins>
    </w:p>
    <w:p w:rsidR="00F42301" w:rsidRDefault="00F42301" w:rsidP="00776B83">
      <w:pPr>
        <w:widowControl w:val="0"/>
        <w:autoSpaceDE w:val="0"/>
        <w:autoSpaceDN w:val="0"/>
        <w:adjustRightInd w:val="0"/>
        <w:spacing w:before="9" w:after="0" w:line="250" w:lineRule="auto"/>
        <w:ind w:left="1260" w:right="390" w:firstLine="0"/>
        <w:jc w:val="both"/>
        <w:rPr>
          <w:ins w:id="318" w:author=" " w:date="2011-04-06T11:55:00Z"/>
          <w:rFonts w:ascii="Times New Roman" w:hAnsi="Times New Roman"/>
          <w:color w:val="191919"/>
          <w:sz w:val="18"/>
          <w:szCs w:val="18"/>
        </w:rPr>
      </w:pPr>
      <w:ins w:id="319" w:author=" " w:date="2011-04-06T11:55: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F42301" w:rsidRDefault="00F42301" w:rsidP="00776B83">
      <w:pPr>
        <w:widowControl w:val="0"/>
        <w:autoSpaceDE w:val="0"/>
        <w:autoSpaceDN w:val="0"/>
        <w:adjustRightInd w:val="0"/>
        <w:spacing w:before="9" w:after="0" w:line="250" w:lineRule="auto"/>
        <w:ind w:left="1260" w:right="390" w:firstLine="0"/>
        <w:jc w:val="both"/>
        <w:rPr>
          <w:ins w:id="320" w:author=" " w:date="2011-04-06T11:55: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firstLine="0"/>
        <w:jc w:val="both"/>
        <w:rPr>
          <w:ins w:id="321" w:author=" " w:date="2011-04-06T11:55:00Z"/>
          <w:rFonts w:ascii="Times New Roman" w:hAnsi="Times New Roman"/>
          <w:b/>
          <w:color w:val="808080" w:themeColor="background1" w:themeShade="80"/>
        </w:rPr>
      </w:pPr>
      <w:ins w:id="322" w:author=" " w:date="2011-04-06T11:55:00Z">
        <w:r w:rsidRPr="00AB16FB">
          <w:rPr>
            <w:rFonts w:ascii="Times New Roman" w:hAnsi="Times New Roman"/>
            <w:b/>
            <w:color w:val="808080" w:themeColor="background1" w:themeShade="80"/>
          </w:rPr>
          <w:t xml:space="preserve">Area  B:  </w:t>
        </w:r>
        <w:r w:rsidRPr="00AB16FB">
          <w:rPr>
            <w:rFonts w:ascii="Times New Roman" w:hAnsi="Times New Roman"/>
            <w:b/>
            <w:color w:val="808080" w:themeColor="background1" w:themeShade="80"/>
          </w:rPr>
          <w:tab/>
          <w:t>Programs &amp; Problems of the School</w:t>
        </w:r>
      </w:ins>
    </w:p>
    <w:p w:rsidR="00F42301" w:rsidRDefault="00F42301" w:rsidP="00776B83">
      <w:pPr>
        <w:widowControl w:val="0"/>
        <w:autoSpaceDE w:val="0"/>
        <w:autoSpaceDN w:val="0"/>
        <w:adjustRightInd w:val="0"/>
        <w:spacing w:before="9" w:after="0" w:line="250" w:lineRule="auto"/>
        <w:ind w:left="1260" w:right="390" w:firstLine="0"/>
        <w:jc w:val="both"/>
        <w:rPr>
          <w:ins w:id="323" w:author=" " w:date="2011-04-06T11:55:00Z"/>
          <w:rFonts w:ascii="Times New Roman" w:hAnsi="Times New Roman"/>
          <w:color w:val="191919"/>
          <w:sz w:val="18"/>
          <w:szCs w:val="18"/>
        </w:rPr>
      </w:pPr>
      <w:ins w:id="324" w:author=" " w:date="2011-04-06T11:55: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F42301" w:rsidRDefault="00F42301" w:rsidP="00776B83">
      <w:pPr>
        <w:widowControl w:val="0"/>
        <w:autoSpaceDE w:val="0"/>
        <w:autoSpaceDN w:val="0"/>
        <w:adjustRightInd w:val="0"/>
        <w:spacing w:before="9" w:after="0" w:line="250" w:lineRule="auto"/>
        <w:ind w:left="1260" w:right="390" w:firstLine="0"/>
        <w:jc w:val="both"/>
        <w:rPr>
          <w:ins w:id="325" w:author=" " w:date="2011-04-06T11:55: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firstLine="0"/>
        <w:jc w:val="both"/>
        <w:rPr>
          <w:ins w:id="326" w:author=" " w:date="2011-04-06T11:56:00Z"/>
          <w:rFonts w:ascii="Times New Roman" w:hAnsi="Times New Roman"/>
          <w:color w:val="808080" w:themeColor="background1" w:themeShade="80"/>
          <w:sz w:val="18"/>
          <w:szCs w:val="18"/>
        </w:rPr>
      </w:pPr>
      <w:ins w:id="327" w:author=" " w:date="2011-04-06T11:55:00Z">
        <w:r w:rsidRPr="00AB16FB">
          <w:rPr>
            <w:rFonts w:ascii="Times New Roman" w:hAnsi="Times New Roman"/>
            <w:b/>
            <w:color w:val="808080" w:themeColor="background1" w:themeShade="80"/>
          </w:rPr>
          <w:t xml:space="preserve">Area  C: </w:t>
        </w:r>
        <w:r w:rsidRPr="00AB16FB">
          <w:rPr>
            <w:rFonts w:ascii="Times New Roman" w:hAnsi="Times New Roman"/>
            <w:b/>
            <w:color w:val="808080" w:themeColor="background1" w:themeShade="80"/>
          </w:rPr>
          <w:tab/>
          <w:t>Major Area</w:t>
        </w:r>
      </w:ins>
    </w:p>
    <w:p w:rsidR="00F42301" w:rsidRDefault="00F42301" w:rsidP="00776B83">
      <w:pPr>
        <w:widowControl w:val="0"/>
        <w:autoSpaceDE w:val="0"/>
        <w:autoSpaceDN w:val="0"/>
        <w:adjustRightInd w:val="0"/>
        <w:spacing w:before="9" w:after="0" w:line="250" w:lineRule="auto"/>
        <w:ind w:left="1260" w:right="390" w:firstLine="0"/>
        <w:jc w:val="both"/>
        <w:rPr>
          <w:ins w:id="328" w:author=" " w:date="2011-04-06T11:55:00Z"/>
          <w:rFonts w:ascii="Times New Roman" w:hAnsi="Times New Roman"/>
          <w:color w:val="191919"/>
          <w:sz w:val="18"/>
          <w:szCs w:val="18"/>
        </w:rPr>
      </w:pPr>
      <w:ins w:id="329" w:author=" " w:date="2011-04-06T11:56:00Z">
        <w:r>
          <w:rPr>
            <w:rFonts w:ascii="Times New Roman" w:hAnsi="Times New Roman"/>
            <w:color w:val="191919"/>
            <w:sz w:val="18"/>
            <w:szCs w:val="18"/>
          </w:rPr>
          <w:tab/>
          <w:t>EDAS 6651</w:t>
        </w:r>
        <w:r>
          <w:rPr>
            <w:rFonts w:ascii="Times New Roman" w:hAnsi="Times New Roman"/>
            <w:color w:val="191919"/>
            <w:sz w:val="18"/>
            <w:szCs w:val="18"/>
          </w:rPr>
          <w:tab/>
          <w:t>Educational Facil</w:t>
        </w:r>
      </w:ins>
      <w:ins w:id="330" w:author=" " w:date="2011-04-06T11:57:00Z">
        <w:r>
          <w:rPr>
            <w:rFonts w:ascii="Times New Roman" w:hAnsi="Times New Roman"/>
            <w:color w:val="191919"/>
            <w:sz w:val="18"/>
            <w:szCs w:val="18"/>
          </w:rPr>
          <w:t>i</w:t>
        </w:r>
      </w:ins>
      <w:ins w:id="331" w:author=" " w:date="2011-04-06T11:56:00Z">
        <w:r>
          <w:rPr>
            <w:rFonts w:ascii="Times New Roman" w:hAnsi="Times New Roman"/>
            <w:color w:val="191919"/>
            <w:sz w:val="18"/>
            <w:szCs w:val="18"/>
          </w:rPr>
          <w:t>ties</w:t>
        </w:r>
      </w:ins>
    </w:p>
    <w:p w:rsidR="00F42301" w:rsidRDefault="00F42301" w:rsidP="00776B83">
      <w:pPr>
        <w:widowControl w:val="0"/>
        <w:autoSpaceDE w:val="0"/>
        <w:autoSpaceDN w:val="0"/>
        <w:adjustRightInd w:val="0"/>
        <w:spacing w:before="9" w:after="0" w:line="250" w:lineRule="auto"/>
        <w:ind w:left="1260" w:right="390" w:firstLine="0"/>
        <w:jc w:val="both"/>
        <w:rPr>
          <w:ins w:id="332" w:author=" " w:date="2011-04-06T11:55:00Z"/>
          <w:rFonts w:ascii="Times New Roman" w:hAnsi="Times New Roman"/>
          <w:color w:val="191919"/>
          <w:sz w:val="18"/>
          <w:szCs w:val="18"/>
        </w:rPr>
      </w:pPr>
      <w:ins w:id="333" w:author=" " w:date="2011-04-06T11:55:00Z">
        <w:r>
          <w:rPr>
            <w:rFonts w:ascii="Times New Roman" w:hAnsi="Times New Roman"/>
            <w:color w:val="191919"/>
            <w:sz w:val="18"/>
            <w:szCs w:val="18"/>
          </w:rPr>
          <w:tab/>
          <w:t>EDAS 6670</w:t>
        </w:r>
        <w:r>
          <w:rPr>
            <w:rFonts w:ascii="Times New Roman" w:hAnsi="Times New Roman"/>
            <w:color w:val="191919"/>
            <w:sz w:val="18"/>
            <w:szCs w:val="18"/>
          </w:rPr>
          <w:tab/>
          <w:t xml:space="preserve">School </w:t>
        </w:r>
      </w:ins>
      <w:ins w:id="334" w:author=" " w:date="2011-04-06T11:56:00Z">
        <w:r>
          <w:rPr>
            <w:rFonts w:ascii="Times New Roman" w:hAnsi="Times New Roman"/>
            <w:color w:val="191919"/>
            <w:sz w:val="18"/>
            <w:szCs w:val="18"/>
          </w:rPr>
          <w:t>F</w:t>
        </w:r>
      </w:ins>
      <w:ins w:id="335" w:author=" " w:date="2011-04-06T11:55:00Z">
        <w:r>
          <w:rPr>
            <w:rFonts w:ascii="Times New Roman" w:hAnsi="Times New Roman"/>
            <w:color w:val="191919"/>
            <w:sz w:val="18"/>
            <w:szCs w:val="18"/>
          </w:rPr>
          <w:t>inance</w:t>
        </w:r>
      </w:ins>
    </w:p>
    <w:p w:rsidR="00F42301" w:rsidRDefault="00F42301" w:rsidP="00776B83">
      <w:pPr>
        <w:widowControl w:val="0"/>
        <w:autoSpaceDE w:val="0"/>
        <w:autoSpaceDN w:val="0"/>
        <w:adjustRightInd w:val="0"/>
        <w:spacing w:before="9" w:after="0" w:line="250" w:lineRule="auto"/>
        <w:ind w:left="1260" w:right="390" w:firstLine="0"/>
        <w:jc w:val="both"/>
        <w:rPr>
          <w:ins w:id="336" w:author=" " w:date="2011-04-06T11:55:00Z"/>
          <w:rFonts w:ascii="Times New Roman" w:hAnsi="Times New Roman"/>
          <w:color w:val="191919"/>
          <w:sz w:val="18"/>
          <w:szCs w:val="18"/>
        </w:rPr>
      </w:pPr>
      <w:ins w:id="337" w:author=" " w:date="2011-04-06T11:55: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338" w:author=" " w:date="2011-04-06T11:57:00Z">
        <w:r>
          <w:rPr>
            <w:rFonts w:ascii="Times New Roman" w:hAnsi="Times New Roman"/>
            <w:color w:val="191919"/>
            <w:sz w:val="18"/>
            <w:szCs w:val="18"/>
          </w:rPr>
          <w:t>S</w:t>
        </w:r>
      </w:ins>
      <w:ins w:id="339" w:author=" " w:date="2011-04-06T11:55:00Z">
        <w:r>
          <w:rPr>
            <w:rFonts w:ascii="Times New Roman" w:hAnsi="Times New Roman"/>
            <w:color w:val="191919"/>
            <w:sz w:val="18"/>
            <w:szCs w:val="18"/>
          </w:rPr>
          <w:t>upervision</w:t>
        </w:r>
      </w:ins>
    </w:p>
    <w:p w:rsidR="00F42301" w:rsidRDefault="00F42301" w:rsidP="00776B83">
      <w:pPr>
        <w:widowControl w:val="0"/>
        <w:autoSpaceDE w:val="0"/>
        <w:autoSpaceDN w:val="0"/>
        <w:adjustRightInd w:val="0"/>
        <w:spacing w:before="9" w:after="0" w:line="250" w:lineRule="auto"/>
        <w:ind w:left="1260" w:right="390" w:firstLine="0"/>
        <w:jc w:val="both"/>
        <w:rPr>
          <w:ins w:id="340" w:author=" " w:date="2011-04-06T11:55:00Z"/>
          <w:rFonts w:ascii="Times New Roman" w:hAnsi="Times New Roman"/>
          <w:color w:val="191919"/>
          <w:sz w:val="18"/>
          <w:szCs w:val="18"/>
        </w:rPr>
      </w:pPr>
      <w:ins w:id="341" w:author=" " w:date="2011-04-06T11:55: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F42301" w:rsidRDefault="00F42301" w:rsidP="00776B83">
      <w:pPr>
        <w:widowControl w:val="0"/>
        <w:autoSpaceDE w:val="0"/>
        <w:autoSpaceDN w:val="0"/>
        <w:adjustRightInd w:val="0"/>
        <w:spacing w:before="9" w:after="0" w:line="250" w:lineRule="auto"/>
        <w:ind w:left="1260" w:right="390" w:firstLine="0"/>
        <w:jc w:val="both"/>
        <w:rPr>
          <w:ins w:id="342" w:author=" " w:date="2011-04-06T11:55:00Z"/>
          <w:rFonts w:ascii="Times New Roman" w:hAnsi="Times New Roman"/>
          <w:color w:val="191919"/>
          <w:sz w:val="18"/>
          <w:szCs w:val="18"/>
        </w:rPr>
      </w:pPr>
      <w:ins w:id="343" w:author=" " w:date="2011-04-06T11:55: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F42301" w:rsidRDefault="00F42301" w:rsidP="00776B83">
      <w:pPr>
        <w:widowControl w:val="0"/>
        <w:autoSpaceDE w:val="0"/>
        <w:autoSpaceDN w:val="0"/>
        <w:adjustRightInd w:val="0"/>
        <w:spacing w:before="9" w:after="0" w:line="250" w:lineRule="auto"/>
        <w:ind w:left="1260" w:right="390" w:firstLine="0"/>
        <w:jc w:val="both"/>
        <w:rPr>
          <w:ins w:id="344" w:author=" " w:date="2011-04-06T11:55:00Z"/>
          <w:rFonts w:ascii="Times New Roman" w:hAnsi="Times New Roman"/>
          <w:color w:val="191919"/>
          <w:sz w:val="18"/>
          <w:szCs w:val="18"/>
        </w:rPr>
      </w:pPr>
      <w:ins w:id="345" w:author=" " w:date="2011-04-06T11:55:00Z">
        <w:r>
          <w:rPr>
            <w:rFonts w:ascii="Times New Roman" w:hAnsi="Times New Roman"/>
            <w:color w:val="191919"/>
            <w:sz w:val="18"/>
            <w:szCs w:val="18"/>
          </w:rPr>
          <w:tab/>
          <w:t>EDAS 6</w:t>
        </w:r>
      </w:ins>
      <w:ins w:id="346" w:author=" " w:date="2011-04-06T11:58:00Z">
        <w:r>
          <w:rPr>
            <w:rFonts w:ascii="Times New Roman" w:hAnsi="Times New Roman"/>
            <w:color w:val="191919"/>
            <w:sz w:val="18"/>
            <w:szCs w:val="18"/>
          </w:rPr>
          <w:t>708</w:t>
        </w:r>
      </w:ins>
      <w:ins w:id="347"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 for </w:t>
        </w:r>
      </w:ins>
      <w:ins w:id="348" w:author=" " w:date="2011-04-06T11:57:00Z">
        <w:r>
          <w:rPr>
            <w:rFonts w:ascii="Times New Roman" w:hAnsi="Times New Roman"/>
            <w:color w:val="191919"/>
            <w:sz w:val="18"/>
            <w:szCs w:val="18"/>
          </w:rPr>
          <w:t>District</w:t>
        </w:r>
      </w:ins>
      <w:ins w:id="349" w:author=" " w:date="2011-04-06T11:55:00Z">
        <w:r>
          <w:rPr>
            <w:rFonts w:ascii="Times New Roman" w:hAnsi="Times New Roman"/>
            <w:color w:val="191919"/>
            <w:sz w:val="18"/>
            <w:szCs w:val="18"/>
          </w:rPr>
          <w:t>Level Administrators</w:t>
        </w:r>
      </w:ins>
    </w:p>
    <w:p w:rsidR="00F42301" w:rsidRDefault="00F42301" w:rsidP="00776B83">
      <w:pPr>
        <w:widowControl w:val="0"/>
        <w:autoSpaceDE w:val="0"/>
        <w:autoSpaceDN w:val="0"/>
        <w:adjustRightInd w:val="0"/>
        <w:spacing w:before="9" w:after="0" w:line="250" w:lineRule="auto"/>
        <w:ind w:left="1260" w:right="390" w:firstLine="0"/>
        <w:jc w:val="both"/>
        <w:rPr>
          <w:ins w:id="350" w:author=" " w:date="2011-04-06T11:55:00Z"/>
          <w:rFonts w:ascii="Times New Roman" w:hAnsi="Times New Roman"/>
          <w:color w:val="191919"/>
          <w:sz w:val="18"/>
          <w:szCs w:val="18"/>
        </w:rPr>
      </w:pPr>
      <w:ins w:id="351" w:author=" " w:date="2011-04-06T11:55:00Z">
        <w:r>
          <w:rPr>
            <w:rFonts w:ascii="Times New Roman" w:hAnsi="Times New Roman"/>
            <w:color w:val="191919"/>
            <w:sz w:val="18"/>
            <w:szCs w:val="18"/>
          </w:rPr>
          <w:tab/>
          <w:t>EDAS 67</w:t>
        </w:r>
      </w:ins>
      <w:ins w:id="352" w:author=" " w:date="2011-04-06T11:58:00Z">
        <w:r>
          <w:rPr>
            <w:rFonts w:ascii="Times New Roman" w:hAnsi="Times New Roman"/>
            <w:color w:val="191919"/>
            <w:sz w:val="18"/>
            <w:szCs w:val="18"/>
          </w:rPr>
          <w:t>70</w:t>
        </w:r>
      </w:ins>
      <w:ins w:id="353"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II for </w:t>
        </w:r>
      </w:ins>
      <w:ins w:id="354" w:author=" " w:date="2011-04-06T11:57:00Z">
        <w:r>
          <w:rPr>
            <w:rFonts w:ascii="Times New Roman" w:hAnsi="Times New Roman"/>
            <w:color w:val="191919"/>
            <w:sz w:val="18"/>
            <w:szCs w:val="18"/>
          </w:rPr>
          <w:t>District</w:t>
        </w:r>
      </w:ins>
      <w:ins w:id="355" w:author=" " w:date="2011-04-06T11:55:00Z">
        <w:r>
          <w:rPr>
            <w:rFonts w:ascii="Times New Roman" w:hAnsi="Times New Roman"/>
            <w:color w:val="191919"/>
            <w:sz w:val="18"/>
            <w:szCs w:val="18"/>
          </w:rPr>
          <w:t>-Level Administrators</w:t>
        </w:r>
      </w:ins>
    </w:p>
    <w:p w:rsidR="00F42301" w:rsidRDefault="00F42301" w:rsidP="00776B83">
      <w:pPr>
        <w:widowControl w:val="0"/>
        <w:autoSpaceDE w:val="0"/>
        <w:autoSpaceDN w:val="0"/>
        <w:adjustRightInd w:val="0"/>
        <w:spacing w:before="9" w:after="0" w:line="250" w:lineRule="auto"/>
        <w:ind w:left="1260" w:right="390" w:firstLine="0"/>
        <w:jc w:val="both"/>
        <w:rPr>
          <w:ins w:id="356" w:author=" " w:date="2011-04-06T11:55: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firstLine="0"/>
        <w:jc w:val="both"/>
        <w:rPr>
          <w:ins w:id="357" w:author=" " w:date="2011-04-06T11:55:00Z"/>
          <w:rFonts w:ascii="Times New Roman" w:hAnsi="Times New Roman"/>
          <w:b/>
          <w:color w:val="808080" w:themeColor="background1" w:themeShade="80"/>
        </w:rPr>
      </w:pPr>
      <w:ins w:id="358" w:author=" " w:date="2011-04-06T11:55:00Z">
        <w:r w:rsidRPr="00AB16FB">
          <w:rPr>
            <w:rFonts w:ascii="Times New Roman" w:hAnsi="Times New Roman"/>
            <w:b/>
            <w:color w:val="808080" w:themeColor="background1" w:themeShade="80"/>
          </w:rPr>
          <w:t xml:space="preserve">Area D:  </w:t>
        </w:r>
        <w:r w:rsidRPr="00AB16FB">
          <w:rPr>
            <w:rFonts w:ascii="Times New Roman" w:hAnsi="Times New Roman"/>
            <w:b/>
            <w:color w:val="808080" w:themeColor="background1" w:themeShade="80"/>
          </w:rPr>
          <w:tab/>
          <w:t>Research</w:t>
        </w:r>
      </w:ins>
    </w:p>
    <w:p w:rsidR="00F42301" w:rsidRDefault="00F42301" w:rsidP="00776B83">
      <w:pPr>
        <w:widowControl w:val="0"/>
        <w:autoSpaceDE w:val="0"/>
        <w:autoSpaceDN w:val="0"/>
        <w:adjustRightInd w:val="0"/>
        <w:spacing w:before="9" w:after="0" w:line="250" w:lineRule="auto"/>
        <w:ind w:left="1260" w:right="390" w:firstLine="0"/>
        <w:jc w:val="both"/>
        <w:rPr>
          <w:ins w:id="359" w:author=" " w:date="2011-04-06T11:55:00Z"/>
          <w:rFonts w:ascii="Times New Roman" w:hAnsi="Times New Roman"/>
          <w:color w:val="191919"/>
          <w:sz w:val="18"/>
          <w:szCs w:val="18"/>
        </w:rPr>
      </w:pPr>
      <w:ins w:id="360" w:author=" " w:date="2011-04-06T11:55: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F42301" w:rsidRDefault="00F42301" w:rsidP="00776B83">
      <w:pPr>
        <w:widowControl w:val="0"/>
        <w:autoSpaceDE w:val="0"/>
        <w:autoSpaceDN w:val="0"/>
        <w:adjustRightInd w:val="0"/>
        <w:spacing w:before="9" w:after="0" w:line="250" w:lineRule="auto"/>
        <w:ind w:left="1260" w:right="390" w:firstLine="0"/>
        <w:jc w:val="both"/>
        <w:rPr>
          <w:ins w:id="361" w:author=" " w:date="2011-04-06T11:55:00Z"/>
          <w:rFonts w:ascii="Times New Roman" w:hAnsi="Times New Roman"/>
          <w:color w:val="191919"/>
          <w:sz w:val="18"/>
          <w:szCs w:val="18"/>
        </w:rPr>
      </w:pPr>
    </w:p>
    <w:p w:rsidR="00F42301" w:rsidRPr="00AB16FB" w:rsidRDefault="00F42301" w:rsidP="00776B83">
      <w:pPr>
        <w:widowControl w:val="0"/>
        <w:tabs>
          <w:tab w:val="left" w:pos="1260"/>
        </w:tabs>
        <w:autoSpaceDE w:val="0"/>
        <w:autoSpaceDN w:val="0"/>
        <w:adjustRightInd w:val="0"/>
        <w:spacing w:before="9" w:after="0" w:line="250" w:lineRule="auto"/>
        <w:ind w:left="1260" w:firstLine="0"/>
        <w:jc w:val="both"/>
        <w:rPr>
          <w:ins w:id="362" w:author=" " w:date="2011-04-06T11:58:00Z"/>
          <w:rFonts w:ascii="Times New Roman" w:hAnsi="Times New Roman"/>
          <w:b/>
          <w:color w:val="808080" w:themeColor="background1" w:themeShade="80"/>
        </w:rPr>
      </w:pPr>
      <w:ins w:id="363" w:author=" " w:date="2011-04-06T11:55:00Z">
        <w:r w:rsidRPr="00AB16FB">
          <w:rPr>
            <w:rFonts w:ascii="Times New Roman" w:hAnsi="Times New Roman"/>
            <w:b/>
            <w:color w:val="808080" w:themeColor="background1" w:themeShade="80"/>
          </w:rPr>
          <w:t xml:space="preserve">Area  E:  </w:t>
        </w:r>
        <w:r w:rsidRPr="00AB16FB">
          <w:rPr>
            <w:rFonts w:ascii="Times New Roman" w:hAnsi="Times New Roman"/>
            <w:b/>
            <w:color w:val="808080" w:themeColor="background1" w:themeShade="80"/>
          </w:rPr>
          <w:tab/>
          <w:t>Elective</w:t>
        </w:r>
      </w:ins>
    </w:p>
    <w:p w:rsidR="00F42301" w:rsidRDefault="00F42301" w:rsidP="00776B83">
      <w:pPr>
        <w:widowControl w:val="0"/>
        <w:autoSpaceDE w:val="0"/>
        <w:autoSpaceDN w:val="0"/>
        <w:adjustRightInd w:val="0"/>
        <w:spacing w:before="9" w:after="0" w:line="250" w:lineRule="auto"/>
        <w:ind w:left="1260" w:right="390" w:firstLine="0"/>
        <w:jc w:val="both"/>
        <w:rPr>
          <w:ins w:id="364" w:author=" " w:date="2011-04-06T11:55:00Z"/>
          <w:rFonts w:ascii="Times New Roman" w:hAnsi="Times New Roman"/>
          <w:color w:val="191919"/>
          <w:sz w:val="18"/>
          <w:szCs w:val="18"/>
        </w:rPr>
      </w:pPr>
      <w:ins w:id="365" w:author=" " w:date="2011-04-06T11:58:00Z">
        <w:r>
          <w:rPr>
            <w:rFonts w:ascii="Times New Roman" w:hAnsi="Times New Roman"/>
            <w:color w:val="191919"/>
            <w:sz w:val="18"/>
            <w:szCs w:val="18"/>
          </w:rPr>
          <w:tab/>
          <w:t>EDAS 6710</w:t>
        </w:r>
        <w:r>
          <w:rPr>
            <w:rFonts w:ascii="Times New Roman" w:hAnsi="Times New Roman"/>
            <w:color w:val="191919"/>
            <w:sz w:val="18"/>
            <w:szCs w:val="18"/>
          </w:rPr>
          <w:tab/>
          <w:t>The Superintendent</w:t>
        </w:r>
      </w:ins>
    </w:p>
    <w:p w:rsidR="00F42301" w:rsidRDefault="00F42301" w:rsidP="00776B83">
      <w:pPr>
        <w:widowControl w:val="0"/>
        <w:autoSpaceDE w:val="0"/>
        <w:autoSpaceDN w:val="0"/>
        <w:adjustRightInd w:val="0"/>
        <w:spacing w:before="8" w:after="0" w:line="190" w:lineRule="exact"/>
        <w:ind w:left="1260" w:right="390" w:firstLine="0"/>
        <w:jc w:val="both"/>
        <w:rPr>
          <w:rFonts w:ascii="Times New Roman" w:hAnsi="Times New Roman"/>
          <w:color w:val="000000"/>
          <w:sz w:val="19"/>
          <w:szCs w:val="19"/>
        </w:rPr>
      </w:pPr>
    </w:p>
    <w:p w:rsidR="00F42301" w:rsidRPr="00AB16FB" w:rsidRDefault="00F42301" w:rsidP="00AB16FB">
      <w:pPr>
        <w:pStyle w:val="Heading2"/>
        <w:spacing w:before="0"/>
        <w:ind w:firstLine="1267"/>
        <w:rPr>
          <w:rFonts w:ascii="Times New Roman" w:hAnsi="Times New Roman"/>
          <w:color w:val="808080" w:themeColor="background1" w:themeShade="80"/>
          <w:sz w:val="28"/>
          <w:szCs w:val="28"/>
        </w:rPr>
      </w:pPr>
      <w:bookmarkStart w:id="366" w:name="_Toc294969759"/>
      <w:r w:rsidRPr="00AB16FB">
        <w:rPr>
          <w:rFonts w:ascii="Times New Roman" w:hAnsi="Times New Roman"/>
          <w:bCs w:val="0"/>
          <w:color w:val="808080" w:themeColor="background1" w:themeShade="80"/>
          <w:sz w:val="28"/>
          <w:szCs w:val="28"/>
        </w:rPr>
        <w:t>Advisement</w:t>
      </w:r>
      <w:bookmarkEnd w:id="366"/>
    </w:p>
    <w:p w:rsidR="00F42301" w:rsidRDefault="00F42301" w:rsidP="00776B83">
      <w:pPr>
        <w:widowControl w:val="0"/>
        <w:autoSpaceDE w:val="0"/>
        <w:autoSpaceDN w:val="0"/>
        <w:adjustRightInd w:val="0"/>
        <w:spacing w:before="30" w:after="0" w:line="250" w:lineRule="auto"/>
        <w:ind w:left="1260" w:right="390" w:firstLine="450"/>
        <w:jc w:val="both"/>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w:t>
      </w:r>
      <w:r w:rsidR="00776B83">
        <w:rPr>
          <w:rFonts w:ascii="Times New Roman" w:hAnsi="Times New Roman"/>
          <w:color w:val="191919"/>
          <w:sz w:val="18"/>
          <w:szCs w:val="18"/>
        </w:rPr>
        <w:t xml:space="preserve"> </w:t>
      </w:r>
      <w:r>
        <w:rPr>
          <w:rFonts w:ascii="Times New Roman" w:hAnsi="Times New Roman"/>
          <w:color w:val="191919"/>
          <w:sz w:val="18"/>
          <w:szCs w:val="18"/>
        </w:rPr>
        <w:t>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F42301" w:rsidRDefault="00F42301" w:rsidP="00776B83">
      <w:pPr>
        <w:widowControl w:val="0"/>
        <w:autoSpaceDE w:val="0"/>
        <w:autoSpaceDN w:val="0"/>
        <w:adjustRightInd w:val="0"/>
        <w:spacing w:before="8" w:after="0" w:line="190" w:lineRule="exact"/>
        <w:ind w:left="1260" w:right="390" w:firstLine="0"/>
        <w:jc w:val="both"/>
        <w:rPr>
          <w:rFonts w:ascii="Times New Roman" w:hAnsi="Times New Roman"/>
          <w:color w:val="000000"/>
          <w:sz w:val="19"/>
          <w:szCs w:val="19"/>
        </w:rPr>
      </w:pPr>
    </w:p>
    <w:p w:rsidR="00F42301" w:rsidRPr="00AB16FB" w:rsidRDefault="00F42301" w:rsidP="00AB16FB">
      <w:pPr>
        <w:pStyle w:val="Heading2"/>
        <w:spacing w:before="0"/>
        <w:ind w:firstLine="1267"/>
        <w:rPr>
          <w:rFonts w:ascii="Times New Roman" w:hAnsi="Times New Roman"/>
          <w:color w:val="808080" w:themeColor="background1" w:themeShade="80"/>
          <w:sz w:val="28"/>
          <w:szCs w:val="28"/>
        </w:rPr>
      </w:pPr>
      <w:bookmarkStart w:id="367" w:name="_Toc294969760"/>
      <w:r w:rsidRPr="00AB16FB">
        <w:rPr>
          <w:rFonts w:ascii="Times New Roman" w:hAnsi="Times New Roman"/>
          <w:bCs w:val="0"/>
          <w:color w:val="808080" w:themeColor="background1" w:themeShade="80"/>
          <w:sz w:val="28"/>
          <w:szCs w:val="28"/>
        </w:rPr>
        <w:t>P</w:t>
      </w:r>
      <w:r w:rsidRPr="00AB16FB">
        <w:rPr>
          <w:rFonts w:ascii="Times New Roman" w:hAnsi="Times New Roman"/>
          <w:bCs w:val="0"/>
          <w:color w:val="808080" w:themeColor="background1" w:themeShade="80"/>
          <w:spacing w:val="-4"/>
          <w:sz w:val="28"/>
          <w:szCs w:val="28"/>
        </w:rPr>
        <w:t>r</w:t>
      </w:r>
      <w:r w:rsidRPr="00AB16FB">
        <w:rPr>
          <w:rFonts w:ascii="Times New Roman" w:hAnsi="Times New Roman"/>
          <w:bCs w:val="0"/>
          <w:color w:val="808080" w:themeColor="background1" w:themeShade="80"/>
          <w:sz w:val="28"/>
          <w:szCs w:val="28"/>
        </w:rPr>
        <w:t>ogram Completion</w:t>
      </w:r>
      <w:bookmarkEnd w:id="367"/>
    </w:p>
    <w:p w:rsidR="00F42301" w:rsidRDefault="00F42301" w:rsidP="00776B83">
      <w:pPr>
        <w:widowControl w:val="0"/>
        <w:autoSpaceDE w:val="0"/>
        <w:autoSpaceDN w:val="0"/>
        <w:adjustRightInd w:val="0"/>
        <w:spacing w:before="30" w:after="0" w:line="250" w:lineRule="auto"/>
        <w:ind w:left="1260" w:right="390" w:firstLine="360"/>
        <w:jc w:val="both"/>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Only those courses taken after admission to the Ed.S. Program may be used to fulfill the requirements of the Ed.S. degree.</w:t>
      </w:r>
      <w:r w:rsidRPr="00776B83">
        <w:rPr>
          <w:rFonts w:ascii="Times New Roman" w:hAnsi="Times New Roman"/>
          <w:color w:val="191919"/>
          <w:spacing w:val="42"/>
          <w:sz w:val="18"/>
          <w:szCs w:val="18"/>
        </w:rPr>
        <w:t xml:space="preserve"> </w:t>
      </w:r>
      <w:r w:rsidRPr="00776B83">
        <w:rPr>
          <w:rFonts w:ascii="Times New Roman" w:hAnsi="Times New Roman"/>
          <w:color w:val="191919"/>
          <w:sz w:val="18"/>
          <w:szCs w:val="18"/>
        </w:rPr>
        <w:t>This includes transfer credits.</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Credits usable in the planned program must not be older than six calendar years at the time that the degree is completed.</w:t>
      </w:r>
    </w:p>
    <w:p w:rsidR="00F42301" w:rsidRPr="00776B83" w:rsidRDefault="00F42301" w:rsidP="00FF55DE">
      <w:pPr>
        <w:pStyle w:val="ListParagraph"/>
        <w:widowControl w:val="0"/>
        <w:numPr>
          <w:ilvl w:val="0"/>
          <w:numId w:val="33"/>
        </w:numPr>
        <w:autoSpaceDE w:val="0"/>
        <w:autoSpaceDN w:val="0"/>
        <w:adjustRightInd w:val="0"/>
        <w:spacing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A</w:t>
      </w:r>
      <w:r w:rsidRPr="00776B83">
        <w:rPr>
          <w:rFonts w:ascii="Times New Roman" w:hAnsi="Times New Roman"/>
          <w:color w:val="191919"/>
          <w:spacing w:val="-10"/>
          <w:sz w:val="18"/>
          <w:szCs w:val="18"/>
        </w:rPr>
        <w:t xml:space="preserve"> </w:t>
      </w:r>
      <w:r w:rsidRPr="00776B83">
        <w:rPr>
          <w:rFonts w:ascii="Times New Roman" w:hAnsi="Times New Roman"/>
          <w:color w:val="191919"/>
          <w:sz w:val="18"/>
          <w:szCs w:val="18"/>
        </w:rPr>
        <w:t>maximum of 6 semester hours of transfer credits from an approved institution o</w:t>
      </w:r>
      <w:r w:rsidRPr="00776B83">
        <w:rPr>
          <w:rFonts w:ascii="Times New Roman" w:hAnsi="Times New Roman"/>
          <w:color w:val="191919"/>
          <w:spacing w:val="-3"/>
          <w:sz w:val="18"/>
          <w:szCs w:val="18"/>
        </w:rPr>
        <w:t>f</w:t>
      </w:r>
      <w:r w:rsidRPr="00776B83">
        <w:rPr>
          <w:rFonts w:ascii="Times New Roman" w:hAnsi="Times New Roman"/>
          <w:color w:val="191919"/>
          <w:sz w:val="18"/>
          <w:szCs w:val="18"/>
        </w:rPr>
        <w:t>fering a performance-based Ed.S. degree may be approved for inclusion in the planned Ed.S. program. Such credits must be approved by the Program Coordinato</w:t>
      </w:r>
      <w:r w:rsidRPr="00776B83">
        <w:rPr>
          <w:rFonts w:ascii="Times New Roman" w:hAnsi="Times New Roman"/>
          <w:color w:val="191919"/>
          <w:spacing w:val="-10"/>
          <w:sz w:val="18"/>
          <w:szCs w:val="18"/>
        </w:rPr>
        <w:t>r</w:t>
      </w:r>
      <w:r w:rsidRPr="00776B83">
        <w:rPr>
          <w:rFonts w:ascii="Times New Roman" w:hAnsi="Times New Roman"/>
          <w:color w:val="191919"/>
          <w:sz w:val="18"/>
          <w:szCs w:val="18"/>
        </w:rPr>
        <w:t>.</w:t>
      </w:r>
    </w:p>
    <w:p w:rsidR="00F42301" w:rsidRPr="00776B83" w:rsidRDefault="00F42301" w:rsidP="00FF55DE">
      <w:pPr>
        <w:pStyle w:val="ListParagraph"/>
        <w:widowControl w:val="0"/>
        <w:numPr>
          <w:ilvl w:val="0"/>
          <w:numId w:val="33"/>
        </w:numPr>
        <w:autoSpaceDE w:val="0"/>
        <w:autoSpaceDN w:val="0"/>
        <w:adjustRightInd w:val="0"/>
        <w:spacing w:after="0"/>
        <w:ind w:left="1800" w:right="390"/>
        <w:jc w:val="both"/>
        <w:rPr>
          <w:rFonts w:ascii="Times New Roman" w:hAnsi="Times New Roman"/>
          <w:color w:val="000000"/>
          <w:sz w:val="18"/>
          <w:szCs w:val="18"/>
        </w:rPr>
      </w:pPr>
      <w:r w:rsidRPr="00776B83">
        <w:rPr>
          <w:rFonts w:ascii="Times New Roman" w:hAnsi="Times New Roman"/>
          <w:color w:val="191919"/>
          <w:sz w:val="18"/>
          <w:szCs w:val="18"/>
        </w:rPr>
        <w:t>Only credits with grades of “B” or better are accepted in the Ed.S. program.</w:t>
      </w:r>
    </w:p>
    <w:p w:rsidR="00F42301" w:rsidRPr="00776B83" w:rsidRDefault="00F42301" w:rsidP="00FF55DE">
      <w:pPr>
        <w:pStyle w:val="ListParagraph"/>
        <w:widowControl w:val="0"/>
        <w:numPr>
          <w:ilvl w:val="0"/>
          <w:numId w:val="33"/>
        </w:numPr>
        <w:autoSpaceDE w:val="0"/>
        <w:autoSpaceDN w:val="0"/>
        <w:adjustRightInd w:val="0"/>
        <w:spacing w:before="9" w:after="0" w:line="250" w:lineRule="auto"/>
        <w:ind w:left="1800" w:right="390"/>
        <w:jc w:val="both"/>
        <w:rPr>
          <w:rFonts w:ascii="Times New Roman" w:hAnsi="Times New Roman"/>
          <w:color w:val="000000"/>
          <w:sz w:val="18"/>
          <w:szCs w:val="18"/>
        </w:rPr>
      </w:pPr>
      <w:r w:rsidRPr="00776B83">
        <w:rPr>
          <w:rFonts w:ascii="Times New Roman" w:hAnsi="Times New Roman"/>
          <w:color w:val="191919"/>
          <w:sz w:val="18"/>
          <w:szCs w:val="18"/>
        </w:rPr>
        <w:t>The student</w:t>
      </w:r>
      <w:r w:rsidRPr="00776B83">
        <w:rPr>
          <w:rFonts w:ascii="Times New Roman" w:hAnsi="Times New Roman"/>
          <w:color w:val="191919"/>
          <w:spacing w:val="-10"/>
          <w:sz w:val="18"/>
          <w:szCs w:val="18"/>
        </w:rPr>
        <w:t>’</w:t>
      </w:r>
      <w:r w:rsidRPr="00776B83">
        <w:rPr>
          <w:rFonts w:ascii="Times New Roman" w:hAnsi="Times New Roman"/>
          <w:color w:val="191919"/>
          <w:sz w:val="18"/>
          <w:szCs w:val="18"/>
        </w:rPr>
        <w:t>s Ed.S. program must include a minimum of 30</w:t>
      </w:r>
      <w:ins w:id="368" w:author=" " w:date="2011-04-06T11:07:00Z">
        <w:r w:rsidRPr="00776B83">
          <w:rPr>
            <w:rFonts w:ascii="Times New Roman" w:hAnsi="Times New Roman"/>
            <w:color w:val="191919"/>
            <w:sz w:val="18"/>
            <w:szCs w:val="18"/>
          </w:rPr>
          <w:t>-36</w:t>
        </w:r>
      </w:ins>
      <w:r w:rsidRPr="00776B83">
        <w:rPr>
          <w:rFonts w:ascii="Times New Roman" w:hAnsi="Times New Roman"/>
          <w:color w:val="191919"/>
          <w:sz w:val="18"/>
          <w:szCs w:val="18"/>
        </w:rPr>
        <w:t xml:space="preserve"> graduate semester hours of course work, which must be in educational leadership, administration and supervision</w:t>
      </w:r>
      <w:ins w:id="369" w:author=" " w:date="2011-04-06T11:09:00Z">
        <w:r w:rsidRPr="00776B83">
          <w:rPr>
            <w:rFonts w:ascii="Times New Roman" w:hAnsi="Times New Roman"/>
            <w:color w:val="191919"/>
            <w:sz w:val="18"/>
            <w:szCs w:val="18"/>
          </w:rPr>
          <w:t xml:space="preserve"> with at least one-third of the course work being performance-based</w:t>
        </w:r>
      </w:ins>
      <w:r w:rsidRPr="00776B83">
        <w:rPr>
          <w:rFonts w:ascii="Times New Roman" w:hAnsi="Times New Roman"/>
          <w:color w:val="191919"/>
          <w:sz w:val="18"/>
          <w:szCs w:val="18"/>
        </w:rPr>
        <w:t>.</w:t>
      </w:r>
    </w:p>
    <w:p w:rsidR="00776B83" w:rsidRPr="00776B83" w:rsidRDefault="00F42301" w:rsidP="00FF55DE">
      <w:pPr>
        <w:pStyle w:val="ListParagraph"/>
        <w:widowControl w:val="0"/>
        <w:numPr>
          <w:ilvl w:val="0"/>
          <w:numId w:val="33"/>
        </w:numPr>
        <w:autoSpaceDE w:val="0"/>
        <w:autoSpaceDN w:val="0"/>
        <w:adjustRightInd w:val="0"/>
        <w:spacing w:before="30" w:after="0"/>
        <w:ind w:left="1800" w:right="390"/>
        <w:jc w:val="both"/>
        <w:rPr>
          <w:rFonts w:ascii="Times New Roman" w:hAnsi="Times New Roman"/>
          <w:color w:val="000000"/>
          <w:sz w:val="18"/>
          <w:szCs w:val="18"/>
        </w:rPr>
      </w:pPr>
      <w:del w:id="370" w:author=" " w:date="2011-04-06T11:09:00Z">
        <w:r w:rsidRPr="00776B83" w:rsidDel="00F15938">
          <w:rPr>
            <w:rFonts w:ascii="Times New Roman" w:hAnsi="Times New Roman"/>
            <w:color w:val="191919"/>
            <w:sz w:val="18"/>
            <w:szCs w:val="18"/>
          </w:rPr>
          <w:delText xml:space="preserve">Six </w:delText>
        </w:r>
      </w:del>
      <w:ins w:id="371" w:author=" " w:date="2011-04-06T11:09:00Z">
        <w:r w:rsidRPr="00776B83">
          <w:rPr>
            <w:rFonts w:ascii="Times New Roman" w:hAnsi="Times New Roman"/>
            <w:color w:val="191919"/>
            <w:sz w:val="18"/>
            <w:szCs w:val="18"/>
          </w:rPr>
          <w:t xml:space="preserve">Twelve  </w:t>
        </w:r>
      </w:ins>
      <w:r w:rsidRPr="00776B83">
        <w:rPr>
          <w:rFonts w:ascii="Times New Roman" w:hAnsi="Times New Roman"/>
          <w:color w:val="191919"/>
          <w:sz w:val="18"/>
          <w:szCs w:val="18"/>
        </w:rPr>
        <w:t xml:space="preserve">semester hours of </w:t>
      </w:r>
      <w:del w:id="372" w:author=" " w:date="2011-04-06T11:11:00Z">
        <w:r w:rsidRPr="00776B83" w:rsidDel="00F15938">
          <w:rPr>
            <w:rFonts w:ascii="Times New Roman" w:hAnsi="Times New Roman"/>
            <w:color w:val="191919"/>
            <w:sz w:val="18"/>
            <w:szCs w:val="18"/>
          </w:rPr>
          <w:delText>graduate field experience</w:delText>
        </w:r>
      </w:del>
      <w:ins w:id="373" w:author=" " w:date="2011-04-06T11:11:00Z">
        <w:r w:rsidRPr="00776B83">
          <w:rPr>
            <w:rFonts w:ascii="Times New Roman" w:hAnsi="Times New Roman"/>
            <w:color w:val="191919"/>
            <w:sz w:val="18"/>
            <w:szCs w:val="18"/>
          </w:rPr>
          <w:t xml:space="preserve"> residency</w:t>
        </w:r>
      </w:ins>
      <w:r w:rsidRPr="00776B83">
        <w:rPr>
          <w:rFonts w:ascii="Times New Roman" w:hAnsi="Times New Roman"/>
          <w:color w:val="191919"/>
          <w:sz w:val="18"/>
          <w:szCs w:val="18"/>
        </w:rPr>
        <w:t xml:space="preserve"> at the building or system level.Except for a maximum of 6 semester hours of transfer work, all credits used in the Ed.S. program</w:t>
      </w:r>
      <w:r w:rsidR="00776B83" w:rsidRPr="00776B83">
        <w:rPr>
          <w:rFonts w:ascii="Times New Roman" w:hAnsi="Times New Roman"/>
          <w:color w:val="191919"/>
          <w:sz w:val="18"/>
          <w:szCs w:val="18"/>
        </w:rPr>
        <w:t xml:space="preserve"> </w:t>
      </w:r>
      <w:r w:rsidR="00284C41" w:rsidRPr="00284C41">
        <w:rPr>
          <w:rFonts w:ascii="Calibri" w:hAnsi="Calibri"/>
          <w:noProof/>
        </w:rPr>
        <w:pict>
          <v:group id="_x0000_s7707" style="position:absolute;left:0;text-align:left;margin-left:315pt;margin-top:-53.2pt;width:31.2pt;height:31.05pt;z-index:-251332096;mso-position-horizontal-relative:page;mso-position-vertical-relative:text" coordorigin="6300,-1064" coordsize="624,621" o:allowincell="f">
            <v:rect id="_x0000_s7708" style="position:absolute;left:6305;top:-1059;width:613;height:610" o:allowincell="f" stroked="f">
              <v:path arrowok="t"/>
            </v:rect>
            <v:rect id="_x0000_s7709" style="position:absolute;left:6306;top:-1059;width:620;height:620;mso-position-horizontal-relative:page" o:allowincell="f" filled="f" stroked="f">
              <v:textbox style="mso-next-textbox:#_x0000_s7709" inset="0,0,0,0">
                <w:txbxContent>
                  <w:p w:rsidR="00E410E0" w:rsidRDefault="00E410E0" w:rsidP="00776B8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235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776B83">
                    <w:pPr>
                      <w:widowControl w:val="0"/>
                      <w:autoSpaceDE w:val="0"/>
                      <w:autoSpaceDN w:val="0"/>
                      <w:adjustRightInd w:val="0"/>
                      <w:spacing w:after="0"/>
                      <w:rPr>
                        <w:rFonts w:ascii="Times New Roman" w:hAnsi="Times New Roman"/>
                        <w:sz w:val="24"/>
                        <w:szCs w:val="24"/>
                      </w:rPr>
                    </w:pPr>
                  </w:p>
                </w:txbxContent>
              </v:textbox>
            </v:rect>
            <w10:wrap anchorx="page"/>
          </v:group>
        </w:pict>
      </w:r>
      <w:r w:rsidR="00776B83" w:rsidRPr="00776B83">
        <w:rPr>
          <w:rFonts w:ascii="Times New Roman" w:hAnsi="Times New Roman"/>
          <w:color w:val="191919"/>
          <w:sz w:val="18"/>
          <w:szCs w:val="18"/>
        </w:rPr>
        <w:t>must be earned in residence at</w:t>
      </w:r>
      <w:r w:rsidR="00776B83" w:rsidRPr="00776B83">
        <w:rPr>
          <w:rFonts w:ascii="Times New Roman" w:hAnsi="Times New Roman"/>
          <w:color w:val="191919"/>
          <w:spacing w:val="-10"/>
          <w:sz w:val="18"/>
          <w:szCs w:val="18"/>
        </w:rPr>
        <w:t xml:space="preserve"> </w:t>
      </w:r>
      <w:r w:rsidR="00776B83" w:rsidRPr="00776B83">
        <w:rPr>
          <w:rFonts w:ascii="Times New Roman" w:hAnsi="Times New Roman"/>
          <w:color w:val="191919"/>
          <w:sz w:val="18"/>
          <w:szCs w:val="18"/>
        </w:rPr>
        <w:t>Albany State Universit</w:t>
      </w:r>
      <w:r w:rsidR="00776B83" w:rsidRPr="00776B83">
        <w:rPr>
          <w:rFonts w:ascii="Times New Roman" w:hAnsi="Times New Roman"/>
          <w:color w:val="191919"/>
          <w:spacing w:val="-12"/>
          <w:sz w:val="18"/>
          <w:szCs w:val="18"/>
        </w:rPr>
        <w:t>y</w:t>
      </w:r>
      <w:r w:rsidR="00776B83" w:rsidRPr="00776B83">
        <w:rPr>
          <w:rFonts w:ascii="Times New Roman" w:hAnsi="Times New Roman"/>
          <w:color w:val="191919"/>
          <w:sz w:val="18"/>
          <w:szCs w:val="18"/>
        </w:rPr>
        <w:t>.</w:t>
      </w:r>
    </w:p>
    <w:p w:rsidR="00F42301" w:rsidRPr="00776B83" w:rsidRDefault="00F42301" w:rsidP="00FF55DE">
      <w:pPr>
        <w:pStyle w:val="ListParagraph"/>
        <w:widowControl w:val="0"/>
        <w:numPr>
          <w:ilvl w:val="0"/>
          <w:numId w:val="33"/>
        </w:numPr>
        <w:autoSpaceDE w:val="0"/>
        <w:autoSpaceDN w:val="0"/>
        <w:adjustRightInd w:val="0"/>
        <w:spacing w:before="9" w:after="0"/>
        <w:ind w:left="1800" w:right="390"/>
        <w:jc w:val="both"/>
        <w:rPr>
          <w:rFonts w:ascii="Times New Roman" w:hAnsi="Times New Roman"/>
          <w:color w:val="000000"/>
          <w:sz w:val="18"/>
          <w:szCs w:val="18"/>
        </w:rPr>
        <w:sectPr w:rsidR="00F42301" w:rsidRPr="00776B83">
          <w:pgSz w:w="12240" w:h="15840"/>
          <w:pgMar w:top="260" w:right="1300" w:bottom="280" w:left="200" w:header="0" w:footer="957" w:gutter="0"/>
          <w:cols w:space="720"/>
          <w:noEndnote/>
        </w:sectPr>
      </w:pPr>
    </w:p>
    <w:tbl>
      <w:tblPr>
        <w:tblpPr w:leftFromText="180" w:rightFromText="180" w:vertAnchor="text" w:horzAnchor="margin" w:tblpXSpec="center" w:tblpY="-30"/>
        <w:tblW w:w="10503" w:type="dxa"/>
        <w:tblLayout w:type="fixed"/>
        <w:tblCellMar>
          <w:left w:w="0" w:type="dxa"/>
          <w:right w:w="0" w:type="dxa"/>
        </w:tblCellMar>
        <w:tblLook w:val="0000"/>
      </w:tblPr>
      <w:tblGrid>
        <w:gridCol w:w="1085"/>
        <w:gridCol w:w="4560"/>
        <w:gridCol w:w="4858"/>
      </w:tblGrid>
      <w:tr w:rsidR="006C28C5" w:rsidRPr="00FA7AC7" w:rsidTr="003B4D34">
        <w:trPr>
          <w:trHeight w:hRule="exact" w:val="235"/>
        </w:trPr>
        <w:tc>
          <w:tcPr>
            <w:tcW w:w="1085" w:type="dxa"/>
            <w:tcBorders>
              <w:top w:val="nil"/>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before="2" w:after="0" w:line="130" w:lineRule="exact"/>
              <w:rPr>
                <w:rFonts w:ascii="Times New Roman" w:hAnsi="Times New Roman"/>
                <w:sz w:val="13"/>
                <w:szCs w:val="13"/>
              </w:rPr>
            </w:pPr>
          </w:p>
          <w:p w:rsidR="006C28C5" w:rsidRPr="00FA7AC7" w:rsidRDefault="006C28C5" w:rsidP="006C28C5">
            <w:pPr>
              <w:widowControl w:val="0"/>
              <w:autoSpaceDE w:val="0"/>
              <w:autoSpaceDN w:val="0"/>
              <w:adjustRightInd w:val="0"/>
              <w:spacing w:after="0"/>
              <w:ind w:left="206"/>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4858" w:type="dxa"/>
            <w:tcBorders>
              <w:top w:val="nil"/>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3B4D34">
        <w:trPr>
          <w:trHeight w:hRule="exact" w:val="256"/>
        </w:trPr>
        <w:tc>
          <w:tcPr>
            <w:tcW w:w="1085" w:type="dxa"/>
            <w:tcBorders>
              <w:top w:val="single" w:sz="4" w:space="0" w:color="191919"/>
              <w:left w:val="nil"/>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r w:rsidR="006C28C5" w:rsidRPr="00FA7AC7" w:rsidTr="003B4D34">
        <w:trPr>
          <w:trHeight w:hRule="exact" w:val="219"/>
        </w:trPr>
        <w:tc>
          <w:tcPr>
            <w:tcW w:w="1085" w:type="dxa"/>
            <w:tcBorders>
              <w:top w:val="single" w:sz="4" w:space="0" w:color="191919"/>
              <w:left w:val="nil"/>
              <w:bottom w:val="nil"/>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6C28C5" w:rsidRPr="00FA7AC7" w:rsidRDefault="006C28C5" w:rsidP="006C28C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9" w:after="0" w:line="280" w:lineRule="exact"/>
        <w:rPr>
          <w:rFonts w:ascii="Times New Roman" w:hAnsi="Times New Roman"/>
          <w:sz w:val="28"/>
          <w:szCs w:val="28"/>
        </w:rPr>
      </w:pPr>
    </w:p>
    <w:p w:rsidR="00F42301" w:rsidRDefault="00F42301" w:rsidP="00C57415">
      <w:pPr>
        <w:widowControl w:val="0"/>
        <w:autoSpaceDE w:val="0"/>
        <w:autoSpaceDN w:val="0"/>
        <w:adjustRightInd w:val="0"/>
        <w:spacing w:before="2" w:after="0" w:line="220" w:lineRule="exact"/>
        <w:rPr>
          <w:rFonts w:ascii="Times New Roman" w:hAnsi="Times New Roman"/>
          <w:color w:val="000000"/>
        </w:rPr>
      </w:pPr>
    </w:p>
    <w:p w:rsidR="00F42301" w:rsidDel="00F15938" w:rsidRDefault="00F42301" w:rsidP="00C57415">
      <w:pPr>
        <w:widowControl w:val="0"/>
        <w:autoSpaceDE w:val="0"/>
        <w:autoSpaceDN w:val="0"/>
        <w:adjustRightInd w:val="0"/>
        <w:spacing w:after="0" w:line="250" w:lineRule="auto"/>
        <w:ind w:left="879" w:right="1997"/>
        <w:rPr>
          <w:del w:id="374" w:author=" " w:date="2011-04-06T11:11:00Z"/>
          <w:rFonts w:ascii="Times New Roman" w:hAnsi="Times New Roman"/>
          <w:color w:val="000000"/>
          <w:sz w:val="18"/>
          <w:szCs w:val="18"/>
        </w:rPr>
      </w:pPr>
      <w:del w:id="375" w:author=" " w:date="2011-04-06T11:11:00Z">
        <w:r w:rsidDel="00F15938">
          <w:rPr>
            <w:rFonts w:ascii="Times New Roman" w:hAnsi="Times New Roman"/>
            <w:b/>
            <w:bCs/>
            <w:color w:val="191919"/>
            <w:sz w:val="18"/>
            <w:szCs w:val="18"/>
          </w:rPr>
          <w:delText>Note:</w:delText>
        </w:r>
        <w:r w:rsidDel="00F15938">
          <w:rPr>
            <w:rFonts w:ascii="Times New Roman" w:hAnsi="Times New Roman"/>
            <w:b/>
            <w:bCs/>
            <w:color w:val="191919"/>
            <w:spacing w:val="42"/>
            <w:sz w:val="18"/>
            <w:szCs w:val="18"/>
          </w:rPr>
          <w:delText xml:space="preserve"> </w:delText>
        </w:r>
        <w:r w:rsidDel="00F15938">
          <w:rPr>
            <w:rFonts w:ascii="Times New Roman" w:hAnsi="Times New Roman"/>
            <w:b/>
            <w:bCs/>
            <w:color w:val="191919"/>
            <w:sz w:val="18"/>
            <w:szCs w:val="18"/>
          </w:rPr>
          <w:delText>The new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study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performance-based Specialist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is under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 xml:space="preserve">developmen- tal </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eview 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app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oval by the Georgia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ofessional Standard</w:delText>
        </w:r>
        <w:r w:rsidDel="00F15938">
          <w:rPr>
            <w:rFonts w:ascii="Times New Roman" w:hAnsi="Times New Roman"/>
            <w:b/>
            <w:bCs/>
            <w:color w:val="191919"/>
            <w:spacing w:val="-7"/>
            <w:sz w:val="18"/>
            <w:szCs w:val="18"/>
          </w:rPr>
          <w:delText>’</w:delText>
        </w:r>
        <w:r w:rsidDel="00F15938">
          <w:rPr>
            <w:rFonts w:ascii="Times New Roman" w:hAnsi="Times New Roman"/>
            <w:b/>
            <w:bCs/>
            <w:color w:val="191919"/>
            <w:sz w:val="18"/>
            <w:szCs w:val="18"/>
          </w:rPr>
          <w:delText>s Commission. Please contact your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aca- demic advisor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for</w:delText>
        </w:r>
        <w:r w:rsidDel="00F15938">
          <w:rPr>
            <w:rFonts w:ascii="Times New Roman" w:hAnsi="Times New Roman"/>
            <w:b/>
            <w:bCs/>
            <w:color w:val="191919"/>
            <w:spacing w:val="-3"/>
            <w:sz w:val="18"/>
            <w:szCs w:val="18"/>
          </w:rPr>
          <w:delText xml:space="preserve"> </w:delText>
        </w:r>
        <w:r w:rsidDel="00F15938">
          <w:rPr>
            <w:rFonts w:ascii="Times New Roman" w:hAnsi="Times New Roman"/>
            <w:b/>
            <w:bCs/>
            <w:color w:val="191919"/>
            <w:sz w:val="18"/>
            <w:szCs w:val="18"/>
          </w:rPr>
          <w:delText>the p</w:delText>
        </w:r>
        <w:r w:rsidDel="00F15938">
          <w:rPr>
            <w:rFonts w:ascii="Times New Roman" w:hAnsi="Times New Roman"/>
            <w:b/>
            <w:bCs/>
            <w:color w:val="191919"/>
            <w:spacing w:val="-3"/>
            <w:sz w:val="18"/>
            <w:szCs w:val="18"/>
          </w:rPr>
          <w:delText>r</w:delText>
        </w:r>
        <w:r w:rsidDel="00F15938">
          <w:rPr>
            <w:rFonts w:ascii="Times New Roman" w:hAnsi="Times New Roman"/>
            <w:b/>
            <w:bCs/>
            <w:color w:val="191919"/>
            <w:sz w:val="18"/>
            <w:szCs w:val="18"/>
          </w:rPr>
          <w:delText>ogram of stud</w:delText>
        </w:r>
        <w:r w:rsidDel="00F15938">
          <w:rPr>
            <w:rFonts w:ascii="Times New Roman" w:hAnsi="Times New Roman"/>
            <w:b/>
            <w:bCs/>
            <w:color w:val="191919"/>
            <w:spacing w:val="-10"/>
            <w:sz w:val="18"/>
            <w:szCs w:val="18"/>
          </w:rPr>
          <w:delText>y</w:delText>
        </w:r>
        <w:r w:rsidDel="00F15938">
          <w:rPr>
            <w:rFonts w:ascii="Times New Roman" w:hAnsi="Times New Roman"/>
            <w:b/>
            <w:bCs/>
            <w:color w:val="191919"/>
            <w:sz w:val="18"/>
            <w:szCs w:val="18"/>
          </w:rPr>
          <w:delText>.</w:delText>
        </w:r>
      </w:del>
    </w:p>
    <w:p w:rsidR="00F42301" w:rsidRDefault="00F42301" w:rsidP="00C57415">
      <w:pPr>
        <w:widowControl w:val="0"/>
        <w:autoSpaceDE w:val="0"/>
        <w:autoSpaceDN w:val="0"/>
        <w:adjustRightInd w:val="0"/>
        <w:spacing w:before="8" w:after="0" w:line="200" w:lineRule="exact"/>
        <w:rPr>
          <w:rFonts w:ascii="Times New Roman" w:hAnsi="Times New Roman"/>
          <w:color w:val="000000"/>
          <w:sz w:val="20"/>
          <w:szCs w:val="20"/>
        </w:rPr>
      </w:pPr>
    </w:p>
    <w:p w:rsidR="00F42301" w:rsidRPr="00AB16FB" w:rsidRDefault="00284C41" w:rsidP="00AB16FB">
      <w:pPr>
        <w:pStyle w:val="Heading2"/>
        <w:spacing w:before="0"/>
        <w:ind w:firstLine="547"/>
        <w:rPr>
          <w:ins w:id="376" w:author=" " w:date="2011-04-06T12:13:00Z"/>
          <w:rFonts w:ascii="Impact" w:hAnsi="Impact" w:cs="Impact"/>
          <w:color w:val="808080" w:themeColor="background1" w:themeShade="80"/>
          <w:sz w:val="36"/>
          <w:szCs w:val="36"/>
        </w:rPr>
      </w:pPr>
      <w:r w:rsidRPr="00284C41">
        <w:rPr>
          <w:noProof/>
          <w:color w:val="808080" w:themeColor="background1" w:themeShade="80"/>
          <w:sz w:val="18"/>
          <w:szCs w:val="18"/>
        </w:rPr>
        <w:pict>
          <v:shape id="_x0000_s7710" type="#_x0000_t202" style="position:absolute;left:0;text-align:left;margin-left:22.25pt;margin-top:18.55pt;width:1in;height:532.75pt;z-index:-251331072;mso-position-horizontal-relative:page" o:allowincell="f" filled="f" stroked="f">
            <v:textbox style="layout-flow:vertical;mso-layout-flow-alt:bottom-to-top;mso-next-textbox:#_x0000_s7710" inset="0,0,0,0">
              <w:txbxContent>
                <w:p w:rsidR="00E410E0" w:rsidRDefault="00E410E0" w:rsidP="00776B8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bookmarkStart w:id="377" w:name="_Toc294969761"/>
      <w:r w:rsidR="00F42301" w:rsidRPr="00AB16FB">
        <w:rPr>
          <w:rFonts w:ascii="Impact" w:hAnsi="Impact" w:cs="Impact"/>
          <w:color w:val="808080" w:themeColor="background1" w:themeShade="80"/>
          <w:sz w:val="36"/>
          <w:szCs w:val="36"/>
        </w:rPr>
        <w:t>COURSE DESCRIPTIONS</w:t>
      </w:r>
      <w:bookmarkEnd w:id="377"/>
    </w:p>
    <w:p w:rsidR="00F42301" w:rsidRPr="00776B83" w:rsidRDefault="00284C41" w:rsidP="00776B83">
      <w:pPr>
        <w:widowControl w:val="0"/>
        <w:tabs>
          <w:tab w:val="right" w:leader="hyphen" w:pos="8640"/>
        </w:tabs>
        <w:autoSpaceDE w:val="0"/>
        <w:autoSpaceDN w:val="0"/>
        <w:adjustRightInd w:val="0"/>
        <w:spacing w:after="0"/>
        <w:ind w:left="540" w:firstLine="0"/>
        <w:rPr>
          <w:ins w:id="378" w:author=" " w:date="2011-04-06T12:15:00Z"/>
          <w:rFonts w:ascii="Times New Roman" w:hAnsi="Times New Roman" w:cs="Times New Roman"/>
          <w:b/>
          <w:color w:val="000000"/>
          <w:sz w:val="20"/>
          <w:szCs w:val="20"/>
          <w:rPrChange w:id="379" w:author=" " w:date="2011-04-06T12:18:00Z">
            <w:rPr>
              <w:ins w:id="380" w:author=" " w:date="2011-04-06T12:15:00Z"/>
              <w:rFonts w:ascii="Impact" w:hAnsi="Impact" w:cs="Impact"/>
              <w:color w:val="000000"/>
              <w:sz w:val="20"/>
              <w:szCs w:val="20"/>
            </w:rPr>
          </w:rPrChange>
        </w:rPr>
      </w:pPr>
      <w:ins w:id="381" w:author=" " w:date="2011-04-06T12:14:00Z">
        <w:r w:rsidRPr="00284C41">
          <w:rPr>
            <w:rFonts w:ascii="Times New Roman" w:hAnsi="Times New Roman" w:cs="Times New Roman"/>
            <w:b/>
            <w:color w:val="000000"/>
            <w:sz w:val="20"/>
            <w:szCs w:val="20"/>
            <w:rPrChange w:id="382" w:author=" " w:date="2011-04-06T12:18:00Z">
              <w:rPr>
                <w:rFonts w:ascii="Impact" w:hAnsi="Impact" w:cs="Impact"/>
                <w:color w:val="000000"/>
                <w:sz w:val="20"/>
                <w:szCs w:val="20"/>
              </w:rPr>
            </w:rPrChange>
          </w:rPr>
          <w:t>EDAS 6701- Law &amp; Ethics in Educational Leadership</w:t>
        </w:r>
      </w:ins>
      <w:r w:rsidR="00776B83">
        <w:rPr>
          <w:rFonts w:ascii="Times New Roman" w:hAnsi="Times New Roman" w:cs="Times New Roman"/>
          <w:b/>
          <w:color w:val="000000"/>
          <w:sz w:val="20"/>
          <w:szCs w:val="20"/>
        </w:rPr>
        <w:tab/>
      </w:r>
      <w:ins w:id="383" w:author=" " w:date="2011-04-06T12:15:00Z">
        <w:r w:rsidRPr="00284C41">
          <w:rPr>
            <w:rFonts w:ascii="Times New Roman" w:hAnsi="Times New Roman" w:cs="Times New Roman"/>
            <w:b/>
            <w:color w:val="000000"/>
            <w:sz w:val="20"/>
            <w:szCs w:val="20"/>
            <w:rPrChange w:id="384" w:author=" " w:date="2011-04-06T12:18:00Z">
              <w:rPr>
                <w:rFonts w:ascii="Impact" w:hAnsi="Impact" w:cs="Impact"/>
                <w:color w:val="000000"/>
                <w:sz w:val="20"/>
                <w:szCs w:val="20"/>
              </w:rPr>
            </w:rPrChange>
          </w:rPr>
          <w:t>3(3-0)</w:t>
        </w:r>
      </w:ins>
    </w:p>
    <w:p w:rsidR="00F42301" w:rsidRDefault="00284C41" w:rsidP="00776B83">
      <w:pPr>
        <w:widowControl w:val="0"/>
        <w:autoSpaceDE w:val="0"/>
        <w:autoSpaceDN w:val="0"/>
        <w:adjustRightInd w:val="0"/>
        <w:spacing w:after="0"/>
        <w:ind w:left="540" w:firstLine="0"/>
        <w:jc w:val="both"/>
        <w:rPr>
          <w:ins w:id="385" w:author=" " w:date="2011-04-06T12:20:00Z"/>
          <w:rFonts w:ascii="Times New Roman" w:hAnsi="Times New Roman"/>
          <w:color w:val="000000"/>
          <w:sz w:val="20"/>
          <w:szCs w:val="20"/>
        </w:rPr>
      </w:pPr>
      <w:ins w:id="386" w:author=" " w:date="2011-04-06T12:15:00Z">
        <w:r w:rsidRPr="00284C41">
          <w:rPr>
            <w:rFonts w:ascii="Times New Roman" w:hAnsi="Times New Roman" w:cs="Times New Roman"/>
            <w:color w:val="000000"/>
            <w:sz w:val="20"/>
            <w:szCs w:val="20"/>
            <w:rPrChange w:id="387" w:author=" " w:date="2011-04-06T12:18:00Z">
              <w:rPr>
                <w:rFonts w:ascii="Impact" w:hAnsi="Impact" w:cs="Impact"/>
                <w:color w:val="000000"/>
                <w:sz w:val="20"/>
                <w:szCs w:val="20"/>
              </w:rPr>
            </w:rPrChange>
          </w:rPr>
          <w:tab/>
          <w:t>This pre</w:t>
        </w:r>
      </w:ins>
      <w:ins w:id="388" w:author=" " w:date="2011-04-06T12:24:00Z">
        <w:r w:rsidR="00F42301">
          <w:rPr>
            <w:rFonts w:ascii="Times New Roman" w:hAnsi="Times New Roman"/>
            <w:color w:val="000000"/>
            <w:sz w:val="20"/>
            <w:szCs w:val="20"/>
          </w:rPr>
          <w:t>-</w:t>
        </w:r>
      </w:ins>
      <w:ins w:id="389" w:author=" " w:date="2011-04-06T12:15:00Z">
        <w:r w:rsidRPr="00284C41">
          <w:rPr>
            <w:rFonts w:ascii="Times New Roman" w:hAnsi="Times New Roman" w:cs="Times New Roman"/>
            <w:color w:val="000000"/>
            <w:sz w:val="20"/>
            <w:szCs w:val="20"/>
            <w:rPrChange w:id="390" w:author=" " w:date="2011-04-06T12:18:00Z">
              <w:rPr>
                <w:rFonts w:ascii="Impact" w:hAnsi="Impact" w:cs="Impact"/>
                <w:color w:val="000000"/>
                <w:sz w:val="20"/>
                <w:szCs w:val="20"/>
              </w:rPr>
            </w:rPrChange>
          </w:rPr>
          <w:t>service course is one of two required of all ED.S. candidates who</w:t>
        </w:r>
      </w:ins>
      <w:ins w:id="391" w:author=" " w:date="2011-04-06T12:19:00Z">
        <w:r w:rsidR="00F42301">
          <w:rPr>
            <w:rFonts w:ascii="Times New Roman" w:hAnsi="Times New Roman"/>
            <w:color w:val="000000"/>
            <w:sz w:val="20"/>
            <w:szCs w:val="20"/>
          </w:rPr>
          <w:t xml:space="preserve"> </w:t>
        </w:r>
      </w:ins>
      <w:ins w:id="392" w:author=" " w:date="2011-04-06T12:15:00Z">
        <w:r w:rsidRPr="00284C41">
          <w:rPr>
            <w:rFonts w:ascii="Times New Roman" w:hAnsi="Times New Roman" w:cs="Times New Roman"/>
            <w:color w:val="000000"/>
            <w:sz w:val="20"/>
            <w:szCs w:val="20"/>
            <w:rPrChange w:id="393" w:author=" " w:date="2011-04-06T12:18:00Z">
              <w:rPr>
                <w:rFonts w:ascii="Impact" w:hAnsi="Impact" w:cs="Impact"/>
                <w:color w:val="000000"/>
                <w:sz w:val="20"/>
                <w:szCs w:val="20"/>
              </w:rPr>
            </w:rPrChange>
          </w:rPr>
          <w:t xml:space="preserve">have not completed a masters in educational leadershlip.  This </w:t>
        </w:r>
      </w:ins>
      <w:ins w:id="394" w:author=" " w:date="2011-04-06T12:16:00Z">
        <w:r w:rsidRPr="00284C41">
          <w:rPr>
            <w:rFonts w:ascii="Times New Roman" w:hAnsi="Times New Roman" w:cs="Times New Roman"/>
            <w:color w:val="000000"/>
            <w:sz w:val="20"/>
            <w:szCs w:val="20"/>
            <w:rPrChange w:id="395" w:author=" " w:date="2011-04-06T12:18:00Z">
              <w:rPr>
                <w:rFonts w:ascii="Impact" w:hAnsi="Impact" w:cs="Impact"/>
                <w:color w:val="000000"/>
                <w:sz w:val="20"/>
                <w:szCs w:val="20"/>
              </w:rPr>
            </w:rPrChange>
          </w:rPr>
          <w:t xml:space="preserve">course emphasizes content knowedge in educational leadership and ethics with some application and performance.  The candidate studies </w:t>
        </w:r>
        <w:r w:rsidR="00F42301">
          <w:rPr>
            <w:rFonts w:ascii="Times New Roman" w:hAnsi="Times New Roman"/>
            <w:color w:val="000000"/>
            <w:sz w:val="20"/>
            <w:szCs w:val="20"/>
          </w:rPr>
          <w:t>la</w:t>
        </w:r>
      </w:ins>
      <w:ins w:id="396" w:author=" " w:date="2011-04-06T12:19:00Z">
        <w:r w:rsidR="00F42301">
          <w:rPr>
            <w:rFonts w:ascii="Times New Roman" w:hAnsi="Times New Roman"/>
            <w:color w:val="000000"/>
            <w:sz w:val="20"/>
            <w:szCs w:val="20"/>
          </w:rPr>
          <w:t>w</w:t>
        </w:r>
      </w:ins>
      <w:ins w:id="397" w:author=" " w:date="2011-04-06T12:16:00Z">
        <w:r w:rsidRPr="00284C41">
          <w:rPr>
            <w:rFonts w:ascii="Times New Roman" w:hAnsi="Times New Roman" w:cs="Times New Roman"/>
            <w:color w:val="000000"/>
            <w:sz w:val="20"/>
            <w:szCs w:val="20"/>
            <w:rPrChange w:id="398" w:author=" " w:date="2011-04-06T12:18:00Z">
              <w:rPr>
                <w:rFonts w:ascii="Impact" w:hAnsi="Impact" w:cs="Impact"/>
                <w:color w:val="000000"/>
                <w:sz w:val="20"/>
                <w:szCs w:val="20"/>
              </w:rPr>
            </w:rPrChange>
          </w:rPr>
          <w:t xml:space="preserve"> as it pertains to educational leadership.  Included is the study of constitutional law, legislation, litigation and administrative rulings.  A</w:t>
        </w:r>
      </w:ins>
      <w:ins w:id="399" w:author=" " w:date="2011-04-06T12:20:00Z">
        <w:r w:rsidR="00F42301">
          <w:rPr>
            <w:rFonts w:ascii="Times New Roman" w:hAnsi="Times New Roman"/>
            <w:color w:val="000000"/>
            <w:sz w:val="20"/>
            <w:szCs w:val="20"/>
          </w:rPr>
          <w:t>lso</w:t>
        </w:r>
      </w:ins>
      <w:ins w:id="400" w:author=" " w:date="2011-04-06T12:16:00Z">
        <w:r w:rsidRPr="00284C41">
          <w:rPr>
            <w:rFonts w:ascii="Times New Roman" w:hAnsi="Times New Roman" w:cs="Times New Roman"/>
            <w:color w:val="000000"/>
            <w:sz w:val="20"/>
            <w:szCs w:val="20"/>
            <w:rPrChange w:id="401" w:author=" " w:date="2011-04-06T12:18:00Z">
              <w:rPr>
                <w:rFonts w:ascii="Impact" w:hAnsi="Impact" w:cs="Impact"/>
                <w:color w:val="000000"/>
                <w:sz w:val="20"/>
                <w:szCs w:val="20"/>
              </w:rPr>
            </w:rPrChange>
          </w:rPr>
          <w:t xml:space="preserve"> include</w:t>
        </w:r>
      </w:ins>
      <w:ins w:id="402" w:author=" " w:date="2011-04-06T12:20:00Z">
        <w:r w:rsidR="00F42301">
          <w:rPr>
            <w:rFonts w:ascii="Times New Roman" w:hAnsi="Times New Roman"/>
            <w:color w:val="000000"/>
            <w:sz w:val="20"/>
            <w:szCs w:val="20"/>
          </w:rPr>
          <w:t>d</w:t>
        </w:r>
      </w:ins>
      <w:ins w:id="403" w:author=" " w:date="2011-04-06T12:16:00Z">
        <w:r w:rsidRPr="00284C41">
          <w:rPr>
            <w:rFonts w:ascii="Times New Roman" w:hAnsi="Times New Roman" w:cs="Times New Roman"/>
            <w:color w:val="000000"/>
            <w:sz w:val="20"/>
            <w:szCs w:val="20"/>
            <w:rPrChange w:id="404" w:author=" " w:date="2011-04-06T12:18:00Z">
              <w:rPr>
                <w:rFonts w:ascii="Impact" w:hAnsi="Impact" w:cs="Impact"/>
                <w:color w:val="000000"/>
                <w:sz w:val="20"/>
                <w:szCs w:val="20"/>
              </w:rPr>
            </w:rPrChange>
          </w:rPr>
          <w:t xml:space="preserve"> is an overview of the legal and ethical dimen</w:t>
        </w:r>
      </w:ins>
      <w:ins w:id="405" w:author=" " w:date="2011-04-06T12:17:00Z">
        <w:r w:rsidRPr="00284C41">
          <w:rPr>
            <w:rFonts w:ascii="Times New Roman" w:hAnsi="Times New Roman" w:cs="Times New Roman"/>
            <w:color w:val="000000"/>
            <w:sz w:val="20"/>
            <w:szCs w:val="20"/>
            <w:rPrChange w:id="406" w:author=" " w:date="2011-04-06T12:18:00Z">
              <w:rPr>
                <w:rFonts w:ascii="Impact" w:hAnsi="Impact" w:cs="Impact"/>
                <w:color w:val="000000"/>
                <w:sz w:val="20"/>
                <w:szCs w:val="20"/>
              </w:rPr>
            </w:rPrChange>
          </w:rPr>
          <w:t>sion of</w:t>
        </w:r>
      </w:ins>
      <w:ins w:id="407" w:author=" " w:date="2011-04-06T12:20:00Z">
        <w:r w:rsidR="00F42301">
          <w:rPr>
            <w:rFonts w:ascii="Times New Roman" w:hAnsi="Times New Roman"/>
            <w:color w:val="000000"/>
            <w:sz w:val="20"/>
            <w:szCs w:val="20"/>
          </w:rPr>
          <w:t xml:space="preserve"> </w:t>
        </w:r>
      </w:ins>
      <w:ins w:id="408" w:author=" " w:date="2011-04-06T12:17:00Z">
        <w:r w:rsidR="00F42301">
          <w:rPr>
            <w:rFonts w:ascii="Times New Roman" w:hAnsi="Times New Roman"/>
            <w:color w:val="000000"/>
            <w:sz w:val="20"/>
            <w:szCs w:val="20"/>
          </w:rPr>
          <w:t>professional pr</w:t>
        </w:r>
        <w:r w:rsidRPr="00284C41">
          <w:rPr>
            <w:rFonts w:ascii="Times New Roman" w:hAnsi="Times New Roman" w:cs="Times New Roman"/>
            <w:color w:val="000000"/>
            <w:sz w:val="20"/>
            <w:szCs w:val="20"/>
            <w:rPrChange w:id="409" w:author=" " w:date="2011-04-06T12:18:00Z">
              <w:rPr>
                <w:rFonts w:ascii="Impact" w:hAnsi="Impact" w:cs="Impact"/>
                <w:color w:val="000000"/>
                <w:sz w:val="20"/>
                <w:szCs w:val="20"/>
              </w:rPr>
            </w:rPrChange>
          </w:rPr>
          <w:t>actice in contemporary American public education.</w:t>
        </w:r>
      </w:ins>
    </w:p>
    <w:p w:rsidR="00F42301" w:rsidRPr="00776B83" w:rsidRDefault="00F42301" w:rsidP="00776B83">
      <w:pPr>
        <w:widowControl w:val="0"/>
        <w:autoSpaceDE w:val="0"/>
        <w:autoSpaceDN w:val="0"/>
        <w:adjustRightInd w:val="0"/>
        <w:spacing w:after="0"/>
        <w:ind w:left="540" w:firstLine="0"/>
        <w:jc w:val="both"/>
        <w:rPr>
          <w:ins w:id="410" w:author=" " w:date="2011-04-06T12:22:00Z"/>
          <w:rFonts w:ascii="Times New Roman" w:hAnsi="Times New Roman"/>
          <w:b/>
          <w:color w:val="000000"/>
          <w:sz w:val="20"/>
          <w:szCs w:val="20"/>
        </w:rPr>
      </w:pPr>
      <w:ins w:id="411" w:author=" " w:date="2011-04-06T12:20:00Z">
        <w:r w:rsidRPr="00776B83">
          <w:rPr>
            <w:rFonts w:ascii="Times New Roman" w:hAnsi="Times New Roman"/>
            <w:b/>
            <w:color w:val="000000"/>
            <w:sz w:val="20"/>
            <w:szCs w:val="20"/>
          </w:rPr>
          <w:t xml:space="preserve">EDAS 6702- Educational Leadership and School </w:t>
        </w:r>
      </w:ins>
      <w:ins w:id="412" w:author=" " w:date="2011-04-06T12:22:00Z">
        <w:r w:rsidRPr="00776B83">
          <w:rPr>
            <w:rFonts w:ascii="Times New Roman" w:hAnsi="Times New Roman"/>
            <w:b/>
            <w:color w:val="000000"/>
            <w:sz w:val="20"/>
            <w:szCs w:val="20"/>
          </w:rPr>
          <w:t>Improvement……………………….........3(3-0)</w:t>
        </w:r>
      </w:ins>
    </w:p>
    <w:p w:rsidR="00F42301" w:rsidRPr="004B5A12" w:rsidRDefault="00F42301" w:rsidP="00776B83">
      <w:pPr>
        <w:widowControl w:val="0"/>
        <w:autoSpaceDE w:val="0"/>
        <w:autoSpaceDN w:val="0"/>
        <w:adjustRightInd w:val="0"/>
        <w:spacing w:after="0"/>
        <w:ind w:left="540" w:firstLine="0"/>
        <w:jc w:val="both"/>
        <w:rPr>
          <w:rFonts w:ascii="Times New Roman" w:hAnsi="Times New Roman" w:cs="Times New Roman"/>
          <w:color w:val="000000"/>
          <w:sz w:val="20"/>
          <w:szCs w:val="20"/>
          <w:rPrChange w:id="413" w:author=" " w:date="2011-04-06T12:18:00Z">
            <w:rPr>
              <w:rFonts w:ascii="Impact" w:hAnsi="Impact" w:cs="Impact"/>
              <w:color w:val="000000"/>
              <w:sz w:val="36"/>
              <w:szCs w:val="36"/>
            </w:rPr>
          </w:rPrChange>
        </w:rPr>
      </w:pPr>
      <w:ins w:id="414" w:author=" " w:date="2011-04-06T12:22:00Z">
        <w:r>
          <w:rPr>
            <w:rFonts w:ascii="Times New Roman" w:hAnsi="Times New Roman"/>
            <w:color w:val="000000"/>
            <w:sz w:val="20"/>
            <w:szCs w:val="20"/>
          </w:rPr>
          <w:tab/>
          <w:t>This pre-service course for entrance into</w:t>
        </w:r>
      </w:ins>
      <w:ins w:id="415" w:author=" " w:date="2011-04-06T12:25:00Z">
        <w:r>
          <w:rPr>
            <w:rFonts w:ascii="Times New Roman" w:hAnsi="Times New Roman"/>
            <w:color w:val="000000"/>
            <w:sz w:val="20"/>
            <w:szCs w:val="20"/>
          </w:rPr>
          <w:t xml:space="preserve"> </w:t>
        </w:r>
      </w:ins>
      <w:ins w:id="416" w:author=" " w:date="2011-04-06T12:22:00Z">
        <w:r>
          <w:rPr>
            <w:rFonts w:ascii="Times New Roman" w:hAnsi="Times New Roman"/>
            <w:color w:val="000000"/>
            <w:sz w:val="20"/>
            <w:szCs w:val="20"/>
          </w:rPr>
          <w:t>the ED.S. program is</w:t>
        </w:r>
      </w:ins>
      <w:ins w:id="417" w:author=" " w:date="2011-04-06T12:25:00Z">
        <w:r>
          <w:rPr>
            <w:rFonts w:ascii="Times New Roman" w:hAnsi="Times New Roman"/>
            <w:color w:val="000000"/>
            <w:sz w:val="20"/>
            <w:szCs w:val="20"/>
          </w:rPr>
          <w:t xml:space="preserve"> </w:t>
        </w:r>
      </w:ins>
      <w:ins w:id="418" w:author=" " w:date="2011-04-06T12:22:00Z">
        <w:r>
          <w:rPr>
            <w:rFonts w:ascii="Times New Roman" w:hAnsi="Times New Roman"/>
            <w:color w:val="000000"/>
            <w:sz w:val="20"/>
            <w:szCs w:val="20"/>
          </w:rPr>
          <w:t>one of two required of those candidates who have</w:t>
        </w:r>
      </w:ins>
      <w:ins w:id="419" w:author=" " w:date="2011-04-06T12:25:00Z">
        <w:r>
          <w:rPr>
            <w:rFonts w:ascii="Times New Roman" w:hAnsi="Times New Roman"/>
            <w:color w:val="000000"/>
            <w:sz w:val="20"/>
            <w:szCs w:val="20"/>
          </w:rPr>
          <w:t xml:space="preserve"> </w:t>
        </w:r>
      </w:ins>
      <w:ins w:id="420" w:author=" " w:date="2011-04-06T12:22:00Z">
        <w:r>
          <w:rPr>
            <w:rFonts w:ascii="Times New Roman" w:hAnsi="Times New Roman"/>
            <w:color w:val="000000"/>
            <w:sz w:val="20"/>
            <w:szCs w:val="20"/>
          </w:rPr>
          <w:t>not completed a m</w:t>
        </w:r>
      </w:ins>
      <w:ins w:id="421" w:author=" " w:date="2011-04-06T12:25:00Z">
        <w:r>
          <w:rPr>
            <w:rFonts w:ascii="Times New Roman" w:hAnsi="Times New Roman"/>
            <w:color w:val="000000"/>
            <w:sz w:val="20"/>
            <w:szCs w:val="20"/>
          </w:rPr>
          <w:t>a</w:t>
        </w:r>
      </w:ins>
      <w:ins w:id="422" w:author=" " w:date="2011-04-06T12:22:00Z">
        <w:r>
          <w:rPr>
            <w:rFonts w:ascii="Times New Roman" w:hAnsi="Times New Roman"/>
            <w:color w:val="000000"/>
            <w:sz w:val="20"/>
            <w:szCs w:val="20"/>
          </w:rPr>
          <w:t xml:space="preserve">sters degree in </w:t>
        </w:r>
      </w:ins>
      <w:ins w:id="423" w:author=" " w:date="2011-04-06T12:23:00Z">
        <w:r>
          <w:rPr>
            <w:rFonts w:ascii="Times New Roman" w:hAnsi="Times New Roman"/>
            <w:color w:val="000000"/>
            <w:sz w:val="20"/>
            <w:szCs w:val="20"/>
          </w:rPr>
          <w:t>educational</w:t>
        </w:r>
      </w:ins>
      <w:ins w:id="424" w:author=" " w:date="2011-04-06T12:22:00Z">
        <w:r>
          <w:rPr>
            <w:rFonts w:ascii="Times New Roman" w:hAnsi="Times New Roman"/>
            <w:color w:val="000000"/>
            <w:sz w:val="20"/>
            <w:szCs w:val="20"/>
          </w:rPr>
          <w:t xml:space="preserve"> </w:t>
        </w:r>
      </w:ins>
      <w:ins w:id="425" w:author=" " w:date="2011-04-06T12:23:00Z">
        <w:r>
          <w:rPr>
            <w:rFonts w:ascii="Times New Roman" w:hAnsi="Times New Roman"/>
            <w:color w:val="000000"/>
            <w:sz w:val="20"/>
            <w:szCs w:val="20"/>
          </w:rPr>
          <w:t>leadership.  This</w:t>
        </w:r>
      </w:ins>
      <w:ins w:id="426" w:author=" " w:date="2011-04-06T12:25:00Z">
        <w:r>
          <w:rPr>
            <w:rFonts w:ascii="Times New Roman" w:hAnsi="Times New Roman"/>
            <w:color w:val="000000"/>
            <w:sz w:val="20"/>
            <w:szCs w:val="20"/>
          </w:rPr>
          <w:t xml:space="preserve"> </w:t>
        </w:r>
      </w:ins>
      <w:ins w:id="427" w:author=" " w:date="2011-04-06T12:23:00Z">
        <w:r>
          <w:rPr>
            <w:rFonts w:ascii="Times New Roman" w:hAnsi="Times New Roman"/>
            <w:color w:val="000000"/>
            <w:sz w:val="20"/>
            <w:szCs w:val="20"/>
          </w:rPr>
          <w:t>is</w:t>
        </w:r>
      </w:ins>
      <w:ins w:id="428" w:author=" " w:date="2011-04-06T12:25:00Z">
        <w:r>
          <w:rPr>
            <w:rFonts w:ascii="Times New Roman" w:hAnsi="Times New Roman"/>
            <w:color w:val="000000"/>
            <w:sz w:val="20"/>
            <w:szCs w:val="20"/>
          </w:rPr>
          <w:t xml:space="preserve"> </w:t>
        </w:r>
      </w:ins>
      <w:ins w:id="429" w:author=" " w:date="2011-04-06T12:23:00Z">
        <w:r>
          <w:rPr>
            <w:rFonts w:ascii="Times New Roman" w:hAnsi="Times New Roman"/>
            <w:color w:val="000000"/>
            <w:sz w:val="20"/>
            <w:szCs w:val="20"/>
          </w:rPr>
          <w:t>primarily a content course with some application and performance.  Emphasis is given to the study of leadership and school improvement.  Candidates will learn the</w:t>
        </w:r>
      </w:ins>
      <w:ins w:id="430" w:author=" " w:date="2011-04-06T12:26:00Z">
        <w:r>
          <w:rPr>
            <w:rFonts w:ascii="Times New Roman" w:hAnsi="Times New Roman"/>
            <w:color w:val="000000"/>
            <w:sz w:val="20"/>
            <w:szCs w:val="20"/>
          </w:rPr>
          <w:t xml:space="preserve"> i</w:t>
        </w:r>
      </w:ins>
      <w:ins w:id="431" w:author=" " w:date="2011-04-06T12:23:00Z">
        <w:r>
          <w:rPr>
            <w:rFonts w:ascii="Times New Roman" w:hAnsi="Times New Roman"/>
            <w:color w:val="000000"/>
            <w:sz w:val="20"/>
            <w:szCs w:val="20"/>
          </w:rPr>
          <w:t>mportance of analyzing data to plan and implement appropriate instructional experiences for students and to identify and analyze the measures of data to</w:t>
        </w:r>
      </w:ins>
      <w:ins w:id="432" w:author=" " w:date="2011-04-06T12:26:00Z">
        <w:r>
          <w:rPr>
            <w:rFonts w:ascii="Times New Roman" w:hAnsi="Times New Roman"/>
            <w:color w:val="000000"/>
            <w:sz w:val="20"/>
            <w:szCs w:val="20"/>
          </w:rPr>
          <w:t xml:space="preserve"> </w:t>
        </w:r>
      </w:ins>
      <w:ins w:id="433" w:author=" " w:date="2011-04-06T12:23:00Z">
        <w:r>
          <w:rPr>
            <w:rFonts w:ascii="Times New Roman" w:hAnsi="Times New Roman"/>
            <w:color w:val="000000"/>
            <w:sz w:val="20"/>
            <w:szCs w:val="20"/>
          </w:rPr>
          <w:t>understand student learning needs.</w:t>
        </w:r>
      </w:ins>
    </w:p>
    <w:p w:rsidR="00776B83" w:rsidRDefault="00F42301" w:rsidP="00776B83">
      <w:pPr>
        <w:widowControl w:val="0"/>
        <w:autoSpaceDE w:val="0"/>
        <w:autoSpaceDN w:val="0"/>
        <w:adjustRightInd w:val="0"/>
        <w:spacing w:before="40" w:after="0" w:line="251"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34" w:author=" " w:date="2011-04-06T12:28:00Z">
        <w:r w:rsidDel="00690FB0">
          <w:rPr>
            <w:rFonts w:ascii="Times New Roman" w:hAnsi="Times New Roman"/>
            <w:b/>
            <w:bCs/>
            <w:color w:val="191919"/>
            <w:sz w:val="20"/>
            <w:szCs w:val="20"/>
          </w:rPr>
          <w:delText>3-0</w:delText>
        </w:r>
      </w:del>
      <w:ins w:id="435" w:author=" " w:date="2011-04-06T12:28:00Z">
        <w:r>
          <w:rPr>
            <w:rFonts w:ascii="Times New Roman" w:hAnsi="Times New Roman"/>
            <w:b/>
            <w:bCs/>
            <w:color w:val="191919"/>
            <w:sz w:val="20"/>
            <w:szCs w:val="20"/>
          </w:rPr>
          <w:t>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before="40" w:after="0" w:line="251" w:lineRule="auto"/>
        <w:ind w:left="54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F42301" w:rsidRDefault="00F42301" w:rsidP="00776B83">
      <w:pPr>
        <w:widowControl w:val="0"/>
        <w:autoSpaceDE w:val="0"/>
        <w:autoSpaceDN w:val="0"/>
        <w:adjustRightInd w:val="0"/>
        <w:spacing w:after="0" w:line="229"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sidRPr="004B5A12">
        <w:rPr>
          <w:rFonts w:ascii="Times New Roman" w:hAnsi="Times New Roman"/>
          <w:b/>
          <w:bCs/>
          <w:color w:val="191919"/>
          <w:sz w:val="20"/>
          <w:szCs w:val="20"/>
        </w:rPr>
        <w:t>The</w:t>
      </w:r>
      <w:r>
        <w:rPr>
          <w:rFonts w:ascii="Times New Roman" w:hAnsi="Times New Roman"/>
          <w:b/>
          <w:bCs/>
          <w:color w:val="191919"/>
          <w:sz w:val="20"/>
          <w:szCs w:val="20"/>
        </w:rPr>
        <w:t xml:space="preserv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36" w:author=" " w:date="2011-04-06T12:29:00Z">
        <w:r w:rsidDel="00690FB0">
          <w:rPr>
            <w:rFonts w:ascii="Times New Roman" w:hAnsi="Times New Roman"/>
            <w:b/>
            <w:bCs/>
            <w:color w:val="191919"/>
            <w:sz w:val="20"/>
            <w:szCs w:val="20"/>
          </w:rPr>
          <w:delText>3-0</w:delText>
        </w:r>
      </w:del>
      <w:ins w:id="437"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0"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38" w:author=" " w:date="2011-04-06T12:29:00Z">
        <w:r w:rsidDel="00690FB0">
          <w:rPr>
            <w:rFonts w:ascii="Times New Roman" w:hAnsi="Times New Roman"/>
            <w:b/>
            <w:bCs/>
            <w:color w:val="191919"/>
            <w:sz w:val="20"/>
            <w:szCs w:val="20"/>
          </w:rPr>
          <w:delText>3-0</w:delText>
        </w:r>
      </w:del>
      <w:ins w:id="439"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6681 - Recent</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 in Supervision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40" w:author=" " w:date="2011-04-06T12:29:00Z">
        <w:r w:rsidDel="00690FB0">
          <w:rPr>
            <w:rFonts w:ascii="Times New Roman" w:hAnsi="Times New Roman"/>
            <w:b/>
            <w:bCs/>
            <w:color w:val="191919"/>
            <w:sz w:val="20"/>
            <w:szCs w:val="20"/>
          </w:rPr>
          <w:delText>3-0</w:delText>
        </w:r>
      </w:del>
      <w:ins w:id="441"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Recent trends in supervision are reviewed.</w:t>
      </w:r>
      <w:r>
        <w:rPr>
          <w:rFonts w:ascii="Times New Roman" w:hAnsi="Times New Roman"/>
          <w:color w:val="191919"/>
          <w:spacing w:val="-4"/>
          <w:sz w:val="20"/>
          <w:szCs w:val="20"/>
        </w:rPr>
        <w:t xml:space="preserve"> </w:t>
      </w:r>
      <w:r>
        <w:rPr>
          <w:rFonts w:ascii="Times New Roman" w:hAnsi="Times New Roman"/>
          <w:color w:val="191919"/>
          <w:sz w:val="20"/>
          <w:szCs w:val="20"/>
        </w:rPr>
        <w:t>The identification o</w:t>
      </w:r>
      <w:r w:rsidR="00776B83">
        <w:rPr>
          <w:rFonts w:ascii="Times New Roman" w:hAnsi="Times New Roman"/>
          <w:color w:val="191919"/>
          <w:sz w:val="20"/>
          <w:szCs w:val="20"/>
        </w:rPr>
        <w:t>f problems arising in the prac</w:t>
      </w:r>
      <w:r>
        <w:rPr>
          <w:rFonts w:ascii="Times New Roman" w:hAnsi="Times New Roman"/>
          <w:color w:val="191919"/>
          <w:sz w:val="20"/>
          <w:szCs w:val="20"/>
        </w:rPr>
        <w:t>tice of supervising as well as the evaluation procedures in today</w:t>
      </w:r>
      <w:r>
        <w:rPr>
          <w:rFonts w:ascii="Times New Roman" w:hAnsi="Times New Roman"/>
          <w:color w:val="191919"/>
          <w:spacing w:val="-11"/>
          <w:sz w:val="20"/>
          <w:szCs w:val="20"/>
        </w:rPr>
        <w:t>’</w:t>
      </w:r>
      <w:r>
        <w:rPr>
          <w:rFonts w:ascii="Times New Roman" w:hAnsi="Times New Roman"/>
          <w:color w:val="191919"/>
          <w:sz w:val="20"/>
          <w:szCs w:val="20"/>
        </w:rPr>
        <w:t>s schools will be presented.</w:t>
      </w:r>
    </w:p>
    <w:p w:rsidR="00F42301" w:rsidRDefault="00F42301" w:rsidP="00776B83">
      <w:pPr>
        <w:widowControl w:val="0"/>
        <w:autoSpaceDE w:val="0"/>
        <w:autoSpaceDN w:val="0"/>
        <w:adjustRightInd w:val="0"/>
        <w:spacing w:after="0" w:line="227"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42" w:author=" " w:date="2011-04-06T12:30:00Z">
        <w:r w:rsidDel="00690FB0">
          <w:rPr>
            <w:rFonts w:ascii="Times New Roman" w:hAnsi="Times New Roman"/>
            <w:b/>
            <w:bCs/>
            <w:color w:val="191919"/>
            <w:sz w:val="20"/>
            <w:szCs w:val="20"/>
          </w:rPr>
          <w:delText>3-0</w:delText>
        </w:r>
      </w:del>
      <w:ins w:id="443"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 xml:space="preserve">Students study school-community relations and their impact </w:t>
      </w:r>
      <w:r w:rsidR="00776B83">
        <w:rPr>
          <w:rFonts w:ascii="Times New Roman" w:hAnsi="Times New Roman"/>
          <w:color w:val="191919"/>
          <w:sz w:val="20"/>
          <w:szCs w:val="20"/>
        </w:rPr>
        <w:t>on the school operation. Empha</w:t>
      </w:r>
      <w:r>
        <w:rPr>
          <w:rFonts w:ascii="Times New Roman" w:hAnsi="Times New Roman"/>
          <w:color w:val="191919"/>
          <w:sz w:val="20"/>
          <w:szCs w:val="20"/>
        </w:rPr>
        <w:t>sis is on the influence of the social forces on the school.</w:t>
      </w:r>
    </w:p>
    <w:p w:rsidR="00F42301" w:rsidRDefault="00F42301" w:rsidP="00776B83">
      <w:pPr>
        <w:widowControl w:val="0"/>
        <w:autoSpaceDE w:val="0"/>
        <w:autoSpaceDN w:val="0"/>
        <w:adjustRightInd w:val="0"/>
        <w:spacing w:after="0" w:line="227" w:lineRule="exact"/>
        <w:ind w:left="540" w:firstLine="0"/>
        <w:jc w:val="both"/>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44" w:author=" " w:date="2011-04-06T12:30:00Z">
        <w:r w:rsidDel="00690FB0">
          <w:rPr>
            <w:rFonts w:ascii="Times New Roman" w:hAnsi="Times New Roman"/>
            <w:b/>
            <w:bCs/>
            <w:color w:val="191919"/>
            <w:sz w:val="20"/>
            <w:szCs w:val="20"/>
          </w:rPr>
          <w:delText>3-0</w:delText>
        </w:r>
      </w:del>
      <w:ins w:id="445"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w:t>
      </w:r>
      <w:r w:rsidR="00776B83">
        <w:rPr>
          <w:rFonts w:ascii="Times New Roman" w:hAnsi="Times New Roman"/>
          <w:color w:val="191919"/>
          <w:sz w:val="20"/>
          <w:szCs w:val="20"/>
        </w:rPr>
        <w:t>he school superintendent. Exec</w:t>
      </w:r>
      <w:r>
        <w:rPr>
          <w:rFonts w:ascii="Times New Roman" w:hAnsi="Times New Roman"/>
          <w:color w:val="191919"/>
          <w:sz w:val="20"/>
          <w:szCs w:val="20"/>
        </w:rPr>
        <w:t>utive leadership responsibilities, roles and styles with inferences on superintendent/school board relationship are considered.</w:t>
      </w:r>
    </w:p>
    <w:p w:rsidR="00284C41" w:rsidRDefault="00F42301" w:rsidP="00284C41">
      <w:pPr>
        <w:spacing w:after="0"/>
        <w:ind w:left="547" w:firstLine="0"/>
        <w:jc w:val="both"/>
        <w:rPr>
          <w:sz w:val="18"/>
          <w:szCs w:val="18"/>
        </w:rPr>
        <w:pPrChange w:id="446" w:author=" " w:date="2011-04-06T12:53:00Z">
          <w:pPr/>
        </w:pPrChange>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47" w:author=" " w:date="2011-04-06T12:30:00Z">
        <w:r w:rsidDel="00690FB0">
          <w:rPr>
            <w:rFonts w:ascii="Times New Roman" w:hAnsi="Times New Roman"/>
            <w:b/>
            <w:bCs/>
            <w:color w:val="191919"/>
            <w:sz w:val="20"/>
            <w:szCs w:val="20"/>
          </w:rPr>
          <w:delText>3-0</w:delText>
        </w:r>
      </w:del>
      <w:ins w:id="448"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AC2581" w:rsidRPr="00776B83" w:rsidRDefault="00F42301" w:rsidP="00776B83">
      <w:pPr>
        <w:spacing w:after="0"/>
        <w:ind w:left="547" w:firstLine="0"/>
        <w:jc w:val="both"/>
        <w:rPr>
          <w:ins w:id="449" w:author=" " w:date="2011-04-06T12:53:00Z"/>
          <w:sz w:val="18"/>
          <w:szCs w:val="18"/>
        </w:rPr>
      </w:pPr>
      <w:ins w:id="450" w:author=" " w:date="2011-04-06T12:53:00Z">
        <w:r w:rsidRPr="00854103">
          <w:rPr>
            <w:sz w:val="18"/>
            <w:szCs w:val="18"/>
          </w:rPr>
          <w:t>Candidates will examine the various software systems in educational administration and their application for decision-making on instruction and assessment.</w:t>
        </w:r>
      </w:ins>
    </w:p>
    <w:p w:rsidR="00F42301" w:rsidDel="007C5FF4" w:rsidRDefault="00F42301" w:rsidP="00776B83">
      <w:pPr>
        <w:widowControl w:val="0"/>
        <w:autoSpaceDE w:val="0"/>
        <w:autoSpaceDN w:val="0"/>
        <w:adjustRightInd w:val="0"/>
        <w:spacing w:after="0"/>
        <w:ind w:left="547" w:firstLine="0"/>
        <w:jc w:val="both"/>
        <w:rPr>
          <w:del w:id="451" w:author=" " w:date="2011-04-06T12:53:00Z"/>
          <w:rFonts w:ascii="Times New Roman" w:hAnsi="Times New Roman"/>
          <w:color w:val="000000"/>
          <w:sz w:val="20"/>
          <w:szCs w:val="20"/>
        </w:rPr>
      </w:pPr>
      <w:del w:id="452" w:author=" " w:date="2011-04-06T12:53:00Z">
        <w:r w:rsidDel="007C5FF4">
          <w:rPr>
            <w:rFonts w:ascii="Times New Roman" w:hAnsi="Times New Roman"/>
            <w:color w:val="191919"/>
            <w:sz w:val="20"/>
            <w:szCs w:val="20"/>
          </w:rPr>
          <w:delText>Students examine administrative computer software currently used in Geo</w:delText>
        </w:r>
        <w:r w:rsidDel="007C5FF4">
          <w:rPr>
            <w:rFonts w:ascii="Times New Roman" w:hAnsi="Times New Roman"/>
            <w:color w:val="191919"/>
            <w:spacing w:val="-4"/>
            <w:sz w:val="20"/>
            <w:szCs w:val="20"/>
          </w:rPr>
          <w:delText>r</w:delText>
        </w:r>
        <w:r w:rsidDel="007C5FF4">
          <w:rPr>
            <w:rFonts w:ascii="Times New Roman" w:hAnsi="Times New Roman"/>
            <w:color w:val="191919"/>
            <w:sz w:val="20"/>
            <w:szCs w:val="20"/>
          </w:rPr>
          <w:delText>gia school systems such as pupil accounting, grade reporting, grade posting, food service accounting, class scheduling, discipline records, communication systems, multimedia presentation systems, ac- tivity fund accounting, general fund accounting, personnel records, purchasing, bus schedul- ing, maintenance and repair scheduling, payroll, budgeting and balance sheet preparation.</w:delText>
        </w:r>
      </w:del>
    </w:p>
    <w:p w:rsidR="00F42301" w:rsidRDefault="00F42301" w:rsidP="00776B83">
      <w:pPr>
        <w:widowControl w:val="0"/>
        <w:autoSpaceDE w:val="0"/>
        <w:autoSpaceDN w:val="0"/>
        <w:adjustRightInd w:val="0"/>
        <w:spacing w:after="0"/>
        <w:ind w:left="547" w:firstLine="0"/>
        <w:jc w:val="both"/>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53" w:author=" " w:date="2011-04-06T12:30:00Z">
        <w:r w:rsidDel="00690FB0">
          <w:rPr>
            <w:rFonts w:ascii="Times New Roman" w:hAnsi="Times New Roman"/>
            <w:b/>
            <w:bCs/>
            <w:color w:val="191919"/>
            <w:sz w:val="20"/>
            <w:szCs w:val="20"/>
          </w:rPr>
          <w:delText>3-0</w:delText>
        </w:r>
      </w:del>
      <w:ins w:id="454" w:author=" " w:date="2011-04-06T12:31:00Z">
        <w:r>
          <w:rPr>
            <w:rFonts w:ascii="Times New Roman" w:hAnsi="Times New Roman"/>
            <w:b/>
            <w:bCs/>
            <w:color w:val="191919"/>
            <w:sz w:val="20"/>
            <w:szCs w:val="20"/>
          </w:rPr>
          <w:t xml:space="preserve"> </w:t>
        </w:r>
      </w:ins>
      <w:ins w:id="455" w:author=" " w:date="2011-04-06T12:30:00Z">
        <w:r>
          <w:rPr>
            <w:rFonts w:ascii="Times New Roman" w:hAnsi="Times New Roman"/>
            <w:b/>
            <w:bCs/>
            <w:color w:val="191919"/>
            <w:sz w:val="20"/>
            <w:szCs w:val="20"/>
          </w:rPr>
          <w:t>2-1</w:t>
        </w:r>
      </w:ins>
      <w:r>
        <w:rPr>
          <w:rFonts w:ascii="Times New Roman" w:hAnsi="Times New Roman"/>
          <w:b/>
          <w:bCs/>
          <w:color w:val="191919"/>
          <w:sz w:val="20"/>
          <w:szCs w:val="20"/>
        </w:rPr>
        <w:t>)</w:t>
      </w:r>
    </w:p>
    <w:p w:rsidR="00F42301" w:rsidRDefault="00F42301" w:rsidP="00776B83">
      <w:pPr>
        <w:widowControl w:val="0"/>
        <w:autoSpaceDE w:val="0"/>
        <w:autoSpaceDN w:val="0"/>
        <w:adjustRightInd w:val="0"/>
        <w:spacing w:before="13" w:after="0" w:line="250" w:lineRule="auto"/>
        <w:ind w:left="540" w:firstLine="0"/>
        <w:jc w:val="both"/>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776B83" w:rsidRDefault="00F42301" w:rsidP="00776B83">
      <w:pPr>
        <w:widowControl w:val="0"/>
        <w:autoSpaceDE w:val="0"/>
        <w:autoSpaceDN w:val="0"/>
        <w:adjustRightInd w:val="0"/>
        <w:spacing w:after="0" w:line="250" w:lineRule="auto"/>
        <w:ind w:left="540" w:firstLine="0"/>
        <w:jc w:val="both"/>
        <w:rPr>
          <w:rFonts w:ascii="Times New Roman" w:hAnsi="Times New Roman"/>
          <w:b/>
          <w:bCs/>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w:t>
      </w:r>
      <w:r w:rsidR="00776B83">
        <w:rPr>
          <w:rFonts w:ascii="Times New Roman" w:hAnsi="Times New Roman"/>
          <w:b/>
          <w:bCs/>
          <w:color w:val="191919"/>
          <w:sz w:val="20"/>
          <w:szCs w:val="20"/>
        </w:rPr>
        <w:t>....</w:t>
      </w:r>
      <w:r>
        <w:rPr>
          <w:rFonts w:ascii="Times New Roman" w:hAnsi="Times New Roman"/>
          <w:b/>
          <w:bCs/>
          <w:color w:val="191919"/>
          <w:sz w:val="20"/>
          <w:szCs w:val="20"/>
        </w:rPr>
        <w:t>...........3(</w:t>
      </w:r>
      <w:del w:id="456" w:author=" " w:date="2011-04-06T12:31:00Z">
        <w:r w:rsidDel="00690FB0">
          <w:rPr>
            <w:rFonts w:ascii="Times New Roman" w:hAnsi="Times New Roman"/>
            <w:b/>
            <w:bCs/>
            <w:color w:val="191919"/>
            <w:sz w:val="20"/>
            <w:szCs w:val="20"/>
          </w:rPr>
          <w:delText>3-0</w:delText>
        </w:r>
      </w:del>
      <w:ins w:id="457" w:author=" " w:date="2011-04-06T12:31: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F42301" w:rsidRDefault="00F42301" w:rsidP="00776B83">
      <w:pPr>
        <w:widowControl w:val="0"/>
        <w:autoSpaceDE w:val="0"/>
        <w:autoSpaceDN w:val="0"/>
        <w:adjustRightInd w:val="0"/>
        <w:spacing w:after="0" w:line="250" w:lineRule="auto"/>
        <w:ind w:left="540" w:firstLine="0"/>
        <w:jc w:val="both"/>
        <w:rPr>
          <w:ins w:id="458" w:author=" " w:date="2011-04-06T12:31:00Z"/>
          <w:rFonts w:ascii="Times New Roman" w:hAnsi="Times New Roman"/>
          <w:color w:val="191919"/>
          <w:sz w:val="20"/>
          <w:szCs w:val="20"/>
        </w:rPr>
      </w:pP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w:t>
      </w:r>
      <w:r w:rsidR="00776B83">
        <w:rPr>
          <w:rFonts w:ascii="Times New Roman" w:hAnsi="Times New Roman"/>
          <w:color w:val="191919"/>
          <w:sz w:val="20"/>
          <w:szCs w:val="20"/>
        </w:rPr>
        <w:t>se considers problems and tech</w:t>
      </w:r>
      <w:r>
        <w:rPr>
          <w:rFonts w:ascii="Times New Roman" w:hAnsi="Times New Roman"/>
          <w:color w:val="191919"/>
          <w:sz w:val="20"/>
          <w:szCs w:val="20"/>
        </w:rPr>
        <w:t>niques of improving the results of school instruction.</w:t>
      </w:r>
    </w:p>
    <w:p w:rsidR="00F42301" w:rsidRDefault="00F42301" w:rsidP="00776B83">
      <w:pPr>
        <w:widowControl w:val="0"/>
        <w:autoSpaceDE w:val="0"/>
        <w:autoSpaceDN w:val="0"/>
        <w:adjustRightInd w:val="0"/>
        <w:spacing w:after="0" w:line="250" w:lineRule="auto"/>
        <w:ind w:left="540" w:firstLine="0"/>
        <w:jc w:val="both"/>
        <w:rPr>
          <w:ins w:id="459" w:author=" " w:date="2011-04-06T13:08:00Z"/>
          <w:rFonts w:ascii="Times New Roman" w:hAnsi="Times New Roman"/>
          <w:b/>
          <w:bCs/>
          <w:color w:val="191919"/>
          <w:sz w:val="20"/>
          <w:szCs w:val="20"/>
        </w:rPr>
      </w:pPr>
      <w:ins w:id="460" w:author=" " w:date="2011-04-06T12:31:00Z">
        <w:r>
          <w:rPr>
            <w:rFonts w:ascii="Times New Roman" w:hAnsi="Times New Roman"/>
            <w:b/>
            <w:bCs/>
            <w:color w:val="191919"/>
            <w:sz w:val="20"/>
            <w:szCs w:val="20"/>
          </w:rPr>
          <w:t xml:space="preserve">EDAS 6719 </w:t>
        </w:r>
      </w:ins>
      <w:ins w:id="461" w:author=" " w:date="2011-04-06T12:32:00Z">
        <w:r>
          <w:rPr>
            <w:rFonts w:ascii="Times New Roman" w:hAnsi="Times New Roman"/>
            <w:b/>
            <w:bCs/>
            <w:color w:val="191919"/>
            <w:sz w:val="20"/>
            <w:szCs w:val="20"/>
          </w:rPr>
          <w:t>–</w:t>
        </w:r>
      </w:ins>
      <w:ins w:id="462" w:author=" " w:date="2011-04-06T12:31:00Z">
        <w:r>
          <w:rPr>
            <w:rFonts w:ascii="Times New Roman" w:hAnsi="Times New Roman"/>
            <w:b/>
            <w:bCs/>
            <w:color w:val="191919"/>
            <w:sz w:val="20"/>
            <w:szCs w:val="20"/>
          </w:rPr>
          <w:t xml:space="preserve">Residency </w:t>
        </w:r>
      </w:ins>
      <w:ins w:id="463" w:author=" " w:date="2011-04-06T12:32:00Z">
        <w:r>
          <w:rPr>
            <w:rFonts w:ascii="Times New Roman" w:hAnsi="Times New Roman"/>
            <w:b/>
            <w:bCs/>
            <w:color w:val="191919"/>
            <w:sz w:val="20"/>
            <w:szCs w:val="20"/>
          </w:rPr>
          <w:t xml:space="preserve">I for </w:t>
        </w:r>
      </w:ins>
      <w:ins w:id="464" w:author=" " w:date="2011-04-06T12:35:00Z">
        <w:r>
          <w:rPr>
            <w:rFonts w:ascii="Times New Roman" w:hAnsi="Times New Roman"/>
            <w:b/>
            <w:bCs/>
            <w:color w:val="191919"/>
            <w:sz w:val="20"/>
            <w:szCs w:val="20"/>
          </w:rPr>
          <w:t>B</w:t>
        </w:r>
      </w:ins>
      <w:ins w:id="465" w:author=" " w:date="2011-04-06T12:32:00Z">
        <w:r>
          <w:rPr>
            <w:rFonts w:ascii="Times New Roman" w:hAnsi="Times New Roman"/>
            <w:b/>
            <w:bCs/>
            <w:color w:val="191919"/>
            <w:sz w:val="20"/>
            <w:szCs w:val="20"/>
          </w:rPr>
          <w:t>uilding-level Administrators…………………………</w:t>
        </w:r>
      </w:ins>
      <w:r w:rsidR="00776B83">
        <w:rPr>
          <w:rFonts w:ascii="Times New Roman" w:hAnsi="Times New Roman"/>
          <w:b/>
          <w:bCs/>
          <w:color w:val="191919"/>
          <w:sz w:val="20"/>
          <w:szCs w:val="20"/>
        </w:rPr>
        <w:t>……..</w:t>
      </w:r>
      <w:ins w:id="466" w:author=" " w:date="2011-04-06T12:32:00Z">
        <w:r>
          <w:rPr>
            <w:rFonts w:ascii="Times New Roman" w:hAnsi="Times New Roman"/>
            <w:b/>
            <w:bCs/>
            <w:color w:val="191919"/>
            <w:sz w:val="20"/>
            <w:szCs w:val="20"/>
          </w:rPr>
          <w:t>...6(0-6)</w:t>
        </w:r>
      </w:ins>
    </w:p>
    <w:p w:rsidR="00776B83" w:rsidRDefault="00284C41" w:rsidP="00776B83">
      <w:pPr>
        <w:ind w:left="540" w:firstLine="0"/>
        <w:jc w:val="both"/>
        <w:rPr>
          <w:rFonts w:ascii="Times New Roman" w:hAnsi="Times New Roman"/>
          <w:sz w:val="20"/>
          <w:szCs w:val="20"/>
        </w:rPr>
      </w:pPr>
      <w:ins w:id="467" w:author=" " w:date="2011-04-06T13:10:00Z">
        <w:r w:rsidRPr="00284C41">
          <w:rPr>
            <w:rFonts w:ascii="Times New Roman" w:hAnsi="Times New Roman"/>
            <w:sz w:val="20"/>
            <w:szCs w:val="20"/>
            <w:rPrChange w:id="468" w:author=" " w:date="2011-04-06T13:10:00Z">
              <w:rPr/>
            </w:rPrChange>
          </w:rPr>
          <w:t>Candidates acquire building level administrative experience under a Beginning Leader Candidate Support Team (BLCST or LCST) including a practicing supervisor/ administrator and ASU personnel. This course is part of a Performance-Based Educational Specialist program.  One hundred percent of the activities/assessments for this course are performance-based.</w:t>
        </w:r>
      </w:ins>
    </w:p>
    <w:p w:rsidR="00776B83" w:rsidRDefault="00776B83" w:rsidP="00776B83">
      <w:pPr>
        <w:ind w:left="540" w:firstLine="0"/>
        <w:jc w:val="both"/>
        <w:rPr>
          <w:rFonts w:ascii="Times New Roman" w:hAnsi="Times New Roman"/>
          <w:sz w:val="20"/>
          <w:szCs w:val="20"/>
        </w:rPr>
        <w:sectPr w:rsidR="00776B83" w:rsidSect="00776B83">
          <w:pgSz w:w="12240" w:h="15840"/>
          <w:pgMar w:top="260" w:right="1170" w:bottom="280" w:left="1240" w:header="0" w:footer="955" w:gutter="0"/>
          <w:cols w:space="720"/>
          <w:noEndnote/>
        </w:sectPr>
      </w:pPr>
    </w:p>
    <w:tbl>
      <w:tblPr>
        <w:tblW w:w="10218" w:type="dxa"/>
        <w:tblInd w:w="119" w:type="dxa"/>
        <w:tblLayout w:type="fixed"/>
        <w:tblCellMar>
          <w:left w:w="0" w:type="dxa"/>
          <w:right w:w="0" w:type="dxa"/>
        </w:tblCellMar>
        <w:tblLook w:val="0000"/>
      </w:tblPr>
      <w:tblGrid>
        <w:gridCol w:w="4876"/>
        <w:gridCol w:w="4275"/>
        <w:gridCol w:w="1067"/>
      </w:tblGrid>
      <w:tr w:rsidR="00776B83" w:rsidRPr="00FA7AC7" w:rsidTr="00DD3825">
        <w:trPr>
          <w:trHeight w:hRule="exact" w:val="235"/>
        </w:trPr>
        <w:tc>
          <w:tcPr>
            <w:tcW w:w="4876" w:type="dxa"/>
            <w:tcBorders>
              <w:top w:val="nil"/>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before="8" w:after="0" w:line="150" w:lineRule="exact"/>
              <w:rPr>
                <w:rFonts w:ascii="Times New Roman" w:hAnsi="Times New Roman"/>
                <w:sz w:val="15"/>
                <w:szCs w:val="15"/>
              </w:rPr>
            </w:pPr>
          </w:p>
          <w:p w:rsidR="00776B83" w:rsidRPr="00FA7AC7" w:rsidRDefault="00776B83" w:rsidP="00DD3825">
            <w:pPr>
              <w:widowControl w:val="0"/>
              <w:autoSpaceDE w:val="0"/>
              <w:autoSpaceDN w:val="0"/>
              <w:adjustRightInd w:val="0"/>
              <w:spacing w:after="0"/>
              <w:ind w:left="495" w:firstLine="35"/>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PECIALIST</w:t>
            </w:r>
          </w:p>
        </w:tc>
        <w:tc>
          <w:tcPr>
            <w:tcW w:w="1067" w:type="dxa"/>
            <w:tcBorders>
              <w:top w:val="nil"/>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r w:rsidR="00776B83" w:rsidRPr="00FA7AC7" w:rsidTr="00DD3825">
        <w:trPr>
          <w:trHeight w:hRule="exact" w:val="219"/>
        </w:trPr>
        <w:tc>
          <w:tcPr>
            <w:tcW w:w="4876" w:type="dxa"/>
            <w:tcBorders>
              <w:top w:val="single" w:sz="4" w:space="0" w:color="191919"/>
              <w:left w:val="nil"/>
              <w:bottom w:val="nil"/>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776B83" w:rsidRPr="00FA7AC7" w:rsidRDefault="00776B83" w:rsidP="00DF717A">
            <w:pPr>
              <w:widowControl w:val="0"/>
              <w:autoSpaceDE w:val="0"/>
              <w:autoSpaceDN w:val="0"/>
              <w:adjustRightInd w:val="0"/>
              <w:spacing w:after="0"/>
              <w:rPr>
                <w:rFonts w:ascii="Times New Roman" w:hAnsi="Times New Roman"/>
                <w:sz w:val="24"/>
                <w:szCs w:val="24"/>
              </w:rPr>
            </w:pPr>
          </w:p>
        </w:tc>
      </w:tr>
    </w:tbl>
    <w:p w:rsidR="00284C41" w:rsidRPr="00284C41" w:rsidRDefault="00284C41" w:rsidP="00284C41">
      <w:pPr>
        <w:ind w:left="1239" w:firstLine="201"/>
        <w:rPr>
          <w:ins w:id="469" w:author=" " w:date="2011-04-06T13:10:00Z"/>
          <w:rFonts w:ascii="Times New Roman" w:hAnsi="Times New Roman"/>
          <w:sz w:val="20"/>
          <w:szCs w:val="20"/>
          <w:rPrChange w:id="470" w:author=" " w:date="2011-04-06T13:10:00Z">
            <w:rPr>
              <w:ins w:id="471" w:author=" " w:date="2011-04-06T13:10:00Z"/>
            </w:rPr>
          </w:rPrChange>
        </w:rPr>
        <w:pPrChange w:id="472" w:author=" " w:date="2011-04-06T13:10:00Z">
          <w:pPr/>
        </w:pPrChange>
      </w:pPr>
    </w:p>
    <w:p w:rsidR="00284C41" w:rsidRDefault="00284C41" w:rsidP="00284C41">
      <w:pPr>
        <w:spacing w:line="276" w:lineRule="auto"/>
        <w:ind w:right="290" w:firstLine="0"/>
        <w:jc w:val="both"/>
        <w:rPr>
          <w:ins w:id="473" w:author=" " w:date="2011-04-06T12:34:00Z"/>
          <w:rFonts w:ascii="Times New Roman" w:hAnsi="Times New Roman"/>
          <w:b/>
          <w:bCs/>
          <w:color w:val="191919"/>
          <w:sz w:val="20"/>
          <w:szCs w:val="20"/>
        </w:rPr>
        <w:pPrChange w:id="474" w:author=" " w:date="2011-04-06T13:11:00Z">
          <w:pPr>
            <w:widowControl w:val="0"/>
            <w:autoSpaceDE w:val="0"/>
            <w:autoSpaceDN w:val="0"/>
            <w:adjustRightInd w:val="0"/>
            <w:spacing w:after="0" w:line="250" w:lineRule="auto"/>
            <w:ind w:left="1239" w:right="1978" w:hanging="360"/>
          </w:pPr>
        </w:pPrChange>
      </w:pPr>
      <w:r>
        <w:rPr>
          <w:rFonts w:ascii="Times New Roman" w:hAnsi="Times New Roman"/>
          <w:b/>
          <w:bCs/>
          <w:noProof/>
          <w:color w:val="191919"/>
          <w:sz w:val="20"/>
          <w:szCs w:val="20"/>
        </w:rPr>
        <w:pict>
          <v:shape id="_x0000_s7711" type="#_x0000_t202" style="position:absolute;left:0;text-align:left;margin-left:520.2pt;margin-top:140.2pt;width:1in;height:495.8pt;z-index:-251330048;mso-position-horizontal-relative:page;mso-position-vertical-relative:page" o:allowincell="f" filled="f" stroked="f">
            <v:textbox style="layout-flow:vertical;mso-next-textbox:#_x0000_s7711" inset="0,0,0,0">
              <w:txbxContent>
                <w:p w:rsidR="00E410E0" w:rsidRDefault="00E410E0" w:rsidP="00640B1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640B1C">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ins w:id="475" w:author=" " w:date="2011-04-06T13:10:00Z">
        <w:r w:rsidRPr="00284C41">
          <w:rPr>
            <w:rFonts w:ascii="Times New Roman" w:hAnsi="Times New Roman"/>
            <w:sz w:val="20"/>
            <w:szCs w:val="20"/>
            <w:rPrChange w:id="476" w:author=" " w:date="2011-04-06T13:10:00Z">
              <w:rPr/>
            </w:rPrChange>
          </w:rPr>
          <w:t>EDAS 6719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Leader Keys), assess needs, and complete performance-based experiences in an authentic building level setting.  The Leader Keys is a performance appraisal process based on Georgia’s Leadership Performance Standards and has been adopted by the BOR and the PSC.  These experiences will lead to Residency II (EDAS 6769).</w:t>
        </w:r>
      </w:ins>
    </w:p>
    <w:p w:rsidR="00F42301" w:rsidRDefault="00F42301" w:rsidP="00776B83">
      <w:pPr>
        <w:widowControl w:val="0"/>
        <w:autoSpaceDE w:val="0"/>
        <w:autoSpaceDN w:val="0"/>
        <w:adjustRightInd w:val="0"/>
        <w:spacing w:after="0" w:line="250" w:lineRule="auto"/>
        <w:ind w:right="290" w:firstLine="0"/>
        <w:jc w:val="both"/>
        <w:rPr>
          <w:ins w:id="477" w:author=" " w:date="2011-04-06T12:56:00Z"/>
          <w:rFonts w:ascii="Times New Roman" w:hAnsi="Times New Roman"/>
          <w:b/>
          <w:bCs/>
          <w:color w:val="191919"/>
          <w:sz w:val="20"/>
          <w:szCs w:val="20"/>
        </w:rPr>
      </w:pPr>
      <w:ins w:id="478" w:author=" " w:date="2011-04-06T12:35:00Z">
        <w:r>
          <w:rPr>
            <w:rFonts w:ascii="Times New Roman" w:hAnsi="Times New Roman"/>
            <w:b/>
            <w:bCs/>
            <w:color w:val="191919"/>
            <w:sz w:val="20"/>
            <w:szCs w:val="20"/>
          </w:rPr>
          <w:t>EDAS 6769 –Residency II for Building-level Administrators--------------------------------6(0-6)</w:t>
        </w:r>
      </w:ins>
    </w:p>
    <w:p w:rsidR="00284C41" w:rsidRPr="00284C41" w:rsidRDefault="00284C41" w:rsidP="00284C41">
      <w:pPr>
        <w:ind w:right="290" w:firstLine="0"/>
        <w:jc w:val="both"/>
        <w:rPr>
          <w:ins w:id="479" w:author=" " w:date="2011-04-06T12:57:00Z"/>
          <w:rFonts w:ascii="Times New Roman" w:hAnsi="Times New Roman"/>
          <w:sz w:val="20"/>
          <w:szCs w:val="20"/>
          <w:rPrChange w:id="480" w:author=" " w:date="2011-04-06T12:57:00Z">
            <w:rPr>
              <w:ins w:id="481" w:author=" " w:date="2011-04-06T12:57:00Z"/>
            </w:rPr>
          </w:rPrChange>
        </w:rPr>
        <w:pPrChange w:id="482" w:author=" " w:date="2011-04-06T12:58:00Z">
          <w:pPr/>
        </w:pPrChange>
      </w:pPr>
      <w:ins w:id="483" w:author=" " w:date="2011-04-06T12:57:00Z">
        <w:r w:rsidRPr="00284C41">
          <w:rPr>
            <w:rFonts w:ascii="Times New Roman" w:hAnsi="Times New Roman"/>
            <w:sz w:val="20"/>
            <w:szCs w:val="20"/>
            <w:rPrChange w:id="484" w:author=" " w:date="2011-04-06T12:57:00Z">
              <w:rPr/>
            </w:rPrChange>
          </w:rPr>
          <w:t>Residency II is a continuation of Residency I.  Candidates acquire building level administrative experience under a BLCST. This course is part of a Performance-Based Educational Specialist program. One hundred percent of the activities/assessments for this course are performance based.</w:t>
        </w:r>
      </w:ins>
    </w:p>
    <w:p w:rsidR="00284C41" w:rsidRDefault="00284C41" w:rsidP="00284C41">
      <w:pPr>
        <w:spacing w:line="276" w:lineRule="auto"/>
        <w:ind w:right="290" w:firstLine="0"/>
        <w:jc w:val="both"/>
        <w:rPr>
          <w:ins w:id="485" w:author=" " w:date="2011-04-06T12:35:00Z"/>
          <w:rFonts w:ascii="Times New Roman" w:hAnsi="Times New Roman"/>
          <w:b/>
          <w:bCs/>
          <w:color w:val="191919"/>
          <w:sz w:val="20"/>
          <w:szCs w:val="20"/>
        </w:rPr>
        <w:pPrChange w:id="486" w:author=" " w:date="2011-04-06T13:11:00Z">
          <w:pPr>
            <w:widowControl w:val="0"/>
            <w:autoSpaceDE w:val="0"/>
            <w:autoSpaceDN w:val="0"/>
            <w:adjustRightInd w:val="0"/>
            <w:spacing w:after="0" w:line="250" w:lineRule="auto"/>
            <w:ind w:left="1239" w:right="1978" w:hanging="360"/>
          </w:pPr>
        </w:pPrChange>
      </w:pPr>
      <w:ins w:id="487" w:author=" " w:date="2011-04-06T12:57:00Z">
        <w:r w:rsidRPr="00284C41">
          <w:rPr>
            <w:rFonts w:ascii="Times New Roman" w:hAnsi="Times New Roman"/>
            <w:sz w:val="20"/>
            <w:szCs w:val="20"/>
            <w:rPrChange w:id="488" w:author=" " w:date="2011-04-06T12:57:00Z">
              <w:rPr/>
            </w:rPrChange>
          </w:rPr>
          <w:t xml:space="preserve">EDAS 6769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GaDOE Leader Keys, assess needs and complete performance-based experiences in an authentic building level setting. </w:t>
        </w:r>
      </w:ins>
    </w:p>
    <w:p w:rsidR="00F42301" w:rsidRDefault="00F42301" w:rsidP="00776B83">
      <w:pPr>
        <w:widowControl w:val="0"/>
        <w:autoSpaceDE w:val="0"/>
        <w:autoSpaceDN w:val="0"/>
        <w:adjustRightInd w:val="0"/>
        <w:spacing w:after="0" w:line="250" w:lineRule="auto"/>
        <w:ind w:right="290" w:firstLine="0"/>
        <w:jc w:val="both"/>
        <w:rPr>
          <w:ins w:id="489" w:author=" " w:date="2011-04-06T13:00:00Z"/>
          <w:rFonts w:ascii="Times New Roman" w:hAnsi="Times New Roman"/>
          <w:b/>
          <w:bCs/>
          <w:color w:val="191919"/>
          <w:sz w:val="20"/>
          <w:szCs w:val="20"/>
        </w:rPr>
      </w:pPr>
      <w:ins w:id="490" w:author=" " w:date="2011-04-06T12:35:00Z">
        <w:r>
          <w:rPr>
            <w:rFonts w:ascii="Times New Roman" w:hAnsi="Times New Roman"/>
            <w:b/>
            <w:bCs/>
            <w:color w:val="191919"/>
            <w:sz w:val="20"/>
            <w:szCs w:val="20"/>
          </w:rPr>
          <w:t xml:space="preserve">EDAS 6708 </w:t>
        </w:r>
      </w:ins>
      <w:ins w:id="491" w:author=" " w:date="2011-04-06T12:36:00Z">
        <w:r>
          <w:rPr>
            <w:rFonts w:ascii="Times New Roman" w:hAnsi="Times New Roman"/>
            <w:b/>
            <w:bCs/>
            <w:color w:val="191919"/>
            <w:sz w:val="20"/>
            <w:szCs w:val="20"/>
          </w:rPr>
          <w:t>–</w:t>
        </w:r>
      </w:ins>
      <w:ins w:id="492" w:author=" " w:date="2011-04-06T12:35:00Z">
        <w:r>
          <w:rPr>
            <w:rFonts w:ascii="Times New Roman" w:hAnsi="Times New Roman"/>
            <w:b/>
            <w:bCs/>
            <w:color w:val="191919"/>
            <w:sz w:val="20"/>
            <w:szCs w:val="20"/>
          </w:rPr>
          <w:t xml:space="preserve"> Residency </w:t>
        </w:r>
      </w:ins>
      <w:ins w:id="493" w:author=" " w:date="2011-04-06T12:36:00Z">
        <w:r>
          <w:rPr>
            <w:rFonts w:ascii="Times New Roman" w:hAnsi="Times New Roman"/>
            <w:b/>
            <w:bCs/>
            <w:color w:val="191919"/>
            <w:sz w:val="20"/>
            <w:szCs w:val="20"/>
          </w:rPr>
          <w:t>I for district-level Admiistrators…………………………</w:t>
        </w:r>
      </w:ins>
      <w:r w:rsidR="00776B83">
        <w:rPr>
          <w:rFonts w:ascii="Times New Roman" w:hAnsi="Times New Roman"/>
          <w:b/>
          <w:bCs/>
          <w:color w:val="191919"/>
          <w:sz w:val="20"/>
          <w:szCs w:val="20"/>
        </w:rPr>
        <w:t>.</w:t>
      </w:r>
      <w:ins w:id="494" w:author=" " w:date="2011-04-06T12:36:00Z">
        <w:r>
          <w:rPr>
            <w:rFonts w:ascii="Times New Roman" w:hAnsi="Times New Roman"/>
            <w:b/>
            <w:bCs/>
            <w:color w:val="191919"/>
            <w:sz w:val="20"/>
            <w:szCs w:val="20"/>
          </w:rPr>
          <w:t>……6(0-6)</w:t>
        </w:r>
      </w:ins>
    </w:p>
    <w:p w:rsidR="00F42301" w:rsidRDefault="00F42301" w:rsidP="00776B83">
      <w:pPr>
        <w:widowControl w:val="0"/>
        <w:autoSpaceDE w:val="0"/>
        <w:autoSpaceDN w:val="0"/>
        <w:adjustRightInd w:val="0"/>
        <w:spacing w:after="0" w:line="250" w:lineRule="auto"/>
        <w:ind w:right="290" w:hanging="360"/>
        <w:jc w:val="both"/>
        <w:rPr>
          <w:ins w:id="495" w:author=" " w:date="2011-04-06T12:36:00Z"/>
          <w:rFonts w:ascii="Times New Roman" w:hAnsi="Times New Roman"/>
          <w:b/>
          <w:bCs/>
          <w:color w:val="191919"/>
          <w:sz w:val="20"/>
          <w:szCs w:val="20"/>
        </w:rPr>
      </w:pPr>
      <w:ins w:id="496" w:author=" " w:date="2011-04-06T13:00:00Z">
        <w:r>
          <w:rPr>
            <w:rFonts w:ascii="Times New Roman" w:hAnsi="Times New Roman"/>
            <w:b/>
            <w:bCs/>
            <w:color w:val="191919"/>
            <w:sz w:val="20"/>
            <w:szCs w:val="20"/>
          </w:rPr>
          <w:tab/>
        </w:r>
      </w:ins>
      <w:ins w:id="497" w:author=" " w:date="2011-04-06T13:01:00Z">
        <w:r w:rsidRPr="002D4E96">
          <w:rPr>
            <w:rFonts w:ascii="Times New Roman" w:hAnsi="Times New Roman"/>
            <w:bCs/>
            <w:sz w:val="20"/>
            <w:szCs w:val="20"/>
          </w:rPr>
          <w:t>Candidates acquire district level administrative experience under a practicing supervisor / administrator This course is part of a Performance-Based Educational Specialist program. One hundred percent of the activities/assessments for this Course are performance-based. This course is designed for Ed.S. candidates to maximize opportunities and practices and to refine their skills in district level administration. The experiences of this course include the beginning of an Administrative Preparation Portfolio for the candidate to document and record progress toward meeting Professional Standards Commission (PSC) Standards and Board of Regents (BOR) Performance Strands for Specialists’ Level preparation, assess needs and complete performance-based experiences in an authentic district level setting. These experiences will lead to Residency11 EDAS 6768</w:t>
        </w:r>
      </w:ins>
    </w:p>
    <w:p w:rsidR="00F42301" w:rsidRDefault="00F42301" w:rsidP="00776B83">
      <w:pPr>
        <w:widowControl w:val="0"/>
        <w:autoSpaceDE w:val="0"/>
        <w:autoSpaceDN w:val="0"/>
        <w:adjustRightInd w:val="0"/>
        <w:spacing w:after="0" w:line="250" w:lineRule="auto"/>
        <w:ind w:right="290" w:firstLine="0"/>
        <w:jc w:val="both"/>
        <w:rPr>
          <w:ins w:id="498" w:author=" " w:date="2011-04-06T13:06:00Z"/>
          <w:rFonts w:ascii="Times New Roman" w:hAnsi="Times New Roman"/>
          <w:b/>
          <w:bCs/>
          <w:color w:val="191919"/>
          <w:sz w:val="20"/>
          <w:szCs w:val="20"/>
        </w:rPr>
      </w:pPr>
      <w:ins w:id="499" w:author=" " w:date="2011-04-06T12:37:00Z">
        <w:r>
          <w:rPr>
            <w:rFonts w:ascii="Times New Roman" w:hAnsi="Times New Roman"/>
            <w:b/>
            <w:bCs/>
            <w:color w:val="191919"/>
            <w:sz w:val="20"/>
            <w:szCs w:val="20"/>
          </w:rPr>
          <w:t>EDAS 6770 – Residency II for District-level Administrators………………………</w:t>
        </w:r>
      </w:ins>
      <w:r w:rsidR="00776B83">
        <w:rPr>
          <w:rFonts w:ascii="Times New Roman" w:hAnsi="Times New Roman"/>
          <w:b/>
          <w:bCs/>
          <w:color w:val="191919"/>
          <w:sz w:val="20"/>
          <w:szCs w:val="20"/>
        </w:rPr>
        <w:t>…….</w:t>
      </w:r>
      <w:ins w:id="500" w:author=" " w:date="2011-04-06T12:37:00Z">
        <w:r>
          <w:rPr>
            <w:rFonts w:ascii="Times New Roman" w:hAnsi="Times New Roman"/>
            <w:b/>
            <w:bCs/>
            <w:color w:val="191919"/>
            <w:sz w:val="20"/>
            <w:szCs w:val="20"/>
          </w:rPr>
          <w:t>……6(0-6)</w:t>
        </w:r>
      </w:ins>
    </w:p>
    <w:p w:rsidR="009950B4" w:rsidRDefault="00F42301" w:rsidP="00776B83">
      <w:pPr>
        <w:widowControl w:val="0"/>
        <w:autoSpaceDE w:val="0"/>
        <w:autoSpaceDN w:val="0"/>
        <w:adjustRightInd w:val="0"/>
        <w:spacing w:after="0" w:line="250" w:lineRule="auto"/>
        <w:ind w:right="290" w:hanging="360"/>
        <w:jc w:val="both"/>
        <w:rPr>
          <w:rFonts w:ascii="Times New Roman" w:hAnsi="Times New Roman"/>
          <w:sz w:val="20"/>
          <w:szCs w:val="20"/>
        </w:rPr>
        <w:sectPr w:rsidR="009950B4" w:rsidSect="00776B83">
          <w:pgSz w:w="12240" w:h="15840"/>
          <w:pgMar w:top="260" w:right="1440" w:bottom="280" w:left="1240" w:header="0" w:footer="955" w:gutter="0"/>
          <w:cols w:space="720"/>
          <w:noEndnote/>
        </w:sectPr>
      </w:pPr>
      <w:ins w:id="501" w:author=" " w:date="2011-04-06T13:06:00Z">
        <w:r>
          <w:rPr>
            <w:rFonts w:ascii="Times New Roman" w:hAnsi="Times New Roman"/>
            <w:b/>
            <w:bCs/>
            <w:color w:val="191919"/>
            <w:sz w:val="20"/>
            <w:szCs w:val="20"/>
          </w:rPr>
          <w:tab/>
        </w:r>
        <w:r w:rsidR="00284C41" w:rsidRPr="00284C41">
          <w:rPr>
            <w:rFonts w:ascii="Times New Roman" w:hAnsi="Times New Roman"/>
            <w:sz w:val="20"/>
            <w:szCs w:val="20"/>
            <w:rPrChange w:id="502" w:author=" " w:date="2011-04-06T13:07:00Z">
              <w:rPr/>
            </w:rPrChange>
          </w:rPr>
          <w:t xml:space="preserve">Residency II is a continuation of Residency I.  Candidates acquire district level administrative experience under a BLCST. This course is part of a Performance-Based  program and is designed to refine skills in district level administration.  The experiences of this course include the </w:t>
        </w:r>
        <w:r w:rsidR="00284C41" w:rsidRPr="00284C41">
          <w:rPr>
            <w:rFonts w:ascii="Times New Roman" w:hAnsi="Times New Roman"/>
            <w:sz w:val="20"/>
            <w:szCs w:val="20"/>
            <w:u w:val="single"/>
            <w:rPrChange w:id="503" w:author=" " w:date="2011-04-06T13:07:00Z">
              <w:rPr>
                <w:u w:val="single"/>
              </w:rPr>
            </w:rPrChange>
          </w:rPr>
          <w:t>continuation</w:t>
        </w:r>
        <w:r w:rsidR="00284C41" w:rsidRPr="00284C41">
          <w:rPr>
            <w:rFonts w:ascii="Times New Roman" w:hAnsi="Times New Roman"/>
            <w:sz w:val="20"/>
            <w:szCs w:val="20"/>
            <w:rPrChange w:id="504" w:author=" " w:date="2011-04-06T13:07:00Z">
              <w:rPr/>
            </w:rPrChange>
          </w:rPr>
          <w:t>* of an Administrative Preparation Portfolio for the candidate to document and record progress toward meeting Professional Standards Commission Standards and Board of Regents (BOR) Performance Strands for Specialists’ Level preparation using the GaDOE Leader Keys.</w:t>
        </w:r>
      </w:ins>
    </w:p>
    <w:tbl>
      <w:tblPr>
        <w:tblW w:w="10260" w:type="dxa"/>
        <w:tblInd w:w="630" w:type="dxa"/>
        <w:tblLayout w:type="fixed"/>
        <w:tblCellMar>
          <w:left w:w="0" w:type="dxa"/>
          <w:right w:w="0" w:type="dxa"/>
        </w:tblCellMar>
        <w:tblLook w:val="0000"/>
      </w:tblPr>
      <w:tblGrid>
        <w:gridCol w:w="1085"/>
        <w:gridCol w:w="4560"/>
        <w:gridCol w:w="4615"/>
      </w:tblGrid>
      <w:tr w:rsidR="00F42301" w:rsidRPr="00FA7AC7" w:rsidTr="00DD382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61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61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00" w:lineRule="exact"/>
        <w:rPr>
          <w:rFonts w:ascii="Times New Roman" w:hAnsi="Times New Roman"/>
          <w:sz w:val="10"/>
          <w:szCs w:val="10"/>
        </w:rPr>
      </w:pPr>
    </w:p>
    <w:p w:rsidR="009950B4" w:rsidRPr="00AB16FB" w:rsidRDefault="009950B4" w:rsidP="00AB16FB">
      <w:pPr>
        <w:pStyle w:val="Heading1"/>
        <w:spacing w:before="0"/>
        <w:ind w:firstLine="1800"/>
        <w:rPr>
          <w:rFonts w:ascii="Impact" w:hAnsi="Impact" w:cs="Impact"/>
          <w:color w:val="808080" w:themeColor="background1" w:themeShade="80"/>
          <w:sz w:val="36"/>
          <w:szCs w:val="36"/>
        </w:rPr>
      </w:pPr>
      <w:bookmarkStart w:id="505" w:name="_Toc294969762"/>
      <w:r w:rsidRPr="00AB16FB">
        <w:rPr>
          <w:rFonts w:ascii="Impact" w:hAnsi="Impact" w:cs="Impact"/>
          <w:color w:val="808080" w:themeColor="background1" w:themeShade="80"/>
          <w:sz w:val="36"/>
          <w:szCs w:val="36"/>
        </w:rPr>
        <w:t>ENGLISH 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w:t>
      </w:r>
      <w:bookmarkEnd w:id="505"/>
    </w:p>
    <w:p w:rsidR="00F42301" w:rsidRDefault="00284C41" w:rsidP="00640B1C">
      <w:pPr>
        <w:widowControl w:val="0"/>
        <w:autoSpaceDE w:val="0"/>
        <w:autoSpaceDN w:val="0"/>
        <w:adjustRightInd w:val="0"/>
        <w:spacing w:before="68" w:after="0" w:line="250" w:lineRule="auto"/>
        <w:ind w:left="1800" w:firstLine="360"/>
        <w:jc w:val="both"/>
        <w:rPr>
          <w:rFonts w:ascii="Times New Roman" w:hAnsi="Times New Roman"/>
          <w:sz w:val="20"/>
          <w:szCs w:val="20"/>
        </w:rPr>
      </w:pPr>
      <w:r w:rsidRPr="00284C41">
        <w:rPr>
          <w:rFonts w:ascii="Times New Roman" w:hAnsi="Times New Roman"/>
          <w:noProof/>
          <w:spacing w:val="-14"/>
          <w:sz w:val="20"/>
          <w:szCs w:val="20"/>
        </w:rPr>
        <w:pict>
          <v:shape id="_x0000_s7712" type="#_x0000_t202" style="position:absolute;left:0;text-align:left;margin-left:22.15pt;margin-top:50.65pt;width:1in;height:532.75pt;z-index:-251329024;mso-position-horizontal-relative:page" o:allowincell="f" filled="f" stroked="f">
            <v:textbox style="layout-flow:vertical;mso-layout-flow-alt:bottom-to-top;mso-next-textbox:#_x0000_s7712" inset="0,0,0,0">
              <w:txbxContent>
                <w:p w:rsidR="00E410E0" w:rsidRDefault="00E410E0" w:rsidP="0014395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9950B4">
        <w:rPr>
          <w:rFonts w:ascii="Times New Roman" w:hAnsi="Times New Roman"/>
          <w:color w:val="000000"/>
          <w:sz w:val="18"/>
          <w:szCs w:val="18"/>
        </w:rPr>
        <w:t>The English Education Program (M.Ed.) is a fifth-year course of study for advanced prepar</w:t>
      </w:r>
      <w:r w:rsidR="009950B4">
        <w:rPr>
          <w:rFonts w:ascii="Times New Roman" w:hAnsi="Times New Roman"/>
          <w:color w:val="000000"/>
          <w:spacing w:val="-1"/>
          <w:sz w:val="18"/>
          <w:szCs w:val="18"/>
        </w:rPr>
        <w:t>a</w:t>
      </w:r>
      <w:r w:rsidR="009950B4">
        <w:rPr>
          <w:rFonts w:ascii="Times New Roman" w:hAnsi="Times New Roman"/>
          <w:color w:val="000000"/>
          <w:sz w:val="20"/>
          <w:szCs w:val="20"/>
        </w:rPr>
        <w:t>tion of secondary teachers of English and for others to study in the field.</w:t>
      </w:r>
      <w:r w:rsidR="009950B4">
        <w:rPr>
          <w:rFonts w:ascii="Times New Roman" w:hAnsi="Times New Roman"/>
          <w:color w:val="000000"/>
          <w:spacing w:val="-4"/>
          <w:sz w:val="20"/>
          <w:szCs w:val="20"/>
        </w:rPr>
        <w:t xml:space="preserve"> </w:t>
      </w:r>
      <w:r w:rsidR="009950B4">
        <w:rPr>
          <w:rFonts w:ascii="Times New Roman" w:hAnsi="Times New Roman"/>
          <w:color w:val="000000"/>
          <w:sz w:val="20"/>
          <w:szCs w:val="20"/>
        </w:rPr>
        <w:t>The program requires a total of</w:t>
      </w:r>
      <w:r w:rsidR="00640B1C">
        <w:rPr>
          <w:rFonts w:ascii="Times New Roman" w:hAnsi="Times New Roman"/>
          <w:color w:val="000000"/>
          <w:sz w:val="20"/>
          <w:szCs w:val="20"/>
        </w:rPr>
        <w:t xml:space="preserve"> </w:t>
      </w:r>
      <w:r w:rsidR="009950B4">
        <w:rPr>
          <w:rFonts w:ascii="Times New Roman" w:hAnsi="Times New Roman"/>
          <w:color w:val="000000"/>
          <w:sz w:val="20"/>
          <w:szCs w:val="20"/>
        </w:rPr>
        <w:t>36 semester hours, with a minimum of 21 hours in required and elective graduate English courses</w:t>
      </w:r>
      <w:r w:rsidR="00640B1C">
        <w:rPr>
          <w:rFonts w:ascii="Times New Roman" w:hAnsi="Times New Roman"/>
          <w:color w:val="000000"/>
          <w:sz w:val="20"/>
          <w:szCs w:val="20"/>
        </w:rPr>
        <w:t xml:space="preserve"> </w:t>
      </w:r>
      <w:r w:rsidR="00F42301">
        <w:rPr>
          <w:rFonts w:ascii="Times New Roman" w:hAnsi="Times New Roman"/>
          <w:sz w:val="20"/>
          <w:szCs w:val="20"/>
        </w:rPr>
        <w:t>and 15 hours in education or related fields. Students must remain in good academic standing in the program and are required to pass a written comprehensive examination near the end of their</w:t>
      </w:r>
      <w:r w:rsidR="00640B1C">
        <w:rPr>
          <w:rFonts w:ascii="Times New Roman" w:hAnsi="Times New Roman"/>
          <w:sz w:val="20"/>
          <w:szCs w:val="20"/>
        </w:rPr>
        <w:t xml:space="preserve"> </w:t>
      </w:r>
      <w:r w:rsidR="00F42301">
        <w:rPr>
          <w:rFonts w:ascii="Times New Roman" w:hAnsi="Times New Roman"/>
          <w:sz w:val="20"/>
          <w:szCs w:val="20"/>
        </w:rPr>
        <w:t>course of stud</w:t>
      </w:r>
      <w:r w:rsidR="00F42301">
        <w:rPr>
          <w:rFonts w:ascii="Times New Roman" w:hAnsi="Times New Roman"/>
          <w:spacing w:val="-13"/>
          <w:sz w:val="20"/>
          <w:szCs w:val="20"/>
        </w:rPr>
        <w:t>y</w:t>
      </w:r>
      <w:r w:rsidR="00F42301">
        <w:rPr>
          <w:rFonts w:ascii="Times New Roman" w:hAnsi="Times New Roman"/>
          <w:sz w:val="20"/>
          <w:szCs w:val="20"/>
        </w:rPr>
        <w:t>.</w:t>
      </w:r>
      <w:r w:rsidR="00F42301">
        <w:rPr>
          <w:rFonts w:ascii="Times New Roman" w:hAnsi="Times New Roman"/>
          <w:spacing w:val="-4"/>
          <w:sz w:val="20"/>
          <w:szCs w:val="20"/>
        </w:rPr>
        <w:t xml:space="preserve"> </w:t>
      </w:r>
      <w:r w:rsidR="00F42301">
        <w:rPr>
          <w:rFonts w:ascii="Times New Roman" w:hAnsi="Times New Roman"/>
          <w:sz w:val="20"/>
          <w:szCs w:val="20"/>
        </w:rPr>
        <w:t>The program provides an opportunity for studen</w:t>
      </w:r>
      <w:r w:rsidR="00640B1C">
        <w:rPr>
          <w:rFonts w:ascii="Times New Roman" w:hAnsi="Times New Roman"/>
          <w:sz w:val="20"/>
          <w:szCs w:val="20"/>
        </w:rPr>
        <w:t>ts to strengthen strategic aca</w:t>
      </w:r>
      <w:r w:rsidR="00F42301">
        <w:rPr>
          <w:rFonts w:ascii="Times New Roman" w:hAnsi="Times New Roman"/>
          <w:sz w:val="20"/>
          <w:szCs w:val="20"/>
        </w:rPr>
        <w:t>demic and pedagogical areas and to relate coursework to classroo</w:t>
      </w:r>
      <w:r w:rsidR="00640B1C">
        <w:rPr>
          <w:rFonts w:ascii="Times New Roman" w:hAnsi="Times New Roman"/>
          <w:sz w:val="20"/>
          <w:szCs w:val="20"/>
        </w:rPr>
        <w:t>m teaching and learning experi</w:t>
      </w:r>
      <w:r w:rsidR="00F42301">
        <w:rPr>
          <w:rFonts w:ascii="Times New Roman" w:hAnsi="Times New Roman"/>
          <w:sz w:val="20"/>
          <w:szCs w:val="20"/>
        </w:rPr>
        <w:t>ences.</w:t>
      </w:r>
    </w:p>
    <w:p w:rsidR="00F42301" w:rsidRDefault="00F42301" w:rsidP="00640B1C">
      <w:pPr>
        <w:widowControl w:val="0"/>
        <w:autoSpaceDE w:val="0"/>
        <w:autoSpaceDN w:val="0"/>
        <w:adjustRightInd w:val="0"/>
        <w:spacing w:before="17" w:after="0" w:line="200" w:lineRule="exact"/>
        <w:ind w:left="1800" w:firstLine="0"/>
        <w:jc w:val="both"/>
        <w:rPr>
          <w:rFonts w:ascii="Times New Roman" w:hAnsi="Times New Roman"/>
          <w:sz w:val="20"/>
          <w:szCs w:val="20"/>
        </w:rPr>
      </w:pPr>
    </w:p>
    <w:p w:rsidR="00F42301" w:rsidRPr="00AB16FB" w:rsidRDefault="00284C41" w:rsidP="00AB16FB">
      <w:pPr>
        <w:pStyle w:val="Heading2"/>
        <w:spacing w:before="0"/>
        <w:ind w:firstLine="180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720" style="position:absolute;left:0;text-align:left;margin-left:265.35pt;margin-top:-126.25pt;width:31.2pt;height:31.05pt;z-index:-251613696;mso-position-horizontal-relative:page" coordorigin="5307,-2525" coordsize="624,621" o:allowincell="f">
            <v:rect id="_x0000_s3721" style="position:absolute;left:5312;top:-2520;width:613;height:610" o:allowincell="f" stroked="f">
              <v:path arrowok="t"/>
            </v:rect>
            <v:rect id="_x0000_s3722" style="position:absolute;left:5313;top:-2520;width:620;height:620;mso-position-horizontal-relative:page" o:allowincell="f" filled="f" stroked="f">
              <v:textbox style="mso-next-textbox:#_x0000_s372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06" w:name="_Toc294969763"/>
      <w:r w:rsidR="00F42301" w:rsidRPr="00AB16FB">
        <w:rPr>
          <w:rFonts w:ascii="Times New Roman" w:hAnsi="Times New Roman"/>
          <w:bCs w:val="0"/>
          <w:color w:val="808080" w:themeColor="background1" w:themeShade="80"/>
          <w:sz w:val="28"/>
          <w:szCs w:val="28"/>
        </w:rPr>
        <w:t>Objectives of the P</w:t>
      </w:r>
      <w:r w:rsidR="00F42301" w:rsidRPr="00AB16FB">
        <w:rPr>
          <w:rFonts w:ascii="Times New Roman" w:hAnsi="Times New Roman"/>
          <w:bCs w:val="0"/>
          <w:color w:val="808080" w:themeColor="background1" w:themeShade="80"/>
          <w:spacing w:val="-5"/>
          <w:sz w:val="28"/>
          <w:szCs w:val="28"/>
        </w:rPr>
        <w:t>r</w:t>
      </w:r>
      <w:r w:rsidR="00F42301" w:rsidRPr="00AB16FB">
        <w:rPr>
          <w:rFonts w:ascii="Times New Roman" w:hAnsi="Times New Roman"/>
          <w:bCs w:val="0"/>
          <w:color w:val="808080" w:themeColor="background1" w:themeShade="80"/>
          <w:sz w:val="28"/>
          <w:szCs w:val="28"/>
        </w:rPr>
        <w:t>ogram</w:t>
      </w:r>
      <w:bookmarkEnd w:id="506"/>
    </w:p>
    <w:p w:rsidR="00F42301" w:rsidRPr="00640B1C" w:rsidRDefault="00F42301" w:rsidP="00FF55DE">
      <w:pPr>
        <w:pStyle w:val="ListParagraph"/>
        <w:widowControl w:val="0"/>
        <w:numPr>
          <w:ilvl w:val="0"/>
          <w:numId w:val="34"/>
        </w:numPr>
        <w:autoSpaceDE w:val="0"/>
        <w:autoSpaceDN w:val="0"/>
        <w:adjustRightInd w:val="0"/>
        <w:spacing w:before="37"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increase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of</w:t>
      </w:r>
      <w:r w:rsidRPr="00640B1C">
        <w:rPr>
          <w:rFonts w:ascii="Times New Roman" w:hAnsi="Times New Roman"/>
          <w:spacing w:val="-11"/>
          <w:sz w:val="20"/>
          <w:szCs w:val="20"/>
        </w:rPr>
        <w:t xml:space="preserve"> </w:t>
      </w:r>
      <w:r w:rsidRPr="00640B1C">
        <w:rPr>
          <w:rFonts w:ascii="Times New Roman" w:hAnsi="Times New Roman"/>
          <w:sz w:val="20"/>
          <w:szCs w:val="20"/>
        </w:rPr>
        <w:t>American and English literature as well as the literatures of other nations, literary genres and literary critic</w:t>
      </w:r>
      <w:r w:rsidR="00640B1C">
        <w:rPr>
          <w:rFonts w:ascii="Times New Roman" w:hAnsi="Times New Roman"/>
          <w:sz w:val="20"/>
          <w:szCs w:val="20"/>
        </w:rPr>
        <w:t>ism, including awareness of mi</w:t>
      </w:r>
      <w:r w:rsidRPr="00640B1C">
        <w:rPr>
          <w:rFonts w:ascii="Times New Roman" w:hAnsi="Times New Roman"/>
          <w:sz w:val="20"/>
          <w:szCs w:val="20"/>
        </w:rPr>
        <w:t>nority and adolescent literature.</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enhance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and understanding of language learning and their relationships to various styles of teaching and learning.</w:t>
      </w:r>
    </w:p>
    <w:p w:rsidR="00F42301" w:rsidRPr="00640B1C" w:rsidRDefault="00F42301" w:rsidP="00FF55DE">
      <w:pPr>
        <w:pStyle w:val="ListParagraph"/>
        <w:widowControl w:val="0"/>
        <w:numPr>
          <w:ilvl w:val="0"/>
          <w:numId w:val="34"/>
        </w:numPr>
        <w:autoSpaceDE w:val="0"/>
        <w:autoSpaceDN w:val="0"/>
        <w:adjustRightInd w:val="0"/>
        <w:spacing w:after="0"/>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competence in teaching communication.</w:t>
      </w:r>
    </w:p>
    <w:p w:rsidR="00F42301" w:rsidRPr="00640B1C" w:rsidRDefault="00F42301" w:rsidP="00FF55DE">
      <w:pPr>
        <w:pStyle w:val="ListParagraph"/>
        <w:widowControl w:val="0"/>
        <w:numPr>
          <w:ilvl w:val="0"/>
          <w:numId w:val="34"/>
        </w:numPr>
        <w:autoSpaceDE w:val="0"/>
        <w:autoSpaceDN w:val="0"/>
        <w:adjustRightInd w:val="0"/>
        <w:spacing w:before="10"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understanding of and competence in developing e</w:t>
      </w:r>
      <w:r w:rsidRPr="00640B1C">
        <w:rPr>
          <w:rFonts w:ascii="Times New Roman" w:hAnsi="Times New Roman"/>
          <w:spacing w:val="-4"/>
          <w:sz w:val="20"/>
          <w:szCs w:val="20"/>
        </w:rPr>
        <w:t>f</w:t>
      </w:r>
      <w:r w:rsidRPr="00640B1C">
        <w:rPr>
          <w:rFonts w:ascii="Times New Roman" w:hAnsi="Times New Roman"/>
          <w:sz w:val="20"/>
          <w:szCs w:val="20"/>
        </w:rPr>
        <w:t>fective curricula for secondary English.</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o</w:t>
      </w:r>
      <w:r w:rsidRPr="00640B1C">
        <w:rPr>
          <w:rFonts w:ascii="Times New Roman" w:hAnsi="Times New Roman"/>
          <w:spacing w:val="-4"/>
          <w:sz w:val="20"/>
          <w:szCs w:val="20"/>
        </w:rPr>
        <w:t>f</w:t>
      </w:r>
      <w:r w:rsidRPr="00640B1C">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F42301" w:rsidRPr="00640B1C" w:rsidRDefault="00F42301" w:rsidP="00FF55DE">
      <w:pPr>
        <w:pStyle w:val="ListParagraph"/>
        <w:widowControl w:val="0"/>
        <w:numPr>
          <w:ilvl w:val="0"/>
          <w:numId w:val="34"/>
        </w:numPr>
        <w:autoSpaceDE w:val="0"/>
        <w:autoSpaceDN w:val="0"/>
        <w:adjustRightInd w:val="0"/>
        <w:spacing w:after="0" w:line="250" w:lineRule="auto"/>
        <w:ind w:left="234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provide an opportunity for the English teacher to increase competence in other fields related to English, i.e., drama, speech and reading.</w:t>
      </w:r>
    </w:p>
    <w:p w:rsidR="00F42301" w:rsidRDefault="00F42301" w:rsidP="00640B1C">
      <w:pPr>
        <w:widowControl w:val="0"/>
        <w:autoSpaceDE w:val="0"/>
        <w:autoSpaceDN w:val="0"/>
        <w:adjustRightInd w:val="0"/>
        <w:spacing w:before="3" w:after="0" w:line="110" w:lineRule="exact"/>
        <w:ind w:left="1800" w:firstLine="0"/>
        <w:jc w:val="both"/>
        <w:rPr>
          <w:rFonts w:ascii="Times New Roman" w:hAnsi="Times New Roman"/>
          <w:sz w:val="11"/>
          <w:szCs w:val="11"/>
        </w:rPr>
      </w:pPr>
    </w:p>
    <w:p w:rsidR="00F42301" w:rsidRPr="00AB16FB" w:rsidRDefault="00F42301" w:rsidP="00AB16FB">
      <w:pPr>
        <w:pStyle w:val="Heading2"/>
        <w:spacing w:before="0"/>
        <w:ind w:firstLine="1800"/>
        <w:rPr>
          <w:rFonts w:ascii="Times New Roman" w:hAnsi="Times New Roman"/>
          <w:color w:val="808080" w:themeColor="background1" w:themeShade="80"/>
          <w:sz w:val="28"/>
          <w:szCs w:val="28"/>
        </w:rPr>
      </w:pPr>
      <w:bookmarkStart w:id="507" w:name="_Toc294969764"/>
      <w:r w:rsidRPr="00AB16FB">
        <w:rPr>
          <w:rFonts w:ascii="Times New Roman" w:hAnsi="Times New Roman"/>
          <w:bCs w:val="0"/>
          <w:color w:val="808080" w:themeColor="background1" w:themeShade="80"/>
          <w:sz w:val="28"/>
          <w:szCs w:val="28"/>
        </w:rPr>
        <w:t>Admission to the 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ogram</w:t>
      </w:r>
      <w:bookmarkEnd w:id="507"/>
    </w:p>
    <w:p w:rsidR="00F42301" w:rsidRDefault="00F42301" w:rsidP="00640B1C">
      <w:pPr>
        <w:widowControl w:val="0"/>
        <w:autoSpaceDE w:val="0"/>
        <w:autoSpaceDN w:val="0"/>
        <w:adjustRightInd w:val="0"/>
        <w:spacing w:before="37" w:after="0" w:line="250" w:lineRule="auto"/>
        <w:ind w:left="1800" w:firstLine="360"/>
        <w:jc w:val="both"/>
        <w:rPr>
          <w:rFonts w:ascii="Times New Roman" w:hAnsi="Times New Roman"/>
          <w:sz w:val="20"/>
          <w:szCs w:val="20"/>
        </w:r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graduate degree in English Education, or the equivalent, from an accredited college, and 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When students lack a su</w:t>
      </w:r>
      <w:r>
        <w:rPr>
          <w:rFonts w:ascii="Times New Roman" w:hAnsi="Times New Roman"/>
          <w:spacing w:val="-4"/>
          <w:sz w:val="20"/>
          <w:szCs w:val="20"/>
        </w:rPr>
        <w:t>f</w:t>
      </w:r>
      <w:r>
        <w:rPr>
          <w:rFonts w:ascii="Times New Roman" w:hAnsi="Times New Roman"/>
          <w:sz w:val="20"/>
          <w:szCs w:val="20"/>
        </w:rPr>
        <w:t>ficient background in English, they may be required to take additional unde</w:t>
      </w:r>
      <w:r>
        <w:rPr>
          <w:rFonts w:ascii="Times New Roman" w:hAnsi="Times New Roman"/>
          <w:spacing w:val="-4"/>
          <w:sz w:val="20"/>
          <w:szCs w:val="20"/>
        </w:rPr>
        <w:t>r</w:t>
      </w:r>
      <w:r>
        <w:rPr>
          <w:rFonts w:ascii="Times New Roman" w:hAnsi="Times New Roman"/>
          <w:sz w:val="20"/>
          <w:szCs w:val="20"/>
        </w:rPr>
        <w:t>graduate courses before beginning the M.Ed. program in English Education. Students are also governed by the general admission procedures</w:t>
      </w:r>
      <w:r w:rsidR="00640B1C">
        <w:rPr>
          <w:rFonts w:ascii="Times New Roman" w:hAnsi="Times New Roman"/>
          <w:sz w:val="20"/>
          <w:szCs w:val="20"/>
        </w:rPr>
        <w:t xml:space="preserve"> </w:t>
      </w:r>
      <w:r>
        <w:rPr>
          <w:rFonts w:ascii="Times New Roman" w:hAnsi="Times New Roman"/>
          <w:sz w:val="20"/>
          <w:szCs w:val="20"/>
        </w:rPr>
        <w:t>and requirements for the M.Ed. degree program, and they may matriculate in the English Education program under the same categories of admission.</w:t>
      </w:r>
    </w:p>
    <w:p w:rsidR="00F42301" w:rsidRDefault="00F42301" w:rsidP="00640B1C">
      <w:pPr>
        <w:widowControl w:val="0"/>
        <w:autoSpaceDE w:val="0"/>
        <w:autoSpaceDN w:val="0"/>
        <w:adjustRightInd w:val="0"/>
        <w:spacing w:before="6" w:after="0" w:line="190" w:lineRule="exact"/>
        <w:ind w:left="1800" w:firstLine="0"/>
        <w:jc w:val="both"/>
        <w:rPr>
          <w:rFonts w:ascii="Times New Roman" w:hAnsi="Times New Roman"/>
          <w:sz w:val="19"/>
          <w:szCs w:val="19"/>
        </w:rPr>
      </w:pPr>
    </w:p>
    <w:p w:rsidR="00F42301" w:rsidRPr="00AB16FB" w:rsidRDefault="00F42301" w:rsidP="00AB16FB">
      <w:pPr>
        <w:pStyle w:val="Heading2"/>
        <w:spacing w:before="0"/>
        <w:ind w:firstLine="1800"/>
        <w:rPr>
          <w:rFonts w:ascii="Times New Roman" w:hAnsi="Times New Roman"/>
          <w:color w:val="808080" w:themeColor="background1" w:themeShade="80"/>
          <w:sz w:val="36"/>
          <w:szCs w:val="36"/>
        </w:rPr>
      </w:pPr>
      <w:bookmarkStart w:id="508" w:name="_Toc294969765"/>
      <w:r w:rsidRPr="00AB16FB">
        <w:rPr>
          <w:rFonts w:ascii="Times New Roman" w:hAnsi="Times New Roman"/>
          <w:bCs w:val="0"/>
          <w:color w:val="808080" w:themeColor="background1" w:themeShade="80"/>
          <w:sz w:val="36"/>
          <w:szCs w:val="36"/>
        </w:rPr>
        <w:t>P</w:t>
      </w:r>
      <w:r w:rsidRPr="00AB16FB">
        <w:rPr>
          <w:rFonts w:ascii="Times New Roman" w:hAnsi="Times New Roman"/>
          <w:bCs w:val="0"/>
          <w:color w:val="808080" w:themeColor="background1" w:themeShade="80"/>
          <w:spacing w:val="-6"/>
          <w:sz w:val="36"/>
          <w:szCs w:val="36"/>
        </w:rPr>
        <w:t>r</w:t>
      </w:r>
      <w:r w:rsidRPr="00AB16FB">
        <w:rPr>
          <w:rFonts w:ascii="Times New Roman" w:hAnsi="Times New Roman"/>
          <w:bCs w:val="0"/>
          <w:color w:val="808080" w:themeColor="background1" w:themeShade="80"/>
          <w:sz w:val="36"/>
          <w:szCs w:val="36"/>
        </w:rPr>
        <w:t>ogram of Study</w:t>
      </w:r>
      <w:bookmarkEnd w:id="508"/>
    </w:p>
    <w:p w:rsidR="00F42301" w:rsidRDefault="00F42301" w:rsidP="00640B1C">
      <w:pPr>
        <w:widowControl w:val="0"/>
        <w:autoSpaceDE w:val="0"/>
        <w:autoSpaceDN w:val="0"/>
        <w:adjustRightInd w:val="0"/>
        <w:spacing w:before="19" w:after="0" w:line="260" w:lineRule="exact"/>
        <w:ind w:left="1800" w:firstLine="0"/>
        <w:jc w:val="both"/>
        <w:rPr>
          <w:rFonts w:ascii="Times New Roman" w:hAnsi="Times New Roman"/>
          <w:sz w:val="26"/>
          <w:szCs w:val="26"/>
        </w:rPr>
      </w:pPr>
    </w:p>
    <w:p w:rsidR="00F42301" w:rsidRPr="00AB16FB" w:rsidRDefault="00F42301" w:rsidP="00640B1C">
      <w:pPr>
        <w:widowControl w:val="0"/>
        <w:autoSpaceDE w:val="0"/>
        <w:autoSpaceDN w:val="0"/>
        <w:adjustRightInd w:val="0"/>
        <w:spacing w:after="0"/>
        <w:ind w:left="180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16"/>
          <w:sz w:val="28"/>
          <w:szCs w:val="28"/>
        </w:rPr>
        <w:t xml:space="preserve"> </w:t>
      </w:r>
      <w:r w:rsidRPr="00AB16FB">
        <w:rPr>
          <w:rFonts w:ascii="Times New Roman" w:hAnsi="Times New Roman"/>
          <w:b/>
          <w:bCs/>
          <w:color w:val="808080" w:themeColor="background1" w:themeShade="80"/>
          <w:sz w:val="28"/>
          <w:szCs w:val="28"/>
        </w:rPr>
        <w:t>- Natu</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 of the Learner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and Learning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w:t>
      </w:r>
    </w:p>
    <w:p w:rsidR="00F42301" w:rsidRPr="00AB16FB" w:rsidRDefault="00F42301" w:rsidP="00640B1C">
      <w:pPr>
        <w:widowControl w:val="0"/>
        <w:autoSpaceDE w:val="0"/>
        <w:autoSpaceDN w:val="0"/>
        <w:adjustRightInd w:val="0"/>
        <w:spacing w:before="14" w:after="0"/>
        <w:ind w:left="180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7150" w:type="dxa"/>
        <w:tblInd w:w="1940" w:type="dxa"/>
        <w:tblLayout w:type="fixed"/>
        <w:tblCellMar>
          <w:left w:w="0" w:type="dxa"/>
          <w:right w:w="0" w:type="dxa"/>
        </w:tblCellMar>
        <w:tblLook w:val="0000"/>
      </w:tblPr>
      <w:tblGrid>
        <w:gridCol w:w="850"/>
        <w:gridCol w:w="810"/>
        <w:gridCol w:w="5490"/>
      </w:tblGrid>
      <w:tr w:rsidR="00F42301" w:rsidRPr="00FA7AC7" w:rsidTr="00640B1C">
        <w:trPr>
          <w:trHeight w:hRule="exact" w:val="298"/>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left="40" w:firstLine="0"/>
              <w:jc w:val="both"/>
              <w:rPr>
                <w:rFonts w:ascii="Times New Roman" w:hAnsi="Times New Roman"/>
                <w:sz w:val="24"/>
                <w:szCs w:val="24"/>
              </w:rPr>
            </w:pPr>
            <w:r w:rsidRPr="00FA7AC7">
              <w:rPr>
                <w:rFonts w:ascii="Times New Roman" w:hAnsi="Times New Roman"/>
                <w:sz w:val="20"/>
                <w:szCs w:val="20"/>
              </w:rPr>
              <w:t>SPED</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left="90" w:firstLine="0"/>
              <w:jc w:val="both"/>
              <w:rPr>
                <w:rFonts w:ascii="Times New Roman" w:hAnsi="Times New Roman"/>
                <w:sz w:val="24"/>
                <w:szCs w:val="24"/>
              </w:rPr>
            </w:pPr>
            <w:r w:rsidRPr="00FA7AC7">
              <w:rPr>
                <w:rFonts w:ascii="Times New Roman" w:hAnsi="Times New Roman"/>
                <w:sz w:val="20"/>
                <w:szCs w:val="20"/>
              </w:rPr>
              <w:t>5501</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before="56" w:after="0"/>
              <w:ind w:left="9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F42301" w:rsidRPr="00FA7AC7" w:rsidTr="00640B1C">
        <w:trPr>
          <w:trHeight w:hRule="exact" w:val="229"/>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90" w:firstLine="0"/>
              <w:jc w:val="both"/>
              <w:rPr>
                <w:rFonts w:ascii="Times New Roman" w:hAnsi="Times New Roman"/>
                <w:sz w:val="24"/>
                <w:szCs w:val="24"/>
              </w:rPr>
            </w:pPr>
            <w:r w:rsidRPr="00FA7AC7">
              <w:rPr>
                <w:rFonts w:ascii="Times New Roman" w:hAnsi="Times New Roman"/>
                <w:sz w:val="20"/>
                <w:szCs w:val="20"/>
              </w:rPr>
              <w:t>5509</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05" w:lineRule="exact"/>
              <w:ind w:left="9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5520</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640B1C">
        <w:trPr>
          <w:trHeight w:hRule="exact" w:val="24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5552</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640B1C">
        <w:trPr>
          <w:trHeight w:hRule="exact" w:val="320"/>
        </w:trPr>
        <w:tc>
          <w:tcPr>
            <w:tcW w:w="85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5555</w:t>
            </w:r>
          </w:p>
        </w:tc>
        <w:tc>
          <w:tcPr>
            <w:tcW w:w="549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Theories of Learning</w:t>
            </w:r>
          </w:p>
        </w:tc>
      </w:tr>
    </w:tbl>
    <w:p w:rsidR="00F42301" w:rsidRDefault="00F42301" w:rsidP="00640B1C">
      <w:pPr>
        <w:widowControl w:val="0"/>
        <w:autoSpaceDE w:val="0"/>
        <w:autoSpaceDN w:val="0"/>
        <w:adjustRightInd w:val="0"/>
        <w:spacing w:before="3" w:after="0" w:line="110" w:lineRule="exact"/>
        <w:ind w:left="1800" w:firstLine="0"/>
        <w:jc w:val="both"/>
        <w:rPr>
          <w:rFonts w:ascii="Times New Roman" w:hAnsi="Times New Roman"/>
          <w:sz w:val="11"/>
          <w:szCs w:val="11"/>
        </w:rPr>
      </w:pPr>
    </w:p>
    <w:p w:rsidR="00F42301" w:rsidRPr="00AB16FB" w:rsidRDefault="00F42301" w:rsidP="00640B1C">
      <w:pPr>
        <w:widowControl w:val="0"/>
        <w:autoSpaceDE w:val="0"/>
        <w:autoSpaceDN w:val="0"/>
        <w:adjustRightInd w:val="0"/>
        <w:spacing w:before="14" w:after="0"/>
        <w:ind w:left="180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B -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ograms and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 of the School</w:t>
      </w:r>
    </w:p>
    <w:p w:rsidR="00F42301" w:rsidRPr="00AB16FB" w:rsidRDefault="00F42301" w:rsidP="00640B1C">
      <w:pPr>
        <w:widowControl w:val="0"/>
        <w:autoSpaceDE w:val="0"/>
        <w:autoSpaceDN w:val="0"/>
        <w:adjustRightInd w:val="0"/>
        <w:spacing w:before="14" w:after="0"/>
        <w:ind w:left="180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11065" w:type="dxa"/>
        <w:tblInd w:w="1940" w:type="dxa"/>
        <w:tblLayout w:type="fixed"/>
        <w:tblCellMar>
          <w:left w:w="0" w:type="dxa"/>
          <w:right w:w="0" w:type="dxa"/>
        </w:tblCellMar>
        <w:tblLook w:val="0000"/>
      </w:tblPr>
      <w:tblGrid>
        <w:gridCol w:w="940"/>
        <w:gridCol w:w="810"/>
        <w:gridCol w:w="7200"/>
        <w:gridCol w:w="2115"/>
      </w:tblGrid>
      <w:tr w:rsidR="00F42301" w:rsidRPr="00FA7AC7" w:rsidTr="00640B1C">
        <w:trPr>
          <w:gridAfter w:val="1"/>
          <w:wAfter w:w="2115" w:type="dxa"/>
          <w:trHeight w:hRule="exact" w:val="287"/>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5504</w:t>
            </w:r>
          </w:p>
        </w:tc>
        <w:tc>
          <w:tcPr>
            <w:tcW w:w="7200" w:type="dxa"/>
            <w:tcBorders>
              <w:top w:val="nil"/>
              <w:left w:val="nil"/>
              <w:bottom w:val="nil"/>
              <w:right w:val="nil"/>
            </w:tcBorders>
          </w:tcPr>
          <w:p w:rsidR="00F42301" w:rsidRPr="00FA7AC7" w:rsidRDefault="00F42301" w:rsidP="00640B1C">
            <w:pPr>
              <w:widowControl w:val="0"/>
              <w:tabs>
                <w:tab w:val="left" w:pos="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History of Education</w:t>
            </w:r>
          </w:p>
        </w:tc>
      </w:tr>
      <w:tr w:rsidR="00F42301" w:rsidRPr="00FA7AC7" w:rsidTr="00640B1C">
        <w:trPr>
          <w:trHeight w:hRule="exact" w:val="250"/>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5509</w:t>
            </w:r>
          </w:p>
        </w:tc>
        <w:tc>
          <w:tcPr>
            <w:tcW w:w="9315" w:type="dxa"/>
            <w:gridSpan w:val="2"/>
            <w:tcBorders>
              <w:top w:val="nil"/>
              <w:left w:val="nil"/>
              <w:bottom w:val="nil"/>
              <w:right w:val="nil"/>
            </w:tcBorders>
          </w:tcPr>
          <w:p w:rsidR="00F42301" w:rsidRPr="00FA7AC7" w:rsidRDefault="00F42301" w:rsidP="00640B1C">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640B1C">
        <w:trPr>
          <w:trHeight w:hRule="exact" w:val="230"/>
        </w:trPr>
        <w:tc>
          <w:tcPr>
            <w:tcW w:w="940" w:type="dxa"/>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firstLine="0"/>
              <w:jc w:val="both"/>
              <w:rPr>
                <w:rFonts w:ascii="Times New Roman" w:hAnsi="Times New Roman"/>
                <w:sz w:val="24"/>
                <w:szCs w:val="24"/>
              </w:rPr>
            </w:pPr>
            <w:r w:rsidRPr="00FA7AC7">
              <w:rPr>
                <w:rFonts w:ascii="Times New Roman" w:hAnsi="Times New Roman"/>
                <w:sz w:val="20"/>
                <w:szCs w:val="20"/>
              </w:rPr>
              <w:t>5517</w:t>
            </w:r>
          </w:p>
        </w:tc>
        <w:tc>
          <w:tcPr>
            <w:tcW w:w="9315" w:type="dxa"/>
            <w:gridSpan w:val="2"/>
            <w:tcBorders>
              <w:top w:val="nil"/>
              <w:left w:val="nil"/>
              <w:bottom w:val="nil"/>
              <w:right w:val="nil"/>
            </w:tcBorders>
          </w:tcPr>
          <w:p w:rsidR="00F42301" w:rsidRPr="00FA7AC7" w:rsidRDefault="00F42301" w:rsidP="00640B1C">
            <w:pPr>
              <w:widowControl w:val="0"/>
              <w:autoSpaceDE w:val="0"/>
              <w:autoSpaceDN w:val="0"/>
              <w:adjustRightInd w:val="0"/>
              <w:spacing w:after="0" w:line="207" w:lineRule="exact"/>
              <w:ind w:firstLine="0"/>
              <w:jc w:val="both"/>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F42301" w:rsidRPr="00FA7AC7" w:rsidTr="00640B1C">
        <w:trPr>
          <w:trHeight w:hRule="exact" w:val="480"/>
        </w:trPr>
        <w:tc>
          <w:tcPr>
            <w:tcW w:w="940" w:type="dxa"/>
            <w:tcBorders>
              <w:top w:val="nil"/>
              <w:left w:val="nil"/>
              <w:bottom w:val="nil"/>
              <w:right w:val="nil"/>
            </w:tcBorders>
          </w:tcPr>
          <w:p w:rsidR="00F42301" w:rsidRDefault="00F42301" w:rsidP="00640B1C">
            <w:pPr>
              <w:widowControl w:val="0"/>
              <w:autoSpaceDE w:val="0"/>
              <w:autoSpaceDN w:val="0"/>
              <w:adjustRightInd w:val="0"/>
              <w:spacing w:after="0" w:line="217" w:lineRule="exact"/>
              <w:ind w:left="40" w:firstLine="0"/>
              <w:jc w:val="both"/>
              <w:rPr>
                <w:rFonts w:ascii="Times New Roman" w:hAnsi="Times New Roman"/>
                <w:sz w:val="20"/>
                <w:szCs w:val="20"/>
              </w:rPr>
            </w:pPr>
            <w:r w:rsidRPr="00FA7AC7">
              <w:rPr>
                <w:rFonts w:ascii="Times New Roman" w:hAnsi="Times New Roman"/>
                <w:sz w:val="20"/>
                <w:szCs w:val="20"/>
              </w:rPr>
              <w:t>EDUC</w:t>
            </w:r>
          </w:p>
          <w:p w:rsidR="00640B1C" w:rsidRPr="00FA7AC7" w:rsidRDefault="00640B1C" w:rsidP="00640B1C">
            <w:pPr>
              <w:widowControl w:val="0"/>
              <w:autoSpaceDE w:val="0"/>
              <w:autoSpaceDN w:val="0"/>
              <w:adjustRightInd w:val="0"/>
              <w:spacing w:after="0" w:line="217" w:lineRule="exact"/>
              <w:ind w:left="4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F42301" w:rsidRDefault="00F42301" w:rsidP="00640B1C">
            <w:pPr>
              <w:widowControl w:val="0"/>
              <w:autoSpaceDE w:val="0"/>
              <w:autoSpaceDN w:val="0"/>
              <w:adjustRightInd w:val="0"/>
              <w:spacing w:before="6" w:after="0"/>
              <w:ind w:firstLine="0"/>
              <w:jc w:val="both"/>
              <w:rPr>
                <w:rFonts w:ascii="Times New Roman" w:hAnsi="Times New Roman"/>
                <w:sz w:val="20"/>
                <w:szCs w:val="20"/>
              </w:rPr>
            </w:pPr>
            <w:r w:rsidRPr="00FA7AC7">
              <w:rPr>
                <w:rFonts w:ascii="Times New Roman" w:hAnsi="Times New Roman"/>
                <w:sz w:val="20"/>
                <w:szCs w:val="20"/>
              </w:rPr>
              <w:t>5524</w:t>
            </w:r>
          </w:p>
          <w:p w:rsidR="00640B1C" w:rsidRPr="00FA7AC7" w:rsidRDefault="00640B1C" w:rsidP="00640B1C">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5526</w:t>
            </w:r>
          </w:p>
        </w:tc>
        <w:tc>
          <w:tcPr>
            <w:tcW w:w="9315" w:type="dxa"/>
            <w:gridSpan w:val="2"/>
            <w:tcBorders>
              <w:top w:val="nil"/>
              <w:left w:val="nil"/>
              <w:bottom w:val="nil"/>
              <w:right w:val="nil"/>
            </w:tcBorders>
          </w:tcPr>
          <w:p w:rsidR="00F42301" w:rsidRDefault="00F42301" w:rsidP="00640B1C">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r w:rsidR="00640B1C">
              <w:rPr>
                <w:rFonts w:ascii="Times New Roman" w:hAnsi="Times New Roman"/>
                <w:sz w:val="20"/>
                <w:szCs w:val="20"/>
              </w:rPr>
              <w:t xml:space="preserve"> </w:t>
            </w:r>
            <w:r w:rsidR="00640B1C" w:rsidRPr="00FA7AC7">
              <w:rPr>
                <w:rFonts w:ascii="Times New Roman" w:hAnsi="Times New Roman"/>
                <w:sz w:val="20"/>
                <w:szCs w:val="20"/>
              </w:rPr>
              <w:t>the Secondary School**</w:t>
            </w:r>
          </w:p>
          <w:p w:rsidR="00640B1C" w:rsidRPr="00FA7AC7" w:rsidRDefault="00640B1C" w:rsidP="00640B1C">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p w:rsidR="00F42301" w:rsidRPr="00FA7AC7" w:rsidRDefault="00F42301" w:rsidP="00640B1C">
            <w:pPr>
              <w:widowControl w:val="0"/>
              <w:autoSpaceDE w:val="0"/>
              <w:autoSpaceDN w:val="0"/>
              <w:adjustRightInd w:val="0"/>
              <w:spacing w:before="10" w:after="0"/>
              <w:ind w:firstLine="0"/>
              <w:jc w:val="both"/>
              <w:rPr>
                <w:rFonts w:ascii="Times New Roman" w:hAnsi="Times New Roman"/>
                <w:sz w:val="24"/>
                <w:szCs w:val="24"/>
              </w:rPr>
            </w:pPr>
          </w:p>
        </w:tc>
      </w:tr>
    </w:tbl>
    <w:p w:rsidR="00640B1C" w:rsidRPr="00FA7AC7" w:rsidRDefault="00640B1C" w:rsidP="00640B1C">
      <w:pPr>
        <w:widowControl w:val="0"/>
        <w:autoSpaceDE w:val="0"/>
        <w:autoSpaceDN w:val="0"/>
        <w:adjustRightInd w:val="0"/>
        <w:spacing w:after="0" w:line="217" w:lineRule="exact"/>
        <w:ind w:firstLine="0"/>
        <w:rPr>
          <w:rFonts w:ascii="Times New Roman" w:hAnsi="Times New Roman"/>
          <w:sz w:val="24"/>
          <w:szCs w:val="24"/>
        </w:rPr>
      </w:pPr>
    </w:p>
    <w:p w:rsidR="00640B1C" w:rsidRDefault="00640B1C" w:rsidP="00C57415">
      <w:pPr>
        <w:widowControl w:val="0"/>
        <w:autoSpaceDE w:val="0"/>
        <w:autoSpaceDN w:val="0"/>
        <w:adjustRightInd w:val="0"/>
        <w:spacing w:after="0"/>
        <w:rPr>
          <w:rFonts w:ascii="Times New Roman" w:hAnsi="Times New Roman"/>
          <w:sz w:val="24"/>
          <w:szCs w:val="24"/>
        </w:rPr>
        <w:sectPr w:rsidR="00640B1C">
          <w:pgSz w:w="12240" w:h="15840"/>
          <w:pgMar w:top="300" w:right="1280" w:bottom="280" w:left="200" w:header="0" w:footer="957" w:gutter="0"/>
          <w:cols w:space="720" w:equalWidth="0">
            <w:col w:w="10760"/>
          </w:cols>
          <w:noEndnote/>
        </w:sectPr>
      </w:pPr>
    </w:p>
    <w:tbl>
      <w:tblPr>
        <w:tblW w:w="10132" w:type="dxa"/>
        <w:tblInd w:w="115" w:type="dxa"/>
        <w:tblLayout w:type="fixed"/>
        <w:tblCellMar>
          <w:left w:w="0" w:type="dxa"/>
          <w:right w:w="0" w:type="dxa"/>
        </w:tblCellMar>
        <w:tblLook w:val="0000"/>
      </w:tblPr>
      <w:tblGrid>
        <w:gridCol w:w="65"/>
        <w:gridCol w:w="857"/>
        <w:gridCol w:w="1035"/>
        <w:gridCol w:w="2264"/>
        <w:gridCol w:w="2604"/>
        <w:gridCol w:w="2240"/>
        <w:gridCol w:w="1067"/>
      </w:tblGrid>
      <w:tr w:rsidR="00F42301" w:rsidRPr="00FA7AC7" w:rsidTr="00DD3825">
        <w:trPr>
          <w:trHeight w:hRule="exact" w:val="235"/>
        </w:trPr>
        <w:tc>
          <w:tcPr>
            <w:tcW w:w="4221" w:type="dxa"/>
            <w:gridSpan w:val="4"/>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44" w:type="dxa"/>
            <w:gridSpan w:val="2"/>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6C28C5">
            <w:pPr>
              <w:widowControl w:val="0"/>
              <w:autoSpaceDE w:val="0"/>
              <w:autoSpaceDN w:val="0"/>
              <w:adjustRightInd w:val="0"/>
              <w:spacing w:after="0"/>
              <w:ind w:left="1093" w:hanging="389"/>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221" w:type="dxa"/>
            <w:gridSpan w:val="4"/>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44" w:type="dxa"/>
            <w:gridSpan w:val="2"/>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221" w:type="dxa"/>
            <w:gridSpan w:val="4"/>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44" w:type="dxa"/>
            <w:gridSpan w:val="2"/>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gridBefore w:val="1"/>
          <w:gridAfter w:val="2"/>
          <w:wBefore w:w="65" w:type="dxa"/>
          <w:wAfter w:w="3307" w:type="dxa"/>
          <w:trHeight w:hRule="exact" w:val="32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108" w:firstLine="16"/>
              <w:rPr>
                <w:rFonts w:ascii="Times New Roman" w:hAnsi="Times New Roman"/>
                <w:sz w:val="24"/>
                <w:szCs w:val="24"/>
              </w:rPr>
            </w:pPr>
            <w:r w:rsidRPr="00FA7AC7">
              <w:rPr>
                <w:rFonts w:ascii="Times New Roman" w:hAnsi="Times New Roman"/>
                <w:sz w:val="20"/>
                <w:szCs w:val="20"/>
              </w:rPr>
              <w:t>5528</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66" w:after="0"/>
              <w:ind w:left="153" w:firstLine="0"/>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Composition in the Secondary School**</w:t>
            </w:r>
          </w:p>
        </w:tc>
      </w:tr>
      <w:tr w:rsidR="00F42301" w:rsidRPr="00FA7AC7" w:rsidTr="00DD3825">
        <w:trPr>
          <w:gridBefore w:val="1"/>
          <w:gridAfter w:val="2"/>
          <w:wBefore w:w="65" w:type="dxa"/>
          <w:wAfter w:w="3307"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5538</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DD3825">
        <w:trPr>
          <w:gridBefore w:val="1"/>
          <w:gridAfter w:val="2"/>
          <w:wBefore w:w="65" w:type="dxa"/>
          <w:wAfter w:w="3307"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5540</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DD3825">
        <w:trPr>
          <w:gridBefore w:val="1"/>
          <w:gridAfter w:val="2"/>
          <w:wBefore w:w="65" w:type="dxa"/>
          <w:wAfter w:w="3307" w:type="dxa"/>
          <w:trHeight w:hRule="exact" w:val="240"/>
        </w:trPr>
        <w:tc>
          <w:tcPr>
            <w:tcW w:w="857" w:type="dxa"/>
            <w:tcBorders>
              <w:top w:val="nil"/>
              <w:left w:val="nil"/>
              <w:bottom w:val="nil"/>
              <w:right w:val="nil"/>
            </w:tcBorders>
          </w:tcPr>
          <w:p w:rsidR="00F42301" w:rsidRPr="00FA7AC7" w:rsidRDefault="00284C41" w:rsidP="00DF717A">
            <w:pPr>
              <w:widowControl w:val="0"/>
              <w:autoSpaceDE w:val="0"/>
              <w:autoSpaceDN w:val="0"/>
              <w:adjustRightInd w:val="0"/>
              <w:spacing w:after="0" w:line="217" w:lineRule="exact"/>
              <w:ind w:left="40" w:firstLine="25"/>
              <w:rPr>
                <w:rFonts w:ascii="Times New Roman" w:hAnsi="Times New Roman"/>
                <w:sz w:val="24"/>
                <w:szCs w:val="24"/>
              </w:rPr>
            </w:pPr>
            <w:r w:rsidRPr="00284C41">
              <w:rPr>
                <w:rFonts w:ascii="Times New Roman" w:hAnsi="Times New Roman"/>
                <w:noProof/>
                <w:sz w:val="20"/>
                <w:szCs w:val="20"/>
              </w:rPr>
              <w:pict>
                <v:shape id="_x0000_s7713" type="#_x0000_t202" style="position:absolute;left:0;text-align:left;margin-left:521.1pt;margin-top:100.3pt;width:1in;height:495.8pt;z-index:-251328000;mso-position-horizontal-relative:page;mso-position-vertical-relative:page" o:allowincell="f" filled="f" stroked="f">
                  <v:textbox style="layout-flow:vertical;mso-next-textbox:#_x0000_s7713" inset="0,0,0,0">
                    <w:txbxContent>
                      <w:p w:rsidR="00E410E0" w:rsidRDefault="00E410E0" w:rsidP="00DF717A">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DF717A">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5593</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Internship I - Internship in the Secondary School</w:t>
            </w:r>
          </w:p>
        </w:tc>
      </w:tr>
      <w:tr w:rsidR="00F42301" w:rsidRPr="00FA7AC7" w:rsidTr="00DD3825">
        <w:trPr>
          <w:gridBefore w:val="1"/>
          <w:gridAfter w:val="2"/>
          <w:wBefore w:w="65" w:type="dxa"/>
          <w:wAfter w:w="3307" w:type="dxa"/>
          <w:trHeight w:hRule="exact" w:val="24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EDUC</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5594</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Internship II - Internship in the Secondary School</w:t>
            </w:r>
          </w:p>
        </w:tc>
      </w:tr>
      <w:tr w:rsidR="00F42301" w:rsidRPr="00FA7AC7" w:rsidTr="00DD3825">
        <w:trPr>
          <w:gridBefore w:val="1"/>
          <w:gridAfter w:val="2"/>
          <w:wBefore w:w="65" w:type="dxa"/>
          <w:wAfter w:w="3307" w:type="dxa"/>
          <w:trHeight w:hRule="exact" w:val="320"/>
        </w:trPr>
        <w:tc>
          <w:tcPr>
            <w:tcW w:w="857"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firstLine="25"/>
              <w:rPr>
                <w:rFonts w:ascii="Times New Roman" w:hAnsi="Times New Roman"/>
                <w:sz w:val="24"/>
                <w:szCs w:val="24"/>
              </w:rPr>
            </w:pPr>
            <w:r w:rsidRPr="00FA7AC7">
              <w:rPr>
                <w:rFonts w:ascii="Times New Roman" w:hAnsi="Times New Roman"/>
                <w:sz w:val="20"/>
                <w:szCs w:val="20"/>
              </w:rPr>
              <w:t>READ</w:t>
            </w:r>
          </w:p>
        </w:tc>
        <w:tc>
          <w:tcPr>
            <w:tcW w:w="10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08" w:firstLine="16"/>
              <w:rPr>
                <w:rFonts w:ascii="Times New Roman" w:hAnsi="Times New Roman"/>
                <w:sz w:val="24"/>
                <w:szCs w:val="24"/>
              </w:rPr>
            </w:pPr>
            <w:r w:rsidRPr="00FA7AC7">
              <w:rPr>
                <w:rFonts w:ascii="Times New Roman" w:hAnsi="Times New Roman"/>
                <w:sz w:val="20"/>
                <w:szCs w:val="20"/>
              </w:rPr>
              <w:t>5505</w:t>
            </w:r>
          </w:p>
        </w:tc>
        <w:tc>
          <w:tcPr>
            <w:tcW w:w="4868"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53" w:firstLine="0"/>
              <w:rPr>
                <w:rFonts w:ascii="Times New Roman" w:hAnsi="Times New Roman"/>
                <w:sz w:val="24"/>
                <w:szCs w:val="24"/>
              </w:rPr>
            </w:pPr>
            <w:r w:rsidRPr="00FA7AC7">
              <w:rPr>
                <w:rFonts w:ascii="Times New Roman" w:hAnsi="Times New Roman"/>
                <w:sz w:val="20"/>
                <w:szCs w:val="20"/>
              </w:rPr>
              <w:t>Improving Reading Instruction in the Content</w:t>
            </w:r>
            <w:r w:rsidRPr="00FA7AC7">
              <w:rPr>
                <w:rFonts w:ascii="Times New Roman" w:hAnsi="Times New Roman"/>
                <w:spacing w:val="-11"/>
                <w:sz w:val="20"/>
                <w:szCs w:val="20"/>
              </w:rPr>
              <w:t xml:space="preserve"> </w:t>
            </w:r>
            <w:r w:rsidRPr="00FA7AC7">
              <w:rPr>
                <w:rFonts w:ascii="Times New Roman" w:hAnsi="Times New Roman"/>
                <w:sz w:val="20"/>
                <w:szCs w:val="20"/>
              </w:rPr>
              <w:t>Areas***</w:t>
            </w:r>
          </w:p>
        </w:tc>
      </w:tr>
    </w:tbl>
    <w:p w:rsidR="00F42301" w:rsidRDefault="00F42301" w:rsidP="00C57415">
      <w:pPr>
        <w:widowControl w:val="0"/>
        <w:autoSpaceDE w:val="0"/>
        <w:autoSpaceDN w:val="0"/>
        <w:adjustRightInd w:val="0"/>
        <w:spacing w:before="9" w:after="0" w:line="100" w:lineRule="exact"/>
        <w:rPr>
          <w:rFonts w:ascii="Times New Roman" w:hAnsi="Times New Roman"/>
          <w:sz w:val="10"/>
          <w:szCs w:val="10"/>
        </w:rPr>
      </w:pPr>
    </w:p>
    <w:p w:rsidR="00F42301" w:rsidRPr="00AB16FB" w:rsidRDefault="00284C41" w:rsidP="00DF717A">
      <w:pPr>
        <w:widowControl w:val="0"/>
        <w:autoSpaceDE w:val="0"/>
        <w:autoSpaceDN w:val="0"/>
        <w:adjustRightInd w:val="0"/>
        <w:spacing w:before="14" w:after="0"/>
        <w:ind w:firstLine="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725" style="position:absolute;margin-left:316.8pt;margin-top:-136.55pt;width:31.2pt;height:31.05pt;z-index:-251610624;mso-position-horizontal-relative:page" coordorigin="6336,-2731" coordsize="624,621" o:allowincell="f">
            <v:rect id="_x0000_s3726" style="position:absolute;left:6341;top:-2726;width:613;height:610" o:allowincell="f" stroked="f">
              <v:path arrowok="t"/>
            </v:rect>
            <v:rect id="_x0000_s3727" style="position:absolute;left:6342;top:-2726;width:620;height:620;mso-position-horizontal-relative:page" o:allowincell="f" filled="f" stroked="f">
              <v:textbox style="mso-next-textbox:#_x0000_s3727"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sidRPr="00AB16FB">
        <w:rPr>
          <w:rFonts w:ascii="Times New Roman" w:hAnsi="Times New Roman"/>
          <w:b/>
          <w:bCs/>
          <w:color w:val="808080" w:themeColor="background1" w:themeShade="80"/>
          <w:sz w:val="28"/>
          <w:szCs w:val="28"/>
        </w:rPr>
        <w:t>A</w:t>
      </w:r>
      <w:r w:rsidR="00F42301" w:rsidRPr="00AB16FB">
        <w:rPr>
          <w:rFonts w:ascii="Times New Roman" w:hAnsi="Times New Roman"/>
          <w:b/>
          <w:bCs/>
          <w:color w:val="808080" w:themeColor="background1" w:themeShade="80"/>
          <w:spacing w:val="-5"/>
          <w:sz w:val="28"/>
          <w:szCs w:val="28"/>
        </w:rPr>
        <w:t>r</w:t>
      </w:r>
      <w:r w:rsidR="00F42301" w:rsidRPr="00AB16FB">
        <w:rPr>
          <w:rFonts w:ascii="Times New Roman" w:hAnsi="Times New Roman"/>
          <w:b/>
          <w:bCs/>
          <w:color w:val="808080" w:themeColor="background1" w:themeShade="80"/>
          <w:sz w:val="28"/>
          <w:szCs w:val="28"/>
        </w:rPr>
        <w:t>ea C -</w:t>
      </w:r>
      <w:r w:rsidR="00F42301" w:rsidRPr="00AB16FB">
        <w:rPr>
          <w:rFonts w:ascii="Times New Roman" w:hAnsi="Times New Roman"/>
          <w:b/>
          <w:bCs/>
          <w:color w:val="808080" w:themeColor="background1" w:themeShade="80"/>
          <w:spacing w:val="-5"/>
          <w:sz w:val="28"/>
          <w:szCs w:val="28"/>
        </w:rPr>
        <w:t xml:space="preserve"> </w:t>
      </w:r>
      <w:r w:rsidR="00F42301" w:rsidRPr="00AB16FB">
        <w:rPr>
          <w:rFonts w:ascii="Times New Roman" w:hAnsi="Times New Roman"/>
          <w:b/>
          <w:bCs/>
          <w:color w:val="808080" w:themeColor="background1" w:themeShade="80"/>
          <w:sz w:val="28"/>
          <w:szCs w:val="28"/>
        </w:rPr>
        <w:t>The</w:t>
      </w:r>
      <w:r w:rsidR="00F42301" w:rsidRPr="00AB16FB">
        <w:rPr>
          <w:rFonts w:ascii="Times New Roman" w:hAnsi="Times New Roman"/>
          <w:b/>
          <w:bCs/>
          <w:color w:val="808080" w:themeColor="background1" w:themeShade="80"/>
          <w:spacing w:val="-5"/>
          <w:sz w:val="28"/>
          <w:szCs w:val="28"/>
        </w:rPr>
        <w:t xml:space="preserve"> </w:t>
      </w:r>
      <w:r w:rsidR="00F42301" w:rsidRPr="00AB16FB">
        <w:rPr>
          <w:rFonts w:ascii="Times New Roman" w:hAnsi="Times New Roman"/>
          <w:b/>
          <w:bCs/>
          <w:color w:val="808080" w:themeColor="background1" w:themeShade="80"/>
          <w:spacing w:val="-26"/>
          <w:sz w:val="28"/>
          <w:szCs w:val="28"/>
        </w:rPr>
        <w:t>T</w:t>
      </w:r>
      <w:r w:rsidR="00F42301" w:rsidRPr="00AB16FB">
        <w:rPr>
          <w:rFonts w:ascii="Times New Roman" w:hAnsi="Times New Roman"/>
          <w:b/>
          <w:bCs/>
          <w:color w:val="808080" w:themeColor="background1" w:themeShade="80"/>
          <w:sz w:val="28"/>
          <w:szCs w:val="28"/>
        </w:rPr>
        <w:t>eaching Field (Minimum of 21 semester</w:t>
      </w:r>
      <w:r w:rsidR="00F42301" w:rsidRPr="00AB16FB">
        <w:rPr>
          <w:rFonts w:ascii="Times New Roman" w:hAnsi="Times New Roman"/>
          <w:b/>
          <w:bCs/>
          <w:color w:val="808080" w:themeColor="background1" w:themeShade="80"/>
          <w:spacing w:val="-5"/>
          <w:sz w:val="28"/>
          <w:szCs w:val="28"/>
        </w:rPr>
        <w:t xml:space="preserve"> </w:t>
      </w:r>
      <w:r w:rsidR="00F42301" w:rsidRPr="00AB16FB">
        <w:rPr>
          <w:rFonts w:ascii="Times New Roman" w:hAnsi="Times New Roman"/>
          <w:b/>
          <w:bCs/>
          <w:color w:val="808080" w:themeColor="background1" w:themeShade="80"/>
          <w:sz w:val="28"/>
          <w:szCs w:val="28"/>
        </w:rPr>
        <w:t>hours)</w:t>
      </w:r>
    </w:p>
    <w:tbl>
      <w:tblPr>
        <w:tblW w:w="0" w:type="auto"/>
        <w:tblInd w:w="90" w:type="dxa"/>
        <w:tblLayout w:type="fixed"/>
        <w:tblCellMar>
          <w:left w:w="0" w:type="dxa"/>
          <w:right w:w="0" w:type="dxa"/>
        </w:tblCellMar>
        <w:tblLook w:val="0000"/>
      </w:tblPr>
      <w:tblGrid>
        <w:gridCol w:w="990"/>
        <w:gridCol w:w="90"/>
        <w:gridCol w:w="945"/>
        <w:gridCol w:w="90"/>
        <w:gridCol w:w="4600"/>
        <w:gridCol w:w="90"/>
      </w:tblGrid>
      <w:tr w:rsidR="00F42301" w:rsidRPr="00FA7AC7" w:rsidTr="00DF717A">
        <w:trPr>
          <w:trHeight w:hRule="exact" w:val="287"/>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firstLine="15"/>
              <w:rPr>
                <w:rFonts w:ascii="Times New Roman" w:hAnsi="Times New Roman"/>
                <w:sz w:val="24"/>
                <w:szCs w:val="24"/>
              </w:rPr>
            </w:pPr>
            <w:r w:rsidRPr="00FA7AC7">
              <w:rPr>
                <w:rFonts w:ascii="Times New Roman" w:hAnsi="Times New Roman"/>
                <w:sz w:val="20"/>
                <w:szCs w:val="20"/>
              </w:rPr>
              <w:t>5304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63" w:firstLine="0"/>
              <w:rPr>
                <w:rFonts w:ascii="Times New Roman" w:hAnsi="Times New Roman"/>
                <w:sz w:val="24"/>
                <w:szCs w:val="24"/>
              </w:rPr>
            </w:pPr>
            <w:r w:rsidRPr="00FA7AC7">
              <w:rPr>
                <w:rFonts w:ascii="Times New Roman" w:hAnsi="Times New Roman"/>
                <w:sz w:val="20"/>
                <w:szCs w:val="20"/>
              </w:rPr>
              <w:t>History of the English Language***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Bibliography and Research Methods**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5615</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Shakespeare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Medieval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5609</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Introduction to Linguistics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5612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Advanced Grammar and Syntax</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5621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5632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Restoration and Eighteenth Century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5641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63" w:firstLine="0"/>
              <w:rPr>
                <w:rFonts w:ascii="Times New Roman" w:hAnsi="Times New Roman"/>
                <w:sz w:val="24"/>
                <w:szCs w:val="24"/>
              </w:rPr>
            </w:pPr>
            <w:r w:rsidRPr="00FA7AC7">
              <w:rPr>
                <w:rFonts w:ascii="Times New Roman" w:hAnsi="Times New Roman"/>
                <w:sz w:val="20"/>
                <w:szCs w:val="20"/>
              </w:rPr>
              <w:t>Romanticism</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5650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Modern Drama</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5651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5670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Modern British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5683</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American Romanticism</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American Realism and Naturalism</w:t>
            </w:r>
          </w:p>
        </w:tc>
      </w:tr>
      <w:tr w:rsidR="00F42301" w:rsidRPr="00FA7AC7" w:rsidTr="00DF717A">
        <w:trPr>
          <w:trHeight w:hRule="exact" w:val="24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5685</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Southern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firstLine="15"/>
              <w:rPr>
                <w:rFonts w:ascii="Times New Roman" w:hAnsi="Times New Roman"/>
                <w:sz w:val="24"/>
                <w:szCs w:val="24"/>
              </w:rPr>
            </w:pPr>
            <w:r w:rsidRPr="00FA7AC7">
              <w:rPr>
                <w:rFonts w:ascii="Times New Roman" w:hAnsi="Times New Roman"/>
                <w:sz w:val="20"/>
                <w:szCs w:val="20"/>
              </w:rPr>
              <w:t>5686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5690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firstLine="15"/>
              <w:rPr>
                <w:rFonts w:ascii="Times New Roman" w:hAnsi="Times New Roman"/>
                <w:sz w:val="24"/>
                <w:szCs w:val="24"/>
              </w:rPr>
            </w:pPr>
            <w:r w:rsidRPr="00FA7AC7">
              <w:rPr>
                <w:rFonts w:ascii="Times New Roman" w:hAnsi="Times New Roman"/>
                <w:sz w:val="20"/>
                <w:szCs w:val="20"/>
              </w:rPr>
              <w:t>5696</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63" w:firstLine="0"/>
              <w:rPr>
                <w:rFonts w:ascii="Times New Roman" w:hAnsi="Times New Roman"/>
                <w:sz w:val="24"/>
                <w:szCs w:val="24"/>
              </w:rPr>
            </w:pPr>
            <w:r w:rsidRPr="00FA7AC7">
              <w:rPr>
                <w:rFonts w:ascii="Times New Roman" w:hAnsi="Times New Roman"/>
                <w:sz w:val="20"/>
                <w:szCs w:val="20"/>
              </w:rPr>
              <w:t>Contemporary Literature**</w:t>
            </w:r>
          </w:p>
        </w:tc>
      </w:tr>
      <w:tr w:rsidR="00F42301" w:rsidRPr="00FA7AC7" w:rsidTr="00DF717A">
        <w:trPr>
          <w:trHeight w:hRule="exact" w:val="229"/>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firstLine="15"/>
              <w:rPr>
                <w:rFonts w:ascii="Times New Roman" w:hAnsi="Times New Roman"/>
                <w:sz w:val="24"/>
                <w:szCs w:val="24"/>
              </w:rPr>
            </w:pPr>
            <w:r w:rsidRPr="00FA7AC7">
              <w:rPr>
                <w:rFonts w:ascii="Times New Roman" w:hAnsi="Times New Roman"/>
                <w:sz w:val="20"/>
                <w:szCs w:val="20"/>
              </w:rPr>
              <w:t>5792</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F42301" w:rsidRPr="00FA7AC7" w:rsidTr="00DF717A">
        <w:trPr>
          <w:trHeight w:hRule="exact" w:val="251"/>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235" w:hanging="5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15"/>
              <w:rPr>
                <w:rFonts w:ascii="Times New Roman" w:hAnsi="Times New Roman"/>
                <w:sz w:val="24"/>
                <w:szCs w:val="24"/>
              </w:rPr>
            </w:pPr>
            <w:r w:rsidRPr="00FA7AC7">
              <w:rPr>
                <w:rFonts w:ascii="Times New Roman" w:hAnsi="Times New Roman"/>
                <w:sz w:val="20"/>
                <w:szCs w:val="20"/>
              </w:rPr>
              <w:t>5794</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before="9" w:after="0"/>
              <w:ind w:left="63"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F42301" w:rsidRPr="00FA7AC7" w:rsidTr="00DF717A">
        <w:trPr>
          <w:gridAfter w:val="1"/>
          <w:wAfter w:w="90" w:type="dxa"/>
          <w:trHeight w:hRule="exact" w:val="209"/>
        </w:trPr>
        <w:tc>
          <w:tcPr>
            <w:tcW w:w="990" w:type="dxa"/>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145" w:firstLine="25"/>
              <w:rPr>
                <w:rFonts w:ascii="Times New Roman" w:hAnsi="Times New Roman"/>
                <w:sz w:val="24"/>
                <w:szCs w:val="24"/>
              </w:rPr>
            </w:pPr>
            <w:r w:rsidRPr="00FA7AC7">
              <w:rPr>
                <w:rFonts w:ascii="Times New Roman" w:hAnsi="Times New Roman"/>
                <w:sz w:val="20"/>
                <w:szCs w:val="20"/>
              </w:rPr>
              <w:t>ENGL</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90" w:firstLine="15"/>
              <w:rPr>
                <w:rFonts w:ascii="Times New Roman" w:hAnsi="Times New Roman"/>
                <w:sz w:val="24"/>
                <w:szCs w:val="24"/>
              </w:rPr>
            </w:pPr>
            <w:r w:rsidRPr="00FA7AC7">
              <w:rPr>
                <w:rFonts w:ascii="Times New Roman" w:hAnsi="Times New Roman"/>
                <w:sz w:val="20"/>
                <w:szCs w:val="20"/>
              </w:rPr>
              <w:t>5908</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05" w:lineRule="exact"/>
              <w:ind w:left="135" w:firstLine="0"/>
              <w:rPr>
                <w:rFonts w:ascii="Times New Roman" w:hAnsi="Times New Roman"/>
                <w:sz w:val="24"/>
                <w:szCs w:val="24"/>
              </w:rPr>
            </w:pPr>
            <w:r w:rsidRPr="00FA7AC7">
              <w:rPr>
                <w:rFonts w:ascii="Times New Roman" w:hAnsi="Times New Roman"/>
                <w:sz w:val="20"/>
                <w:szCs w:val="20"/>
              </w:rPr>
              <w:t>Literary Criticism**</w:t>
            </w:r>
          </w:p>
        </w:tc>
      </w:tr>
      <w:tr w:rsidR="00F42301" w:rsidRPr="00FA7AC7" w:rsidTr="00DF717A">
        <w:trPr>
          <w:gridAfter w:val="1"/>
          <w:wAfter w:w="90" w:type="dxa"/>
          <w:trHeight w:hRule="exact" w:val="342"/>
        </w:trPr>
        <w:tc>
          <w:tcPr>
            <w:tcW w:w="6715" w:type="dxa"/>
            <w:gridSpan w:val="5"/>
            <w:tcBorders>
              <w:top w:val="nil"/>
              <w:left w:val="nil"/>
              <w:bottom w:val="nil"/>
              <w:right w:val="nil"/>
            </w:tcBorders>
          </w:tcPr>
          <w:p w:rsidR="00F42301" w:rsidRPr="00AB16FB" w:rsidRDefault="00F42301" w:rsidP="00DF717A">
            <w:pPr>
              <w:widowControl w:val="0"/>
              <w:autoSpaceDE w:val="0"/>
              <w:autoSpaceDN w:val="0"/>
              <w:adjustRightInd w:val="0"/>
              <w:spacing w:after="0" w:line="305" w:lineRule="exact"/>
              <w:ind w:firstLine="0"/>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D - Resea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ch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c>
      </w:tr>
      <w:tr w:rsidR="00F42301" w:rsidRPr="00FA7AC7" w:rsidTr="00DF717A">
        <w:trPr>
          <w:trHeight w:hRule="exact" w:val="254"/>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left="180" w:firstLine="0"/>
              <w:rPr>
                <w:rFonts w:ascii="Times New Roman" w:hAnsi="Times New Roman"/>
                <w:sz w:val="24"/>
                <w:szCs w:val="24"/>
              </w:rPr>
            </w:pPr>
            <w:r w:rsidRPr="00FA7AC7">
              <w:rPr>
                <w:rFonts w:ascii="Times New Roman" w:hAnsi="Times New Roman"/>
                <w:sz w:val="20"/>
                <w:szCs w:val="20"/>
              </w:rPr>
              <w:t>EDUC</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firstLine="0"/>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ind w:left="88" w:hanging="4"/>
              <w:rPr>
                <w:rFonts w:ascii="Times New Roman" w:hAnsi="Times New Roman"/>
                <w:sz w:val="24"/>
                <w:szCs w:val="24"/>
              </w:rPr>
            </w:pPr>
            <w:r w:rsidRPr="00FA7AC7">
              <w:rPr>
                <w:rFonts w:ascii="Times New Roman" w:hAnsi="Times New Roman"/>
                <w:sz w:val="20"/>
                <w:szCs w:val="20"/>
              </w:rPr>
              <w:t>Educational Statistics***</w:t>
            </w:r>
          </w:p>
        </w:tc>
      </w:tr>
      <w:tr w:rsidR="00F42301" w:rsidRPr="00FA7AC7" w:rsidTr="00DF717A">
        <w:trPr>
          <w:trHeight w:hRule="exact" w:val="320"/>
        </w:trPr>
        <w:tc>
          <w:tcPr>
            <w:tcW w:w="108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180" w:firstLine="0"/>
              <w:rPr>
                <w:rFonts w:ascii="Times New Roman" w:hAnsi="Times New Roman"/>
                <w:sz w:val="24"/>
                <w:szCs w:val="24"/>
              </w:rPr>
            </w:pPr>
            <w:r w:rsidRPr="00FA7AC7">
              <w:rPr>
                <w:rFonts w:ascii="Times New Roman" w:hAnsi="Times New Roman"/>
                <w:sz w:val="20"/>
                <w:szCs w:val="20"/>
              </w:rPr>
              <w:t>EDUC</w:t>
            </w:r>
          </w:p>
        </w:tc>
        <w:tc>
          <w:tcPr>
            <w:tcW w:w="1035"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5501</w:t>
            </w:r>
          </w:p>
        </w:tc>
        <w:tc>
          <w:tcPr>
            <w:tcW w:w="4690" w:type="dxa"/>
            <w:gridSpan w:val="2"/>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88" w:hanging="4"/>
              <w:rPr>
                <w:rFonts w:ascii="Times New Roman" w:hAnsi="Times New Roman"/>
                <w:sz w:val="24"/>
                <w:szCs w:val="24"/>
              </w:rPr>
            </w:pPr>
            <w:r w:rsidRPr="00FA7AC7">
              <w:rPr>
                <w:rFonts w:ascii="Times New Roman" w:hAnsi="Times New Roman"/>
                <w:sz w:val="20"/>
                <w:szCs w:val="20"/>
              </w:rPr>
              <w:t>Educational Research**</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Pr="00AB16FB" w:rsidRDefault="00F42301" w:rsidP="00DF717A">
      <w:pPr>
        <w:widowControl w:val="0"/>
        <w:autoSpaceDE w:val="0"/>
        <w:autoSpaceDN w:val="0"/>
        <w:adjustRightInd w:val="0"/>
        <w:spacing w:before="14" w:after="0"/>
        <w:ind w:left="90" w:firstLine="0"/>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E - Related</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eas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0" w:type="auto"/>
        <w:tblInd w:w="270" w:type="dxa"/>
        <w:tblLayout w:type="fixed"/>
        <w:tblCellMar>
          <w:left w:w="0" w:type="dxa"/>
          <w:right w:w="0" w:type="dxa"/>
        </w:tblCellMar>
        <w:tblLook w:val="0000"/>
      </w:tblPr>
      <w:tblGrid>
        <w:gridCol w:w="868"/>
        <w:gridCol w:w="1024"/>
        <w:gridCol w:w="5335"/>
      </w:tblGrid>
      <w:tr w:rsidR="00F42301" w:rsidRPr="00FA7AC7" w:rsidTr="00DF717A">
        <w:trPr>
          <w:trHeight w:hRule="exact" w:val="287"/>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firstLine="0"/>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before="34" w:after="0"/>
              <w:ind w:left="362" w:hanging="274"/>
              <w:rPr>
                <w:rFonts w:ascii="Times New Roman" w:hAnsi="Times New Roman"/>
                <w:sz w:val="24"/>
                <w:szCs w:val="24"/>
              </w:rPr>
            </w:pPr>
            <w:r w:rsidRPr="00FA7AC7">
              <w:rPr>
                <w:rFonts w:ascii="Times New Roman" w:hAnsi="Times New Roman"/>
                <w:sz w:val="20"/>
                <w:szCs w:val="20"/>
              </w:rPr>
              <w:t>Language Study for Middle Childhood</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Literature for Middle Childhood</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Adolescent Literature</w:t>
            </w:r>
          </w:p>
        </w:tc>
      </w:tr>
      <w:tr w:rsidR="00F42301" w:rsidRPr="00FA7AC7" w:rsidTr="00DF717A">
        <w:trPr>
          <w:trHeight w:hRule="exact" w:val="24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F42301" w:rsidRPr="00FA7AC7" w:rsidTr="00DF717A">
        <w:trPr>
          <w:trHeight w:hRule="exact" w:val="320"/>
        </w:trPr>
        <w:tc>
          <w:tcPr>
            <w:tcW w:w="868"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MEED</w:t>
            </w:r>
          </w:p>
        </w:tc>
        <w:tc>
          <w:tcPr>
            <w:tcW w:w="1024"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F42301" w:rsidRPr="00FA7AC7" w:rsidRDefault="00F42301" w:rsidP="00DF717A">
            <w:pPr>
              <w:widowControl w:val="0"/>
              <w:autoSpaceDE w:val="0"/>
              <w:autoSpaceDN w:val="0"/>
              <w:adjustRightInd w:val="0"/>
              <w:spacing w:after="0" w:line="217" w:lineRule="exact"/>
              <w:ind w:left="362" w:hanging="274"/>
              <w:rPr>
                <w:rFonts w:ascii="Times New Roman" w:hAnsi="Times New Roman"/>
                <w:sz w:val="24"/>
                <w:szCs w:val="24"/>
              </w:rPr>
            </w:pPr>
            <w:r w:rsidRPr="00FA7AC7">
              <w:rPr>
                <w:rFonts w:ascii="Times New Roman" w:hAnsi="Times New Roman"/>
                <w:sz w:val="20"/>
                <w:szCs w:val="20"/>
              </w:rPr>
              <w:t>Selection and Utilization of Educational Media</w:t>
            </w:r>
          </w:p>
        </w:tc>
      </w:tr>
    </w:tbl>
    <w:p w:rsidR="00F42301" w:rsidRDefault="00F42301" w:rsidP="00C57415">
      <w:pPr>
        <w:widowControl w:val="0"/>
        <w:autoSpaceDE w:val="0"/>
        <w:autoSpaceDN w:val="0"/>
        <w:adjustRightInd w:val="0"/>
        <w:spacing w:before="4" w:after="0" w:line="120" w:lineRule="exact"/>
        <w:rPr>
          <w:rFonts w:ascii="Times New Roman" w:hAnsi="Times New Roman"/>
          <w:sz w:val="12"/>
          <w:szCs w:val="12"/>
        </w:rPr>
      </w:pPr>
    </w:p>
    <w:p w:rsidR="00F42301" w:rsidRDefault="00F42301" w:rsidP="00DF717A">
      <w:pPr>
        <w:widowControl w:val="0"/>
        <w:autoSpaceDE w:val="0"/>
        <w:autoSpaceDN w:val="0"/>
        <w:adjustRightInd w:val="0"/>
        <w:spacing w:before="26" w:after="0"/>
        <w:ind w:left="270" w:firstLine="0"/>
        <w:rPr>
          <w:rFonts w:ascii="Times New Roman" w:hAnsi="Times New Roman"/>
          <w:sz w:val="20"/>
          <w:szCs w:val="20"/>
        </w:rPr>
      </w:pPr>
      <w:r>
        <w:rPr>
          <w:rFonts w:ascii="Times New Roman" w:hAnsi="Times New Roman"/>
          <w:sz w:val="20"/>
          <w:szCs w:val="20"/>
        </w:rPr>
        <w:t>* Program must include one of these courses</w:t>
      </w:r>
    </w:p>
    <w:p w:rsidR="00F42301" w:rsidRDefault="00F42301" w:rsidP="00DF717A">
      <w:pPr>
        <w:widowControl w:val="0"/>
        <w:autoSpaceDE w:val="0"/>
        <w:autoSpaceDN w:val="0"/>
        <w:adjustRightInd w:val="0"/>
        <w:spacing w:before="10" w:after="0"/>
        <w:ind w:left="270" w:firstLine="0"/>
        <w:rPr>
          <w:rFonts w:ascii="Times New Roman" w:hAnsi="Times New Roman"/>
          <w:sz w:val="20"/>
          <w:szCs w:val="20"/>
        </w:rPr>
      </w:pPr>
      <w:r>
        <w:rPr>
          <w:rFonts w:ascii="Times New Roman" w:hAnsi="Times New Roman"/>
          <w:sz w:val="20"/>
          <w:szCs w:val="20"/>
        </w:rPr>
        <w:t>** Required course</w:t>
      </w:r>
    </w:p>
    <w:p w:rsidR="00F42301" w:rsidRDefault="00F42301" w:rsidP="00DF717A">
      <w:pPr>
        <w:widowControl w:val="0"/>
        <w:autoSpaceDE w:val="0"/>
        <w:autoSpaceDN w:val="0"/>
        <w:adjustRightInd w:val="0"/>
        <w:spacing w:before="10" w:after="0"/>
        <w:ind w:left="270" w:firstLine="0"/>
        <w:rPr>
          <w:rFonts w:ascii="Times New Roman" w:hAnsi="Times New Roman"/>
          <w:sz w:val="20"/>
          <w:szCs w:val="20"/>
        </w:rPr>
      </w:pPr>
      <w:r>
        <w:rPr>
          <w:rFonts w:ascii="Times New Roman" w:hAnsi="Times New Roman"/>
          <w:sz w:val="20"/>
          <w:szCs w:val="20"/>
        </w:rPr>
        <w:t>*** Required unless previously fulfilled</w:t>
      </w:r>
    </w:p>
    <w:p w:rsidR="00F42301" w:rsidRDefault="00F42301" w:rsidP="00DF717A">
      <w:pPr>
        <w:widowControl w:val="0"/>
        <w:autoSpaceDE w:val="0"/>
        <w:autoSpaceDN w:val="0"/>
        <w:adjustRightInd w:val="0"/>
        <w:spacing w:before="6" w:after="0"/>
        <w:ind w:left="270" w:firstLine="0"/>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F42301" w:rsidRDefault="00F42301" w:rsidP="00C57415">
      <w:pPr>
        <w:widowControl w:val="0"/>
        <w:autoSpaceDE w:val="0"/>
        <w:autoSpaceDN w:val="0"/>
        <w:adjustRightInd w:val="0"/>
        <w:spacing w:before="10" w:after="0" w:line="200" w:lineRule="exact"/>
        <w:rPr>
          <w:rFonts w:ascii="Times New Roman" w:hAnsi="Times New Roman"/>
          <w:sz w:val="20"/>
          <w:szCs w:val="20"/>
        </w:rPr>
      </w:pPr>
    </w:p>
    <w:p w:rsidR="00F42301" w:rsidRPr="00AB16FB" w:rsidRDefault="00F42301" w:rsidP="00AB16FB">
      <w:pPr>
        <w:pStyle w:val="Heading2"/>
        <w:spacing w:before="0"/>
        <w:ind w:firstLine="0"/>
        <w:rPr>
          <w:rFonts w:ascii="Times New Roman" w:hAnsi="Times New Roman"/>
          <w:color w:val="808080" w:themeColor="background1" w:themeShade="80"/>
          <w:sz w:val="28"/>
          <w:szCs w:val="28"/>
        </w:rPr>
      </w:pPr>
      <w:bookmarkStart w:id="509" w:name="_Toc294969766"/>
      <w:r w:rsidRPr="00AB16FB">
        <w:rPr>
          <w:rFonts w:ascii="Times New Roman" w:hAnsi="Times New Roman"/>
          <w:bCs w:val="0"/>
          <w:color w:val="808080" w:themeColor="background1" w:themeShade="80"/>
          <w:sz w:val="28"/>
          <w:szCs w:val="28"/>
        </w:rPr>
        <w:t>Comp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ehensive Examination Policies</w:t>
      </w:r>
      <w:bookmarkEnd w:id="509"/>
    </w:p>
    <w:p w:rsidR="00F42301" w:rsidRDefault="00F42301" w:rsidP="00DF717A">
      <w:pPr>
        <w:widowControl w:val="0"/>
        <w:autoSpaceDE w:val="0"/>
        <w:autoSpaceDN w:val="0"/>
        <w:adjustRightInd w:val="0"/>
        <w:spacing w:before="34" w:after="0"/>
        <w:ind w:firstLine="0"/>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F42301" w:rsidRDefault="00F42301" w:rsidP="00DF717A">
      <w:pPr>
        <w:widowControl w:val="0"/>
        <w:autoSpaceDE w:val="0"/>
        <w:autoSpaceDN w:val="0"/>
        <w:adjustRightInd w:val="0"/>
        <w:spacing w:before="13" w:after="0" w:line="250" w:lineRule="auto"/>
        <w:ind w:left="360" w:right="340" w:hanging="302"/>
        <w:jc w:val="both"/>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F42301" w:rsidRDefault="00F42301" w:rsidP="00DF717A">
      <w:pPr>
        <w:widowControl w:val="0"/>
        <w:autoSpaceDE w:val="0"/>
        <w:autoSpaceDN w:val="0"/>
        <w:adjustRightInd w:val="0"/>
        <w:spacing w:after="0"/>
        <w:ind w:left="450" w:hanging="393"/>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w:t>
      </w:r>
      <w:r w:rsidR="00DF717A">
        <w:rPr>
          <w:rFonts w:ascii="Times New Roman" w:hAnsi="Times New Roman"/>
          <w:sz w:val="20"/>
          <w:szCs w:val="20"/>
        </w:rPr>
        <w:t>nd English literatures (as indicated</w:t>
      </w:r>
    </w:p>
    <w:p w:rsidR="00F42301" w:rsidRDefault="00F42301" w:rsidP="00C57415">
      <w:pPr>
        <w:widowControl w:val="0"/>
        <w:autoSpaceDE w:val="0"/>
        <w:autoSpaceDN w:val="0"/>
        <w:adjustRightInd w:val="0"/>
        <w:spacing w:after="0"/>
        <w:ind w:left="933"/>
        <w:rPr>
          <w:rFonts w:ascii="Times New Roman" w:hAnsi="Times New Roman"/>
          <w:sz w:val="20"/>
          <w:szCs w:val="20"/>
        </w:rPr>
        <w:sectPr w:rsidR="00F42301" w:rsidSect="00DF717A">
          <w:pgSz w:w="12240" w:h="15840"/>
          <w:pgMar w:top="300" w:right="1440" w:bottom="280" w:left="1280" w:header="0" w:footer="955" w:gutter="0"/>
          <w:cols w:space="720" w:equalWidth="0">
            <w:col w:w="952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sz w:val="9"/>
          <w:szCs w:val="9"/>
        </w:rPr>
      </w:pPr>
    </w:p>
    <w:tbl>
      <w:tblPr>
        <w:tblW w:w="10350" w:type="dxa"/>
        <w:tblInd w:w="-990" w:type="dxa"/>
        <w:tblLayout w:type="fixed"/>
        <w:tblCellMar>
          <w:left w:w="0" w:type="dxa"/>
          <w:right w:w="0" w:type="dxa"/>
        </w:tblCellMar>
        <w:tblLook w:val="0000"/>
      </w:tblPr>
      <w:tblGrid>
        <w:gridCol w:w="1085"/>
        <w:gridCol w:w="4560"/>
        <w:gridCol w:w="4705"/>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Pr="00FA7AC7" w:rsidRDefault="00F42301" w:rsidP="00C57415">
            <w:pPr>
              <w:widowControl w:val="0"/>
              <w:autoSpaceDE w:val="0"/>
              <w:autoSpaceDN w:val="0"/>
              <w:adjustRightInd w:val="0"/>
              <w:spacing w:after="0"/>
              <w:ind w:left="388"/>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705"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DF717A">
      <w:pPr>
        <w:widowControl w:val="0"/>
        <w:autoSpaceDE w:val="0"/>
        <w:autoSpaceDN w:val="0"/>
        <w:adjustRightInd w:val="0"/>
        <w:spacing w:before="18"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before="26" w:after="0" w:line="250" w:lineRule="auto"/>
        <w:ind w:left="900" w:firstLine="0"/>
        <w:jc w:val="both"/>
        <w:rPr>
          <w:rFonts w:ascii="Times New Roman" w:hAnsi="Times New Roman"/>
          <w:sz w:val="20"/>
          <w:szCs w:val="20"/>
        </w:rPr>
      </w:pPr>
      <w:r>
        <w:rPr>
          <w:rFonts w:ascii="Times New Roman" w:hAnsi="Times New Roman"/>
          <w:sz w:val="20"/>
          <w:szCs w:val="20"/>
        </w:rPr>
        <w:t>by the department</w:t>
      </w:r>
      <w:r>
        <w:rPr>
          <w:rFonts w:ascii="Times New Roman" w:hAnsi="Times New Roman"/>
          <w:spacing w:val="-11"/>
          <w:sz w:val="20"/>
          <w:szCs w:val="20"/>
        </w:rPr>
        <w:t>’</w:t>
      </w:r>
      <w:r>
        <w:rPr>
          <w:rFonts w:ascii="Times New Roman" w:hAnsi="Times New Roman"/>
          <w:sz w:val="20"/>
          <w:szCs w:val="20"/>
        </w:rPr>
        <w:t>s reading list) and specific knowledge of the literary periods and topics in which courses have been taken.</w:t>
      </w:r>
    </w:p>
    <w:p w:rsidR="00F42301" w:rsidRDefault="00284C41" w:rsidP="00DF717A">
      <w:pPr>
        <w:widowControl w:val="0"/>
        <w:autoSpaceDE w:val="0"/>
        <w:autoSpaceDN w:val="0"/>
        <w:adjustRightInd w:val="0"/>
        <w:spacing w:after="0" w:line="250" w:lineRule="auto"/>
        <w:ind w:left="900" w:hanging="270"/>
        <w:jc w:val="both"/>
        <w:rPr>
          <w:rFonts w:ascii="Times New Roman" w:hAnsi="Times New Roman"/>
          <w:sz w:val="20"/>
          <w:szCs w:val="20"/>
        </w:rPr>
      </w:pPr>
      <w:r>
        <w:rPr>
          <w:rFonts w:ascii="Times New Roman" w:hAnsi="Times New Roman"/>
          <w:noProof/>
          <w:sz w:val="20"/>
          <w:szCs w:val="20"/>
        </w:rPr>
        <w:pict>
          <v:shape id="_x0000_s7714" type="#_x0000_t202" style="position:absolute;left:0;text-align:left;margin-left:20.4pt;margin-top:17.45pt;width:1in;height:532.75pt;z-index:-251326976;mso-position-horizontal-relative:page" o:allowincell="f" filled="f" stroked="f">
            <v:textbox style="layout-flow:vertical;mso-layout-flow-alt:bottom-to-top;mso-next-textbox:#_x0000_s7714" inset="0,0,0,0">
              <w:txbxContent>
                <w:p w:rsidR="00E410E0" w:rsidRDefault="00E410E0" w:rsidP="00D8640C">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sz w:val="20"/>
          <w:szCs w:val="20"/>
        </w:rPr>
        <w:t>C. Demonstrate an acceptable level of mastery of written communication skills. Students prepa</w:t>
      </w:r>
      <w:r w:rsidR="00F42301">
        <w:rPr>
          <w:rFonts w:ascii="Times New Roman" w:hAnsi="Times New Roman"/>
          <w:spacing w:val="-4"/>
          <w:sz w:val="20"/>
          <w:szCs w:val="20"/>
        </w:rPr>
        <w:t>r</w:t>
      </w:r>
      <w:r w:rsidR="00F42301">
        <w:rPr>
          <w:rFonts w:ascii="Times New Roman" w:hAnsi="Times New Roman"/>
          <w:sz w:val="20"/>
          <w:szCs w:val="20"/>
        </w:rPr>
        <w:t>ing to take the comprehensive examination in English may s</w:t>
      </w:r>
      <w:r w:rsidR="00DF717A">
        <w:rPr>
          <w:rFonts w:ascii="Times New Roman" w:hAnsi="Times New Roman"/>
          <w:sz w:val="20"/>
          <w:szCs w:val="20"/>
        </w:rPr>
        <w:t>ecure copies of previous exami</w:t>
      </w:r>
      <w:r w:rsidR="00F42301">
        <w:rPr>
          <w:rFonts w:ascii="Times New Roman" w:hAnsi="Times New Roman"/>
          <w:sz w:val="20"/>
          <w:szCs w:val="20"/>
        </w:rPr>
        <w:t>nation questions from the department.</w:t>
      </w:r>
    </w:p>
    <w:p w:rsidR="00F42301" w:rsidRDefault="00284C41" w:rsidP="00DF717A">
      <w:pPr>
        <w:widowControl w:val="0"/>
        <w:autoSpaceDE w:val="0"/>
        <w:autoSpaceDN w:val="0"/>
        <w:adjustRightInd w:val="0"/>
        <w:spacing w:after="0"/>
        <w:ind w:left="360" w:firstLine="0"/>
        <w:jc w:val="both"/>
        <w:rPr>
          <w:rFonts w:ascii="Times New Roman" w:hAnsi="Times New Roman"/>
          <w:sz w:val="20"/>
          <w:szCs w:val="20"/>
        </w:rPr>
      </w:pPr>
      <w:r w:rsidRPr="00284C41">
        <w:rPr>
          <w:rFonts w:ascii="Calibri" w:hAnsi="Calibri"/>
          <w:noProof/>
          <w:lang w:eastAsia="en-US"/>
        </w:rPr>
        <w:pict>
          <v:group id="_x0000_s3730" style="position:absolute;left:0;text-align:left;margin-left:265.35pt;margin-top:-115.45pt;width:31.2pt;height:31.05pt;z-index:-251607552;mso-position-horizontal-relative:page" coordorigin="5307,-2309" coordsize="624,621" o:allowincell="f">
            <v:rect id="_x0000_s3731" style="position:absolute;left:5312;top:-2304;width:613;height:610" o:allowincell="f" stroked="f">
              <v:path arrowok="t"/>
            </v:rect>
            <v:rect id="_x0000_s3732" style="position:absolute;left:5313;top:-2304;width:620;height:620;mso-position-horizontal-relative:page" o:allowincell="f" filled="f" stroked="f">
              <v:textbox style="mso-next-textbox:#_x0000_s3732"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3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sz w:val="20"/>
          <w:szCs w:val="20"/>
        </w:rPr>
        <w:t>II. Number</w:t>
      </w:r>
      <w:r w:rsidR="00F42301">
        <w:rPr>
          <w:rFonts w:ascii="Times New Roman" w:hAnsi="Times New Roman"/>
          <w:b/>
          <w:bCs/>
          <w:spacing w:val="-4"/>
          <w:sz w:val="20"/>
          <w:szCs w:val="20"/>
        </w:rPr>
        <w:t xml:space="preserve"> </w:t>
      </w:r>
      <w:r w:rsidR="00F42301">
        <w:rPr>
          <w:rFonts w:ascii="Times New Roman" w:hAnsi="Times New Roman"/>
          <w:b/>
          <w:bCs/>
          <w:sz w:val="20"/>
          <w:szCs w:val="20"/>
        </w:rPr>
        <w:t>of Hours and</w:t>
      </w:r>
      <w:r w:rsidR="00F42301">
        <w:rPr>
          <w:rFonts w:ascii="Times New Roman" w:hAnsi="Times New Roman"/>
          <w:b/>
          <w:bCs/>
          <w:spacing w:val="-11"/>
          <w:sz w:val="20"/>
          <w:szCs w:val="20"/>
        </w:rPr>
        <w:t xml:space="preserve"> </w:t>
      </w:r>
      <w:r w:rsidR="00F42301">
        <w:rPr>
          <w:rFonts w:ascii="Times New Roman" w:hAnsi="Times New Roman"/>
          <w:b/>
          <w:bCs/>
          <w:sz w:val="20"/>
          <w:szCs w:val="20"/>
        </w:rPr>
        <w:t>Academic</w:t>
      </w:r>
      <w:r w:rsidR="00F42301">
        <w:rPr>
          <w:rFonts w:ascii="Times New Roman" w:hAnsi="Times New Roman"/>
          <w:b/>
          <w:bCs/>
          <w:spacing w:val="-11"/>
          <w:sz w:val="20"/>
          <w:szCs w:val="20"/>
        </w:rPr>
        <w:t xml:space="preserve"> </w:t>
      </w:r>
      <w:r w:rsidR="00F42301">
        <w:rPr>
          <w:rFonts w:ascii="Times New Roman" w:hAnsi="Times New Roman"/>
          <w:b/>
          <w:bCs/>
          <w:spacing w:val="-15"/>
          <w:sz w:val="20"/>
          <w:szCs w:val="20"/>
        </w:rPr>
        <w:t>A</w:t>
      </w:r>
      <w:r w:rsidR="00F42301">
        <w:rPr>
          <w:rFonts w:ascii="Times New Roman" w:hAnsi="Times New Roman"/>
          <w:b/>
          <w:bCs/>
          <w:sz w:val="20"/>
          <w:szCs w:val="20"/>
        </w:rPr>
        <w:t>verage Requi</w:t>
      </w:r>
      <w:r w:rsidR="00F42301">
        <w:rPr>
          <w:rFonts w:ascii="Times New Roman" w:hAnsi="Times New Roman"/>
          <w:b/>
          <w:bCs/>
          <w:spacing w:val="-4"/>
          <w:sz w:val="20"/>
          <w:szCs w:val="20"/>
        </w:rPr>
        <w:t>r</w:t>
      </w:r>
      <w:r w:rsidR="00F42301">
        <w:rPr>
          <w:rFonts w:ascii="Times New Roman" w:hAnsi="Times New Roman"/>
          <w:b/>
          <w:bCs/>
          <w:sz w:val="20"/>
          <w:szCs w:val="20"/>
        </w:rPr>
        <w:t>ed:</w:t>
      </w:r>
    </w:p>
    <w:p w:rsidR="00F42301" w:rsidRDefault="00F42301" w:rsidP="00DF717A">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33 semester hours and have an overall ave</w:t>
      </w:r>
      <w:r>
        <w:rPr>
          <w:rFonts w:ascii="Times New Roman" w:hAnsi="Times New Roman"/>
          <w:spacing w:val="-4"/>
          <w:sz w:val="20"/>
          <w:szCs w:val="20"/>
        </w:rPr>
        <w:t>r</w:t>
      </w:r>
      <w:r>
        <w:rPr>
          <w:rFonts w:ascii="Times New Roman" w:hAnsi="Times New Roman"/>
          <w:sz w:val="20"/>
          <w:szCs w:val="20"/>
        </w:rPr>
        <w:t>age of “B” before being eligible to take the comprehensive examination in English.</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should have completed or be completing the 21</w:t>
      </w:r>
      <w:r>
        <w:rPr>
          <w:rFonts w:ascii="Times New Roman" w:hAnsi="Times New Roman"/>
          <w:spacing w:val="-1"/>
          <w:sz w:val="20"/>
          <w:szCs w:val="20"/>
        </w:rPr>
        <w:t xml:space="preserve"> </w:t>
      </w:r>
      <w:r>
        <w:rPr>
          <w:rFonts w:ascii="Times New Roman" w:hAnsi="Times New Roman"/>
          <w:position w:val="-2"/>
          <w:sz w:val="20"/>
          <w:szCs w:val="20"/>
        </w:rPr>
        <w:t xml:space="preserve">semester hours required in the teacing </w:t>
      </w:r>
      <w:r w:rsidRPr="00D8640C">
        <w:rPr>
          <w:rFonts w:ascii="Times New Roman" w:hAnsi="Times New Roman"/>
          <w:position w:val="-2"/>
          <w:sz w:val="20"/>
          <w:szCs w:val="20"/>
        </w:rPr>
        <w:t>field, Area C.</w:t>
      </w:r>
    </w:p>
    <w:p w:rsidR="00F42301" w:rsidRDefault="00F42301" w:rsidP="00DF717A">
      <w:pPr>
        <w:widowControl w:val="0"/>
        <w:autoSpaceDE w:val="0"/>
        <w:autoSpaceDN w:val="0"/>
        <w:adjustRightInd w:val="0"/>
        <w:spacing w:after="0" w:line="211" w:lineRule="exact"/>
        <w:ind w:left="360" w:firstLine="0"/>
        <w:jc w:val="both"/>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F42301" w:rsidRDefault="00284C41" w:rsidP="00DF717A">
      <w:pPr>
        <w:widowControl w:val="0"/>
        <w:autoSpaceDE w:val="0"/>
        <w:autoSpaceDN w:val="0"/>
        <w:adjustRightInd w:val="0"/>
        <w:spacing w:before="10" w:after="0" w:line="250" w:lineRule="auto"/>
        <w:ind w:left="360" w:firstLine="0"/>
        <w:jc w:val="both"/>
        <w:rPr>
          <w:rFonts w:ascii="Times New Roman" w:hAnsi="Times New Roman"/>
          <w:sz w:val="20"/>
          <w:szCs w:val="20"/>
        </w:rPr>
      </w:pPr>
      <w:r w:rsidRPr="00284C41">
        <w:rPr>
          <w:rFonts w:ascii="Calibri" w:hAnsi="Calibri"/>
          <w:noProof/>
          <w:lang w:eastAsia="en-US"/>
        </w:rPr>
        <w:pict>
          <v:shape id="_x0000_s3733" type="#_x0000_t202" style="position:absolute;left:0;text-align:left;margin-left:125pt;margin-top:24.15pt;width:415.45pt;height:62pt;z-index:-251606528;mso-position-horizontal-relative:page" o:allowincell="f" filled="f" stroked="f">
            <v:textbox style="mso-next-textbox:#_x0000_s3733" inset="0,0,0,0">
              <w:txbxContent>
                <w:tbl>
                  <w:tblPr>
                    <w:tblW w:w="8280" w:type="dxa"/>
                    <w:tblLayout w:type="fixed"/>
                    <w:tblCellMar>
                      <w:left w:w="0" w:type="dxa"/>
                      <w:right w:w="0" w:type="dxa"/>
                    </w:tblCellMar>
                    <w:tblLook w:val="0000"/>
                  </w:tblPr>
                  <w:tblGrid>
                    <w:gridCol w:w="810"/>
                    <w:gridCol w:w="630"/>
                    <w:gridCol w:w="6840"/>
                  </w:tblGrid>
                  <w:tr w:rsidR="00E410E0" w:rsidRPr="00FA7AC7" w:rsidTr="00D8640C">
                    <w:trPr>
                      <w:trHeight w:hRule="exact" w:val="271"/>
                    </w:trPr>
                    <w:tc>
                      <w:tcPr>
                        <w:tcW w:w="810" w:type="dxa"/>
                        <w:tcBorders>
                          <w:top w:val="nil"/>
                          <w:left w:val="nil"/>
                          <w:bottom w:val="nil"/>
                          <w:right w:val="nil"/>
                        </w:tcBorders>
                      </w:tcPr>
                      <w:p w:rsidR="00E410E0" w:rsidRPr="00FA7AC7" w:rsidRDefault="00E410E0" w:rsidP="00D8640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E410E0" w:rsidRPr="00FA7AC7" w:rsidRDefault="00E410E0" w:rsidP="00D8640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E410E0" w:rsidRPr="00FA7AC7" w:rsidRDefault="00E410E0" w:rsidP="00D8640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E410E0" w:rsidRPr="00FA7AC7" w:rsidTr="00D8640C">
                    <w:trPr>
                      <w:trHeight w:hRule="exact" w:val="229"/>
                    </w:trPr>
                    <w:tc>
                      <w:tcPr>
                        <w:tcW w:w="810" w:type="dxa"/>
                        <w:tcBorders>
                          <w:top w:val="nil"/>
                          <w:left w:val="nil"/>
                          <w:bottom w:val="nil"/>
                          <w:right w:val="nil"/>
                        </w:tcBorders>
                      </w:tcPr>
                      <w:p w:rsidR="00E410E0" w:rsidRPr="00FA7AC7" w:rsidRDefault="00E410E0" w:rsidP="00D8640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E410E0" w:rsidRPr="00FA7AC7" w:rsidRDefault="00E410E0" w:rsidP="00D8640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E410E0" w:rsidRPr="00FA7AC7" w:rsidRDefault="00E410E0" w:rsidP="00D8640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E410E0" w:rsidRPr="00FA7AC7" w:rsidTr="00D8640C">
                    <w:trPr>
                      <w:trHeight w:hRule="exact" w:val="240"/>
                    </w:trPr>
                    <w:tc>
                      <w:tcPr>
                        <w:tcW w:w="81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E410E0" w:rsidRPr="00FA7AC7" w:rsidTr="00D8640C">
                    <w:trPr>
                      <w:trHeight w:hRule="exact" w:val="240"/>
                    </w:trPr>
                    <w:tc>
                      <w:tcPr>
                        <w:tcW w:w="81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E410E0" w:rsidRPr="00FA7AC7" w:rsidTr="00D8640C">
                    <w:trPr>
                      <w:trHeight w:hRule="exact" w:val="260"/>
                    </w:trPr>
                    <w:tc>
                      <w:tcPr>
                        <w:tcW w:w="810" w:type="dxa"/>
                        <w:tcBorders>
                          <w:top w:val="nil"/>
                          <w:left w:val="nil"/>
                          <w:bottom w:val="nil"/>
                          <w:right w:val="nil"/>
                        </w:tcBorders>
                      </w:tcPr>
                      <w:p w:rsidR="00E410E0" w:rsidRPr="00FA7AC7" w:rsidRDefault="00E410E0" w:rsidP="00D8640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E410E0" w:rsidRPr="00FA7AC7" w:rsidRDefault="00E410E0" w:rsidP="00D8640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E410E0" w:rsidRPr="00FA7AC7" w:rsidRDefault="00E410E0" w:rsidP="00D8640C">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sidRPr="00FA7AC7">
                          <w:rPr>
                            <w:rFonts w:ascii="Times New Roman" w:hAnsi="Times New Roman"/>
                            <w:spacing w:val="-31"/>
                            <w:sz w:val="20"/>
                            <w:szCs w:val="20"/>
                          </w:rPr>
                          <w:t xml:space="preserve"> </w:t>
                        </w:r>
                        <w:r w:rsidRPr="00FA7AC7">
                          <w:rPr>
                            <w:rFonts w:ascii="Times New Roman" w:hAnsi="Times New Roman"/>
                            <w:sz w:val="20"/>
                            <w:szCs w:val="20"/>
                          </w:rPr>
                          <w:t>.......................................................................................3 hrs</w:t>
                        </w:r>
                      </w:p>
                    </w:tc>
                  </w:tr>
                </w:tbl>
                <w:p w:rsidR="00E410E0" w:rsidRDefault="00E410E0" w:rsidP="00C57415">
                  <w:pPr>
                    <w:widowControl w:val="0"/>
                    <w:autoSpaceDE w:val="0"/>
                    <w:autoSpaceDN w:val="0"/>
                    <w:adjustRightInd w:val="0"/>
                    <w:spacing w:after="0"/>
                    <w:rPr>
                      <w:rFonts w:ascii="Times New Roman" w:hAnsi="Times New Roman"/>
                      <w:sz w:val="24"/>
                      <w:szCs w:val="24"/>
                    </w:rPr>
                  </w:pPr>
                </w:p>
              </w:txbxContent>
            </v:textbox>
            <w10:wrap anchorx="page"/>
          </v:shape>
        </w:pict>
      </w:r>
      <w:r w:rsidR="00F42301">
        <w:rPr>
          <w:rFonts w:ascii="Times New Roman" w:hAnsi="Times New Roman"/>
          <w:sz w:val="20"/>
          <w:szCs w:val="20"/>
        </w:rPr>
        <w:t>A</w:t>
      </w:r>
      <w:r w:rsidR="00F42301">
        <w:rPr>
          <w:rFonts w:ascii="Times New Roman" w:hAnsi="Times New Roman"/>
          <w:spacing w:val="-11"/>
          <w:sz w:val="20"/>
          <w:szCs w:val="20"/>
        </w:rPr>
        <w:t xml:space="preserve"> </w:t>
      </w:r>
      <w:r w:rsidR="00F42301">
        <w:rPr>
          <w:rFonts w:ascii="Times New Roman" w:hAnsi="Times New Roman"/>
          <w:sz w:val="20"/>
          <w:szCs w:val="20"/>
        </w:rPr>
        <w:t>student must have completed or be completing the following required courses in the</w:t>
      </w:r>
      <w:r w:rsidR="00D8640C">
        <w:rPr>
          <w:rFonts w:ascii="Times New Roman" w:hAnsi="Times New Roman"/>
          <w:sz w:val="20"/>
          <w:szCs w:val="20"/>
        </w:rPr>
        <w:t xml:space="preserve"> teach</w:t>
      </w:r>
      <w:r w:rsidR="00F42301">
        <w:rPr>
          <w:rFonts w:ascii="Times New Roman" w:hAnsi="Times New Roman"/>
          <w:sz w:val="20"/>
          <w:szCs w:val="20"/>
        </w:rPr>
        <w:t>ing field,</w:t>
      </w:r>
      <w:r w:rsidR="00F42301">
        <w:rPr>
          <w:rFonts w:ascii="Times New Roman" w:hAnsi="Times New Roman"/>
          <w:spacing w:val="-11"/>
          <w:sz w:val="20"/>
          <w:szCs w:val="20"/>
        </w:rPr>
        <w:t xml:space="preserve"> </w:t>
      </w:r>
      <w:r w:rsidR="00F42301">
        <w:rPr>
          <w:rFonts w:ascii="Times New Roman" w:hAnsi="Times New Roman"/>
          <w:sz w:val="20"/>
          <w:szCs w:val="20"/>
        </w:rPr>
        <w:t>Area C, before being eligible to take the comprehensive examination in English:</w:t>
      </w:r>
    </w:p>
    <w:p w:rsidR="00F42301" w:rsidRDefault="00F42301" w:rsidP="00DF717A">
      <w:pPr>
        <w:widowControl w:val="0"/>
        <w:autoSpaceDE w:val="0"/>
        <w:autoSpaceDN w:val="0"/>
        <w:adjustRightInd w:val="0"/>
        <w:spacing w:before="4" w:after="0" w:line="170" w:lineRule="exact"/>
        <w:ind w:left="360" w:firstLine="0"/>
        <w:jc w:val="both"/>
        <w:rPr>
          <w:rFonts w:ascii="Times New Roman" w:hAnsi="Times New Roman"/>
          <w:sz w:val="17"/>
          <w:szCs w:val="17"/>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F717A">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Default="00F42301" w:rsidP="00D8640C">
      <w:pPr>
        <w:widowControl w:val="0"/>
        <w:autoSpaceDE w:val="0"/>
        <w:autoSpaceDN w:val="0"/>
        <w:adjustRightInd w:val="0"/>
        <w:spacing w:before="26" w:after="0"/>
        <w:ind w:left="900" w:firstLine="0"/>
        <w:jc w:val="both"/>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w:t>
      </w:r>
      <w:r w:rsidR="00D8640C">
        <w:rPr>
          <w:rFonts w:ascii="Times New Roman" w:hAnsi="Times New Roman"/>
          <w:sz w:val="20"/>
          <w:szCs w:val="20"/>
        </w:rPr>
        <w:t>....</w:t>
      </w:r>
      <w:r>
        <w:rPr>
          <w:rFonts w:ascii="Times New Roman" w:hAnsi="Times New Roman"/>
          <w:sz w:val="20"/>
          <w:szCs w:val="20"/>
        </w:rPr>
        <w:t>....................3 hrs</w:t>
      </w:r>
    </w:p>
    <w:p w:rsidR="00F42301" w:rsidRDefault="00F42301" w:rsidP="00D8640C">
      <w:pPr>
        <w:widowControl w:val="0"/>
        <w:autoSpaceDE w:val="0"/>
        <w:autoSpaceDN w:val="0"/>
        <w:adjustRightInd w:val="0"/>
        <w:spacing w:before="10" w:after="0"/>
        <w:ind w:left="900" w:firstLine="0"/>
        <w:jc w:val="both"/>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w:t>
      </w:r>
      <w:r w:rsidR="00D8640C">
        <w:rPr>
          <w:rFonts w:ascii="Times New Roman" w:hAnsi="Times New Roman"/>
          <w:sz w:val="20"/>
          <w:szCs w:val="20"/>
        </w:rPr>
        <w:t>....</w:t>
      </w:r>
      <w:r>
        <w:rPr>
          <w:rFonts w:ascii="Times New Roman" w:hAnsi="Times New Roman"/>
          <w:sz w:val="20"/>
          <w:szCs w:val="20"/>
        </w:rPr>
        <w:t>................3 hrs</w:t>
      </w:r>
    </w:p>
    <w:p w:rsidR="00F42301" w:rsidRDefault="00F42301" w:rsidP="00DF717A">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F42301" w:rsidRDefault="00F42301" w:rsidP="00D8640C">
      <w:pPr>
        <w:widowControl w:val="0"/>
        <w:autoSpaceDE w:val="0"/>
        <w:autoSpaceDN w:val="0"/>
        <w:adjustRightInd w:val="0"/>
        <w:spacing w:before="10" w:after="0" w:line="250" w:lineRule="auto"/>
        <w:ind w:lef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F42301" w:rsidRDefault="00F42301" w:rsidP="00D8640C">
      <w:pPr>
        <w:widowControl w:val="0"/>
        <w:autoSpaceDE w:val="0"/>
        <w:autoSpaceDN w:val="0"/>
        <w:adjustRightInd w:val="0"/>
        <w:spacing w:after="0"/>
        <w:ind w:left="720" w:firstLine="0"/>
        <w:jc w:val="both"/>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F42301" w:rsidRDefault="00F42301" w:rsidP="00D8640C">
      <w:pPr>
        <w:widowControl w:val="0"/>
        <w:autoSpaceDE w:val="0"/>
        <w:autoSpaceDN w:val="0"/>
        <w:adjustRightInd w:val="0"/>
        <w:spacing w:before="10" w:after="0" w:line="250" w:lineRule="auto"/>
        <w:ind w:left="72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F42301" w:rsidRDefault="00F42301" w:rsidP="00D8640C">
      <w:pPr>
        <w:widowControl w:val="0"/>
        <w:autoSpaceDE w:val="0"/>
        <w:autoSpaceDN w:val="0"/>
        <w:adjustRightInd w:val="0"/>
        <w:spacing w:after="0"/>
        <w:ind w:left="720" w:firstLine="0"/>
        <w:jc w:val="both"/>
        <w:rPr>
          <w:rFonts w:ascii="Times New Roman" w:hAnsi="Times New Roman"/>
          <w:sz w:val="20"/>
          <w:szCs w:val="20"/>
        </w:rPr>
      </w:pPr>
      <w:r>
        <w:rPr>
          <w:rFonts w:ascii="Times New Roman" w:hAnsi="Times New Roman"/>
          <w:b/>
          <w:bCs/>
          <w:sz w:val="20"/>
          <w:szCs w:val="20"/>
        </w:rPr>
        <w:t>Re-examination</w:t>
      </w:r>
    </w:p>
    <w:p w:rsidR="00F42301" w:rsidRDefault="00F42301" w:rsidP="00D8640C">
      <w:pPr>
        <w:widowControl w:val="0"/>
        <w:autoSpaceDE w:val="0"/>
        <w:autoSpaceDN w:val="0"/>
        <w:adjustRightInd w:val="0"/>
        <w:spacing w:before="10" w:after="0" w:line="250" w:lineRule="auto"/>
        <w:ind w:left="72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fails any portion of the examination must reta</w:t>
      </w:r>
      <w:r w:rsidR="00D8640C">
        <w:rPr>
          <w:rFonts w:ascii="Times New Roman" w:hAnsi="Times New Roman"/>
          <w:sz w:val="20"/>
          <w:szCs w:val="20"/>
        </w:rPr>
        <w:t>ke the entire examination; how</w:t>
      </w:r>
      <w:r>
        <w:rPr>
          <w:rFonts w:ascii="Times New Roman" w:hAnsi="Times New Roman"/>
          <w:sz w:val="20"/>
          <w:szCs w:val="20"/>
        </w:rPr>
        <w:t>eve</w:t>
      </w:r>
      <w:r>
        <w:rPr>
          <w:rFonts w:ascii="Times New Roman" w:hAnsi="Times New Roman"/>
          <w:spacing w:val="-8"/>
          <w:sz w:val="20"/>
          <w:szCs w:val="20"/>
        </w:rPr>
        <w:t>r</w:t>
      </w:r>
      <w:r>
        <w:rPr>
          <w:rFonts w:ascii="Times New Roman" w:hAnsi="Times New Roman"/>
          <w:sz w:val="20"/>
          <w:szCs w:val="20"/>
        </w:rPr>
        <w:t>, no additional course work is required.</w:t>
      </w:r>
    </w:p>
    <w:p w:rsidR="00F42301" w:rsidRDefault="00F42301" w:rsidP="00DF717A">
      <w:pPr>
        <w:widowControl w:val="0"/>
        <w:autoSpaceDE w:val="0"/>
        <w:autoSpaceDN w:val="0"/>
        <w:adjustRightInd w:val="0"/>
        <w:spacing w:before="10" w:after="0" w:line="200" w:lineRule="exact"/>
        <w:ind w:left="360" w:firstLine="0"/>
        <w:jc w:val="both"/>
        <w:rPr>
          <w:rFonts w:ascii="Times New Roman" w:hAnsi="Times New Roman"/>
          <w:sz w:val="20"/>
          <w:szCs w:val="20"/>
        </w:rPr>
      </w:pPr>
    </w:p>
    <w:p w:rsidR="00F42301" w:rsidRPr="00AB16FB" w:rsidRDefault="00F42301" w:rsidP="00AB16FB">
      <w:pPr>
        <w:pStyle w:val="Heading2"/>
        <w:ind w:firstLine="360"/>
        <w:rPr>
          <w:rFonts w:ascii="Impact" w:hAnsi="Impact" w:cs="Impact"/>
          <w:color w:val="808080" w:themeColor="background1" w:themeShade="80"/>
          <w:sz w:val="36"/>
          <w:szCs w:val="36"/>
        </w:rPr>
      </w:pPr>
      <w:bookmarkStart w:id="510" w:name="_Toc294969767"/>
      <w:r w:rsidRPr="00AB16FB">
        <w:rPr>
          <w:rFonts w:ascii="Impact" w:hAnsi="Impact" w:cs="Impact"/>
          <w:color w:val="808080" w:themeColor="background1" w:themeShade="80"/>
          <w:sz w:val="36"/>
          <w:szCs w:val="36"/>
        </w:rPr>
        <w:t>COURSE DESCRIPTIONS</w:t>
      </w:r>
      <w:bookmarkEnd w:id="510"/>
    </w:p>
    <w:p w:rsidR="00D8640C" w:rsidRDefault="00F42301" w:rsidP="00DF717A">
      <w:pPr>
        <w:widowControl w:val="0"/>
        <w:autoSpaceDE w:val="0"/>
        <w:autoSpaceDN w:val="0"/>
        <w:adjustRightInd w:val="0"/>
        <w:spacing w:before="23" w:after="0" w:line="252"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p>
    <w:p w:rsidR="00F42301" w:rsidRDefault="00F42301" w:rsidP="00DF717A">
      <w:pPr>
        <w:widowControl w:val="0"/>
        <w:autoSpaceDE w:val="0"/>
        <w:autoSpaceDN w:val="0"/>
        <w:adjustRightInd w:val="0"/>
        <w:spacing w:before="23" w:after="0" w:line="252" w:lineRule="auto"/>
        <w:ind w:left="360" w:firstLine="0"/>
        <w:jc w:val="both"/>
        <w:rPr>
          <w:rFonts w:ascii="Times New Roman" w:hAnsi="Times New Roman"/>
          <w:color w:val="000000"/>
          <w:sz w:val="20"/>
          <w:szCs w:val="20"/>
        </w:rPr>
      </w:pP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F42301" w:rsidRDefault="00F42301" w:rsidP="00DF717A">
      <w:pPr>
        <w:widowControl w:val="0"/>
        <w:autoSpaceDE w:val="0"/>
        <w:autoSpaceDN w:val="0"/>
        <w:adjustRightInd w:val="0"/>
        <w:spacing w:after="0" w:line="225"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 to the principles of linguistic theory and anal</w:t>
      </w:r>
      <w:r w:rsidR="00D8640C">
        <w:rPr>
          <w:rFonts w:ascii="Times New Roman" w:hAnsi="Times New Roman"/>
          <w:color w:val="191919"/>
          <w:sz w:val="20"/>
          <w:szCs w:val="20"/>
        </w:rPr>
        <w:t>ysis. Fundamentals of major ap</w:t>
      </w:r>
      <w:r>
        <w:rPr>
          <w:rFonts w:ascii="Times New Roman" w:hAnsi="Times New Roman"/>
          <w:color w:val="191919"/>
          <w:sz w:val="20"/>
          <w:szCs w:val="20"/>
        </w:rPr>
        <w:t>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F42301" w:rsidRDefault="00F42301" w:rsidP="00DF717A">
      <w:pPr>
        <w:widowControl w:val="0"/>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ind w:left="360" w:firstLine="0"/>
        <w:jc w:val="both"/>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DF717A">
      <w:pPr>
        <w:widowControl w:val="0"/>
        <w:autoSpaceDE w:val="0"/>
        <w:autoSpaceDN w:val="0"/>
        <w:adjustRightInd w:val="0"/>
        <w:spacing w:before="6" w:after="0"/>
        <w:ind w:left="36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DF717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F42301" w:rsidRDefault="00F42301" w:rsidP="00C57415">
      <w:pPr>
        <w:widowControl w:val="0"/>
        <w:autoSpaceDE w:val="0"/>
        <w:autoSpaceDN w:val="0"/>
        <w:adjustRightInd w:val="0"/>
        <w:spacing w:before="13" w:after="0" w:line="250" w:lineRule="auto"/>
        <w:ind w:left="2300" w:right="1130"/>
        <w:rPr>
          <w:rFonts w:ascii="Times New Roman" w:hAnsi="Times New Roman"/>
          <w:color w:val="000000"/>
          <w:sz w:val="20"/>
          <w:szCs w:val="20"/>
        </w:rPr>
        <w:sectPr w:rsidR="00F42301" w:rsidSect="00DF717A">
          <w:pgSz w:w="12240" w:h="15840"/>
          <w:pgMar w:top="280" w:right="1280" w:bottom="280" w:left="1710" w:header="0" w:footer="957" w:gutter="0"/>
          <w:cols w:space="720" w:equalWidth="0">
            <w:col w:w="9250"/>
          </w:cols>
          <w:noEndnote/>
        </w:sectPr>
      </w:pPr>
    </w:p>
    <w:p w:rsidR="00F42301" w:rsidRDefault="00F42301" w:rsidP="00C57415">
      <w:pPr>
        <w:widowControl w:val="0"/>
        <w:autoSpaceDE w:val="0"/>
        <w:autoSpaceDN w:val="0"/>
        <w:adjustRightInd w:val="0"/>
        <w:spacing w:before="8" w:after="0" w:line="90" w:lineRule="exact"/>
        <w:rPr>
          <w:rFonts w:ascii="Times New Roman" w:hAnsi="Times New Roman"/>
          <w:color w:val="000000"/>
          <w:sz w:val="9"/>
          <w:szCs w:val="9"/>
        </w:rPr>
      </w:pPr>
    </w:p>
    <w:tbl>
      <w:tblPr>
        <w:tblW w:w="10132" w:type="dxa"/>
        <w:tblInd w:w="115" w:type="dxa"/>
        <w:tblLayout w:type="fixed"/>
        <w:tblCellMar>
          <w:left w:w="0" w:type="dxa"/>
          <w:right w:w="0" w:type="dxa"/>
        </w:tblCellMar>
        <w:tblLook w:val="0000"/>
      </w:tblPr>
      <w:tblGrid>
        <w:gridCol w:w="4876"/>
        <w:gridCol w:w="4189"/>
        <w:gridCol w:w="1067"/>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D8640C">
            <w:pPr>
              <w:widowControl w:val="0"/>
              <w:autoSpaceDE w:val="0"/>
              <w:autoSpaceDN w:val="0"/>
              <w:adjustRightInd w:val="0"/>
              <w:spacing w:after="0"/>
              <w:ind w:left="1093" w:hanging="144"/>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NGLISH</w:t>
            </w:r>
            <w:r w:rsidRPr="00FA7AC7">
              <w:rPr>
                <w:rFonts w:ascii="Times New Roman" w:hAnsi="Times New Roman"/>
                <w:b/>
                <w:bCs/>
                <w:color w:val="191919"/>
                <w:spacing w:val="22"/>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90" w:lineRule="exact"/>
        <w:rPr>
          <w:rFonts w:ascii="Times New Roman" w:hAnsi="Times New Roman"/>
          <w:sz w:val="19"/>
          <w:szCs w:val="19"/>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E96E7B">
      <w:pPr>
        <w:widowControl w:val="0"/>
        <w:autoSpaceDE w:val="0"/>
        <w:autoSpaceDN w:val="0"/>
        <w:adjustRightInd w:val="0"/>
        <w:spacing w:before="27" w:after="0"/>
        <w:ind w:right="430" w:firstLine="0"/>
        <w:jc w:val="both"/>
        <w:rPr>
          <w:rFonts w:ascii="Times New Roman" w:hAnsi="Times New Roman"/>
          <w:color w:val="000000"/>
          <w:sz w:val="20"/>
          <w:szCs w:val="20"/>
        </w:rPr>
      </w:pPr>
      <w:r w:rsidRPr="00284C41">
        <w:rPr>
          <w:rFonts w:ascii="Calibri" w:hAnsi="Calibri"/>
          <w:noProof/>
          <w:lang w:eastAsia="en-US"/>
        </w:rPr>
        <w:pict>
          <v:group id="_x0000_s3736" style="position:absolute;left:0;text-align:left;margin-left:316.8pt;margin-top:-52.9pt;width:31.2pt;height:31pt;z-index:-251603456;mso-position-horizontal-relative:page" coordorigin="6336,-1058" coordsize="624,620" o:allowincell="f">
            <v:rect id="_x0000_s3737" style="position:absolute;left:6341;top:-1053;width:613;height:610" o:allowincell="f" stroked="f">
              <v:path arrowok="t"/>
            </v:rect>
            <v:rect id="_x0000_s3738" style="position:absolute;left:6342;top:-1054;width:620;height:620;mso-position-horizontal-relative:page" o:allowincell="f" filled="f" stroked="f">
              <v:textbox style="mso-next-textbox:#_x0000_s3738"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ENGL</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5621 - Literatu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 of the Sixteenth and Seventeenth Centuries</w:t>
      </w:r>
      <w:r w:rsidR="00E96E7B">
        <w:rPr>
          <w:rFonts w:ascii="Times New Roman" w:hAnsi="Times New Roman"/>
          <w:b/>
          <w:bCs/>
          <w:color w:val="191919"/>
          <w:sz w:val="20"/>
          <w:szCs w:val="20"/>
        </w:rPr>
        <w:t xml:space="preserve"> </w:t>
      </w:r>
    </w:p>
    <w:p w:rsidR="00E96E7B" w:rsidRDefault="00F42301" w:rsidP="00E96E7B">
      <w:pPr>
        <w:widowControl w:val="0"/>
        <w:autoSpaceDE w:val="0"/>
        <w:autoSpaceDN w:val="0"/>
        <w:adjustRightInd w:val="0"/>
        <w:spacing w:before="10"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p>
    <w:p w:rsidR="00F42301" w:rsidRDefault="00284C41" w:rsidP="00E96E7B">
      <w:pPr>
        <w:widowControl w:val="0"/>
        <w:autoSpaceDE w:val="0"/>
        <w:autoSpaceDN w:val="0"/>
        <w:adjustRightInd w:val="0"/>
        <w:spacing w:before="10" w:after="0" w:line="252" w:lineRule="auto"/>
        <w:ind w:right="430" w:firstLine="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715" type="#_x0000_t202" style="position:absolute;left:0;text-align:left;margin-left:520.2pt;margin-top:123pt;width:1in;height:495.8pt;z-index:-251325952;mso-position-horizontal-relative:page;mso-position-vertical-relative:page" o:allowincell="f" filled="f" stroked="f">
            <v:textbox style="layout-flow:vertical;mso-next-textbox:#_x0000_s7715" inset="0,0,0,0">
              <w:txbxContent>
                <w:p w:rsidR="00E410E0" w:rsidRDefault="00E410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8A01C7">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Literary tendencies and thought of the period, including critical study of such major figures as More, Sidne</w:t>
      </w:r>
      <w:r w:rsidR="00F42301">
        <w:rPr>
          <w:rFonts w:ascii="Times New Roman" w:hAnsi="Times New Roman"/>
          <w:color w:val="191919"/>
          <w:spacing w:val="-13"/>
          <w:sz w:val="20"/>
          <w:szCs w:val="20"/>
        </w:rPr>
        <w:t>y</w:t>
      </w:r>
      <w:r w:rsidR="00F42301">
        <w:rPr>
          <w:rFonts w:ascii="Times New Roman" w:hAnsi="Times New Roman"/>
          <w:color w:val="191919"/>
          <w:sz w:val="20"/>
          <w:szCs w:val="20"/>
        </w:rPr>
        <w:t>, Donne, Jonson, Herbert and Milton.</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Poetry and prose of the Restoration and Neo-classical periods with emphasis on such figures as Dryden, Congreve, Pope, Swift and Johnson.</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w:t>
      </w:r>
      <w:r w:rsidR="00E96E7B">
        <w:rPr>
          <w:rFonts w:ascii="Times New Roman" w:hAnsi="Times New Roman"/>
          <w:color w:val="191919"/>
          <w:sz w:val="20"/>
          <w:szCs w:val="20"/>
        </w:rPr>
        <w:t>eriod, with emphasis on the po</w:t>
      </w:r>
      <w:r>
        <w:rPr>
          <w:rFonts w:ascii="Times New Roman" w:hAnsi="Times New Roman"/>
          <w:color w:val="191919"/>
          <w:sz w:val="20"/>
          <w:szCs w:val="20"/>
        </w:rPr>
        <w:t>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w:t>
      </w:r>
      <w:r w:rsidR="00E96E7B">
        <w:rPr>
          <w:rFonts w:ascii="Times New Roman" w:hAnsi="Times New Roman"/>
          <w:color w:val="191919"/>
          <w:sz w:val="20"/>
          <w:szCs w:val="20"/>
        </w:rPr>
        <w:t xml:space="preserve"> </w:t>
      </w:r>
      <w:r>
        <w:rPr>
          <w:rFonts w:ascii="Times New Roman" w:hAnsi="Times New Roman"/>
          <w:color w:val="191919"/>
          <w:sz w:val="20"/>
          <w:szCs w:val="20"/>
        </w:rPr>
        <w:t>Americas.</w:t>
      </w:r>
    </w:p>
    <w:p w:rsidR="00E96E7B" w:rsidRDefault="00F42301" w:rsidP="00E96E7B">
      <w:pPr>
        <w:widowControl w:val="0"/>
        <w:autoSpaceDE w:val="0"/>
        <w:autoSpaceDN w:val="0"/>
        <w:adjustRightInd w:val="0"/>
        <w:spacing w:before="6" w:after="0" w:line="251"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1"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F42301" w:rsidRDefault="00F42301" w:rsidP="00E96E7B">
      <w:pPr>
        <w:widowControl w:val="0"/>
        <w:autoSpaceDE w:val="0"/>
        <w:autoSpaceDN w:val="0"/>
        <w:adjustRightInd w:val="0"/>
        <w:spacing w:after="0" w:line="226"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E96E7B" w:rsidRDefault="00F42301" w:rsidP="00E96E7B">
      <w:pPr>
        <w:widowControl w:val="0"/>
        <w:autoSpaceDE w:val="0"/>
        <w:autoSpaceDN w:val="0"/>
        <w:adjustRightInd w:val="0"/>
        <w:spacing w:before="6"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2" w:lineRule="auto"/>
        <w:ind w:right="43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Prose and poetry of the early and mid-19th century by such key figures as Hawthorne, Melville, Douglass, Poe, Emerson,</w:t>
      </w:r>
      <w:r>
        <w:rPr>
          <w:rFonts w:ascii="Times New Roman" w:hAnsi="Times New Roman"/>
          <w:color w:val="191919"/>
          <w:spacing w:val="-4"/>
          <w:sz w:val="20"/>
          <w:szCs w:val="20"/>
        </w:rPr>
        <w:t xml:space="preserve"> </w:t>
      </w:r>
      <w:r>
        <w:rPr>
          <w:rFonts w:ascii="Times New Roman" w:hAnsi="Times New Roman"/>
          <w:color w:val="191919"/>
          <w:sz w:val="20"/>
          <w:szCs w:val="20"/>
        </w:rPr>
        <w:t>Thoreau and</w:t>
      </w:r>
      <w:r>
        <w:rPr>
          <w:rFonts w:ascii="Times New Roman" w:hAnsi="Times New Roman"/>
          <w:color w:val="191919"/>
          <w:spacing w:val="-4"/>
          <w:sz w:val="20"/>
          <w:szCs w:val="20"/>
        </w:rPr>
        <w:t xml:space="preserve"> </w:t>
      </w:r>
      <w:r>
        <w:rPr>
          <w:rFonts w:ascii="Times New Roman" w:hAnsi="Times New Roman"/>
          <w:color w:val="191919"/>
          <w:sz w:val="20"/>
          <w:szCs w:val="20"/>
        </w:rPr>
        <w:t>Whitman.</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w:t>
      </w:r>
      <w:r w:rsidR="00E96E7B">
        <w:rPr>
          <w:rFonts w:ascii="Times New Roman" w:hAnsi="Times New Roman"/>
          <w:color w:val="191919"/>
          <w:sz w:val="20"/>
          <w:szCs w:val="20"/>
        </w:rPr>
        <w:t xml:space="preserve"> </w:t>
      </w:r>
      <w:r>
        <w:rPr>
          <w:rFonts w:ascii="Times New Roman" w:hAnsi="Times New Roman"/>
          <w:color w:val="191919"/>
          <w:sz w:val="20"/>
          <w:szCs w:val="20"/>
        </w:rPr>
        <w:t>South.</w:t>
      </w:r>
    </w:p>
    <w:p w:rsidR="00E96E7B" w:rsidRDefault="00F42301" w:rsidP="00E96E7B">
      <w:pPr>
        <w:widowControl w:val="0"/>
        <w:autoSpaceDE w:val="0"/>
        <w:autoSpaceDN w:val="0"/>
        <w:adjustRightInd w:val="0"/>
        <w:spacing w:before="6" w:after="0" w:line="252" w:lineRule="auto"/>
        <w:ind w:right="43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p>
    <w:p w:rsidR="00F42301" w:rsidRDefault="00F42301" w:rsidP="00E96E7B">
      <w:pPr>
        <w:widowControl w:val="0"/>
        <w:autoSpaceDE w:val="0"/>
        <w:autoSpaceDN w:val="0"/>
        <w:adjustRightInd w:val="0"/>
        <w:spacing w:before="6" w:after="0" w:line="252" w:lineRule="auto"/>
        <w:ind w:right="430" w:firstLine="0"/>
        <w:jc w:val="both"/>
        <w:rPr>
          <w:rFonts w:ascii="Times New Roman" w:hAnsi="Times New Roman"/>
          <w:color w:val="000000"/>
          <w:sz w:val="20"/>
          <w:szCs w:val="20"/>
        </w:rPr>
      </w:pP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E96E7B">
      <w:pPr>
        <w:widowControl w:val="0"/>
        <w:autoSpaceDE w:val="0"/>
        <w:autoSpaceDN w:val="0"/>
        <w:adjustRightInd w:val="0"/>
        <w:spacing w:after="0" w:line="225"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African-American writing from the 18th through the 20th centuries, with emphasis on major writers and cultural traditions.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line="250" w:lineRule="auto"/>
        <w:ind w:right="430" w:firstLine="0"/>
        <w:jc w:val="both"/>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F42301" w:rsidRDefault="00F42301" w:rsidP="00E96E7B">
      <w:pPr>
        <w:widowControl w:val="0"/>
        <w:autoSpaceDE w:val="0"/>
        <w:autoSpaceDN w:val="0"/>
        <w:adjustRightInd w:val="0"/>
        <w:spacing w:after="0" w:line="227" w:lineRule="exact"/>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w:t>
      </w:r>
      <w:r w:rsidR="00E96E7B">
        <w:rPr>
          <w:rFonts w:ascii="Times New Roman" w:hAnsi="Times New Roman"/>
          <w:color w:val="000000"/>
          <w:sz w:val="20"/>
          <w:szCs w:val="20"/>
        </w:rPr>
        <w:t xml:space="preserve"> </w:t>
      </w:r>
      <w:r>
        <w:rPr>
          <w:rFonts w:ascii="Times New Roman" w:hAnsi="Times New Roman"/>
          <w:color w:val="000000"/>
          <w:sz w:val="20"/>
          <w:szCs w:val="20"/>
        </w:rPr>
        <w:t>20th centur</w:t>
      </w:r>
      <w:r>
        <w:rPr>
          <w:rFonts w:ascii="Times New Roman" w:hAnsi="Times New Roman"/>
          <w:color w:val="000000"/>
          <w:spacing w:val="-13"/>
          <w:sz w:val="20"/>
          <w:szCs w:val="20"/>
        </w:rPr>
        <w:t>y</w:t>
      </w:r>
      <w:r>
        <w:rPr>
          <w:rFonts w:ascii="Times New Roman" w:hAnsi="Times New Roman"/>
          <w:color w:val="000000"/>
          <w:sz w:val="20"/>
          <w:szCs w:val="20"/>
        </w:rPr>
        <w:t>.</w:t>
      </w:r>
    </w:p>
    <w:p w:rsidR="00F42301" w:rsidRDefault="00F42301" w:rsidP="00E96E7B">
      <w:pPr>
        <w:widowControl w:val="0"/>
        <w:autoSpaceDE w:val="0"/>
        <w:autoSpaceDN w:val="0"/>
        <w:adjustRightInd w:val="0"/>
        <w:spacing w:before="6" w:after="0"/>
        <w:ind w:right="43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F42301" w:rsidRDefault="00F42301" w:rsidP="00E96E7B">
      <w:pPr>
        <w:widowControl w:val="0"/>
        <w:autoSpaceDE w:val="0"/>
        <w:autoSpaceDN w:val="0"/>
        <w:adjustRightInd w:val="0"/>
        <w:spacing w:before="13" w:after="0"/>
        <w:ind w:right="430" w:firstLine="0"/>
        <w:jc w:val="both"/>
        <w:rPr>
          <w:rFonts w:ascii="Times New Roman" w:hAnsi="Times New Roman"/>
          <w:color w:val="000000"/>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26" w:after="0"/>
        <w:ind w:left="875" w:right="1929" w:firstLine="360"/>
        <w:jc w:val="both"/>
        <w:rPr>
          <w:rFonts w:ascii="Times New Roman" w:hAnsi="Times New Roman"/>
          <w:color w:val="000000"/>
          <w:sz w:val="20"/>
          <w:szCs w:val="20"/>
        </w:rPr>
        <w:sectPr w:rsidR="00F42301" w:rsidSect="00E96E7B">
          <w:pgSz w:w="12240" w:h="15840"/>
          <w:pgMar w:top="280" w:right="1530" w:bottom="280" w:left="1280" w:header="0" w:footer="955" w:gutter="0"/>
          <w:cols w:space="720" w:equalWidth="0">
            <w:col w:w="9430"/>
          </w:cols>
          <w:noEndnote/>
        </w:sectPr>
      </w:pPr>
    </w:p>
    <w:tbl>
      <w:tblPr>
        <w:tblW w:w="10503" w:type="dxa"/>
        <w:tblInd w:w="-90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8A01C7">
            <w:pPr>
              <w:widowControl w:val="0"/>
              <w:autoSpaceDE w:val="0"/>
              <w:autoSpaceDN w:val="0"/>
              <w:adjustRightInd w:val="0"/>
              <w:spacing w:after="0" w:line="346" w:lineRule="exact"/>
              <w:ind w:left="172" w:right="875" w:hanging="26"/>
              <w:jc w:val="center"/>
              <w:rPr>
                <w:rFonts w:ascii="Times New Roman" w:hAnsi="Times New Roman"/>
                <w:color w:val="000000"/>
                <w:sz w:val="27"/>
                <w:szCs w:val="27"/>
              </w:rPr>
            </w:pPr>
            <w:r w:rsidRPr="00FA7AC7">
              <w:rPr>
                <w:rFonts w:ascii="Times New Roman" w:hAnsi="Times New Roman"/>
                <w:b/>
                <w:bCs/>
                <w:color w:val="191919"/>
                <w:sz w:val="36"/>
                <w:szCs w:val="36"/>
              </w:rPr>
              <w:t>H</w:t>
            </w:r>
            <w:r w:rsidRPr="00FA7AC7">
              <w:rPr>
                <w:rFonts w:ascii="Times New Roman" w:hAnsi="Times New Roman"/>
                <w:b/>
                <w:bCs/>
                <w:color w:val="191919"/>
                <w:sz w:val="27"/>
                <w:szCs w:val="27"/>
              </w:rPr>
              <w:t>EA</w:t>
            </w:r>
            <w:r w:rsidRPr="00FA7AC7">
              <w:rPr>
                <w:rFonts w:ascii="Times New Roman" w:hAnsi="Times New Roman"/>
                <w:b/>
                <w:bCs/>
                <w:color w:val="191919"/>
                <w:spacing w:val="-25"/>
                <w:sz w:val="27"/>
                <w:szCs w:val="27"/>
              </w:rPr>
              <w:t>L</w:t>
            </w:r>
            <w:r w:rsidRPr="00FA7AC7">
              <w:rPr>
                <w:rFonts w:ascii="Times New Roman" w:hAnsi="Times New Roman"/>
                <w:b/>
                <w:bCs/>
                <w:color w:val="191919"/>
                <w:sz w:val="27"/>
                <w:szCs w:val="27"/>
              </w:rPr>
              <w:t>TH</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27"/>
                <w:szCs w:val="27"/>
              </w:rPr>
              <w:t>AND</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P</w:t>
            </w:r>
            <w:r w:rsidRPr="00FA7AC7">
              <w:rPr>
                <w:rFonts w:ascii="Times New Roman" w:hAnsi="Times New Roman"/>
                <w:b/>
                <w:bCs/>
                <w:color w:val="191919"/>
                <w:sz w:val="27"/>
                <w:szCs w:val="27"/>
              </w:rPr>
              <w:t>HYSICAL</w:t>
            </w:r>
          </w:p>
          <w:p w:rsidR="00F42301" w:rsidRPr="00FA7AC7" w:rsidRDefault="00F42301" w:rsidP="008A01C7">
            <w:pPr>
              <w:widowControl w:val="0"/>
              <w:autoSpaceDE w:val="0"/>
              <w:autoSpaceDN w:val="0"/>
              <w:adjustRightInd w:val="0"/>
              <w:spacing w:after="0" w:line="348" w:lineRule="exact"/>
              <w:ind w:left="1031" w:right="1734" w:hanging="75"/>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8A01C7" w:rsidRPr="00AB16FB" w:rsidRDefault="008A01C7" w:rsidP="00AB16FB">
      <w:pPr>
        <w:pStyle w:val="Heading1"/>
        <w:spacing w:before="0"/>
        <w:ind w:left="180" w:firstLine="0"/>
        <w:rPr>
          <w:rFonts w:ascii="Impact" w:hAnsi="Impact" w:cs="Impact"/>
          <w:color w:val="808080" w:themeColor="background1" w:themeShade="80"/>
          <w:sz w:val="36"/>
          <w:szCs w:val="36"/>
        </w:rPr>
      </w:pPr>
      <w:bookmarkStart w:id="511" w:name="_Toc294969768"/>
      <w:r w:rsidRPr="00AB16FB">
        <w:rPr>
          <w:rFonts w:ascii="Impact" w:hAnsi="Impact" w:cs="Impact"/>
          <w:color w:val="808080" w:themeColor="background1" w:themeShade="80"/>
          <w:position w:val="-1"/>
          <w:sz w:val="36"/>
          <w:szCs w:val="36"/>
        </w:rPr>
        <w:t>HEA</w:t>
      </w:r>
      <w:r w:rsidRPr="00AB16FB">
        <w:rPr>
          <w:rFonts w:ascii="Impact" w:hAnsi="Impact" w:cs="Impact"/>
          <w:color w:val="808080" w:themeColor="background1" w:themeShade="80"/>
          <w:spacing w:val="-26"/>
          <w:position w:val="-1"/>
          <w:sz w:val="36"/>
          <w:szCs w:val="36"/>
        </w:rPr>
        <w:t>L</w:t>
      </w:r>
      <w:r w:rsidRPr="00AB16FB">
        <w:rPr>
          <w:rFonts w:ascii="Impact" w:hAnsi="Impact" w:cs="Impact"/>
          <w:color w:val="808080" w:themeColor="background1" w:themeShade="80"/>
          <w:position w:val="-1"/>
          <w:sz w:val="36"/>
          <w:szCs w:val="36"/>
        </w:rPr>
        <w:t>TH AND PHYSICAL EDUC</w:t>
      </w:r>
      <w:r w:rsidRPr="00AB16FB">
        <w:rPr>
          <w:rFonts w:ascii="Impact" w:hAnsi="Impact" w:cs="Impact"/>
          <w:color w:val="808080" w:themeColor="background1" w:themeShade="80"/>
          <w:spacing w:val="-19"/>
          <w:position w:val="-1"/>
          <w:sz w:val="36"/>
          <w:szCs w:val="36"/>
        </w:rPr>
        <w:t>A</w:t>
      </w:r>
      <w:r w:rsidRPr="00AB16FB">
        <w:rPr>
          <w:rFonts w:ascii="Impact" w:hAnsi="Impact" w:cs="Impact"/>
          <w:color w:val="808080" w:themeColor="background1" w:themeShade="80"/>
          <w:position w:val="-1"/>
          <w:sz w:val="36"/>
          <w:szCs w:val="36"/>
        </w:rPr>
        <w:t>TION</w:t>
      </w:r>
      <w:bookmarkEnd w:id="511"/>
    </w:p>
    <w:p w:rsidR="00F42301" w:rsidRPr="008A01C7" w:rsidRDefault="008A01C7" w:rsidP="008A01C7">
      <w:pPr>
        <w:widowControl w:val="0"/>
        <w:autoSpaceDE w:val="0"/>
        <w:autoSpaceDN w:val="0"/>
        <w:adjustRightInd w:val="0"/>
        <w:spacing w:before="26" w:after="0"/>
        <w:ind w:left="180"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sidRPr="008A01C7">
        <w:rPr>
          <w:rFonts w:ascii="Times New Roman" w:hAnsi="Times New Roman"/>
          <w:color w:val="000000"/>
          <w:sz w:val="20"/>
          <w:szCs w:val="20"/>
        </w:rPr>
        <w:t xml:space="preserve"> </w:t>
      </w:r>
      <w:r>
        <w:rPr>
          <w:rFonts w:ascii="Times New Roman" w:hAnsi="Times New Roman"/>
          <w:color w:val="000000"/>
          <w:sz w:val="20"/>
          <w:szCs w:val="20"/>
        </w:rPr>
        <w:t>5</w:t>
      </w:r>
      <w:r w:rsidRPr="008A01C7">
        <w:rPr>
          <w:rFonts w:ascii="Times New Roman" w:hAnsi="Times New Roman"/>
          <w:color w:val="000000"/>
          <w:sz w:val="20"/>
          <w:szCs w:val="20"/>
        </w:rPr>
        <w:t xml:space="preserve"> certificatio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prepare</w:t>
      </w:r>
      <w:r>
        <w:rPr>
          <w:rFonts w:ascii="Times New Roman" w:hAnsi="Times New Roman"/>
          <w:color w:val="000000"/>
          <w:sz w:val="20"/>
          <w:szCs w:val="20"/>
        </w:rPr>
        <w:t>s</w:t>
      </w:r>
      <w:r w:rsidRPr="008A01C7">
        <w:rPr>
          <w:rFonts w:ascii="Times New Roman" w:hAnsi="Times New Roman"/>
          <w:color w:val="000000"/>
          <w:sz w:val="20"/>
          <w:szCs w:val="20"/>
        </w:rPr>
        <w:t xml:space="preserve"> students in traditional and innovative method</w:t>
      </w:r>
      <w:r>
        <w:rPr>
          <w:rFonts w:ascii="Times New Roman" w:hAnsi="Times New Roman"/>
          <w:color w:val="000000"/>
          <w:sz w:val="20"/>
          <w:szCs w:val="20"/>
        </w:rPr>
        <w:t>s</w:t>
      </w:r>
      <w:r w:rsidRPr="008A01C7">
        <w:rPr>
          <w:rFonts w:ascii="Times New Roman" w:hAnsi="Times New Roman"/>
          <w:color w:val="000000"/>
          <w:sz w:val="20"/>
          <w:szCs w:val="20"/>
        </w:rPr>
        <w:t xml:space="preserve"> o</w:t>
      </w:r>
      <w:r>
        <w:rPr>
          <w:rFonts w:ascii="Times New Roman" w:hAnsi="Times New Roman"/>
          <w:color w:val="000000"/>
          <w:sz w:val="20"/>
          <w:szCs w:val="20"/>
        </w:rPr>
        <w:t>f</w:t>
      </w:r>
      <w:r w:rsidRPr="008A01C7">
        <w:rPr>
          <w:rFonts w:ascii="Times New Roman" w:hAnsi="Times New Roman"/>
          <w:color w:val="000000"/>
          <w:sz w:val="20"/>
          <w:szCs w:val="20"/>
        </w:rPr>
        <w:t xml:space="preserve"> teachin</w:t>
      </w:r>
      <w:r>
        <w:rPr>
          <w:rFonts w:ascii="Times New Roman" w:hAnsi="Times New Roman"/>
          <w:color w:val="000000"/>
          <w:sz w:val="20"/>
          <w:szCs w:val="20"/>
        </w:rPr>
        <w:t>g</w:t>
      </w:r>
      <w:r w:rsidRPr="008A01C7">
        <w:rPr>
          <w:rFonts w:ascii="Times New Roman" w:hAnsi="Times New Roman"/>
          <w:color w:val="000000"/>
          <w:sz w:val="20"/>
          <w:szCs w:val="20"/>
        </w:rPr>
        <w:t xml:space="preserve"> physica</w:t>
      </w:r>
      <w:r>
        <w:rPr>
          <w:rFonts w:ascii="Times New Roman" w:hAnsi="Times New Roman"/>
          <w:color w:val="000000"/>
          <w:sz w:val="20"/>
          <w:szCs w:val="20"/>
        </w:rPr>
        <w:t>l</w:t>
      </w:r>
      <w:r w:rsidRPr="008A01C7">
        <w:rPr>
          <w:rFonts w:ascii="Times New Roman" w:hAnsi="Times New Roman"/>
          <w:color w:val="000000"/>
          <w:sz w:val="20"/>
          <w:szCs w:val="20"/>
        </w:rPr>
        <w:t xml:space="preserve"> educatio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health</w:t>
      </w:r>
      <w:r>
        <w:rPr>
          <w:rFonts w:ascii="Times New Roman" w:hAnsi="Times New Roman"/>
          <w:color w:val="000000"/>
          <w:sz w:val="20"/>
          <w:szCs w:val="20"/>
        </w:rPr>
        <w:t>.</w:t>
      </w:r>
      <w:r w:rsidRPr="008A01C7">
        <w:rPr>
          <w:rFonts w:ascii="Times New Roman" w:hAnsi="Times New Roman"/>
          <w:color w:val="000000"/>
          <w:sz w:val="20"/>
          <w:szCs w:val="20"/>
        </w:rPr>
        <w:t xml:space="preserve"> Successfu</w:t>
      </w:r>
      <w:r>
        <w:rPr>
          <w:rFonts w:ascii="Times New Roman" w:hAnsi="Times New Roman"/>
          <w:color w:val="000000"/>
          <w:sz w:val="20"/>
          <w:szCs w:val="20"/>
        </w:rPr>
        <w:t>l</w:t>
      </w:r>
      <w:r w:rsidRPr="008A01C7">
        <w:rPr>
          <w:rFonts w:ascii="Times New Roman" w:hAnsi="Times New Roman"/>
          <w:color w:val="000000"/>
          <w:sz w:val="20"/>
          <w:szCs w:val="20"/>
        </w:rPr>
        <w:t xml:space="preserve"> new methods of teaching motor skills, </w:t>
      </w:r>
      <w:r>
        <w:rPr>
          <w:rFonts w:ascii="Times New Roman" w:hAnsi="Times New Roman"/>
          <w:color w:val="000000"/>
          <w:sz w:val="20"/>
          <w:szCs w:val="20"/>
        </w:rPr>
        <w:t>conditioning,</w:t>
      </w:r>
      <w:r w:rsidRPr="008A01C7">
        <w:rPr>
          <w:rFonts w:ascii="Times New Roman" w:hAnsi="Times New Roman"/>
          <w:color w:val="000000"/>
          <w:sz w:val="20"/>
          <w:szCs w:val="20"/>
        </w:rPr>
        <w:t xml:space="preserve"> </w:t>
      </w:r>
      <w:r>
        <w:rPr>
          <w:rFonts w:ascii="Times New Roman" w:hAnsi="Times New Roman"/>
          <w:color w:val="000000"/>
          <w:sz w:val="20"/>
          <w:szCs w:val="20"/>
        </w:rPr>
        <w:t>research,</w:t>
      </w:r>
      <w:r w:rsidRPr="008A01C7">
        <w:rPr>
          <w:rFonts w:ascii="Times New Roman" w:hAnsi="Times New Roman"/>
          <w:color w:val="000000"/>
          <w:sz w:val="20"/>
          <w:szCs w:val="20"/>
        </w:rPr>
        <w:t xml:space="preserve"> </w:t>
      </w:r>
      <w:r>
        <w:rPr>
          <w:rFonts w:ascii="Times New Roman" w:hAnsi="Times New Roman"/>
          <w:color w:val="000000"/>
          <w:sz w:val="20"/>
          <w:szCs w:val="20"/>
        </w:rPr>
        <w:t>technology</w:t>
      </w:r>
      <w:r w:rsidRPr="008A01C7">
        <w:rPr>
          <w:rFonts w:ascii="Times New Roman" w:hAnsi="Times New Roman"/>
          <w:color w:val="000000"/>
          <w:sz w:val="20"/>
          <w:szCs w:val="20"/>
        </w:rPr>
        <w:t xml:space="preserve"> </w:t>
      </w:r>
      <w:r>
        <w:rPr>
          <w:rFonts w:ascii="Times New Roman" w:hAnsi="Times New Roman"/>
          <w:color w:val="000000"/>
          <w:sz w:val="20"/>
          <w:szCs w:val="20"/>
        </w:rPr>
        <w:t>and</w:t>
      </w:r>
      <w:r w:rsidRPr="008A01C7">
        <w:rPr>
          <w:rFonts w:ascii="Times New Roman" w:hAnsi="Times New Roman"/>
          <w:color w:val="000000"/>
          <w:sz w:val="20"/>
          <w:szCs w:val="20"/>
        </w:rPr>
        <w:t xml:space="preserve"> </w:t>
      </w:r>
      <w:r>
        <w:rPr>
          <w:rFonts w:ascii="Times New Roman" w:hAnsi="Times New Roman"/>
          <w:color w:val="000000"/>
          <w:sz w:val="20"/>
          <w:szCs w:val="20"/>
        </w:rPr>
        <w:t>coaching</w:t>
      </w:r>
      <w:r w:rsidRPr="008A01C7">
        <w:rPr>
          <w:rFonts w:ascii="Times New Roman" w:hAnsi="Times New Roman"/>
          <w:color w:val="000000"/>
          <w:sz w:val="20"/>
          <w:szCs w:val="20"/>
        </w:rPr>
        <w:t xml:space="preserve"> </w:t>
      </w:r>
      <w:r>
        <w:rPr>
          <w:rFonts w:ascii="Times New Roman" w:hAnsi="Times New Roman"/>
          <w:color w:val="000000"/>
          <w:sz w:val="20"/>
          <w:szCs w:val="20"/>
        </w:rPr>
        <w:t>are</w:t>
      </w:r>
      <w:r w:rsidRPr="008A01C7">
        <w:rPr>
          <w:rFonts w:ascii="Times New Roman" w:hAnsi="Times New Roman"/>
          <w:color w:val="000000"/>
          <w:sz w:val="20"/>
          <w:szCs w:val="20"/>
        </w:rPr>
        <w:t xml:space="preserve"> </w:t>
      </w:r>
      <w:r>
        <w:rPr>
          <w:rFonts w:ascii="Times New Roman" w:hAnsi="Times New Roman"/>
          <w:color w:val="000000"/>
          <w:sz w:val="20"/>
          <w:szCs w:val="20"/>
        </w:rPr>
        <w:t>incorporated</w:t>
      </w:r>
      <w:r w:rsidR="00284C41">
        <w:rPr>
          <w:rFonts w:ascii="Times New Roman" w:hAnsi="Times New Roman"/>
          <w:color w:val="000000"/>
          <w:sz w:val="20"/>
          <w:szCs w:val="20"/>
        </w:rPr>
        <w:pict>
          <v:group id="_x0000_s3741" style="position:absolute;left:0;text-align:left;margin-left:264.55pt;margin-top:-54.15pt;width:31.2pt;height:31.05pt;z-index:-251600384;mso-position-horizontal-relative:page;mso-position-vertical-relative:text" coordorigin="5291,-1083" coordsize="624,621" o:allowincell="f">
            <v:rect id="_x0000_s3742" style="position:absolute;left:5296;top:-1078;width:613;height:610" o:allowincell="f" stroked="f">
              <v:path arrowok="t"/>
            </v:rect>
            <v:rect id="_x0000_s3743" style="position:absolute;left:5296;top:-1078;width:620;height:620;mso-position-horizontal-relative:page" o:allowincell="f" filled="f" stroked="f">
              <v:textbox style="mso-next-textbox:#_x0000_s3743"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color w:val="000000"/>
          <w:sz w:val="20"/>
          <w:szCs w:val="20"/>
        </w:rPr>
        <w:t xml:space="preserve"> </w:t>
      </w:r>
      <w:r w:rsidR="00F42301" w:rsidRPr="008A01C7">
        <w:rPr>
          <w:rFonts w:ascii="Times New Roman" w:hAnsi="Times New Roman"/>
          <w:color w:val="000000"/>
          <w:sz w:val="20"/>
          <w:szCs w:val="20"/>
        </w:rPr>
        <w:t>into each course within the graduate curriculum.</w:t>
      </w:r>
    </w:p>
    <w:p w:rsidR="00F42301" w:rsidRDefault="00284C41" w:rsidP="008A01C7">
      <w:pPr>
        <w:widowControl w:val="0"/>
        <w:autoSpaceDE w:val="0"/>
        <w:autoSpaceDN w:val="0"/>
        <w:adjustRightInd w:val="0"/>
        <w:spacing w:before="6" w:after="0" w:line="200" w:lineRule="exact"/>
        <w:ind w:left="180" w:firstLine="0"/>
        <w:jc w:val="both"/>
        <w:rPr>
          <w:rFonts w:ascii="Times New Roman" w:hAnsi="Times New Roman"/>
          <w:sz w:val="20"/>
          <w:szCs w:val="20"/>
        </w:rPr>
      </w:pPr>
      <w:r w:rsidRPr="00284C41">
        <w:rPr>
          <w:rFonts w:ascii="Times New Roman" w:hAnsi="Times New Roman"/>
          <w:noProof/>
          <w:position w:val="2"/>
          <w:sz w:val="20"/>
          <w:szCs w:val="20"/>
        </w:rPr>
        <w:pict>
          <v:shape id="_x0000_s7716" type="#_x0000_t202" style="position:absolute;left:0;text-align:left;margin-left:18.65pt;margin-top:2.85pt;width:1in;height:532.75pt;z-index:-251324928;mso-position-horizontal-relative:page" o:allowincell="f" filled="f" stroked="f">
            <v:textbox style="layout-flow:vertical;mso-layout-flow-alt:bottom-to-top;mso-next-textbox:#_x0000_s7716" inset="0,0,0,0">
              <w:txbxContent>
                <w:p w:rsidR="00E410E0" w:rsidRDefault="00E410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p>
    <w:p w:rsidR="00F42301" w:rsidRPr="00AB16FB" w:rsidRDefault="00F42301" w:rsidP="00AB16FB">
      <w:pPr>
        <w:pStyle w:val="Heading2"/>
        <w:spacing w:before="0"/>
        <w:ind w:firstLine="187"/>
        <w:rPr>
          <w:rFonts w:ascii="Times New Roman" w:hAnsi="Times New Roman"/>
          <w:color w:val="808080" w:themeColor="background1" w:themeShade="80"/>
          <w:sz w:val="28"/>
          <w:szCs w:val="28"/>
        </w:rPr>
      </w:pPr>
      <w:bookmarkStart w:id="512" w:name="_Toc294969769"/>
      <w:r w:rsidRPr="00AB16FB">
        <w:rPr>
          <w:rFonts w:ascii="Times New Roman" w:hAnsi="Times New Roman"/>
          <w:bCs w:val="0"/>
          <w:color w:val="808080" w:themeColor="background1" w:themeShade="80"/>
          <w:sz w:val="28"/>
          <w:szCs w:val="28"/>
        </w:rPr>
        <w:t>P</w:t>
      </w:r>
      <w:r w:rsidRPr="00AB16FB">
        <w:rPr>
          <w:rFonts w:ascii="Times New Roman" w:hAnsi="Times New Roman"/>
          <w:bCs w:val="0"/>
          <w:color w:val="808080" w:themeColor="background1" w:themeShade="80"/>
          <w:spacing w:val="-6"/>
          <w:sz w:val="28"/>
          <w:szCs w:val="28"/>
        </w:rPr>
        <w:t>r</w:t>
      </w:r>
      <w:r w:rsidRPr="00AB16FB">
        <w:rPr>
          <w:rFonts w:ascii="Times New Roman" w:hAnsi="Times New Roman"/>
          <w:bCs w:val="0"/>
          <w:color w:val="808080" w:themeColor="background1" w:themeShade="80"/>
          <w:sz w:val="28"/>
          <w:szCs w:val="28"/>
        </w:rPr>
        <w:t>ogram of Study</w:t>
      </w:r>
      <w:bookmarkEnd w:id="512"/>
    </w:p>
    <w:p w:rsidR="00F42301" w:rsidRPr="00AB16FB" w:rsidRDefault="00F42301" w:rsidP="008A01C7">
      <w:pPr>
        <w:widowControl w:val="0"/>
        <w:autoSpaceDE w:val="0"/>
        <w:autoSpaceDN w:val="0"/>
        <w:adjustRightInd w:val="0"/>
        <w:spacing w:before="38" w:after="0"/>
        <w:ind w:lef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w:t>
      </w:r>
      <w:r w:rsidRPr="00AB16FB">
        <w:rPr>
          <w:rFonts w:ascii="Times New Roman" w:hAnsi="Times New Roman"/>
          <w:b/>
          <w:bCs/>
          <w:color w:val="808080" w:themeColor="background1" w:themeShade="80"/>
          <w:spacing w:val="-15"/>
          <w:sz w:val="24"/>
          <w:szCs w:val="24"/>
        </w:rPr>
        <w:t xml:space="preserve"> </w:t>
      </w: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16"/>
          <w:sz w:val="24"/>
          <w:szCs w:val="24"/>
        </w:rPr>
        <w:t xml:space="preserve"> </w:t>
      </w:r>
      <w:r w:rsidRPr="00AB16FB">
        <w:rPr>
          <w:rFonts w:ascii="Times New Roman" w:hAnsi="Times New Roman"/>
          <w:b/>
          <w:bCs/>
          <w:color w:val="808080" w:themeColor="background1" w:themeShade="80"/>
          <w:sz w:val="24"/>
          <w:szCs w:val="24"/>
        </w:rPr>
        <w:t>- Natu</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 of the Learner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F42301" w:rsidRPr="00FA7AC7" w:rsidTr="008A01C7">
        <w:trPr>
          <w:trHeight w:hRule="exact" w:val="287"/>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8A01C7">
        <w:trPr>
          <w:trHeight w:hRule="exact" w:val="240"/>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8A01C7">
        <w:trPr>
          <w:trHeight w:hRule="exact" w:val="240"/>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8A01C7">
        <w:trPr>
          <w:trHeight w:hRule="exact" w:val="320"/>
        </w:trPr>
        <w:tc>
          <w:tcPr>
            <w:tcW w:w="810"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8A01C7">
      <w:pPr>
        <w:widowControl w:val="0"/>
        <w:autoSpaceDE w:val="0"/>
        <w:autoSpaceDN w:val="0"/>
        <w:adjustRightInd w:val="0"/>
        <w:spacing w:before="3" w:after="0" w:line="110" w:lineRule="exact"/>
        <w:ind w:left="180" w:firstLine="0"/>
        <w:jc w:val="both"/>
        <w:rPr>
          <w:rFonts w:ascii="Times New Roman" w:hAnsi="Times New Roman"/>
          <w:sz w:val="11"/>
          <w:szCs w:val="11"/>
        </w:rPr>
      </w:pPr>
    </w:p>
    <w:p w:rsidR="00F42301" w:rsidRPr="00AB16FB" w:rsidRDefault="00F42301" w:rsidP="008A01C7">
      <w:pPr>
        <w:widowControl w:val="0"/>
        <w:autoSpaceDE w:val="0"/>
        <w:autoSpaceDN w:val="0"/>
        <w:adjustRightInd w:val="0"/>
        <w:spacing w:before="14" w:after="0"/>
        <w:ind w:lef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B -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ograms and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oblems of the School</w:t>
      </w:r>
      <w:r w:rsidR="008A01C7" w:rsidRPr="00AB16FB">
        <w:rPr>
          <w:rFonts w:ascii="Times New Roman" w:hAnsi="Times New Roman"/>
          <w:b/>
          <w:bCs/>
          <w:color w:val="808080" w:themeColor="background1" w:themeShade="80"/>
          <w:sz w:val="24"/>
          <w:szCs w:val="24"/>
        </w:rPr>
        <w:t xml:space="preserve"> </w:t>
      </w:r>
      <w:r w:rsidRPr="00AB16FB">
        <w:rPr>
          <w:rFonts w:ascii="Times New Roman" w:hAnsi="Times New Roman"/>
          <w:b/>
          <w:bCs/>
          <w:color w:val="808080" w:themeColor="background1" w:themeShade="80"/>
          <w:sz w:val="24"/>
          <w:szCs w:val="24"/>
        </w:rPr>
        <w:t>(Minimum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990" w:type="dxa"/>
        <w:tblLayout w:type="fixed"/>
        <w:tblCellMar>
          <w:left w:w="0" w:type="dxa"/>
          <w:right w:w="0" w:type="dxa"/>
        </w:tblCellMar>
        <w:tblLook w:val="0000"/>
      </w:tblPr>
      <w:tblGrid>
        <w:gridCol w:w="672"/>
        <w:gridCol w:w="661"/>
        <w:gridCol w:w="4225"/>
      </w:tblGrid>
      <w:tr w:rsidR="00F42301" w:rsidRPr="00FA7AC7" w:rsidTr="008A01C7">
        <w:trPr>
          <w:trHeight w:hRule="exact" w:val="287"/>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38" w:firstLine="0"/>
              <w:jc w:val="both"/>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F42301" w:rsidRPr="00FA7AC7" w:rsidTr="008A01C7">
        <w:trPr>
          <w:trHeight w:hRule="exact" w:val="24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&amp; Planning, Elementary &amp; Secondary</w:t>
            </w:r>
          </w:p>
        </w:tc>
      </w:tr>
      <w:tr w:rsidR="00F42301" w:rsidRPr="00FA7AC7" w:rsidTr="008A01C7">
        <w:trPr>
          <w:trHeight w:hRule="exact" w:val="320"/>
        </w:trPr>
        <w:tc>
          <w:tcPr>
            <w:tcW w:w="672"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38" w:firstLine="0"/>
              <w:jc w:val="both"/>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F42301" w:rsidRPr="00FA7AC7" w:rsidRDefault="00F42301" w:rsidP="008A01C7">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8A01C7">
      <w:pPr>
        <w:widowControl w:val="0"/>
        <w:autoSpaceDE w:val="0"/>
        <w:autoSpaceDN w:val="0"/>
        <w:adjustRightInd w:val="0"/>
        <w:spacing w:before="3" w:after="0" w:line="110" w:lineRule="exact"/>
        <w:ind w:left="180" w:firstLine="0"/>
        <w:jc w:val="both"/>
        <w:rPr>
          <w:rFonts w:ascii="Times New Roman" w:hAnsi="Times New Roman"/>
          <w:sz w:val="11"/>
          <w:szCs w:val="11"/>
        </w:rPr>
      </w:pPr>
    </w:p>
    <w:p w:rsidR="00F42301" w:rsidRPr="00AB16FB" w:rsidRDefault="00F42301" w:rsidP="008A01C7">
      <w:pPr>
        <w:widowControl w:val="0"/>
        <w:autoSpaceDE w:val="0"/>
        <w:autoSpaceDN w:val="0"/>
        <w:adjustRightInd w:val="0"/>
        <w:spacing w:before="14" w:after="0"/>
        <w:ind w:lef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C -</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pacing w:val="-26"/>
          <w:sz w:val="24"/>
          <w:szCs w:val="24"/>
        </w:rPr>
        <w:t>T</w:t>
      </w:r>
      <w:r w:rsidRPr="00AB16FB">
        <w:rPr>
          <w:rFonts w:ascii="Times New Roman" w:hAnsi="Times New Roman"/>
          <w:b/>
          <w:bCs/>
          <w:color w:val="808080" w:themeColor="background1" w:themeShade="80"/>
          <w:sz w:val="24"/>
          <w:szCs w:val="24"/>
        </w:rPr>
        <w:t>eaching Field (Minimum of 21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p w:rsidR="008A01C7"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w:t>
      </w:r>
    </w:p>
    <w:p w:rsidR="008A01C7"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w:t>
      </w:r>
    </w:p>
    <w:p w:rsidR="00F42301" w:rsidRDefault="00F42301" w:rsidP="008A01C7">
      <w:pPr>
        <w:widowControl w:val="0"/>
        <w:autoSpaceDE w:val="0"/>
        <w:autoSpaceDN w:val="0"/>
        <w:adjustRightInd w:val="0"/>
        <w:spacing w:before="37" w:after="0" w:line="250" w:lineRule="auto"/>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F42301" w:rsidRDefault="00F42301" w:rsidP="008A01C7">
      <w:pPr>
        <w:widowControl w:val="0"/>
        <w:autoSpaceDE w:val="0"/>
        <w:autoSpaceDN w:val="0"/>
        <w:adjustRightInd w:val="0"/>
        <w:spacing w:after="0"/>
        <w:ind w:left="99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F42301" w:rsidRDefault="00F42301" w:rsidP="008A01C7">
      <w:pPr>
        <w:widowControl w:val="0"/>
        <w:tabs>
          <w:tab w:val="left" w:pos="2520"/>
        </w:tabs>
        <w:autoSpaceDE w:val="0"/>
        <w:autoSpaceDN w:val="0"/>
        <w:adjustRightInd w:val="0"/>
        <w:spacing w:before="12" w:after="0"/>
        <w:ind w:left="99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F42301" w:rsidRDefault="00F42301" w:rsidP="008A01C7">
      <w:pPr>
        <w:widowControl w:val="0"/>
        <w:tabs>
          <w:tab w:val="left" w:pos="2520"/>
        </w:tabs>
        <w:autoSpaceDE w:val="0"/>
        <w:autoSpaceDN w:val="0"/>
        <w:adjustRightInd w:val="0"/>
        <w:spacing w:after="0" w:line="218" w:lineRule="exact"/>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5536</w:t>
      </w:r>
      <w:r>
        <w:rPr>
          <w:rFonts w:ascii="Times New Roman" w:hAnsi="Times New Roman"/>
          <w:sz w:val="20"/>
          <w:szCs w:val="20"/>
        </w:rPr>
        <w:tab/>
        <w:t>Facilities and Equipment</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5541</w:t>
      </w:r>
      <w:r>
        <w:rPr>
          <w:rFonts w:ascii="Times New Roman" w:hAnsi="Times New Roman"/>
          <w:sz w:val="20"/>
          <w:szCs w:val="20"/>
        </w:rPr>
        <w:tab/>
        <w:t>Health and Physical Education for</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oung Child</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F42301" w:rsidRDefault="00F42301" w:rsidP="008A01C7">
      <w:pPr>
        <w:widowControl w:val="0"/>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sidR="008A01C7">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F42301" w:rsidRDefault="00F42301" w:rsidP="008A01C7">
      <w:pPr>
        <w:widowControl w:val="0"/>
        <w:tabs>
          <w:tab w:val="left" w:pos="2520"/>
        </w:tabs>
        <w:autoSpaceDE w:val="0"/>
        <w:autoSpaceDN w:val="0"/>
        <w:adjustRightInd w:val="0"/>
        <w:spacing w:before="12" w:after="0"/>
        <w:ind w:left="99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F42301" w:rsidRDefault="00F42301" w:rsidP="008A01C7">
      <w:pPr>
        <w:widowControl w:val="0"/>
        <w:tabs>
          <w:tab w:val="left" w:pos="2520"/>
        </w:tabs>
        <w:autoSpaceDE w:val="0"/>
        <w:autoSpaceDN w:val="0"/>
        <w:adjustRightInd w:val="0"/>
        <w:spacing w:after="0" w:line="218" w:lineRule="exact"/>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F42301" w:rsidRDefault="00F42301" w:rsidP="008A01C7">
      <w:pPr>
        <w:widowControl w:val="0"/>
        <w:tabs>
          <w:tab w:val="left" w:pos="2520"/>
        </w:tabs>
        <w:autoSpaceDE w:val="0"/>
        <w:autoSpaceDN w:val="0"/>
        <w:adjustRightInd w:val="0"/>
        <w:spacing w:before="10" w:after="0"/>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8A01C7" w:rsidRDefault="00F42301" w:rsidP="008A01C7">
      <w:pPr>
        <w:widowControl w:val="0"/>
        <w:tabs>
          <w:tab w:val="left" w:pos="2520"/>
        </w:tabs>
        <w:autoSpaceDE w:val="0"/>
        <w:autoSpaceDN w:val="0"/>
        <w:adjustRightInd w:val="0"/>
        <w:spacing w:before="10" w:after="0" w:line="250" w:lineRule="auto"/>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w:t>
      </w:r>
    </w:p>
    <w:p w:rsidR="00F42301" w:rsidRDefault="00F42301" w:rsidP="008A01C7">
      <w:pPr>
        <w:widowControl w:val="0"/>
        <w:tabs>
          <w:tab w:val="left" w:pos="2520"/>
        </w:tabs>
        <w:autoSpaceDE w:val="0"/>
        <w:autoSpaceDN w:val="0"/>
        <w:adjustRightInd w:val="0"/>
        <w:spacing w:before="10" w:after="0" w:line="250" w:lineRule="auto"/>
        <w:ind w:left="99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F42301" w:rsidRDefault="00F42301" w:rsidP="008A01C7">
      <w:pPr>
        <w:widowControl w:val="0"/>
        <w:autoSpaceDE w:val="0"/>
        <w:autoSpaceDN w:val="0"/>
        <w:adjustRightInd w:val="0"/>
        <w:spacing w:before="17" w:after="0" w:line="200" w:lineRule="exact"/>
        <w:ind w:left="180" w:firstLine="0"/>
        <w:jc w:val="both"/>
        <w:rPr>
          <w:rFonts w:ascii="Times New Roman" w:hAnsi="Times New Roman"/>
          <w:sz w:val="20"/>
          <w:szCs w:val="20"/>
        </w:rPr>
      </w:pPr>
    </w:p>
    <w:p w:rsidR="008A01C7" w:rsidRPr="00AB16FB" w:rsidRDefault="00F42301" w:rsidP="008A01C7">
      <w:pPr>
        <w:widowControl w:val="0"/>
        <w:autoSpaceDE w:val="0"/>
        <w:autoSpaceDN w:val="0"/>
        <w:adjustRightInd w:val="0"/>
        <w:spacing w:after="0"/>
        <w:ind w:left="180" w:firstLine="0"/>
        <w:jc w:val="both"/>
        <w:rPr>
          <w:rFonts w:ascii="Times New Roman" w:hAnsi="Times New Roman"/>
          <w:b/>
          <w:bCs/>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D - Educational Resea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ch and Statistics</w:t>
      </w:r>
      <w:r w:rsidR="008A01C7" w:rsidRPr="00AB16FB">
        <w:rPr>
          <w:rFonts w:ascii="Times New Roman" w:hAnsi="Times New Roman"/>
          <w:b/>
          <w:bCs/>
          <w:color w:val="808080" w:themeColor="background1" w:themeShade="80"/>
          <w:sz w:val="24"/>
          <w:szCs w:val="24"/>
        </w:rPr>
        <w:t xml:space="preserve"> </w:t>
      </w:r>
      <w:r w:rsidRPr="00AB16FB">
        <w:rPr>
          <w:rFonts w:ascii="Times New Roman" w:hAnsi="Times New Roman"/>
          <w:b/>
          <w:bCs/>
          <w:color w:val="808080" w:themeColor="background1" w:themeShade="80"/>
          <w:sz w:val="24"/>
          <w:szCs w:val="24"/>
        </w:rPr>
        <w:t>(Minimum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 xml:space="preserve">hours) </w:t>
      </w:r>
    </w:p>
    <w:p w:rsidR="008A01C7" w:rsidRDefault="00F42301" w:rsidP="008A01C7">
      <w:pPr>
        <w:widowControl w:val="0"/>
        <w:autoSpaceDE w:val="0"/>
        <w:autoSpaceDN w:val="0"/>
        <w:adjustRightInd w:val="0"/>
        <w:spacing w:before="14" w:after="0" w:line="260" w:lineRule="auto"/>
        <w:ind w:left="99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w:t>
      </w:r>
      <w:r w:rsidR="008A01C7">
        <w:rPr>
          <w:rFonts w:ascii="Times New Roman" w:hAnsi="Times New Roman"/>
          <w:sz w:val="20"/>
          <w:szCs w:val="20"/>
        </w:rPr>
        <w:t xml:space="preserve">      </w:t>
      </w:r>
      <w:r>
        <w:rPr>
          <w:rFonts w:ascii="Times New Roman" w:hAnsi="Times New Roman"/>
          <w:sz w:val="20"/>
          <w:szCs w:val="20"/>
        </w:rPr>
        <w:t xml:space="preserve">Educational Statistics </w:t>
      </w:r>
    </w:p>
    <w:p w:rsidR="00F42301" w:rsidRDefault="00F42301" w:rsidP="008A01C7">
      <w:pPr>
        <w:widowControl w:val="0"/>
        <w:autoSpaceDE w:val="0"/>
        <w:autoSpaceDN w:val="0"/>
        <w:adjustRightInd w:val="0"/>
        <w:spacing w:before="14" w:after="0" w:line="260" w:lineRule="auto"/>
        <w:ind w:left="990" w:firstLine="0"/>
        <w:jc w:val="both"/>
        <w:rPr>
          <w:rFonts w:ascii="Times New Roman" w:hAnsi="Times New Roman"/>
          <w:sz w:val="20"/>
          <w:szCs w:val="20"/>
        </w:rPr>
      </w:pP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sidR="008A01C7">
        <w:rPr>
          <w:rFonts w:ascii="Times New Roman" w:hAnsi="Times New Roman"/>
          <w:sz w:val="20"/>
          <w:szCs w:val="20"/>
        </w:rPr>
        <w:t>5501</w:t>
      </w:r>
      <w:r>
        <w:rPr>
          <w:rFonts w:ascii="Times New Roman" w:hAnsi="Times New Roman"/>
          <w:sz w:val="20"/>
          <w:szCs w:val="20"/>
        </w:rPr>
        <w:t>*</w:t>
      </w:r>
      <w:r w:rsidR="008A01C7">
        <w:rPr>
          <w:rFonts w:ascii="Times New Roman" w:hAnsi="Times New Roman"/>
          <w:sz w:val="20"/>
          <w:szCs w:val="20"/>
        </w:rPr>
        <w:t xml:space="preserve">      </w:t>
      </w:r>
      <w:r>
        <w:rPr>
          <w:rFonts w:ascii="Times New Roman" w:hAnsi="Times New Roman"/>
          <w:sz w:val="20"/>
          <w:szCs w:val="20"/>
        </w:rPr>
        <w:t xml:space="preserve"> Educational Research</w:t>
      </w:r>
    </w:p>
    <w:p w:rsidR="00F42301" w:rsidRPr="00AB16FB" w:rsidRDefault="00F42301" w:rsidP="008A01C7">
      <w:pPr>
        <w:widowControl w:val="0"/>
        <w:autoSpaceDE w:val="0"/>
        <w:autoSpaceDN w:val="0"/>
        <w:adjustRightInd w:val="0"/>
        <w:spacing w:after="0"/>
        <w:ind w:lef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Area E - Electives (Minimum of 6 semester hours)</w:t>
      </w:r>
    </w:p>
    <w:p w:rsidR="00F42301" w:rsidRDefault="00F42301" w:rsidP="008A01C7">
      <w:pPr>
        <w:widowControl w:val="0"/>
        <w:autoSpaceDE w:val="0"/>
        <w:autoSpaceDN w:val="0"/>
        <w:adjustRightInd w:val="0"/>
        <w:spacing w:before="10" w:after="0"/>
        <w:ind w:left="180" w:firstLine="0"/>
        <w:jc w:val="both"/>
        <w:rPr>
          <w:rFonts w:ascii="Times New Roman" w:hAnsi="Times New Roman"/>
          <w:sz w:val="20"/>
          <w:szCs w:val="20"/>
        </w:rPr>
      </w:pPr>
      <w:r>
        <w:rPr>
          <w:rFonts w:ascii="Times New Roman" w:hAnsi="Times New Roman"/>
          <w:sz w:val="20"/>
          <w:szCs w:val="20"/>
        </w:rPr>
        <w:t>* Courses required unless previously fulfilled</w:t>
      </w:r>
    </w:p>
    <w:p w:rsidR="00F42301" w:rsidRDefault="00F42301" w:rsidP="008A01C7">
      <w:pPr>
        <w:widowControl w:val="0"/>
        <w:autoSpaceDE w:val="0"/>
        <w:autoSpaceDN w:val="0"/>
        <w:adjustRightInd w:val="0"/>
        <w:spacing w:before="10" w:after="0"/>
        <w:ind w:left="180" w:firstLine="0"/>
        <w:jc w:val="both"/>
        <w:rPr>
          <w:rFonts w:ascii="Times New Roman" w:hAnsi="Times New Roman"/>
          <w:sz w:val="20"/>
          <w:szCs w:val="20"/>
        </w:rPr>
      </w:pPr>
      <w:r>
        <w:rPr>
          <w:rFonts w:ascii="Times New Roman" w:hAnsi="Times New Roman"/>
          <w:sz w:val="20"/>
          <w:szCs w:val="20"/>
        </w:rPr>
        <w:t>** Six hours must be in a supportive area (Health)</w:t>
      </w:r>
    </w:p>
    <w:p w:rsidR="00F42301" w:rsidRDefault="00F42301" w:rsidP="008A01C7">
      <w:pPr>
        <w:widowControl w:val="0"/>
        <w:autoSpaceDE w:val="0"/>
        <w:autoSpaceDN w:val="0"/>
        <w:adjustRightInd w:val="0"/>
        <w:spacing w:before="8" w:after="0" w:line="220" w:lineRule="exact"/>
        <w:ind w:left="180" w:firstLine="0"/>
        <w:jc w:val="both"/>
        <w:rPr>
          <w:rFonts w:ascii="Times New Roman" w:hAnsi="Times New Roman"/>
        </w:rPr>
      </w:pP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pPr>
    </w:p>
    <w:p w:rsidR="00F42301" w:rsidRDefault="00F42301" w:rsidP="00C57415">
      <w:pPr>
        <w:widowControl w:val="0"/>
        <w:autoSpaceDE w:val="0"/>
        <w:autoSpaceDN w:val="0"/>
        <w:adjustRightInd w:val="0"/>
        <w:spacing w:after="0" w:line="225" w:lineRule="exact"/>
        <w:ind w:left="1944"/>
        <w:rPr>
          <w:rFonts w:ascii="Times New Roman" w:hAnsi="Times New Roman"/>
          <w:color w:val="000000"/>
          <w:sz w:val="20"/>
          <w:szCs w:val="20"/>
        </w:rPr>
        <w:sectPr w:rsidR="00F42301" w:rsidSect="008A01C7">
          <w:pgSz w:w="12240" w:h="15840"/>
          <w:pgMar w:top="260" w:right="1280" w:bottom="280" w:left="1620" w:header="0" w:footer="957" w:gutter="0"/>
          <w:cols w:space="720"/>
          <w:noEndnote/>
        </w:sectPr>
      </w:pPr>
    </w:p>
    <w:tbl>
      <w:tblPr>
        <w:tblW w:w="10218" w:type="dxa"/>
        <w:tblInd w:w="119" w:type="dxa"/>
        <w:tblLayout w:type="fixed"/>
        <w:tblCellMar>
          <w:left w:w="0" w:type="dxa"/>
          <w:right w:w="0" w:type="dxa"/>
        </w:tblCellMar>
        <w:tblLook w:val="0000"/>
      </w:tblPr>
      <w:tblGrid>
        <w:gridCol w:w="4876"/>
        <w:gridCol w:w="4275"/>
        <w:gridCol w:w="1067"/>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D3825">
            <w:pPr>
              <w:widowControl w:val="0"/>
              <w:autoSpaceDE w:val="0"/>
              <w:autoSpaceDN w:val="0"/>
              <w:adjustRightInd w:val="0"/>
              <w:spacing w:after="0" w:line="393" w:lineRule="exact"/>
              <w:ind w:left="135" w:right="202" w:hanging="80"/>
              <w:jc w:val="center"/>
              <w:rPr>
                <w:rFonts w:ascii="Times New Roman" w:hAnsi="Times New Roman"/>
                <w:color w:val="000000"/>
                <w:sz w:val="27"/>
                <w:szCs w:val="27"/>
              </w:rPr>
            </w:pPr>
            <w:r w:rsidRPr="00FA7AC7">
              <w:rPr>
                <w:rFonts w:ascii="Times New Roman" w:hAnsi="Times New Roman"/>
                <w:b/>
                <w:bCs/>
                <w:color w:val="191919"/>
                <w:position w:val="-1"/>
                <w:sz w:val="36"/>
                <w:szCs w:val="36"/>
              </w:rPr>
              <w:t>H</w:t>
            </w:r>
            <w:r w:rsidRPr="00FA7AC7">
              <w:rPr>
                <w:rFonts w:ascii="Times New Roman" w:hAnsi="Times New Roman"/>
                <w:b/>
                <w:bCs/>
                <w:color w:val="191919"/>
                <w:position w:val="-1"/>
                <w:sz w:val="27"/>
                <w:szCs w:val="27"/>
              </w:rPr>
              <w:t>EA</w:t>
            </w:r>
            <w:r w:rsidRPr="00FA7AC7">
              <w:rPr>
                <w:rFonts w:ascii="Times New Roman" w:hAnsi="Times New Roman"/>
                <w:b/>
                <w:bCs/>
                <w:color w:val="191919"/>
                <w:spacing w:val="-25"/>
                <w:position w:val="-1"/>
                <w:sz w:val="27"/>
                <w:szCs w:val="27"/>
              </w:rPr>
              <w:t>L</w:t>
            </w:r>
            <w:r w:rsidRPr="00FA7AC7">
              <w:rPr>
                <w:rFonts w:ascii="Times New Roman" w:hAnsi="Times New Roman"/>
                <w:b/>
                <w:bCs/>
                <w:color w:val="191919"/>
                <w:position w:val="-1"/>
                <w:sz w:val="27"/>
                <w:szCs w:val="27"/>
              </w:rPr>
              <w:t>TH</w:t>
            </w:r>
            <w:r w:rsidRPr="00FA7AC7">
              <w:rPr>
                <w:rFonts w:ascii="Times New Roman" w:hAnsi="Times New Roman"/>
                <w:b/>
                <w:bCs/>
                <w:color w:val="191919"/>
                <w:spacing w:val="8"/>
                <w:position w:val="-1"/>
                <w:sz w:val="27"/>
                <w:szCs w:val="27"/>
              </w:rPr>
              <w:t xml:space="preserve"> </w:t>
            </w:r>
            <w:r w:rsidRPr="00FA7AC7">
              <w:rPr>
                <w:rFonts w:ascii="Times New Roman" w:hAnsi="Times New Roman"/>
                <w:b/>
                <w:bCs/>
                <w:color w:val="191919"/>
                <w:position w:val="-1"/>
                <w:sz w:val="27"/>
                <w:szCs w:val="27"/>
              </w:rPr>
              <w:t>AND</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P</w:t>
            </w:r>
            <w:r w:rsidRPr="00FA7AC7">
              <w:rPr>
                <w:rFonts w:ascii="Times New Roman" w:hAnsi="Times New Roman"/>
                <w:b/>
                <w:bCs/>
                <w:color w:val="191919"/>
                <w:position w:val="-1"/>
                <w:sz w:val="27"/>
                <w:szCs w:val="27"/>
              </w:rPr>
              <w:t>HYSICAL</w:t>
            </w:r>
          </w:p>
          <w:p w:rsidR="00F42301" w:rsidRPr="00FA7AC7" w:rsidRDefault="00F42301" w:rsidP="00DD3825">
            <w:pPr>
              <w:widowControl w:val="0"/>
              <w:autoSpaceDE w:val="0"/>
              <w:autoSpaceDN w:val="0"/>
              <w:adjustRightInd w:val="0"/>
              <w:spacing w:after="0" w:line="307" w:lineRule="exact"/>
              <w:ind w:left="405" w:right="1061" w:hanging="13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75"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8A01C7" w:rsidRPr="00AB16FB" w:rsidRDefault="008A01C7" w:rsidP="00AB16FB">
      <w:pPr>
        <w:pStyle w:val="Heading2"/>
        <w:spacing w:before="0"/>
        <w:ind w:firstLine="0"/>
        <w:rPr>
          <w:rFonts w:ascii="Impact" w:hAnsi="Impact" w:cs="Impact"/>
          <w:color w:val="808080" w:themeColor="background1" w:themeShade="80"/>
          <w:sz w:val="32"/>
          <w:szCs w:val="32"/>
        </w:rPr>
      </w:pPr>
      <w:bookmarkStart w:id="513" w:name="_Toc294969770"/>
      <w:r w:rsidRPr="00AB16FB">
        <w:rPr>
          <w:rFonts w:ascii="Impact" w:hAnsi="Impact" w:cs="Impact"/>
          <w:color w:val="808080" w:themeColor="background1" w:themeShade="80"/>
          <w:sz w:val="32"/>
          <w:szCs w:val="32"/>
        </w:rPr>
        <w:t>COURSE DESCRIPTIONS</w:t>
      </w:r>
      <w:bookmarkEnd w:id="513"/>
    </w:p>
    <w:p w:rsidR="008A01C7" w:rsidRDefault="008A01C7" w:rsidP="008A01C7">
      <w:pPr>
        <w:widowControl w:val="0"/>
        <w:autoSpaceDE w:val="0"/>
        <w:autoSpaceDN w:val="0"/>
        <w:adjustRightInd w:val="0"/>
        <w:spacing w:before="19"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p>
    <w:p w:rsidR="008A01C7" w:rsidRDefault="008A01C7" w:rsidP="008A01C7">
      <w:pPr>
        <w:widowControl w:val="0"/>
        <w:autoSpaceDE w:val="0"/>
        <w:autoSpaceDN w:val="0"/>
        <w:adjustRightInd w:val="0"/>
        <w:spacing w:before="19"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population control, pollution, drugs, alcohol and tobacco.</w:t>
      </w:r>
    </w:p>
    <w:p w:rsidR="00F42301" w:rsidRDefault="00284C41" w:rsidP="008A01C7">
      <w:pPr>
        <w:widowControl w:val="0"/>
        <w:autoSpaceDE w:val="0"/>
        <w:autoSpaceDN w:val="0"/>
        <w:adjustRightInd w:val="0"/>
        <w:spacing w:before="18" w:after="0" w:line="280" w:lineRule="exact"/>
        <w:ind w:right="360" w:firstLine="0"/>
        <w:jc w:val="both"/>
        <w:rPr>
          <w:rFonts w:ascii="Times New Roman" w:hAnsi="Times New Roman"/>
          <w:sz w:val="28"/>
          <w:szCs w:val="28"/>
        </w:rPr>
      </w:pPr>
      <w:r w:rsidRPr="00284C41">
        <w:rPr>
          <w:rFonts w:ascii="Times New Roman" w:hAnsi="Times New Roman"/>
          <w:noProof/>
          <w:color w:val="191919"/>
          <w:sz w:val="20"/>
          <w:szCs w:val="20"/>
        </w:rPr>
        <w:pict>
          <v:shape id="_x0000_s7717" type="#_x0000_t202" style="position:absolute;left:0;text-align:left;margin-left:520.2pt;margin-top:127.5pt;width:1in;height:495.8pt;z-index:-251323904;mso-position-horizontal-relative:page;mso-position-vertical-relative:page" o:allowincell="f" filled="f" stroked="f">
            <v:textbox style="layout-flow:vertical;mso-next-textbox:#_x0000_s7717" inset="0,0,0,0">
              <w:txbxContent>
                <w:p w:rsidR="00E410E0" w:rsidRDefault="00E410E0" w:rsidP="008A01C7">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8A01C7">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8A01C7">
        <w:rPr>
          <w:rFonts w:ascii="Times New Roman" w:hAnsi="Times New Roman"/>
          <w:b/>
          <w:bCs/>
          <w:color w:val="191919"/>
          <w:sz w:val="20"/>
          <w:szCs w:val="20"/>
        </w:rPr>
        <w:t>HEDP</w:t>
      </w:r>
      <w:r w:rsidR="008A01C7">
        <w:rPr>
          <w:rFonts w:ascii="Times New Roman" w:hAnsi="Times New Roman"/>
          <w:b/>
          <w:bCs/>
          <w:color w:val="191919"/>
          <w:spacing w:val="-19"/>
          <w:sz w:val="20"/>
          <w:szCs w:val="20"/>
        </w:rPr>
        <w:t xml:space="preserve"> </w:t>
      </w:r>
      <w:r w:rsidR="008A01C7">
        <w:rPr>
          <w:rFonts w:ascii="Times New Roman" w:hAnsi="Times New Roman"/>
          <w:b/>
          <w:bCs/>
          <w:color w:val="191919"/>
          <w:sz w:val="20"/>
          <w:szCs w:val="20"/>
        </w:rPr>
        <w:t>5578</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Concepts</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in</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Health</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and</w:t>
      </w:r>
      <w:r w:rsidR="008A01C7">
        <w:rPr>
          <w:rFonts w:ascii="Times New Roman" w:hAnsi="Times New Roman"/>
          <w:b/>
          <w:bCs/>
          <w:color w:val="191919"/>
          <w:spacing w:val="-8"/>
          <w:sz w:val="20"/>
          <w:szCs w:val="20"/>
        </w:rPr>
        <w:t xml:space="preserve"> </w:t>
      </w:r>
      <w:r w:rsidR="008A01C7">
        <w:rPr>
          <w:rFonts w:ascii="Times New Roman" w:hAnsi="Times New Roman"/>
          <w:b/>
          <w:bCs/>
          <w:color w:val="191919"/>
          <w:sz w:val="20"/>
          <w:szCs w:val="20"/>
        </w:rPr>
        <w:t>Education....................................................................3(3-0)</w:t>
      </w:r>
    </w:p>
    <w:p w:rsidR="00F42301" w:rsidRDefault="00284C41" w:rsidP="008A01C7">
      <w:pPr>
        <w:widowControl w:val="0"/>
        <w:autoSpaceDE w:val="0"/>
        <w:autoSpaceDN w:val="0"/>
        <w:adjustRightInd w:val="0"/>
        <w:spacing w:before="26" w:after="0"/>
        <w:ind w:right="360" w:firstLine="0"/>
        <w:jc w:val="both"/>
        <w:rPr>
          <w:rFonts w:ascii="Times New Roman" w:hAnsi="Times New Roman"/>
          <w:color w:val="000000"/>
          <w:sz w:val="20"/>
          <w:szCs w:val="20"/>
        </w:rPr>
      </w:pPr>
      <w:r w:rsidRPr="00284C41">
        <w:rPr>
          <w:rFonts w:ascii="Calibri" w:hAnsi="Calibri"/>
          <w:noProof/>
          <w:lang w:eastAsia="en-US"/>
        </w:rPr>
        <w:pict>
          <v:group id="_x0000_s3746" style="position:absolute;left:0;text-align:left;margin-left:316pt;margin-top:-53.15pt;width:31.2pt;height:31.05pt;z-index:-251597312;mso-position-horizontal-relative:page" coordorigin="6320,-1063" coordsize="624,621" o:allowincell="f">
            <v:rect id="_x0000_s3747" style="position:absolute;left:6325;top:-1058;width:613;height:610" o:allowincell="f" stroked="f">
              <v:path arrowok="t"/>
            </v:rect>
            <v:rect id="_x0000_s3748" style="position:absolute;left:6326;top:-1058;width:620;height:620;mso-position-horizontal-relative:page" o:allowincell="f" filled="f" stroked="f">
              <v:textbox style="mso-next-textbox:#_x0000_s3748"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Study of problems and issues directly relating to school and community health.</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8A01C7"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191919"/>
          <w:sz w:val="20"/>
          <w:szCs w:val="20"/>
        </w:rPr>
      </w:pPr>
      <w:r>
        <w:rPr>
          <w:rFonts w:ascii="Times New Roman" w:hAnsi="Times New Roman"/>
          <w:color w:val="191919"/>
          <w:sz w:val="20"/>
          <w:szCs w:val="20"/>
        </w:rPr>
        <w:t>Study of the problems and issues directly relating to the use and abuse of drugs in our societ</w:t>
      </w:r>
      <w:r>
        <w:rPr>
          <w:rFonts w:ascii="Times New Roman" w:hAnsi="Times New Roman"/>
          <w:color w:val="191919"/>
          <w:spacing w:val="-13"/>
          <w:sz w:val="20"/>
          <w:szCs w:val="20"/>
        </w:rPr>
        <w:t>y</w:t>
      </w:r>
      <w:r>
        <w:rPr>
          <w:rFonts w:ascii="Times New Roman" w:hAnsi="Times New Roman"/>
          <w:color w:val="191919"/>
          <w:sz w:val="20"/>
          <w:szCs w:val="20"/>
        </w:rPr>
        <w:t xml:space="preserve">. </w:t>
      </w:r>
    </w:p>
    <w:p w:rsidR="008A01C7" w:rsidRDefault="00F42301" w:rsidP="008A01C7">
      <w:pPr>
        <w:widowControl w:val="0"/>
        <w:autoSpaceDE w:val="0"/>
        <w:autoSpaceDN w:val="0"/>
        <w:adjustRightInd w:val="0"/>
        <w:spacing w:before="13"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Education..............................................3(3-0) </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historical,</w:t>
      </w:r>
      <w:r>
        <w:rPr>
          <w:rFonts w:ascii="Times New Roman" w:hAnsi="Times New Roman"/>
          <w:color w:val="191919"/>
          <w:spacing w:val="6"/>
          <w:sz w:val="20"/>
          <w:szCs w:val="20"/>
        </w:rPr>
        <w:t xml:space="preserve"> </w:t>
      </w:r>
      <w:r>
        <w:rPr>
          <w:rFonts w:ascii="Times New Roman" w:hAnsi="Times New Roman"/>
          <w:color w:val="191919"/>
          <w:sz w:val="20"/>
          <w:szCs w:val="20"/>
        </w:rPr>
        <w:t>psychological,</w:t>
      </w:r>
      <w:r>
        <w:rPr>
          <w:rFonts w:ascii="Times New Roman" w:hAnsi="Times New Roman"/>
          <w:color w:val="191919"/>
          <w:spacing w:val="6"/>
          <w:sz w:val="20"/>
          <w:szCs w:val="20"/>
        </w:rPr>
        <w:t xml:space="preserve"> </w:t>
      </w:r>
      <w:r>
        <w:rPr>
          <w:rFonts w:ascii="Times New Roman" w:hAnsi="Times New Roman"/>
          <w:color w:val="191919"/>
          <w:sz w:val="20"/>
          <w:szCs w:val="20"/>
        </w:rPr>
        <w:t>sociological,</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physiological</w:t>
      </w:r>
      <w:r>
        <w:rPr>
          <w:rFonts w:ascii="Times New Roman" w:hAnsi="Times New Roman"/>
          <w:color w:val="191919"/>
          <w:spacing w:val="6"/>
          <w:sz w:val="20"/>
          <w:szCs w:val="20"/>
        </w:rPr>
        <w:t xml:space="preserve"> </w:t>
      </w:r>
      <w:r>
        <w:rPr>
          <w:rFonts w:ascii="Times New Roman" w:hAnsi="Times New Roman"/>
          <w:color w:val="191919"/>
          <w:sz w:val="20"/>
          <w:szCs w:val="20"/>
        </w:rPr>
        <w:t>foundations</w:t>
      </w:r>
      <w:r w:rsidR="008A01C7">
        <w:rPr>
          <w:rFonts w:ascii="Times New Roman" w:hAnsi="Times New Roman"/>
          <w:color w:val="191919"/>
          <w:sz w:val="20"/>
          <w:szCs w:val="20"/>
        </w:rPr>
        <w:t xml:space="preserve"> </w:t>
      </w:r>
      <w:r>
        <w:rPr>
          <w:rFonts w:ascii="Times New Roman" w:hAnsi="Times New Roman"/>
          <w:color w:val="191919"/>
          <w:sz w:val="20"/>
          <w:szCs w:val="20"/>
        </w:rPr>
        <w:t>of education as they relate to physical education and program design.</w:t>
      </w:r>
    </w:p>
    <w:p w:rsidR="00F42301" w:rsidRDefault="00F42301" w:rsidP="008A01C7">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F42301" w:rsidRDefault="00F42301" w:rsidP="008A01C7">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muscular</w:t>
      </w:r>
      <w:r>
        <w:rPr>
          <w:rFonts w:ascii="Times New Roman" w:hAnsi="Times New Roman"/>
          <w:color w:val="191919"/>
          <w:spacing w:val="-5"/>
          <w:sz w:val="20"/>
          <w:szCs w:val="20"/>
        </w:rPr>
        <w:t xml:space="preserve"> </w:t>
      </w:r>
      <w:r>
        <w:rPr>
          <w:rFonts w:ascii="Times New Roman" w:hAnsi="Times New Roman"/>
          <w:color w:val="191919"/>
          <w:sz w:val="20"/>
          <w:szCs w:val="20"/>
        </w:rPr>
        <w:t>activit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work</w:t>
      </w:r>
      <w:r>
        <w:rPr>
          <w:rFonts w:ascii="Times New Roman" w:hAnsi="Times New Roman"/>
          <w:color w:val="191919"/>
          <w:spacing w:val="-5"/>
          <w:sz w:val="20"/>
          <w:szCs w:val="20"/>
        </w:rPr>
        <w:t xml:space="preserve"> </w:t>
      </w:r>
      <w:r>
        <w:rPr>
          <w:rFonts w:ascii="Times New Roman" w:hAnsi="Times New Roman"/>
          <w:color w:val="191919"/>
          <w:sz w:val="20"/>
          <w:szCs w:val="20"/>
        </w:rPr>
        <w:t>ene</w:t>
      </w:r>
      <w:r>
        <w:rPr>
          <w:rFonts w:ascii="Times New Roman" w:hAnsi="Times New Roman"/>
          <w:color w:val="191919"/>
          <w:spacing w:val="-4"/>
          <w:sz w:val="20"/>
          <w:szCs w:val="20"/>
        </w:rPr>
        <w:t>r</w:t>
      </w:r>
      <w:r>
        <w:rPr>
          <w:rFonts w:ascii="Times New Roman" w:hAnsi="Times New Roman"/>
          <w:color w:val="191919"/>
          <w:sz w:val="20"/>
          <w:szCs w:val="20"/>
        </w:rPr>
        <w:t>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mechanical</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fatigue</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sidR="008A01C7">
        <w:rPr>
          <w:rFonts w:ascii="Times New Roman" w:hAnsi="Times New Roman"/>
          <w:color w:val="191919"/>
          <w:sz w:val="20"/>
          <w:szCs w:val="20"/>
        </w:rPr>
        <w:t>train</w:t>
      </w:r>
      <w:r>
        <w:rPr>
          <w:rFonts w:ascii="Times New Roman" w:hAnsi="Times New Roman"/>
          <w:color w:val="191919"/>
          <w:sz w:val="20"/>
          <w:szCs w:val="20"/>
        </w:rPr>
        <w:t>ing, and physiological tests of fitness.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sidR="008A01C7">
        <w:rPr>
          <w:rFonts w:ascii="Times New Roman" w:hAnsi="Times New Roman"/>
          <w:color w:val="191919"/>
          <w:sz w:val="20"/>
          <w:szCs w:val="20"/>
        </w:rPr>
        <w:t>applica</w:t>
      </w:r>
      <w:r>
        <w:rPr>
          <w:rFonts w:ascii="Times New Roman" w:hAnsi="Times New Roman"/>
          <w:color w:val="191919"/>
          <w:sz w:val="20"/>
          <w:szCs w:val="20"/>
        </w:rPr>
        <w:t>tion to physical education activities.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8A01C7" w:rsidRDefault="00F42301" w:rsidP="008A01C7">
      <w:pPr>
        <w:widowControl w:val="0"/>
        <w:autoSpaceDE w:val="0"/>
        <w:autoSpaceDN w:val="0"/>
        <w:adjustRightInd w:val="0"/>
        <w:spacing w:before="6"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p>
    <w:p w:rsidR="00F42301" w:rsidRDefault="00F42301" w:rsidP="008A01C7">
      <w:pPr>
        <w:widowControl w:val="0"/>
        <w:autoSpaceDE w:val="0"/>
        <w:autoSpaceDN w:val="0"/>
        <w:adjustRightInd w:val="0"/>
        <w:spacing w:before="6" w:after="0" w:line="252"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F42301" w:rsidRDefault="00F42301" w:rsidP="008A01C7">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F42301" w:rsidRDefault="00F42301" w:rsidP="008A01C7">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F42301" w:rsidRDefault="00F42301" w:rsidP="008A01C7">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F42301" w:rsidRDefault="00F42301" w:rsidP="008A01C7">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Independent research done by the student.</w:t>
      </w:r>
    </w:p>
    <w:p w:rsidR="00F42301" w:rsidRDefault="00F42301" w:rsidP="00C57415">
      <w:pPr>
        <w:widowControl w:val="0"/>
        <w:autoSpaceDE w:val="0"/>
        <w:autoSpaceDN w:val="0"/>
        <w:adjustRightInd w:val="0"/>
        <w:spacing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11" w:after="0" w:line="200" w:lineRule="exact"/>
        <w:rPr>
          <w:rFonts w:ascii="Times New Roman" w:hAnsi="Times New Roman"/>
          <w:color w:val="000000"/>
          <w:sz w:val="20"/>
          <w:szCs w:val="20"/>
        </w:rPr>
      </w:pPr>
    </w:p>
    <w:p w:rsidR="00F42301" w:rsidRDefault="00F42301" w:rsidP="00C57415">
      <w:pPr>
        <w:widowControl w:val="0"/>
        <w:autoSpaceDE w:val="0"/>
        <w:autoSpaceDN w:val="0"/>
        <w:adjustRightInd w:val="0"/>
        <w:spacing w:before="26" w:after="0" w:line="250" w:lineRule="auto"/>
        <w:ind w:left="879" w:right="2046" w:firstLine="360"/>
        <w:rPr>
          <w:rFonts w:ascii="Times New Roman" w:hAnsi="Times New Roman"/>
          <w:color w:val="000000"/>
          <w:sz w:val="20"/>
          <w:szCs w:val="20"/>
        </w:rPr>
        <w:sectPr w:rsidR="00F42301" w:rsidSect="008A01C7">
          <w:pgSz w:w="12240" w:h="15840"/>
          <w:pgMar w:top="260" w:right="1440" w:bottom="280" w:left="1260" w:header="0" w:footer="955" w:gutter="0"/>
          <w:cols w:space="720" w:equalWidth="0">
            <w:col w:w="9540"/>
          </w:cols>
          <w:noEndnote/>
        </w:sectPr>
      </w:pPr>
    </w:p>
    <w:tbl>
      <w:tblPr>
        <w:tblW w:w="10503" w:type="dxa"/>
        <w:tblInd w:w="-81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22" w:lineRule="exact"/>
              <w:ind w:left="804" w:right="1507" w:hanging="69"/>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THEM</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TICS</w:t>
            </w:r>
          </w:p>
          <w:p w:rsidR="00F42301" w:rsidRPr="00FA7AC7" w:rsidRDefault="00F42301" w:rsidP="005C3AAB">
            <w:pPr>
              <w:widowControl w:val="0"/>
              <w:autoSpaceDE w:val="0"/>
              <w:autoSpaceDN w:val="0"/>
              <w:adjustRightInd w:val="0"/>
              <w:spacing w:after="0" w:line="360" w:lineRule="exact"/>
              <w:ind w:left="1031" w:right="1734" w:hanging="116"/>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5C3AAB" w:rsidRPr="00AB16FB" w:rsidRDefault="005C3AAB" w:rsidP="00AB16FB">
      <w:pPr>
        <w:pStyle w:val="Heading1"/>
        <w:spacing w:before="0"/>
        <w:ind w:firstLine="360"/>
        <w:rPr>
          <w:rFonts w:ascii="Impact" w:hAnsi="Impact" w:cs="Impact"/>
          <w:color w:val="808080" w:themeColor="background1" w:themeShade="80"/>
          <w:sz w:val="36"/>
          <w:szCs w:val="36"/>
        </w:rPr>
      </w:pPr>
      <w:bookmarkStart w:id="514" w:name="_Toc294969771"/>
      <w:r w:rsidRPr="00AB16FB">
        <w:rPr>
          <w:rFonts w:ascii="Impact" w:hAnsi="Impact" w:cs="Impact"/>
          <w:color w:val="808080" w:themeColor="background1" w:themeShade="80"/>
          <w:sz w:val="36"/>
          <w:szCs w:val="36"/>
        </w:rPr>
        <w:t>MATHEMATICS EDUCATION</w:t>
      </w:r>
      <w:bookmarkEnd w:id="514"/>
    </w:p>
    <w:p w:rsidR="005C3AAB" w:rsidRDefault="00284C41"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noProof/>
          <w:color w:val="000000"/>
          <w:sz w:val="20"/>
          <w:szCs w:val="20"/>
        </w:rPr>
        <w:pict>
          <v:shape id="_x0000_s7718" type="#_x0000_t202" style="position:absolute;left:0;text-align:left;margin-left:19.5pt;margin-top:42.65pt;width:1in;height:532.75pt;z-index:-251322880;mso-position-horizontal-relative:page" o:allowincell="f" filled="f" stroked="f">
            <v:textbox style="layout-flow:vertical;mso-layout-flow-alt:bottom-to-top;mso-next-textbox:#_x0000_s7718" inset="0,0,0,0">
              <w:txbxContent>
                <w:p w:rsidR="00E410E0" w:rsidRDefault="00E410E0" w:rsidP="005C3AAB">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5C3AAB">
        <w:rPr>
          <w:rFonts w:ascii="TimesNewRomanPSMT" w:hAnsi="TimesNewRomanPSMT" w:cs="TimesNewRomanPSMT"/>
          <w:color w:val="000000"/>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p>
    <w:p w:rsidR="005C3AAB" w:rsidRPr="00EB44B6" w:rsidRDefault="005C3AAB" w:rsidP="00EB44B6">
      <w:pPr>
        <w:pStyle w:val="Heading2"/>
        <w:spacing w:before="0"/>
        <w:ind w:firstLine="360"/>
        <w:rPr>
          <w:rFonts w:ascii="Times New Roman" w:hAnsi="Times New Roman" w:cs="Times New Roman"/>
          <w:bCs w:val="0"/>
          <w:color w:val="808080" w:themeColor="background1" w:themeShade="80"/>
          <w:sz w:val="28"/>
          <w:szCs w:val="28"/>
        </w:rPr>
      </w:pPr>
      <w:bookmarkStart w:id="515" w:name="_Toc294969772"/>
      <w:r w:rsidRPr="00EB44B6">
        <w:rPr>
          <w:rFonts w:ascii="Times New Roman" w:hAnsi="Times New Roman" w:cs="Times New Roman"/>
          <w:bCs w:val="0"/>
          <w:color w:val="808080" w:themeColor="background1" w:themeShade="80"/>
          <w:sz w:val="28"/>
          <w:szCs w:val="28"/>
        </w:rPr>
        <w:t>Degree Requirements</w:t>
      </w:r>
      <w:bookmarkEnd w:id="515"/>
    </w:p>
    <w:p w:rsidR="005C3AAB" w:rsidRP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Master of Education in Secondary Education with concentration in Mathematics requires a minimum of 36 semester hours of graduate course work, at least 27 semester hours of which are taken at Albany State University.</w:t>
      </w:r>
    </w:p>
    <w:p w:rsidR="005C3AAB" w:rsidRP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successful completion of a comprehensive examination is a requirement in all Master’s degree programs.</w:t>
      </w:r>
    </w:p>
    <w:p w:rsidR="005C3AAB" w:rsidRDefault="005C3AAB" w:rsidP="00FF55DE">
      <w:pPr>
        <w:pStyle w:val="ListParagraph"/>
        <w:numPr>
          <w:ilvl w:val="0"/>
          <w:numId w:val="35"/>
        </w:numPr>
        <w:autoSpaceDE w:val="0"/>
        <w:autoSpaceDN w:val="0"/>
        <w:adjustRightInd w:val="0"/>
        <w:spacing w:after="0"/>
        <w:ind w:left="90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At least an overall average of “B” in all the Mathematics courses in the graduate program is a prerequisite for taking the comprehensive examination in Mathematics.</w:t>
      </w:r>
    </w:p>
    <w:p w:rsidR="005C3AAB" w:rsidRPr="005C3AAB" w:rsidRDefault="005C3AAB" w:rsidP="00EB44B6">
      <w:pPr>
        <w:pStyle w:val="ListParagraph"/>
        <w:autoSpaceDE w:val="0"/>
        <w:autoSpaceDN w:val="0"/>
        <w:adjustRightInd w:val="0"/>
        <w:spacing w:after="0"/>
        <w:ind w:left="900"/>
        <w:jc w:val="both"/>
        <w:rPr>
          <w:rFonts w:ascii="TimesNewRomanPSMT" w:hAnsi="TimesNewRomanPSMT" w:cs="TimesNewRomanPSMT"/>
          <w:color w:val="000000"/>
          <w:sz w:val="20"/>
          <w:szCs w:val="20"/>
        </w:rPr>
      </w:pPr>
    </w:p>
    <w:p w:rsidR="005C3AAB" w:rsidRPr="00EB44B6" w:rsidRDefault="005C3AAB" w:rsidP="00EB44B6">
      <w:pPr>
        <w:pStyle w:val="Heading2"/>
        <w:spacing w:before="0"/>
        <w:ind w:firstLine="360"/>
        <w:rPr>
          <w:rFonts w:ascii="Times New Roman" w:hAnsi="Times New Roman" w:cs="Times New Roman"/>
          <w:bCs w:val="0"/>
          <w:color w:val="808080" w:themeColor="background1" w:themeShade="80"/>
          <w:sz w:val="28"/>
          <w:szCs w:val="28"/>
        </w:rPr>
      </w:pPr>
      <w:bookmarkStart w:id="516" w:name="_Toc294969773"/>
      <w:r w:rsidRPr="00EB44B6">
        <w:rPr>
          <w:rFonts w:ascii="Times New Roman" w:hAnsi="Times New Roman" w:cs="Times New Roman"/>
          <w:bCs w:val="0"/>
          <w:color w:val="808080" w:themeColor="background1" w:themeShade="80"/>
          <w:sz w:val="28"/>
          <w:szCs w:val="28"/>
        </w:rPr>
        <w:t>Regular Admission</w:t>
      </w:r>
      <w:bookmarkEnd w:id="516"/>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C3AAB" w:rsidRDefault="005C3AAB" w:rsidP="005C3AAB">
      <w:pPr>
        <w:autoSpaceDE w:val="0"/>
        <w:autoSpaceDN w:val="0"/>
        <w:adjustRightInd w:val="0"/>
        <w:spacing w:after="0"/>
        <w:ind w:left="36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of Mathematics and Computer Science.</w:t>
      </w:r>
    </w:p>
    <w:p w:rsidR="00F42301" w:rsidRDefault="00F42301" w:rsidP="00C57415">
      <w:pPr>
        <w:widowControl w:val="0"/>
        <w:autoSpaceDE w:val="0"/>
        <w:autoSpaceDN w:val="0"/>
        <w:adjustRightInd w:val="0"/>
        <w:spacing w:before="17" w:after="0" w:line="200" w:lineRule="exact"/>
        <w:rPr>
          <w:rFonts w:ascii="Times New Roman" w:hAnsi="Times New Roman"/>
          <w:sz w:val="20"/>
          <w:szCs w:val="20"/>
        </w:rPr>
      </w:pPr>
    </w:p>
    <w:p w:rsidR="005C3AAB" w:rsidRPr="00EB44B6" w:rsidRDefault="005C3AAB" w:rsidP="00EB44B6">
      <w:pPr>
        <w:pStyle w:val="Heading2"/>
        <w:spacing w:before="0"/>
        <w:ind w:firstLine="360"/>
        <w:rPr>
          <w:rFonts w:ascii="TimesNewRomanPS-BoldMT" w:hAnsi="TimesNewRomanPS-BoldMT" w:cs="TimesNewRomanPS-BoldMT"/>
          <w:bCs w:val="0"/>
          <w:color w:val="808080" w:themeColor="background1" w:themeShade="80"/>
          <w:sz w:val="28"/>
          <w:szCs w:val="28"/>
        </w:rPr>
      </w:pPr>
      <w:bookmarkStart w:id="517" w:name="_Toc294969774"/>
      <w:r w:rsidRPr="00EB44B6">
        <w:rPr>
          <w:rFonts w:ascii="TimesNewRomanPS-BoldMT" w:hAnsi="TimesNewRomanPS-BoldMT" w:cs="TimesNewRomanPS-BoldMT"/>
          <w:bCs w:val="0"/>
          <w:color w:val="808080" w:themeColor="background1" w:themeShade="80"/>
          <w:sz w:val="28"/>
          <w:szCs w:val="28"/>
        </w:rPr>
        <w:t>Provisional Admission</w:t>
      </w:r>
      <w:bookmarkEnd w:id="517"/>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p>
    <w:p w:rsidR="005C3AAB" w:rsidRPr="00EB44B6" w:rsidRDefault="005C3AAB" w:rsidP="00EB44B6">
      <w:pPr>
        <w:pStyle w:val="Heading2"/>
        <w:spacing w:before="0"/>
        <w:ind w:firstLine="360"/>
        <w:rPr>
          <w:rFonts w:ascii="TimesNewRomanPS-BoldMT" w:hAnsi="TimesNewRomanPS-BoldMT" w:cs="TimesNewRomanPS-BoldMT"/>
          <w:bCs w:val="0"/>
          <w:color w:val="808080" w:themeColor="background1" w:themeShade="80"/>
          <w:sz w:val="28"/>
          <w:szCs w:val="28"/>
        </w:rPr>
      </w:pPr>
      <w:bookmarkStart w:id="518" w:name="_Toc294969775"/>
      <w:r w:rsidRPr="00EB44B6">
        <w:rPr>
          <w:rFonts w:ascii="TimesNewRomanPS-BoldMT" w:hAnsi="TimesNewRomanPS-BoldMT" w:cs="TimesNewRomanPS-BoldMT"/>
          <w:bCs w:val="0"/>
          <w:color w:val="808080" w:themeColor="background1" w:themeShade="80"/>
          <w:sz w:val="28"/>
          <w:szCs w:val="28"/>
        </w:rPr>
        <w:t>Non-Degree Admission</w:t>
      </w:r>
      <w:bookmarkEnd w:id="518"/>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C3AAB" w:rsidRDefault="005C3AAB" w:rsidP="005C3AAB">
      <w:pPr>
        <w:autoSpaceDE w:val="0"/>
        <w:autoSpaceDN w:val="0"/>
        <w:adjustRightInd w:val="0"/>
        <w:spacing w:after="0"/>
        <w:ind w:left="360" w:firstLine="0"/>
        <w:jc w:val="both"/>
        <w:rPr>
          <w:rFonts w:ascii="TimesNewRomanPSMT" w:hAnsi="TimesNewRomanPSMT" w:cs="TimesNewRomanPSMT"/>
          <w:color w:val="000000"/>
          <w:sz w:val="20"/>
          <w:szCs w:val="20"/>
        </w:rPr>
      </w:pPr>
    </w:p>
    <w:p w:rsidR="005C3AAB" w:rsidRPr="00EB44B6" w:rsidRDefault="005C3AAB" w:rsidP="00EB44B6">
      <w:pPr>
        <w:pStyle w:val="Heading2"/>
        <w:spacing w:before="0"/>
        <w:ind w:firstLine="360"/>
        <w:rPr>
          <w:rFonts w:ascii="Times New Roman" w:hAnsi="Times New Roman" w:cs="Times New Roman"/>
          <w:bCs w:val="0"/>
          <w:color w:val="808080" w:themeColor="background1" w:themeShade="80"/>
          <w:sz w:val="28"/>
          <w:szCs w:val="28"/>
        </w:rPr>
      </w:pPr>
      <w:bookmarkStart w:id="519" w:name="_Toc294969776"/>
      <w:r w:rsidRPr="00EB44B6">
        <w:rPr>
          <w:rFonts w:ascii="Times New Roman" w:hAnsi="Times New Roman" w:cs="Times New Roman"/>
          <w:bCs w:val="0"/>
          <w:color w:val="808080" w:themeColor="background1" w:themeShade="80"/>
          <w:sz w:val="28"/>
          <w:szCs w:val="28"/>
        </w:rPr>
        <w:t>Student Advisement and Program Planning</w:t>
      </w:r>
      <w:bookmarkEnd w:id="519"/>
    </w:p>
    <w:p w:rsidR="005C3AAB" w:rsidRDefault="005C3AAB" w:rsidP="005C3AAB">
      <w:pPr>
        <w:autoSpaceDE w:val="0"/>
        <w:autoSpaceDN w:val="0"/>
        <w:adjustRightInd w:val="0"/>
        <w:spacing w:after="0"/>
        <w:ind w:left="36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F42301" w:rsidRDefault="00F42301" w:rsidP="00C57415">
      <w:pPr>
        <w:widowControl w:val="0"/>
        <w:autoSpaceDE w:val="0"/>
        <w:autoSpaceDN w:val="0"/>
        <w:adjustRightInd w:val="0"/>
        <w:spacing w:before="37" w:after="0" w:line="250" w:lineRule="auto"/>
        <w:ind w:left="1985" w:right="863" w:firstLine="360"/>
        <w:jc w:val="both"/>
        <w:rPr>
          <w:rFonts w:ascii="Times New Roman" w:hAnsi="Times New Roman"/>
          <w:sz w:val="20"/>
          <w:szCs w:val="20"/>
        </w:rPr>
        <w:sectPr w:rsidR="00F42301" w:rsidSect="008A7386">
          <w:footerReference w:type="even" r:id="rId62"/>
          <w:footerReference w:type="default" r:id="rId63"/>
          <w:pgSz w:w="12240" w:h="15840"/>
          <w:pgMar w:top="280" w:right="1240" w:bottom="280" w:left="1620" w:header="0" w:footer="972" w:gutter="0"/>
          <w:cols w:space="720" w:equalWidth="0">
            <w:col w:w="9380"/>
          </w:cols>
          <w:noEndnote/>
        </w:sectPr>
      </w:pPr>
    </w:p>
    <w:tbl>
      <w:tblPr>
        <w:tblW w:w="10237" w:type="dxa"/>
        <w:tblInd w:w="100" w:type="dxa"/>
        <w:tblLayout w:type="fixed"/>
        <w:tblCellMar>
          <w:left w:w="0" w:type="dxa"/>
          <w:right w:w="0" w:type="dxa"/>
        </w:tblCellMar>
        <w:tblLook w:val="0000"/>
      </w:tblPr>
      <w:tblGrid>
        <w:gridCol w:w="4876"/>
        <w:gridCol w:w="4294"/>
        <w:gridCol w:w="1067"/>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86" w:lineRule="exact"/>
              <w:ind w:left="1505" w:right="798" w:hanging="361"/>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5C3AAB">
            <w:pPr>
              <w:widowControl w:val="0"/>
              <w:autoSpaceDE w:val="0"/>
              <w:autoSpaceDN w:val="0"/>
              <w:adjustRightInd w:val="0"/>
              <w:spacing w:after="0" w:line="314" w:lineRule="exact"/>
              <w:ind w:left="1736" w:right="1030" w:hanging="322"/>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9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5C3AAB" w:rsidRPr="00EB44B6" w:rsidRDefault="005C3AAB" w:rsidP="00EB44B6">
      <w:pPr>
        <w:pStyle w:val="Heading2"/>
        <w:spacing w:before="0"/>
        <w:ind w:firstLine="0"/>
        <w:rPr>
          <w:rFonts w:ascii="Times New Roman" w:hAnsi="Times New Roman" w:cs="Times New Roman"/>
          <w:bCs w:val="0"/>
          <w:color w:val="808080" w:themeColor="background1" w:themeShade="80"/>
          <w:sz w:val="28"/>
          <w:szCs w:val="28"/>
        </w:rPr>
      </w:pPr>
      <w:bookmarkStart w:id="520" w:name="_Toc294969777"/>
      <w:r w:rsidRPr="00EB44B6">
        <w:rPr>
          <w:rFonts w:ascii="Times New Roman" w:hAnsi="Times New Roman" w:cs="Times New Roman"/>
          <w:bCs w:val="0"/>
          <w:color w:val="808080" w:themeColor="background1" w:themeShade="80"/>
          <w:sz w:val="28"/>
          <w:szCs w:val="28"/>
        </w:rPr>
        <w:t>Comprehensive Examination Policy</w:t>
      </w:r>
      <w:bookmarkEnd w:id="520"/>
    </w:p>
    <w:p w:rsidR="005C3AAB" w:rsidRDefault="00284C41" w:rsidP="005C3AAB">
      <w:pPr>
        <w:autoSpaceDE w:val="0"/>
        <w:autoSpaceDN w:val="0"/>
        <w:adjustRightInd w:val="0"/>
        <w:ind w:right="300" w:firstLine="360"/>
        <w:jc w:val="both"/>
        <w:rPr>
          <w:rFonts w:ascii="TimesNewRomanPS-BoldMT" w:hAnsi="TimesNewRomanPS-BoldMT" w:cs="TimesNewRomanPS-BoldMT"/>
          <w:b/>
          <w:bCs/>
          <w:color w:val="191919"/>
          <w:sz w:val="36"/>
          <w:szCs w:val="36"/>
        </w:rPr>
      </w:pPr>
      <w:r w:rsidRPr="00284C41">
        <w:rPr>
          <w:rFonts w:ascii="Times New Roman" w:hAnsi="Times New Roman"/>
          <w:b/>
          <w:bCs/>
          <w:noProof/>
          <w:sz w:val="28"/>
          <w:szCs w:val="28"/>
        </w:rPr>
        <w:pict>
          <v:shape id="_x0000_s7720" type="#_x0000_t202" style="position:absolute;left:0;text-align:left;margin-left:520.2pt;margin-top:121.6pt;width:1in;height:495.8pt;z-index:-251319808;mso-position-horizontal-relative:page;mso-position-vertical-relative:page" o:allowincell="f" filled="f" stroked="f">
            <v:textbox style="layout-flow:vertical;mso-next-textbox:#_x0000_s7720" inset="0,0,0,0">
              <w:txbxContent>
                <w:p w:rsidR="00E410E0" w:rsidRDefault="00E410E0" w:rsidP="005C3AAB">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5C3AAB">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5C3AAB">
        <w:rPr>
          <w:rFonts w:ascii="TimesNewRomanPSMT" w:hAnsi="TimesNewRomanPSMT" w:cs="TimesNewRomanPSMT"/>
          <w:color w:val="000000"/>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F42301" w:rsidRPr="00EB44B6" w:rsidRDefault="00F42301" w:rsidP="005C3AAB">
      <w:pPr>
        <w:widowControl w:val="0"/>
        <w:autoSpaceDE w:val="0"/>
        <w:autoSpaceDN w:val="0"/>
        <w:adjustRightInd w:val="0"/>
        <w:spacing w:before="14" w:after="0"/>
        <w:ind w:right="30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F42301" w:rsidRPr="00FA7AC7" w:rsidTr="005C3AAB">
        <w:trPr>
          <w:trHeight w:hRule="exact" w:val="287"/>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before="34" w:after="0"/>
              <w:ind w:left="-10"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5515</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5C3AAB">
        <w:trPr>
          <w:trHeight w:hRule="exact" w:val="240"/>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after="0" w:line="217" w:lineRule="exact"/>
              <w:ind w:left="-10"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5555</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5C3AAB">
        <w:trPr>
          <w:trHeight w:hRule="exact" w:val="320"/>
        </w:trPr>
        <w:tc>
          <w:tcPr>
            <w:tcW w:w="661" w:type="dxa"/>
            <w:tcBorders>
              <w:top w:val="nil"/>
              <w:left w:val="nil"/>
              <w:bottom w:val="nil"/>
              <w:right w:val="nil"/>
            </w:tcBorders>
          </w:tcPr>
          <w:p w:rsidR="00F42301" w:rsidRPr="00FA7AC7" w:rsidRDefault="00F42301" w:rsidP="005C3AAB">
            <w:pPr>
              <w:widowControl w:val="0"/>
              <w:tabs>
                <w:tab w:val="left" w:pos="630"/>
              </w:tabs>
              <w:autoSpaceDE w:val="0"/>
              <w:autoSpaceDN w:val="0"/>
              <w:adjustRightInd w:val="0"/>
              <w:spacing w:after="0" w:line="217" w:lineRule="exact"/>
              <w:ind w:left="-10" w:right="31" w:firstLine="10"/>
              <w:jc w:val="both"/>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5501</w:t>
            </w:r>
          </w:p>
        </w:tc>
        <w:tc>
          <w:tcPr>
            <w:tcW w:w="460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Pr="00EB44B6" w:rsidRDefault="00284C41" w:rsidP="005C3AAB">
      <w:pPr>
        <w:widowControl w:val="0"/>
        <w:autoSpaceDE w:val="0"/>
        <w:autoSpaceDN w:val="0"/>
        <w:adjustRightInd w:val="0"/>
        <w:spacing w:before="14" w:after="0"/>
        <w:ind w:right="300" w:firstLine="0"/>
        <w:jc w:val="both"/>
        <w:rPr>
          <w:rFonts w:ascii="Times New Roman" w:hAnsi="Times New Roman"/>
          <w:color w:val="808080" w:themeColor="background1" w:themeShade="80"/>
          <w:sz w:val="24"/>
          <w:szCs w:val="24"/>
        </w:rPr>
      </w:pPr>
      <w:r w:rsidRPr="00284C41">
        <w:rPr>
          <w:rFonts w:ascii="Calibri" w:hAnsi="Calibri"/>
          <w:noProof/>
          <w:color w:val="808080" w:themeColor="background1" w:themeShade="80"/>
          <w:sz w:val="24"/>
          <w:szCs w:val="24"/>
          <w:lang w:eastAsia="en-US"/>
        </w:rPr>
        <w:pict>
          <v:group id="_x0000_s3756" style="position:absolute;left:0;text-align:left;margin-left:318.05pt;margin-top:-117.35pt;width:31.2pt;height:31.05pt;z-index:-251591168;mso-position-horizontal-relative:page" coordorigin="6361,-2347" coordsize="624,621" o:allowincell="f">
            <v:rect id="_x0000_s3757" style="position:absolute;left:6366;top:-2342;width:613;height:610" o:allowincell="f" stroked="f">
              <v:path arrowok="t"/>
            </v:rect>
            <v:rect id="_x0000_s3758" style="position:absolute;left:6366;top:-2342;width:620;height:620;mso-position-horizontal-relative:page" o:allowincell="f" filled="f" stroked="f">
              <v:textbox style="mso-next-textbox:#_x0000_s3758"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4"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sidRPr="00EB44B6">
        <w:rPr>
          <w:rFonts w:ascii="Times New Roman" w:hAnsi="Times New Roman"/>
          <w:b/>
          <w:bCs/>
          <w:color w:val="808080" w:themeColor="background1" w:themeShade="80"/>
          <w:sz w:val="24"/>
          <w:szCs w:val="24"/>
        </w:rPr>
        <w:t>A</w:t>
      </w:r>
      <w:r w:rsidR="00F42301" w:rsidRPr="00EB44B6">
        <w:rPr>
          <w:rFonts w:ascii="Times New Roman" w:hAnsi="Times New Roman"/>
          <w:b/>
          <w:bCs/>
          <w:color w:val="808080" w:themeColor="background1" w:themeShade="80"/>
          <w:spacing w:val="-5"/>
          <w:sz w:val="24"/>
          <w:szCs w:val="24"/>
        </w:rPr>
        <w:t>r</w:t>
      </w:r>
      <w:r w:rsidR="00F42301" w:rsidRPr="00EB44B6">
        <w:rPr>
          <w:rFonts w:ascii="Times New Roman" w:hAnsi="Times New Roman"/>
          <w:b/>
          <w:bCs/>
          <w:color w:val="808080" w:themeColor="background1" w:themeShade="80"/>
          <w:sz w:val="24"/>
          <w:szCs w:val="24"/>
        </w:rPr>
        <w:t>ea B - P</w:t>
      </w:r>
      <w:r w:rsidR="00F42301" w:rsidRPr="00EB44B6">
        <w:rPr>
          <w:rFonts w:ascii="Times New Roman" w:hAnsi="Times New Roman"/>
          <w:b/>
          <w:bCs/>
          <w:color w:val="808080" w:themeColor="background1" w:themeShade="80"/>
          <w:spacing w:val="-5"/>
          <w:sz w:val="24"/>
          <w:szCs w:val="24"/>
        </w:rPr>
        <w:t>r</w:t>
      </w:r>
      <w:r w:rsidR="00F42301" w:rsidRPr="00EB44B6">
        <w:rPr>
          <w:rFonts w:ascii="Times New Roman" w:hAnsi="Times New Roman"/>
          <w:b/>
          <w:bCs/>
          <w:color w:val="808080" w:themeColor="background1" w:themeShade="80"/>
          <w:sz w:val="24"/>
          <w:szCs w:val="24"/>
        </w:rPr>
        <w:t>ograms and the P</w:t>
      </w:r>
      <w:r w:rsidR="00F42301" w:rsidRPr="00EB44B6">
        <w:rPr>
          <w:rFonts w:ascii="Times New Roman" w:hAnsi="Times New Roman"/>
          <w:b/>
          <w:bCs/>
          <w:color w:val="808080" w:themeColor="background1" w:themeShade="80"/>
          <w:spacing w:val="-5"/>
          <w:sz w:val="24"/>
          <w:szCs w:val="24"/>
        </w:rPr>
        <w:t>r</w:t>
      </w:r>
      <w:r w:rsidR="00F42301" w:rsidRPr="00EB44B6">
        <w:rPr>
          <w:rFonts w:ascii="Times New Roman" w:hAnsi="Times New Roman"/>
          <w:b/>
          <w:bCs/>
          <w:color w:val="808080" w:themeColor="background1" w:themeShade="80"/>
          <w:sz w:val="24"/>
          <w:szCs w:val="24"/>
        </w:rPr>
        <w:t>oblems of Schools</w:t>
      </w:r>
    </w:p>
    <w:p w:rsidR="00F42301" w:rsidRPr="00EB44B6" w:rsidRDefault="00F42301" w:rsidP="005C3AAB">
      <w:pPr>
        <w:widowControl w:val="0"/>
        <w:autoSpaceDE w:val="0"/>
        <w:autoSpaceDN w:val="0"/>
        <w:adjustRightInd w:val="0"/>
        <w:spacing w:before="14" w:after="0"/>
        <w:ind w:right="30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F42301" w:rsidRPr="00FA7AC7" w:rsidTr="005C3AAB">
        <w:trPr>
          <w:trHeight w:hRule="exact" w:val="287"/>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5509</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5C3AAB">
        <w:trPr>
          <w:trHeight w:hRule="exact" w:val="24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5538</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5C3AAB">
        <w:trPr>
          <w:trHeight w:hRule="exact" w:val="24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5533</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F42301" w:rsidRPr="00FA7AC7" w:rsidTr="005C3AAB">
        <w:trPr>
          <w:trHeight w:hRule="exact" w:val="320"/>
        </w:trPr>
        <w:tc>
          <w:tcPr>
            <w:tcW w:w="68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5531</w:t>
            </w:r>
          </w:p>
        </w:tc>
        <w:tc>
          <w:tcPr>
            <w:tcW w:w="712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Pr="00EB44B6" w:rsidRDefault="00F42301" w:rsidP="005C3AAB">
      <w:pPr>
        <w:widowControl w:val="0"/>
        <w:autoSpaceDE w:val="0"/>
        <w:autoSpaceDN w:val="0"/>
        <w:adjustRightInd w:val="0"/>
        <w:spacing w:before="14" w:after="0"/>
        <w:ind w:right="30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F42301" w:rsidRPr="00FA7AC7" w:rsidTr="00492D18">
        <w:trPr>
          <w:trHeight w:hRule="exact" w:val="287"/>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before="34" w:after="0"/>
              <w:ind w:right="300" w:firstLine="0"/>
              <w:jc w:val="both"/>
              <w:rPr>
                <w:rFonts w:ascii="Times New Roman" w:hAnsi="Times New Roman"/>
                <w:sz w:val="24"/>
                <w:szCs w:val="24"/>
              </w:rPr>
            </w:pPr>
            <w:r w:rsidRPr="00FA7AC7">
              <w:rPr>
                <w:rFonts w:ascii="Times New Roman" w:hAnsi="Times New Roman"/>
                <w:sz w:val="20"/>
                <w:szCs w:val="20"/>
              </w:rPr>
              <w:t>Theory of Numbers</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F42301" w:rsidRPr="00FA7AC7" w:rsidTr="00492D18">
        <w:trPr>
          <w:trHeight w:hRule="exact" w:val="251"/>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before="9" w:after="0"/>
              <w:ind w:right="30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F42301" w:rsidRPr="00FA7AC7" w:rsidTr="00492D18">
        <w:trPr>
          <w:trHeight w:hRule="exact" w:val="229"/>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F42301" w:rsidRPr="00FA7AC7" w:rsidTr="00492D18">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5312</w:t>
            </w:r>
          </w:p>
        </w:tc>
        <w:tc>
          <w:tcPr>
            <w:tcW w:w="451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Foundations of Geometry*</w:t>
            </w:r>
          </w:p>
        </w:tc>
      </w:tr>
      <w:tr w:rsidR="00F42301" w:rsidRPr="00FA7AC7" w:rsidTr="00492D18">
        <w:trPr>
          <w:trHeight w:hRule="exact" w:val="458"/>
        </w:trPr>
        <w:tc>
          <w:tcPr>
            <w:tcW w:w="69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492D18" w:rsidRPr="00FA7AC7" w:rsidRDefault="00492D18" w:rsidP="005C3AAB">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5313</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5314</w:t>
            </w:r>
          </w:p>
        </w:tc>
        <w:tc>
          <w:tcPr>
            <w:tcW w:w="451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Modern Geometry*</w:t>
            </w:r>
          </w:p>
          <w:p w:rsidR="00492D18" w:rsidRDefault="00492D18" w:rsidP="00492D18">
            <w:pPr>
              <w:autoSpaceDE w:val="0"/>
              <w:autoSpaceDN w:val="0"/>
              <w:adjustRightInd w:val="0"/>
              <w:ind w:firstLine="14"/>
              <w:rPr>
                <w:rFonts w:ascii="TimesNewRomanPSMT" w:hAnsi="TimesNewRomanPSMT" w:cs="TimesNewRomanPSMT"/>
                <w:color w:val="000000"/>
                <w:sz w:val="20"/>
                <w:szCs w:val="20"/>
              </w:rPr>
            </w:pPr>
            <w:r>
              <w:rPr>
                <w:rFonts w:ascii="TimesNewRomanPSMT" w:hAnsi="TimesNewRomanPSMT" w:cs="TimesNewRomanPSMT"/>
                <w:color w:val="000000"/>
                <w:sz w:val="20"/>
                <w:szCs w:val="20"/>
              </w:rPr>
              <w:t xml:space="preserve"> Introduction to Topology</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p>
        </w:tc>
      </w:tr>
    </w:tbl>
    <w:p w:rsidR="00F42301" w:rsidRDefault="00F42301" w:rsidP="005C3AAB">
      <w:pPr>
        <w:widowControl w:val="0"/>
        <w:autoSpaceDE w:val="0"/>
        <w:autoSpaceDN w:val="0"/>
        <w:adjustRightInd w:val="0"/>
        <w:spacing w:before="3" w:after="0" w:line="110" w:lineRule="exact"/>
        <w:ind w:right="300" w:firstLine="0"/>
        <w:jc w:val="both"/>
        <w:rPr>
          <w:rFonts w:ascii="Times New Roman" w:hAnsi="Times New Roman"/>
          <w:sz w:val="11"/>
          <w:szCs w:val="11"/>
        </w:rPr>
      </w:pPr>
    </w:p>
    <w:p w:rsidR="00F42301" w:rsidRPr="00EB44B6" w:rsidRDefault="00F42301" w:rsidP="005C3AAB">
      <w:pPr>
        <w:widowControl w:val="0"/>
        <w:autoSpaceDE w:val="0"/>
        <w:autoSpaceDN w:val="0"/>
        <w:adjustRightInd w:val="0"/>
        <w:spacing w:before="14" w:after="0"/>
        <w:ind w:right="30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F42301" w:rsidRDefault="00F42301" w:rsidP="005C3AAB">
      <w:pPr>
        <w:widowControl w:val="0"/>
        <w:tabs>
          <w:tab w:val="left" w:pos="1890"/>
        </w:tabs>
        <w:autoSpaceDE w:val="0"/>
        <w:autoSpaceDN w:val="0"/>
        <w:adjustRightInd w:val="0"/>
        <w:spacing w:before="37" w:after="0"/>
        <w:ind w:left="450" w:right="30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r>
      <w:r w:rsidR="00492D18">
        <w:rPr>
          <w:rFonts w:ascii="Times New Roman" w:hAnsi="Times New Roman"/>
          <w:sz w:val="20"/>
          <w:szCs w:val="20"/>
        </w:rPr>
        <w:t xml:space="preserve">Methods of Research in </w:t>
      </w:r>
      <w:r>
        <w:rPr>
          <w:rFonts w:ascii="Times New Roman" w:hAnsi="Times New Roman"/>
          <w:sz w:val="20"/>
          <w:szCs w:val="20"/>
        </w:rPr>
        <w:t>Education*</w:t>
      </w:r>
    </w:p>
    <w:p w:rsidR="00F42301" w:rsidRDefault="00F42301" w:rsidP="005C3AAB">
      <w:pPr>
        <w:widowControl w:val="0"/>
        <w:tabs>
          <w:tab w:val="left" w:pos="1890"/>
        </w:tabs>
        <w:autoSpaceDE w:val="0"/>
        <w:autoSpaceDN w:val="0"/>
        <w:adjustRightInd w:val="0"/>
        <w:spacing w:before="10" w:after="0"/>
        <w:ind w:left="450" w:right="30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492D18" w:rsidRDefault="00492D18" w:rsidP="005C3AAB">
      <w:pPr>
        <w:widowControl w:val="0"/>
        <w:tabs>
          <w:tab w:val="left" w:pos="1890"/>
        </w:tabs>
        <w:autoSpaceDE w:val="0"/>
        <w:autoSpaceDN w:val="0"/>
        <w:adjustRightInd w:val="0"/>
        <w:spacing w:before="10" w:after="0"/>
        <w:ind w:left="450" w:right="300" w:firstLine="0"/>
        <w:jc w:val="both"/>
        <w:rPr>
          <w:rFonts w:ascii="Times New Roman" w:hAnsi="Times New Roman"/>
          <w:sz w:val="20"/>
          <w:szCs w:val="20"/>
        </w:rPr>
      </w:pPr>
      <w:r>
        <w:rPr>
          <w:rFonts w:ascii="Times New Roman" w:hAnsi="Times New Roman"/>
          <w:sz w:val="20"/>
          <w:szCs w:val="20"/>
        </w:rPr>
        <w:t>MATH   5500</w:t>
      </w:r>
      <w:r>
        <w:rPr>
          <w:rFonts w:ascii="Times New Roman" w:hAnsi="Times New Roman"/>
          <w:sz w:val="20"/>
          <w:szCs w:val="20"/>
        </w:rPr>
        <w:tab/>
        <w:t>Educational Statistics**</w:t>
      </w:r>
    </w:p>
    <w:p w:rsidR="00F42301" w:rsidRDefault="00F42301" w:rsidP="005C3AAB">
      <w:pPr>
        <w:widowControl w:val="0"/>
        <w:autoSpaceDE w:val="0"/>
        <w:autoSpaceDN w:val="0"/>
        <w:adjustRightInd w:val="0"/>
        <w:spacing w:before="6" w:after="0" w:line="220" w:lineRule="exact"/>
        <w:ind w:right="300" w:firstLine="0"/>
        <w:jc w:val="both"/>
        <w:rPr>
          <w:rFonts w:ascii="Times New Roman" w:hAnsi="Times New Roman"/>
        </w:rPr>
      </w:pPr>
    </w:p>
    <w:p w:rsidR="00F42301" w:rsidRPr="00EB44B6" w:rsidRDefault="00F42301" w:rsidP="005C3AAB">
      <w:pPr>
        <w:widowControl w:val="0"/>
        <w:autoSpaceDE w:val="0"/>
        <w:autoSpaceDN w:val="0"/>
        <w:adjustRightInd w:val="0"/>
        <w:spacing w:after="0"/>
        <w:ind w:right="30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Electives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F42301" w:rsidRDefault="00F42301" w:rsidP="005C3AAB">
      <w:pPr>
        <w:widowControl w:val="0"/>
        <w:autoSpaceDE w:val="0"/>
        <w:autoSpaceDN w:val="0"/>
        <w:adjustRightInd w:val="0"/>
        <w:spacing w:before="37" w:after="0"/>
        <w:ind w:right="300" w:firstLine="0"/>
        <w:jc w:val="both"/>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F42301" w:rsidRPr="00FA7AC7" w:rsidTr="005C3AAB">
        <w:trPr>
          <w:trHeight w:hRule="exact" w:val="26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300" w:firstLine="0"/>
              <w:jc w:val="both"/>
              <w:rPr>
                <w:rFonts w:ascii="Times New Roman" w:hAnsi="Times New Roman"/>
                <w:sz w:val="24"/>
                <w:szCs w:val="24"/>
              </w:rPr>
            </w:pPr>
            <w:r w:rsidRPr="00FA7AC7">
              <w:rPr>
                <w:rFonts w:ascii="Times New Roman" w:hAnsi="Times New Roman"/>
                <w:sz w:val="20"/>
                <w:szCs w:val="20"/>
              </w:rPr>
              <w:t>5202</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before="6" w:after="0"/>
              <w:ind w:right="30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F42301" w:rsidRPr="00FA7AC7" w:rsidTr="005C3AAB">
        <w:trPr>
          <w:trHeight w:hRule="exact" w:val="24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5213</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5C3AAB">
        <w:trPr>
          <w:trHeight w:hRule="exact" w:val="251"/>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5214</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before="9" w:after="0"/>
              <w:ind w:right="300" w:firstLine="0"/>
              <w:jc w:val="both"/>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F42301" w:rsidRPr="00FA7AC7" w:rsidTr="005C3AAB">
        <w:trPr>
          <w:trHeight w:hRule="exact" w:val="229"/>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5215</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05" w:lineRule="exact"/>
              <w:ind w:right="300" w:firstLine="0"/>
              <w:jc w:val="both"/>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492D18">
        <w:trPr>
          <w:trHeight w:hRule="exact" w:val="449"/>
        </w:trPr>
        <w:tc>
          <w:tcPr>
            <w:tcW w:w="69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26"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492D18" w:rsidRPr="00FA7AC7" w:rsidRDefault="00492D18" w:rsidP="005C3AAB">
            <w:pPr>
              <w:widowControl w:val="0"/>
              <w:autoSpaceDE w:val="0"/>
              <w:autoSpaceDN w:val="0"/>
              <w:adjustRightInd w:val="0"/>
              <w:spacing w:after="0" w:line="217" w:lineRule="exact"/>
              <w:ind w:right="-26"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5414</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5511</w:t>
            </w:r>
          </w:p>
        </w:tc>
        <w:tc>
          <w:tcPr>
            <w:tcW w:w="5864" w:type="dxa"/>
            <w:tcBorders>
              <w:top w:val="nil"/>
              <w:left w:val="nil"/>
              <w:bottom w:val="nil"/>
              <w:right w:val="nil"/>
            </w:tcBorders>
          </w:tcPr>
          <w:p w:rsidR="00F42301" w:rsidRDefault="00F42301" w:rsidP="005C3AAB">
            <w:pPr>
              <w:widowControl w:val="0"/>
              <w:autoSpaceDE w:val="0"/>
              <w:autoSpaceDN w:val="0"/>
              <w:adjustRightInd w:val="0"/>
              <w:spacing w:after="0" w:line="217" w:lineRule="exact"/>
              <w:ind w:right="300" w:firstLine="0"/>
              <w:jc w:val="both"/>
              <w:rPr>
                <w:rFonts w:ascii="Times New Roman" w:hAnsi="Times New Roman"/>
                <w:sz w:val="20"/>
                <w:szCs w:val="20"/>
              </w:rPr>
            </w:pPr>
            <w:r w:rsidRPr="00FA7AC7">
              <w:rPr>
                <w:rFonts w:ascii="Times New Roman" w:hAnsi="Times New Roman"/>
                <w:sz w:val="20"/>
                <w:szCs w:val="20"/>
              </w:rPr>
              <w:t>Introduction to Operations Research</w:t>
            </w:r>
          </w:p>
          <w:p w:rsidR="00492D18" w:rsidRPr="00FA7AC7" w:rsidRDefault="00492D18" w:rsidP="005C3AAB">
            <w:pPr>
              <w:widowControl w:val="0"/>
              <w:autoSpaceDE w:val="0"/>
              <w:autoSpaceDN w:val="0"/>
              <w:adjustRightInd w:val="0"/>
              <w:spacing w:after="0" w:line="217" w:lineRule="exact"/>
              <w:ind w:right="300" w:firstLine="0"/>
              <w:jc w:val="both"/>
              <w:rPr>
                <w:rFonts w:ascii="Times New Roman" w:hAnsi="Times New Roman"/>
                <w:sz w:val="24"/>
                <w:szCs w:val="24"/>
              </w:rPr>
            </w:pPr>
            <w:r>
              <w:rPr>
                <w:rFonts w:ascii="Times New Roman" w:hAnsi="Times New Roman"/>
                <w:sz w:val="20"/>
                <w:szCs w:val="20"/>
              </w:rPr>
              <w:t>History of Mathematics**</w:t>
            </w:r>
          </w:p>
        </w:tc>
      </w:tr>
      <w:tr w:rsidR="00F42301" w:rsidRPr="00FA7AC7" w:rsidTr="005C3AAB">
        <w:trPr>
          <w:trHeight w:hRule="exact" w:val="260"/>
        </w:trPr>
        <w:tc>
          <w:tcPr>
            <w:tcW w:w="69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26"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5670</w:t>
            </w:r>
          </w:p>
        </w:tc>
        <w:tc>
          <w:tcPr>
            <w:tcW w:w="5864" w:type="dxa"/>
            <w:tcBorders>
              <w:top w:val="nil"/>
              <w:left w:val="nil"/>
              <w:bottom w:val="nil"/>
              <w:right w:val="nil"/>
            </w:tcBorders>
          </w:tcPr>
          <w:p w:rsidR="00F42301" w:rsidRPr="00FA7AC7" w:rsidRDefault="00F42301" w:rsidP="005C3AAB">
            <w:pPr>
              <w:widowControl w:val="0"/>
              <w:autoSpaceDE w:val="0"/>
              <w:autoSpaceDN w:val="0"/>
              <w:adjustRightInd w:val="0"/>
              <w:spacing w:after="0" w:line="217" w:lineRule="exact"/>
              <w:ind w:right="300" w:firstLine="0"/>
              <w:jc w:val="both"/>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F42301" w:rsidRDefault="00F42301" w:rsidP="005C3AAB">
      <w:pPr>
        <w:widowControl w:val="0"/>
        <w:autoSpaceDE w:val="0"/>
        <w:autoSpaceDN w:val="0"/>
        <w:adjustRightInd w:val="0"/>
        <w:spacing w:after="0" w:line="200" w:lineRule="exact"/>
        <w:ind w:right="300" w:firstLine="0"/>
        <w:jc w:val="both"/>
        <w:rPr>
          <w:rFonts w:ascii="Times New Roman" w:hAnsi="Times New Roman"/>
          <w:sz w:val="20"/>
          <w:szCs w:val="20"/>
        </w:rPr>
      </w:pPr>
      <w:r>
        <w:rPr>
          <w:rFonts w:ascii="Times New Roman" w:hAnsi="Times New Roman"/>
          <w:sz w:val="20"/>
          <w:szCs w:val="20"/>
        </w:rPr>
        <w:t>* Required course</w:t>
      </w:r>
    </w:p>
    <w:p w:rsidR="00F42301" w:rsidRDefault="00F42301" w:rsidP="005C3AAB">
      <w:pPr>
        <w:widowControl w:val="0"/>
        <w:autoSpaceDE w:val="0"/>
        <w:autoSpaceDN w:val="0"/>
        <w:adjustRightInd w:val="0"/>
        <w:spacing w:before="10" w:after="0"/>
        <w:ind w:right="300" w:firstLine="0"/>
        <w:jc w:val="both"/>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F42301" w:rsidRDefault="00F42301" w:rsidP="005C3AAB">
      <w:pPr>
        <w:widowControl w:val="0"/>
        <w:autoSpaceDE w:val="0"/>
        <w:autoSpaceDN w:val="0"/>
        <w:adjustRightInd w:val="0"/>
        <w:spacing w:before="10" w:after="0"/>
        <w:ind w:right="300" w:firstLine="0"/>
        <w:jc w:val="both"/>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before="13" w:after="0"/>
        <w:ind w:left="1220"/>
        <w:rPr>
          <w:rFonts w:ascii="Times New Roman" w:hAnsi="Times New Roman"/>
          <w:color w:val="000000"/>
          <w:sz w:val="20"/>
          <w:szCs w:val="20"/>
        </w:rPr>
        <w:sectPr w:rsidR="00F42301" w:rsidSect="005C3AAB">
          <w:pgSz w:w="12240" w:h="15840"/>
          <w:pgMar w:top="280" w:right="1440" w:bottom="280" w:left="1320" w:header="0" w:footer="955" w:gutter="0"/>
          <w:cols w:space="720" w:equalWidth="0">
            <w:col w:w="9480"/>
          </w:cols>
          <w:noEndnote/>
        </w:sectPr>
      </w:pPr>
    </w:p>
    <w:tbl>
      <w:tblPr>
        <w:tblW w:w="10503" w:type="dxa"/>
        <w:tblInd w:w="-99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66" w:lineRule="exact"/>
              <w:ind w:left="823" w:right="1480" w:hanging="133"/>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THEM</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TICS</w:t>
            </w:r>
          </w:p>
          <w:p w:rsidR="00F42301" w:rsidRPr="00FA7AC7" w:rsidRDefault="00F42301" w:rsidP="005C3AAB">
            <w:pPr>
              <w:widowControl w:val="0"/>
              <w:autoSpaceDE w:val="0"/>
              <w:autoSpaceDN w:val="0"/>
              <w:adjustRightInd w:val="0"/>
              <w:spacing w:after="0" w:line="334" w:lineRule="exact"/>
              <w:ind w:left="1055" w:right="1711" w:hanging="185"/>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00" w:lineRule="exact"/>
        <w:rPr>
          <w:rFonts w:ascii="Times New Roman" w:hAnsi="Times New Roman"/>
          <w:sz w:val="10"/>
          <w:szCs w:val="1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5C3AAB" w:rsidRPr="00EB44B6" w:rsidRDefault="005C3AAB" w:rsidP="00EB44B6">
      <w:pPr>
        <w:pStyle w:val="Heading2"/>
        <w:spacing w:before="0"/>
        <w:ind w:firstLine="187"/>
        <w:rPr>
          <w:rFonts w:ascii="Impact" w:hAnsi="Impact" w:cs="Impact"/>
          <w:color w:val="808080" w:themeColor="background1" w:themeShade="80"/>
          <w:sz w:val="32"/>
          <w:szCs w:val="32"/>
        </w:rPr>
      </w:pPr>
      <w:bookmarkStart w:id="521" w:name="_Toc294969778"/>
      <w:r w:rsidRPr="00EB44B6">
        <w:rPr>
          <w:rFonts w:ascii="Impact" w:hAnsi="Impact" w:cs="Impact"/>
          <w:color w:val="808080" w:themeColor="background1" w:themeShade="80"/>
          <w:sz w:val="32"/>
          <w:szCs w:val="32"/>
        </w:rPr>
        <w:t>COURSE DESCRIPTIONS</w:t>
      </w:r>
      <w:bookmarkEnd w:id="521"/>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5011 - Foundations of Arithmetic for Teachers I***.................................................3(3-0)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Sets, whole numbers, fractions, elementary number theory, algorithms, elementary geometry and a study of the metric system. Designed for teachers of grades K-4.</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5012 - Foundations of Arithmetic for Teachers II***................................................3(3-0)</w:t>
      </w:r>
    </w:p>
    <w:p w:rsidR="00D110A5" w:rsidRDefault="00284C41"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noProof/>
          <w:color w:val="191919"/>
          <w:sz w:val="20"/>
          <w:szCs w:val="20"/>
        </w:rPr>
        <w:pict>
          <v:shape id="_x0000_s7787" type="#_x0000_t202" style="position:absolute;left:0;text-align:left;margin-left:16.5pt;margin-top:15.9pt;width:1in;height:532.75pt;z-index:-251280896;mso-position-horizontal-relative:page" o:allowincell="f" filled="f" stroked="f">
            <v:textbox style="layout-flow:vertical;mso-layout-flow-alt:bottom-to-top;mso-next-textbox:#_x0000_s7787" inset="0,0,0,0">
              <w:txbxContent>
                <w:p w:rsidR="00E410E0" w:rsidRDefault="00E410E0" w:rsidP="00146D59">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D110A5">
        <w:rPr>
          <w:rFonts w:ascii="TimesNewRomanPSMT" w:hAnsi="TimesNewRomanPSMT" w:cs="TimesNewRomanPSMT"/>
          <w:color w:val="191919"/>
          <w:sz w:val="20"/>
          <w:szCs w:val="20"/>
        </w:rPr>
        <w:t>Numeration systems, elementary number theory, rational numbers, real numbers, basic algorithms, graphs and measurements. For teachers of grades 4-8.</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5110 - Algebraic Structures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Elementary study of the properties of groups, integral domains and fields. </w:t>
      </w:r>
      <w:r>
        <w:rPr>
          <w:rFonts w:ascii="TimesNewRomanPS-ItalicMT" w:hAnsi="TimesNewRomanPS-ItalicMT" w:cs="TimesNewRomanPS-ItalicMT"/>
          <w:i/>
          <w:iCs/>
          <w:color w:val="191919"/>
          <w:sz w:val="20"/>
          <w:szCs w:val="20"/>
        </w:rPr>
        <w:t>Prerequisite: 5011 orconsent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5111 - Theory of Numbers...........................................................................................3(3-0)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Properties of integers, divisibility, congruence of numbers. LaGrange’s theorem, residues and Diophantine equations.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5112 - Linear Algebra....................................................................................................3(3-0)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Vector spaces and linear transformations. Other topics include equations, matrices, determinants, characteristic values, the special theorem, linear functions and dual space. </w:t>
      </w:r>
      <w:r w:rsidRPr="00D110A5">
        <w:rPr>
          <w:rFonts w:ascii="TimesNewRomanPSMT" w:hAnsi="TimesNewRomanPSMT" w:cs="TimesNewRomanPSMT"/>
          <w:i/>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5113-5114 - Modern Algebra I &amp; II*............................................................................6(3-0)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Groups, permutation groups, finite groups, group mappings, rings, ideals, quotient rings, fields, finite fields, polynomial rings, field extensions, vector spaces, algebra of linear transformations. </w:t>
      </w:r>
      <w:r w:rsidRPr="00D110A5">
        <w:rPr>
          <w:rFonts w:ascii="TimesNewRomanPSMT" w:hAnsi="TimesNewRomanPSMT" w:cs="TimesNewRomanPSMT"/>
          <w:i/>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5202 - Technology-Oriented Mathematics.................................................................3(3-0)</w:t>
      </w:r>
    </w:p>
    <w:p w:rsidR="00D110A5" w:rsidRDefault="00D110A5" w:rsidP="00D110A5">
      <w:pPr>
        <w:autoSpaceDE w:val="0"/>
        <w:autoSpaceDN w:val="0"/>
        <w:adjustRightInd w:val="0"/>
        <w:spacing w:after="0"/>
        <w:ind w:lef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Applications of mathematical software and graphic calculators in doing and teaching mathematics. Problem-solving and simulations using software such as Mathematics, Maple, Math Lab and statistical packages.</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5211-5212 - Fundamental Concepts of Analysis I &amp; II*..............................................6(3-0)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Sets and functions, real number system, topological concepts in real Cartesian spaces, sequences, limits, continuity, uniform continuity, differentiation and integration, convergence, uniform convergence.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5213 - Complex Analysis..............................................................................................3(3-0)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000000"/>
          <w:sz w:val="20"/>
          <w:szCs w:val="20"/>
        </w:rPr>
      </w:pPr>
      <w:r>
        <w:rPr>
          <w:rFonts w:ascii="TimesNewRomanPSMT" w:hAnsi="TimesNewRomanPSMT" w:cs="TimesNewRomanPSMT"/>
          <w:color w:val="000000"/>
          <w:sz w:val="20"/>
          <w:szCs w:val="20"/>
        </w:rPr>
        <w:t xml:space="preserve">Complex numbers, analytic functions, complex series, Cauchy’s theory, residue calculus and conformal mappings. </w:t>
      </w:r>
      <w:r>
        <w:rPr>
          <w:rFonts w:ascii="TimesNewRomanPS-ItalicMT" w:hAnsi="TimesNewRomanPS-ItalicMT" w:cs="TimesNewRomanPS-ItalicMT"/>
          <w:i/>
          <w:iCs/>
          <w:color w:val="000000"/>
          <w:sz w:val="20"/>
          <w:szCs w:val="20"/>
        </w:rPr>
        <w:t>Prerequisite: MATH 5211</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5214 - Differential Equations........................................................................................3(3-0)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Ordinary differential equations of first and higher order, solutions in series, Lapalace transforms numerical solutions. </w:t>
      </w:r>
      <w:r>
        <w:rPr>
          <w:rFonts w:ascii="TimesNewRomanPS-ItalicMT" w:hAnsi="TimesNewRomanPS-ItalicMT" w:cs="TimesNewRomanPS-ItalicMT"/>
          <w:i/>
          <w:iCs/>
          <w:color w:val="191919"/>
          <w:sz w:val="20"/>
          <w:szCs w:val="20"/>
        </w:rPr>
        <w:t>Prerequisite: MATH 5211 or 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5215 - Numerical Analysis..........................................................................................3(3-0)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Nature of error, Gaussian elimination for linear systems, iteration, Newton’s method, steepest descent for nonlinear systems, zeros of polynomials and interpolation. </w:t>
      </w:r>
      <w:r>
        <w:rPr>
          <w:rFonts w:ascii="TimesNewRomanPS-ItalicMT" w:hAnsi="TimesNewRomanPS-ItalicMT" w:cs="TimesNewRomanPS-ItalicMT"/>
          <w:i/>
          <w:iCs/>
          <w:color w:val="191919"/>
          <w:sz w:val="20"/>
          <w:szCs w:val="20"/>
        </w:rPr>
        <w:t>Prerequisite: MATH 5211or consent of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5311 - Geometry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Points, lines, planes, parallel and perpendicular lines, congruence, similarity, measurement, constructions, space figures, analytical geometry and non-Euclidean Geometry.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5312 - Foundations of Geometry..................................................................................3(3-0)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Euclidean and non-Euclidean geometry, including incidence, order and the parallel postulate.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5313 - Modern Geometry.............................................................................................3(3-0)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An algebraic approach to geometry using vectors and transformations. For secondary teachers. </w:t>
      </w:r>
      <w:r>
        <w:rPr>
          <w:rFonts w:ascii="TimesNewRomanPS-ItalicMT" w:hAnsi="TimesNewRomanPS-ItalicMT" w:cs="TimesNewRomanPS-ItalicMT"/>
          <w:i/>
          <w:iCs/>
          <w:color w:val="191919"/>
          <w:sz w:val="20"/>
          <w:szCs w:val="20"/>
        </w:rPr>
        <w:t>Prerequisite: MATH 5112 or consent of the instructor</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5314 - Introduction to Point Set Topology................................................................3(3-0)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 theory, general topological spaces, product spaces, sequences, compactness, connectedness, metric spaces and Tcychonoff theorem. </w:t>
      </w:r>
      <w:r>
        <w:rPr>
          <w:rFonts w:ascii="TimesNewRomanPS-ItalicMT" w:hAnsi="TimesNewRomanPS-ItalicMT" w:cs="TimesNewRomanPS-ItalicMT"/>
          <w:i/>
          <w:iCs/>
          <w:color w:val="191919"/>
          <w:sz w:val="20"/>
          <w:szCs w:val="20"/>
        </w:rPr>
        <w:t>Prerequisite: Graduate standing</w:t>
      </w:r>
    </w:p>
    <w:p w:rsidR="00D110A5" w:rsidRDefault="00D110A5" w:rsidP="00D110A5">
      <w:pPr>
        <w:autoSpaceDE w:val="0"/>
        <w:autoSpaceDN w:val="0"/>
        <w:adjustRightInd w:val="0"/>
        <w:spacing w:after="0"/>
        <w:ind w:lef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5410 - Probability and Statistics for Teachers`**.......................................................3(3-0)</w:t>
      </w:r>
    </w:p>
    <w:p w:rsidR="00D110A5" w:rsidRDefault="00D110A5" w:rsidP="00D110A5">
      <w:pPr>
        <w:autoSpaceDE w:val="0"/>
        <w:autoSpaceDN w:val="0"/>
        <w:adjustRightInd w:val="0"/>
        <w:spacing w:after="0"/>
        <w:ind w:lef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Pr>
          <w:rFonts w:ascii="TimesNewRomanPS-ItalicMT" w:hAnsi="TimesNewRomanPS-ItalicMT" w:cs="TimesNewRomanPS-ItalicMT"/>
          <w:i/>
          <w:iCs/>
          <w:color w:val="191919"/>
          <w:sz w:val="20"/>
          <w:szCs w:val="20"/>
        </w:rPr>
        <w:t>Prerequisite: Consent of instructor</w:t>
      </w: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pPr>
    </w:p>
    <w:p w:rsidR="00F42301" w:rsidRDefault="00F42301" w:rsidP="00C57415">
      <w:pPr>
        <w:widowControl w:val="0"/>
        <w:autoSpaceDE w:val="0"/>
        <w:autoSpaceDN w:val="0"/>
        <w:adjustRightInd w:val="0"/>
        <w:spacing w:before="13" w:after="0"/>
        <w:ind w:left="2300" w:right="855"/>
        <w:jc w:val="both"/>
        <w:rPr>
          <w:rFonts w:ascii="Times New Roman" w:hAnsi="Times New Roman"/>
          <w:color w:val="000000"/>
          <w:sz w:val="20"/>
          <w:szCs w:val="20"/>
        </w:rPr>
        <w:sectPr w:rsidR="00F42301" w:rsidSect="005C3AAB">
          <w:pgSz w:w="12240" w:h="15840"/>
          <w:pgMar w:top="280" w:right="1260" w:bottom="280" w:left="1620" w:header="0" w:footer="702" w:gutter="0"/>
          <w:cols w:space="720" w:equalWidth="0">
            <w:col w:w="9360"/>
          </w:cols>
          <w:noEndnote/>
        </w:sectPr>
      </w:pPr>
    </w:p>
    <w:tbl>
      <w:tblPr>
        <w:tblW w:w="0" w:type="auto"/>
        <w:tblInd w:w="115" w:type="dxa"/>
        <w:tblLayout w:type="fixed"/>
        <w:tblCellMar>
          <w:left w:w="0" w:type="dxa"/>
          <w:right w:w="0" w:type="dxa"/>
        </w:tblCellMar>
        <w:tblLook w:val="0000"/>
      </w:tblPr>
      <w:tblGrid>
        <w:gridCol w:w="4876"/>
        <w:gridCol w:w="4560"/>
        <w:gridCol w:w="1067"/>
      </w:tblGrid>
      <w:tr w:rsidR="00F42301" w:rsidRPr="00FA7AC7" w:rsidTr="00C5741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5C3AAB">
            <w:pPr>
              <w:widowControl w:val="0"/>
              <w:autoSpaceDE w:val="0"/>
              <w:autoSpaceDN w:val="0"/>
              <w:adjustRightInd w:val="0"/>
              <w:spacing w:after="0" w:line="366" w:lineRule="exact"/>
              <w:ind w:left="1355" w:right="613" w:hanging="226"/>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5C3AAB">
            <w:pPr>
              <w:widowControl w:val="0"/>
              <w:autoSpaceDE w:val="0"/>
              <w:autoSpaceDN w:val="0"/>
              <w:adjustRightInd w:val="0"/>
              <w:spacing w:after="0" w:line="334" w:lineRule="exact"/>
              <w:ind w:left="1799" w:right="967" w:hanging="400"/>
              <w:jc w:val="center"/>
              <w:rPr>
                <w:rFonts w:ascii="Times New Roman" w:hAnsi="Times New Roman"/>
                <w:sz w:val="24"/>
                <w:szCs w:val="24"/>
              </w:rPr>
            </w:pP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C5741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146D59">
      <w:pPr>
        <w:widowControl w:val="0"/>
        <w:autoSpaceDE w:val="0"/>
        <w:autoSpaceDN w:val="0"/>
        <w:adjustRightInd w:val="0"/>
        <w:spacing w:after="0"/>
        <w:ind w:right="320" w:firstLine="0"/>
        <w:jc w:val="both"/>
        <w:rPr>
          <w:rFonts w:ascii="Times New Roman" w:hAnsi="Times New Roman"/>
          <w:sz w:val="28"/>
          <w:szCs w:val="28"/>
        </w:rPr>
      </w:pPr>
    </w:p>
    <w:p w:rsidR="00D110A5" w:rsidRDefault="00D110A5" w:rsidP="00146D59">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5412 - Methods of Statistical Analysis.........................................................................3(3-0)</w:t>
      </w:r>
    </w:p>
    <w:p w:rsidR="00D110A5" w:rsidRDefault="00D110A5" w:rsidP="00146D59">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Estimation and inference using basic probability distributions, analysis of variance, analysis of covariance, regression, correlation and basic experimental design. </w:t>
      </w:r>
      <w:r w:rsidRPr="00D110A5">
        <w:rPr>
          <w:rFonts w:ascii="TimesNewRomanPSMT" w:hAnsi="TimesNewRomanPSMT" w:cs="TimesNewRomanPSMT"/>
          <w:i/>
          <w:color w:val="191919"/>
          <w:sz w:val="20"/>
          <w:szCs w:val="20"/>
        </w:rPr>
        <w:t>Prerequisite: A previous course in statistics.</w:t>
      </w:r>
    </w:p>
    <w:p w:rsidR="00D110A5" w:rsidRDefault="00D110A5" w:rsidP="00146D59">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5414 - Introduction to Operations Research.............................................................3(3-0)</w:t>
      </w:r>
    </w:p>
    <w:p w:rsidR="00D110A5" w:rsidRDefault="00284C41" w:rsidP="00146D59">
      <w:pPr>
        <w:autoSpaceDE w:val="0"/>
        <w:autoSpaceDN w:val="0"/>
        <w:adjustRightInd w:val="0"/>
        <w:spacing w:after="0"/>
        <w:ind w:right="320" w:firstLine="0"/>
        <w:jc w:val="both"/>
        <w:rPr>
          <w:rFonts w:ascii="TimesNewRomanPS-ItalicMT" w:hAnsi="TimesNewRomanPS-ItalicMT" w:cs="TimesNewRomanPS-ItalicMT"/>
          <w:i/>
          <w:iCs/>
          <w:color w:val="191919"/>
          <w:sz w:val="20"/>
          <w:szCs w:val="20"/>
        </w:rPr>
      </w:pPr>
      <w:r w:rsidRPr="00284C41">
        <w:rPr>
          <w:rFonts w:ascii="Times New Roman" w:hAnsi="Times New Roman"/>
          <w:noProof/>
          <w:color w:val="000000"/>
          <w:spacing w:val="-22"/>
          <w:sz w:val="20"/>
          <w:szCs w:val="20"/>
        </w:rPr>
        <w:pict>
          <v:shape id="_x0000_s7730" type="#_x0000_t202" style="position:absolute;left:0;text-align:left;margin-left:520.2pt;margin-top:128.45pt;width:1in;height:495.8pt;z-index:-251317760;mso-position-horizontal-relative:page;mso-position-vertical-relative:page" o:allowincell="f" filled="f" stroked="f">
            <v:textbox style="layout-flow:vertical;mso-next-textbox:#_x0000_s7730" inset="0,0,0,0">
              <w:txbxContent>
                <w:p w:rsidR="00E410E0" w:rsidRDefault="00E410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D110A5">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D110A5">
        <w:rPr>
          <w:rFonts w:ascii="TimesNewRomanPSMT" w:hAnsi="TimesNewRomanPSMT" w:cs="TimesNewRomanPSMT"/>
          <w:color w:val="191919"/>
          <w:sz w:val="20"/>
          <w:szCs w:val="20"/>
        </w:rPr>
        <w:t xml:space="preserve">Linear programming, the simplex method, network theory, games theory, Markov analysis, other topics including inventory analysis and queuing theory. </w:t>
      </w:r>
      <w:r w:rsidR="00D110A5">
        <w:rPr>
          <w:rFonts w:ascii="TimesNewRomanPS-ItalicMT" w:hAnsi="TimesNewRomanPS-ItalicMT" w:cs="TimesNewRomanPS-ItalicMT"/>
          <w:i/>
          <w:iCs/>
          <w:color w:val="191919"/>
          <w:sz w:val="20"/>
          <w:szCs w:val="20"/>
        </w:rPr>
        <w:t>Prerequisite: Graduate standing.</w:t>
      </w:r>
    </w:p>
    <w:p w:rsidR="00D110A5" w:rsidRDefault="00D110A5" w:rsidP="00146D59">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5511 - History of Mathematics....................................................................................3(3-0)</w:t>
      </w:r>
    </w:p>
    <w:p w:rsidR="00D110A5" w:rsidRDefault="00D110A5" w:rsidP="00146D59">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Growth and development of the discipline of Mathematics from antiquity to modern times. Special emphasis given to the evolutionary character of the principal ideas of modern Mathematics.</w:t>
      </w:r>
    </w:p>
    <w:p w:rsidR="00D110A5" w:rsidRDefault="00D110A5" w:rsidP="00146D59">
      <w:pPr>
        <w:autoSpaceDE w:val="0"/>
        <w:autoSpaceDN w:val="0"/>
        <w:adjustRightInd w:val="0"/>
        <w:spacing w:after="0"/>
        <w:ind w:right="32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5670 - Special Topics In Mathematical Sciences.......................................................3(3-0)</w:t>
      </w:r>
    </w:p>
    <w:p w:rsidR="00D110A5" w:rsidRDefault="00D110A5" w:rsidP="00146D59">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An exploration of special topics of current interest in the Mathematical sciences. </w:t>
      </w:r>
      <w:r w:rsidRPr="00D110A5">
        <w:rPr>
          <w:rFonts w:ascii="TimesNewRomanPSMT" w:hAnsi="TimesNewRomanPSMT" w:cs="TimesNewRomanPSMT"/>
          <w:i/>
          <w:color w:val="191919"/>
          <w:sz w:val="20"/>
          <w:szCs w:val="20"/>
        </w:rPr>
        <w:t>Prerequisite: Consent of instructor</w:t>
      </w:r>
      <w:r>
        <w:rPr>
          <w:rFonts w:ascii="TimesNewRomanPSMT" w:hAnsi="TimesNewRomanPSMT" w:cs="TimesNewRomanPSMT"/>
          <w:i/>
          <w:color w:val="191919"/>
          <w:sz w:val="20"/>
          <w:szCs w:val="20"/>
        </w:rPr>
        <w:t>.</w:t>
      </w:r>
    </w:p>
    <w:p w:rsidR="00D110A5" w:rsidRDefault="00D110A5" w:rsidP="00146D59">
      <w:pPr>
        <w:autoSpaceDE w:val="0"/>
        <w:autoSpaceDN w:val="0"/>
        <w:adjustRightInd w:val="0"/>
        <w:spacing w:after="0"/>
        <w:ind w:right="32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 Required course.</w:t>
      </w:r>
    </w:p>
    <w:p w:rsidR="00D110A5" w:rsidRDefault="00D110A5" w:rsidP="00146D59">
      <w:pPr>
        <w:autoSpaceDE w:val="0"/>
        <w:autoSpaceDN w:val="0"/>
        <w:adjustRightInd w:val="0"/>
        <w:spacing w:after="0"/>
        <w:ind w:right="320" w:firstLine="0"/>
        <w:jc w:val="both"/>
        <w:rPr>
          <w:rFonts w:ascii="TimesNewRomanPSMT" w:hAnsi="TimesNewRomanPSMT" w:cs="TimesNewRomanPSMT"/>
          <w:color w:val="191919"/>
          <w:sz w:val="20"/>
          <w:szCs w:val="20"/>
        </w:rPr>
      </w:pPr>
      <w:r>
        <w:rPr>
          <w:rFonts w:ascii="TimesNewRomanPSMT" w:hAnsi="TimesNewRomanPSMT" w:cs="TimesNewRomanPSMT"/>
          <w:color w:val="000000"/>
          <w:sz w:val="20"/>
          <w:szCs w:val="20"/>
        </w:rPr>
        <w:t>** Required if not previously fulfilled at the undergraduate or graduate level.</w:t>
      </w:r>
    </w:p>
    <w:p w:rsidR="00D110A5" w:rsidRPr="008F07C3" w:rsidRDefault="00D110A5" w:rsidP="00146D59">
      <w:pPr>
        <w:ind w:right="320" w:firstLine="0"/>
        <w:jc w:val="both"/>
      </w:pPr>
      <w:r>
        <w:rPr>
          <w:rFonts w:ascii="TimesNewRomanPSMT" w:hAnsi="TimesNewRomanPSMT" w:cs="TimesNewRomanPSMT"/>
          <w:color w:val="000000"/>
          <w:sz w:val="20"/>
          <w:szCs w:val="20"/>
        </w:rPr>
        <w:t>*** No credit is given toward the graduate program in Mathematics Education. (See courses on pages 78-79)</w:t>
      </w:r>
    </w:p>
    <w:p w:rsidR="00F42301" w:rsidRDefault="00F42301" w:rsidP="00146D59">
      <w:pPr>
        <w:widowControl w:val="0"/>
        <w:autoSpaceDE w:val="0"/>
        <w:autoSpaceDN w:val="0"/>
        <w:adjustRightInd w:val="0"/>
        <w:spacing w:after="0" w:line="200" w:lineRule="exact"/>
        <w:ind w:right="320"/>
        <w:jc w:val="both"/>
        <w:rPr>
          <w:rFonts w:ascii="Times New Roman" w:hAnsi="Times New Roman"/>
          <w:color w:val="000000"/>
          <w:sz w:val="20"/>
          <w:szCs w:val="20"/>
        </w:rPr>
      </w:pPr>
    </w:p>
    <w:p w:rsidR="00F42301" w:rsidRDefault="00F42301" w:rsidP="00146D59">
      <w:pPr>
        <w:widowControl w:val="0"/>
        <w:autoSpaceDE w:val="0"/>
        <w:autoSpaceDN w:val="0"/>
        <w:adjustRightInd w:val="0"/>
        <w:spacing w:before="2" w:after="0" w:line="240" w:lineRule="exact"/>
        <w:ind w:right="320"/>
        <w:jc w:val="both"/>
        <w:rPr>
          <w:rFonts w:ascii="Times New Roman" w:hAnsi="Times New Roman"/>
          <w:color w:val="000000"/>
          <w:sz w:val="24"/>
          <w:szCs w:val="24"/>
        </w:rPr>
      </w:pPr>
    </w:p>
    <w:p w:rsidR="00F42301" w:rsidRPr="00EB44B6" w:rsidRDefault="00284C41" w:rsidP="00EB44B6">
      <w:pPr>
        <w:pStyle w:val="Heading1"/>
        <w:spacing w:before="0"/>
        <w:ind w:firstLine="0"/>
        <w:rPr>
          <w:rFonts w:ascii="Impact" w:hAnsi="Impact" w:cs="Impact"/>
          <w:color w:val="808080" w:themeColor="background1" w:themeShade="80"/>
          <w:sz w:val="36"/>
          <w:szCs w:val="36"/>
        </w:rPr>
      </w:pPr>
      <w:r w:rsidRPr="00284C41">
        <w:rPr>
          <w:rFonts w:ascii="Calibri" w:hAnsi="Calibri" w:cs="Times New Roman"/>
          <w:noProof/>
          <w:color w:val="808080" w:themeColor="background1" w:themeShade="80"/>
          <w:lang w:eastAsia="en-US"/>
        </w:rPr>
        <w:pict>
          <v:group id="_x0000_s3766" style="position:absolute;margin-left:317.8pt;margin-top:-170.5pt;width:31.2pt;height:31pt;z-index:-251585024;mso-position-horizontal-relative:page" coordorigin="6356,-3410" coordsize="624,620" o:allowincell="f">
            <v:rect id="_x0000_s3767" style="position:absolute;left:6361;top:-3405;width:613;height:610" o:allowincell="f" stroked="f">
              <v:path arrowok="t"/>
            </v:rect>
            <v:rect id="_x0000_s3768" style="position:absolute;left:6362;top:-3406;width:620;height:620;mso-position-horizontal-relative:page" o:allowincell="f" filled="f" stroked="f">
              <v:textbox style="mso-next-textbox:#_x0000_s3768"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6"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22" w:name="_Toc294969779"/>
      <w:r w:rsidR="00F42301" w:rsidRPr="00EB44B6">
        <w:rPr>
          <w:rFonts w:ascii="Impact" w:hAnsi="Impact" w:cs="Impact"/>
          <w:color w:val="808080" w:themeColor="background1" w:themeShade="80"/>
          <w:sz w:val="36"/>
          <w:szCs w:val="36"/>
        </w:rPr>
        <w:t>MIDDLE GRADES EDUC</w:t>
      </w:r>
      <w:r w:rsidR="00F42301" w:rsidRPr="00EB44B6">
        <w:rPr>
          <w:rFonts w:ascii="Impact" w:hAnsi="Impact" w:cs="Impact"/>
          <w:color w:val="808080" w:themeColor="background1" w:themeShade="80"/>
          <w:spacing w:val="-19"/>
          <w:sz w:val="36"/>
          <w:szCs w:val="36"/>
        </w:rPr>
        <w:t>A</w:t>
      </w:r>
      <w:r w:rsidR="00F42301" w:rsidRPr="00EB44B6">
        <w:rPr>
          <w:rFonts w:ascii="Impact" w:hAnsi="Impact" w:cs="Impact"/>
          <w:color w:val="808080" w:themeColor="background1" w:themeShade="80"/>
          <w:sz w:val="36"/>
          <w:szCs w:val="36"/>
        </w:rPr>
        <w:t>TION</w:t>
      </w:r>
      <w:bookmarkEnd w:id="522"/>
    </w:p>
    <w:p w:rsidR="00F42301" w:rsidRDefault="00F42301" w:rsidP="00146D59">
      <w:pPr>
        <w:widowControl w:val="0"/>
        <w:autoSpaceDE w:val="0"/>
        <w:autoSpaceDN w:val="0"/>
        <w:adjustRightInd w:val="0"/>
        <w:spacing w:before="23"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F42301" w:rsidRPr="005C3AAB" w:rsidRDefault="00F42301" w:rsidP="00146D59">
      <w:pPr>
        <w:pStyle w:val="ListParagraph"/>
        <w:widowControl w:val="0"/>
        <w:numPr>
          <w:ilvl w:val="0"/>
          <w:numId w:val="36"/>
        </w:numPr>
        <w:autoSpaceDE w:val="0"/>
        <w:autoSpaceDN w:val="0"/>
        <w:adjustRightInd w:val="0"/>
        <w:spacing w:after="0" w:line="250" w:lineRule="auto"/>
        <w:ind w:left="450" w:right="320"/>
        <w:jc w:val="both"/>
        <w:rPr>
          <w:rFonts w:ascii="Times New Roman" w:hAnsi="Times New Roman"/>
          <w:color w:val="000000"/>
          <w:sz w:val="20"/>
          <w:szCs w:val="20"/>
        </w:rPr>
      </w:pPr>
      <w:r w:rsidRPr="005C3AAB">
        <w:rPr>
          <w:rFonts w:ascii="Times New Roman" w:hAnsi="Times New Roman"/>
          <w:color w:val="000000"/>
          <w:sz w:val="20"/>
          <w:szCs w:val="20"/>
        </w:rPr>
        <w:t>Compare their teaching practices with current research-based practices and make changes where necessary;</w:t>
      </w:r>
    </w:p>
    <w:p w:rsidR="00F42301" w:rsidRPr="005C3AAB" w:rsidRDefault="00F42301" w:rsidP="00146D59">
      <w:pPr>
        <w:pStyle w:val="ListParagraph"/>
        <w:widowControl w:val="0"/>
        <w:numPr>
          <w:ilvl w:val="0"/>
          <w:numId w:val="36"/>
        </w:numPr>
        <w:autoSpaceDE w:val="0"/>
        <w:autoSpaceDN w:val="0"/>
        <w:adjustRightInd w:val="0"/>
        <w:spacing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Extend their knowledge and skills in a chosen area of educational interest;</w:t>
      </w:r>
    </w:p>
    <w:p w:rsidR="00F42301" w:rsidRPr="005C3AAB" w:rsidRDefault="00F42301" w:rsidP="00146D59">
      <w:pPr>
        <w:pStyle w:val="ListParagraph"/>
        <w:widowControl w:val="0"/>
        <w:numPr>
          <w:ilvl w:val="0"/>
          <w:numId w:val="36"/>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Present intellectually challenging thoughts and practices to students;</w:t>
      </w:r>
    </w:p>
    <w:p w:rsidR="00F42301" w:rsidRPr="005C3AAB" w:rsidRDefault="00F42301" w:rsidP="00146D59">
      <w:pPr>
        <w:pStyle w:val="ListParagraph"/>
        <w:widowControl w:val="0"/>
        <w:numPr>
          <w:ilvl w:val="0"/>
          <w:numId w:val="36"/>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Integrate new materials and methods of teaching into students' teaching repertoire;</w:t>
      </w:r>
    </w:p>
    <w:p w:rsidR="00F42301" w:rsidRPr="005C3AAB" w:rsidRDefault="00F42301" w:rsidP="00146D59">
      <w:pPr>
        <w:pStyle w:val="ListParagraph"/>
        <w:widowControl w:val="0"/>
        <w:numPr>
          <w:ilvl w:val="0"/>
          <w:numId w:val="36"/>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Encourage interest in conducting research;</w:t>
      </w:r>
    </w:p>
    <w:p w:rsidR="00F42301" w:rsidRPr="005C3AAB" w:rsidRDefault="00F42301" w:rsidP="00146D59">
      <w:pPr>
        <w:pStyle w:val="ListParagraph"/>
        <w:widowControl w:val="0"/>
        <w:numPr>
          <w:ilvl w:val="0"/>
          <w:numId w:val="36"/>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Increase competencies in research techniques; and</w:t>
      </w:r>
    </w:p>
    <w:p w:rsidR="00F42301" w:rsidRDefault="00F42301" w:rsidP="00146D59">
      <w:pPr>
        <w:pStyle w:val="ListParagraph"/>
        <w:widowControl w:val="0"/>
        <w:numPr>
          <w:ilvl w:val="0"/>
          <w:numId w:val="36"/>
        </w:numPr>
        <w:autoSpaceDE w:val="0"/>
        <w:autoSpaceDN w:val="0"/>
        <w:adjustRightInd w:val="0"/>
        <w:spacing w:before="10" w:after="0" w:line="250" w:lineRule="auto"/>
        <w:ind w:left="450" w:right="320"/>
        <w:jc w:val="both"/>
        <w:rPr>
          <w:rFonts w:ascii="Times New Roman" w:hAnsi="Times New Roman"/>
          <w:color w:val="000000"/>
          <w:sz w:val="20"/>
          <w:szCs w:val="20"/>
        </w:rPr>
      </w:pPr>
      <w:r w:rsidRPr="005C3AAB">
        <w:rPr>
          <w:rFonts w:ascii="Times New Roman" w:hAnsi="Times New Roman"/>
          <w:color w:val="000000"/>
          <w:sz w:val="20"/>
          <w:szCs w:val="20"/>
        </w:rPr>
        <w:t>Increase students' ability to recognize relevant research, which they can use to become more e</w:t>
      </w:r>
      <w:r w:rsidRPr="005C3AAB">
        <w:rPr>
          <w:rFonts w:ascii="Times New Roman" w:hAnsi="Times New Roman"/>
          <w:color w:val="000000"/>
          <w:spacing w:val="-4"/>
          <w:sz w:val="20"/>
          <w:szCs w:val="20"/>
        </w:rPr>
        <w:t>f</w:t>
      </w:r>
      <w:r w:rsidRPr="005C3AAB">
        <w:rPr>
          <w:rFonts w:ascii="Times New Roman" w:hAnsi="Times New Roman"/>
          <w:color w:val="000000"/>
          <w:sz w:val="20"/>
          <w:szCs w:val="20"/>
        </w:rPr>
        <w:t>fective in their classrooms.</w:t>
      </w:r>
    </w:p>
    <w:p w:rsidR="005C3AAB" w:rsidRPr="005C3AAB" w:rsidRDefault="005C3AAB" w:rsidP="00146D59">
      <w:pPr>
        <w:pStyle w:val="ListParagraph"/>
        <w:widowControl w:val="0"/>
        <w:autoSpaceDE w:val="0"/>
        <w:autoSpaceDN w:val="0"/>
        <w:adjustRightInd w:val="0"/>
        <w:spacing w:before="10" w:after="0" w:line="250" w:lineRule="auto"/>
        <w:ind w:left="0" w:right="320"/>
        <w:jc w:val="both"/>
        <w:rPr>
          <w:rFonts w:ascii="Times New Roman" w:hAnsi="Times New Roman"/>
          <w:color w:val="000000"/>
          <w:sz w:val="20"/>
          <w:szCs w:val="20"/>
        </w:rPr>
      </w:pPr>
    </w:p>
    <w:p w:rsidR="00F42301" w:rsidRDefault="00F42301" w:rsidP="00146D59">
      <w:pPr>
        <w:widowControl w:val="0"/>
        <w:autoSpaceDE w:val="0"/>
        <w:autoSpaceDN w:val="0"/>
        <w:adjustRightInd w:val="0"/>
        <w:spacing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As students progress through the program, they should in</w:t>
      </w:r>
      <w:r w:rsidR="005C3AAB">
        <w:rPr>
          <w:rFonts w:ascii="Times New Roman" w:hAnsi="Times New Roman"/>
          <w:color w:val="000000"/>
          <w:sz w:val="20"/>
          <w:szCs w:val="20"/>
        </w:rPr>
        <w:t>creasingly incorporate the fol</w:t>
      </w:r>
      <w:r>
        <w:rPr>
          <w:rFonts w:ascii="Times New Roman" w:hAnsi="Times New Roman"/>
          <w:color w:val="000000"/>
          <w:sz w:val="20"/>
          <w:szCs w:val="20"/>
        </w:rPr>
        <w:t>lowing six characteristics/traits into their interpersonal skills: faci</w:t>
      </w:r>
      <w:r w:rsidR="005C3AAB">
        <w:rPr>
          <w:rFonts w:ascii="Times New Roman" w:hAnsi="Times New Roman"/>
          <w:color w:val="000000"/>
          <w:sz w:val="20"/>
          <w:szCs w:val="20"/>
        </w:rPr>
        <w:t>litation, humanness, knowledge</w:t>
      </w:r>
      <w:r>
        <w:rPr>
          <w:rFonts w:ascii="Times New Roman" w:hAnsi="Times New Roman"/>
          <w:color w:val="000000"/>
          <w:sz w:val="20"/>
          <w:szCs w:val="20"/>
        </w:rPr>
        <w:t>able, motivation, multiculturalism and solution generation.</w:t>
      </w:r>
      <w:r>
        <w:rPr>
          <w:rFonts w:ascii="Times New Roman" w:hAnsi="Times New Roman"/>
          <w:color w:val="000000"/>
          <w:spacing w:val="-11"/>
          <w:sz w:val="20"/>
          <w:szCs w:val="20"/>
        </w:rPr>
        <w:t xml:space="preserve"> </w:t>
      </w:r>
      <w:r>
        <w:rPr>
          <w:rFonts w:ascii="Times New Roman" w:hAnsi="Times New Roman"/>
          <w:color w:val="000000"/>
          <w:sz w:val="20"/>
          <w:szCs w:val="20"/>
        </w:rPr>
        <w:t>As the program builds the desire to strengthen these traits, it reinforces the following key components of a middle school:</w:t>
      </w:r>
    </w:p>
    <w:p w:rsidR="00F42301" w:rsidRPr="005C3AAB" w:rsidRDefault="00F42301" w:rsidP="00146D59">
      <w:pPr>
        <w:pStyle w:val="ListParagraph"/>
        <w:widowControl w:val="0"/>
        <w:numPr>
          <w:ilvl w:val="0"/>
          <w:numId w:val="37"/>
        </w:numPr>
        <w:autoSpaceDE w:val="0"/>
        <w:autoSpaceDN w:val="0"/>
        <w:adjustRightInd w:val="0"/>
        <w:spacing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A</w:t>
      </w:r>
      <w:r w:rsidRPr="005C3AAB">
        <w:rPr>
          <w:rFonts w:ascii="Times New Roman" w:hAnsi="Times New Roman"/>
          <w:color w:val="000000"/>
          <w:spacing w:val="-11"/>
          <w:sz w:val="20"/>
          <w:szCs w:val="20"/>
        </w:rPr>
        <w:t xml:space="preserve"> </w:t>
      </w:r>
      <w:r w:rsidRPr="005C3AAB">
        <w:rPr>
          <w:rFonts w:ascii="Times New Roman" w:hAnsi="Times New Roman"/>
          <w:color w:val="000000"/>
          <w:sz w:val="20"/>
          <w:szCs w:val="20"/>
        </w:rPr>
        <w:t>curriculum that is challenging, integrative, and exploratory;</w:t>
      </w:r>
    </w:p>
    <w:p w:rsidR="00F42301" w:rsidRPr="005C3AAB" w:rsidRDefault="00F42301" w:rsidP="00146D59">
      <w:pPr>
        <w:pStyle w:val="ListParagraph"/>
        <w:widowControl w:val="0"/>
        <w:numPr>
          <w:ilvl w:val="0"/>
          <w:numId w:val="37"/>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pacing w:val="-22"/>
          <w:sz w:val="20"/>
          <w:szCs w:val="20"/>
        </w:rPr>
        <w:t>V</w:t>
      </w:r>
      <w:r w:rsidRPr="005C3AAB">
        <w:rPr>
          <w:rFonts w:ascii="Times New Roman" w:hAnsi="Times New Roman"/>
          <w:color w:val="000000"/>
          <w:sz w:val="20"/>
          <w:szCs w:val="20"/>
        </w:rPr>
        <w:t>aried teaching and learning approaches;</w:t>
      </w:r>
    </w:p>
    <w:p w:rsidR="00F42301" w:rsidRPr="005C3AAB" w:rsidRDefault="00F42301" w:rsidP="00146D59">
      <w:pPr>
        <w:pStyle w:val="ListParagraph"/>
        <w:widowControl w:val="0"/>
        <w:numPr>
          <w:ilvl w:val="0"/>
          <w:numId w:val="37"/>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Assessment and evaluation that promotes learning;</w:t>
      </w:r>
    </w:p>
    <w:p w:rsidR="00F42301" w:rsidRPr="005C3AAB" w:rsidRDefault="00F42301" w:rsidP="00146D59">
      <w:pPr>
        <w:pStyle w:val="ListParagraph"/>
        <w:widowControl w:val="0"/>
        <w:numPr>
          <w:ilvl w:val="0"/>
          <w:numId w:val="37"/>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Flexible classroom o</w:t>
      </w:r>
      <w:r w:rsidRPr="005C3AAB">
        <w:rPr>
          <w:rFonts w:ascii="Times New Roman" w:hAnsi="Times New Roman"/>
          <w:color w:val="000000"/>
          <w:spacing w:val="-4"/>
          <w:sz w:val="20"/>
          <w:szCs w:val="20"/>
        </w:rPr>
        <w:t>r</w:t>
      </w:r>
      <w:r w:rsidRPr="005C3AAB">
        <w:rPr>
          <w:rFonts w:ascii="Times New Roman" w:hAnsi="Times New Roman"/>
          <w:color w:val="000000"/>
          <w:sz w:val="20"/>
          <w:szCs w:val="20"/>
        </w:rPr>
        <w:t>ganization structures;</w:t>
      </w:r>
    </w:p>
    <w:p w:rsidR="00F42301" w:rsidRPr="005C3AAB" w:rsidRDefault="00F42301" w:rsidP="00146D59">
      <w:pPr>
        <w:pStyle w:val="ListParagraph"/>
        <w:widowControl w:val="0"/>
        <w:numPr>
          <w:ilvl w:val="0"/>
          <w:numId w:val="37"/>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Instruction which fosters health, wellness, safety; and</w:t>
      </w:r>
    </w:p>
    <w:p w:rsidR="00F42301" w:rsidRDefault="00F42301" w:rsidP="00146D59">
      <w:pPr>
        <w:pStyle w:val="ListParagraph"/>
        <w:widowControl w:val="0"/>
        <w:numPr>
          <w:ilvl w:val="0"/>
          <w:numId w:val="37"/>
        </w:numPr>
        <w:autoSpaceDE w:val="0"/>
        <w:autoSpaceDN w:val="0"/>
        <w:adjustRightInd w:val="0"/>
        <w:spacing w:before="10" w:after="0"/>
        <w:ind w:left="450" w:right="320"/>
        <w:jc w:val="both"/>
        <w:rPr>
          <w:rFonts w:ascii="Times New Roman" w:hAnsi="Times New Roman"/>
          <w:color w:val="000000"/>
          <w:sz w:val="20"/>
          <w:szCs w:val="20"/>
        </w:rPr>
      </w:pPr>
      <w:r w:rsidRPr="005C3AAB">
        <w:rPr>
          <w:rFonts w:ascii="Times New Roman" w:hAnsi="Times New Roman"/>
          <w:color w:val="000000"/>
          <w:sz w:val="20"/>
          <w:szCs w:val="20"/>
        </w:rPr>
        <w:t>Comprehensive guidance and support services.</w:t>
      </w:r>
    </w:p>
    <w:p w:rsidR="005C3AAB" w:rsidRPr="005C3AAB" w:rsidRDefault="005C3AAB" w:rsidP="00146D59">
      <w:pPr>
        <w:pStyle w:val="ListParagraph"/>
        <w:widowControl w:val="0"/>
        <w:autoSpaceDE w:val="0"/>
        <w:autoSpaceDN w:val="0"/>
        <w:adjustRightInd w:val="0"/>
        <w:spacing w:before="10" w:after="0"/>
        <w:ind w:left="0" w:right="320"/>
        <w:jc w:val="both"/>
        <w:rPr>
          <w:rFonts w:ascii="Times New Roman" w:hAnsi="Times New Roman"/>
          <w:color w:val="000000"/>
          <w:sz w:val="20"/>
          <w:szCs w:val="20"/>
        </w:rPr>
      </w:pPr>
    </w:p>
    <w:p w:rsidR="00F42301" w:rsidRDefault="00F42301" w:rsidP="00146D59">
      <w:pPr>
        <w:widowControl w:val="0"/>
        <w:autoSpaceDE w:val="0"/>
        <w:autoSpaceDN w:val="0"/>
        <w:adjustRightInd w:val="0"/>
        <w:spacing w:before="10" w:after="0" w:line="250" w:lineRule="auto"/>
        <w:ind w:right="320" w:firstLine="360"/>
        <w:jc w:val="both"/>
        <w:rPr>
          <w:rFonts w:ascii="Times New Roman" w:hAnsi="Times New Roman"/>
          <w:color w:val="000000"/>
          <w:sz w:val="20"/>
          <w:szCs w:val="20"/>
        </w:rPr>
      </w:pPr>
      <w:r>
        <w:rPr>
          <w:rFonts w:ascii="Times New Roman" w:hAnsi="Times New Roman"/>
          <w:color w:val="000000"/>
          <w:sz w:val="20"/>
          <w:szCs w:val="20"/>
        </w:rPr>
        <w:t>This program leads to the</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Middle Grades Education and is designed to prepare teachers to work with children in grades 4-8.</w:t>
      </w:r>
    </w:p>
    <w:p w:rsidR="00F42301" w:rsidRDefault="00F42301" w:rsidP="00146D59">
      <w:pPr>
        <w:widowControl w:val="0"/>
        <w:autoSpaceDE w:val="0"/>
        <w:autoSpaceDN w:val="0"/>
        <w:adjustRightInd w:val="0"/>
        <w:spacing w:before="6" w:after="0" w:line="200" w:lineRule="exact"/>
        <w:ind w:right="320" w:firstLine="0"/>
        <w:jc w:val="both"/>
        <w:rPr>
          <w:rFonts w:ascii="Times New Roman" w:hAnsi="Times New Roman"/>
          <w:color w:val="000000"/>
          <w:sz w:val="20"/>
          <w:szCs w:val="20"/>
        </w:rPr>
      </w:pPr>
    </w:p>
    <w:p w:rsidR="00F42301" w:rsidRPr="00EB44B6" w:rsidRDefault="00F42301" w:rsidP="00EB44B6">
      <w:pPr>
        <w:pStyle w:val="Heading2"/>
        <w:spacing w:before="0"/>
        <w:ind w:firstLine="0"/>
        <w:rPr>
          <w:rFonts w:ascii="Times New Roman" w:hAnsi="Times New Roman"/>
          <w:color w:val="808080" w:themeColor="background1" w:themeShade="80"/>
          <w:sz w:val="28"/>
          <w:szCs w:val="28"/>
        </w:rPr>
      </w:pPr>
      <w:bookmarkStart w:id="523" w:name="_Toc294969780"/>
      <w:r w:rsidRPr="00EB44B6">
        <w:rPr>
          <w:rFonts w:ascii="Times New Roman" w:hAnsi="Times New Roman"/>
          <w:bCs w:val="0"/>
          <w:color w:val="808080" w:themeColor="background1" w:themeShade="80"/>
          <w:sz w:val="28"/>
          <w:szCs w:val="28"/>
        </w:rPr>
        <w:t>PLANNED DEGREE PROGRAM</w:t>
      </w:r>
      <w:bookmarkEnd w:id="523"/>
    </w:p>
    <w:p w:rsidR="00F42301" w:rsidRPr="00EB44B6" w:rsidRDefault="00F42301" w:rsidP="00146D59">
      <w:pPr>
        <w:widowControl w:val="0"/>
        <w:tabs>
          <w:tab w:val="left" w:pos="8160"/>
        </w:tabs>
        <w:autoSpaceDE w:val="0"/>
        <w:autoSpaceDN w:val="0"/>
        <w:adjustRightInd w:val="0"/>
        <w:spacing w:before="26" w:after="0"/>
        <w:ind w:right="32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z w:val="24"/>
          <w:szCs w:val="24"/>
        </w:rPr>
        <w:tab/>
        <w:t>3 hrs</w:t>
      </w:r>
    </w:p>
    <w:p w:rsidR="00F42301" w:rsidRDefault="00F42301" w:rsidP="00146D59">
      <w:pPr>
        <w:widowControl w:val="0"/>
        <w:tabs>
          <w:tab w:val="left" w:pos="2300"/>
          <w:tab w:val="left" w:pos="3020"/>
        </w:tabs>
        <w:autoSpaceDE w:val="0"/>
        <w:autoSpaceDN w:val="0"/>
        <w:adjustRightInd w:val="0"/>
        <w:spacing w:before="37" w:after="0"/>
        <w:ind w:left="360" w:right="32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F42301" w:rsidRDefault="00F42301" w:rsidP="00146D59">
      <w:pPr>
        <w:widowControl w:val="0"/>
        <w:tabs>
          <w:tab w:val="left" w:pos="2300"/>
          <w:tab w:val="left" w:pos="3020"/>
        </w:tabs>
        <w:autoSpaceDE w:val="0"/>
        <w:autoSpaceDN w:val="0"/>
        <w:adjustRightInd w:val="0"/>
        <w:spacing w:before="10" w:after="0"/>
        <w:ind w:left="360" w:right="320" w:firstLine="0"/>
        <w:jc w:val="both"/>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F42301" w:rsidRDefault="00F42301" w:rsidP="00146D59">
      <w:pPr>
        <w:widowControl w:val="0"/>
        <w:tabs>
          <w:tab w:val="left" w:pos="2300"/>
          <w:tab w:val="left" w:pos="3020"/>
        </w:tabs>
        <w:autoSpaceDE w:val="0"/>
        <w:autoSpaceDN w:val="0"/>
        <w:adjustRightInd w:val="0"/>
        <w:spacing w:before="10" w:after="0"/>
        <w:ind w:left="360" w:right="32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F42301" w:rsidRPr="00EB44B6" w:rsidRDefault="00F42301" w:rsidP="00146D59">
      <w:pPr>
        <w:widowControl w:val="0"/>
        <w:tabs>
          <w:tab w:val="left" w:pos="8160"/>
        </w:tabs>
        <w:autoSpaceDE w:val="0"/>
        <w:autoSpaceDN w:val="0"/>
        <w:adjustRightInd w:val="0"/>
        <w:spacing w:after="0"/>
        <w:ind w:right="32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B -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ograms and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oblems of the School</w:t>
      </w:r>
      <w:r w:rsidRPr="00EB44B6">
        <w:rPr>
          <w:rFonts w:ascii="Times New Roman" w:hAnsi="Times New Roman"/>
          <w:b/>
          <w:bCs/>
          <w:color w:val="808080" w:themeColor="background1" w:themeShade="80"/>
          <w:sz w:val="24"/>
          <w:szCs w:val="24"/>
        </w:rPr>
        <w:tab/>
        <w:t>6 hrs</w:t>
      </w:r>
    </w:p>
    <w:p w:rsidR="00F42301" w:rsidRDefault="00F42301" w:rsidP="006C28C5">
      <w:pPr>
        <w:widowControl w:val="0"/>
        <w:tabs>
          <w:tab w:val="left" w:pos="2300"/>
          <w:tab w:val="left" w:pos="3020"/>
        </w:tabs>
        <w:autoSpaceDE w:val="0"/>
        <w:autoSpaceDN w:val="0"/>
        <w:adjustRightInd w:val="0"/>
        <w:spacing w:before="37" w:after="0"/>
        <w:ind w:left="360" w:right="320" w:firstLine="0"/>
        <w:jc w:val="both"/>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F42301" w:rsidRDefault="00F42301" w:rsidP="006C28C5">
      <w:pPr>
        <w:widowControl w:val="0"/>
        <w:tabs>
          <w:tab w:val="left" w:pos="2300"/>
          <w:tab w:val="left" w:pos="3020"/>
        </w:tabs>
        <w:autoSpaceDE w:val="0"/>
        <w:autoSpaceDN w:val="0"/>
        <w:adjustRightInd w:val="0"/>
        <w:spacing w:before="10" w:after="0"/>
        <w:ind w:left="360" w:right="320" w:firstLine="0"/>
        <w:jc w:val="both"/>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t>5541</w:t>
      </w:r>
      <w:r>
        <w:rPr>
          <w:rFonts w:ascii="Times New Roman" w:hAnsi="Times New Roman"/>
          <w:color w:val="000000"/>
          <w:sz w:val="20"/>
          <w:szCs w:val="20"/>
        </w:rPr>
        <w:tab/>
        <w:t>Nature &amp; Curriculum Needs of Middle Grade Students</w:t>
      </w:r>
    </w:p>
    <w:p w:rsidR="00D110A5" w:rsidRDefault="00D110A5" w:rsidP="00C57415">
      <w:pPr>
        <w:widowControl w:val="0"/>
        <w:autoSpaceDE w:val="0"/>
        <w:autoSpaceDN w:val="0"/>
        <w:adjustRightInd w:val="0"/>
        <w:spacing w:after="0"/>
        <w:rPr>
          <w:rFonts w:ascii="Times New Roman" w:hAnsi="Times New Roman"/>
          <w:sz w:val="24"/>
          <w:szCs w:val="24"/>
        </w:rPr>
        <w:sectPr w:rsidR="00D110A5" w:rsidSect="008A7386">
          <w:footerReference w:type="even" r:id="rId64"/>
          <w:footerReference w:type="default" r:id="rId65"/>
          <w:pgSz w:w="12240" w:h="15840"/>
          <w:pgMar w:top="260" w:right="1300" w:bottom="280" w:left="990" w:header="0" w:footer="1034" w:gutter="0"/>
          <w:cols w:space="720" w:equalWidth="0">
            <w:col w:w="9950"/>
          </w:cols>
          <w:noEndnote/>
        </w:sectPr>
      </w:pPr>
    </w:p>
    <w:tbl>
      <w:tblPr>
        <w:tblW w:w="10503" w:type="dxa"/>
        <w:tblInd w:w="-72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344" w:lineRule="exact"/>
              <w:ind w:left="637" w:right="1331" w:hanging="35"/>
              <w:jc w:val="center"/>
              <w:rPr>
                <w:rFonts w:ascii="Times New Roman" w:hAnsi="Times New Roman"/>
                <w:color w:val="000000"/>
                <w:sz w:val="27"/>
                <w:szCs w:val="27"/>
              </w:rPr>
            </w:pPr>
            <w:r w:rsidRPr="00FA7AC7">
              <w:rPr>
                <w:rFonts w:ascii="Times New Roman" w:hAnsi="Times New Roman"/>
                <w:b/>
                <w:bCs/>
                <w:color w:val="191919"/>
                <w:sz w:val="36"/>
                <w:szCs w:val="36"/>
              </w:rPr>
              <w:t>M</w:t>
            </w:r>
            <w:r w:rsidRPr="00FA7AC7">
              <w:rPr>
                <w:rFonts w:ascii="Times New Roman" w:hAnsi="Times New Roman"/>
                <w:b/>
                <w:bCs/>
                <w:color w:val="191919"/>
                <w:sz w:val="27"/>
                <w:szCs w:val="27"/>
              </w:rPr>
              <w:t>IDDLE</w:t>
            </w:r>
            <w:r w:rsidRPr="00FA7AC7">
              <w:rPr>
                <w:rFonts w:ascii="Times New Roman" w:hAnsi="Times New Roman"/>
                <w:b/>
                <w:bCs/>
                <w:color w:val="191919"/>
                <w:spacing w:val="23"/>
                <w:sz w:val="27"/>
                <w:szCs w:val="27"/>
              </w:rPr>
              <w:t xml:space="preserve"> </w:t>
            </w:r>
            <w:r w:rsidRPr="00FA7AC7">
              <w:rPr>
                <w:rFonts w:ascii="Times New Roman" w:hAnsi="Times New Roman"/>
                <w:b/>
                <w:bCs/>
                <w:color w:val="191919"/>
                <w:sz w:val="36"/>
                <w:szCs w:val="36"/>
              </w:rPr>
              <w:t>G</w:t>
            </w:r>
            <w:r w:rsidRPr="00FA7AC7">
              <w:rPr>
                <w:rFonts w:ascii="Times New Roman" w:hAnsi="Times New Roman"/>
                <w:b/>
                <w:bCs/>
                <w:color w:val="191919"/>
                <w:sz w:val="27"/>
                <w:szCs w:val="27"/>
              </w:rPr>
              <w:t>RADES</w:t>
            </w:r>
          </w:p>
          <w:p w:rsidR="00F42301" w:rsidRPr="00FA7AC7" w:rsidRDefault="00F42301" w:rsidP="00D110A5">
            <w:pPr>
              <w:widowControl w:val="0"/>
              <w:autoSpaceDE w:val="0"/>
              <w:autoSpaceDN w:val="0"/>
              <w:adjustRightInd w:val="0"/>
              <w:spacing w:after="0" w:line="348" w:lineRule="exact"/>
              <w:ind w:left="1081" w:right="1685" w:hanging="299"/>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D110A5" w:rsidRPr="00EB44B6" w:rsidRDefault="00D110A5" w:rsidP="00D110A5">
      <w:pPr>
        <w:widowControl w:val="0"/>
        <w:tabs>
          <w:tab w:val="left" w:pos="80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hours)</w:t>
      </w:r>
      <w:r w:rsidRPr="00EB44B6">
        <w:rPr>
          <w:rFonts w:ascii="Times New Roman" w:hAnsi="Times New Roman"/>
          <w:b/>
          <w:bCs/>
          <w:color w:val="808080" w:themeColor="background1" w:themeShade="80"/>
          <w:sz w:val="24"/>
          <w:szCs w:val="24"/>
        </w:rPr>
        <w:tab/>
        <w:t>15 hrs</w:t>
      </w:r>
    </w:p>
    <w:p w:rsidR="00D110A5" w:rsidRDefault="00D110A5" w:rsidP="00D110A5">
      <w:pPr>
        <w:widowControl w:val="0"/>
        <w:autoSpaceDE w:val="0"/>
        <w:autoSpaceDN w:val="0"/>
        <w:adjustRightInd w:val="0"/>
        <w:spacing w:after="0"/>
        <w:ind w:left="1080" w:firstLine="0"/>
        <w:jc w:val="both"/>
        <w:rPr>
          <w:rFonts w:ascii="Times New Roman" w:hAnsi="Times New Roman"/>
          <w:color w:val="000000"/>
          <w:sz w:val="20"/>
          <w:szCs w:val="20"/>
        </w:rPr>
      </w:pPr>
      <w:r>
        <w:rPr>
          <w:rFonts w:ascii="Times New Roman" w:hAnsi="Times New Roman"/>
          <w:b/>
          <w:bCs/>
          <w:color w:val="000000"/>
          <w:sz w:val="20"/>
          <w:szCs w:val="20"/>
        </w:rPr>
        <w:t>Mathematics</w:t>
      </w:r>
    </w:p>
    <w:tbl>
      <w:tblPr>
        <w:tblW w:w="0" w:type="auto"/>
        <w:tblInd w:w="1080" w:type="dxa"/>
        <w:tblLayout w:type="fixed"/>
        <w:tblCellMar>
          <w:left w:w="0" w:type="dxa"/>
          <w:right w:w="0" w:type="dxa"/>
        </w:tblCellMar>
        <w:tblLook w:val="0000"/>
      </w:tblPr>
      <w:tblGrid>
        <w:gridCol w:w="810"/>
        <w:gridCol w:w="630"/>
        <w:gridCol w:w="5504"/>
      </w:tblGrid>
      <w:tr w:rsidR="00D110A5" w:rsidRPr="00FA7AC7" w:rsidTr="00D110A5">
        <w:trPr>
          <w:trHeight w:hRule="exact" w:val="261"/>
        </w:trPr>
        <w:tc>
          <w:tcPr>
            <w:tcW w:w="810"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D110A5" w:rsidRPr="00FA7AC7" w:rsidRDefault="00D110A5" w:rsidP="00D110A5">
            <w:pPr>
              <w:widowControl w:val="0"/>
              <w:autoSpaceDE w:val="0"/>
              <w:autoSpaceDN w:val="0"/>
              <w:adjustRightInd w:val="0"/>
              <w:spacing w:before="7" w:after="0"/>
              <w:ind w:left="360" w:firstLine="0"/>
              <w:jc w:val="both"/>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D110A5" w:rsidRPr="00FA7AC7" w:rsidTr="00D110A5">
        <w:trPr>
          <w:trHeight w:hRule="exact" w:val="320"/>
        </w:trPr>
        <w:tc>
          <w:tcPr>
            <w:tcW w:w="810"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D110A5" w:rsidRPr="00FA7AC7" w:rsidRDefault="00D110A5" w:rsidP="00D110A5">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Math Concepts in Middle Childhood Education</w:t>
            </w:r>
          </w:p>
        </w:tc>
      </w:tr>
    </w:tbl>
    <w:p w:rsidR="00F42301" w:rsidRDefault="00284C41" w:rsidP="00D110A5">
      <w:pPr>
        <w:widowControl w:val="0"/>
        <w:tabs>
          <w:tab w:val="left" w:pos="1980"/>
          <w:tab w:val="left" w:pos="2880"/>
        </w:tabs>
        <w:autoSpaceDE w:val="0"/>
        <w:autoSpaceDN w:val="0"/>
        <w:adjustRightInd w:val="0"/>
        <w:spacing w:before="26" w:after="0"/>
        <w:ind w:left="360"/>
        <w:jc w:val="both"/>
        <w:rPr>
          <w:rFonts w:ascii="Times New Roman" w:hAnsi="Times New Roman"/>
          <w:sz w:val="20"/>
          <w:szCs w:val="20"/>
        </w:rPr>
      </w:pPr>
      <w:r>
        <w:rPr>
          <w:rFonts w:ascii="Times New Roman" w:hAnsi="Times New Roman"/>
          <w:noProof/>
          <w:sz w:val="20"/>
          <w:szCs w:val="20"/>
        </w:rPr>
        <w:pict>
          <v:shape id="_x0000_s7731" type="#_x0000_t202" style="position:absolute;left:0;text-align:left;margin-left:23.1pt;margin-top:10.2pt;width:1in;height:532.75pt;z-index:-251316736;mso-position-horizontal-relative:page;mso-position-vertical-relative:text" o:allowincell="f" filled="f" stroked="f">
            <v:textbox style="layout-flow:vertical;mso-layout-flow-alt:bottom-to-top;mso-next-textbox:#_x0000_s7731" inset="0,0,0,0">
              <w:txbxContent>
                <w:p w:rsidR="00E410E0" w:rsidRDefault="00E410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Pr="00284C41">
        <w:rPr>
          <w:rFonts w:ascii="Calibri" w:hAnsi="Calibri"/>
          <w:noProof/>
          <w:lang w:eastAsia="en-US"/>
        </w:rPr>
        <w:pict>
          <v:group id="_x0000_s3771" style="position:absolute;left:0;text-align:left;margin-left:264.25pt;margin-top:-54.15pt;width:31.2pt;height:31.05pt;z-index:-251581952;mso-position-horizontal-relative:page;mso-position-vertical-relative:text" coordorigin="5285,-1083" coordsize="624,621" o:allowincell="f">
            <v:rect id="_x0000_s3772" style="position:absolute;left:5290;top:-1078;width:613;height:610" o:allowincell="f" stroked="f">
              <v:path arrowok="t"/>
            </v:rect>
            <v:rect id="_x0000_s3773" style="position:absolute;left:5290;top:-1078;width:620;height:620;mso-position-horizontal-relative:page" o:allowincell="f" filled="f" stroked="f">
              <v:textbox style="mso-next-textbox:#_x0000_s3773"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7"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sz w:val="20"/>
          <w:szCs w:val="20"/>
        </w:rPr>
        <w:t>M</w:t>
      </w:r>
      <w:r w:rsidR="00F42301">
        <w:rPr>
          <w:rFonts w:ascii="Times New Roman" w:hAnsi="Times New Roman"/>
          <w:spacing w:val="-22"/>
          <w:sz w:val="20"/>
          <w:szCs w:val="20"/>
        </w:rPr>
        <w:t>A</w:t>
      </w:r>
      <w:r w:rsidR="00F42301">
        <w:rPr>
          <w:rFonts w:ascii="Times New Roman" w:hAnsi="Times New Roman"/>
          <w:sz w:val="20"/>
          <w:szCs w:val="20"/>
        </w:rPr>
        <w:t>TH</w:t>
      </w:r>
      <w:r w:rsidR="00F42301">
        <w:rPr>
          <w:rFonts w:ascii="Times New Roman" w:hAnsi="Times New Roman"/>
          <w:sz w:val="20"/>
          <w:szCs w:val="20"/>
        </w:rPr>
        <w:tab/>
        <w:t>5202</w:t>
      </w:r>
      <w:r w:rsidR="00F42301">
        <w:rPr>
          <w:rFonts w:ascii="Times New Roman" w:hAnsi="Times New Roman"/>
          <w:sz w:val="20"/>
          <w:szCs w:val="20"/>
        </w:rPr>
        <w:tab/>
      </w:r>
      <w:r w:rsidR="00F42301">
        <w:rPr>
          <w:rFonts w:ascii="Times New Roman" w:hAnsi="Times New Roman"/>
          <w:spacing w:val="-14"/>
          <w:sz w:val="20"/>
          <w:szCs w:val="20"/>
        </w:rPr>
        <w:t>T</w:t>
      </w:r>
      <w:r w:rsidR="00F42301">
        <w:rPr>
          <w:rFonts w:ascii="Times New Roman" w:hAnsi="Times New Roman"/>
          <w:sz w:val="20"/>
          <w:szCs w:val="20"/>
        </w:rPr>
        <w:t>echnology-Oriented Mathematics</w:t>
      </w:r>
    </w:p>
    <w:p w:rsidR="00F42301" w:rsidRDefault="00F42301" w:rsidP="00D110A5">
      <w:pPr>
        <w:widowControl w:val="0"/>
        <w:autoSpaceDE w:val="0"/>
        <w:autoSpaceDN w:val="0"/>
        <w:adjustRightInd w:val="0"/>
        <w:spacing w:before="7" w:after="0" w:line="240" w:lineRule="exact"/>
        <w:ind w:left="360"/>
        <w:jc w:val="both"/>
        <w:rPr>
          <w:rFonts w:ascii="Times New Roman" w:hAnsi="Times New Roman"/>
          <w:sz w:val="24"/>
          <w:szCs w:val="24"/>
        </w:rPr>
      </w:pPr>
    </w:p>
    <w:p w:rsidR="00F42301" w:rsidRDefault="00D110A5" w:rsidP="00D110A5">
      <w:pPr>
        <w:widowControl w:val="0"/>
        <w:autoSpaceDE w:val="0"/>
        <w:autoSpaceDN w:val="0"/>
        <w:adjustRightInd w:val="0"/>
        <w:spacing w:after="0"/>
        <w:ind w:left="360"/>
        <w:jc w:val="both"/>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1080" w:type="dxa"/>
        <w:tblLayout w:type="fixed"/>
        <w:tblCellMar>
          <w:left w:w="0" w:type="dxa"/>
          <w:right w:w="0" w:type="dxa"/>
        </w:tblCellMar>
        <w:tblLook w:val="0000"/>
      </w:tblPr>
      <w:tblGrid>
        <w:gridCol w:w="810"/>
        <w:gridCol w:w="270"/>
        <w:gridCol w:w="450"/>
        <w:gridCol w:w="270"/>
        <w:gridCol w:w="5940"/>
        <w:gridCol w:w="270"/>
      </w:tblGrid>
      <w:tr w:rsidR="00F42301" w:rsidRPr="00FA7AC7" w:rsidTr="00D110A5">
        <w:trPr>
          <w:gridAfter w:val="1"/>
          <w:wAfter w:w="270" w:type="dxa"/>
          <w:trHeight w:hRule="exact" w:val="264"/>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MGED</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before="10" w:after="0"/>
              <w:ind w:left="90" w:firstLine="0"/>
              <w:jc w:val="both"/>
              <w:rPr>
                <w:rFonts w:ascii="Times New Roman" w:hAnsi="Times New Roman"/>
                <w:sz w:val="24"/>
                <w:szCs w:val="24"/>
              </w:rPr>
            </w:pPr>
            <w:r w:rsidRPr="00FA7AC7">
              <w:rPr>
                <w:rFonts w:ascii="Times New Roman" w:hAnsi="Times New Roman"/>
                <w:sz w:val="20"/>
                <w:szCs w:val="20"/>
              </w:rPr>
              <w:t>5520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before="10" w:after="0"/>
              <w:ind w:left="270" w:firstLine="0"/>
              <w:jc w:val="both"/>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F42301" w:rsidRPr="00FA7AC7" w:rsidTr="00D110A5">
        <w:trPr>
          <w:gridAfter w:val="1"/>
          <w:wAfter w:w="270" w:type="dxa"/>
          <w:trHeight w:hRule="exact" w:val="24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READ</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5503</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Improving Reading Instruction for Middle School</w:t>
            </w:r>
          </w:p>
        </w:tc>
      </w:tr>
      <w:tr w:rsidR="00F42301" w:rsidRPr="00FA7AC7" w:rsidTr="00D110A5">
        <w:trPr>
          <w:gridAfter w:val="1"/>
          <w:wAfter w:w="270" w:type="dxa"/>
          <w:trHeight w:hRule="exact" w:val="451"/>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ENGL</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6210" w:type="dxa"/>
            <w:gridSpan w:val="2"/>
            <w:tcBorders>
              <w:top w:val="nil"/>
              <w:left w:val="nil"/>
              <w:bottom w:val="nil"/>
              <w:right w:val="nil"/>
            </w:tcBorders>
          </w:tcPr>
          <w:p w:rsidR="00F42301" w:rsidRDefault="00F42301" w:rsidP="00D110A5">
            <w:pPr>
              <w:widowControl w:val="0"/>
              <w:autoSpaceDE w:val="0"/>
              <w:autoSpaceDN w:val="0"/>
              <w:adjustRightInd w:val="0"/>
              <w:spacing w:after="0" w:line="217" w:lineRule="exact"/>
              <w:ind w:left="270" w:firstLine="0"/>
              <w:jc w:val="both"/>
              <w:rPr>
                <w:rFonts w:ascii="Times New Roman" w:hAnsi="Times New Roman"/>
                <w:sz w:val="20"/>
                <w:szCs w:val="20"/>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p w:rsidR="00D110A5" w:rsidRPr="00FA7AC7" w:rsidRDefault="00D110A5" w:rsidP="00D110A5">
            <w:pPr>
              <w:widowControl w:val="0"/>
              <w:autoSpaceDE w:val="0"/>
              <w:autoSpaceDN w:val="0"/>
              <w:adjustRightInd w:val="0"/>
              <w:spacing w:after="0" w:line="217" w:lineRule="exact"/>
              <w:ind w:left="270" w:firstLine="0"/>
              <w:jc w:val="both"/>
              <w:rPr>
                <w:rFonts w:ascii="Times New Roman" w:hAnsi="Times New Roman"/>
                <w:sz w:val="24"/>
                <w:szCs w:val="24"/>
              </w:rPr>
            </w:pPr>
          </w:p>
        </w:tc>
      </w:tr>
      <w:tr w:rsidR="00F42301" w:rsidRPr="00FA7AC7" w:rsidTr="00D110A5">
        <w:trPr>
          <w:trHeight w:hRule="exact" w:val="240"/>
        </w:trPr>
        <w:tc>
          <w:tcPr>
            <w:tcW w:w="1080" w:type="dxa"/>
            <w:gridSpan w:val="2"/>
            <w:tcBorders>
              <w:top w:val="nil"/>
              <w:left w:val="nil"/>
              <w:bottom w:val="nil"/>
              <w:right w:val="nil"/>
            </w:tcBorders>
          </w:tcPr>
          <w:p w:rsidR="00F42301" w:rsidRPr="00FA7AC7" w:rsidRDefault="00D110A5"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b/>
                <w:bCs/>
                <w:sz w:val="20"/>
                <w:szCs w:val="20"/>
              </w:rPr>
              <w:t>SCIENCE</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ind w:left="90" w:firstLine="0"/>
              <w:jc w:val="both"/>
              <w:rPr>
                <w:rFonts w:ascii="Times New Roman" w:hAnsi="Times New Roman"/>
                <w:sz w:val="24"/>
                <w:szCs w:val="24"/>
              </w:rPr>
            </w:pP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ind w:left="270" w:firstLine="0"/>
              <w:jc w:val="both"/>
              <w:rPr>
                <w:rFonts w:ascii="Times New Roman" w:hAnsi="Times New Roman"/>
                <w:sz w:val="24"/>
                <w:szCs w:val="24"/>
              </w:rPr>
            </w:pPr>
          </w:p>
        </w:tc>
      </w:tr>
      <w:tr w:rsidR="00F42301" w:rsidRPr="00FA7AC7" w:rsidTr="00D110A5">
        <w:trPr>
          <w:gridAfter w:val="1"/>
          <w:wAfter w:w="270" w:type="dxa"/>
          <w:trHeight w:hRule="exact" w:val="24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5570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Strategies of Instruction in Science</w:t>
            </w:r>
          </w:p>
        </w:tc>
      </w:tr>
      <w:tr w:rsidR="00F42301" w:rsidRPr="00FA7AC7" w:rsidTr="00D110A5">
        <w:trPr>
          <w:gridAfter w:val="1"/>
          <w:wAfter w:w="270" w:type="dxa"/>
          <w:trHeight w:hRule="exact" w:val="320"/>
        </w:trPr>
        <w:tc>
          <w:tcPr>
            <w:tcW w:w="81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PHYS</w:t>
            </w:r>
          </w:p>
        </w:tc>
        <w:tc>
          <w:tcPr>
            <w:tcW w:w="72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5500</w:t>
            </w:r>
          </w:p>
        </w:tc>
        <w:tc>
          <w:tcPr>
            <w:tcW w:w="6210" w:type="dxa"/>
            <w:gridSpan w:val="2"/>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Earth Science</w:t>
            </w:r>
          </w:p>
        </w:tc>
      </w:tr>
    </w:tbl>
    <w:p w:rsidR="00F42301" w:rsidRDefault="00F42301" w:rsidP="00D110A5">
      <w:pPr>
        <w:widowControl w:val="0"/>
        <w:autoSpaceDE w:val="0"/>
        <w:autoSpaceDN w:val="0"/>
        <w:adjustRightInd w:val="0"/>
        <w:spacing w:before="2" w:after="0" w:line="120" w:lineRule="exact"/>
        <w:ind w:left="360"/>
        <w:jc w:val="both"/>
        <w:rPr>
          <w:rFonts w:ascii="Times New Roman" w:hAnsi="Times New Roman"/>
          <w:sz w:val="12"/>
          <w:szCs w:val="12"/>
        </w:rPr>
      </w:pPr>
    </w:p>
    <w:p w:rsidR="00F42301" w:rsidRDefault="00D110A5" w:rsidP="00D110A5">
      <w:pPr>
        <w:widowControl w:val="0"/>
        <w:autoSpaceDE w:val="0"/>
        <w:autoSpaceDN w:val="0"/>
        <w:adjustRightInd w:val="0"/>
        <w:spacing w:before="27" w:after="0"/>
        <w:ind w:left="360"/>
        <w:jc w:val="both"/>
        <w:rPr>
          <w:rFonts w:ascii="Times New Roman" w:hAnsi="Times New Roman"/>
          <w:sz w:val="20"/>
          <w:szCs w:val="20"/>
        </w:rPr>
      </w:pPr>
      <w:r>
        <w:rPr>
          <w:rFonts w:ascii="Times New Roman" w:hAnsi="Times New Roman"/>
          <w:b/>
          <w:bCs/>
          <w:sz w:val="20"/>
          <w:szCs w:val="20"/>
        </w:rPr>
        <w:t>SOCIAL SCIENCE</w:t>
      </w:r>
    </w:p>
    <w:tbl>
      <w:tblPr>
        <w:tblW w:w="0" w:type="auto"/>
        <w:tblInd w:w="1080" w:type="dxa"/>
        <w:tblLayout w:type="fixed"/>
        <w:tblCellMar>
          <w:left w:w="0" w:type="dxa"/>
          <w:right w:w="0" w:type="dxa"/>
        </w:tblCellMar>
        <w:tblLook w:val="0000"/>
      </w:tblPr>
      <w:tblGrid>
        <w:gridCol w:w="720"/>
        <w:gridCol w:w="990"/>
        <w:gridCol w:w="4083"/>
      </w:tblGrid>
      <w:tr w:rsidR="00F42301" w:rsidRPr="00FA7AC7" w:rsidTr="00D110A5">
        <w:trPr>
          <w:trHeight w:hRule="exact" w:val="261"/>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left="180" w:firstLine="0"/>
              <w:jc w:val="both"/>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Social Studies Concepts and Issues</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F42301" w:rsidRPr="00FA7AC7" w:rsidTr="00D110A5">
        <w:trPr>
          <w:trHeight w:hRule="exact" w:val="32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Social Studies for Global Understanding</w:t>
            </w:r>
          </w:p>
        </w:tc>
      </w:tr>
    </w:tbl>
    <w:p w:rsidR="00F42301" w:rsidRDefault="00F42301" w:rsidP="00D110A5">
      <w:pPr>
        <w:widowControl w:val="0"/>
        <w:autoSpaceDE w:val="0"/>
        <w:autoSpaceDN w:val="0"/>
        <w:adjustRightInd w:val="0"/>
        <w:spacing w:before="1" w:after="0" w:line="110" w:lineRule="exact"/>
        <w:ind w:left="360"/>
        <w:jc w:val="both"/>
        <w:rPr>
          <w:rFonts w:ascii="Times New Roman" w:hAnsi="Times New Roman"/>
          <w:sz w:val="11"/>
          <w:szCs w:val="11"/>
        </w:rPr>
      </w:pPr>
    </w:p>
    <w:p w:rsidR="00F42301" w:rsidRPr="00EB44B6" w:rsidRDefault="00F42301" w:rsidP="00D110A5">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F42301" w:rsidRPr="00FA7AC7" w:rsidTr="00D110A5">
        <w:trPr>
          <w:trHeight w:hRule="exact" w:val="287"/>
        </w:trPr>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5501</w:t>
            </w:r>
          </w:p>
        </w:tc>
        <w:tc>
          <w:tcPr>
            <w:tcW w:w="486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270" w:firstLine="0"/>
              <w:jc w:val="both"/>
              <w:rPr>
                <w:rFonts w:ascii="Times New Roman" w:hAnsi="Times New Roman"/>
                <w:sz w:val="24"/>
                <w:szCs w:val="24"/>
              </w:rPr>
            </w:pPr>
            <w:r w:rsidRPr="00FA7AC7">
              <w:rPr>
                <w:rFonts w:ascii="Times New Roman" w:hAnsi="Times New Roman"/>
                <w:sz w:val="20"/>
                <w:szCs w:val="20"/>
              </w:rPr>
              <w:t>Educational Research</w:t>
            </w:r>
          </w:p>
        </w:tc>
      </w:tr>
      <w:tr w:rsidR="00F42301" w:rsidRPr="00FA7AC7" w:rsidTr="00D110A5">
        <w:trPr>
          <w:trHeight w:hRule="exact" w:val="320"/>
        </w:trPr>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5500</w:t>
            </w:r>
          </w:p>
        </w:tc>
        <w:tc>
          <w:tcPr>
            <w:tcW w:w="486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Educational Statistics</w:t>
            </w:r>
          </w:p>
        </w:tc>
      </w:tr>
    </w:tbl>
    <w:p w:rsidR="00F42301" w:rsidRDefault="00F42301" w:rsidP="00D110A5">
      <w:pPr>
        <w:widowControl w:val="0"/>
        <w:autoSpaceDE w:val="0"/>
        <w:autoSpaceDN w:val="0"/>
        <w:adjustRightInd w:val="0"/>
        <w:spacing w:before="3" w:after="0" w:line="110" w:lineRule="exact"/>
        <w:ind w:left="360"/>
        <w:jc w:val="both"/>
        <w:rPr>
          <w:rFonts w:ascii="Times New Roman" w:hAnsi="Times New Roman"/>
          <w:sz w:val="11"/>
          <w:szCs w:val="11"/>
        </w:rPr>
      </w:pPr>
    </w:p>
    <w:p w:rsidR="00F42301" w:rsidRPr="00EB44B6" w:rsidRDefault="00F42301" w:rsidP="00D110A5">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Middle Grades Electives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F42301" w:rsidRPr="00FA7AC7" w:rsidTr="00D110A5">
        <w:trPr>
          <w:trHeight w:hRule="exact" w:val="287"/>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Action/Classroom Research</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PSYC</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D110A5">
        <w:trPr>
          <w:trHeight w:hRule="exact" w:val="24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Exceptional Children</w:t>
            </w:r>
          </w:p>
        </w:tc>
      </w:tr>
      <w:tr w:rsidR="00F42301" w:rsidRPr="00FA7AC7" w:rsidTr="00D110A5">
        <w:trPr>
          <w:trHeight w:hRule="exact" w:val="260"/>
        </w:trPr>
        <w:tc>
          <w:tcPr>
            <w:tcW w:w="72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F42301" w:rsidRPr="00FA7AC7" w:rsidRDefault="00F42301" w:rsidP="00D110A5">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Behavioral Management of Exceptional Children</w:t>
            </w:r>
          </w:p>
        </w:tc>
      </w:tr>
    </w:tbl>
    <w:p w:rsidR="00F42301" w:rsidRPr="00D110A5" w:rsidRDefault="00F42301" w:rsidP="00D110A5">
      <w:pPr>
        <w:widowControl w:val="0"/>
        <w:autoSpaceDE w:val="0"/>
        <w:autoSpaceDN w:val="0"/>
        <w:adjustRightInd w:val="0"/>
        <w:spacing w:after="0" w:line="200" w:lineRule="exact"/>
        <w:ind w:left="360" w:firstLine="0"/>
        <w:jc w:val="both"/>
        <w:rPr>
          <w:rFonts w:ascii="Times New Roman" w:hAnsi="Times New Roman"/>
          <w:b/>
          <w:sz w:val="20"/>
          <w:szCs w:val="20"/>
        </w:rPr>
      </w:pPr>
      <w:r w:rsidRPr="00D110A5">
        <w:rPr>
          <w:rFonts w:ascii="Times New Roman" w:hAnsi="Times New Roman"/>
          <w:b/>
          <w:spacing w:val="-15"/>
          <w:sz w:val="20"/>
          <w:szCs w:val="20"/>
        </w:rPr>
        <w:t>T</w:t>
      </w:r>
      <w:r w:rsidRPr="00D110A5">
        <w:rPr>
          <w:rFonts w:ascii="Times New Roman" w:hAnsi="Times New Roman"/>
          <w:b/>
          <w:spacing w:val="-2"/>
          <w:sz w:val="20"/>
          <w:szCs w:val="20"/>
        </w:rPr>
        <w:t>ota</w:t>
      </w:r>
      <w:r w:rsidRPr="00D110A5">
        <w:rPr>
          <w:rFonts w:ascii="Times New Roman" w:hAnsi="Times New Roman"/>
          <w:b/>
          <w:sz w:val="20"/>
          <w:szCs w:val="20"/>
        </w:rPr>
        <w:t>l</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Require</w:t>
      </w:r>
      <w:r w:rsidRPr="00D110A5">
        <w:rPr>
          <w:rFonts w:ascii="Times New Roman" w:hAnsi="Times New Roman"/>
          <w:b/>
          <w:sz w:val="20"/>
          <w:szCs w:val="20"/>
        </w:rPr>
        <w:t>d</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r w:rsidR="00D110A5">
        <w:rPr>
          <w:rFonts w:ascii="Times New Roman" w:hAnsi="Times New Roman"/>
          <w:b/>
          <w:spacing w:val="-2"/>
          <w:sz w:val="20"/>
          <w:szCs w:val="20"/>
        </w:rPr>
        <w:t>.................</w:t>
      </w:r>
      <w:r w:rsidRPr="00D110A5">
        <w:rPr>
          <w:rFonts w:ascii="Times New Roman" w:hAnsi="Times New Roman"/>
          <w:b/>
          <w:spacing w:val="-2"/>
          <w:sz w:val="20"/>
          <w:szCs w:val="20"/>
        </w:rPr>
        <w:t>....</w:t>
      </w:r>
      <w:r w:rsidRPr="00D110A5">
        <w:rPr>
          <w:rFonts w:ascii="Times New Roman" w:hAnsi="Times New Roman"/>
          <w:b/>
          <w:spacing w:val="-1"/>
          <w:sz w:val="20"/>
          <w:szCs w:val="20"/>
        </w:rPr>
        <w:t>.</w:t>
      </w:r>
      <w:r w:rsidRPr="00D110A5">
        <w:rPr>
          <w:rFonts w:ascii="Times New Roman" w:hAnsi="Times New Roman"/>
          <w:b/>
          <w:spacing w:val="-2"/>
          <w:sz w:val="20"/>
          <w:szCs w:val="20"/>
        </w:rPr>
        <w:t>.......3</w:t>
      </w:r>
      <w:r w:rsidRPr="00D110A5">
        <w:rPr>
          <w:rFonts w:ascii="Times New Roman" w:hAnsi="Times New Roman"/>
          <w:b/>
          <w:sz w:val="20"/>
          <w:szCs w:val="20"/>
        </w:rPr>
        <w:t>6</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p>
    <w:p w:rsidR="00F42301" w:rsidRDefault="00F42301" w:rsidP="00D110A5">
      <w:pPr>
        <w:widowControl w:val="0"/>
        <w:autoSpaceDE w:val="0"/>
        <w:autoSpaceDN w:val="0"/>
        <w:adjustRightInd w:val="0"/>
        <w:spacing w:before="6" w:after="0" w:line="220" w:lineRule="exact"/>
        <w:ind w:left="360"/>
        <w:jc w:val="both"/>
        <w:rPr>
          <w:rFonts w:ascii="Times New Roman" w:hAnsi="Times New Roman"/>
        </w:rPr>
      </w:pPr>
    </w:p>
    <w:p w:rsidR="00F42301" w:rsidRPr="00EB44B6" w:rsidRDefault="00F42301" w:rsidP="00EB44B6">
      <w:pPr>
        <w:pStyle w:val="Heading2"/>
        <w:ind w:firstLine="360"/>
        <w:rPr>
          <w:rFonts w:ascii="Times New Roman" w:hAnsi="Times New Roman"/>
          <w:color w:val="808080" w:themeColor="background1" w:themeShade="80"/>
          <w:sz w:val="28"/>
          <w:szCs w:val="28"/>
        </w:rPr>
      </w:pPr>
      <w:bookmarkStart w:id="524" w:name="_Toc294969781"/>
      <w:r w:rsidRPr="00EB44B6">
        <w:rPr>
          <w:rFonts w:ascii="Times New Roman" w:hAnsi="Times New Roman"/>
          <w:bCs w:val="0"/>
          <w:color w:val="808080" w:themeColor="background1" w:themeShade="80"/>
          <w:sz w:val="28"/>
          <w:szCs w:val="28"/>
        </w:rPr>
        <w:t>Some</w:t>
      </w:r>
      <w:r w:rsidRPr="00EB44B6">
        <w:rPr>
          <w:rFonts w:ascii="Times New Roman" w:hAnsi="Times New Roman"/>
          <w:bCs w:val="0"/>
          <w:color w:val="808080" w:themeColor="background1" w:themeShade="80"/>
          <w:spacing w:val="-15"/>
          <w:sz w:val="28"/>
          <w:szCs w:val="28"/>
        </w:rPr>
        <w:t xml:space="preserve"> </w:t>
      </w:r>
      <w:r w:rsidRPr="00EB44B6">
        <w:rPr>
          <w:rFonts w:ascii="Times New Roman" w:hAnsi="Times New Roman"/>
          <w:bCs w:val="0"/>
          <w:color w:val="808080" w:themeColor="background1" w:themeShade="80"/>
          <w:sz w:val="28"/>
          <w:szCs w:val="28"/>
        </w:rPr>
        <w:t>Acceptable Courses for</w:t>
      </w:r>
      <w:r w:rsidRPr="00EB44B6">
        <w:rPr>
          <w:rFonts w:ascii="Times New Roman" w:hAnsi="Times New Roman"/>
          <w:bCs w:val="0"/>
          <w:color w:val="808080" w:themeColor="background1" w:themeShade="80"/>
          <w:spacing w:val="-5"/>
          <w:sz w:val="28"/>
          <w:szCs w:val="28"/>
        </w:rPr>
        <w:t xml:space="preserve"> </w:t>
      </w:r>
      <w:r w:rsidRPr="00EB44B6">
        <w:rPr>
          <w:rFonts w:ascii="Times New Roman" w:hAnsi="Times New Roman"/>
          <w:bCs w:val="0"/>
          <w:color w:val="808080" w:themeColor="background1" w:themeShade="80"/>
          <w:sz w:val="28"/>
          <w:szCs w:val="28"/>
        </w:rPr>
        <w:t>Substitutions</w:t>
      </w:r>
      <w:bookmarkEnd w:id="524"/>
    </w:p>
    <w:p w:rsidR="00F42301" w:rsidRDefault="00F42301" w:rsidP="00D110A5">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(Substitutions must be approved by your advisor)</w:t>
      </w:r>
    </w:p>
    <w:p w:rsidR="00D110A5" w:rsidRDefault="00F42301" w:rsidP="00D110A5">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EDAS</w:t>
      </w:r>
      <w:r>
        <w:rPr>
          <w:rFonts w:ascii="Times New Roman" w:hAnsi="Times New Roman"/>
          <w:sz w:val="20"/>
          <w:szCs w:val="20"/>
        </w:rPr>
        <w:tab/>
        <w:t>5501</w:t>
      </w:r>
      <w:r>
        <w:rPr>
          <w:rFonts w:ascii="Times New Roman" w:hAnsi="Times New Roman"/>
          <w:sz w:val="20"/>
          <w:szCs w:val="20"/>
        </w:rPr>
        <w:tab/>
        <w:t>Introduction to O</w:t>
      </w:r>
      <w:r>
        <w:rPr>
          <w:rFonts w:ascii="Times New Roman" w:hAnsi="Times New Roman"/>
          <w:spacing w:val="-4"/>
          <w:sz w:val="20"/>
          <w:szCs w:val="20"/>
        </w:rPr>
        <w:t>r</w:t>
      </w:r>
      <w:r>
        <w:rPr>
          <w:rFonts w:ascii="Times New Roman" w:hAnsi="Times New Roman"/>
          <w:sz w:val="20"/>
          <w:szCs w:val="20"/>
        </w:rPr>
        <w:t xml:space="preserve">ganizational Leadership (Area E) </w:t>
      </w:r>
    </w:p>
    <w:p w:rsidR="00F42301" w:rsidRDefault="00F42301" w:rsidP="00D110A5">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(Area D or E)</w:t>
      </w:r>
    </w:p>
    <w:p w:rsidR="00D110A5" w:rsidRDefault="00F42301" w:rsidP="00D110A5">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 xml:space="preserve">Curriculum Principles (Area B or E) </w:t>
      </w:r>
    </w:p>
    <w:p w:rsidR="00F42301" w:rsidRDefault="00F42301" w:rsidP="00D110A5">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F42301" w:rsidRDefault="00F42301" w:rsidP="00D110A5">
      <w:pPr>
        <w:widowControl w:val="0"/>
        <w:tabs>
          <w:tab w:val="left" w:pos="3360"/>
          <w:tab w:val="left" w:pos="4080"/>
        </w:tabs>
        <w:autoSpaceDE w:val="0"/>
        <w:autoSpaceDN w:val="0"/>
        <w:adjustRightInd w:val="0"/>
        <w:spacing w:after="0"/>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F42301" w:rsidRDefault="00F42301" w:rsidP="00D110A5">
      <w:pPr>
        <w:widowControl w:val="0"/>
        <w:autoSpaceDE w:val="0"/>
        <w:autoSpaceDN w:val="0"/>
        <w:adjustRightInd w:val="0"/>
        <w:spacing w:before="10" w:after="0"/>
        <w:ind w:left="36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C57415">
      <w:pPr>
        <w:widowControl w:val="0"/>
        <w:autoSpaceDE w:val="0"/>
        <w:autoSpaceDN w:val="0"/>
        <w:adjustRightInd w:val="0"/>
        <w:spacing w:before="8" w:after="0" w:line="220" w:lineRule="exact"/>
        <w:rPr>
          <w:rFonts w:ascii="Times New Roman" w:hAnsi="Times New Roman"/>
        </w:rPr>
      </w:pPr>
    </w:p>
    <w:p w:rsidR="00F42301" w:rsidRDefault="00F42301" w:rsidP="00C57415">
      <w:pPr>
        <w:widowControl w:val="0"/>
        <w:autoSpaceDE w:val="0"/>
        <w:autoSpaceDN w:val="0"/>
        <w:adjustRightInd w:val="0"/>
        <w:spacing w:before="13" w:after="0"/>
        <w:ind w:left="2298"/>
        <w:rPr>
          <w:rFonts w:ascii="Times New Roman" w:hAnsi="Times New Roman"/>
          <w:color w:val="000000"/>
          <w:sz w:val="20"/>
          <w:szCs w:val="20"/>
        </w:rPr>
        <w:sectPr w:rsidR="00F42301" w:rsidSect="008A7386">
          <w:pgSz w:w="12240" w:h="15840"/>
          <w:pgMar w:top="260" w:right="1300" w:bottom="280" w:left="1530" w:header="0" w:footer="1034" w:gutter="0"/>
          <w:cols w:space="720" w:equalWidth="0">
            <w:col w:w="9410"/>
          </w:cols>
          <w:noEndnote/>
        </w:sectPr>
      </w:pPr>
    </w:p>
    <w:tbl>
      <w:tblPr>
        <w:tblW w:w="10134" w:type="dxa"/>
        <w:tblInd w:w="113" w:type="dxa"/>
        <w:tblLayout w:type="fixed"/>
        <w:tblCellMar>
          <w:left w:w="0" w:type="dxa"/>
          <w:right w:w="0" w:type="dxa"/>
        </w:tblCellMar>
        <w:tblLook w:val="0000"/>
      </w:tblPr>
      <w:tblGrid>
        <w:gridCol w:w="4876"/>
        <w:gridCol w:w="4191"/>
        <w:gridCol w:w="1067"/>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91"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110A5">
            <w:pPr>
              <w:widowControl w:val="0"/>
              <w:autoSpaceDE w:val="0"/>
              <w:autoSpaceDN w:val="0"/>
              <w:adjustRightInd w:val="0"/>
              <w:spacing w:after="0" w:line="400" w:lineRule="exact"/>
              <w:ind w:left="1373" w:right="595" w:hanging="332"/>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IDDLE</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G</w:t>
            </w:r>
            <w:r w:rsidRPr="00FA7AC7">
              <w:rPr>
                <w:rFonts w:ascii="Times New Roman" w:hAnsi="Times New Roman"/>
                <w:b/>
                <w:bCs/>
                <w:color w:val="191919"/>
                <w:position w:val="-1"/>
                <w:sz w:val="27"/>
                <w:szCs w:val="27"/>
              </w:rPr>
              <w:t>RADES</w:t>
            </w:r>
          </w:p>
          <w:p w:rsidR="00F42301" w:rsidRPr="00FA7AC7" w:rsidRDefault="00F42301" w:rsidP="00D110A5">
            <w:pPr>
              <w:widowControl w:val="0"/>
              <w:autoSpaceDE w:val="0"/>
              <w:autoSpaceDN w:val="0"/>
              <w:adjustRightInd w:val="0"/>
              <w:spacing w:after="0" w:line="300" w:lineRule="exact"/>
              <w:ind w:left="1817" w:right="949" w:hanging="596"/>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91"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91"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D110A5" w:rsidRPr="00EB44B6" w:rsidRDefault="00D110A5" w:rsidP="00EB44B6">
      <w:pPr>
        <w:pStyle w:val="Heading2"/>
        <w:ind w:firstLine="0"/>
        <w:rPr>
          <w:rFonts w:ascii="Impact" w:hAnsi="Impact" w:cs="Impact"/>
          <w:color w:val="808080" w:themeColor="background1" w:themeShade="80"/>
          <w:sz w:val="32"/>
          <w:szCs w:val="32"/>
        </w:rPr>
      </w:pPr>
      <w:bookmarkStart w:id="525" w:name="_Toc294969782"/>
      <w:r w:rsidRPr="00EB44B6">
        <w:rPr>
          <w:rFonts w:ascii="Impact" w:hAnsi="Impact" w:cs="Impact"/>
          <w:color w:val="808080" w:themeColor="background1" w:themeShade="80"/>
          <w:sz w:val="32"/>
          <w:szCs w:val="32"/>
        </w:rPr>
        <w:t>COURSE DESCRIPTIONS</w:t>
      </w:r>
      <w:bookmarkEnd w:id="525"/>
    </w:p>
    <w:p w:rsidR="00D110A5" w:rsidRDefault="00D110A5" w:rsidP="00D110A5">
      <w:pPr>
        <w:widowControl w:val="0"/>
        <w:autoSpaceDE w:val="0"/>
        <w:autoSpaceDN w:val="0"/>
        <w:adjustRightInd w:val="0"/>
        <w:spacing w:before="19"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p>
    <w:p w:rsidR="00D110A5" w:rsidRDefault="00D110A5" w:rsidP="00D110A5">
      <w:pPr>
        <w:widowControl w:val="0"/>
        <w:autoSpaceDE w:val="0"/>
        <w:autoSpaceDN w:val="0"/>
        <w:adjustRightInd w:val="0"/>
        <w:spacing w:before="19" w:after="0" w:line="251"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D110A5" w:rsidRDefault="00284C41"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sidRPr="00284C41">
        <w:rPr>
          <w:rFonts w:ascii="Times New Roman" w:hAnsi="Times New Roman"/>
          <w:noProof/>
          <w:color w:val="191919"/>
          <w:spacing w:val="1"/>
          <w:sz w:val="20"/>
          <w:szCs w:val="20"/>
        </w:rPr>
        <w:pict>
          <v:shape id="_x0000_s7732" type="#_x0000_t202" style="position:absolute;left:0;text-align:left;margin-left:520.2pt;margin-top:140.85pt;width:1in;height:495.8pt;z-index:-251315712;mso-position-horizontal-relative:page;mso-position-vertical-relative:page" o:allowincell="f" filled="f" stroked="f">
            <v:textbox style="layout-flow:vertical;mso-next-textbox:#_x0000_s7732" inset="0,0,0,0">
              <w:txbxContent>
                <w:p w:rsidR="00E410E0" w:rsidRDefault="00E410E0" w:rsidP="00D110A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D110A5">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D110A5">
        <w:rPr>
          <w:rFonts w:ascii="Times New Roman" w:hAnsi="Times New Roman"/>
          <w:b/>
          <w:bCs/>
          <w:color w:val="191919"/>
          <w:sz w:val="20"/>
          <w:szCs w:val="20"/>
        </w:rPr>
        <w:t>MGED</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5520</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Language</w:t>
      </w:r>
      <w:r w:rsidR="00D110A5">
        <w:rPr>
          <w:rFonts w:ascii="Times New Roman" w:hAnsi="Times New Roman"/>
          <w:b/>
          <w:bCs/>
          <w:color w:val="191919"/>
          <w:spacing w:val="-18"/>
          <w:sz w:val="20"/>
          <w:szCs w:val="20"/>
        </w:rPr>
        <w:t xml:space="preserve"> </w:t>
      </w:r>
      <w:r w:rsidR="00D110A5">
        <w:rPr>
          <w:rFonts w:ascii="Times New Roman" w:hAnsi="Times New Roman"/>
          <w:b/>
          <w:bCs/>
          <w:color w:val="191919"/>
          <w:sz w:val="20"/>
          <w:szCs w:val="20"/>
        </w:rPr>
        <w:t>Arts</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Concepts</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for</w:t>
      </w:r>
      <w:r w:rsidR="00D110A5">
        <w:rPr>
          <w:rFonts w:ascii="Times New Roman" w:hAnsi="Times New Roman"/>
          <w:b/>
          <w:bCs/>
          <w:color w:val="191919"/>
          <w:spacing w:val="-11"/>
          <w:sz w:val="20"/>
          <w:szCs w:val="20"/>
        </w:rPr>
        <w:t xml:space="preserve"> </w:t>
      </w:r>
      <w:r w:rsidR="00D110A5">
        <w:rPr>
          <w:rFonts w:ascii="Times New Roman" w:hAnsi="Times New Roman"/>
          <w:b/>
          <w:bCs/>
          <w:color w:val="191919"/>
          <w:sz w:val="20"/>
          <w:szCs w:val="20"/>
        </w:rPr>
        <w:t>Middle</w:t>
      </w:r>
      <w:r w:rsidR="00D110A5">
        <w:rPr>
          <w:rFonts w:ascii="Times New Roman" w:hAnsi="Times New Roman"/>
          <w:b/>
          <w:bCs/>
          <w:color w:val="191919"/>
          <w:spacing w:val="-7"/>
          <w:sz w:val="20"/>
          <w:szCs w:val="20"/>
        </w:rPr>
        <w:t xml:space="preserve"> </w:t>
      </w:r>
      <w:r w:rsidR="00D110A5">
        <w:rPr>
          <w:rFonts w:ascii="Times New Roman" w:hAnsi="Times New Roman"/>
          <w:b/>
          <w:bCs/>
          <w:color w:val="191919"/>
          <w:sz w:val="20"/>
          <w:szCs w:val="20"/>
        </w:rPr>
        <w:t>Childhood............................................3(3-0)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D110A5" w:rsidRDefault="00D110A5" w:rsidP="00D110A5">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p>
    <w:p w:rsidR="00D110A5" w:rsidRDefault="00D110A5" w:rsidP="00D110A5">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assessment.</w:t>
      </w:r>
    </w:p>
    <w:p w:rsidR="00D110A5" w:rsidRDefault="00D110A5"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D110A5" w:rsidRDefault="00D110A5" w:rsidP="00D110A5">
      <w:pPr>
        <w:widowControl w:val="0"/>
        <w:autoSpaceDE w:val="0"/>
        <w:autoSpaceDN w:val="0"/>
        <w:adjustRightInd w:val="0"/>
        <w:spacing w:before="6" w:after="0"/>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D110A5" w:rsidRDefault="00D110A5" w:rsidP="00D110A5">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p>
    <w:p w:rsidR="00F42301" w:rsidRDefault="00284C41" w:rsidP="00D110A5">
      <w:pPr>
        <w:widowControl w:val="0"/>
        <w:autoSpaceDE w:val="0"/>
        <w:autoSpaceDN w:val="0"/>
        <w:adjustRightInd w:val="0"/>
        <w:spacing w:before="26" w:after="0"/>
        <w:ind w:right="360" w:firstLine="0"/>
        <w:jc w:val="both"/>
        <w:rPr>
          <w:rFonts w:ascii="Times New Roman" w:hAnsi="Times New Roman"/>
          <w:color w:val="000000"/>
          <w:sz w:val="20"/>
          <w:szCs w:val="20"/>
        </w:rPr>
      </w:pPr>
      <w:r w:rsidRPr="00284C41">
        <w:rPr>
          <w:rFonts w:ascii="Calibri" w:hAnsi="Calibri"/>
          <w:noProof/>
          <w:lang w:eastAsia="en-US"/>
        </w:rPr>
        <w:pict>
          <v:group id="_x0000_s3776" style="position:absolute;left:0;text-align:left;margin-left:315.7pt;margin-top:-53.15pt;width:31.2pt;height:31.05pt;z-index:-251578880;mso-position-horizontal-relative:page" coordorigin="6314,-1063" coordsize="624,621" o:allowincell="f">
            <v:rect id="_x0000_s3777" style="position:absolute;left:6319;top:-1058;width:613;height:610" o:allowincell="f" stroked="f">
              <v:path arrowok="t"/>
            </v:rect>
            <v:rect id="_x0000_s3778" style="position:absolute;left:6319;top:-1058;width:620;height:620;mso-position-horizontal-relative:page" o:allowincell="f" filled="f" stroked="f">
              <v:textbox style="mso-next-textbox:#_x0000_s3778"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8"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color w:val="191919"/>
          <w:sz w:val="20"/>
          <w:szCs w:val="20"/>
        </w:rPr>
        <w:t>May be repeated for credit when topics change.</w:t>
      </w:r>
    </w:p>
    <w:p w:rsidR="00D110A5" w:rsidRDefault="00F42301" w:rsidP="00D110A5">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p>
    <w:p w:rsidR="00F42301" w:rsidRDefault="00F42301" w:rsidP="00D110A5">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sidR="00D110A5">
        <w:rPr>
          <w:rFonts w:ascii="Times New Roman" w:hAnsi="Times New Roman"/>
          <w:color w:val="191919"/>
          <w:sz w:val="20"/>
          <w:szCs w:val="20"/>
        </w:rPr>
        <w:t>ap</w:t>
      </w:r>
      <w:r>
        <w:rPr>
          <w:rFonts w:ascii="Times New Roman" w:hAnsi="Times New Roman"/>
          <w:color w:val="191919"/>
          <w:sz w:val="20"/>
          <w:szCs w:val="20"/>
        </w:rPr>
        <w:t>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sidR="00D110A5">
        <w:rPr>
          <w:rFonts w:ascii="Times New Roman" w:hAnsi="Times New Roman"/>
          <w:color w:val="191919"/>
          <w:sz w:val="20"/>
          <w:szCs w:val="20"/>
        </w:rPr>
        <w:t>in</w:t>
      </w:r>
      <w:r>
        <w:rPr>
          <w:rFonts w:ascii="Times New Roman" w:hAnsi="Times New Roman"/>
          <w:color w:val="191919"/>
          <w:sz w:val="20"/>
          <w:szCs w:val="20"/>
        </w:rPr>
        <w:t>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F42301" w:rsidRDefault="00F42301" w:rsidP="00D110A5">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integrate</w:t>
      </w:r>
      <w:r>
        <w:rPr>
          <w:rFonts w:ascii="Times New Roman" w:hAnsi="Times New Roman"/>
          <w:color w:val="191919"/>
          <w:sz w:val="20"/>
          <w:szCs w:val="20"/>
        </w:rPr>
        <w:t xml:space="preserve">d </w:t>
      </w:r>
      <w:r>
        <w:rPr>
          <w:rFonts w:ascii="Times New Roman" w:hAnsi="Times New Roman"/>
          <w:color w:val="191919"/>
          <w:spacing w:val="1"/>
          <w:sz w:val="20"/>
          <w:szCs w:val="20"/>
        </w:rPr>
        <w:t>in-dept</w:t>
      </w:r>
      <w:r>
        <w:rPr>
          <w:rFonts w:ascii="Times New Roman" w:hAnsi="Times New Roman"/>
          <w:color w:val="191919"/>
          <w:sz w:val="20"/>
          <w:szCs w:val="20"/>
        </w:rPr>
        <w:t xml:space="preserve">h </w:t>
      </w: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middl</w:t>
      </w:r>
      <w:r>
        <w:rPr>
          <w:rFonts w:ascii="Times New Roman" w:hAnsi="Times New Roman"/>
          <w:color w:val="191919"/>
          <w:sz w:val="20"/>
          <w:szCs w:val="20"/>
        </w:rPr>
        <w:t xml:space="preserve">e </w:t>
      </w:r>
      <w:r>
        <w:rPr>
          <w:rFonts w:ascii="Times New Roman" w:hAnsi="Times New Roman"/>
          <w:color w:val="191919"/>
          <w:spacing w:val="1"/>
          <w:sz w:val="20"/>
          <w:szCs w:val="20"/>
        </w:rPr>
        <w:t>grade</w:t>
      </w:r>
      <w:r>
        <w:rPr>
          <w:rFonts w:ascii="Times New Roman" w:hAnsi="Times New Roman"/>
          <w:color w:val="191919"/>
          <w:sz w:val="20"/>
          <w:szCs w:val="20"/>
        </w:rPr>
        <w:t xml:space="preserve">s </w:t>
      </w:r>
      <w:r>
        <w:rPr>
          <w:rFonts w:ascii="Times New Roman" w:hAnsi="Times New Roman"/>
          <w:color w:val="191919"/>
          <w:spacing w:val="1"/>
          <w:sz w:val="20"/>
          <w:szCs w:val="20"/>
        </w:rPr>
        <w:t>childre</w:t>
      </w:r>
      <w:r>
        <w:rPr>
          <w:rFonts w:ascii="Times New Roman" w:hAnsi="Times New Roman"/>
          <w:color w:val="191919"/>
          <w:sz w:val="20"/>
          <w:szCs w:val="20"/>
        </w:rPr>
        <w:t xml:space="preserve">n </w:t>
      </w:r>
      <w:r>
        <w:rPr>
          <w:rFonts w:ascii="Times New Roman" w:hAnsi="Times New Roman"/>
          <w:color w:val="191919"/>
          <w:spacing w:val="1"/>
          <w:sz w:val="20"/>
          <w:szCs w:val="20"/>
        </w:rPr>
        <w:t>wit</w:t>
      </w:r>
      <w:r>
        <w:rPr>
          <w:rFonts w:ascii="Times New Roman" w:hAnsi="Times New Roman"/>
          <w:color w:val="191919"/>
          <w:sz w:val="20"/>
          <w:szCs w:val="20"/>
        </w:rPr>
        <w:t xml:space="preserve">h </w:t>
      </w:r>
      <w:r>
        <w:rPr>
          <w:rFonts w:ascii="Times New Roman" w:hAnsi="Times New Roman"/>
          <w:color w:val="191919"/>
          <w:spacing w:val="1"/>
          <w:sz w:val="20"/>
          <w:szCs w:val="20"/>
        </w:rPr>
        <w:t>particula</w:t>
      </w:r>
      <w:r>
        <w:rPr>
          <w:rFonts w:ascii="Times New Roman" w:hAnsi="Times New Roman"/>
          <w:color w:val="191919"/>
          <w:sz w:val="20"/>
          <w:szCs w:val="20"/>
        </w:rPr>
        <w:t xml:space="preserve">r </w:t>
      </w:r>
      <w:r>
        <w:rPr>
          <w:rFonts w:ascii="Times New Roman" w:hAnsi="Times New Roman"/>
          <w:color w:val="191919"/>
          <w:spacing w:val="1"/>
          <w:sz w:val="20"/>
          <w:szCs w:val="20"/>
        </w:rPr>
        <w:t>referenc</w:t>
      </w:r>
      <w:r>
        <w:rPr>
          <w:rFonts w:ascii="Times New Roman" w:hAnsi="Times New Roman"/>
          <w:color w:val="191919"/>
          <w:sz w:val="20"/>
          <w:szCs w:val="20"/>
        </w:rPr>
        <w:t xml:space="preserve">e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 xml:space="preserve">their </w:t>
      </w:r>
      <w:r>
        <w:rPr>
          <w:rFonts w:ascii="Times New Roman" w:hAnsi="Times New Roman"/>
          <w:color w:val="191919"/>
          <w:sz w:val="20"/>
          <w:szCs w:val="20"/>
        </w:rPr>
        <w:t>unique characteristics and needs. Selected topics will cover the historical development of the middle school, program goals, principles of curriculum development,</w:t>
      </w:r>
      <w:r>
        <w:rPr>
          <w:rFonts w:ascii="Times New Roman" w:hAnsi="Times New Roman"/>
          <w:color w:val="191919"/>
          <w:spacing w:val="1"/>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design of the middle school, instructional strategies and multiple authentic assessments.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sidR="00D110A5">
        <w:rPr>
          <w:rFonts w:ascii="Times New Roman" w:hAnsi="Times New Roman"/>
          <w:color w:val="191919"/>
          <w:sz w:val="20"/>
          <w:szCs w:val="20"/>
        </w:rPr>
        <w:t>sci</w:t>
      </w:r>
      <w:r>
        <w:rPr>
          <w:rFonts w:ascii="Times New Roman" w:hAnsi="Times New Roman"/>
          <w:color w:val="191919"/>
          <w:sz w:val="20"/>
          <w:szCs w:val="20"/>
        </w:rPr>
        <w:t>ence curriculum project; science curriculum improvement study; science: a process approach; elementary  science; and others.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 </w:t>
      </w:r>
      <w:r>
        <w:rPr>
          <w:rFonts w:ascii="Times New Roman" w:hAnsi="Times New Roman"/>
          <w:color w:val="191919"/>
          <w:sz w:val="20"/>
          <w:szCs w:val="20"/>
        </w:rPr>
        <w:t>ences.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sidR="00D110A5">
        <w:rPr>
          <w:rFonts w:ascii="Times New Roman" w:hAnsi="Times New Roman"/>
          <w:color w:val="191919"/>
          <w:sz w:val="20"/>
          <w:szCs w:val="20"/>
        </w:rPr>
        <w:t>al</w:t>
      </w:r>
      <w:r>
        <w:rPr>
          <w:rFonts w:ascii="Times New Roman" w:hAnsi="Times New Roman"/>
          <w:color w:val="191919"/>
          <w:sz w:val="20"/>
          <w:szCs w:val="20"/>
        </w:rPr>
        <w:t>ternative solutions to local, national and international issues will be undertaken.</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Her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Cultu</w:t>
      </w:r>
      <w:r>
        <w:rPr>
          <w:rFonts w:ascii="Times New Roman" w:hAnsi="Times New Roman"/>
          <w:b/>
          <w:bCs/>
          <w:color w:val="191919"/>
          <w:spacing w:val="-4"/>
          <w:sz w:val="20"/>
          <w:szCs w:val="20"/>
        </w:rPr>
        <w:t>r</w:t>
      </w:r>
      <w:r>
        <w:rPr>
          <w:rFonts w:ascii="Times New Roman" w:hAnsi="Times New Roman"/>
          <w:b/>
          <w:bCs/>
          <w:color w:val="191919"/>
          <w:sz w:val="20"/>
          <w:szCs w:val="20"/>
        </w:rPr>
        <w:t>e..................................................................3(3-0)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w:t>
      </w:r>
      <w:r w:rsidR="00D110A5">
        <w:rPr>
          <w:rFonts w:ascii="Times New Roman" w:hAnsi="Times New Roman"/>
          <w:color w:val="191919"/>
          <w:sz w:val="20"/>
          <w:szCs w:val="20"/>
        </w:rPr>
        <w:t xml:space="preserve"> own values re</w:t>
      </w:r>
      <w:r>
        <w:rPr>
          <w:rFonts w:ascii="Times New Roman" w:hAnsi="Times New Roman"/>
          <w:color w:val="191919"/>
          <w:sz w:val="20"/>
          <w:szCs w:val="20"/>
        </w:rPr>
        <w:t>garding a global perspective of education.</w:t>
      </w:r>
    </w:p>
    <w:p w:rsidR="00F42301" w:rsidRDefault="00F42301" w:rsidP="00D110A5">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D110A5">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sidR="00D110A5">
        <w:rPr>
          <w:rFonts w:ascii="Times New Roman" w:hAnsi="Times New Roman"/>
          <w:color w:val="191919"/>
          <w:sz w:val="20"/>
          <w:szCs w:val="20"/>
        </w:rPr>
        <w:t>crim</w:t>
      </w:r>
      <w:r>
        <w:rPr>
          <w:rFonts w:ascii="Times New Roman" w:hAnsi="Times New Roman"/>
          <w:color w:val="191919"/>
          <w:sz w:val="20"/>
          <w:szCs w:val="20"/>
        </w:rPr>
        <w:t>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F42301" w:rsidRDefault="00F42301" w:rsidP="00C57415">
      <w:pPr>
        <w:widowControl w:val="0"/>
        <w:autoSpaceDE w:val="0"/>
        <w:autoSpaceDN w:val="0"/>
        <w:adjustRightInd w:val="0"/>
        <w:spacing w:before="26" w:after="0" w:line="250" w:lineRule="auto"/>
        <w:ind w:left="873" w:right="2022" w:firstLine="360"/>
        <w:rPr>
          <w:rFonts w:ascii="Times New Roman" w:hAnsi="Times New Roman"/>
          <w:color w:val="000000"/>
          <w:sz w:val="20"/>
          <w:szCs w:val="20"/>
        </w:rPr>
        <w:sectPr w:rsidR="00F42301" w:rsidSect="00D110A5">
          <w:pgSz w:w="12240" w:h="15840"/>
          <w:pgMar w:top="260" w:right="1440" w:bottom="280" w:left="1260" w:header="0" w:footer="955" w:gutter="0"/>
          <w:cols w:space="720" w:equalWidth="0">
            <w:col w:w="9540"/>
          </w:cols>
          <w:noEndnote/>
        </w:sectPr>
      </w:pPr>
    </w:p>
    <w:tbl>
      <w:tblPr>
        <w:tblW w:w="10503" w:type="dxa"/>
        <w:tblInd w:w="-72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405D33" w:rsidRPr="00FA7AC7" w:rsidRDefault="00405D33" w:rsidP="00405D33">
            <w:pPr>
              <w:widowControl w:val="0"/>
              <w:autoSpaceDE w:val="0"/>
              <w:autoSpaceDN w:val="0"/>
              <w:adjustRightInd w:val="0"/>
              <w:spacing w:after="0" w:line="400" w:lineRule="exact"/>
              <w:ind w:left="445" w:right="595" w:hanging="332"/>
              <w:jc w:val="center"/>
              <w:rPr>
                <w:rFonts w:ascii="Times New Roman" w:hAnsi="Times New Roman"/>
                <w:color w:val="000000"/>
                <w:sz w:val="27"/>
                <w:szCs w:val="27"/>
              </w:rPr>
            </w:pPr>
            <w:r w:rsidRPr="00FA7AC7">
              <w:rPr>
                <w:rFonts w:ascii="Times New Roman" w:hAnsi="Times New Roman"/>
                <w:b/>
                <w:bCs/>
                <w:color w:val="191919"/>
                <w:position w:val="-1"/>
                <w:sz w:val="36"/>
                <w:szCs w:val="36"/>
              </w:rPr>
              <w:t>M</w:t>
            </w:r>
            <w:r w:rsidRPr="00FA7AC7">
              <w:rPr>
                <w:rFonts w:ascii="Times New Roman" w:hAnsi="Times New Roman"/>
                <w:b/>
                <w:bCs/>
                <w:color w:val="191919"/>
                <w:position w:val="-1"/>
                <w:sz w:val="27"/>
                <w:szCs w:val="27"/>
              </w:rPr>
              <w:t>IDDLE</w:t>
            </w:r>
            <w:r w:rsidRPr="00FA7AC7">
              <w:rPr>
                <w:rFonts w:ascii="Times New Roman" w:hAnsi="Times New Roman"/>
                <w:b/>
                <w:bCs/>
                <w:color w:val="191919"/>
                <w:spacing w:val="23"/>
                <w:position w:val="-1"/>
                <w:sz w:val="27"/>
                <w:szCs w:val="27"/>
              </w:rPr>
              <w:t xml:space="preserve"> </w:t>
            </w:r>
            <w:r w:rsidRPr="00FA7AC7">
              <w:rPr>
                <w:rFonts w:ascii="Times New Roman" w:hAnsi="Times New Roman"/>
                <w:b/>
                <w:bCs/>
                <w:color w:val="191919"/>
                <w:position w:val="-1"/>
                <w:sz w:val="36"/>
                <w:szCs w:val="36"/>
              </w:rPr>
              <w:t>G</w:t>
            </w:r>
            <w:r w:rsidRPr="00FA7AC7">
              <w:rPr>
                <w:rFonts w:ascii="Times New Roman" w:hAnsi="Times New Roman"/>
                <w:b/>
                <w:bCs/>
                <w:color w:val="191919"/>
                <w:position w:val="-1"/>
                <w:sz w:val="27"/>
                <w:szCs w:val="27"/>
              </w:rPr>
              <w:t>RADES</w:t>
            </w:r>
          </w:p>
          <w:p w:rsidR="00F42301" w:rsidRPr="00FA7AC7" w:rsidRDefault="00405D33" w:rsidP="00405D33">
            <w:pPr>
              <w:widowControl w:val="0"/>
              <w:autoSpaceDE w:val="0"/>
              <w:autoSpaceDN w:val="0"/>
              <w:adjustRightInd w:val="0"/>
              <w:spacing w:after="0" w:line="300" w:lineRule="exact"/>
              <w:ind w:left="1064" w:right="1702" w:hanging="349"/>
              <w:jc w:val="center"/>
              <w:rPr>
                <w:rFonts w:ascii="Times New Roman" w:hAnsi="Times New Roman"/>
                <w:sz w:val="24"/>
                <w:szCs w:val="24"/>
              </w:rPr>
            </w:pPr>
            <w:r w:rsidRPr="00FA7AC7">
              <w:rPr>
                <w:rFonts w:ascii="Times New Roman" w:hAnsi="Times New Roman"/>
                <w:b/>
                <w:bCs/>
                <w:color w:val="191919"/>
                <w:position w:val="-3"/>
                <w:sz w:val="36"/>
                <w:szCs w:val="36"/>
              </w:rPr>
              <w:t>E</w:t>
            </w:r>
            <w:r w:rsidRPr="00FA7AC7">
              <w:rPr>
                <w:rFonts w:ascii="Times New Roman" w:hAnsi="Times New Roman"/>
                <w:b/>
                <w:bCs/>
                <w:color w:val="191919"/>
                <w:position w:val="-3"/>
                <w:sz w:val="27"/>
                <w:szCs w:val="27"/>
              </w:rPr>
              <w:t>DUC</w:t>
            </w:r>
            <w:r w:rsidRPr="00FA7AC7">
              <w:rPr>
                <w:rFonts w:ascii="Times New Roman" w:hAnsi="Times New Roman"/>
                <w:b/>
                <w:bCs/>
                <w:color w:val="191919"/>
                <w:spacing w:val="-20"/>
                <w:position w:val="-3"/>
                <w:sz w:val="27"/>
                <w:szCs w:val="27"/>
              </w:rPr>
              <w:t>A</w:t>
            </w:r>
            <w:r w:rsidRPr="00FA7AC7">
              <w:rPr>
                <w:rFonts w:ascii="Times New Roman" w:hAnsi="Times New Roman"/>
                <w:b/>
                <w:bCs/>
                <w:color w:val="191919"/>
                <w:position w:val="-3"/>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8" w:after="0" w:line="110" w:lineRule="exact"/>
        <w:rPr>
          <w:rFonts w:ascii="Times New Roman" w:hAnsi="Times New Roman"/>
          <w:sz w:val="11"/>
          <w:szCs w:val="11"/>
        </w:rPr>
      </w:pPr>
    </w:p>
    <w:p w:rsidR="00405D33" w:rsidRDefault="00405D33">
      <w:pPr>
        <w:rPr>
          <w:rFonts w:ascii="Times New Roman" w:hAnsi="Times New Roman"/>
          <w:sz w:val="20"/>
          <w:szCs w:val="20"/>
        </w:rPr>
      </w:pPr>
      <w:r>
        <w:rPr>
          <w:rFonts w:ascii="Times New Roman" w:hAnsi="Times New Roman"/>
          <w:sz w:val="20"/>
          <w:szCs w:val="20"/>
        </w:rPr>
        <w:br w:type="page"/>
      </w: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tbl>
      <w:tblPr>
        <w:tblW w:w="10132" w:type="dxa"/>
        <w:tblInd w:w="115" w:type="dxa"/>
        <w:tblLayout w:type="fixed"/>
        <w:tblCellMar>
          <w:left w:w="0" w:type="dxa"/>
          <w:right w:w="0" w:type="dxa"/>
        </w:tblCellMar>
        <w:tblLook w:val="0000"/>
      </w:tblPr>
      <w:tblGrid>
        <w:gridCol w:w="4876"/>
        <w:gridCol w:w="4189"/>
        <w:gridCol w:w="1067"/>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DD3825">
            <w:pPr>
              <w:widowControl w:val="0"/>
              <w:autoSpaceDE w:val="0"/>
              <w:autoSpaceDN w:val="0"/>
              <w:adjustRightInd w:val="0"/>
              <w:spacing w:after="0" w:line="384" w:lineRule="exact"/>
              <w:ind w:left="859" w:right="1232" w:hanging="116"/>
              <w:jc w:val="center"/>
              <w:rPr>
                <w:rFonts w:ascii="Times New Roman" w:hAnsi="Times New Roman"/>
                <w:color w:val="000000"/>
                <w:sz w:val="27"/>
                <w:szCs w:val="27"/>
              </w:rPr>
            </w:pPr>
            <w:r w:rsidRPr="00FA7AC7">
              <w:rPr>
                <w:rFonts w:ascii="Times New Roman" w:hAnsi="Times New Roman"/>
                <w:b/>
                <w:bCs/>
                <w:color w:val="191919"/>
                <w:position w:val="-1"/>
                <w:sz w:val="36"/>
                <w:szCs w:val="36"/>
              </w:rPr>
              <w:t>S</w:t>
            </w:r>
            <w:r w:rsidRPr="00FA7AC7">
              <w:rPr>
                <w:rFonts w:ascii="Times New Roman" w:hAnsi="Times New Roman"/>
                <w:b/>
                <w:bCs/>
                <w:color w:val="191919"/>
                <w:position w:val="-1"/>
                <w:sz w:val="27"/>
                <w:szCs w:val="27"/>
              </w:rPr>
              <w:t>CIENCE</w:t>
            </w:r>
          </w:p>
          <w:p w:rsidR="00F42301" w:rsidRPr="00FA7AC7" w:rsidRDefault="00F42301" w:rsidP="00DD3825">
            <w:pPr>
              <w:widowControl w:val="0"/>
              <w:autoSpaceDE w:val="0"/>
              <w:autoSpaceDN w:val="0"/>
              <w:adjustRightInd w:val="0"/>
              <w:spacing w:after="0" w:line="316" w:lineRule="exact"/>
              <w:ind w:left="949" w:right="1017" w:hanging="350"/>
              <w:jc w:val="center"/>
              <w:rPr>
                <w:rFonts w:ascii="Times New Roman" w:hAnsi="Times New Roman"/>
                <w:sz w:val="24"/>
                <w:szCs w:val="24"/>
              </w:rPr>
            </w:pPr>
            <w:r w:rsidRPr="00FA7AC7">
              <w:rPr>
                <w:rFonts w:ascii="Times New Roman" w:hAnsi="Times New Roman"/>
                <w:b/>
                <w:bCs/>
                <w:color w:val="191919"/>
                <w:position w:val="-2"/>
                <w:sz w:val="36"/>
                <w:szCs w:val="36"/>
              </w:rPr>
              <w:t>E</w:t>
            </w:r>
            <w:r w:rsidRPr="00FA7AC7">
              <w:rPr>
                <w:rFonts w:ascii="Times New Roman" w:hAnsi="Times New Roman"/>
                <w:b/>
                <w:bCs/>
                <w:color w:val="191919"/>
                <w:position w:val="-2"/>
                <w:sz w:val="27"/>
                <w:szCs w:val="27"/>
              </w:rPr>
              <w:t>DUC</w:t>
            </w:r>
            <w:r w:rsidRPr="00FA7AC7">
              <w:rPr>
                <w:rFonts w:ascii="Times New Roman" w:hAnsi="Times New Roman"/>
                <w:b/>
                <w:bCs/>
                <w:color w:val="191919"/>
                <w:spacing w:val="-20"/>
                <w:position w:val="-2"/>
                <w:sz w:val="27"/>
                <w:szCs w:val="27"/>
              </w:rPr>
              <w:t>A</w:t>
            </w:r>
            <w:r w:rsidRPr="00FA7AC7">
              <w:rPr>
                <w:rFonts w:ascii="Times New Roman" w:hAnsi="Times New Roman"/>
                <w:b/>
                <w:bCs/>
                <w:color w:val="191919"/>
                <w:position w:val="-2"/>
                <w:sz w:val="27"/>
                <w:szCs w:val="27"/>
              </w:rPr>
              <w:t>TION</w:t>
            </w:r>
          </w:p>
        </w:tc>
        <w:tc>
          <w:tcPr>
            <w:tcW w:w="1067"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189"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67"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80" w:lineRule="exact"/>
        <w:rPr>
          <w:rFonts w:ascii="Times New Roman" w:hAnsi="Times New Roman"/>
          <w:sz w:val="28"/>
          <w:szCs w:val="28"/>
        </w:rPr>
      </w:pPr>
    </w:p>
    <w:p w:rsidR="005B014E" w:rsidRPr="00C60407" w:rsidRDefault="005B014E" w:rsidP="00C60407">
      <w:pPr>
        <w:pStyle w:val="Heading1"/>
        <w:spacing w:before="0"/>
        <w:ind w:firstLine="0"/>
        <w:rPr>
          <w:rFonts w:ascii="Impact" w:hAnsi="Impact" w:cs="Impact"/>
          <w:color w:val="808080" w:themeColor="background1" w:themeShade="80"/>
          <w:sz w:val="44"/>
          <w:szCs w:val="44"/>
        </w:rPr>
      </w:pPr>
      <w:bookmarkStart w:id="526" w:name="_Toc294969788"/>
      <w:r w:rsidRPr="00C60407">
        <w:rPr>
          <w:rFonts w:ascii="Impact" w:hAnsi="Impact" w:cs="Impact"/>
          <w:color w:val="808080" w:themeColor="background1" w:themeShade="80"/>
          <w:sz w:val="44"/>
          <w:szCs w:val="44"/>
        </w:rPr>
        <w:t>SCIENCE</w:t>
      </w:r>
      <w:r w:rsidRPr="00C60407">
        <w:rPr>
          <w:rFonts w:ascii="Impact" w:hAnsi="Impact" w:cs="Impact"/>
          <w:color w:val="808080" w:themeColor="background1" w:themeShade="80"/>
          <w:spacing w:val="1"/>
          <w:sz w:val="44"/>
          <w:szCs w:val="44"/>
        </w:rPr>
        <w:t xml:space="preserve"> </w:t>
      </w:r>
      <w:r w:rsidRPr="00C60407">
        <w:rPr>
          <w:rFonts w:ascii="Impact" w:hAnsi="Impact" w:cs="Impact"/>
          <w:color w:val="808080" w:themeColor="background1" w:themeShade="80"/>
          <w:sz w:val="44"/>
          <w:szCs w:val="44"/>
        </w:rPr>
        <w:t>EDUC</w:t>
      </w:r>
      <w:r w:rsidRPr="00C60407">
        <w:rPr>
          <w:rFonts w:ascii="Impact" w:hAnsi="Impact" w:cs="Impact"/>
          <w:color w:val="808080" w:themeColor="background1" w:themeShade="80"/>
          <w:spacing w:val="-24"/>
          <w:sz w:val="44"/>
          <w:szCs w:val="44"/>
        </w:rPr>
        <w:t>A</w:t>
      </w:r>
      <w:r w:rsidRPr="00C60407">
        <w:rPr>
          <w:rFonts w:ascii="Impact" w:hAnsi="Impact" w:cs="Impact"/>
          <w:color w:val="808080" w:themeColor="background1" w:themeShade="80"/>
          <w:sz w:val="44"/>
          <w:szCs w:val="44"/>
        </w:rPr>
        <w:t>TION</w:t>
      </w:r>
      <w:bookmarkEnd w:id="526"/>
    </w:p>
    <w:p w:rsidR="00F77309" w:rsidRPr="0095647F" w:rsidRDefault="00284C41" w:rsidP="00F77309">
      <w:pPr>
        <w:spacing w:after="0"/>
        <w:ind w:right="340" w:firstLine="360"/>
        <w:jc w:val="both"/>
        <w:rPr>
          <w:rFonts w:ascii="Times New Roman" w:eastAsia="宋体" w:hAnsi="Times New Roman" w:cs="Times New Roman"/>
          <w:sz w:val="18"/>
          <w:szCs w:val="18"/>
        </w:rPr>
      </w:pPr>
      <w:r w:rsidRPr="00284C41">
        <w:rPr>
          <w:rFonts w:ascii="Times New Roman" w:hAnsi="Times New Roman"/>
          <w:noProof/>
          <w:sz w:val="20"/>
          <w:szCs w:val="20"/>
        </w:rPr>
        <w:pict>
          <v:shape id="_x0000_s7736" type="#_x0000_t202" style="position:absolute;left:0;text-align:left;margin-left:522.65pt;margin-top:135pt;width:1in;height:495.8pt;z-index:-251311616;mso-position-horizontal-relative:page;mso-position-vertical-relative:page" o:allowincell="f" filled="f" stroked="f">
            <v:textbox style="layout-flow:vertical;mso-next-textbox:#_x0000_s7736" inset="0,0,0,0">
              <w:txbxContent>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77309" w:rsidRPr="0095647F">
        <w:rPr>
          <w:rFonts w:ascii="Times New Roman" w:eastAsia="宋体" w:hAnsi="Times New Roman" w:cs="Times New Roman"/>
          <w:sz w:val="18"/>
          <w:szCs w:val="18"/>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This program is designed for persons holding Georgia T—4 certification in Science Education or who have completed basic prerequisite course work for certification in Science Education.  This program leads to T—5 certification in Science Education.</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The goals of the Department of Natural Sciences are as follows:</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help students understand the basic concepts and principles inherent in the body of knowledge of science.</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allow students the opportunity to become familiar with and comfortable using the scientific method.</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help develop rational thinking in our students. (Science is a cognitive tool used in all intellectual endeavors).</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 xml:space="preserve">To sensitize the future citizenry concerning the role that science and technology play in modern </w:t>
      </w:r>
      <w:r w:rsidRPr="00F77309">
        <w:rPr>
          <w:rFonts w:ascii="Times New Roman" w:hAnsi="Times New Roman"/>
          <w:sz w:val="18"/>
          <w:szCs w:val="18"/>
        </w:rPr>
        <w:t xml:space="preserve"> </w:t>
      </w:r>
      <w:r w:rsidRPr="00F77309">
        <w:rPr>
          <w:rFonts w:ascii="Times New Roman" w:eastAsia="Calibri" w:hAnsi="Times New Roman" w:cs="Times New Roman"/>
          <w:sz w:val="18"/>
          <w:szCs w:val="18"/>
        </w:rPr>
        <w:t>society to foster interests, appreciation, positive attitude and cultural values in harmony with the scientific enterprise.</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prepare students for entrance into graduate  and professional schools.</w:t>
      </w:r>
    </w:p>
    <w:p w:rsidR="00F77309" w:rsidRPr="00F77309" w:rsidRDefault="00F77309" w:rsidP="00FF55DE">
      <w:pPr>
        <w:pStyle w:val="ListParagraph"/>
        <w:numPr>
          <w:ilvl w:val="0"/>
          <w:numId w:val="39"/>
        </w:numPr>
        <w:spacing w:after="0"/>
        <w:ind w:left="630" w:right="340"/>
        <w:jc w:val="both"/>
        <w:rPr>
          <w:rFonts w:ascii="Times New Roman" w:eastAsia="Calibri" w:hAnsi="Times New Roman" w:cs="Times New Roman"/>
          <w:sz w:val="18"/>
          <w:szCs w:val="18"/>
        </w:rPr>
      </w:pPr>
      <w:r w:rsidRPr="00F77309">
        <w:rPr>
          <w:rFonts w:ascii="Times New Roman" w:eastAsia="Calibri" w:hAnsi="Times New Roman" w:cs="Times New Roman"/>
          <w:sz w:val="18"/>
          <w:szCs w:val="18"/>
        </w:rPr>
        <w:t>To prepare students for professional employment in the sciences, including teaching biology and chemistry.</w:t>
      </w:r>
      <w:r w:rsidRPr="00F77309">
        <w:rPr>
          <w:rFonts w:ascii="Times New Roman" w:hAnsi="Times New Roman"/>
          <w:sz w:val="18"/>
          <w:szCs w:val="18"/>
        </w:rPr>
        <w:t xml:space="preserve"> </w:t>
      </w:r>
      <w:r w:rsidRPr="00F77309">
        <w:rPr>
          <w:rFonts w:ascii="Times New Roman" w:eastAsia="Calibri" w:hAnsi="Times New Roman" w:cs="Times New Roman"/>
          <w:sz w:val="18"/>
          <w:szCs w:val="18"/>
        </w:rPr>
        <w:t>The degree requires 36 semester hours, with 18 hours in the cognate field.</w:t>
      </w:r>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C60407" w:rsidRDefault="00F77309" w:rsidP="00C60407">
      <w:pPr>
        <w:pStyle w:val="Heading2"/>
        <w:spacing w:before="0"/>
        <w:ind w:firstLine="0"/>
        <w:rPr>
          <w:rFonts w:ascii="Times New Roman" w:eastAsia="宋体" w:hAnsi="Times New Roman" w:cs="Times New Roman"/>
          <w:color w:val="808080" w:themeColor="background1" w:themeShade="80"/>
          <w:sz w:val="28"/>
          <w:szCs w:val="28"/>
        </w:rPr>
      </w:pPr>
      <w:bookmarkStart w:id="527" w:name="_Toc294969789"/>
      <w:r w:rsidRPr="00C60407">
        <w:rPr>
          <w:rFonts w:ascii="Times New Roman" w:eastAsia="宋体" w:hAnsi="Times New Roman" w:cs="Times New Roman"/>
          <w:color w:val="808080" w:themeColor="background1" w:themeShade="80"/>
          <w:sz w:val="28"/>
          <w:szCs w:val="28"/>
        </w:rPr>
        <w:t>Comprehensive Examination</w:t>
      </w:r>
      <w:bookmarkEnd w:id="527"/>
    </w:p>
    <w:p w:rsidR="00F77309" w:rsidRPr="0095647F" w:rsidRDefault="00F77309" w:rsidP="00F77309">
      <w:pPr>
        <w:spacing w:after="0"/>
        <w:ind w:right="340"/>
        <w:jc w:val="both"/>
        <w:rPr>
          <w:rFonts w:ascii="Times New Roman" w:eastAsia="宋体" w:hAnsi="Times New Roman" w:cs="Times New Roman"/>
          <w:sz w:val="18"/>
          <w:szCs w:val="18"/>
        </w:rPr>
      </w:pPr>
    </w:p>
    <w:p w:rsidR="00F77309" w:rsidRPr="0095647F"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F77309" w:rsidRDefault="00F77309" w:rsidP="00F77309">
      <w:pPr>
        <w:spacing w:after="0"/>
        <w:ind w:right="340" w:firstLine="360"/>
        <w:jc w:val="both"/>
        <w:rPr>
          <w:rFonts w:ascii="Times New Roman" w:eastAsia="宋体" w:hAnsi="Times New Roman" w:cs="Times New Roman"/>
          <w:sz w:val="18"/>
          <w:szCs w:val="18"/>
        </w:rPr>
      </w:pPr>
      <w:r w:rsidRPr="0095647F">
        <w:rPr>
          <w:rFonts w:ascii="Times New Roman" w:eastAsia="宋体" w:hAnsi="Times New Roman" w:cs="Times New Roman"/>
          <w:sz w:val="18"/>
          <w:szCs w:val="18"/>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F42301" w:rsidRDefault="00F42301" w:rsidP="005B014E">
      <w:pPr>
        <w:widowControl w:val="0"/>
        <w:autoSpaceDE w:val="0"/>
        <w:autoSpaceDN w:val="0"/>
        <w:adjustRightInd w:val="0"/>
        <w:spacing w:before="17" w:after="0" w:line="200" w:lineRule="exact"/>
        <w:ind w:right="340" w:firstLine="0"/>
        <w:rPr>
          <w:rFonts w:ascii="Times New Roman" w:hAnsi="Times New Roman"/>
          <w:sz w:val="20"/>
          <w:szCs w:val="20"/>
        </w:rPr>
      </w:pPr>
    </w:p>
    <w:p w:rsidR="00F42301" w:rsidRPr="00C60407" w:rsidRDefault="00F42301" w:rsidP="00C60407">
      <w:pPr>
        <w:pStyle w:val="Heading2"/>
        <w:ind w:firstLine="0"/>
        <w:rPr>
          <w:rFonts w:ascii="Times New Roman" w:hAnsi="Times New Roman"/>
          <w:color w:val="808080" w:themeColor="background1" w:themeShade="80"/>
          <w:sz w:val="28"/>
          <w:szCs w:val="28"/>
        </w:rPr>
      </w:pPr>
      <w:bookmarkStart w:id="528" w:name="_Toc294969790"/>
      <w:r w:rsidRPr="00C60407">
        <w:rPr>
          <w:rFonts w:ascii="Times New Roman" w:hAnsi="Times New Roman"/>
          <w:b w:val="0"/>
          <w:bCs w:val="0"/>
          <w:color w:val="808080" w:themeColor="background1" w:themeShade="80"/>
          <w:sz w:val="28"/>
          <w:szCs w:val="28"/>
        </w:rPr>
        <w:t>Planned P</w:t>
      </w:r>
      <w:r w:rsidRPr="00C60407">
        <w:rPr>
          <w:rFonts w:ascii="Times New Roman" w:hAnsi="Times New Roman"/>
          <w:b w:val="0"/>
          <w:bCs w:val="0"/>
          <w:color w:val="808080" w:themeColor="background1" w:themeShade="80"/>
          <w:spacing w:val="-5"/>
          <w:sz w:val="28"/>
          <w:szCs w:val="28"/>
        </w:rPr>
        <w:t>r</w:t>
      </w:r>
      <w:r w:rsidRPr="00C60407">
        <w:rPr>
          <w:rFonts w:ascii="Times New Roman" w:hAnsi="Times New Roman"/>
          <w:b w:val="0"/>
          <w:bCs w:val="0"/>
          <w:color w:val="808080" w:themeColor="background1" w:themeShade="80"/>
          <w:sz w:val="28"/>
          <w:szCs w:val="28"/>
        </w:rPr>
        <w:t>ogram of Study</w:t>
      </w:r>
      <w:bookmarkEnd w:id="528"/>
    </w:p>
    <w:p w:rsidR="00F42301" w:rsidRDefault="00F42301" w:rsidP="005B014E">
      <w:pPr>
        <w:widowControl w:val="0"/>
        <w:autoSpaceDE w:val="0"/>
        <w:autoSpaceDN w:val="0"/>
        <w:adjustRightInd w:val="0"/>
        <w:spacing w:before="37" w:after="0" w:line="250" w:lineRule="auto"/>
        <w:ind w:right="340" w:firstLine="0"/>
        <w:rPr>
          <w:rFonts w:ascii="Times New Roman" w:hAnsi="Times New Roman"/>
          <w:sz w:val="20"/>
          <w:szCs w:val="20"/>
        </w:rPr>
      </w:pPr>
      <w:r>
        <w:rPr>
          <w:rFonts w:ascii="Times New Roman" w:hAnsi="Times New Roman"/>
          <w:sz w:val="20"/>
          <w:szCs w:val="20"/>
        </w:rPr>
        <w:t>The Master's degree in Science Education has an emphasis in biology.</w:t>
      </w:r>
    </w:p>
    <w:p w:rsidR="00F77309" w:rsidRPr="0095647F" w:rsidRDefault="00F77309" w:rsidP="00F77309">
      <w:pPr>
        <w:spacing w:after="0"/>
        <w:ind w:firstLine="0"/>
        <w:rPr>
          <w:rFonts w:ascii="Times New Roman" w:eastAsia="宋体" w:hAnsi="Times New Roman" w:cs="Times New Roman"/>
          <w:sz w:val="18"/>
          <w:szCs w:val="18"/>
        </w:rPr>
      </w:pPr>
      <w:r w:rsidRPr="0095647F">
        <w:rPr>
          <w:rFonts w:ascii="Times New Roman" w:eastAsia="宋体" w:hAnsi="Times New Roman" w:cs="Times New Roman"/>
          <w:sz w:val="18"/>
          <w:szCs w:val="18"/>
        </w:rPr>
        <w:t xml:space="preserve">Total Semester Hours Required:  36 </w:t>
      </w:r>
    </w:p>
    <w:p w:rsidR="00F77309" w:rsidRDefault="00F77309" w:rsidP="005B014E">
      <w:pPr>
        <w:widowControl w:val="0"/>
        <w:autoSpaceDE w:val="0"/>
        <w:autoSpaceDN w:val="0"/>
        <w:adjustRightInd w:val="0"/>
        <w:spacing w:before="37" w:after="0" w:line="250" w:lineRule="auto"/>
        <w:ind w:right="340" w:firstLine="0"/>
        <w:rPr>
          <w:rFonts w:ascii="Times New Roman" w:hAnsi="Times New Roman"/>
          <w:sz w:val="20"/>
          <w:szCs w:val="20"/>
        </w:rPr>
      </w:pPr>
    </w:p>
    <w:p w:rsidR="00F42301" w:rsidRPr="00C60407" w:rsidRDefault="00F42301" w:rsidP="005B014E">
      <w:pPr>
        <w:widowControl w:val="0"/>
        <w:autoSpaceDE w:val="0"/>
        <w:autoSpaceDN w:val="0"/>
        <w:adjustRightInd w:val="0"/>
        <w:spacing w:after="0" w:line="299" w:lineRule="exact"/>
        <w:ind w:right="340" w:firstLine="0"/>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w:t>
      </w:r>
      <w:r w:rsidRPr="00C60407">
        <w:rPr>
          <w:rFonts w:ascii="Times New Roman" w:hAnsi="Times New Roman"/>
          <w:b/>
          <w:bCs/>
          <w:color w:val="808080" w:themeColor="background1" w:themeShade="80"/>
          <w:spacing w:val="-15"/>
          <w:sz w:val="24"/>
          <w:szCs w:val="24"/>
        </w:rPr>
        <w:t xml:space="preserve"> </w:t>
      </w: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4"/>
          <w:sz w:val="24"/>
          <w:szCs w:val="24"/>
        </w:rPr>
        <w:t xml:space="preserve"> </w:t>
      </w:r>
      <w:r w:rsidRPr="00C60407">
        <w:rPr>
          <w:rFonts w:ascii="Times New Roman" w:hAnsi="Times New Roman"/>
          <w:b/>
          <w:bCs/>
          <w:color w:val="808080" w:themeColor="background1" w:themeShade="80"/>
          <w:sz w:val="24"/>
          <w:szCs w:val="24"/>
        </w:rPr>
        <w:t>- Natu</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 of the Learner</w:t>
      </w:r>
    </w:p>
    <w:p w:rsidR="00F42301" w:rsidRPr="00C60407" w:rsidRDefault="00F42301" w:rsidP="005B014E">
      <w:pPr>
        <w:widowControl w:val="0"/>
        <w:tabs>
          <w:tab w:val="left" w:pos="8160"/>
        </w:tabs>
        <w:autoSpaceDE w:val="0"/>
        <w:autoSpaceDN w:val="0"/>
        <w:adjustRightInd w:val="0"/>
        <w:spacing w:before="14" w:after="0"/>
        <w:ind w:right="340" w:firstLine="0"/>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 xml:space="preserve">(Minimum of 3 hours </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equi</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ed)</w:t>
      </w:r>
      <w:r w:rsidRPr="00C60407">
        <w:rPr>
          <w:rFonts w:ascii="Times New Roman" w:hAnsi="Times New Roman"/>
          <w:b/>
          <w:bCs/>
          <w:color w:val="808080" w:themeColor="background1" w:themeShade="80"/>
          <w:sz w:val="24"/>
          <w:szCs w:val="24"/>
        </w:rPr>
        <w:tab/>
        <w:t>3 hrs</w:t>
      </w:r>
    </w:p>
    <w:tbl>
      <w:tblPr>
        <w:tblW w:w="0" w:type="auto"/>
        <w:tblInd w:w="450" w:type="dxa"/>
        <w:tblLayout w:type="fixed"/>
        <w:tblCellMar>
          <w:left w:w="0" w:type="dxa"/>
          <w:right w:w="0" w:type="dxa"/>
        </w:tblCellMar>
        <w:tblLook w:val="0000"/>
      </w:tblPr>
      <w:tblGrid>
        <w:gridCol w:w="831"/>
        <w:gridCol w:w="849"/>
        <w:gridCol w:w="5520"/>
      </w:tblGrid>
      <w:tr w:rsidR="00F42301" w:rsidRPr="00FA7AC7" w:rsidTr="00F77309">
        <w:trPr>
          <w:trHeight w:hRule="exact" w:val="287"/>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5515</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F77309">
        <w:trPr>
          <w:trHeight w:hRule="exact" w:val="240"/>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5530</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Adolescent Psychology</w:t>
            </w:r>
          </w:p>
        </w:tc>
      </w:tr>
      <w:tr w:rsidR="00F42301" w:rsidRPr="00FA7AC7" w:rsidTr="00F77309">
        <w:trPr>
          <w:trHeight w:hRule="exact" w:val="320"/>
        </w:trPr>
        <w:tc>
          <w:tcPr>
            <w:tcW w:w="83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21" w:firstLine="0"/>
              <w:rPr>
                <w:rFonts w:ascii="Times New Roman" w:hAnsi="Times New Roman"/>
                <w:sz w:val="24"/>
                <w:szCs w:val="24"/>
              </w:rPr>
            </w:pPr>
            <w:r w:rsidRPr="00FA7AC7">
              <w:rPr>
                <w:rFonts w:ascii="Times New Roman" w:hAnsi="Times New Roman"/>
                <w:sz w:val="20"/>
                <w:szCs w:val="20"/>
              </w:rPr>
              <w:t>PSYC</w:t>
            </w:r>
          </w:p>
        </w:tc>
        <w:tc>
          <w:tcPr>
            <w:tcW w:w="849"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5552</w:t>
            </w:r>
          </w:p>
        </w:tc>
        <w:tc>
          <w:tcPr>
            <w:tcW w:w="552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Conditions of Learning</w:t>
            </w:r>
          </w:p>
        </w:tc>
      </w:tr>
    </w:tbl>
    <w:p w:rsidR="00F42301" w:rsidRDefault="00F42301" w:rsidP="005B014E">
      <w:pPr>
        <w:widowControl w:val="0"/>
        <w:autoSpaceDE w:val="0"/>
        <w:autoSpaceDN w:val="0"/>
        <w:adjustRightInd w:val="0"/>
        <w:spacing w:before="3" w:after="0" w:line="110" w:lineRule="exact"/>
        <w:ind w:right="340" w:firstLine="0"/>
        <w:rPr>
          <w:rFonts w:ascii="Times New Roman" w:hAnsi="Times New Roman"/>
          <w:sz w:val="11"/>
          <w:szCs w:val="11"/>
        </w:rPr>
      </w:pPr>
    </w:p>
    <w:p w:rsidR="00F42301" w:rsidRPr="00C60407" w:rsidRDefault="00F42301" w:rsidP="005B014E">
      <w:pPr>
        <w:widowControl w:val="0"/>
        <w:autoSpaceDE w:val="0"/>
        <w:autoSpaceDN w:val="0"/>
        <w:adjustRightInd w:val="0"/>
        <w:spacing w:before="14" w:after="0"/>
        <w:ind w:right="340" w:firstLine="0"/>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B - P</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ogram and P</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oblems of the School</w:t>
      </w:r>
    </w:p>
    <w:p w:rsidR="00F42301" w:rsidRPr="00C60407" w:rsidRDefault="00F42301" w:rsidP="005B014E">
      <w:pPr>
        <w:widowControl w:val="0"/>
        <w:tabs>
          <w:tab w:val="left" w:pos="8160"/>
        </w:tabs>
        <w:autoSpaceDE w:val="0"/>
        <w:autoSpaceDN w:val="0"/>
        <w:adjustRightInd w:val="0"/>
        <w:spacing w:before="14" w:after="0"/>
        <w:ind w:right="340" w:firstLine="0"/>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 xml:space="preserve">(Minimum of 3 hours </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equi</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ed)</w:t>
      </w:r>
      <w:r w:rsidRPr="00C60407">
        <w:rPr>
          <w:rFonts w:ascii="Times New Roman" w:hAnsi="Times New Roman"/>
          <w:b/>
          <w:bCs/>
          <w:color w:val="808080" w:themeColor="background1" w:themeShade="80"/>
          <w:sz w:val="24"/>
          <w:szCs w:val="24"/>
        </w:rPr>
        <w:tab/>
        <w:t>3 hrs</w:t>
      </w:r>
    </w:p>
    <w:tbl>
      <w:tblPr>
        <w:tblW w:w="0" w:type="auto"/>
        <w:tblInd w:w="450" w:type="dxa"/>
        <w:tblLayout w:type="fixed"/>
        <w:tblCellMar>
          <w:left w:w="0" w:type="dxa"/>
          <w:right w:w="0" w:type="dxa"/>
        </w:tblCellMar>
        <w:tblLook w:val="0000"/>
      </w:tblPr>
      <w:tblGrid>
        <w:gridCol w:w="853"/>
        <w:gridCol w:w="857"/>
        <w:gridCol w:w="4890"/>
      </w:tblGrid>
      <w:tr w:rsidR="00F42301" w:rsidRPr="00FA7AC7" w:rsidTr="00F77309">
        <w:trPr>
          <w:trHeight w:hRule="exact" w:val="287"/>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before="34" w:after="0"/>
              <w:ind w:firstLine="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right="-30" w:firstLine="0"/>
              <w:rPr>
                <w:rFonts w:ascii="Times New Roman" w:hAnsi="Times New Roman"/>
                <w:sz w:val="24"/>
                <w:szCs w:val="24"/>
              </w:rPr>
            </w:pPr>
            <w:r w:rsidRPr="00FA7AC7">
              <w:rPr>
                <w:rFonts w:ascii="Times New Roman" w:hAnsi="Times New Roman"/>
                <w:sz w:val="20"/>
                <w:szCs w:val="20"/>
              </w:rPr>
              <w:t>5538</w:t>
            </w:r>
          </w:p>
        </w:tc>
        <w:tc>
          <w:tcPr>
            <w:tcW w:w="4890" w:type="dxa"/>
            <w:tcBorders>
              <w:top w:val="nil"/>
              <w:left w:val="nil"/>
              <w:bottom w:val="nil"/>
              <w:right w:val="nil"/>
            </w:tcBorders>
          </w:tcPr>
          <w:p w:rsidR="00F42301" w:rsidRPr="00FA7AC7" w:rsidRDefault="00F42301" w:rsidP="005B014E">
            <w:pPr>
              <w:widowControl w:val="0"/>
              <w:autoSpaceDE w:val="0"/>
              <w:autoSpaceDN w:val="0"/>
              <w:adjustRightInd w:val="0"/>
              <w:spacing w:before="34" w:after="0"/>
              <w:ind w:right="340" w:firstLine="0"/>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F77309">
        <w:trPr>
          <w:trHeight w:hRule="exact" w:val="240"/>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after="0" w:line="217" w:lineRule="exact"/>
              <w:ind w:firstLine="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30" w:firstLine="0"/>
              <w:rPr>
                <w:rFonts w:ascii="Times New Roman" w:hAnsi="Times New Roman"/>
                <w:sz w:val="24"/>
                <w:szCs w:val="24"/>
              </w:rPr>
            </w:pPr>
            <w:r w:rsidRPr="00FA7AC7">
              <w:rPr>
                <w:rFonts w:ascii="Times New Roman" w:hAnsi="Times New Roman"/>
                <w:sz w:val="20"/>
                <w:szCs w:val="20"/>
              </w:rPr>
              <w:t>5540</w:t>
            </w:r>
          </w:p>
        </w:tc>
        <w:tc>
          <w:tcPr>
            <w:tcW w:w="4890" w:type="dxa"/>
            <w:tcBorders>
              <w:top w:val="nil"/>
              <w:left w:val="nil"/>
              <w:bottom w:val="nil"/>
              <w:right w:val="nil"/>
            </w:tcBorders>
          </w:tcPr>
          <w:p w:rsidR="00F42301" w:rsidRPr="00FA7AC7" w:rsidRDefault="00F42301" w:rsidP="005B014E">
            <w:pPr>
              <w:widowControl w:val="0"/>
              <w:autoSpaceDE w:val="0"/>
              <w:autoSpaceDN w:val="0"/>
              <w:adjustRightInd w:val="0"/>
              <w:spacing w:after="0" w:line="217" w:lineRule="exact"/>
              <w:ind w:right="340" w:firstLine="0"/>
              <w:rPr>
                <w:rFonts w:ascii="Times New Roman" w:hAnsi="Times New Roman"/>
                <w:sz w:val="24"/>
                <w:szCs w:val="24"/>
              </w:rPr>
            </w:pPr>
            <w:r w:rsidRPr="00FA7AC7">
              <w:rPr>
                <w:rFonts w:ascii="Times New Roman" w:hAnsi="Times New Roman"/>
                <w:sz w:val="20"/>
                <w:szCs w:val="20"/>
              </w:rPr>
              <w:t>Curriculum Principles</w:t>
            </w:r>
          </w:p>
        </w:tc>
      </w:tr>
      <w:tr w:rsidR="00F42301" w:rsidRPr="00FA7AC7" w:rsidTr="00F77309">
        <w:trPr>
          <w:trHeight w:hRule="exact" w:val="320"/>
        </w:trPr>
        <w:tc>
          <w:tcPr>
            <w:tcW w:w="853" w:type="dxa"/>
            <w:tcBorders>
              <w:top w:val="nil"/>
              <w:left w:val="nil"/>
              <w:bottom w:val="nil"/>
              <w:right w:val="nil"/>
            </w:tcBorders>
          </w:tcPr>
          <w:p w:rsidR="00F42301" w:rsidRPr="00FA7AC7" w:rsidRDefault="00F42301" w:rsidP="00F77309">
            <w:pPr>
              <w:widowControl w:val="0"/>
              <w:tabs>
                <w:tab w:val="left" w:pos="853"/>
              </w:tabs>
              <w:autoSpaceDE w:val="0"/>
              <w:autoSpaceDN w:val="0"/>
              <w:adjustRightInd w:val="0"/>
              <w:spacing w:after="0" w:line="217" w:lineRule="exact"/>
              <w:ind w:left="40" w:hanging="40"/>
              <w:rPr>
                <w:rFonts w:ascii="Times New Roman" w:hAnsi="Times New Roman"/>
                <w:sz w:val="24"/>
                <w:szCs w:val="24"/>
              </w:rPr>
            </w:pPr>
            <w:r w:rsidRPr="00FA7AC7">
              <w:rPr>
                <w:rFonts w:ascii="Times New Roman" w:hAnsi="Times New Roman"/>
                <w:sz w:val="20"/>
                <w:szCs w:val="20"/>
              </w:rPr>
              <w:t>EDUC</w:t>
            </w:r>
          </w:p>
        </w:tc>
        <w:tc>
          <w:tcPr>
            <w:tcW w:w="857"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right="-30" w:firstLine="0"/>
              <w:rPr>
                <w:rFonts w:ascii="Times New Roman" w:hAnsi="Times New Roman"/>
                <w:sz w:val="24"/>
                <w:szCs w:val="24"/>
              </w:rPr>
            </w:pPr>
            <w:r w:rsidRPr="00FA7AC7">
              <w:rPr>
                <w:rFonts w:ascii="Times New Roman" w:hAnsi="Times New Roman"/>
                <w:sz w:val="20"/>
                <w:szCs w:val="20"/>
              </w:rPr>
              <w:t>5570</w:t>
            </w:r>
          </w:p>
        </w:tc>
        <w:tc>
          <w:tcPr>
            <w:tcW w:w="489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0" w:firstLine="0"/>
              <w:rPr>
                <w:rFonts w:ascii="Times New Roman" w:hAnsi="Times New Roman"/>
                <w:sz w:val="24"/>
                <w:szCs w:val="24"/>
              </w:rPr>
            </w:pPr>
            <w:r w:rsidRPr="00FA7AC7">
              <w:rPr>
                <w:rFonts w:ascii="Times New Roman" w:hAnsi="Times New Roman"/>
                <w:sz w:val="20"/>
                <w:szCs w:val="20"/>
              </w:rPr>
              <w:t>Strategies of Instruction in Science**</w:t>
            </w:r>
          </w:p>
        </w:tc>
      </w:tr>
    </w:tbl>
    <w:p w:rsidR="00F42301" w:rsidRDefault="00F42301" w:rsidP="00C57415">
      <w:pPr>
        <w:widowControl w:val="0"/>
        <w:autoSpaceDE w:val="0"/>
        <w:autoSpaceDN w:val="0"/>
        <w:adjustRightInd w:val="0"/>
        <w:spacing w:before="3" w:after="0" w:line="110" w:lineRule="exact"/>
        <w:rPr>
          <w:rFonts w:ascii="Times New Roman" w:hAnsi="Times New Roman"/>
          <w:sz w:val="11"/>
          <w:szCs w:val="11"/>
        </w:rPr>
      </w:pPr>
    </w:p>
    <w:p w:rsidR="00F42301" w:rsidRDefault="00F42301" w:rsidP="00C57415">
      <w:pPr>
        <w:widowControl w:val="0"/>
        <w:autoSpaceDE w:val="0"/>
        <w:autoSpaceDN w:val="0"/>
        <w:adjustRightInd w:val="0"/>
        <w:spacing w:before="14" w:after="0"/>
        <w:ind w:left="875"/>
        <w:rPr>
          <w:rFonts w:ascii="Times New Roman" w:hAnsi="Times New Roman"/>
          <w:sz w:val="28"/>
          <w:szCs w:val="28"/>
        </w:rPr>
        <w:sectPr w:rsidR="00F42301" w:rsidSect="005B014E">
          <w:pgSz w:w="12240" w:h="15840"/>
          <w:pgMar w:top="260" w:right="1440" w:bottom="280" w:left="1280" w:header="0" w:footer="955" w:gutter="0"/>
          <w:cols w:space="720" w:equalWidth="0">
            <w:col w:w="9520"/>
          </w:cols>
          <w:noEndnote/>
        </w:sectPr>
      </w:pPr>
    </w:p>
    <w:tbl>
      <w:tblPr>
        <w:tblW w:w="10503" w:type="dxa"/>
        <w:tblInd w:w="-810" w:type="dxa"/>
        <w:tblLayout w:type="fixed"/>
        <w:tblCellMar>
          <w:left w:w="0" w:type="dxa"/>
          <w:right w:w="0" w:type="dxa"/>
        </w:tblCellMar>
        <w:tblLook w:val="0000"/>
      </w:tblPr>
      <w:tblGrid>
        <w:gridCol w:w="1085"/>
        <w:gridCol w:w="4560"/>
        <w:gridCol w:w="4858"/>
      </w:tblGrid>
      <w:tr w:rsidR="00F42301" w:rsidRPr="00FA7AC7" w:rsidTr="006C28C5">
        <w:trPr>
          <w:trHeight w:hRule="exact" w:val="235"/>
        </w:trPr>
        <w:tc>
          <w:tcPr>
            <w:tcW w:w="1085"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77309">
            <w:pPr>
              <w:widowControl w:val="0"/>
              <w:autoSpaceDE w:val="0"/>
              <w:autoSpaceDN w:val="0"/>
              <w:adjustRightInd w:val="0"/>
              <w:spacing w:after="0" w:line="375" w:lineRule="exact"/>
              <w:ind w:left="1255" w:right="1943" w:hanging="290"/>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F77309">
            <w:pPr>
              <w:widowControl w:val="0"/>
              <w:autoSpaceDE w:val="0"/>
              <w:autoSpaceDN w:val="0"/>
              <w:adjustRightInd w:val="0"/>
              <w:spacing w:after="0" w:line="325" w:lineRule="exact"/>
              <w:ind w:left="1039" w:right="1727" w:hanging="74"/>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4858"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6C28C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58"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00" w:lineRule="exact"/>
        <w:rPr>
          <w:rFonts w:ascii="Times New Roman" w:hAnsi="Times New Roman"/>
          <w:sz w:val="10"/>
          <w:szCs w:val="10"/>
        </w:rPr>
      </w:pPr>
    </w:p>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p>
    <w:p w:rsidR="00F77309" w:rsidRPr="00C60407" w:rsidRDefault="00F77309" w:rsidP="00F77309">
      <w:pPr>
        <w:widowControl w:val="0"/>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C -</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pacing w:val="-26"/>
          <w:sz w:val="24"/>
          <w:szCs w:val="24"/>
        </w:rPr>
        <w:t>T</w:t>
      </w:r>
      <w:r w:rsidRPr="00C60407">
        <w:rPr>
          <w:rFonts w:ascii="Times New Roman" w:hAnsi="Times New Roman"/>
          <w:b/>
          <w:bCs/>
          <w:color w:val="808080" w:themeColor="background1" w:themeShade="80"/>
          <w:sz w:val="24"/>
          <w:szCs w:val="24"/>
        </w:rPr>
        <w:t>eaching Field Courses***</w:t>
      </w:r>
    </w:p>
    <w:p w:rsidR="00F42301" w:rsidRPr="00C60407" w:rsidRDefault="00F77309" w:rsidP="00F77309">
      <w:pPr>
        <w:widowControl w:val="0"/>
        <w:tabs>
          <w:tab w:val="right" w:pos="927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18</w:t>
      </w:r>
      <w:r w:rsidR="00F42301" w:rsidRPr="00C60407">
        <w:rPr>
          <w:rFonts w:ascii="Times New Roman" w:hAnsi="Times New Roman"/>
          <w:b/>
          <w:bCs/>
          <w:color w:val="808080" w:themeColor="background1" w:themeShade="80"/>
          <w:sz w:val="24"/>
          <w:szCs w:val="24"/>
        </w:rPr>
        <w:t xml:space="preserve"> hours </w:t>
      </w:r>
      <w:r w:rsidR="00F42301" w:rsidRPr="00C60407">
        <w:rPr>
          <w:rFonts w:ascii="Times New Roman" w:hAnsi="Times New Roman"/>
          <w:b/>
          <w:bCs/>
          <w:color w:val="808080" w:themeColor="background1" w:themeShade="80"/>
          <w:spacing w:val="-5"/>
          <w:sz w:val="24"/>
          <w:szCs w:val="24"/>
        </w:rPr>
        <w:t>r</w:t>
      </w:r>
      <w:r w:rsidR="00F42301" w:rsidRPr="00C60407">
        <w:rPr>
          <w:rFonts w:ascii="Times New Roman" w:hAnsi="Times New Roman"/>
          <w:b/>
          <w:bCs/>
          <w:color w:val="808080" w:themeColor="background1" w:themeShade="80"/>
          <w:sz w:val="24"/>
          <w:szCs w:val="24"/>
        </w:rPr>
        <w:t>equi</w:t>
      </w:r>
      <w:r w:rsidR="00F42301" w:rsidRPr="00C60407">
        <w:rPr>
          <w:rFonts w:ascii="Times New Roman" w:hAnsi="Times New Roman"/>
          <w:b/>
          <w:bCs/>
          <w:color w:val="808080" w:themeColor="background1" w:themeShade="80"/>
          <w:spacing w:val="-5"/>
          <w:sz w:val="24"/>
          <w:szCs w:val="24"/>
        </w:rPr>
        <w:t>r</w:t>
      </w:r>
      <w:r w:rsidR="00F42301" w:rsidRPr="00C60407">
        <w:rPr>
          <w:rFonts w:ascii="Times New Roman" w:hAnsi="Times New Roman"/>
          <w:b/>
          <w:bCs/>
          <w:color w:val="808080" w:themeColor="background1" w:themeShade="80"/>
          <w:sz w:val="24"/>
          <w:szCs w:val="24"/>
        </w:rPr>
        <w:t>ed)</w:t>
      </w:r>
      <w:r w:rsidR="00F42301" w:rsidRPr="00C60407">
        <w:rPr>
          <w:rFonts w:ascii="Times New Roman" w:hAnsi="Times New Roman"/>
          <w:b/>
          <w:bCs/>
          <w:color w:val="808080" w:themeColor="background1" w:themeShade="80"/>
          <w:sz w:val="24"/>
          <w:szCs w:val="24"/>
        </w:rPr>
        <w:tab/>
        <w:t>15 hrs</w:t>
      </w:r>
    </w:p>
    <w:p w:rsidR="00F42301" w:rsidRDefault="00F42301" w:rsidP="00F77309">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F42301" w:rsidRDefault="00F42301" w:rsidP="00F77309">
      <w:pPr>
        <w:widowControl w:val="0"/>
        <w:autoSpaceDE w:val="0"/>
        <w:autoSpaceDN w:val="0"/>
        <w:adjustRightInd w:val="0"/>
        <w:spacing w:before="2" w:after="0" w:line="120" w:lineRule="exact"/>
        <w:ind w:left="360" w:firstLine="0"/>
        <w:jc w:val="both"/>
        <w:rPr>
          <w:rFonts w:ascii="Times New Roman" w:hAnsi="Times New Roman"/>
          <w:sz w:val="12"/>
          <w:szCs w:val="12"/>
        </w:rPr>
      </w:pPr>
    </w:p>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p>
    <w:p w:rsidR="00F42301" w:rsidRPr="00C60407" w:rsidRDefault="00284C41" w:rsidP="00F77309">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284C41">
        <w:rPr>
          <w:rFonts w:ascii="Calibri" w:hAnsi="Calibri"/>
          <w:noProof/>
          <w:color w:val="808080" w:themeColor="background1" w:themeShade="80"/>
          <w:sz w:val="24"/>
          <w:szCs w:val="24"/>
        </w:rPr>
        <w:pict>
          <v:shape id="_x0000_s7739" type="#_x0000_t202" style="position:absolute;left:0;text-align:left;margin-left:21.3pt;margin-top:11.85pt;width:1in;height:532.75pt;z-index:-251308544;mso-position-horizontal-relative:page" o:allowincell="f" filled="f" stroked="f">
            <v:textbox style="layout-flow:vertical;mso-layout-flow-alt:bottom-to-top;mso-next-textbox:#_x0000_s7739" inset="0,0,0,0">
              <w:txbxContent>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Pr="00284C41">
        <w:rPr>
          <w:rFonts w:ascii="Calibri" w:hAnsi="Calibri"/>
          <w:noProof/>
          <w:color w:val="808080" w:themeColor="background1" w:themeShade="80"/>
          <w:sz w:val="24"/>
          <w:szCs w:val="24"/>
          <w:lang w:eastAsia="en-US"/>
        </w:rPr>
        <w:pict>
          <v:group id="_x0000_s3803" style="position:absolute;left:0;text-align:left;margin-left:264.1pt;margin-top:-99.85pt;width:31.2pt;height:31.05pt;z-index:-251561472;mso-position-horizontal-relative:page" coordorigin="5282,-1997" coordsize="624,621" o:allowincell="f">
            <v:rect id="_x0000_s3804" style="position:absolute;left:5287;top:-1992;width:613;height:610" o:allowincell="f" stroked="f">
              <v:path arrowok="t"/>
            </v:rect>
            <v:rect id="_x0000_s3805" style="position:absolute;left:5287;top:-1992;width:620;height:620;mso-position-horizontal-relative:page" o:allowincell="f" filled="f" stroked="f">
              <v:textbox style="mso-next-textbox:#_x0000_s380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sidRPr="00C60407">
        <w:rPr>
          <w:rFonts w:ascii="Times New Roman" w:hAnsi="Times New Roman"/>
          <w:b/>
          <w:bCs/>
          <w:color w:val="808080" w:themeColor="background1" w:themeShade="80"/>
          <w:sz w:val="24"/>
          <w:szCs w:val="24"/>
        </w:rPr>
        <w:t>Cognate Fields  - Co</w:t>
      </w:r>
      <w:r w:rsidR="00F42301" w:rsidRPr="00C60407">
        <w:rPr>
          <w:rFonts w:ascii="Times New Roman" w:hAnsi="Times New Roman"/>
          <w:b/>
          <w:bCs/>
          <w:color w:val="808080" w:themeColor="background1" w:themeShade="80"/>
          <w:spacing w:val="-5"/>
          <w:sz w:val="24"/>
          <w:szCs w:val="24"/>
        </w:rPr>
        <w:t>r</w:t>
      </w:r>
      <w:r w:rsidR="00F77309" w:rsidRPr="00C60407">
        <w:rPr>
          <w:rFonts w:ascii="Times New Roman" w:hAnsi="Times New Roman"/>
          <w:b/>
          <w:bCs/>
          <w:color w:val="808080" w:themeColor="background1" w:themeShade="80"/>
          <w:sz w:val="24"/>
          <w:szCs w:val="24"/>
        </w:rPr>
        <w:t>e</w:t>
      </w:r>
    </w:p>
    <w:p w:rsidR="00F42301" w:rsidRPr="00C60407" w:rsidRDefault="00F42301" w:rsidP="00F77309">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6 hours f</w:t>
      </w:r>
      <w:r w:rsidRPr="00C60407">
        <w:rPr>
          <w:rFonts w:ascii="Times New Roman" w:hAnsi="Times New Roman"/>
          <w:b/>
          <w:bCs/>
          <w:color w:val="808080" w:themeColor="background1" w:themeShade="80"/>
          <w:spacing w:val="-5"/>
          <w:sz w:val="24"/>
          <w:szCs w:val="24"/>
        </w:rPr>
        <w:t>r</w:t>
      </w:r>
      <w:r w:rsidR="00F77309" w:rsidRPr="00C60407">
        <w:rPr>
          <w:rFonts w:ascii="Times New Roman" w:hAnsi="Times New Roman"/>
          <w:b/>
          <w:bCs/>
          <w:color w:val="808080" w:themeColor="background1" w:themeShade="80"/>
          <w:sz w:val="24"/>
          <w:szCs w:val="24"/>
        </w:rPr>
        <w:t>om the core</w:t>
      </w:r>
      <w:r w:rsidRPr="00C60407">
        <w:rPr>
          <w:rFonts w:ascii="Times New Roman" w:hAnsi="Times New Roman"/>
          <w:b/>
          <w:bCs/>
          <w:color w:val="808080" w:themeColor="background1" w:themeShade="80"/>
          <w:sz w:val="24"/>
          <w:szCs w:val="24"/>
        </w:rPr>
        <w:t>)</w:t>
      </w:r>
      <w:r w:rsidRPr="00C60407">
        <w:rPr>
          <w:rFonts w:ascii="Times New Roman" w:hAnsi="Times New Roman"/>
          <w:b/>
          <w:bCs/>
          <w:color w:val="808080" w:themeColor="background1" w:themeShade="80"/>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F42301" w:rsidRPr="00FA7AC7" w:rsidTr="00F77309">
        <w:trPr>
          <w:trHeight w:hRule="exact" w:val="287"/>
        </w:trPr>
        <w:tc>
          <w:tcPr>
            <w:tcW w:w="869"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5501</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F42301" w:rsidRPr="00FA7AC7" w:rsidTr="00F77309">
        <w:trPr>
          <w:trHeight w:hRule="exact" w:val="240"/>
        </w:trPr>
        <w:tc>
          <w:tcPr>
            <w:tcW w:w="869"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5502</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F42301" w:rsidRPr="00FA7AC7" w:rsidTr="00F77309">
        <w:trPr>
          <w:trHeight w:hRule="exact" w:val="240"/>
        </w:trPr>
        <w:tc>
          <w:tcPr>
            <w:tcW w:w="869"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5503</w:t>
            </w:r>
          </w:p>
        </w:tc>
        <w:tc>
          <w:tcPr>
            <w:tcW w:w="5520" w:type="dxa"/>
            <w:tcBorders>
              <w:top w:val="nil"/>
              <w:left w:val="nil"/>
              <w:bottom w:val="nil"/>
              <w:right w:val="nil"/>
            </w:tcBorders>
          </w:tcPr>
          <w:p w:rsidR="00F42301" w:rsidRPr="00FA7AC7" w:rsidRDefault="00F42301" w:rsidP="00F77309">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bl>
    <w:p w:rsidR="00F42301" w:rsidRDefault="00F42301" w:rsidP="00F77309">
      <w:pPr>
        <w:widowControl w:val="0"/>
        <w:autoSpaceDE w:val="0"/>
        <w:autoSpaceDN w:val="0"/>
        <w:adjustRightInd w:val="0"/>
        <w:spacing w:after="0" w:line="200" w:lineRule="exact"/>
        <w:ind w:left="360" w:firstLine="0"/>
        <w:jc w:val="both"/>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with the approval of the advisors.)</w:t>
      </w:r>
    </w:p>
    <w:p w:rsidR="00F42301" w:rsidRDefault="00F42301" w:rsidP="00F77309">
      <w:pPr>
        <w:widowControl w:val="0"/>
        <w:autoSpaceDE w:val="0"/>
        <w:autoSpaceDN w:val="0"/>
        <w:adjustRightInd w:val="0"/>
        <w:spacing w:before="6" w:after="0" w:line="220" w:lineRule="exact"/>
        <w:ind w:left="360" w:firstLine="0"/>
        <w:jc w:val="both"/>
        <w:rPr>
          <w:rFonts w:ascii="Times New Roman" w:hAnsi="Times New Roman"/>
        </w:rPr>
      </w:pPr>
    </w:p>
    <w:p w:rsidR="00F77309" w:rsidRPr="00C60407" w:rsidRDefault="00F77309" w:rsidP="00F77309">
      <w:pPr>
        <w:widowControl w:val="0"/>
        <w:autoSpaceDE w:val="0"/>
        <w:autoSpaceDN w:val="0"/>
        <w:adjustRightInd w:val="0"/>
        <w:spacing w:after="0"/>
        <w:ind w:left="360" w:firstLine="0"/>
        <w:jc w:val="both"/>
        <w:rPr>
          <w:rFonts w:ascii="Times New Roman" w:eastAsia="宋体" w:hAnsi="Times New Roman" w:cs="Times New Roman"/>
          <w:b/>
          <w:bCs/>
          <w:color w:val="808080" w:themeColor="background1" w:themeShade="80"/>
          <w:sz w:val="24"/>
          <w:szCs w:val="24"/>
        </w:rPr>
      </w:pPr>
      <w:r w:rsidRPr="00C60407">
        <w:rPr>
          <w:rFonts w:ascii="Times New Roman" w:eastAsia="宋体" w:hAnsi="Times New Roman" w:cs="Times New Roman"/>
          <w:b/>
          <w:bCs/>
          <w:color w:val="808080" w:themeColor="background1" w:themeShade="80"/>
          <w:sz w:val="24"/>
          <w:szCs w:val="24"/>
        </w:rPr>
        <w:t>Cognate Fields—Electives</w:t>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hAnsi="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t>9 hrs</w:t>
      </w:r>
    </w:p>
    <w:p w:rsidR="00F77309" w:rsidRPr="00C60407" w:rsidRDefault="00F77309" w:rsidP="00F77309">
      <w:pPr>
        <w:widowControl w:val="0"/>
        <w:autoSpaceDE w:val="0"/>
        <w:autoSpaceDN w:val="0"/>
        <w:adjustRightInd w:val="0"/>
        <w:spacing w:after="0"/>
        <w:ind w:left="360" w:firstLine="0"/>
        <w:jc w:val="both"/>
        <w:rPr>
          <w:rFonts w:ascii="Times New Roman" w:eastAsia="宋体" w:hAnsi="Times New Roman" w:cs="Times New Roman"/>
          <w:b/>
          <w:bCs/>
          <w:color w:val="808080" w:themeColor="background1" w:themeShade="80"/>
          <w:sz w:val="24"/>
          <w:szCs w:val="24"/>
        </w:rPr>
      </w:pPr>
      <w:r w:rsidRPr="00C60407">
        <w:rPr>
          <w:rFonts w:ascii="Times New Roman" w:eastAsia="宋体" w:hAnsi="Times New Roman" w:cs="Times New Roman"/>
          <w:b/>
          <w:bCs/>
          <w:color w:val="808080" w:themeColor="background1" w:themeShade="80"/>
          <w:sz w:val="24"/>
          <w:szCs w:val="24"/>
        </w:rPr>
        <w:t>(Minimum of 9 hours chosen from the following)</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Pr>
          <w:rFonts w:ascii="Times New Roman" w:hAnsi="Times New Roman"/>
          <w:sz w:val="20"/>
          <w:szCs w:val="20"/>
        </w:rPr>
        <w:t>BIOL</w:t>
      </w:r>
      <w:r>
        <w:rPr>
          <w:rFonts w:ascii="Times New Roman" w:hAnsi="Times New Roman"/>
          <w:sz w:val="20"/>
          <w:szCs w:val="20"/>
        </w:rPr>
        <w:tab/>
      </w:r>
      <w:r w:rsidRPr="00F77309">
        <w:rPr>
          <w:rFonts w:ascii="Times New Roman" w:eastAsia="宋体" w:hAnsi="Times New Roman" w:cs="Times New Roman"/>
          <w:sz w:val="20"/>
          <w:szCs w:val="20"/>
        </w:rPr>
        <w:t>5504</w:t>
      </w:r>
      <w:r w:rsidRPr="00F77309">
        <w:rPr>
          <w:rFonts w:ascii="Times New Roman" w:eastAsia="宋体" w:hAnsi="Times New Roman" w:cs="Times New Roman"/>
          <w:sz w:val="20"/>
          <w:szCs w:val="20"/>
        </w:rPr>
        <w:tab/>
        <w:t>Ecology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5506</w:t>
      </w:r>
      <w:r w:rsidRPr="00F77309">
        <w:rPr>
          <w:rFonts w:ascii="Times New Roman" w:eastAsia="宋体" w:hAnsi="Times New Roman" w:cs="Times New Roman"/>
          <w:sz w:val="20"/>
          <w:szCs w:val="20"/>
        </w:rPr>
        <w:tab/>
        <w:t>Genetics</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5508</w:t>
      </w:r>
      <w:r w:rsidRPr="00F77309">
        <w:rPr>
          <w:rFonts w:ascii="Times New Roman" w:eastAsia="宋体" w:hAnsi="Times New Roman" w:cs="Times New Roman"/>
          <w:sz w:val="20"/>
          <w:szCs w:val="20"/>
        </w:rPr>
        <w:tab/>
        <w:t>Parasitology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5510</w:t>
      </w:r>
      <w:r w:rsidRPr="00F77309">
        <w:rPr>
          <w:rFonts w:ascii="Times New Roman" w:eastAsia="宋体" w:hAnsi="Times New Roman" w:cs="Times New Roman"/>
          <w:sz w:val="20"/>
          <w:szCs w:val="20"/>
        </w:rPr>
        <w:tab/>
        <w:t>Microbiology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BIOL</w:t>
      </w:r>
      <w:r w:rsidRPr="00F77309">
        <w:rPr>
          <w:rFonts w:ascii="Times New Roman" w:eastAsia="宋体" w:hAnsi="Times New Roman" w:cs="Times New Roman"/>
          <w:sz w:val="20"/>
          <w:szCs w:val="20"/>
        </w:rPr>
        <w:tab/>
        <w:t>5515</w:t>
      </w:r>
      <w:r w:rsidRPr="00F77309">
        <w:rPr>
          <w:rFonts w:ascii="Times New Roman" w:eastAsia="宋体" w:hAnsi="Times New Roman" w:cs="Times New Roman"/>
          <w:sz w:val="20"/>
          <w:szCs w:val="20"/>
        </w:rPr>
        <w:tab/>
        <w:t>Selected Topics in Biology</w:t>
      </w:r>
    </w:p>
    <w:p w:rsidR="00F77309" w:rsidRPr="00F77309" w:rsidRDefault="00F77309" w:rsidP="00F77309">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(3 hrs from AREA C may be satisfied with PHYS 5500, PHYS (5530 or 5531) or PHYS (5645 or 5646)</w:t>
      </w:r>
    </w:p>
    <w:p w:rsidR="00F77309" w:rsidRPr="00F77309" w:rsidRDefault="00F77309" w:rsidP="00F77309">
      <w:pPr>
        <w:widowControl w:val="0"/>
        <w:autoSpaceDE w:val="0"/>
        <w:autoSpaceDN w:val="0"/>
        <w:adjustRightInd w:val="0"/>
        <w:spacing w:after="0" w:line="217" w:lineRule="exact"/>
        <w:ind w:left="360" w:firstLine="0"/>
        <w:jc w:val="both"/>
        <w:rPr>
          <w:rFonts w:ascii="Times New Roman" w:hAnsi="Times New Roman"/>
          <w:sz w:val="20"/>
          <w:szCs w:val="20"/>
        </w:rPr>
      </w:pPr>
    </w:p>
    <w:p w:rsidR="00F42301" w:rsidRPr="00C60407" w:rsidRDefault="00F42301" w:rsidP="00F77309">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 xml:space="preserve">ea </w:t>
      </w:r>
      <w:r w:rsidR="00F77309" w:rsidRPr="00C60407">
        <w:rPr>
          <w:rFonts w:ascii="Times New Roman" w:hAnsi="Times New Roman"/>
          <w:b/>
          <w:bCs/>
          <w:color w:val="808080" w:themeColor="background1" w:themeShade="80"/>
          <w:sz w:val="24"/>
          <w:szCs w:val="24"/>
        </w:rPr>
        <w:t>D</w:t>
      </w:r>
      <w:r w:rsidRPr="00C60407">
        <w:rPr>
          <w:rFonts w:ascii="Times New Roman" w:hAnsi="Times New Roman"/>
          <w:b/>
          <w:bCs/>
          <w:color w:val="808080" w:themeColor="background1" w:themeShade="80"/>
          <w:sz w:val="24"/>
          <w:szCs w:val="24"/>
        </w:rPr>
        <w:t xml:space="preserve"> - Resea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ch and Statistics</w:t>
      </w:r>
    </w:p>
    <w:p w:rsidR="00F42301" w:rsidRPr="00C60407" w:rsidRDefault="00F42301" w:rsidP="00F77309">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F42301" w:rsidRDefault="00F42301" w:rsidP="00C60407">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F42301" w:rsidRDefault="00F42301" w:rsidP="00C60407">
      <w:pPr>
        <w:widowControl w:val="0"/>
        <w:tabs>
          <w:tab w:val="left" w:pos="2160"/>
          <w:tab w:val="left" w:pos="2880"/>
        </w:tabs>
        <w:autoSpaceDE w:val="0"/>
        <w:autoSpaceDN w:val="0"/>
        <w:adjustRightInd w:val="0"/>
        <w:spacing w:before="10" w:after="0"/>
        <w:ind w:left="117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F77309">
      <w:pPr>
        <w:widowControl w:val="0"/>
        <w:autoSpaceDE w:val="0"/>
        <w:autoSpaceDN w:val="0"/>
        <w:adjustRightInd w:val="0"/>
        <w:spacing w:before="6" w:after="0" w:line="220" w:lineRule="exact"/>
        <w:ind w:left="360" w:firstLine="0"/>
        <w:jc w:val="both"/>
        <w:rPr>
          <w:rFonts w:ascii="Times New Roman" w:hAnsi="Times New Roman"/>
        </w:rPr>
      </w:pPr>
    </w:p>
    <w:p w:rsidR="00F42301" w:rsidRPr="00C60407" w:rsidRDefault="00F42301" w:rsidP="00F77309">
      <w:pPr>
        <w:widowControl w:val="0"/>
        <w:tabs>
          <w:tab w:val="right" w:pos="92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E - Electives (Minimum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F42301" w:rsidRDefault="00F42301" w:rsidP="00C60407">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F77309" w:rsidRPr="00F77309" w:rsidRDefault="00F77309" w:rsidP="00C60407">
      <w:pPr>
        <w:widowControl w:val="0"/>
        <w:tabs>
          <w:tab w:val="left" w:pos="2160"/>
          <w:tab w:val="left" w:pos="2880"/>
        </w:tabs>
        <w:autoSpaceDE w:val="0"/>
        <w:autoSpaceDN w:val="0"/>
        <w:adjustRightInd w:val="0"/>
        <w:spacing w:before="10" w:after="0"/>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Other elective as approved by the advisor</w:t>
      </w:r>
    </w:p>
    <w:p w:rsidR="00F77309" w:rsidRDefault="00F77309" w:rsidP="00F77309">
      <w:pPr>
        <w:widowControl w:val="0"/>
        <w:autoSpaceDE w:val="0"/>
        <w:autoSpaceDN w:val="0"/>
        <w:adjustRightInd w:val="0"/>
        <w:spacing w:before="10" w:after="0"/>
        <w:ind w:left="360" w:firstLine="0"/>
        <w:jc w:val="both"/>
        <w:rPr>
          <w:rFonts w:ascii="Times New Roman" w:hAnsi="Times New Roman"/>
          <w:spacing w:val="-14"/>
          <w:sz w:val="20"/>
          <w:szCs w:val="20"/>
        </w:rPr>
      </w:pPr>
    </w:p>
    <w:p w:rsidR="00F77309"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&amp; B </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Required course</w:t>
      </w:r>
    </w:p>
    <w:p w:rsidR="00F42301" w:rsidRDefault="00F77309" w:rsidP="00F77309">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 Minimum of 18</w:t>
      </w:r>
      <w:r w:rsidR="00F42301">
        <w:rPr>
          <w:rFonts w:ascii="Times New Roman" w:hAnsi="Times New Roman"/>
          <w:sz w:val="20"/>
          <w:szCs w:val="20"/>
        </w:rPr>
        <w:t xml:space="preserve"> semester hours from area C (6 hours of core courses are required). In the chemistry program, core courses may</w:t>
      </w:r>
    </w:p>
    <w:p w:rsidR="00F42301" w:rsidRDefault="00F42301" w:rsidP="00F77309">
      <w:pPr>
        <w:widowControl w:val="0"/>
        <w:autoSpaceDE w:val="0"/>
        <w:autoSpaceDN w:val="0"/>
        <w:adjustRightInd w:val="0"/>
        <w:spacing w:after="0" w:line="250" w:lineRule="auto"/>
        <w:ind w:left="360" w:firstLine="0"/>
        <w:jc w:val="both"/>
        <w:rPr>
          <w:rFonts w:ascii="Times New Roman" w:hAnsi="Times New Roman"/>
          <w:sz w:val="20"/>
          <w:szCs w:val="20"/>
        </w:rPr>
      </w:pPr>
      <w:r>
        <w:rPr>
          <w:rFonts w:ascii="Times New Roman" w:hAnsi="Times New Roman"/>
          <w:sz w:val="20"/>
          <w:szCs w:val="20"/>
        </w:rPr>
        <w:t>be omitted if a departmental proficiency exam is passed.</w:t>
      </w:r>
      <w:r>
        <w:rPr>
          <w:rFonts w:ascii="Times New Roman" w:hAnsi="Times New Roman"/>
          <w:spacing w:val="-4"/>
          <w:sz w:val="20"/>
          <w:szCs w:val="20"/>
        </w:rPr>
        <w:t xml:space="preserve"> </w:t>
      </w:r>
      <w:r>
        <w:rPr>
          <w:rFonts w:ascii="Times New Roman" w:hAnsi="Times New Roman"/>
          <w:sz w:val="20"/>
          <w:szCs w:val="20"/>
        </w:rPr>
        <w:t>The student would complete 15 hours of advanced courses.</w:t>
      </w:r>
    </w:p>
    <w:p w:rsidR="00F42301" w:rsidRDefault="00F42301" w:rsidP="00F77309">
      <w:pPr>
        <w:widowControl w:val="0"/>
        <w:autoSpaceDE w:val="0"/>
        <w:autoSpaceDN w:val="0"/>
        <w:adjustRightInd w:val="0"/>
        <w:spacing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for research course. Passing an examination can satisfy course requirements.</w:t>
      </w:r>
    </w:p>
    <w:p w:rsidR="00F42301" w:rsidRDefault="00F42301" w:rsidP="00F77309">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 xml:space="preserve">Required </w:t>
      </w:r>
      <w:r w:rsidRPr="00F77309">
        <w:rPr>
          <w:rFonts w:ascii="Times New Roman" w:hAnsi="Times New Roman"/>
          <w:sz w:val="20"/>
          <w:szCs w:val="20"/>
          <w:u w:val="single"/>
        </w:rPr>
        <w:t>only</w:t>
      </w:r>
      <w:r>
        <w:rPr>
          <w:rFonts w:ascii="Times New Roman" w:hAnsi="Times New Roman"/>
          <w:sz w:val="20"/>
          <w:szCs w:val="20"/>
        </w:rPr>
        <w:t xml:space="preserve"> if not previously fulfilled.</w:t>
      </w:r>
    </w:p>
    <w:p w:rsidR="00F42301" w:rsidRDefault="00F42301" w:rsidP="00F77309">
      <w:pPr>
        <w:widowControl w:val="0"/>
        <w:autoSpaceDE w:val="0"/>
        <w:autoSpaceDN w:val="0"/>
        <w:adjustRightInd w:val="0"/>
        <w:spacing w:before="7" w:after="0" w:line="240" w:lineRule="exact"/>
        <w:ind w:left="360" w:firstLine="0"/>
        <w:jc w:val="both"/>
        <w:rPr>
          <w:rFonts w:ascii="Times New Roman" w:hAnsi="Times New Roman"/>
          <w:sz w:val="24"/>
          <w:szCs w:val="24"/>
        </w:rPr>
      </w:pPr>
    </w:p>
    <w:p w:rsidR="00F42301" w:rsidRDefault="00F42301" w:rsidP="00C57415">
      <w:pPr>
        <w:widowControl w:val="0"/>
        <w:autoSpaceDE w:val="0"/>
        <w:autoSpaceDN w:val="0"/>
        <w:adjustRightInd w:val="0"/>
        <w:spacing w:before="3" w:after="0" w:line="160" w:lineRule="exact"/>
        <w:rPr>
          <w:rFonts w:ascii="Times New Roman" w:hAnsi="Times New Roman"/>
          <w:sz w:val="16"/>
          <w:szCs w:val="16"/>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Pr="00C60407" w:rsidRDefault="00F42301" w:rsidP="00C60407">
      <w:pPr>
        <w:pStyle w:val="Heading2"/>
        <w:spacing w:before="0"/>
        <w:ind w:firstLine="360"/>
        <w:rPr>
          <w:rFonts w:ascii="Impact" w:hAnsi="Impact" w:cs="Impact"/>
          <w:color w:val="808080" w:themeColor="background1" w:themeShade="80"/>
          <w:sz w:val="36"/>
          <w:szCs w:val="36"/>
        </w:rPr>
      </w:pPr>
      <w:bookmarkStart w:id="529" w:name="_Toc294969791"/>
      <w:r w:rsidRPr="00C60407">
        <w:rPr>
          <w:rFonts w:ascii="Impact" w:hAnsi="Impact" w:cs="Impact"/>
          <w:color w:val="808080" w:themeColor="background1" w:themeShade="80"/>
          <w:sz w:val="36"/>
          <w:szCs w:val="36"/>
        </w:rPr>
        <w:t>COURSE DESCRIPTIONS</w:t>
      </w:r>
      <w:bookmarkEnd w:id="529"/>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5501 Selected Topics in Botany……………………………….……………...............................3(3-0)</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principles of vascular plant function, including transduction of water and solutes, photosynthesis, respiration and hormonal regulation of growth and development.</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5502 Selected topics in Zoology…………………………………………</w:t>
      </w:r>
      <w:r>
        <w:rPr>
          <w:rFonts w:ascii="Times New Roman" w:hAnsi="Times New Roman"/>
          <w:b/>
          <w:sz w:val="20"/>
          <w:szCs w:val="20"/>
        </w:rPr>
        <w:t>….</w:t>
      </w:r>
      <w:r w:rsidRPr="00B84A8A">
        <w:rPr>
          <w:rFonts w:ascii="Times New Roman" w:eastAsia="宋体" w:hAnsi="Times New Roman" w:cs="Times New Roman"/>
          <w:b/>
          <w:sz w:val="20"/>
          <w:szCs w:val="20"/>
        </w:rPr>
        <w:t>…………...………..3(3-0)</w:t>
      </w:r>
    </w:p>
    <w:p w:rsidR="00B84A8A" w:rsidRPr="00B84A8A" w:rsidRDefault="00B84A8A" w:rsidP="00B84A8A">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basic concepts of invertebrate zoology.  The students (in-service teachers) in</w:t>
      </w:r>
      <w:r w:rsidRPr="00B84A8A">
        <w:rPr>
          <w:rFonts w:ascii="Times New Roman" w:hAnsi="Times New Roman"/>
          <w:sz w:val="20"/>
          <w:szCs w:val="20"/>
        </w:rPr>
        <w:t xml:space="preserve"> </w:t>
      </w:r>
      <w:r w:rsidRPr="00B84A8A">
        <w:rPr>
          <w:rFonts w:ascii="Times New Roman" w:eastAsia="宋体" w:hAnsi="Times New Roman" w:cs="Times New Roman"/>
          <w:sz w:val="20"/>
          <w:szCs w:val="20"/>
        </w:rPr>
        <w:t>the course will help determine course content based upon their specific needs.</w:t>
      </w:r>
    </w:p>
    <w:p w:rsidR="00F42301" w:rsidRDefault="00F42301" w:rsidP="00B84A8A">
      <w:pPr>
        <w:widowControl w:val="0"/>
        <w:autoSpaceDE w:val="0"/>
        <w:autoSpaceDN w:val="0"/>
        <w:adjustRightInd w:val="0"/>
        <w:spacing w:before="13" w:after="0" w:line="250" w:lineRule="auto"/>
        <w:ind w:left="360" w:firstLine="0"/>
        <w:jc w:val="both"/>
        <w:rPr>
          <w:rFonts w:ascii="Times New Roman" w:hAnsi="Times New Roman"/>
          <w:color w:val="000000"/>
          <w:sz w:val="20"/>
          <w:szCs w:val="20"/>
        </w:rPr>
        <w:sectPr w:rsidR="00F42301" w:rsidSect="00F77309">
          <w:pgSz w:w="12240" w:h="15840"/>
          <w:pgMar w:top="280" w:right="1300" w:bottom="280" w:left="1530" w:header="0" w:footer="1034" w:gutter="0"/>
          <w:cols w:space="720" w:equalWidth="0">
            <w:col w:w="9410"/>
          </w:cols>
          <w:noEndnote/>
        </w:sectPr>
      </w:pPr>
    </w:p>
    <w:tbl>
      <w:tblPr>
        <w:tblW w:w="10060" w:type="dxa"/>
        <w:tblInd w:w="110" w:type="dxa"/>
        <w:tblLayout w:type="fixed"/>
        <w:tblCellMar>
          <w:left w:w="0" w:type="dxa"/>
          <w:right w:w="0" w:type="dxa"/>
        </w:tblCellMar>
        <w:tblLook w:val="0000"/>
      </w:tblPr>
      <w:tblGrid>
        <w:gridCol w:w="4876"/>
        <w:gridCol w:w="4284"/>
        <w:gridCol w:w="900"/>
      </w:tblGrid>
      <w:tr w:rsidR="00F42301" w:rsidRPr="00FA7AC7" w:rsidTr="00DD3825">
        <w:trPr>
          <w:trHeight w:hRule="exact" w:val="235"/>
        </w:trPr>
        <w:tc>
          <w:tcPr>
            <w:tcW w:w="487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84"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B84A8A">
            <w:pPr>
              <w:widowControl w:val="0"/>
              <w:autoSpaceDE w:val="0"/>
              <w:autoSpaceDN w:val="0"/>
              <w:adjustRightInd w:val="0"/>
              <w:spacing w:after="0" w:line="370" w:lineRule="exact"/>
              <w:ind w:left="1901" w:right="1297" w:hanging="407"/>
              <w:jc w:val="center"/>
              <w:rPr>
                <w:rFonts w:ascii="Times New Roman" w:hAnsi="Times New Roman"/>
                <w:color w:val="000000"/>
                <w:sz w:val="27"/>
                <w:szCs w:val="27"/>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CIENCE</w:t>
            </w:r>
          </w:p>
          <w:p w:rsidR="00F42301" w:rsidRPr="00FA7AC7" w:rsidRDefault="00F42301" w:rsidP="00B84A8A">
            <w:pPr>
              <w:widowControl w:val="0"/>
              <w:autoSpaceDE w:val="0"/>
              <w:autoSpaceDN w:val="0"/>
              <w:adjustRightInd w:val="0"/>
              <w:spacing w:after="0" w:line="330" w:lineRule="exact"/>
              <w:ind w:left="1685" w:right="1081" w:hanging="551"/>
              <w:jc w:val="center"/>
              <w:rPr>
                <w:rFonts w:ascii="Times New Roman" w:hAnsi="Times New Roman"/>
                <w:sz w:val="24"/>
                <w:szCs w:val="24"/>
              </w:rPr>
            </w:pPr>
            <w:r w:rsidRPr="00FA7AC7">
              <w:rPr>
                <w:rFonts w:ascii="Times New Roman" w:hAnsi="Times New Roman"/>
                <w:b/>
                <w:bCs/>
                <w:color w:val="191919"/>
                <w:position w:val="-1"/>
                <w:sz w:val="36"/>
                <w:szCs w:val="36"/>
              </w:rPr>
              <w:t>E</w:t>
            </w:r>
            <w:r w:rsidRPr="00FA7AC7">
              <w:rPr>
                <w:rFonts w:ascii="Times New Roman" w:hAnsi="Times New Roman"/>
                <w:b/>
                <w:bCs/>
                <w:color w:val="191919"/>
                <w:position w:val="-1"/>
                <w:sz w:val="27"/>
                <w:szCs w:val="27"/>
              </w:rPr>
              <w:t>DUC</w:t>
            </w:r>
            <w:r w:rsidRPr="00FA7AC7">
              <w:rPr>
                <w:rFonts w:ascii="Times New Roman" w:hAnsi="Times New Roman"/>
                <w:b/>
                <w:bCs/>
                <w:color w:val="191919"/>
                <w:spacing w:val="-20"/>
                <w:position w:val="-1"/>
                <w:sz w:val="27"/>
                <w:szCs w:val="27"/>
              </w:rPr>
              <w:t>A</w:t>
            </w:r>
            <w:r w:rsidRPr="00FA7AC7">
              <w:rPr>
                <w:rFonts w:ascii="Times New Roman" w:hAnsi="Times New Roman"/>
                <w:b/>
                <w:bCs/>
                <w:color w:val="191919"/>
                <w:position w:val="-1"/>
                <w:sz w:val="27"/>
                <w:szCs w:val="27"/>
              </w:rPr>
              <w:t>TION</w:t>
            </w:r>
          </w:p>
        </w:tc>
        <w:tc>
          <w:tcPr>
            <w:tcW w:w="90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7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8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0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7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84"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90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5503 Selected Topics in Human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various aspects of human morphology and physiology. The topics will be selected to reflect the interests and needs of the students participating in the course.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5504 Ecology………………………………………………………………………………….3(3-0)</w:t>
      </w:r>
    </w:p>
    <w:p w:rsidR="00B84A8A" w:rsidRPr="00B84A8A" w:rsidRDefault="00284C41" w:rsidP="00B84A8A">
      <w:pPr>
        <w:tabs>
          <w:tab w:val="left" w:pos="7740"/>
        </w:tabs>
        <w:spacing w:after="0"/>
        <w:ind w:right="360" w:firstLine="0"/>
        <w:jc w:val="both"/>
        <w:rPr>
          <w:rFonts w:ascii="Times New Roman" w:eastAsia="宋体" w:hAnsi="Times New Roman" w:cs="Times New Roman"/>
          <w:sz w:val="20"/>
          <w:szCs w:val="20"/>
        </w:rPr>
      </w:pPr>
      <w:r>
        <w:rPr>
          <w:rFonts w:ascii="Times New Roman" w:eastAsia="宋体" w:hAnsi="Times New Roman" w:cs="Times New Roman"/>
          <w:noProof/>
          <w:sz w:val="20"/>
          <w:szCs w:val="20"/>
        </w:rPr>
        <w:pict>
          <v:shape id="_x0000_s7737" type="#_x0000_t202" style="position:absolute;left:0;text-align:left;margin-left:517.55pt;margin-top:114.7pt;width:1in;height:495.8pt;z-index:-251310592;mso-position-horizontal-relative:page;mso-position-vertical-relative:page" o:allowincell="f" filled="f" stroked="f">
            <v:textbox style="layout-flow:vertical;mso-next-textbox:#_x0000_s7737" inset="0,0,0,0">
              <w:txbxContent>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B84A8A" w:rsidRPr="00B84A8A">
        <w:rPr>
          <w:rFonts w:ascii="Times New Roman" w:eastAsia="宋体" w:hAnsi="Times New Roman" w:cs="Times New Roman"/>
          <w:sz w:val="20"/>
          <w:szCs w:val="20"/>
        </w:rPr>
        <w:t>This course will emphasize principles and concepts of modern ecology. Investigative activities will include analysis of aquatic (marine and freshwater) terrestrial ecosystems.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5506 Genetics…………………………………………………………………………………3(3-0)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A review of the basic principles of inheritance and classical genetics with detailed emphasis on molecular genetics, population and eugenics will be covered in this course.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5508 Parasitology……………………………………………………………………………..3(3-0)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A detailed study of the common parasites of man and domestic animals will be investigated in this course. Some emphasis will be placed on life cycles and vectors. </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5510 Microbiology…………………………………………………………………………….3(3-0)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concepts and principles of bacteria, fungi and other microbial groups. Some attention will be given to morphological, physiological and biomedical relationships in these groups.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5513 Mammalian Physiology…………………………………………………………………3(3-0)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homeostatic mechanisms of such organ systems as cardiovascular, nervous, gastrointestinal, respiratory and genital urinary.</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5515 Selected Topics in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enhance and reinforce biological concepts and principles for biology teachers. Emphasis will also be placed on biology methodology and computer utilization for middle grades and secondary teachers.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5518 Biotechnology…………………………………………………………………………….3(3-0)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5519 Plant Biology……………………………………………………………………………3(3-0)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5500 Earth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Exploration of basic concepts and processes in the earth sciences.  Content areas include astronomy, geology and meteorology.  Strategies of teaching earth science in the middle and high schools will also be explored.</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5501Foundations of Physical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Foundations of Physical Science is the study of basic principles of physical science and their relation to the teaching of science in the elementary school.</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5530-5531Introductory Physical Science………………….………………..……………….3(3-0)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5547 Introduction to Oceanography…………………..…………………………..………….3(3-0)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physical, chemical, geologic and biologic characteristics of the oceans and the interaction between the hydrosphere, atmosphere and biosphere.</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 S5548 Introduction to Astronomy……………………………………………………….…….3(3-0)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B84A8A" w:rsidRPr="00B84A8A" w:rsidRDefault="00B84A8A" w:rsidP="00B84A8A">
      <w:pPr>
        <w:tabs>
          <w:tab w:val="left" w:pos="7740"/>
        </w:tabs>
        <w:spacing w:after="0"/>
        <w:ind w:righ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5549 Weather and Climate……………………………………………………………..…….3(3-0)</w:t>
      </w:r>
    </w:p>
    <w:p w:rsidR="00B84A8A" w:rsidRPr="00B84A8A" w:rsidRDefault="00B84A8A" w:rsidP="00B84A8A">
      <w:pPr>
        <w:tabs>
          <w:tab w:val="left" w:pos="7740"/>
        </w:tabs>
        <w:spacing w:after="0"/>
        <w:ind w:righ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an introduction to the study of the profiles and dynamics of air masses and an overview of system to climatic effects and global distribution of climate.</w:t>
      </w:r>
    </w:p>
    <w:p w:rsidR="00F42301" w:rsidRPr="00B84A8A" w:rsidRDefault="00F42301" w:rsidP="00C57415">
      <w:pPr>
        <w:widowControl w:val="0"/>
        <w:autoSpaceDE w:val="0"/>
        <w:autoSpaceDN w:val="0"/>
        <w:adjustRightInd w:val="0"/>
        <w:spacing w:before="13" w:after="0" w:line="250" w:lineRule="auto"/>
        <w:ind w:left="870" w:right="2013" w:firstLine="360"/>
        <w:jc w:val="both"/>
        <w:rPr>
          <w:rFonts w:ascii="Times New Roman" w:hAnsi="Times New Roman"/>
          <w:color w:val="000000"/>
          <w:sz w:val="20"/>
          <w:szCs w:val="20"/>
        </w:rPr>
        <w:sectPr w:rsidR="00F42301" w:rsidRPr="00B84A8A" w:rsidSect="00B84A8A">
          <w:pgSz w:w="12240" w:h="15840"/>
          <w:pgMar w:top="280" w:right="1440" w:bottom="280" w:left="1260" w:header="0" w:footer="955" w:gutter="0"/>
          <w:cols w:space="720" w:equalWidth="0">
            <w:col w:w="9540"/>
          </w:cols>
          <w:noEndnote/>
        </w:sectPr>
      </w:pPr>
    </w:p>
    <w:p w:rsidR="00F42301" w:rsidRPr="00B84A8A" w:rsidRDefault="00F42301" w:rsidP="00C57415">
      <w:pPr>
        <w:widowControl w:val="0"/>
        <w:autoSpaceDE w:val="0"/>
        <w:autoSpaceDN w:val="0"/>
        <w:adjustRightInd w:val="0"/>
        <w:spacing w:before="10" w:after="0" w:line="80" w:lineRule="exact"/>
        <w:rPr>
          <w:rFonts w:ascii="Times New Roman" w:hAnsi="Times New Roman"/>
          <w:color w:val="000000"/>
          <w:sz w:val="20"/>
          <w:szCs w:val="20"/>
        </w:rPr>
      </w:pPr>
    </w:p>
    <w:tbl>
      <w:tblPr>
        <w:tblW w:w="10350" w:type="dxa"/>
        <w:tblInd w:w="-720" w:type="dxa"/>
        <w:tblLayout w:type="fixed"/>
        <w:tblCellMar>
          <w:left w:w="0" w:type="dxa"/>
          <w:right w:w="0" w:type="dxa"/>
        </w:tblCellMar>
        <w:tblLook w:val="0000"/>
      </w:tblPr>
      <w:tblGrid>
        <w:gridCol w:w="1085"/>
        <w:gridCol w:w="4560"/>
        <w:gridCol w:w="4705"/>
      </w:tblGrid>
      <w:tr w:rsidR="00F42301" w:rsidRPr="00B84A8A" w:rsidTr="00DD3825">
        <w:trPr>
          <w:trHeight w:hRule="exact" w:val="235"/>
        </w:trPr>
        <w:tc>
          <w:tcPr>
            <w:tcW w:w="1085" w:type="dxa"/>
            <w:tcBorders>
              <w:top w:val="nil"/>
              <w:left w:val="nil"/>
              <w:bottom w:val="single" w:sz="4" w:space="0" w:color="191919"/>
              <w:right w:val="single" w:sz="4" w:space="0" w:color="191919"/>
            </w:tcBorders>
          </w:tcPr>
          <w:p w:rsidR="00F42301" w:rsidRPr="00B84A8A" w:rsidRDefault="00F42301" w:rsidP="00C57415">
            <w:pPr>
              <w:widowControl w:val="0"/>
              <w:autoSpaceDE w:val="0"/>
              <w:autoSpaceDN w:val="0"/>
              <w:adjustRightInd w:val="0"/>
              <w:spacing w:after="0"/>
              <w:rPr>
                <w:rFonts w:ascii="Times New Roman" w:hAnsi="Times New Roman"/>
                <w:sz w:val="20"/>
                <w:szCs w:val="20"/>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E328FF" w:rsidRDefault="00F42301" w:rsidP="00E328FF">
            <w:pPr>
              <w:widowControl w:val="0"/>
              <w:autoSpaceDE w:val="0"/>
              <w:autoSpaceDN w:val="0"/>
              <w:adjustRightInd w:val="0"/>
              <w:spacing w:after="0" w:line="370" w:lineRule="exact"/>
              <w:ind w:left="1901" w:right="1297" w:hanging="407"/>
              <w:jc w:val="center"/>
              <w:rPr>
                <w:rFonts w:ascii="Times New Roman" w:hAnsi="Times New Roman"/>
                <w:b/>
                <w:bCs/>
                <w:color w:val="191919"/>
                <w:sz w:val="27"/>
                <w:szCs w:val="27"/>
              </w:rPr>
            </w:pPr>
            <w:r w:rsidRPr="00E328FF">
              <w:rPr>
                <w:rFonts w:ascii="Times New Roman" w:hAnsi="Times New Roman"/>
                <w:b/>
                <w:bCs/>
                <w:color w:val="191919"/>
                <w:sz w:val="27"/>
                <w:szCs w:val="27"/>
              </w:rPr>
              <w:t>SCIENCE</w:t>
            </w:r>
          </w:p>
          <w:p w:rsidR="00F42301" w:rsidRPr="00B84A8A" w:rsidRDefault="00F42301" w:rsidP="00E328FF">
            <w:pPr>
              <w:widowControl w:val="0"/>
              <w:autoSpaceDE w:val="0"/>
              <w:autoSpaceDN w:val="0"/>
              <w:adjustRightInd w:val="0"/>
              <w:spacing w:after="0" w:line="370" w:lineRule="exact"/>
              <w:ind w:left="1901" w:right="1297" w:hanging="407"/>
              <w:jc w:val="center"/>
              <w:rPr>
                <w:rFonts w:ascii="Times New Roman" w:hAnsi="Times New Roman"/>
                <w:sz w:val="20"/>
                <w:szCs w:val="20"/>
              </w:rPr>
            </w:pPr>
            <w:r w:rsidRPr="00E328FF">
              <w:rPr>
                <w:rFonts w:ascii="Times New Roman" w:hAnsi="Times New Roman"/>
                <w:b/>
                <w:bCs/>
                <w:color w:val="191919"/>
                <w:sz w:val="27"/>
                <w:szCs w:val="27"/>
              </w:rPr>
              <w:t>EDUCATION</w:t>
            </w:r>
          </w:p>
        </w:tc>
        <w:tc>
          <w:tcPr>
            <w:tcW w:w="4705" w:type="dxa"/>
            <w:tcBorders>
              <w:top w:val="nil"/>
              <w:left w:val="single" w:sz="4" w:space="0" w:color="191919"/>
              <w:bottom w:val="single" w:sz="4" w:space="0" w:color="191919"/>
              <w:right w:val="nil"/>
            </w:tcBorders>
          </w:tcPr>
          <w:p w:rsidR="00F42301" w:rsidRPr="00B84A8A" w:rsidRDefault="00F42301" w:rsidP="00C57415">
            <w:pPr>
              <w:widowControl w:val="0"/>
              <w:autoSpaceDE w:val="0"/>
              <w:autoSpaceDN w:val="0"/>
              <w:adjustRightInd w:val="0"/>
              <w:spacing w:after="0"/>
              <w:rPr>
                <w:rFonts w:ascii="Times New Roman" w:hAnsi="Times New Roman"/>
                <w:sz w:val="20"/>
                <w:szCs w:val="20"/>
              </w:rPr>
            </w:pPr>
          </w:p>
        </w:tc>
      </w:tr>
      <w:tr w:rsidR="00F42301" w:rsidRPr="00FA7AC7" w:rsidTr="00DD3825">
        <w:trPr>
          <w:trHeight w:hRule="exact" w:val="256"/>
        </w:trPr>
        <w:tc>
          <w:tcPr>
            <w:tcW w:w="1085"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1085"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05"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5551 Mathematics of Physics I…………………………………………………………..……3(3-0)</w:t>
      </w:r>
    </w:p>
    <w:p w:rsidR="00B84A8A" w:rsidRPr="00B84A8A" w:rsidRDefault="00284C41" w:rsidP="00B84A8A">
      <w:pPr>
        <w:tabs>
          <w:tab w:val="left" w:pos="7740"/>
        </w:tabs>
        <w:spacing w:after="0"/>
        <w:ind w:left="360" w:right="10" w:firstLine="0"/>
        <w:jc w:val="both"/>
        <w:rPr>
          <w:rFonts w:ascii="Times New Roman" w:eastAsia="宋体" w:hAnsi="Times New Roman" w:cs="Times New Roman"/>
          <w:sz w:val="20"/>
          <w:szCs w:val="20"/>
        </w:rPr>
      </w:pPr>
      <w:r>
        <w:rPr>
          <w:rFonts w:ascii="Times New Roman" w:eastAsia="宋体" w:hAnsi="Times New Roman" w:cs="Times New Roman"/>
          <w:noProof/>
          <w:sz w:val="20"/>
          <w:szCs w:val="20"/>
        </w:rPr>
        <w:pict>
          <v:shape id="_x0000_s7738" type="#_x0000_t202" style="position:absolute;left:0;text-align:left;margin-left:23.1pt;margin-top:19.8pt;width:1in;height:532.75pt;z-index:-251309568;mso-position-horizontal-relative:page" o:allowincell="f" filled="f" stroked="f">
            <v:textbox style="layout-flow:vertical;mso-layout-flow-alt:bottom-to-top;mso-next-textbox:#_x0000_s7738" inset="0,0,0,0">
              <w:txbxContent>
                <w:p w:rsidR="00E410E0" w:rsidRDefault="00E410E0" w:rsidP="00D41D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B84A8A" w:rsidRPr="00B84A8A">
        <w:rPr>
          <w:rFonts w:ascii="Times New Roman" w:eastAsia="宋体" w:hAnsi="Times New Roman" w:cs="Times New Roman"/>
          <w:sz w:val="20"/>
          <w:szCs w:val="20"/>
        </w:rPr>
        <w:t>This course will emphasize algebra of vectors, vector calculus, divergence, gradient, curl, line integrals, surface integrals, divergence of theorem of Gauss, Stokes’ theorem, conservative fields, orthogonal curvilinear coordinates, matrices and eigenvalue problems.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5552 Mathematics of Physics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5564 Science Concepts…………………………………….……………………………..…..3(3-0)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Focus on the understanding and application of scientific processes and major concepts relevant to the teaching of middle childhood science.</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5645 Physics for Secondary School Teachers……………………………………….….…...3(3-0)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both refresh and enlarge the high school teacher’s knowledge of general physics.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5646 Modern Physics for Secondary Teachers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is designed to provide students an introduction to special relativity, quantum mechanics and atomic structure.  </w:t>
      </w:r>
      <w:r w:rsidRPr="00B84A8A">
        <w:rPr>
          <w:rFonts w:ascii="Times New Roman" w:eastAsia="宋体" w:hAnsi="Times New Roman" w:cs="Times New Roman"/>
          <w:i/>
          <w:sz w:val="20"/>
          <w:szCs w:val="20"/>
        </w:rPr>
        <w:t>Prerequisite:  General physics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5641 Modern Physics for Secondary Teachers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is designed to provide students an introduction to x-ray spectra, molecular structure, solid-state physics, nuclear structure and nuclear reactions. </w:t>
      </w:r>
      <w:r w:rsidRPr="00B84A8A">
        <w:rPr>
          <w:rFonts w:ascii="Times New Roman" w:eastAsia="宋体" w:hAnsi="Times New Roman" w:cs="Times New Roman"/>
          <w:i/>
          <w:sz w:val="20"/>
          <w:szCs w:val="20"/>
        </w:rPr>
        <w:t>Prerequisite:  PHYS 5646</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5660 Classical Mechanics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elements of Newtonian mechanics, motion of particles in various dimensions, motion of system particles, rigid bodies, gravitational and coordinate systems.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5661 Classical Mechanics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mechanics of continuous media, Lagrange’s equations, tensor algebra, inertia and stress tensors, rotation of a rigid body and theory of small vibrations.  </w:t>
      </w:r>
      <w:r w:rsidRPr="00B84A8A">
        <w:rPr>
          <w:rFonts w:ascii="Times New Roman" w:eastAsia="宋体" w:hAnsi="Times New Roman" w:cs="Times New Roman"/>
          <w:i/>
          <w:sz w:val="20"/>
          <w:szCs w:val="20"/>
        </w:rPr>
        <w:t>Prerequisite: Consent of instructor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5610 Electricity and Magnetism 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electrostatics, steady currents and the magnetic properties of matter.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PYS 5611 Electricity and Magnetism II………………………………………………………..……3(3-0)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the development of field theory leading to Maxwell’s equations, plane waves and solutions of Maxwell’s equations.  </w:t>
      </w:r>
      <w:r w:rsidRPr="00B84A8A">
        <w:rPr>
          <w:rFonts w:ascii="Times New Roman" w:eastAsia="宋体" w:hAnsi="Times New Roman" w:cs="Times New Roman"/>
          <w:i/>
          <w:sz w:val="20"/>
          <w:szCs w:val="20"/>
        </w:rPr>
        <w:t>Prerequisite:  Consent of Instructor</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5681 Introduction to Quantum Mechanics…………………………………………………...3(3-0)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B84A8A" w:rsidRPr="00B84A8A" w:rsidRDefault="00B84A8A" w:rsidP="00B84A8A">
      <w:pPr>
        <w:tabs>
          <w:tab w:val="left" w:pos="7740"/>
        </w:tabs>
        <w:spacing w:after="0"/>
        <w:ind w:left="360" w:right="1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5685 Seminar in the Teaching of Physics……………….………………………..…………..3(3-0)</w:t>
      </w:r>
    </w:p>
    <w:p w:rsidR="00B84A8A" w:rsidRPr="00B84A8A" w:rsidRDefault="00B84A8A" w:rsidP="00B84A8A">
      <w:pPr>
        <w:tabs>
          <w:tab w:val="left" w:pos="7740"/>
        </w:tabs>
        <w:spacing w:after="0"/>
        <w:ind w:left="360" w:right="1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methods of teaching physics stressing the planning of curricula and laboratory programs.</w:t>
      </w:r>
    </w:p>
    <w:p w:rsidR="00F42301" w:rsidRDefault="00F42301" w:rsidP="00C57415">
      <w:pPr>
        <w:widowControl w:val="0"/>
        <w:autoSpaceDE w:val="0"/>
        <w:autoSpaceDN w:val="0"/>
        <w:adjustRightInd w:val="0"/>
        <w:spacing w:before="13" w:after="0" w:line="250" w:lineRule="auto"/>
        <w:ind w:left="2298" w:right="851"/>
        <w:jc w:val="both"/>
        <w:rPr>
          <w:rFonts w:ascii="Times New Roman" w:hAnsi="Times New Roman"/>
          <w:color w:val="000000"/>
          <w:sz w:val="20"/>
          <w:szCs w:val="20"/>
        </w:rPr>
        <w:sectPr w:rsidR="00F42301" w:rsidSect="00B84A8A">
          <w:pgSz w:w="12240" w:h="15840"/>
          <w:pgMar w:top="280" w:right="1300" w:bottom="280" w:left="1530" w:header="0" w:footer="1034" w:gutter="0"/>
          <w:cols w:space="720" w:equalWidth="0">
            <w:col w:w="9410"/>
          </w:cols>
          <w:noEndnote/>
        </w:sectPr>
      </w:pPr>
    </w:p>
    <w:p w:rsidR="00F42301" w:rsidRDefault="00F42301" w:rsidP="00C57415">
      <w:pPr>
        <w:widowControl w:val="0"/>
        <w:autoSpaceDE w:val="0"/>
        <w:autoSpaceDN w:val="0"/>
        <w:adjustRightInd w:val="0"/>
        <w:spacing w:before="10" w:after="0" w:line="80" w:lineRule="exact"/>
        <w:rPr>
          <w:rFonts w:ascii="Times New Roman" w:hAnsi="Times New Roman"/>
          <w:color w:val="000000"/>
          <w:sz w:val="8"/>
          <w:szCs w:val="8"/>
        </w:rPr>
      </w:pPr>
    </w:p>
    <w:p w:rsidR="00F42301" w:rsidRDefault="00F42301" w:rsidP="00C57415">
      <w:pPr>
        <w:widowControl w:val="0"/>
        <w:autoSpaceDE w:val="0"/>
        <w:autoSpaceDN w:val="0"/>
        <w:adjustRightInd w:val="0"/>
        <w:spacing w:before="4" w:after="0" w:line="100" w:lineRule="exact"/>
        <w:rPr>
          <w:rFonts w:ascii="Times New Roman" w:hAnsi="Times New Roman"/>
          <w:color w:val="000000"/>
          <w:sz w:val="10"/>
          <w:szCs w:val="10"/>
        </w:rPr>
      </w:pPr>
    </w:p>
    <w:tbl>
      <w:tblPr>
        <w:tblW w:w="10186" w:type="dxa"/>
        <w:tblInd w:w="104" w:type="dxa"/>
        <w:tblLayout w:type="fixed"/>
        <w:tblCellMar>
          <w:left w:w="0" w:type="dxa"/>
          <w:right w:w="0" w:type="dxa"/>
        </w:tblCellMar>
        <w:tblLook w:val="0000"/>
      </w:tblPr>
      <w:tblGrid>
        <w:gridCol w:w="4846"/>
        <w:gridCol w:w="4320"/>
        <w:gridCol w:w="1020"/>
      </w:tblGrid>
      <w:tr w:rsidR="00F42301" w:rsidRPr="00FA7AC7" w:rsidTr="00DD3825">
        <w:trPr>
          <w:trHeight w:hRule="exact" w:val="235"/>
        </w:trPr>
        <w:tc>
          <w:tcPr>
            <w:tcW w:w="4846"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2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431"/>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102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846"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2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2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846"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2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2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E328FF">
      <w:pPr>
        <w:widowControl w:val="0"/>
        <w:tabs>
          <w:tab w:val="left" w:pos="9090"/>
        </w:tabs>
        <w:autoSpaceDE w:val="0"/>
        <w:autoSpaceDN w:val="0"/>
        <w:adjustRightInd w:val="0"/>
        <w:spacing w:before="17" w:after="0" w:line="220" w:lineRule="exact"/>
        <w:ind w:right="500" w:firstLine="0"/>
        <w:jc w:val="both"/>
        <w:rPr>
          <w:rFonts w:ascii="Times New Roman" w:hAnsi="Times New Roman"/>
        </w:rPr>
      </w:pPr>
    </w:p>
    <w:p w:rsidR="00F42301" w:rsidRPr="00601DCA" w:rsidRDefault="00284C41" w:rsidP="00601DCA">
      <w:pPr>
        <w:pStyle w:val="Heading1"/>
        <w:spacing w:before="0"/>
        <w:ind w:firstLine="0"/>
        <w:rPr>
          <w:rFonts w:ascii="Impact" w:hAnsi="Impact" w:cs="Impact"/>
          <w:color w:val="808080" w:themeColor="background1" w:themeShade="80"/>
          <w:sz w:val="40"/>
          <w:szCs w:val="40"/>
        </w:rPr>
      </w:pPr>
      <w:r w:rsidRPr="00284C41">
        <w:rPr>
          <w:rFonts w:ascii="Calibri" w:hAnsi="Calibri" w:cs="Times New Roman"/>
          <w:noProof/>
          <w:color w:val="808080" w:themeColor="background1" w:themeShade="80"/>
          <w:lang w:eastAsia="en-US"/>
        </w:rPr>
        <w:pict>
          <v:group id="_x0000_s3823" style="position:absolute;margin-left:263.8pt;margin-top:-55.05pt;width:31.2pt;height:31pt;z-index:-251549184;mso-position-horizontal-relative:page" coordorigin="5276,-1101" coordsize="624,620" o:allowincell="f">
            <v:rect id="_x0000_s3824" style="position:absolute;left:5281;top:-1096;width:613;height:610" o:allowincell="f" stroked="f">
              <v:path arrowok="t"/>
            </v:rect>
            <v:rect id="_x0000_s3825" style="position:absolute;left:5281;top:-1097;width:620;height:620;mso-position-horizontal-relative:page" o:allowincell="f" filled="f" stroked="f">
              <v:textbox style="mso-next-textbox:#_x0000_s382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30" w:name="_Toc294969792"/>
      <w:r w:rsidR="00F42301" w:rsidRPr="00601DCA">
        <w:rPr>
          <w:rFonts w:ascii="Impact" w:hAnsi="Impact" w:cs="Impact"/>
          <w:color w:val="808080" w:themeColor="background1" w:themeShade="80"/>
          <w:position w:val="-1"/>
          <w:sz w:val="40"/>
          <w:szCs w:val="40"/>
        </w:rPr>
        <w:t>SPECIAL EDUC</w:t>
      </w:r>
      <w:r w:rsidR="00F42301" w:rsidRPr="00601DCA">
        <w:rPr>
          <w:rFonts w:ascii="Impact" w:hAnsi="Impact" w:cs="Impact"/>
          <w:color w:val="808080" w:themeColor="background1" w:themeShade="80"/>
          <w:spacing w:val="-22"/>
          <w:position w:val="-1"/>
          <w:sz w:val="40"/>
          <w:szCs w:val="40"/>
        </w:rPr>
        <w:t>A</w:t>
      </w:r>
      <w:r w:rsidR="00F42301" w:rsidRPr="00601DCA">
        <w:rPr>
          <w:rFonts w:ascii="Impact" w:hAnsi="Impact" w:cs="Impact"/>
          <w:color w:val="808080" w:themeColor="background1" w:themeShade="80"/>
          <w:position w:val="-1"/>
          <w:sz w:val="40"/>
          <w:szCs w:val="40"/>
        </w:rPr>
        <w:t>TION</w:t>
      </w:r>
      <w:bookmarkEnd w:id="530"/>
    </w:p>
    <w:p w:rsidR="00F42301" w:rsidRDefault="00284C41" w:rsidP="002364D5">
      <w:pPr>
        <w:widowControl w:val="0"/>
        <w:tabs>
          <w:tab w:val="left" w:pos="9090"/>
        </w:tabs>
        <w:autoSpaceDE w:val="0"/>
        <w:autoSpaceDN w:val="0"/>
        <w:adjustRightInd w:val="0"/>
        <w:spacing w:before="31" w:after="0" w:line="250" w:lineRule="auto"/>
        <w:ind w:right="500" w:firstLine="360"/>
        <w:jc w:val="both"/>
        <w:rPr>
          <w:rFonts w:ascii="Times New Roman" w:hAnsi="Times New Roman"/>
          <w:color w:val="000000"/>
          <w:sz w:val="20"/>
          <w:szCs w:val="20"/>
        </w:rPr>
      </w:pPr>
      <w:r>
        <w:rPr>
          <w:rFonts w:ascii="Times New Roman" w:hAnsi="Times New Roman"/>
          <w:noProof/>
          <w:color w:val="000000"/>
          <w:sz w:val="20"/>
          <w:szCs w:val="20"/>
        </w:rPr>
        <w:pict>
          <v:shape id="_x0000_s7747" type="#_x0000_t202" style="position:absolute;left:0;text-align:left;margin-left:520.5pt;margin-top:115.05pt;width:1in;height:495.8pt;z-index:-251307520;mso-position-horizontal-relative:page;mso-position-vertical-relative:page" o:allowincell="f" filled="f" stroked="f">
            <v:textbox style="layout-flow:vertical;mso-next-textbox:#_x0000_s7747" inset="0,0,0,0">
              <w:txbxContent>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000000"/>
          <w:sz w:val="20"/>
          <w:szCs w:val="20"/>
        </w:rPr>
        <w:t>The M.Ed. degree programs in Special Education lead to</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-5 certification in Interrelated Special Education (mildly disabled) and Intellectual Disabilities (MR).</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Any person who has</w:t>
      </w:r>
      <w:r w:rsidR="00F42301">
        <w:rPr>
          <w:rFonts w:ascii="Times New Roman" w:hAnsi="Times New Roman"/>
          <w:color w:val="000000"/>
          <w:spacing w:val="-4"/>
          <w:sz w:val="20"/>
          <w:szCs w:val="20"/>
        </w:rPr>
        <w:t xml:space="preserve"> </w:t>
      </w:r>
      <w:r w:rsidR="00F42301">
        <w:rPr>
          <w:rFonts w:ascii="Times New Roman" w:hAnsi="Times New Roman"/>
          <w:color w:val="000000"/>
          <w:spacing w:val="-18"/>
          <w:sz w:val="20"/>
          <w:szCs w:val="20"/>
        </w:rPr>
        <w:t>T</w:t>
      </w:r>
      <w:r w:rsidR="00F42301">
        <w:rPr>
          <w:rFonts w:ascii="Times New Roman" w:hAnsi="Times New Roman"/>
          <w:color w:val="000000"/>
          <w:sz w:val="20"/>
          <w:szCs w:val="20"/>
        </w:rPr>
        <w:t>-4 cert</w:t>
      </w:r>
      <w:r w:rsidR="00F42301">
        <w:rPr>
          <w:rFonts w:ascii="Times New Roman" w:hAnsi="Times New Roman"/>
          <w:color w:val="000000"/>
          <w:spacing w:val="-4"/>
          <w:sz w:val="20"/>
          <w:szCs w:val="20"/>
        </w:rPr>
        <w:t>i</w:t>
      </w:r>
      <w:r w:rsidR="00F42301">
        <w:rPr>
          <w:rFonts w:ascii="Times New Roman" w:hAnsi="Times New Roman"/>
          <w:color w:val="000000"/>
          <w:sz w:val="20"/>
          <w:szCs w:val="20"/>
        </w:rPr>
        <w:t>fication in a teaching field or who has completed a fou</w:t>
      </w:r>
      <w:r w:rsidR="00F42301">
        <w:rPr>
          <w:rFonts w:ascii="Times New Roman" w:hAnsi="Times New Roman"/>
          <w:color w:val="000000"/>
          <w:spacing w:val="-4"/>
          <w:sz w:val="20"/>
          <w:szCs w:val="20"/>
        </w:rPr>
        <w:t>r</w:t>
      </w:r>
      <w:r w:rsidR="00F42301">
        <w:rPr>
          <w:rFonts w:ascii="Times New Roman" w:hAnsi="Times New Roman"/>
          <w:color w:val="000000"/>
          <w:sz w:val="20"/>
          <w:szCs w:val="20"/>
        </w:rPr>
        <w:t>-year degree program outside the field of teaching and meets the other admission criteria may pursue the master's-level programs.</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A</w:t>
      </w:r>
      <w:r w:rsidR="00F42301">
        <w:rPr>
          <w:rFonts w:ascii="Times New Roman" w:hAnsi="Times New Roman"/>
          <w:color w:val="000000"/>
          <w:spacing w:val="-11"/>
          <w:sz w:val="20"/>
          <w:szCs w:val="20"/>
        </w:rPr>
        <w:t xml:space="preserve"> </w:t>
      </w:r>
      <w:r w:rsidR="00F42301">
        <w:rPr>
          <w:rFonts w:ascii="Times New Roman" w:hAnsi="Times New Roman"/>
          <w:color w:val="000000"/>
          <w:sz w:val="20"/>
          <w:szCs w:val="20"/>
        </w:rPr>
        <w:t>degree in intellectual disabilities leads to certification in mental retardation. (Add-on certification re- quires a passing score on Praxis I/GACE Basic for admission and a passing score on Praxis II/GACE Content prior to the practicum.)</w:t>
      </w:r>
    </w:p>
    <w:p w:rsidR="00F42301" w:rsidRDefault="00F42301" w:rsidP="00E328FF">
      <w:pPr>
        <w:widowControl w:val="0"/>
        <w:tabs>
          <w:tab w:val="left" w:pos="9090"/>
        </w:tabs>
        <w:autoSpaceDE w:val="0"/>
        <w:autoSpaceDN w:val="0"/>
        <w:adjustRightInd w:val="0"/>
        <w:spacing w:before="1" w:after="0" w:line="200" w:lineRule="exact"/>
        <w:ind w:right="500" w:firstLine="0"/>
        <w:jc w:val="both"/>
        <w:rPr>
          <w:rFonts w:ascii="Times New Roman" w:hAnsi="Times New Roman"/>
          <w:color w:val="000000"/>
          <w:sz w:val="20"/>
          <w:szCs w:val="20"/>
        </w:rPr>
      </w:pPr>
    </w:p>
    <w:p w:rsidR="00F42301" w:rsidRPr="00601DCA" w:rsidRDefault="00F42301" w:rsidP="00601DCA">
      <w:pPr>
        <w:pStyle w:val="Heading2"/>
        <w:ind w:firstLine="0"/>
        <w:rPr>
          <w:rFonts w:ascii="Times New Roman" w:hAnsi="Times New Roman"/>
          <w:color w:val="808080" w:themeColor="background1" w:themeShade="80"/>
          <w:sz w:val="28"/>
          <w:szCs w:val="28"/>
        </w:rPr>
      </w:pPr>
      <w:bookmarkStart w:id="531" w:name="_Toc294969793"/>
      <w:r w:rsidRPr="00601DCA">
        <w:rPr>
          <w:rFonts w:ascii="Times New Roman" w:hAnsi="Times New Roman"/>
          <w:bCs w:val="0"/>
          <w:color w:val="808080" w:themeColor="background1" w:themeShade="80"/>
          <w:sz w:val="28"/>
          <w:szCs w:val="28"/>
        </w:rPr>
        <w:t>Deg</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ee P</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ogram Requi</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ements</w:t>
      </w:r>
      <w:bookmarkEnd w:id="531"/>
    </w:p>
    <w:p w:rsidR="00F42301" w:rsidRPr="00601DCA" w:rsidRDefault="00F42301" w:rsidP="00601DCA">
      <w:pPr>
        <w:widowControl w:val="0"/>
        <w:tabs>
          <w:tab w:val="left" w:pos="3720"/>
        </w:tabs>
        <w:autoSpaceDE w:val="0"/>
        <w:autoSpaceDN w:val="0"/>
        <w:adjustRightInd w:val="0"/>
        <w:spacing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1. Inter</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elated</w:t>
      </w:r>
      <w:r w:rsidR="00601DCA" w:rsidRPr="00601DCA">
        <w:rPr>
          <w:rFonts w:ascii="Times New Roman" w:hAnsi="Times New Roman"/>
          <w:b/>
          <w:bCs/>
          <w:color w:val="808080" w:themeColor="background1" w:themeShade="80"/>
          <w:sz w:val="24"/>
          <w:szCs w:val="24"/>
        </w:rPr>
        <w:tab/>
      </w:r>
    </w:p>
    <w:p w:rsidR="00F42301" w:rsidRPr="00601DCA" w:rsidRDefault="00F42301" w:rsidP="00E328FF">
      <w:pPr>
        <w:widowControl w:val="0"/>
        <w:autoSpaceDE w:val="0"/>
        <w:autoSpaceDN w:val="0"/>
        <w:adjustRightInd w:val="0"/>
        <w:spacing w:before="14"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5"/>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6"/>
          <w:sz w:val="24"/>
          <w:szCs w:val="24"/>
        </w:rPr>
        <w:t xml:space="preserve"> </w:t>
      </w:r>
      <w:r w:rsidRPr="00601DCA">
        <w:rPr>
          <w:rFonts w:ascii="Times New Roman" w:hAnsi="Times New Roman"/>
          <w:b/>
          <w:bCs/>
          <w:color w:val="808080" w:themeColor="background1" w:themeShade="80"/>
          <w:sz w:val="24"/>
          <w:szCs w:val="24"/>
        </w:rPr>
        <w:t>- Natu</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 of the Learner</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F42301" w:rsidRPr="00FA7AC7" w:rsidTr="00E328FF">
        <w:trPr>
          <w:trHeight w:hRule="exact" w:val="287"/>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41"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9" w:firstLine="0"/>
              <w:jc w:val="both"/>
              <w:rPr>
                <w:rFonts w:ascii="Times New Roman" w:hAnsi="Times New Roman"/>
                <w:sz w:val="24"/>
                <w:szCs w:val="24"/>
              </w:rPr>
            </w:pPr>
            <w:r w:rsidRPr="00FA7AC7">
              <w:rPr>
                <w:rFonts w:ascii="Times New Roman" w:hAnsi="Times New Roman"/>
                <w:sz w:val="20"/>
                <w:szCs w:val="20"/>
              </w:rPr>
              <w:t>5500</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Child Development</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5509</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5515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5520</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E328FF">
        <w:trPr>
          <w:trHeight w:hRule="exact" w:val="24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E328FF">
        <w:trPr>
          <w:trHeight w:hRule="exact" w:val="320"/>
        </w:trPr>
        <w:tc>
          <w:tcPr>
            <w:tcW w:w="85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5542</w:t>
            </w:r>
          </w:p>
        </w:tc>
        <w:tc>
          <w:tcPr>
            <w:tcW w:w="651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E328FF">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F42301" w:rsidRPr="00601DCA" w:rsidRDefault="00F42301" w:rsidP="00E328FF">
      <w:pPr>
        <w:widowControl w:val="0"/>
        <w:autoSpaceDE w:val="0"/>
        <w:autoSpaceDN w:val="0"/>
        <w:adjustRightInd w:val="0"/>
        <w:spacing w:before="14"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F42301" w:rsidRPr="00FA7AC7" w:rsidTr="00E328FF">
        <w:trPr>
          <w:trHeight w:hRule="exact" w:val="287"/>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before="34" w:after="0"/>
              <w:ind w:right="330" w:firstLine="0"/>
              <w:jc w:val="both"/>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E328FF">
        <w:trPr>
          <w:trHeight w:hRule="exact" w:val="24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E328FF">
        <w:trPr>
          <w:trHeight w:hRule="exact" w:val="320"/>
        </w:trPr>
        <w:tc>
          <w:tcPr>
            <w:tcW w:w="852"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2364D5">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F42301" w:rsidRPr="00FA7AC7" w:rsidRDefault="00F42301" w:rsidP="00E328FF">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E328FF">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F42301" w:rsidRPr="00601DCA" w:rsidRDefault="00F42301" w:rsidP="002364D5">
      <w:pPr>
        <w:widowControl w:val="0"/>
        <w:autoSpaceDE w:val="0"/>
        <w:autoSpaceDN w:val="0"/>
        <w:adjustRightInd w:val="0"/>
        <w:spacing w:before="14"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p w:rsidR="002364D5" w:rsidRDefault="00F42301" w:rsidP="002364D5">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 xml:space="preserve">5555** </w:t>
      </w:r>
      <w:r w:rsidR="002364D5">
        <w:rPr>
          <w:rFonts w:ascii="Times New Roman" w:hAnsi="Times New Roman"/>
          <w:sz w:val="20"/>
          <w:szCs w:val="20"/>
        </w:rPr>
        <w:tab/>
      </w:r>
      <w:r>
        <w:rPr>
          <w:rFonts w:ascii="Times New Roman" w:hAnsi="Times New Roman"/>
          <w:sz w:val="20"/>
          <w:szCs w:val="20"/>
        </w:rPr>
        <w:t xml:space="preserve">Diagnosis and Remediation in Reading (or equivalent) </w:t>
      </w:r>
    </w:p>
    <w:p w:rsidR="00F42301" w:rsidRDefault="00F42301" w:rsidP="002364D5">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5501** </w:t>
      </w:r>
      <w:r w:rsidR="002364D5">
        <w:rPr>
          <w:rFonts w:ascii="Times New Roman" w:hAnsi="Times New Roman"/>
          <w:sz w:val="20"/>
          <w:szCs w:val="20"/>
        </w:rPr>
        <w:tab/>
      </w:r>
      <w:r>
        <w:rPr>
          <w:rFonts w:ascii="Times New Roman" w:hAnsi="Times New Roman"/>
          <w:sz w:val="20"/>
          <w:szCs w:val="20"/>
        </w:rPr>
        <w:t>Exceptional Child</w:t>
      </w:r>
    </w:p>
    <w:p w:rsidR="002364D5" w:rsidRDefault="00F42301" w:rsidP="002364D5">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5512** </w:t>
      </w:r>
      <w:r w:rsidR="002364D5">
        <w:rPr>
          <w:rFonts w:ascii="Times New Roman" w:hAnsi="Times New Roman"/>
          <w:sz w:val="20"/>
          <w:szCs w:val="20"/>
        </w:rPr>
        <w:tab/>
      </w:r>
      <w:r>
        <w:rPr>
          <w:rFonts w:ascii="Times New Roman" w:hAnsi="Times New Roman"/>
          <w:sz w:val="20"/>
          <w:szCs w:val="20"/>
        </w:rPr>
        <w:t>Characteristics of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with Mild Learning,</w:t>
      </w:r>
    </w:p>
    <w:p w:rsidR="00F42301" w:rsidRDefault="002364D5" w:rsidP="002364D5">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F42301">
        <w:rPr>
          <w:rFonts w:ascii="Times New Roman" w:hAnsi="Times New Roman"/>
          <w:sz w:val="20"/>
          <w:szCs w:val="20"/>
        </w:rPr>
        <w:t xml:space="preserve"> Intellectual and/or Behavioral Disabilities</w:t>
      </w:r>
    </w:p>
    <w:p w:rsidR="00F42301" w:rsidRDefault="00F42301" w:rsidP="002364D5">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2364D5"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5530</w:t>
      </w:r>
      <w:r>
        <w:rPr>
          <w:rFonts w:ascii="Times New Roman" w:hAnsi="Times New Roman"/>
          <w:sz w:val="20"/>
          <w:szCs w:val="20"/>
        </w:rPr>
        <w:tab/>
        <w:t xml:space="preserve">Counseling Parents of Exceptional Children </w:t>
      </w:r>
    </w:p>
    <w:p w:rsidR="002364D5"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 xml:space="preserve">Assessment of Exceptional Children </w:t>
      </w:r>
    </w:p>
    <w:p w:rsidR="00F42301" w:rsidRDefault="00F42301" w:rsidP="002364D5">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5563</w:t>
      </w:r>
      <w:r>
        <w:rPr>
          <w:rFonts w:ascii="Times New Roman" w:hAnsi="Times New Roman"/>
          <w:sz w:val="20"/>
          <w:szCs w:val="20"/>
        </w:rPr>
        <w:tab/>
        <w:t>Issues in Interrelated Special Education</w:t>
      </w:r>
    </w:p>
    <w:p w:rsidR="00F42301" w:rsidRDefault="00F42301" w:rsidP="002364D5">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F42301" w:rsidRDefault="00F42301" w:rsidP="002364D5">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F42301" w:rsidRDefault="00F42301" w:rsidP="002364D5">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F42301" w:rsidRDefault="00F42301" w:rsidP="002364D5">
      <w:pPr>
        <w:widowControl w:val="0"/>
        <w:tabs>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*Required course.</w:t>
      </w:r>
    </w:p>
    <w:p w:rsidR="002364D5" w:rsidRDefault="00F42301" w:rsidP="002364D5">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 xml:space="preserve">**Required unless previously fulfilled. </w:t>
      </w:r>
    </w:p>
    <w:p w:rsidR="00F42301" w:rsidRDefault="00F42301" w:rsidP="002364D5">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E328FF">
      <w:pPr>
        <w:widowControl w:val="0"/>
        <w:tabs>
          <w:tab w:val="left" w:pos="9090"/>
        </w:tabs>
        <w:autoSpaceDE w:val="0"/>
        <w:autoSpaceDN w:val="0"/>
        <w:adjustRightInd w:val="0"/>
        <w:spacing w:before="17" w:after="0" w:line="200" w:lineRule="exact"/>
        <w:ind w:right="500" w:firstLine="0"/>
        <w:jc w:val="both"/>
        <w:rPr>
          <w:rFonts w:ascii="Times New Roman" w:hAnsi="Times New Roman"/>
          <w:sz w:val="20"/>
          <w:szCs w:val="20"/>
        </w:rPr>
      </w:pPr>
    </w:p>
    <w:p w:rsidR="00F42301" w:rsidRPr="00601DCA" w:rsidRDefault="00F42301" w:rsidP="002364D5">
      <w:pPr>
        <w:widowControl w:val="0"/>
        <w:autoSpaceDE w:val="0"/>
        <w:autoSpaceDN w:val="0"/>
        <w:adjustRightInd w:val="0"/>
        <w:spacing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F42301" w:rsidRDefault="00F42301" w:rsidP="002364D5">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E328FF">
      <w:pPr>
        <w:widowControl w:val="0"/>
        <w:tabs>
          <w:tab w:val="left" w:pos="9090"/>
        </w:tabs>
        <w:autoSpaceDE w:val="0"/>
        <w:autoSpaceDN w:val="0"/>
        <w:adjustRightInd w:val="0"/>
        <w:spacing w:before="6" w:after="0" w:line="220" w:lineRule="exact"/>
        <w:ind w:right="500" w:firstLine="0"/>
        <w:jc w:val="both"/>
        <w:rPr>
          <w:rFonts w:ascii="Times New Roman" w:hAnsi="Times New Roman"/>
        </w:rPr>
      </w:pPr>
    </w:p>
    <w:p w:rsidR="00F42301" w:rsidRPr="00601DCA" w:rsidRDefault="00F42301" w:rsidP="002364D5">
      <w:pPr>
        <w:widowControl w:val="0"/>
        <w:autoSpaceDE w:val="0"/>
        <w:autoSpaceDN w:val="0"/>
        <w:adjustRightInd w:val="0"/>
        <w:spacing w:after="0"/>
        <w:ind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3hrs</w:t>
      </w:r>
    </w:p>
    <w:p w:rsidR="00F42301" w:rsidRDefault="00F42301" w:rsidP="002364D5">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E328FF">
      <w:pPr>
        <w:widowControl w:val="0"/>
        <w:tabs>
          <w:tab w:val="left" w:pos="9090"/>
        </w:tabs>
        <w:autoSpaceDE w:val="0"/>
        <w:autoSpaceDN w:val="0"/>
        <w:adjustRightInd w:val="0"/>
        <w:spacing w:before="7" w:after="0" w:line="240" w:lineRule="exact"/>
        <w:ind w:right="500" w:firstLine="0"/>
        <w:jc w:val="both"/>
        <w:rPr>
          <w:rFonts w:ascii="Times New Roman" w:hAnsi="Times New Roman"/>
          <w:sz w:val="24"/>
          <w:szCs w:val="24"/>
        </w:rPr>
      </w:pP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F42301" w:rsidRDefault="00F42301" w:rsidP="00E328FF">
      <w:pPr>
        <w:widowControl w:val="0"/>
        <w:tabs>
          <w:tab w:val="left" w:pos="9090"/>
        </w:tabs>
        <w:autoSpaceDE w:val="0"/>
        <w:autoSpaceDN w:val="0"/>
        <w:adjustRightInd w:val="0"/>
        <w:spacing w:after="0"/>
        <w:ind w:right="500" w:firstLine="0"/>
        <w:jc w:val="both"/>
        <w:rPr>
          <w:rFonts w:ascii="Times New Roman" w:hAnsi="Times New Roman"/>
          <w:sz w:val="20"/>
          <w:szCs w:val="20"/>
        </w:rPr>
        <w:sectPr w:rsidR="00F42301" w:rsidSect="008A7386">
          <w:footerReference w:type="even" r:id="rId66"/>
          <w:footerReference w:type="default" r:id="rId67"/>
          <w:pgSz w:w="12240" w:h="15840"/>
          <w:pgMar w:top="260" w:right="1300" w:bottom="280" w:left="1260" w:header="0" w:footer="968" w:gutter="0"/>
          <w:cols w:space="720" w:equalWidth="0">
            <w:col w:w="9680"/>
          </w:cols>
          <w:noEndnote/>
        </w:sectPr>
      </w:pPr>
    </w:p>
    <w:p w:rsidR="00F42301" w:rsidRDefault="00F42301" w:rsidP="00C57415">
      <w:pPr>
        <w:widowControl w:val="0"/>
        <w:autoSpaceDE w:val="0"/>
        <w:autoSpaceDN w:val="0"/>
        <w:adjustRightInd w:val="0"/>
        <w:spacing w:before="4" w:after="0" w:line="100" w:lineRule="exact"/>
        <w:rPr>
          <w:rFonts w:ascii="Times New Roman" w:hAnsi="Times New Roman"/>
          <w:sz w:val="10"/>
          <w:szCs w:val="10"/>
        </w:rPr>
      </w:pPr>
    </w:p>
    <w:tbl>
      <w:tblPr>
        <w:tblW w:w="10440" w:type="dxa"/>
        <w:tblInd w:w="-720" w:type="dxa"/>
        <w:tblLayout w:type="fixed"/>
        <w:tblCellMar>
          <w:left w:w="0" w:type="dxa"/>
          <w:right w:w="0" w:type="dxa"/>
        </w:tblCellMar>
        <w:tblLook w:val="0000"/>
      </w:tblPr>
      <w:tblGrid>
        <w:gridCol w:w="1350"/>
        <w:gridCol w:w="4560"/>
        <w:gridCol w:w="4530"/>
      </w:tblGrid>
      <w:tr w:rsidR="00F42301" w:rsidRPr="00FA7AC7" w:rsidTr="00DD3825">
        <w:trPr>
          <w:trHeight w:hRule="exact" w:val="235"/>
        </w:trPr>
        <w:tc>
          <w:tcPr>
            <w:tcW w:w="13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DD3825">
            <w:pPr>
              <w:widowControl w:val="0"/>
              <w:tabs>
                <w:tab w:val="left" w:pos="554"/>
              </w:tabs>
              <w:autoSpaceDE w:val="0"/>
              <w:autoSpaceDN w:val="0"/>
              <w:adjustRightInd w:val="0"/>
              <w:spacing w:after="0"/>
              <w:ind w:left="540" w:hanging="86"/>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PECIAL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E</w:t>
            </w:r>
            <w:r w:rsidRPr="00FA7AC7">
              <w:rPr>
                <w:rFonts w:ascii="Times New Roman" w:hAnsi="Times New Roman"/>
                <w:b/>
                <w:bCs/>
                <w:color w:val="191919"/>
                <w:sz w:val="27"/>
                <w:szCs w:val="27"/>
              </w:rPr>
              <w:t>DUC</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w:t>
            </w:r>
          </w:p>
        </w:tc>
        <w:tc>
          <w:tcPr>
            <w:tcW w:w="453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13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3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13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3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6" w:after="0" w:line="180" w:lineRule="exact"/>
        <w:rPr>
          <w:rFonts w:ascii="Times New Roman" w:hAnsi="Times New Roman"/>
          <w:sz w:val="18"/>
          <w:szCs w:val="18"/>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Pr="00601DCA" w:rsidRDefault="00284C41" w:rsidP="00752F60">
      <w:pPr>
        <w:widowControl w:val="0"/>
        <w:autoSpaceDE w:val="0"/>
        <w:autoSpaceDN w:val="0"/>
        <w:adjustRightInd w:val="0"/>
        <w:spacing w:before="14" w:after="0"/>
        <w:ind w:left="630" w:firstLine="0"/>
        <w:jc w:val="both"/>
        <w:rPr>
          <w:rFonts w:ascii="Times New Roman" w:hAnsi="Times New Roman"/>
          <w:color w:val="808080" w:themeColor="background1" w:themeShade="80"/>
          <w:sz w:val="24"/>
          <w:szCs w:val="24"/>
        </w:rPr>
      </w:pPr>
      <w:r w:rsidRPr="00284C41">
        <w:rPr>
          <w:rFonts w:ascii="Calibri" w:hAnsi="Calibri"/>
          <w:noProof/>
          <w:color w:val="808080" w:themeColor="background1" w:themeShade="80"/>
          <w:sz w:val="24"/>
          <w:szCs w:val="24"/>
          <w:lang w:eastAsia="en-US"/>
        </w:rPr>
        <w:pict>
          <v:group id="_x0000_s3828" style="position:absolute;left:0;text-align:left;margin-left:315.25pt;margin-top:-52.55pt;width:31.2pt;height:31.05pt;z-index:-251546112;mso-position-horizontal-relative:page" coordorigin="6305,-1051" coordsize="624,621" o:allowincell="f">
            <v:rect id="_x0000_s3829" style="position:absolute;left:6310;top:-1046;width:613;height:610" o:allowincell="f" stroked="f">
              <v:path arrowok="t"/>
            </v:rect>
            <v:rect id="_x0000_s3830" style="position:absolute;left:6310;top:-1046;width:620;height:620;mso-position-horizontal-relative:page" o:allowincell="f" filled="f" stroked="f">
              <v:textbox style="mso-next-textbox:#_x0000_s3830"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8"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sidRPr="00601DCA">
        <w:rPr>
          <w:rFonts w:ascii="Times New Roman" w:hAnsi="Times New Roman"/>
          <w:b/>
          <w:bCs/>
          <w:color w:val="808080" w:themeColor="background1" w:themeShade="80"/>
          <w:sz w:val="24"/>
          <w:szCs w:val="24"/>
        </w:rPr>
        <w:t>II. Intellectual Disabilities (MR)</w:t>
      </w:r>
    </w:p>
    <w:p w:rsidR="00F42301" w:rsidRPr="00601DCA" w:rsidRDefault="00F42301" w:rsidP="00752F60">
      <w:pPr>
        <w:widowControl w:val="0"/>
        <w:autoSpaceDE w:val="0"/>
        <w:autoSpaceDN w:val="0"/>
        <w:adjustRightInd w:val="0"/>
        <w:spacing w:after="0" w:line="150" w:lineRule="exact"/>
        <w:ind w:left="630" w:firstLine="0"/>
        <w:jc w:val="both"/>
        <w:rPr>
          <w:rFonts w:ascii="Times New Roman" w:hAnsi="Times New Roman"/>
          <w:color w:val="808080" w:themeColor="background1" w:themeShade="80"/>
          <w:sz w:val="24"/>
          <w:szCs w:val="24"/>
        </w:rPr>
      </w:pPr>
    </w:p>
    <w:p w:rsidR="00F42301" w:rsidRPr="00601DCA" w:rsidRDefault="00F42301" w:rsidP="00752F60">
      <w:pPr>
        <w:widowControl w:val="0"/>
        <w:autoSpaceDE w:val="0"/>
        <w:autoSpaceDN w:val="0"/>
        <w:adjustRightInd w:val="0"/>
        <w:spacing w:after="0" w:line="200" w:lineRule="exact"/>
        <w:ind w:left="630" w:firstLine="0"/>
        <w:jc w:val="both"/>
        <w:rPr>
          <w:rFonts w:ascii="Times New Roman" w:hAnsi="Times New Roman"/>
          <w:color w:val="808080" w:themeColor="background1" w:themeShade="80"/>
          <w:sz w:val="24"/>
          <w:szCs w:val="24"/>
        </w:rPr>
      </w:pPr>
    </w:p>
    <w:p w:rsidR="00F42301" w:rsidRPr="00601DCA" w:rsidRDefault="00284C41" w:rsidP="00752F60">
      <w:pPr>
        <w:widowControl w:val="0"/>
        <w:tabs>
          <w:tab w:val="left" w:pos="8160"/>
        </w:tabs>
        <w:autoSpaceDE w:val="0"/>
        <w:autoSpaceDN w:val="0"/>
        <w:adjustRightInd w:val="0"/>
        <w:spacing w:after="0"/>
        <w:ind w:left="630" w:firstLine="0"/>
        <w:jc w:val="both"/>
        <w:rPr>
          <w:rFonts w:ascii="Times New Roman" w:hAnsi="Times New Roman"/>
          <w:color w:val="808080" w:themeColor="background1" w:themeShade="80"/>
          <w:sz w:val="24"/>
          <w:szCs w:val="24"/>
        </w:rPr>
      </w:pPr>
      <w:r>
        <w:rPr>
          <w:rFonts w:ascii="Times New Roman" w:hAnsi="Times New Roman"/>
          <w:noProof/>
          <w:color w:val="808080" w:themeColor="background1" w:themeShade="80"/>
          <w:sz w:val="24"/>
          <w:szCs w:val="24"/>
        </w:rPr>
        <w:pict>
          <v:shape id="_x0000_s7748" type="#_x0000_t202" style="position:absolute;left:0;text-align:left;margin-left:20.1pt;margin-top:13.7pt;width:1in;height:532.75pt;z-index:-251306496;mso-position-horizontal-relative:page" o:allowincell="f" filled="f" stroked="f">
            <v:textbox style="layout-flow:vertical;mso-layout-flow-alt:bottom-to-top;mso-next-textbox:#_x0000_s7748" inset="0,0,0,0">
              <w:txbxContent>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752F60" w:rsidRPr="00601DCA">
        <w:rPr>
          <w:rFonts w:ascii="Times New Roman" w:hAnsi="Times New Roman"/>
          <w:b/>
          <w:bCs/>
          <w:color w:val="808080" w:themeColor="background1" w:themeShade="80"/>
          <w:spacing w:val="-5"/>
          <w:sz w:val="24"/>
          <w:szCs w:val="24"/>
        </w:rPr>
        <w:t>A</w:t>
      </w:r>
      <w:r w:rsidR="00F42301" w:rsidRPr="00601DCA">
        <w:rPr>
          <w:rFonts w:ascii="Times New Roman" w:hAnsi="Times New Roman"/>
          <w:b/>
          <w:bCs/>
          <w:color w:val="808080" w:themeColor="background1" w:themeShade="80"/>
          <w:spacing w:val="-5"/>
          <w:sz w:val="24"/>
          <w:szCs w:val="24"/>
        </w:rPr>
        <w:t>r</w:t>
      </w:r>
      <w:r w:rsidR="00F42301" w:rsidRPr="00601DCA">
        <w:rPr>
          <w:rFonts w:ascii="Times New Roman" w:hAnsi="Times New Roman"/>
          <w:b/>
          <w:bCs/>
          <w:color w:val="808080" w:themeColor="background1" w:themeShade="80"/>
          <w:sz w:val="24"/>
          <w:szCs w:val="24"/>
        </w:rPr>
        <w:t>ea</w:t>
      </w:r>
      <w:r w:rsidR="00F42301" w:rsidRPr="00601DCA">
        <w:rPr>
          <w:rFonts w:ascii="Times New Roman" w:hAnsi="Times New Roman"/>
          <w:b/>
          <w:bCs/>
          <w:color w:val="808080" w:themeColor="background1" w:themeShade="80"/>
          <w:spacing w:val="-15"/>
          <w:sz w:val="24"/>
          <w:szCs w:val="24"/>
        </w:rPr>
        <w:t xml:space="preserve"> </w:t>
      </w:r>
      <w:r w:rsidR="00F42301" w:rsidRPr="00601DCA">
        <w:rPr>
          <w:rFonts w:ascii="Times New Roman" w:hAnsi="Times New Roman"/>
          <w:b/>
          <w:bCs/>
          <w:color w:val="808080" w:themeColor="background1" w:themeShade="80"/>
          <w:sz w:val="24"/>
          <w:szCs w:val="24"/>
        </w:rPr>
        <w:t>A</w:t>
      </w:r>
      <w:r w:rsidR="00F42301" w:rsidRPr="00601DCA">
        <w:rPr>
          <w:rFonts w:ascii="Times New Roman" w:hAnsi="Times New Roman"/>
          <w:b/>
          <w:bCs/>
          <w:color w:val="808080" w:themeColor="background1" w:themeShade="80"/>
          <w:spacing w:val="-16"/>
          <w:sz w:val="24"/>
          <w:szCs w:val="24"/>
        </w:rPr>
        <w:t xml:space="preserve"> </w:t>
      </w:r>
      <w:r w:rsidR="00F42301" w:rsidRPr="00601DCA">
        <w:rPr>
          <w:rFonts w:ascii="Times New Roman" w:hAnsi="Times New Roman"/>
          <w:b/>
          <w:bCs/>
          <w:color w:val="808080" w:themeColor="background1" w:themeShade="80"/>
          <w:sz w:val="24"/>
          <w:szCs w:val="24"/>
        </w:rPr>
        <w:t>- Natu</w:t>
      </w:r>
      <w:r w:rsidR="00F42301" w:rsidRPr="00601DCA">
        <w:rPr>
          <w:rFonts w:ascii="Times New Roman" w:hAnsi="Times New Roman"/>
          <w:b/>
          <w:bCs/>
          <w:color w:val="808080" w:themeColor="background1" w:themeShade="80"/>
          <w:spacing w:val="-5"/>
          <w:sz w:val="24"/>
          <w:szCs w:val="24"/>
        </w:rPr>
        <w:t>r</w:t>
      </w:r>
      <w:r w:rsidR="00F42301" w:rsidRPr="00601DCA">
        <w:rPr>
          <w:rFonts w:ascii="Times New Roman" w:hAnsi="Times New Roman"/>
          <w:b/>
          <w:bCs/>
          <w:color w:val="808080" w:themeColor="background1" w:themeShade="80"/>
          <w:sz w:val="24"/>
          <w:szCs w:val="24"/>
        </w:rPr>
        <w:t>e of the Learner</w:t>
      </w:r>
      <w:r w:rsidR="00F42301"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F42301" w:rsidRPr="00FA7AC7" w:rsidTr="00752F60">
        <w:trPr>
          <w:trHeight w:hRule="exact" w:val="287"/>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left="34" w:firstLine="0"/>
              <w:jc w:val="both"/>
              <w:rPr>
                <w:rFonts w:ascii="Times New Roman" w:hAnsi="Times New Roman"/>
                <w:sz w:val="24"/>
                <w:szCs w:val="24"/>
              </w:rPr>
            </w:pPr>
            <w:r w:rsidRPr="00FA7AC7">
              <w:rPr>
                <w:rFonts w:ascii="Times New Roman" w:hAnsi="Times New Roman"/>
                <w:sz w:val="20"/>
                <w:szCs w:val="20"/>
              </w:rPr>
              <w:t>5500</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Child Development</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5509</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5515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Educational Psychology</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5520</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Developmental Psychology</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Conditions of Learning</w:t>
            </w:r>
          </w:p>
        </w:tc>
      </w:tr>
      <w:tr w:rsidR="00F42301" w:rsidRPr="00FA7AC7" w:rsidTr="00752F60">
        <w:trPr>
          <w:trHeight w:hRule="exact" w:val="32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34" w:firstLine="0"/>
              <w:jc w:val="both"/>
              <w:rPr>
                <w:rFonts w:ascii="Times New Roman" w:hAnsi="Times New Roman"/>
                <w:sz w:val="24"/>
                <w:szCs w:val="24"/>
              </w:rPr>
            </w:pPr>
            <w:r w:rsidRPr="00FA7AC7">
              <w:rPr>
                <w:rFonts w:ascii="Times New Roman" w:hAnsi="Times New Roman"/>
                <w:sz w:val="20"/>
                <w:szCs w:val="20"/>
              </w:rPr>
              <w:t>5542</w:t>
            </w:r>
          </w:p>
        </w:tc>
        <w:tc>
          <w:tcPr>
            <w:tcW w:w="514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F42301" w:rsidRDefault="00F42301" w:rsidP="00752F60">
      <w:pPr>
        <w:widowControl w:val="0"/>
        <w:autoSpaceDE w:val="0"/>
        <w:autoSpaceDN w:val="0"/>
        <w:adjustRightInd w:val="0"/>
        <w:spacing w:before="3" w:after="0" w:line="110" w:lineRule="exact"/>
        <w:ind w:left="630" w:firstLine="0"/>
        <w:jc w:val="both"/>
        <w:rPr>
          <w:rFonts w:ascii="Times New Roman" w:hAnsi="Times New Roman"/>
          <w:sz w:val="11"/>
          <w:szCs w:val="11"/>
        </w:rPr>
      </w:pPr>
    </w:p>
    <w:p w:rsidR="00F42301" w:rsidRPr="00601DCA" w:rsidRDefault="00F42301" w:rsidP="00752F60">
      <w:pPr>
        <w:widowControl w:val="0"/>
        <w:tabs>
          <w:tab w:val="left" w:pos="8160"/>
        </w:tabs>
        <w:autoSpaceDE w:val="0"/>
        <w:autoSpaceDN w:val="0"/>
        <w:adjustRightInd w:val="0"/>
        <w:spacing w:before="14" w:after="0"/>
        <w:ind w:left="63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 of the School</w:t>
      </w:r>
      <w:r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F42301" w:rsidRPr="00FA7AC7" w:rsidTr="00752F60">
        <w:trPr>
          <w:trHeight w:hRule="exact" w:val="287"/>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5504</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5509</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Philosophy of Education</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5512</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F42301" w:rsidRPr="00FA7AC7" w:rsidTr="00752F60">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5538</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Curriculum Planning</w:t>
            </w:r>
          </w:p>
        </w:tc>
      </w:tr>
      <w:tr w:rsidR="00F42301" w:rsidRPr="00FA7AC7" w:rsidTr="00752F60">
        <w:trPr>
          <w:trHeight w:hRule="exact" w:val="32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5540</w:t>
            </w:r>
          </w:p>
        </w:tc>
        <w:tc>
          <w:tcPr>
            <w:tcW w:w="4876"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F42301" w:rsidRDefault="00F42301" w:rsidP="00752F60">
      <w:pPr>
        <w:widowControl w:val="0"/>
        <w:autoSpaceDE w:val="0"/>
        <w:autoSpaceDN w:val="0"/>
        <w:adjustRightInd w:val="0"/>
        <w:spacing w:before="3" w:after="0" w:line="110" w:lineRule="exact"/>
        <w:ind w:left="630" w:firstLine="0"/>
        <w:jc w:val="both"/>
        <w:rPr>
          <w:rFonts w:ascii="Times New Roman" w:hAnsi="Times New Roman"/>
          <w:sz w:val="11"/>
          <w:szCs w:val="11"/>
        </w:rPr>
      </w:pPr>
    </w:p>
    <w:p w:rsidR="00F42301" w:rsidRPr="00601DCA" w:rsidRDefault="00F42301" w:rsidP="00752F60">
      <w:pPr>
        <w:widowControl w:val="0"/>
        <w:tabs>
          <w:tab w:val="left" w:pos="8020"/>
        </w:tabs>
        <w:autoSpaceDE w:val="0"/>
        <w:autoSpaceDN w:val="0"/>
        <w:adjustRightInd w:val="0"/>
        <w:spacing w:before="14" w:after="0"/>
        <w:ind w:left="63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F42301" w:rsidRPr="00FA7AC7" w:rsidTr="00C57415">
        <w:trPr>
          <w:trHeight w:hRule="exact" w:val="287"/>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5555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before="34" w:after="0"/>
              <w:ind w:left="630" w:firstLine="0"/>
              <w:jc w:val="both"/>
              <w:rPr>
                <w:rFonts w:ascii="Times New Roman" w:hAnsi="Times New Roman"/>
                <w:sz w:val="24"/>
                <w:szCs w:val="24"/>
              </w:rPr>
            </w:pPr>
            <w:r w:rsidRPr="00FA7AC7">
              <w:rPr>
                <w:rFonts w:ascii="Times New Roman" w:hAnsi="Times New Roman"/>
                <w:sz w:val="20"/>
                <w:szCs w:val="20"/>
              </w:rPr>
              <w:t>Diagnosis and Remediation Reading (or equivalent)</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5501*</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Exceptional Child</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Counseling Parents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Issues in Interrelated Special Education</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5573</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Practicum in Intellectual Disabilities</w:t>
            </w:r>
          </w:p>
        </w:tc>
      </w:tr>
      <w:tr w:rsidR="00F42301" w:rsidRPr="00FA7AC7" w:rsidTr="00C57415">
        <w:trPr>
          <w:trHeight w:hRule="exact" w:val="24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F42301" w:rsidRPr="00FA7AC7" w:rsidTr="00C57415">
        <w:trPr>
          <w:trHeight w:hRule="exact" w:val="260"/>
        </w:trPr>
        <w:tc>
          <w:tcPr>
            <w:tcW w:w="852"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F42301" w:rsidRPr="00FA7AC7" w:rsidRDefault="00F42301" w:rsidP="00601DCA">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F42301" w:rsidRPr="00FA7AC7" w:rsidRDefault="00F42301" w:rsidP="00752F60">
            <w:pPr>
              <w:widowControl w:val="0"/>
              <w:autoSpaceDE w:val="0"/>
              <w:autoSpaceDN w:val="0"/>
              <w:adjustRightInd w:val="0"/>
              <w:spacing w:after="0" w:line="217" w:lineRule="exact"/>
              <w:ind w:left="63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F42301" w:rsidRDefault="00F42301" w:rsidP="00752F60">
      <w:pPr>
        <w:widowControl w:val="0"/>
        <w:autoSpaceDE w:val="0"/>
        <w:autoSpaceDN w:val="0"/>
        <w:adjustRightInd w:val="0"/>
        <w:spacing w:after="0" w:line="200" w:lineRule="exact"/>
        <w:ind w:left="630" w:firstLine="0"/>
        <w:jc w:val="both"/>
        <w:rPr>
          <w:rFonts w:ascii="Times New Roman" w:hAnsi="Times New Roman"/>
          <w:sz w:val="20"/>
          <w:szCs w:val="20"/>
        </w:rPr>
      </w:pPr>
      <w:r>
        <w:rPr>
          <w:rFonts w:ascii="Times New Roman" w:hAnsi="Times New Roman"/>
          <w:sz w:val="20"/>
          <w:szCs w:val="20"/>
        </w:rPr>
        <w:t>*Required course.</w:t>
      </w:r>
    </w:p>
    <w:p w:rsidR="00F42301" w:rsidRDefault="00F42301" w:rsidP="00752F60">
      <w:pPr>
        <w:widowControl w:val="0"/>
        <w:autoSpaceDE w:val="0"/>
        <w:autoSpaceDN w:val="0"/>
        <w:adjustRightInd w:val="0"/>
        <w:spacing w:before="10" w:after="0"/>
        <w:ind w:left="630" w:firstLine="0"/>
        <w:jc w:val="both"/>
        <w:rPr>
          <w:rFonts w:ascii="Times New Roman" w:hAnsi="Times New Roman"/>
          <w:sz w:val="20"/>
          <w:szCs w:val="20"/>
        </w:rPr>
      </w:pPr>
      <w:r>
        <w:rPr>
          <w:rFonts w:ascii="Times New Roman" w:hAnsi="Times New Roman"/>
          <w:sz w:val="20"/>
          <w:szCs w:val="20"/>
        </w:rPr>
        <w:t>Reading endorsement available.</w:t>
      </w:r>
    </w:p>
    <w:p w:rsidR="00F42301" w:rsidRDefault="00F42301" w:rsidP="00752F60">
      <w:pPr>
        <w:widowControl w:val="0"/>
        <w:autoSpaceDE w:val="0"/>
        <w:autoSpaceDN w:val="0"/>
        <w:adjustRightInd w:val="0"/>
        <w:spacing w:before="6" w:after="0" w:line="220" w:lineRule="exact"/>
        <w:ind w:left="630" w:firstLine="0"/>
        <w:jc w:val="both"/>
        <w:rPr>
          <w:rFonts w:ascii="Times New Roman" w:hAnsi="Times New Roman"/>
        </w:rPr>
      </w:pPr>
    </w:p>
    <w:p w:rsidR="00F42301" w:rsidRPr="00601DCA" w:rsidRDefault="00F42301" w:rsidP="00752F60">
      <w:pPr>
        <w:widowControl w:val="0"/>
        <w:tabs>
          <w:tab w:val="left" w:pos="8160"/>
        </w:tabs>
        <w:autoSpaceDE w:val="0"/>
        <w:autoSpaceDN w:val="0"/>
        <w:adjustRightInd w:val="0"/>
        <w:spacing w:after="0"/>
        <w:ind w:left="63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F42301" w:rsidRDefault="00F42301" w:rsidP="00601DCA">
      <w:pPr>
        <w:widowControl w:val="0"/>
        <w:tabs>
          <w:tab w:val="left" w:pos="2070"/>
          <w:tab w:val="left" w:pos="3510"/>
        </w:tabs>
        <w:autoSpaceDE w:val="0"/>
        <w:autoSpaceDN w:val="0"/>
        <w:adjustRightInd w:val="0"/>
        <w:spacing w:before="37" w:after="0"/>
        <w:ind w:left="126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F42301" w:rsidRDefault="00F42301" w:rsidP="00752F60">
      <w:pPr>
        <w:widowControl w:val="0"/>
        <w:autoSpaceDE w:val="0"/>
        <w:autoSpaceDN w:val="0"/>
        <w:adjustRightInd w:val="0"/>
        <w:spacing w:before="6" w:after="0" w:line="220" w:lineRule="exact"/>
        <w:ind w:left="630" w:firstLine="0"/>
        <w:jc w:val="both"/>
        <w:rPr>
          <w:rFonts w:ascii="Times New Roman" w:hAnsi="Times New Roman"/>
        </w:rPr>
      </w:pPr>
    </w:p>
    <w:p w:rsidR="00F42301" w:rsidRPr="00601DCA" w:rsidRDefault="00F42301" w:rsidP="00752F60">
      <w:pPr>
        <w:widowControl w:val="0"/>
        <w:tabs>
          <w:tab w:val="left" w:pos="8160"/>
        </w:tabs>
        <w:autoSpaceDE w:val="0"/>
        <w:autoSpaceDN w:val="0"/>
        <w:adjustRightInd w:val="0"/>
        <w:spacing w:after="0"/>
        <w:ind w:left="63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 hrs</w:t>
      </w:r>
    </w:p>
    <w:p w:rsidR="00F42301" w:rsidRDefault="00F42301" w:rsidP="00601DCA">
      <w:pPr>
        <w:widowControl w:val="0"/>
        <w:tabs>
          <w:tab w:val="left" w:pos="2070"/>
          <w:tab w:val="left" w:pos="3510"/>
        </w:tabs>
        <w:autoSpaceDE w:val="0"/>
        <w:autoSpaceDN w:val="0"/>
        <w:adjustRightInd w:val="0"/>
        <w:spacing w:before="37" w:after="0"/>
        <w:ind w:left="126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F42301" w:rsidRDefault="00F42301" w:rsidP="00752F60">
      <w:pPr>
        <w:widowControl w:val="0"/>
        <w:autoSpaceDE w:val="0"/>
        <w:autoSpaceDN w:val="0"/>
        <w:adjustRightInd w:val="0"/>
        <w:spacing w:before="10" w:after="0" w:line="240" w:lineRule="exact"/>
        <w:ind w:left="630" w:firstLine="0"/>
        <w:jc w:val="both"/>
        <w:rPr>
          <w:rFonts w:ascii="Times New Roman" w:hAnsi="Times New Roman"/>
          <w:sz w:val="24"/>
          <w:szCs w:val="24"/>
        </w:rPr>
      </w:pPr>
    </w:p>
    <w:p w:rsidR="00F42301" w:rsidRDefault="00F42301" w:rsidP="00752F60">
      <w:pPr>
        <w:widowControl w:val="0"/>
        <w:autoSpaceDE w:val="0"/>
        <w:autoSpaceDN w:val="0"/>
        <w:adjustRightInd w:val="0"/>
        <w:spacing w:after="0"/>
        <w:ind w:left="630" w:firstLine="0"/>
        <w:jc w:val="both"/>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F42301" w:rsidRDefault="00F42301" w:rsidP="00752F60">
      <w:pPr>
        <w:widowControl w:val="0"/>
        <w:autoSpaceDE w:val="0"/>
        <w:autoSpaceDN w:val="0"/>
        <w:adjustRightInd w:val="0"/>
        <w:spacing w:before="8" w:after="0" w:line="220" w:lineRule="exact"/>
        <w:ind w:left="630" w:firstLine="0"/>
        <w:jc w:val="both"/>
        <w:rPr>
          <w:rFonts w:ascii="Times New Roman" w:hAnsi="Times New Roman"/>
        </w:rPr>
      </w:pPr>
    </w:p>
    <w:p w:rsidR="00F42301" w:rsidRPr="00601DCA" w:rsidRDefault="00F42301" w:rsidP="00601DCA">
      <w:pPr>
        <w:pStyle w:val="Heading2"/>
        <w:spacing w:before="0"/>
        <w:ind w:firstLine="630"/>
        <w:rPr>
          <w:rFonts w:ascii="Impact" w:hAnsi="Impact" w:cs="Impact"/>
          <w:color w:val="808080" w:themeColor="background1" w:themeShade="80"/>
          <w:sz w:val="32"/>
          <w:szCs w:val="32"/>
        </w:rPr>
      </w:pPr>
      <w:bookmarkStart w:id="532" w:name="_Toc294969794"/>
      <w:r w:rsidRPr="00601DCA">
        <w:rPr>
          <w:rFonts w:ascii="Impact" w:hAnsi="Impact" w:cs="Impact"/>
          <w:color w:val="808080" w:themeColor="background1" w:themeShade="80"/>
          <w:sz w:val="32"/>
          <w:szCs w:val="32"/>
        </w:rPr>
        <w:t>COURSE DESCRIPTIONS</w:t>
      </w:r>
      <w:bookmarkEnd w:id="532"/>
    </w:p>
    <w:p w:rsidR="00752F60" w:rsidRDefault="00F42301" w:rsidP="00752F60">
      <w:pPr>
        <w:widowControl w:val="0"/>
        <w:autoSpaceDE w:val="0"/>
        <w:autoSpaceDN w:val="0"/>
        <w:adjustRightInd w:val="0"/>
        <w:spacing w:before="19" w:after="0" w:line="251" w:lineRule="auto"/>
        <w:ind w:left="63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w:t>
      </w:r>
      <w:r>
        <w:rPr>
          <w:rFonts w:ascii="Times New Roman" w:hAnsi="Times New Roman"/>
          <w:b/>
          <w:bCs/>
          <w:color w:val="191919"/>
          <w:spacing w:val="1"/>
          <w:sz w:val="20"/>
          <w:szCs w:val="20"/>
        </w:rPr>
        <w:t>(</w:t>
      </w:r>
      <w:r>
        <w:rPr>
          <w:rFonts w:ascii="Times New Roman" w:hAnsi="Times New Roman"/>
          <w:b/>
          <w:bCs/>
          <w:color w:val="191919"/>
          <w:sz w:val="20"/>
          <w:szCs w:val="20"/>
        </w:rPr>
        <w:t xml:space="preserve">3-0) </w:t>
      </w:r>
    </w:p>
    <w:p w:rsidR="00F42301" w:rsidRDefault="00F42301" w:rsidP="00752F60">
      <w:pPr>
        <w:widowControl w:val="0"/>
        <w:autoSpaceDE w:val="0"/>
        <w:autoSpaceDN w:val="0"/>
        <w:adjustRightInd w:val="0"/>
        <w:spacing w:before="19" w:after="0" w:line="251" w:lineRule="auto"/>
        <w:ind w:left="63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survey</w:t>
      </w:r>
      <w:r>
        <w:rPr>
          <w:rFonts w:ascii="Times New Roman" w:hAnsi="Times New Roman"/>
          <w:color w:val="191919"/>
          <w:spacing w:val="10"/>
          <w:sz w:val="20"/>
          <w:szCs w:val="20"/>
        </w:rPr>
        <w:t xml:space="preserve"> </w:t>
      </w:r>
      <w:r>
        <w:rPr>
          <w:rFonts w:ascii="Times New Roman" w:hAnsi="Times New Roman"/>
          <w:color w:val="191919"/>
          <w:sz w:val="20"/>
          <w:szCs w:val="20"/>
        </w:rPr>
        <w:t>course</w:t>
      </w:r>
      <w:r>
        <w:rPr>
          <w:rFonts w:ascii="Times New Roman" w:hAnsi="Times New Roman"/>
          <w:color w:val="191919"/>
          <w:spacing w:val="11"/>
          <w:sz w:val="20"/>
          <w:szCs w:val="20"/>
        </w:rPr>
        <w:t xml:space="preserve"> </w:t>
      </w:r>
      <w:r>
        <w:rPr>
          <w:rFonts w:ascii="Times New Roman" w:hAnsi="Times New Roman"/>
          <w:color w:val="191919"/>
          <w:sz w:val="20"/>
          <w:szCs w:val="20"/>
        </w:rPr>
        <w:t>satisfying</w:t>
      </w:r>
      <w:r>
        <w:rPr>
          <w:rFonts w:ascii="Times New Roman" w:hAnsi="Times New Roman"/>
          <w:color w:val="191919"/>
          <w:spacing w:val="11"/>
          <w:sz w:val="20"/>
          <w:szCs w:val="20"/>
        </w:rPr>
        <w:t xml:space="preserve"> </w:t>
      </w:r>
      <w:r>
        <w:rPr>
          <w:rFonts w:ascii="Times New Roman" w:hAnsi="Times New Roman"/>
          <w:color w:val="191919"/>
          <w:sz w:val="20"/>
          <w:szCs w:val="20"/>
        </w:rPr>
        <w:t>House</w:t>
      </w:r>
      <w:r>
        <w:rPr>
          <w:rFonts w:ascii="Times New Roman" w:hAnsi="Times New Roman"/>
          <w:color w:val="191919"/>
          <w:spacing w:val="10"/>
          <w:sz w:val="20"/>
          <w:szCs w:val="20"/>
        </w:rPr>
        <w:t xml:space="preserve"> </w:t>
      </w:r>
      <w:r>
        <w:rPr>
          <w:rFonts w:ascii="Times New Roman" w:hAnsi="Times New Roman"/>
          <w:color w:val="191919"/>
          <w:sz w:val="20"/>
          <w:szCs w:val="20"/>
        </w:rPr>
        <w:t>Bill</w:t>
      </w:r>
      <w:r>
        <w:rPr>
          <w:rFonts w:ascii="Times New Roman" w:hAnsi="Times New Roman"/>
          <w:color w:val="191919"/>
          <w:spacing w:val="11"/>
          <w:sz w:val="20"/>
          <w:szCs w:val="20"/>
        </w:rPr>
        <w:t xml:space="preserve"> </w:t>
      </w:r>
      <w:r>
        <w:rPr>
          <w:rFonts w:ascii="Times New Roman" w:hAnsi="Times New Roman"/>
          <w:color w:val="191919"/>
          <w:sz w:val="20"/>
          <w:szCs w:val="20"/>
        </w:rPr>
        <w:t>671</w:t>
      </w:r>
      <w:r>
        <w:rPr>
          <w:rFonts w:ascii="Times New Roman" w:hAnsi="Times New Roman"/>
          <w:color w:val="191919"/>
          <w:spacing w:val="10"/>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focusing</w:t>
      </w:r>
      <w:r>
        <w:rPr>
          <w:rFonts w:ascii="Times New Roman" w:hAnsi="Times New Roman"/>
          <w:color w:val="191919"/>
          <w:spacing w:val="11"/>
          <w:sz w:val="20"/>
          <w:szCs w:val="20"/>
        </w:rPr>
        <w:t xml:space="preserve"> </w:t>
      </w:r>
      <w:r>
        <w:rPr>
          <w:rFonts w:ascii="Times New Roman" w:hAnsi="Times New Roman"/>
          <w:color w:val="191919"/>
          <w:sz w:val="20"/>
          <w:szCs w:val="20"/>
        </w:rPr>
        <w:t>on</w:t>
      </w:r>
      <w:r>
        <w:rPr>
          <w:rFonts w:ascii="Times New Roman" w:hAnsi="Times New Roman"/>
          <w:color w:val="191919"/>
          <w:spacing w:val="10"/>
          <w:sz w:val="20"/>
          <w:szCs w:val="20"/>
        </w:rPr>
        <w:t xml:space="preserve"> </w:t>
      </w:r>
      <w:r>
        <w:rPr>
          <w:rFonts w:ascii="Times New Roman" w:hAnsi="Times New Roman"/>
          <w:color w:val="191919"/>
          <w:sz w:val="20"/>
          <w:szCs w:val="20"/>
        </w:rPr>
        <w:t>the</w:t>
      </w:r>
      <w:r>
        <w:rPr>
          <w:rFonts w:ascii="Times New Roman" w:hAnsi="Times New Roman"/>
          <w:color w:val="191919"/>
          <w:spacing w:val="11"/>
          <w:sz w:val="20"/>
          <w:szCs w:val="20"/>
        </w:rPr>
        <w:t xml:space="preserve"> </w:t>
      </w:r>
      <w:r>
        <w:rPr>
          <w:rFonts w:ascii="Times New Roman" w:hAnsi="Times New Roman"/>
          <w:color w:val="191919"/>
          <w:sz w:val="20"/>
          <w:szCs w:val="20"/>
        </w:rPr>
        <w:t>characteristics,</w:t>
      </w:r>
      <w:r>
        <w:rPr>
          <w:rFonts w:ascii="Times New Roman" w:hAnsi="Times New Roman"/>
          <w:color w:val="191919"/>
          <w:spacing w:val="11"/>
          <w:sz w:val="20"/>
          <w:szCs w:val="20"/>
        </w:rPr>
        <w:t xml:space="preserve"> </w:t>
      </w:r>
      <w:r>
        <w:rPr>
          <w:rFonts w:ascii="Times New Roman" w:hAnsi="Times New Roman"/>
          <w:color w:val="191919"/>
          <w:sz w:val="20"/>
          <w:szCs w:val="20"/>
        </w:rPr>
        <w:t>identification, prevalence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programming</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exceptionality</w:t>
      </w:r>
      <w:r>
        <w:rPr>
          <w:rFonts w:ascii="Times New Roman" w:hAnsi="Times New Roman"/>
          <w:color w:val="191919"/>
          <w:spacing w:val="2"/>
          <w:sz w:val="20"/>
          <w:szCs w:val="20"/>
        </w:rPr>
        <w:t xml:space="preserve"> </w:t>
      </w:r>
      <w:r>
        <w:rPr>
          <w:rFonts w:ascii="Times New Roman" w:hAnsi="Times New Roman"/>
          <w:color w:val="191919"/>
          <w:sz w:val="20"/>
          <w:szCs w:val="20"/>
        </w:rPr>
        <w:t>areas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which</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youth</w:t>
      </w:r>
      <w:r>
        <w:rPr>
          <w:rFonts w:ascii="Times New Roman" w:hAnsi="Times New Roman"/>
          <w:color w:val="191919"/>
          <w:spacing w:val="1"/>
          <w:sz w:val="20"/>
          <w:szCs w:val="20"/>
        </w:rPr>
        <w:t xml:space="preserve"> </w:t>
      </w:r>
      <w:r>
        <w:rPr>
          <w:rFonts w:ascii="Times New Roman" w:hAnsi="Times New Roman"/>
          <w:color w:val="191919"/>
          <w:sz w:val="20"/>
          <w:szCs w:val="20"/>
        </w:rPr>
        <w:t>may</w:t>
      </w:r>
      <w:r>
        <w:rPr>
          <w:rFonts w:ascii="Times New Roman" w:hAnsi="Times New Roman"/>
          <w:color w:val="191919"/>
          <w:spacing w:val="1"/>
          <w:sz w:val="20"/>
          <w:szCs w:val="20"/>
        </w:rPr>
        <w:t xml:space="preserve"> </w:t>
      </w:r>
      <w:r>
        <w:rPr>
          <w:rFonts w:ascii="Times New Roman" w:hAnsi="Times New Roman"/>
          <w:color w:val="191919"/>
          <w:sz w:val="20"/>
          <w:szCs w:val="20"/>
        </w:rPr>
        <w:t>obtain special educational services.</w:t>
      </w:r>
    </w:p>
    <w:p w:rsidR="00F42301" w:rsidRDefault="00F42301" w:rsidP="00752F60">
      <w:pPr>
        <w:widowControl w:val="0"/>
        <w:autoSpaceDE w:val="0"/>
        <w:autoSpaceDN w:val="0"/>
        <w:adjustRightInd w:val="0"/>
        <w:spacing w:after="0" w:line="226" w:lineRule="exact"/>
        <w:ind w:left="630" w:firstLine="0"/>
        <w:jc w:val="both"/>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752F60" w:rsidRDefault="00F42301" w:rsidP="00752F60">
      <w:pPr>
        <w:widowControl w:val="0"/>
        <w:autoSpaceDE w:val="0"/>
        <w:autoSpaceDN w:val="0"/>
        <w:adjustRightInd w:val="0"/>
        <w:spacing w:before="10" w:after="0" w:line="251" w:lineRule="auto"/>
        <w:ind w:left="630" w:firstLine="0"/>
        <w:jc w:val="both"/>
        <w:rPr>
          <w:rFonts w:ascii="Times New Roman" w:hAnsi="Times New Roman"/>
          <w:b/>
          <w:bCs/>
          <w:color w:val="191919"/>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p>
    <w:p w:rsidR="00F42301" w:rsidRDefault="00F42301" w:rsidP="00752F60">
      <w:pPr>
        <w:widowControl w:val="0"/>
        <w:autoSpaceDE w:val="0"/>
        <w:autoSpaceDN w:val="0"/>
        <w:adjustRightInd w:val="0"/>
        <w:spacing w:before="10" w:after="0" w:line="251" w:lineRule="auto"/>
        <w:ind w:left="63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sidR="00752F60">
        <w:rPr>
          <w:rFonts w:ascii="Times New Roman" w:hAnsi="Times New Roman"/>
          <w:color w:val="191919"/>
          <w:sz w:val="20"/>
          <w:szCs w:val="20"/>
        </w:rPr>
        <w:t>serv</w:t>
      </w:r>
      <w:r>
        <w:rPr>
          <w:rFonts w:ascii="Times New Roman" w:hAnsi="Times New Roman"/>
          <w:color w:val="191919"/>
          <w:sz w:val="20"/>
          <w:szCs w:val="20"/>
        </w:rPr>
        <w:t>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w:t>
      </w:r>
      <w:r>
        <w:rPr>
          <w:rFonts w:ascii="Times New Roman" w:hAnsi="Times New Roman"/>
          <w:i/>
          <w:iCs/>
          <w:color w:val="191919"/>
          <w:spacing w:val="1"/>
          <w:sz w:val="20"/>
          <w:szCs w:val="20"/>
        </w:rPr>
        <w:t xml:space="preserve"> </w:t>
      </w:r>
      <w:r>
        <w:rPr>
          <w:rFonts w:ascii="Times New Roman" w:hAnsi="Times New Roman"/>
          <w:i/>
          <w:iCs/>
          <w:color w:val="191919"/>
          <w:sz w:val="20"/>
          <w:szCs w:val="20"/>
        </w:rPr>
        <w:t>SPED</w:t>
      </w:r>
      <w:r>
        <w:rPr>
          <w:rFonts w:ascii="Times New Roman" w:hAnsi="Times New Roman"/>
          <w:i/>
          <w:iCs/>
          <w:color w:val="191919"/>
          <w:spacing w:val="1"/>
          <w:sz w:val="20"/>
          <w:szCs w:val="20"/>
        </w:rPr>
        <w:t xml:space="preserve"> </w:t>
      </w:r>
      <w:r>
        <w:rPr>
          <w:rFonts w:ascii="Times New Roman" w:hAnsi="Times New Roman"/>
          <w:i/>
          <w:iCs/>
          <w:color w:val="191919"/>
          <w:sz w:val="20"/>
          <w:szCs w:val="20"/>
        </w:rPr>
        <w:t>5501 or SPED 2230</w:t>
      </w:r>
    </w:p>
    <w:p w:rsidR="00F42301" w:rsidRDefault="00F42301" w:rsidP="00C57415">
      <w:pPr>
        <w:widowControl w:val="0"/>
        <w:autoSpaceDE w:val="0"/>
        <w:autoSpaceDN w:val="0"/>
        <w:adjustRightInd w:val="0"/>
        <w:spacing w:before="10" w:after="0" w:line="251" w:lineRule="auto"/>
        <w:ind w:left="1224" w:right="1945" w:hanging="360"/>
        <w:jc w:val="both"/>
        <w:rPr>
          <w:rFonts w:ascii="Times New Roman" w:hAnsi="Times New Roman"/>
          <w:color w:val="000000"/>
          <w:sz w:val="20"/>
          <w:szCs w:val="20"/>
        </w:rPr>
        <w:sectPr w:rsidR="00F42301" w:rsidSect="00752F60">
          <w:pgSz w:w="12240" w:h="15840"/>
          <w:pgMar w:top="260" w:right="1260" w:bottom="280" w:left="1260" w:header="0" w:footer="1034" w:gutter="0"/>
          <w:cols w:space="720" w:equalWidth="0">
            <w:col w:w="9720"/>
          </w:cols>
          <w:noEndnote/>
        </w:sectPr>
      </w:pPr>
    </w:p>
    <w:tbl>
      <w:tblPr>
        <w:tblW w:w="10350" w:type="dxa"/>
        <w:tblLayout w:type="fixed"/>
        <w:tblCellMar>
          <w:left w:w="0" w:type="dxa"/>
          <w:right w:w="0" w:type="dxa"/>
        </w:tblCellMar>
        <w:tblLook w:val="0000"/>
      </w:tblPr>
      <w:tblGrid>
        <w:gridCol w:w="4950"/>
        <w:gridCol w:w="4230"/>
        <w:gridCol w:w="1170"/>
      </w:tblGrid>
      <w:tr w:rsidR="00F42301" w:rsidRPr="00FA7AC7" w:rsidTr="00DD3825">
        <w:trPr>
          <w:trHeight w:hRule="exact" w:val="235"/>
        </w:trPr>
        <w:tc>
          <w:tcPr>
            <w:tcW w:w="495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3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752F60">
            <w:pPr>
              <w:widowControl w:val="0"/>
              <w:autoSpaceDE w:val="0"/>
              <w:autoSpaceDN w:val="0"/>
              <w:adjustRightInd w:val="0"/>
              <w:spacing w:before="80" w:after="0" w:line="300" w:lineRule="exact"/>
              <w:ind w:left="513" w:right="1076" w:firstLine="297"/>
              <w:rPr>
                <w:rFonts w:ascii="Times New Roman" w:hAnsi="Times New Roman"/>
                <w:sz w:val="24"/>
                <w:szCs w:val="24"/>
              </w:rPr>
            </w:pPr>
            <w:r w:rsidRPr="00FA7AC7">
              <w:rPr>
                <w:rFonts w:ascii="Times New Roman" w:hAnsi="Times New Roman"/>
                <w:b/>
                <w:bCs/>
                <w:color w:val="191919"/>
                <w:sz w:val="32"/>
                <w:szCs w:val="32"/>
              </w:rPr>
              <w:t>S</w:t>
            </w:r>
            <w:r w:rsidRPr="00FA7AC7">
              <w:rPr>
                <w:rFonts w:ascii="Times New Roman" w:hAnsi="Times New Roman"/>
                <w:b/>
                <w:bCs/>
                <w:color w:val="191919"/>
                <w:sz w:val="24"/>
                <w:szCs w:val="24"/>
              </w:rPr>
              <w:t>PECIAL</w:t>
            </w:r>
            <w:r w:rsidRPr="00FA7AC7">
              <w:rPr>
                <w:rFonts w:ascii="Times New Roman" w:hAnsi="Times New Roman"/>
                <w:b/>
                <w:bCs/>
                <w:color w:val="191919"/>
                <w:spacing w:val="7"/>
                <w:sz w:val="24"/>
                <w:szCs w:val="24"/>
              </w:rPr>
              <w:t xml:space="preserve"> </w:t>
            </w:r>
            <w:r w:rsidRPr="00FA7AC7">
              <w:rPr>
                <w:rFonts w:ascii="Times New Roman" w:hAnsi="Times New Roman"/>
                <w:b/>
                <w:bCs/>
                <w:color w:val="191919"/>
                <w:sz w:val="32"/>
                <w:szCs w:val="32"/>
              </w:rPr>
              <w:t>E</w:t>
            </w:r>
            <w:r w:rsidRPr="00FA7AC7">
              <w:rPr>
                <w:rFonts w:ascii="Times New Roman" w:hAnsi="Times New Roman"/>
                <w:b/>
                <w:bCs/>
                <w:color w:val="191919"/>
                <w:sz w:val="24"/>
                <w:szCs w:val="24"/>
              </w:rPr>
              <w:t>DUC</w:t>
            </w:r>
            <w:r w:rsidRPr="00FA7AC7">
              <w:rPr>
                <w:rFonts w:ascii="Times New Roman" w:hAnsi="Times New Roman"/>
                <w:b/>
                <w:bCs/>
                <w:color w:val="191919"/>
                <w:spacing w:val="-18"/>
                <w:sz w:val="24"/>
                <w:szCs w:val="24"/>
              </w:rPr>
              <w:t>A</w:t>
            </w:r>
            <w:r w:rsidRPr="00FA7AC7">
              <w:rPr>
                <w:rFonts w:ascii="Times New Roman" w:hAnsi="Times New Roman"/>
                <w:b/>
                <w:bCs/>
                <w:color w:val="191919"/>
                <w:sz w:val="24"/>
                <w:szCs w:val="24"/>
              </w:rPr>
              <w:t>TION</w:t>
            </w:r>
            <w:r w:rsidRPr="00FA7AC7">
              <w:rPr>
                <w:rFonts w:ascii="Times New Roman" w:hAnsi="Times New Roman"/>
                <w:b/>
                <w:bCs/>
                <w:color w:val="191919"/>
                <w:spacing w:val="20"/>
                <w:sz w:val="24"/>
                <w:szCs w:val="24"/>
              </w:rPr>
              <w:t xml:space="preserve"> </w:t>
            </w:r>
          </w:p>
        </w:tc>
        <w:tc>
          <w:tcPr>
            <w:tcW w:w="117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95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3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95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23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4"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752F60" w:rsidRDefault="00284C41" w:rsidP="00752F60">
      <w:pPr>
        <w:widowControl w:val="0"/>
        <w:autoSpaceDE w:val="0"/>
        <w:autoSpaceDN w:val="0"/>
        <w:adjustRightInd w:val="0"/>
        <w:spacing w:before="27" w:after="0" w:line="252" w:lineRule="auto"/>
        <w:ind w:right="360" w:firstLine="0"/>
        <w:jc w:val="both"/>
        <w:rPr>
          <w:rFonts w:ascii="Times New Roman" w:hAnsi="Times New Roman"/>
          <w:b/>
          <w:bCs/>
          <w:color w:val="191919"/>
          <w:sz w:val="20"/>
          <w:szCs w:val="20"/>
        </w:rPr>
      </w:pPr>
      <w:r w:rsidRPr="00284C41">
        <w:rPr>
          <w:rFonts w:ascii="Calibri" w:hAnsi="Calibri"/>
          <w:noProof/>
          <w:lang w:eastAsia="en-US"/>
        </w:rPr>
        <w:pict>
          <v:group id="_x0000_s3833" style="position:absolute;left:0;text-align:left;margin-left:263.8pt;margin-top:-53.95pt;width:31.2pt;height:31.05pt;z-index:-251543040;mso-position-horizontal-relative:page" coordorigin="5276,-1079" coordsize="624,621" o:allowincell="f">
            <v:rect id="_x0000_s3834" style="position:absolute;left:5281;top:-1074;width:613;height:610" o:allowincell="f" stroked="f">
              <v:path arrowok="t"/>
            </v:rect>
            <v:rect id="_x0000_s3835" style="position:absolute;left:5281;top:-1074;width:620;height:620;mso-position-horizontal-relative:page" o:allowincell="f" filled="f" stroked="f">
              <v:textbox style="mso-next-textbox:#_x0000_s383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59"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SPED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5515</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Natu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and</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Characteristics</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of</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Intellectual</w:t>
      </w:r>
      <w:r w:rsidR="00F42301">
        <w:rPr>
          <w:rFonts w:ascii="Times New Roman" w:hAnsi="Times New Roman"/>
          <w:b/>
          <w:bCs/>
          <w:color w:val="191919"/>
          <w:spacing w:val="-8"/>
          <w:sz w:val="20"/>
          <w:szCs w:val="20"/>
        </w:rPr>
        <w:t xml:space="preserve"> </w:t>
      </w:r>
      <w:r w:rsidR="00F42301">
        <w:rPr>
          <w:rFonts w:ascii="Times New Roman" w:hAnsi="Times New Roman"/>
          <w:b/>
          <w:bCs/>
          <w:color w:val="191919"/>
          <w:sz w:val="20"/>
          <w:szCs w:val="20"/>
        </w:rPr>
        <w:t xml:space="preserve">Disabilities....................................3(3-0) </w:t>
      </w:r>
    </w:p>
    <w:p w:rsidR="00F42301" w:rsidRDefault="00F42301" w:rsidP="00752F60">
      <w:pPr>
        <w:widowControl w:val="0"/>
        <w:autoSpaceDE w:val="0"/>
        <w:autoSpaceDN w:val="0"/>
        <w:adjustRightInd w:val="0"/>
        <w:spacing w:before="27" w:after="0" w:line="252"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characteristics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children</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youth</w:t>
      </w:r>
      <w:r>
        <w:rPr>
          <w:rFonts w:ascii="Times New Roman" w:hAnsi="Times New Roman"/>
          <w:color w:val="191919"/>
          <w:spacing w:val="-4"/>
          <w:sz w:val="20"/>
          <w:szCs w:val="20"/>
        </w:rPr>
        <w:t xml:space="preserve"> </w:t>
      </w:r>
      <w:r>
        <w:rPr>
          <w:rFonts w:ascii="Times New Roman" w:hAnsi="Times New Roman"/>
          <w:color w:val="191919"/>
          <w:sz w:val="20"/>
          <w:szCs w:val="20"/>
        </w:rPr>
        <w:t>eligible</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services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intellectual disabilities on the severe, moderate and mild levels. Perquisites: SPED 5501 or SPED 2230</w:t>
      </w:r>
    </w:p>
    <w:p w:rsidR="00F42301" w:rsidRDefault="00284C41" w:rsidP="00752F60">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sidRPr="00284C41">
        <w:rPr>
          <w:rFonts w:ascii="Times New Roman" w:hAnsi="Times New Roman"/>
          <w:noProof/>
          <w:color w:val="191919"/>
          <w:spacing w:val="-1"/>
          <w:sz w:val="20"/>
          <w:szCs w:val="20"/>
        </w:rPr>
        <w:pict>
          <v:shape id="_x0000_s7749" type="#_x0000_t202" style="position:absolute;left:0;text-align:left;margin-left:525.05pt;margin-top:115.05pt;width:1in;height:495.8pt;z-index:-251305472;mso-position-horizontal-relative:page;mso-position-vertical-relative:page" o:allowincell="f" filled="f" stroked="f">
            <v:textbox style="layout-flow:vertical;mso-next-textbox:#_x0000_s7749" inset="0,0,0,0">
              <w:txbxContent>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color w:val="191919"/>
          <w:sz w:val="20"/>
          <w:szCs w:val="20"/>
        </w:rPr>
        <w:t>SPED</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5522</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w:t>
      </w:r>
      <w:r w:rsidR="00F42301">
        <w:rPr>
          <w:rFonts w:ascii="Times New Roman" w:hAnsi="Times New Roman"/>
          <w:b/>
          <w:bCs/>
          <w:color w:val="191919"/>
          <w:spacing w:val="-9"/>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eaching</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the</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eschool</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Exceptional</w:t>
      </w:r>
      <w:r w:rsidR="00F42301">
        <w:rPr>
          <w:rFonts w:ascii="Times New Roman" w:hAnsi="Times New Roman"/>
          <w:b/>
          <w:bCs/>
          <w:color w:val="191919"/>
          <w:spacing w:val="-5"/>
          <w:sz w:val="20"/>
          <w:szCs w:val="20"/>
        </w:rPr>
        <w:t xml:space="preserve"> </w:t>
      </w:r>
      <w:r w:rsidR="00F42301">
        <w:rPr>
          <w:rFonts w:ascii="Times New Roman" w:hAnsi="Times New Roman"/>
          <w:b/>
          <w:bCs/>
          <w:color w:val="191919"/>
          <w:sz w:val="20"/>
          <w:szCs w:val="20"/>
        </w:rPr>
        <w:t>Child.......................................................3(3-0)</w:t>
      </w:r>
    </w:p>
    <w:p w:rsidR="00752F60"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191919"/>
          <w:spacing w:val="-1"/>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emphasize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mode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evaluatin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skill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require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sidR="00752F60">
        <w:rPr>
          <w:rFonts w:ascii="Times New Roman" w:hAnsi="Times New Roman"/>
          <w:color w:val="191919"/>
          <w:spacing w:val="-1"/>
          <w:sz w:val="20"/>
          <w:szCs w:val="20"/>
        </w:rPr>
        <w:t>teach</w:t>
      </w:r>
      <w:r>
        <w:rPr>
          <w:rFonts w:ascii="Times New Roman" w:hAnsi="Times New Roman"/>
          <w:color w:val="191919"/>
          <w:sz w:val="20"/>
          <w:szCs w:val="20"/>
        </w:rPr>
        <w:t>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handicapped</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toddlers.</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areas</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covered</w:t>
      </w:r>
      <w:r>
        <w:rPr>
          <w:rFonts w:ascii="Times New Roman" w:hAnsi="Times New Roman"/>
          <w:color w:val="191919"/>
          <w:spacing w:val="-3"/>
          <w:sz w:val="20"/>
          <w:szCs w:val="20"/>
        </w:rPr>
        <w:t xml:space="preserve"> </w:t>
      </w:r>
      <w:r>
        <w:rPr>
          <w:rFonts w:ascii="Times New Roman" w:hAnsi="Times New Roman"/>
          <w:color w:val="191919"/>
          <w:sz w:val="20"/>
          <w:szCs w:val="20"/>
        </w:rPr>
        <w:t>include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stimulation </w:t>
      </w:r>
      <w:r>
        <w:rPr>
          <w:rFonts w:ascii="Times New Roman" w:hAnsi="Times New Roman"/>
          <w:color w:val="191919"/>
          <w:spacing w:val="-1"/>
          <w:sz w:val="20"/>
          <w:szCs w:val="20"/>
        </w:rPr>
        <w:t>training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readines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programming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academi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awarenes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systems. </w:t>
      </w:r>
    </w:p>
    <w:p w:rsidR="00752F60" w:rsidRDefault="00F42301" w:rsidP="00752F60">
      <w:pPr>
        <w:widowControl w:val="0"/>
        <w:autoSpaceDE w:val="0"/>
        <w:autoSpaceDN w:val="0"/>
        <w:adjustRightInd w:val="0"/>
        <w:spacing w:before="13" w:after="0" w:line="250"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Mildly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Disabled..............................3(3-0) </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implementation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evaluative</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inclusion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systematic</w:t>
      </w:r>
      <w:r>
        <w:rPr>
          <w:rFonts w:ascii="Times New Roman" w:hAnsi="Times New Roman"/>
          <w:color w:val="191919"/>
          <w:spacing w:val="5"/>
          <w:sz w:val="20"/>
          <w:szCs w:val="20"/>
        </w:rPr>
        <w:t xml:space="preserve"> </w:t>
      </w:r>
      <w:r>
        <w:rPr>
          <w:rFonts w:ascii="Times New Roman" w:hAnsi="Times New Roman"/>
          <w:color w:val="191919"/>
          <w:sz w:val="20"/>
          <w:szCs w:val="20"/>
        </w:rPr>
        <w:t>instruction,</w:t>
      </w:r>
      <w:r>
        <w:rPr>
          <w:rFonts w:ascii="Times New Roman" w:hAnsi="Times New Roman"/>
          <w:color w:val="191919"/>
          <w:spacing w:val="5"/>
          <w:sz w:val="20"/>
          <w:szCs w:val="20"/>
        </w:rPr>
        <w:t xml:space="preserve"> </w:t>
      </w:r>
      <w:r>
        <w:rPr>
          <w:rFonts w:ascii="Times New Roman" w:hAnsi="Times New Roman"/>
          <w:color w:val="191919"/>
          <w:sz w:val="20"/>
          <w:szCs w:val="20"/>
        </w:rPr>
        <w:t>task analysis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management</w:t>
      </w:r>
      <w:r>
        <w:rPr>
          <w:rFonts w:ascii="Times New Roman" w:hAnsi="Times New Roman"/>
          <w:color w:val="191919"/>
          <w:spacing w:val="-7"/>
          <w:sz w:val="20"/>
          <w:szCs w:val="20"/>
        </w:rPr>
        <w:t xml:space="preserve"> </w:t>
      </w:r>
      <w:r>
        <w:rPr>
          <w:rFonts w:ascii="Times New Roman" w:hAnsi="Times New Roman"/>
          <w:color w:val="191919"/>
          <w:sz w:val="20"/>
          <w:szCs w:val="20"/>
        </w:rPr>
        <w:t>used</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children/youth</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mild</w:t>
      </w:r>
      <w:r>
        <w:rPr>
          <w:rFonts w:ascii="Times New Roman" w:hAnsi="Times New Roman"/>
          <w:color w:val="191919"/>
          <w:spacing w:val="-7"/>
          <w:sz w:val="20"/>
          <w:szCs w:val="20"/>
        </w:rPr>
        <w:t xml:space="preserve"> </w:t>
      </w:r>
      <w:r w:rsidR="00752F60">
        <w:rPr>
          <w:rFonts w:ascii="Times New Roman" w:hAnsi="Times New Roman"/>
          <w:color w:val="191919"/>
          <w:sz w:val="20"/>
          <w:szCs w:val="20"/>
        </w:rPr>
        <w:t>learn</w:t>
      </w:r>
      <w:r>
        <w:rPr>
          <w:rFonts w:ascii="Times New Roman" w:hAnsi="Times New Roman"/>
          <w:color w:val="191919"/>
          <w:sz w:val="20"/>
          <w:szCs w:val="20"/>
        </w:rPr>
        <w:t xml:space="preserve">ing and behavioral 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SPED 5501 or SPED 2230</w:t>
      </w:r>
    </w:p>
    <w:p w:rsidR="00752F60" w:rsidRDefault="00F42301" w:rsidP="00752F60">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F42301" w:rsidRDefault="00F42301" w:rsidP="00752F60">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F42301" w:rsidRDefault="00F42301" w:rsidP="00752F60">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sidR="00752F60">
        <w:rPr>
          <w:rFonts w:ascii="Times New Roman" w:hAnsi="Times New Roman"/>
          <w:color w:val="191919"/>
          <w:spacing w:val="-1"/>
          <w:sz w:val="20"/>
          <w:szCs w:val="20"/>
        </w:rPr>
        <w:t>in</w:t>
      </w:r>
      <w:r>
        <w:rPr>
          <w:rFonts w:ascii="Times New Roman" w:hAnsi="Times New Roman"/>
          <w:color w:val="191919"/>
          <w:sz w:val="20"/>
          <w:szCs w:val="20"/>
        </w:rPr>
        <w:t>dividualized educational programming, counseling approaches and agency involvement.</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sidR="00752F60">
        <w:rPr>
          <w:rFonts w:ascii="Times New Roman" w:hAnsi="Times New Roman"/>
          <w:color w:val="191919"/>
          <w:sz w:val="20"/>
          <w:szCs w:val="20"/>
        </w:rPr>
        <w:t>spe</w:t>
      </w:r>
      <w:r>
        <w:rPr>
          <w:rFonts w:ascii="Times New Roman" w:hAnsi="Times New Roman"/>
          <w:color w:val="191919"/>
          <w:sz w:val="20"/>
          <w:szCs w:val="20"/>
        </w:rPr>
        <w:t>cial education classrooms.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sidR="00752F60">
        <w:rPr>
          <w:rFonts w:ascii="Times New Roman" w:hAnsi="Times New Roman"/>
          <w:color w:val="191919"/>
          <w:sz w:val="20"/>
          <w:szCs w:val="20"/>
        </w:rPr>
        <w:t>, to plan individual</w:t>
      </w:r>
      <w:r>
        <w:rPr>
          <w:rFonts w:ascii="Times New Roman" w:hAnsi="Times New Roman"/>
          <w:color w:val="191919"/>
          <w:sz w:val="20"/>
          <w:szCs w:val="20"/>
        </w:rPr>
        <w:t>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 xml:space="preserve">fective psychodynamic </w:t>
      </w:r>
      <w:r w:rsidR="00752F60">
        <w:rPr>
          <w:rFonts w:ascii="Times New Roman" w:hAnsi="Times New Roman"/>
          <w:color w:val="000000"/>
          <w:sz w:val="20"/>
          <w:szCs w:val="20"/>
        </w:rPr>
        <w:t>techniques, ecologi</w:t>
      </w:r>
      <w:r>
        <w:rPr>
          <w:rFonts w:ascii="Times New Roman" w:hAnsi="Times New Roman"/>
          <w:color w:val="000000"/>
          <w:sz w:val="20"/>
          <w:szCs w:val="20"/>
        </w:rPr>
        <w:t>cal and environmental arrangements and behavior modification prin</w:t>
      </w:r>
      <w:r w:rsidR="00752F60">
        <w:rPr>
          <w:rFonts w:ascii="Times New Roman" w:hAnsi="Times New Roman"/>
          <w:color w:val="000000"/>
          <w:sz w:val="20"/>
          <w:szCs w:val="20"/>
        </w:rPr>
        <w:t>ciples are the primary theoret</w:t>
      </w:r>
      <w:r>
        <w:rPr>
          <w:rFonts w:ascii="Times New Roman" w:hAnsi="Times New Roman"/>
          <w:color w:val="000000"/>
          <w:sz w:val="20"/>
          <w:szCs w:val="20"/>
        </w:rPr>
        <w:t>ical systems that are explored.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trends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educators.</w:t>
      </w:r>
      <w:r>
        <w:rPr>
          <w:rFonts w:ascii="Times New Roman" w:hAnsi="Times New Roman"/>
          <w:color w:val="191919"/>
          <w:spacing w:val="-1"/>
          <w:sz w:val="20"/>
          <w:szCs w:val="20"/>
        </w:rPr>
        <w:t xml:space="preserve"> </w:t>
      </w:r>
      <w:r>
        <w:rPr>
          <w:rFonts w:ascii="Times New Roman" w:hAnsi="Times New Roman"/>
          <w:color w:val="191919"/>
          <w:sz w:val="20"/>
          <w:szCs w:val="20"/>
        </w:rPr>
        <w:t>Objectives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teacher competency tests in special education are addressed and studied.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sidR="00752F60">
        <w:rPr>
          <w:rFonts w:ascii="Times New Roman" w:hAnsi="Times New Roman"/>
          <w:color w:val="191919"/>
          <w:spacing w:val="-1"/>
          <w:sz w:val="20"/>
          <w:szCs w:val="20"/>
        </w:rPr>
        <w:t>knowl</w:t>
      </w:r>
      <w:r>
        <w:rPr>
          <w:rFonts w:ascii="Times New Roman" w:hAnsi="Times New Roman"/>
          <w:color w:val="191919"/>
          <w:sz w:val="20"/>
          <w:szCs w:val="20"/>
        </w:rPr>
        <w:t>edge with exceptional children and youth in the area of intellectual disabilities.</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r>
        <w:rPr>
          <w:rFonts w:ascii="Times New Roman" w:hAnsi="Times New Roman"/>
          <w:i/>
          <w:iCs/>
          <w:color w:val="191919"/>
          <w:spacing w:val="1"/>
          <w:sz w:val="20"/>
          <w:szCs w:val="20"/>
        </w:rPr>
        <w:t xml:space="preserve">Advisor's </w:t>
      </w:r>
      <w:r>
        <w:rPr>
          <w:rFonts w:ascii="Times New Roman" w:hAnsi="Times New Roman"/>
          <w:i/>
          <w:iCs/>
          <w:color w:val="191919"/>
          <w:sz w:val="20"/>
          <w:szCs w:val="20"/>
        </w:rPr>
        <w:t xml:space="preserve">permission is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w:t>
      </w:r>
    </w:p>
    <w:p w:rsidR="00F42301" w:rsidRDefault="00F42301" w:rsidP="00752F60">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F42301" w:rsidRDefault="00F42301" w:rsidP="00752F60">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F42301" w:rsidRDefault="00F42301" w:rsidP="00C57415">
      <w:pPr>
        <w:widowControl w:val="0"/>
        <w:autoSpaceDE w:val="0"/>
        <w:autoSpaceDN w:val="0"/>
        <w:adjustRightInd w:val="0"/>
        <w:spacing w:before="13" w:after="0" w:line="250" w:lineRule="auto"/>
        <w:ind w:left="2289" w:right="860"/>
        <w:jc w:val="both"/>
        <w:rPr>
          <w:rFonts w:ascii="Times New Roman" w:hAnsi="Times New Roman"/>
          <w:color w:val="000000"/>
          <w:sz w:val="20"/>
          <w:szCs w:val="20"/>
        </w:rPr>
        <w:sectPr w:rsidR="00F42301" w:rsidSect="008A7386">
          <w:pgSz w:w="12240" w:h="15840"/>
          <w:pgMar w:top="260" w:right="1350" w:bottom="280" w:left="1350" w:header="0" w:footer="968" w:gutter="0"/>
          <w:cols w:space="720" w:equalWidth="0">
            <w:col w:w="9540"/>
          </w:cols>
          <w:noEndnote/>
        </w:sectPr>
      </w:pPr>
    </w:p>
    <w:tbl>
      <w:tblPr>
        <w:tblW w:w="10350" w:type="dxa"/>
        <w:tblInd w:w="-540" w:type="dxa"/>
        <w:tblLayout w:type="fixed"/>
        <w:tblCellMar>
          <w:left w:w="0" w:type="dxa"/>
          <w:right w:w="0" w:type="dxa"/>
        </w:tblCellMar>
        <w:tblLook w:val="0000"/>
      </w:tblPr>
      <w:tblGrid>
        <w:gridCol w:w="1440"/>
        <w:gridCol w:w="4560"/>
        <w:gridCol w:w="4350"/>
      </w:tblGrid>
      <w:tr w:rsidR="00F42301" w:rsidRPr="00FA7AC7" w:rsidTr="00DD3825">
        <w:trPr>
          <w:trHeight w:hRule="exact" w:val="235"/>
        </w:trPr>
        <w:tc>
          <w:tcPr>
            <w:tcW w:w="144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30" w:lineRule="exact"/>
              <w:rPr>
                <w:rFonts w:ascii="Times New Roman" w:hAnsi="Times New Roman"/>
                <w:sz w:val="13"/>
                <w:szCs w:val="13"/>
              </w:rPr>
            </w:pPr>
          </w:p>
          <w:p w:rsidR="00F42301" w:rsidRPr="00FA7AC7" w:rsidRDefault="00F42301" w:rsidP="00752F60">
            <w:pPr>
              <w:widowControl w:val="0"/>
              <w:autoSpaceDE w:val="0"/>
              <w:autoSpaceDN w:val="0"/>
              <w:adjustRightInd w:val="0"/>
              <w:spacing w:after="0"/>
              <w:ind w:left="1048" w:hanging="8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435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144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144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35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before="7" w:after="0" w:line="110" w:lineRule="exact"/>
        <w:rPr>
          <w:rFonts w:ascii="Times New Roman" w:hAnsi="Times New Roman"/>
          <w:sz w:val="11"/>
          <w:szCs w:val="11"/>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Pr="00601DCA" w:rsidRDefault="00284C41" w:rsidP="00601DCA">
      <w:pPr>
        <w:pStyle w:val="Heading1"/>
        <w:spacing w:before="0"/>
        <w:ind w:firstLine="907"/>
        <w:rPr>
          <w:rFonts w:ascii="Impact" w:hAnsi="Impact" w:cs="Impact"/>
          <w:color w:val="808080" w:themeColor="background1" w:themeShade="80"/>
          <w:sz w:val="44"/>
          <w:szCs w:val="44"/>
        </w:rPr>
      </w:pPr>
      <w:r w:rsidRPr="00284C41">
        <w:rPr>
          <w:rFonts w:ascii="Calibri" w:hAnsi="Calibri" w:cs="Times New Roman"/>
          <w:noProof/>
          <w:color w:val="808080" w:themeColor="background1" w:themeShade="80"/>
          <w:lang w:eastAsia="en-US"/>
        </w:rPr>
        <w:pict>
          <v:group id="_x0000_s3838" style="position:absolute;left:0;text-align:left;margin-left:315.25pt;margin-top:-54.1pt;width:31.2pt;height:31.05pt;z-index:-251539968;mso-position-horizontal-relative:page" coordorigin="6305,-1082" coordsize="624,621" o:allowincell="f">
            <v:rect id="_x0000_s3839" style="position:absolute;left:6310;top:-1077;width:613;height:610" o:allowincell="f" stroked="f">
              <v:path arrowok="t"/>
            </v:rect>
            <v:rect id="_x0000_s3840" style="position:absolute;left:6310;top:-1077;width:620;height:620;mso-position-horizontal-relative:page" o:allowincell="f" filled="f" stroked="f">
              <v:textbox style="mso-next-textbox:#_x0000_s3840"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0"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33" w:name="_Toc294969795"/>
      <w:r w:rsidR="00F42301" w:rsidRPr="00601DCA">
        <w:rPr>
          <w:rFonts w:ascii="Impact" w:hAnsi="Impact" w:cs="Impact"/>
          <w:color w:val="808080" w:themeColor="background1" w:themeShade="80"/>
          <w:position w:val="-1"/>
          <w:sz w:val="44"/>
          <w:szCs w:val="44"/>
        </w:rPr>
        <w:t>SCHOOL COUNSELING</w:t>
      </w:r>
      <w:bookmarkEnd w:id="533"/>
    </w:p>
    <w:p w:rsidR="00F42301" w:rsidRDefault="00F42301" w:rsidP="00752F60">
      <w:pPr>
        <w:widowControl w:val="0"/>
        <w:autoSpaceDE w:val="0"/>
        <w:autoSpaceDN w:val="0"/>
        <w:adjustRightInd w:val="0"/>
        <w:spacing w:before="19" w:after="0" w:line="260" w:lineRule="exact"/>
        <w:ind w:left="900" w:firstLine="0"/>
        <w:jc w:val="both"/>
        <w:rPr>
          <w:rFonts w:ascii="Impact" w:hAnsi="Impact" w:cs="Impact"/>
          <w:color w:val="000000"/>
          <w:sz w:val="26"/>
          <w:szCs w:val="26"/>
        </w:rPr>
      </w:pPr>
    </w:p>
    <w:p w:rsidR="00F42301" w:rsidRDefault="00284C4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noProof/>
          <w:color w:val="000000"/>
          <w:sz w:val="20"/>
          <w:szCs w:val="20"/>
        </w:rPr>
        <w:pict>
          <v:shape id="_x0000_s7750" type="#_x0000_t202" style="position:absolute;left:0;text-align:left;margin-left:20.85pt;margin-top:6.4pt;width:1in;height:532.75pt;z-index:-251304448;mso-position-horizontal-relative:page" o:allowincell="f" filled="f" stroked="f">
            <v:textbox style="layout-flow:vertical;mso-layout-flow-alt:bottom-to-top;mso-next-textbox:#_x0000_s7750" inset="0,0,0,0">
              <w:txbxContent>
                <w:p w:rsidR="00E410E0" w:rsidRDefault="00E410E0" w:rsidP="00752F6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000000"/>
          <w:sz w:val="20"/>
          <w:szCs w:val="20"/>
        </w:rPr>
        <w:t>Albany State University</w:t>
      </w:r>
      <w:r w:rsidR="00F42301">
        <w:rPr>
          <w:rFonts w:ascii="Times New Roman" w:hAnsi="Times New Roman"/>
          <w:color w:val="000000"/>
          <w:spacing w:val="-11"/>
          <w:sz w:val="20"/>
          <w:szCs w:val="20"/>
        </w:rPr>
        <w:t>’</w:t>
      </w:r>
      <w:r w:rsidR="00F42301">
        <w:rPr>
          <w:rFonts w:ascii="Times New Roman" w:hAnsi="Times New Roman"/>
          <w:color w:val="000000"/>
          <w:sz w:val="20"/>
          <w:szCs w:val="20"/>
        </w:rPr>
        <w:t>s College of Education, Department of Counseling and Educational Leadership,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fers a Master of Education degree in School Counseling.</w:t>
      </w:r>
      <w:r w:rsidR="00F42301">
        <w:rPr>
          <w:rFonts w:ascii="Times New Roman" w:hAnsi="Times New Roman"/>
          <w:color w:val="000000"/>
          <w:spacing w:val="-4"/>
          <w:sz w:val="20"/>
          <w:szCs w:val="20"/>
        </w:rPr>
        <w:t xml:space="preserve"> </w:t>
      </w:r>
      <w:r w:rsidR="00F42301">
        <w:rPr>
          <w:rFonts w:ascii="Times New Roman" w:hAnsi="Times New Roman"/>
          <w:color w:val="000000"/>
          <w:sz w:val="20"/>
          <w:szCs w:val="20"/>
        </w:rPr>
        <w:t>The mission of the School Counseling program is to o</w:t>
      </w:r>
      <w:r w:rsidR="00F42301">
        <w:rPr>
          <w:rFonts w:ascii="Times New Roman" w:hAnsi="Times New Roman"/>
          <w:color w:val="000000"/>
          <w:spacing w:val="-4"/>
          <w:sz w:val="20"/>
          <w:szCs w:val="20"/>
        </w:rPr>
        <w:t>f</w:t>
      </w:r>
      <w:r w:rsidR="00F42301">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F42301" w:rsidRDefault="00F42301" w:rsidP="00752F60">
      <w:pPr>
        <w:widowControl w:val="0"/>
        <w:autoSpaceDE w:val="0"/>
        <w:autoSpaceDN w:val="0"/>
        <w:adjustRightInd w:val="0"/>
        <w:spacing w:after="0"/>
        <w:ind w:left="900" w:firstLine="360"/>
        <w:jc w:val="both"/>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F42301" w:rsidRPr="00752F60" w:rsidRDefault="00F42301" w:rsidP="00FF55DE">
      <w:pPr>
        <w:pStyle w:val="ListParagraph"/>
        <w:widowControl w:val="0"/>
        <w:numPr>
          <w:ilvl w:val="0"/>
          <w:numId w:val="40"/>
        </w:numPr>
        <w:autoSpaceDE w:val="0"/>
        <w:autoSpaceDN w:val="0"/>
        <w:adjustRightInd w:val="0"/>
        <w:spacing w:before="10" w:after="0" w:line="250" w:lineRule="auto"/>
        <w:jc w:val="both"/>
        <w:rPr>
          <w:rFonts w:ascii="Times New Roman" w:hAnsi="Times New Roman"/>
          <w:color w:val="000000"/>
          <w:sz w:val="20"/>
          <w:szCs w:val="20"/>
        </w:rPr>
      </w:pPr>
      <w:r w:rsidRPr="00752F60">
        <w:rPr>
          <w:rFonts w:ascii="Times New Roman" w:hAnsi="Times New Roman"/>
          <w:color w:val="000000"/>
          <w:sz w:val="20"/>
          <w:szCs w:val="20"/>
        </w:rPr>
        <w:t>Have the knowledge and skills needed to promote the career preparedness, social/emotional development, and academic success of the students they serve.</w:t>
      </w:r>
    </w:p>
    <w:p w:rsidR="00F42301" w:rsidRDefault="00F42301" w:rsidP="00FF55DE">
      <w:pPr>
        <w:pStyle w:val="ListParagraph"/>
        <w:widowControl w:val="0"/>
        <w:numPr>
          <w:ilvl w:val="0"/>
          <w:numId w:val="40"/>
        </w:numPr>
        <w:autoSpaceDE w:val="0"/>
        <w:autoSpaceDN w:val="0"/>
        <w:adjustRightInd w:val="0"/>
        <w:spacing w:after="0" w:line="250" w:lineRule="auto"/>
        <w:jc w:val="both"/>
        <w:rPr>
          <w:rFonts w:ascii="Times New Roman" w:hAnsi="Times New Roman"/>
          <w:color w:val="000000"/>
          <w:sz w:val="20"/>
          <w:szCs w:val="20"/>
        </w:rPr>
      </w:pPr>
      <w:r w:rsidRPr="00752F60">
        <w:rPr>
          <w:rFonts w:ascii="Times New Roman" w:hAnsi="Times New Roman"/>
          <w:color w:val="000000"/>
          <w:sz w:val="20"/>
          <w:szCs w:val="20"/>
        </w:rPr>
        <w:t>Demonstrate increased levels of accomplishment in increasing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social/emotional development and career preparedness and enhancing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academic success after two years of service in counseling positions.</w:t>
      </w:r>
    </w:p>
    <w:p w:rsidR="00752F60" w:rsidRPr="00752F60" w:rsidRDefault="00752F60" w:rsidP="00752F60">
      <w:pPr>
        <w:pStyle w:val="ListParagraph"/>
        <w:widowControl w:val="0"/>
        <w:autoSpaceDE w:val="0"/>
        <w:autoSpaceDN w:val="0"/>
        <w:adjustRightInd w:val="0"/>
        <w:spacing w:after="0" w:line="250" w:lineRule="auto"/>
        <w:ind w:left="1620"/>
        <w:jc w:val="both"/>
        <w:rPr>
          <w:rFonts w:ascii="Times New Roman" w:hAnsi="Times New Roman"/>
          <w:color w:val="000000"/>
          <w:sz w:val="20"/>
          <w:szCs w:val="20"/>
        </w:rPr>
      </w:pP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All program graduates have the opportunity to complete a professional internship during their first two years of practice.</w:t>
      </w:r>
      <w:r>
        <w:rPr>
          <w:rFonts w:ascii="Times New Roman" w:hAnsi="Times New Roman"/>
          <w:color w:val="000000"/>
          <w:spacing w:val="47"/>
          <w:sz w:val="20"/>
          <w:szCs w:val="20"/>
        </w:rPr>
        <w:t xml:space="preserve"> </w:t>
      </w:r>
      <w:r>
        <w:rPr>
          <w:rFonts w:ascii="Times New Roman" w:hAnsi="Times New Roman"/>
          <w:color w:val="000000"/>
          <w:sz w:val="20"/>
          <w:szCs w:val="20"/>
        </w:rPr>
        <w:t>This internship provides mentoring by a certified professional school counselor and portfolio review to help each student assess their e</w:t>
      </w:r>
      <w:r>
        <w:rPr>
          <w:rFonts w:ascii="Times New Roman" w:hAnsi="Times New Roman"/>
          <w:color w:val="000000"/>
          <w:spacing w:val="-4"/>
          <w:sz w:val="20"/>
          <w:szCs w:val="20"/>
        </w:rPr>
        <w:t>f</w:t>
      </w:r>
      <w:r>
        <w:rPr>
          <w:rFonts w:ascii="Times New Roman" w:hAnsi="Times New Roman"/>
          <w:color w:val="000000"/>
          <w:sz w:val="20"/>
          <w:szCs w:val="20"/>
        </w:rPr>
        <w:t>fectiveness as a professional school counselor and for professional development.</w:t>
      </w:r>
    </w:p>
    <w:p w:rsidR="00F42301" w:rsidRDefault="00F42301" w:rsidP="00752F60">
      <w:pPr>
        <w:widowControl w:val="0"/>
        <w:autoSpaceDE w:val="0"/>
        <w:autoSpaceDN w:val="0"/>
        <w:adjustRightInd w:val="0"/>
        <w:spacing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F42301" w:rsidRDefault="00F42301" w:rsidP="00752F60">
      <w:pPr>
        <w:widowControl w:val="0"/>
        <w:autoSpaceDE w:val="0"/>
        <w:autoSpaceDN w:val="0"/>
        <w:adjustRightInd w:val="0"/>
        <w:spacing w:before="10" w:after="0" w:line="240" w:lineRule="exact"/>
        <w:ind w:left="900" w:firstLine="0"/>
        <w:jc w:val="both"/>
        <w:rPr>
          <w:rFonts w:ascii="Times New Roman" w:hAnsi="Times New Roman"/>
          <w:color w:val="000000"/>
          <w:sz w:val="24"/>
          <w:szCs w:val="24"/>
        </w:rPr>
      </w:pPr>
    </w:p>
    <w:p w:rsidR="00F42301" w:rsidRPr="00601DCA" w:rsidRDefault="00F42301" w:rsidP="00601DCA">
      <w:pPr>
        <w:pStyle w:val="Heading2"/>
        <w:spacing w:before="0"/>
        <w:ind w:firstLine="907"/>
        <w:rPr>
          <w:rFonts w:ascii="Times New Roman" w:hAnsi="Times New Roman"/>
          <w:color w:val="808080" w:themeColor="background1" w:themeShade="80"/>
          <w:sz w:val="28"/>
          <w:szCs w:val="28"/>
        </w:rPr>
      </w:pPr>
      <w:bookmarkStart w:id="534" w:name="_Toc294969796"/>
      <w:r w:rsidRPr="00601DCA">
        <w:rPr>
          <w:rFonts w:ascii="Times New Roman" w:hAnsi="Times New Roman"/>
          <w:bCs w:val="0"/>
          <w:color w:val="808080" w:themeColor="background1" w:themeShade="80"/>
          <w:sz w:val="28"/>
          <w:szCs w:val="28"/>
        </w:rPr>
        <w:t>Advisement</w:t>
      </w:r>
      <w:bookmarkEnd w:id="534"/>
    </w:p>
    <w:p w:rsidR="00F42301" w:rsidRDefault="00F42301" w:rsidP="00752F60">
      <w:pPr>
        <w:widowControl w:val="0"/>
        <w:autoSpaceDE w:val="0"/>
        <w:autoSpaceDN w:val="0"/>
        <w:adjustRightInd w:val="0"/>
        <w:spacing w:before="13" w:after="0" w:line="250" w:lineRule="auto"/>
        <w:ind w:left="900" w:firstLine="360"/>
        <w:jc w:val="both"/>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F42301" w:rsidRDefault="00F42301" w:rsidP="00752F60">
      <w:pPr>
        <w:widowControl w:val="0"/>
        <w:autoSpaceDE w:val="0"/>
        <w:autoSpaceDN w:val="0"/>
        <w:adjustRightInd w:val="0"/>
        <w:spacing w:before="13" w:after="0" w:line="260" w:lineRule="exact"/>
        <w:ind w:left="900" w:firstLine="0"/>
        <w:jc w:val="both"/>
        <w:rPr>
          <w:rFonts w:ascii="Times New Roman" w:hAnsi="Times New Roman"/>
          <w:color w:val="000000"/>
          <w:sz w:val="26"/>
          <w:szCs w:val="26"/>
        </w:rPr>
      </w:pPr>
    </w:p>
    <w:p w:rsidR="00F42301" w:rsidRPr="00601DCA" w:rsidRDefault="00F42301" w:rsidP="00601DCA">
      <w:pPr>
        <w:pStyle w:val="Heading2"/>
        <w:spacing w:before="0"/>
        <w:ind w:firstLine="907"/>
        <w:rPr>
          <w:rFonts w:ascii="Times New Roman" w:hAnsi="Times New Roman"/>
          <w:color w:val="808080" w:themeColor="background1" w:themeShade="80"/>
          <w:sz w:val="28"/>
          <w:szCs w:val="28"/>
        </w:rPr>
      </w:pPr>
      <w:bookmarkStart w:id="535" w:name="_Toc294969797"/>
      <w:r w:rsidRPr="00601DCA">
        <w:rPr>
          <w:rFonts w:ascii="Times New Roman" w:hAnsi="Times New Roman"/>
          <w:bCs w:val="0"/>
          <w:color w:val="808080" w:themeColor="background1" w:themeShade="80"/>
          <w:sz w:val="28"/>
          <w:szCs w:val="28"/>
        </w:rPr>
        <w:t>Clinical Experience</w:t>
      </w:r>
      <w:bookmarkEnd w:id="535"/>
    </w:p>
    <w:p w:rsidR="00F42301" w:rsidRDefault="00F42301" w:rsidP="00752F60">
      <w:pPr>
        <w:widowControl w:val="0"/>
        <w:autoSpaceDE w:val="0"/>
        <w:autoSpaceDN w:val="0"/>
        <w:adjustRightInd w:val="0"/>
        <w:spacing w:before="13" w:after="0" w:line="249" w:lineRule="auto"/>
        <w:ind w:left="900" w:firstLine="36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sidR="00752F60">
        <w:rPr>
          <w:rFonts w:ascii="Times New Roman" w:hAnsi="Times New Roman"/>
          <w:b/>
          <w:bCs/>
          <w:color w:val="000000"/>
          <w:sz w:val="20"/>
          <w:szCs w:val="20"/>
        </w:rPr>
        <w:t>IN</w:t>
      </w:r>
      <w:r>
        <w:rPr>
          <w:rFonts w:ascii="Times New Roman" w:hAnsi="Times New Roman"/>
          <w:b/>
          <w:bCs/>
          <w:color w:val="000000"/>
          <w:sz w:val="20"/>
          <w:szCs w:val="20"/>
        </w:rPr>
        <w:t>SURANCE COVERAGE IS REQUIRED BEFORE REGISTERING FOR COUN 5570 AND COUN 5595.</w:t>
      </w:r>
    </w:p>
    <w:p w:rsidR="00F42301" w:rsidRDefault="00F42301" w:rsidP="00752F60">
      <w:pPr>
        <w:widowControl w:val="0"/>
        <w:autoSpaceDE w:val="0"/>
        <w:autoSpaceDN w:val="0"/>
        <w:adjustRightInd w:val="0"/>
        <w:spacing w:before="3" w:after="0" w:line="280" w:lineRule="exact"/>
        <w:ind w:left="900" w:firstLine="0"/>
        <w:jc w:val="both"/>
        <w:rPr>
          <w:rFonts w:ascii="Times New Roman" w:hAnsi="Times New Roman"/>
          <w:color w:val="000000"/>
          <w:sz w:val="28"/>
          <w:szCs w:val="28"/>
        </w:rPr>
      </w:pPr>
    </w:p>
    <w:p w:rsidR="00F42301" w:rsidRPr="00601DCA" w:rsidRDefault="00F42301" w:rsidP="00601DCA">
      <w:pPr>
        <w:pStyle w:val="Heading2"/>
        <w:spacing w:before="0"/>
        <w:ind w:firstLine="907"/>
        <w:rPr>
          <w:rFonts w:ascii="Times New Roman" w:hAnsi="Times New Roman"/>
          <w:color w:val="808080" w:themeColor="background1" w:themeShade="80"/>
          <w:sz w:val="28"/>
          <w:szCs w:val="28"/>
        </w:rPr>
      </w:pPr>
      <w:bookmarkStart w:id="536" w:name="_Toc294969798"/>
      <w:r w:rsidRPr="00601DCA">
        <w:rPr>
          <w:rFonts w:ascii="Times New Roman" w:hAnsi="Times New Roman"/>
          <w:bCs w:val="0"/>
          <w:color w:val="808080" w:themeColor="background1" w:themeShade="80"/>
          <w:sz w:val="28"/>
          <w:szCs w:val="28"/>
        </w:rPr>
        <w:t>Admission</w:t>
      </w:r>
      <w:bookmarkEnd w:id="536"/>
    </w:p>
    <w:p w:rsidR="00F42301" w:rsidRDefault="00F42301" w:rsidP="00752F60">
      <w:pPr>
        <w:widowControl w:val="0"/>
        <w:autoSpaceDE w:val="0"/>
        <w:autoSpaceDN w:val="0"/>
        <w:adjustRightInd w:val="0"/>
        <w:spacing w:before="10" w:after="0" w:line="250" w:lineRule="auto"/>
        <w:ind w:left="900" w:firstLine="360"/>
        <w:jc w:val="both"/>
        <w:rPr>
          <w:rFonts w:ascii="Times New Roman" w:hAnsi="Times New Roman"/>
          <w:color w:val="000000"/>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F42301" w:rsidRDefault="00F42301" w:rsidP="00C57415">
      <w:pPr>
        <w:widowControl w:val="0"/>
        <w:autoSpaceDE w:val="0"/>
        <w:autoSpaceDN w:val="0"/>
        <w:adjustRightInd w:val="0"/>
        <w:spacing w:before="10" w:after="0" w:line="250" w:lineRule="auto"/>
        <w:ind w:left="864" w:right="1996" w:firstLine="360"/>
        <w:rPr>
          <w:rFonts w:ascii="Times New Roman" w:hAnsi="Times New Roman"/>
          <w:color w:val="000000"/>
          <w:sz w:val="20"/>
          <w:szCs w:val="20"/>
        </w:rPr>
        <w:sectPr w:rsidR="00F42301" w:rsidSect="00752F60">
          <w:pgSz w:w="12240" w:h="15840"/>
          <w:pgMar w:top="260" w:right="1350" w:bottom="280" w:left="1260" w:header="0" w:footer="1034" w:gutter="0"/>
          <w:cols w:space="720" w:equalWidth="0">
            <w:col w:w="9630"/>
          </w:cols>
          <w:noEndnote/>
        </w:sectPr>
      </w:pPr>
    </w:p>
    <w:tbl>
      <w:tblPr>
        <w:tblW w:w="10350" w:type="dxa"/>
        <w:tblLayout w:type="fixed"/>
        <w:tblCellMar>
          <w:left w:w="0" w:type="dxa"/>
          <w:right w:w="0" w:type="dxa"/>
        </w:tblCellMar>
        <w:tblLook w:val="0000"/>
      </w:tblPr>
      <w:tblGrid>
        <w:gridCol w:w="4680"/>
        <w:gridCol w:w="4560"/>
        <w:gridCol w:w="1110"/>
      </w:tblGrid>
      <w:tr w:rsidR="00F42301" w:rsidRPr="00FA7AC7" w:rsidTr="00752F60">
        <w:trPr>
          <w:trHeight w:hRule="exact" w:val="235"/>
        </w:trPr>
        <w:tc>
          <w:tcPr>
            <w:tcW w:w="468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7" w:after="0"/>
              <w:ind w:left="438"/>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11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56"/>
        </w:trPr>
        <w:tc>
          <w:tcPr>
            <w:tcW w:w="468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752F60">
        <w:trPr>
          <w:trHeight w:hRule="exact" w:val="219"/>
        </w:trPr>
        <w:tc>
          <w:tcPr>
            <w:tcW w:w="468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1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Pr="00601DCA" w:rsidRDefault="00284C41" w:rsidP="00601DCA">
      <w:pPr>
        <w:pStyle w:val="Heading2"/>
        <w:spacing w:before="0"/>
        <w:ind w:firstLine="0"/>
        <w:rPr>
          <w:rFonts w:ascii="Times New Roman" w:hAnsi="Times New Roman"/>
          <w:color w:val="000000"/>
          <w:sz w:val="28"/>
          <w:szCs w:val="28"/>
        </w:rPr>
      </w:pPr>
      <w:r w:rsidRPr="00284C41">
        <w:rPr>
          <w:rFonts w:ascii="Calibri" w:hAnsi="Calibri"/>
          <w:noProof/>
          <w:sz w:val="28"/>
          <w:szCs w:val="28"/>
          <w:lang w:eastAsia="en-US"/>
        </w:rPr>
        <w:pict>
          <v:group id="_x0000_s3843" style="position:absolute;margin-left:263.55pt;margin-top:-53.75pt;width:31.2pt;height:31pt;z-index:-251536896;mso-position-horizontal-relative:page;mso-position-vertical-relative:text" coordorigin="5271,-1075" coordsize="624,620" o:allowincell="f">
            <v:rect id="_x0000_s3844" style="position:absolute;left:5276;top:-1070;width:613;height:610" o:allowincell="f" stroked="f">
              <v:path arrowok="t"/>
            </v:rect>
            <v:rect id="_x0000_s3845" style="position:absolute;left:5276;top:-1071;width:620;height:620;mso-position-horizontal-relative:page" o:allowincell="f" filled="f" stroked="f">
              <v:textbox style="mso-next-textbox:#_x0000_s384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37" w:name="_Toc294969799"/>
      <w:r w:rsidR="00F42301" w:rsidRPr="00601DCA">
        <w:rPr>
          <w:rFonts w:ascii="Times New Roman" w:hAnsi="Times New Roman"/>
          <w:bCs w:val="0"/>
          <w:color w:val="191919"/>
          <w:sz w:val="28"/>
          <w:szCs w:val="28"/>
        </w:rPr>
        <w:t>P</w:t>
      </w:r>
      <w:r w:rsidR="00F42301" w:rsidRPr="00601DCA">
        <w:rPr>
          <w:rFonts w:ascii="Times New Roman" w:hAnsi="Times New Roman"/>
          <w:bCs w:val="0"/>
          <w:color w:val="191919"/>
          <w:spacing w:val="-4"/>
          <w:sz w:val="28"/>
          <w:szCs w:val="28"/>
        </w:rPr>
        <w:t>r</w:t>
      </w:r>
      <w:r w:rsidR="00F42301" w:rsidRPr="00601DCA">
        <w:rPr>
          <w:rFonts w:ascii="Times New Roman" w:hAnsi="Times New Roman"/>
          <w:bCs w:val="0"/>
          <w:color w:val="191919"/>
          <w:sz w:val="28"/>
          <w:szCs w:val="28"/>
        </w:rPr>
        <w:t>ogram Completion</w:t>
      </w:r>
      <w:bookmarkEnd w:id="537"/>
    </w:p>
    <w:p w:rsidR="00F42301" w:rsidRDefault="00F42301" w:rsidP="00752F60">
      <w:pPr>
        <w:widowControl w:val="0"/>
        <w:autoSpaceDE w:val="0"/>
        <w:autoSpaceDN w:val="0"/>
        <w:adjustRightInd w:val="0"/>
        <w:spacing w:before="1" w:after="0" w:line="250" w:lineRule="auto"/>
        <w:ind w:right="36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be eligible for the M.Ed. degree in School Counseling and recommendation for S-5 certif</w:t>
      </w:r>
      <w:r>
        <w:rPr>
          <w:rFonts w:ascii="Times New Roman" w:hAnsi="Times New Roman"/>
          <w:color w:val="191919"/>
          <w:spacing w:val="-4"/>
          <w:sz w:val="20"/>
          <w:szCs w:val="20"/>
        </w:rPr>
        <w:t>i</w:t>
      </w:r>
      <w:r>
        <w:rPr>
          <w:rFonts w:ascii="Times New Roman" w:hAnsi="Times New Roman"/>
          <w:color w:val="191919"/>
          <w:sz w:val="20"/>
          <w:szCs w:val="20"/>
        </w:rPr>
        <w:t>cation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student must meet the following requirements:</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Credit hours usable in the planned program must not be older than six calendar years at the time the degree is completed.</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Complete an</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Application for Graduation at least two semesters prior to course/program requirement completion.</w:t>
      </w:r>
    </w:p>
    <w:p w:rsidR="00F42301" w:rsidRPr="00752F60" w:rsidRDefault="00284C4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284C41">
        <w:rPr>
          <w:rFonts w:ascii="Times New Roman" w:hAnsi="Times New Roman"/>
          <w:b/>
          <w:bCs/>
          <w:noProof/>
          <w:color w:val="191919"/>
          <w:sz w:val="20"/>
          <w:szCs w:val="20"/>
        </w:rPr>
        <w:pict>
          <v:shape id="_x0000_s7751" type="#_x0000_t202" style="position:absolute;left:0;text-align:left;margin-left:520.5pt;margin-top:136.05pt;width:1in;height:495.8pt;z-index:-251303424;mso-position-horizontal-relative:page;mso-position-vertical-relative:page" o:allowincell="f" filled="f" stroked="f">
            <v:textbox style="layout-flow:vertical;mso-next-textbox:#_x0000_s7751" inset="0,0,0,0">
              <w:txbxContent>
                <w:p w:rsidR="00E410E0" w:rsidRDefault="00E410E0" w:rsidP="00CE68E0">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CE68E0">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sidRPr="00752F60">
        <w:rPr>
          <w:rFonts w:ascii="Times New Roman" w:hAnsi="Times New Roman"/>
          <w:color w:val="191919"/>
          <w:sz w:val="20"/>
          <w:szCs w:val="20"/>
        </w:rPr>
        <w:t>Maintain a cumulative 3.0 grade point average or better in graduate course work with no grade below a “B” in any School Counseling course.</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Include a minimum of 48 semester hours of graduate courses in School Counseling as prescribed on the Program check sheet.</w:t>
      </w:r>
    </w:p>
    <w:p w:rsidR="00F42301" w:rsidRPr="00752F60" w:rsidRDefault="00F42301" w:rsidP="00FF55DE">
      <w:pPr>
        <w:pStyle w:val="ListParagraph"/>
        <w:widowControl w:val="0"/>
        <w:numPr>
          <w:ilvl w:val="0"/>
          <w:numId w:val="41"/>
        </w:numPr>
        <w:autoSpaceDE w:val="0"/>
        <w:autoSpaceDN w:val="0"/>
        <w:adjustRightInd w:val="0"/>
        <w:spacing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At least 39 of the credit hours used in completion of the M.Ed. in School Counseling must be earned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 Up to 9 semester hours of transfer credit may be applied toward the M.Ed. in School Counseling.</w:t>
      </w:r>
    </w:p>
    <w:p w:rsidR="00F42301" w:rsidRPr="00CE68E0" w:rsidRDefault="00F42301" w:rsidP="00FF55DE">
      <w:pPr>
        <w:pStyle w:val="ListParagraph"/>
        <w:widowControl w:val="0"/>
        <w:numPr>
          <w:ilvl w:val="0"/>
          <w:numId w:val="41"/>
        </w:numPr>
        <w:autoSpaceDE w:val="0"/>
        <w:autoSpaceDN w:val="0"/>
        <w:adjustRightInd w:val="0"/>
        <w:spacing w:after="0"/>
        <w:ind w:left="540" w:right="360"/>
        <w:jc w:val="both"/>
        <w:rPr>
          <w:rFonts w:ascii="Times New Roman" w:hAnsi="Times New Roman"/>
          <w:color w:val="000000"/>
          <w:sz w:val="20"/>
          <w:szCs w:val="20"/>
        </w:rPr>
      </w:pPr>
      <w:r w:rsidRPr="00752F60">
        <w:rPr>
          <w:rFonts w:ascii="Times New Roman" w:hAnsi="Times New Roman"/>
          <w:color w:val="191919"/>
          <w:sz w:val="20"/>
          <w:szCs w:val="20"/>
        </w:rPr>
        <w:t>Pass the Geo</w:t>
      </w:r>
      <w:r w:rsidRPr="00752F60">
        <w:rPr>
          <w:rFonts w:ascii="Times New Roman" w:hAnsi="Times New Roman"/>
          <w:color w:val="191919"/>
          <w:spacing w:val="-4"/>
          <w:sz w:val="20"/>
          <w:szCs w:val="20"/>
        </w:rPr>
        <w:t>r</w:t>
      </w:r>
      <w:r w:rsidRPr="00752F60">
        <w:rPr>
          <w:rFonts w:ascii="Times New Roman" w:hAnsi="Times New Roman"/>
          <w:color w:val="191919"/>
          <w:sz w:val="20"/>
          <w:szCs w:val="20"/>
        </w:rPr>
        <w:t>gia</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Assessment for the Certification of Educators examination in School</w:t>
      </w:r>
      <w:r w:rsidR="00CE68E0">
        <w:rPr>
          <w:rFonts w:ascii="Times New Roman" w:hAnsi="Times New Roman"/>
          <w:color w:val="191919"/>
          <w:sz w:val="20"/>
          <w:szCs w:val="20"/>
        </w:rPr>
        <w:t xml:space="preserve"> </w:t>
      </w:r>
      <w:r w:rsidRPr="00CE68E0">
        <w:rPr>
          <w:rFonts w:ascii="Times New Roman" w:hAnsi="Times New Roman"/>
          <w:color w:val="191919"/>
          <w:sz w:val="20"/>
          <w:szCs w:val="20"/>
        </w:rPr>
        <w:t>Counseling (GACE II).</w:t>
      </w:r>
    </w:p>
    <w:p w:rsidR="00F42301" w:rsidRPr="00752F60" w:rsidRDefault="00F42301" w:rsidP="00FF55DE">
      <w:pPr>
        <w:pStyle w:val="ListParagraph"/>
        <w:widowControl w:val="0"/>
        <w:numPr>
          <w:ilvl w:val="0"/>
          <w:numId w:val="41"/>
        </w:numPr>
        <w:autoSpaceDE w:val="0"/>
        <w:autoSpaceDN w:val="0"/>
        <w:adjustRightInd w:val="0"/>
        <w:spacing w:before="10" w:after="0" w:line="250" w:lineRule="auto"/>
        <w:ind w:left="540" w:right="360"/>
        <w:jc w:val="both"/>
        <w:rPr>
          <w:rFonts w:ascii="Times New Roman" w:hAnsi="Times New Roman"/>
          <w:color w:val="000000"/>
          <w:sz w:val="20"/>
          <w:szCs w:val="20"/>
        </w:rPr>
      </w:pPr>
      <w:r w:rsidRPr="00752F60">
        <w:rPr>
          <w:rFonts w:ascii="Times New Roman" w:hAnsi="Times New Roman"/>
          <w:color w:val="191919"/>
          <w:sz w:val="20"/>
          <w:szCs w:val="20"/>
        </w:rPr>
        <w:t>Satisfy the School Counseling Program</w:t>
      </w:r>
      <w:r w:rsidRPr="00752F60">
        <w:rPr>
          <w:rFonts w:ascii="Times New Roman" w:hAnsi="Times New Roman"/>
          <w:color w:val="191919"/>
          <w:spacing w:val="-11"/>
          <w:sz w:val="20"/>
          <w:szCs w:val="20"/>
        </w:rPr>
        <w:t>’</w:t>
      </w:r>
      <w:r w:rsidRPr="00752F60">
        <w:rPr>
          <w:rFonts w:ascii="Times New Roman" w:hAnsi="Times New Roman"/>
          <w:color w:val="191919"/>
          <w:sz w:val="20"/>
          <w:szCs w:val="20"/>
        </w:rPr>
        <w:t>s Clinical Experience requirement (COUN 5570 and COUN 5595)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w:t>
      </w:r>
    </w:p>
    <w:p w:rsidR="00F42301" w:rsidRDefault="00F42301" w:rsidP="00752F60">
      <w:pPr>
        <w:widowControl w:val="0"/>
        <w:autoSpaceDE w:val="0"/>
        <w:autoSpaceDN w:val="0"/>
        <w:adjustRightInd w:val="0"/>
        <w:spacing w:before="3" w:after="0" w:line="200" w:lineRule="exact"/>
        <w:ind w:right="360" w:firstLine="0"/>
        <w:jc w:val="both"/>
        <w:rPr>
          <w:rFonts w:ascii="Times New Roman" w:hAnsi="Times New Roman"/>
          <w:color w:val="000000"/>
          <w:sz w:val="20"/>
          <w:szCs w:val="20"/>
        </w:rPr>
      </w:pPr>
    </w:p>
    <w:p w:rsidR="00F42301" w:rsidRPr="00601DCA" w:rsidRDefault="00F42301" w:rsidP="00601DCA">
      <w:pPr>
        <w:pStyle w:val="Heading2"/>
        <w:spacing w:before="0"/>
        <w:ind w:firstLine="0"/>
        <w:rPr>
          <w:rFonts w:ascii="Times New Roman" w:hAnsi="Times New Roman"/>
          <w:color w:val="808080" w:themeColor="background1" w:themeShade="80"/>
          <w:sz w:val="28"/>
          <w:szCs w:val="28"/>
        </w:rPr>
      </w:pPr>
      <w:bookmarkStart w:id="538" w:name="_Toc294969800"/>
      <w:r w:rsidRPr="00601DCA">
        <w:rPr>
          <w:rFonts w:ascii="Times New Roman" w:hAnsi="Times New Roman"/>
          <w:bCs w:val="0"/>
          <w:color w:val="808080" w:themeColor="background1" w:themeShade="80"/>
          <w:sz w:val="28"/>
          <w:szCs w:val="28"/>
        </w:rPr>
        <w:t>P</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ogram Planned Deg</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ee</w:t>
      </w:r>
      <w:bookmarkEnd w:id="538"/>
    </w:p>
    <w:p w:rsidR="00F42301" w:rsidRPr="00601DCA" w:rsidRDefault="00F42301" w:rsidP="00601DCA">
      <w:pPr>
        <w:widowControl w:val="0"/>
        <w:tabs>
          <w:tab w:val="right" w:pos="7470"/>
        </w:tabs>
        <w:autoSpaceDE w:val="0"/>
        <w:autoSpaceDN w:val="0"/>
        <w:adjustRightInd w:val="0"/>
        <w:spacing w:after="0"/>
        <w:ind w:right="1980" w:firstLine="0"/>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in the State of Georgia</w:t>
      </w:r>
      <w:r w:rsidR="00601DCA">
        <w:rPr>
          <w:rFonts w:ascii="Times New Roman" w:hAnsi="Times New Roman"/>
          <w:b/>
          <w:bCs/>
          <w:color w:val="808080" w:themeColor="background1" w:themeShade="80"/>
          <w:sz w:val="24"/>
          <w:szCs w:val="24"/>
        </w:rPr>
        <w:tab/>
      </w:r>
      <w:r w:rsidRPr="00601DCA">
        <w:rPr>
          <w:rFonts w:ascii="Times New Roman" w:hAnsi="Times New Roman"/>
          <w:b/>
          <w:bCs/>
          <w:color w:val="808080" w:themeColor="background1" w:themeShade="80"/>
          <w:sz w:val="24"/>
          <w:szCs w:val="24"/>
        </w:rPr>
        <w:t>3 hrs</w:t>
      </w:r>
    </w:p>
    <w:p w:rsidR="00F42301" w:rsidRPr="002C48C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bCs/>
          <w:color w:val="191919"/>
          <w:sz w:val="20"/>
          <w:szCs w:val="20"/>
        </w:rPr>
      </w:pPr>
      <w:r w:rsidRPr="002C48C1">
        <w:rPr>
          <w:rFonts w:ascii="Times New Roman" w:hAnsi="Times New Roman"/>
          <w:bCs/>
          <w:color w:val="191919"/>
          <w:sz w:val="20"/>
          <w:szCs w:val="20"/>
        </w:rPr>
        <w:t xml:space="preserve">SPED   </w:t>
      </w:r>
      <w:r w:rsidR="00CE68E0">
        <w:rPr>
          <w:rFonts w:ascii="Times New Roman" w:hAnsi="Times New Roman"/>
          <w:bCs/>
          <w:color w:val="191919"/>
          <w:sz w:val="20"/>
          <w:szCs w:val="20"/>
        </w:rPr>
        <w:t xml:space="preserve">  </w:t>
      </w:r>
      <w:r w:rsidRPr="002C48C1">
        <w:rPr>
          <w:rFonts w:ascii="Times New Roman" w:hAnsi="Times New Roman"/>
          <w:bCs/>
          <w:color w:val="191919"/>
          <w:sz w:val="20"/>
          <w:szCs w:val="20"/>
        </w:rPr>
        <w:t>5501     Exceptional Children and Youth</w:t>
      </w:r>
    </w:p>
    <w:p w:rsidR="00F42301"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F42301" w:rsidRPr="00601DCA" w:rsidRDefault="00F42301" w:rsidP="00CE68E0">
      <w:pPr>
        <w:widowControl w:val="0"/>
        <w:tabs>
          <w:tab w:val="right" w:pos="7560"/>
        </w:tabs>
        <w:autoSpaceDE w:val="0"/>
        <w:autoSpaceDN w:val="0"/>
        <w:adjustRightInd w:val="0"/>
        <w:spacing w:after="0"/>
        <w:ind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Provisional/ Non-Degree Students</w:t>
      </w:r>
      <w:r w:rsidRPr="00601DCA">
        <w:rPr>
          <w:rFonts w:ascii="Times New Roman" w:hAnsi="Times New Roman"/>
          <w:b/>
          <w:bCs/>
          <w:color w:val="808080" w:themeColor="background1" w:themeShade="80"/>
          <w:sz w:val="24"/>
          <w:szCs w:val="24"/>
        </w:rPr>
        <w:tab/>
        <w:t>9 hrs</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F42301" w:rsidRDefault="00F42301" w:rsidP="00CE68E0">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F42301"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F42301" w:rsidRPr="00601DCA" w:rsidRDefault="00F42301" w:rsidP="00752F60">
      <w:pPr>
        <w:widowControl w:val="0"/>
        <w:tabs>
          <w:tab w:val="left" w:pos="9140"/>
        </w:tabs>
        <w:autoSpaceDE w:val="0"/>
        <w:autoSpaceDN w:val="0"/>
        <w:adjustRightInd w:val="0"/>
        <w:spacing w:after="0"/>
        <w:ind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and Degree Program</w:t>
      </w:r>
    </w:p>
    <w:p w:rsidR="00F42301" w:rsidRPr="00601DCA"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 Foundation</w:t>
      </w:r>
      <w:r w:rsidRPr="00601DCA">
        <w:rPr>
          <w:rFonts w:ascii="Times New Roman" w:hAnsi="Times New Roman"/>
          <w:b/>
          <w:bCs/>
          <w:color w:val="808080" w:themeColor="background1" w:themeShade="80"/>
          <w:sz w:val="24"/>
          <w:szCs w:val="24"/>
        </w:rPr>
        <w:tab/>
        <w:t>9 hrs.</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F42301" w:rsidRDefault="00F42301" w:rsidP="00CE68E0">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F42301" w:rsidRPr="00601DCA"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 xml:space="preserve">ea B – Nature of the Learner </w:t>
      </w:r>
      <w:r w:rsidRPr="00601DCA">
        <w:rPr>
          <w:rFonts w:ascii="Times New Roman" w:hAnsi="Times New Roman"/>
          <w:b/>
          <w:bCs/>
          <w:color w:val="808080" w:themeColor="background1" w:themeShade="80"/>
          <w:sz w:val="24"/>
          <w:szCs w:val="24"/>
        </w:rPr>
        <w:tab/>
        <w:t>9 hrs.</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F42301" w:rsidRDefault="00F42301" w:rsidP="00CE68E0">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F42301" w:rsidRPr="00601DCA" w:rsidRDefault="00F42301" w:rsidP="00CE68E0">
      <w:pPr>
        <w:widowControl w:val="0"/>
        <w:tabs>
          <w:tab w:val="right" w:pos="7560"/>
        </w:tabs>
        <w:autoSpaceDE w:val="0"/>
        <w:autoSpaceDN w:val="0"/>
        <w:adjustRightInd w:val="0"/>
        <w:spacing w:after="0"/>
        <w:ind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C – Clinical Skills</w:t>
      </w:r>
      <w:r w:rsidRPr="00601DCA">
        <w:rPr>
          <w:rFonts w:ascii="Times New Roman" w:hAnsi="Times New Roman"/>
          <w:b/>
          <w:bCs/>
          <w:color w:val="808080" w:themeColor="background1" w:themeShade="80"/>
          <w:sz w:val="24"/>
          <w:szCs w:val="24"/>
        </w:rPr>
        <w:tab/>
        <w:t>24 hrs.</w:t>
      </w:r>
    </w:p>
    <w:p w:rsidR="00CE68E0"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5512</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echniques </w:t>
      </w:r>
    </w:p>
    <w:p w:rsidR="00CE68E0"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5515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Group Counseling and Dynamics </w:t>
      </w:r>
    </w:p>
    <w:p w:rsidR="00F42301"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5517 </w:t>
      </w:r>
      <w:r w:rsidR="00CE68E0">
        <w:rPr>
          <w:rFonts w:ascii="Times New Roman" w:hAnsi="Times New Roman"/>
          <w:color w:val="191919"/>
          <w:sz w:val="20"/>
          <w:szCs w:val="20"/>
        </w:rPr>
        <w:t xml:space="preserve">     </w:t>
      </w:r>
      <w:r>
        <w:rPr>
          <w:rFonts w:ascii="Times New Roman" w:hAnsi="Times New Roman"/>
          <w:color w:val="191919"/>
          <w:sz w:val="20"/>
          <w:szCs w:val="20"/>
        </w:rPr>
        <w:t>Family Counseling</w:t>
      </w:r>
    </w:p>
    <w:p w:rsidR="00F42301" w:rsidRDefault="00F42301" w:rsidP="00CE68E0">
      <w:pPr>
        <w:widowControl w:val="0"/>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5531 </w:t>
      </w:r>
      <w:r w:rsidR="00CE68E0">
        <w:rPr>
          <w:rFonts w:ascii="Times New Roman" w:hAnsi="Times New Roman"/>
          <w:color w:val="191919"/>
          <w:sz w:val="20"/>
          <w:szCs w:val="20"/>
        </w:rPr>
        <w:t xml:space="preserve">     </w:t>
      </w:r>
      <w:r>
        <w:rPr>
          <w:rFonts w:ascii="Times New Roman" w:hAnsi="Times New Roman"/>
          <w:color w:val="191919"/>
          <w:sz w:val="20"/>
          <w:szCs w:val="20"/>
        </w:rPr>
        <w:t>Career Development and Counseling</w:t>
      </w:r>
    </w:p>
    <w:p w:rsidR="00F42301" w:rsidRDefault="00F42301" w:rsidP="00CE68E0">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5540 </w:t>
      </w:r>
      <w:r w:rsidR="00CE68E0">
        <w:rPr>
          <w:rFonts w:ascii="Times New Roman" w:hAnsi="Times New Roman"/>
          <w:color w:val="191919"/>
          <w:sz w:val="20"/>
          <w:szCs w:val="20"/>
        </w:rPr>
        <w:t xml:space="preserve">     </w:t>
      </w:r>
      <w:r>
        <w:rPr>
          <w:rFonts w:ascii="Times New Roman" w:hAnsi="Times New Roman"/>
          <w:color w:val="191919"/>
          <w:sz w:val="20"/>
          <w:szCs w:val="20"/>
        </w:rPr>
        <w:t>Consultation COUN 5570 Practicum COUN 5595 Internship</w:t>
      </w:r>
    </w:p>
    <w:p w:rsidR="00F42301" w:rsidRDefault="00F42301" w:rsidP="00CE68E0">
      <w:pPr>
        <w:widowControl w:val="0"/>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5600 </w:t>
      </w:r>
      <w:r w:rsidR="00CE68E0">
        <w:rPr>
          <w:rFonts w:ascii="Times New Roman" w:hAnsi="Times New Roman"/>
          <w:color w:val="191919"/>
          <w:sz w:val="20"/>
          <w:szCs w:val="20"/>
        </w:rPr>
        <w:t xml:space="preserve">     </w:t>
      </w:r>
      <w:r>
        <w:rPr>
          <w:rFonts w:ascii="Times New Roman" w:hAnsi="Times New Roman"/>
          <w:color w:val="191919"/>
          <w:sz w:val="20"/>
          <w:szCs w:val="20"/>
        </w:rPr>
        <w:t>Legal and Ethical Issues in Counseling</w:t>
      </w:r>
    </w:p>
    <w:p w:rsidR="00F42301" w:rsidRDefault="00F42301" w:rsidP="00CE68E0">
      <w:pPr>
        <w:widowControl w:val="0"/>
        <w:autoSpaceDE w:val="0"/>
        <w:autoSpaceDN w:val="0"/>
        <w:adjustRightInd w:val="0"/>
        <w:spacing w:after="0"/>
        <w:ind w:left="540" w:right="360"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5610 </w:t>
      </w:r>
      <w:r w:rsidR="00CE68E0">
        <w:rPr>
          <w:rFonts w:ascii="Times New Roman" w:hAnsi="Times New Roman"/>
          <w:color w:val="191919"/>
          <w:sz w:val="20"/>
          <w:szCs w:val="20"/>
        </w:rPr>
        <w:t xml:space="preserve">     </w:t>
      </w:r>
      <w:r>
        <w:rPr>
          <w:rFonts w:ascii="Times New Roman" w:hAnsi="Times New Roman"/>
          <w:color w:val="191919"/>
          <w:sz w:val="20"/>
          <w:szCs w:val="20"/>
        </w:rPr>
        <w:t>Crisis Counseling and Intervention</w:t>
      </w:r>
    </w:p>
    <w:p w:rsidR="00F42301" w:rsidRPr="00601DCA" w:rsidRDefault="00F42301" w:rsidP="00CE68E0">
      <w:pPr>
        <w:widowControl w:val="0"/>
        <w:tabs>
          <w:tab w:val="right" w:pos="7560"/>
        </w:tabs>
        <w:autoSpaceDE w:val="0"/>
        <w:autoSpaceDN w:val="0"/>
        <w:adjustRightInd w:val="0"/>
        <w:spacing w:after="0"/>
        <w:ind w:firstLine="0"/>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D: Resea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F42301" w:rsidRPr="00334963"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 5510</w:t>
      </w:r>
      <w:r>
        <w:rPr>
          <w:rFonts w:ascii="Times New Roman" w:hAnsi="Times New Roman"/>
          <w:color w:val="191919"/>
          <w:spacing w:val="-11"/>
          <w:sz w:val="20"/>
          <w:szCs w:val="20"/>
        </w:rPr>
        <w:t xml:space="preserve"> </w:t>
      </w:r>
      <w:r w:rsidR="00CE68E0">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F42301"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5620 </w:t>
      </w:r>
      <w:r w:rsidR="00CE68E0">
        <w:rPr>
          <w:rFonts w:ascii="Times New Roman" w:hAnsi="Times New Roman"/>
          <w:color w:val="191919"/>
          <w:sz w:val="20"/>
          <w:szCs w:val="20"/>
        </w:rPr>
        <w:t xml:space="preserve">     </w:t>
      </w:r>
      <w:r>
        <w:rPr>
          <w:rFonts w:ascii="Times New Roman" w:hAnsi="Times New Roman"/>
          <w:color w:val="191919"/>
          <w:sz w:val="20"/>
          <w:szCs w:val="20"/>
        </w:rPr>
        <w:t>Research and Program Evaluation for Counselors</w:t>
      </w:r>
    </w:p>
    <w:p w:rsidR="00F42301" w:rsidRDefault="00F42301" w:rsidP="00CE68E0">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5596</w:t>
      </w:r>
      <w:r>
        <w:rPr>
          <w:rFonts w:ascii="Times New Roman" w:hAnsi="Times New Roman"/>
          <w:color w:val="191919"/>
          <w:spacing w:val="-4"/>
          <w:sz w:val="20"/>
          <w:szCs w:val="20"/>
        </w:rPr>
        <w:t xml:space="preserve"> </w:t>
      </w:r>
      <w:r w:rsidR="00CE68E0">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F42301" w:rsidRPr="00601DCA" w:rsidRDefault="00F42301" w:rsidP="00CE68E0">
      <w:pPr>
        <w:widowControl w:val="0"/>
        <w:tabs>
          <w:tab w:val="right" w:pos="7560"/>
        </w:tabs>
        <w:autoSpaceDE w:val="0"/>
        <w:autoSpaceDN w:val="0"/>
        <w:adjustRightInd w:val="0"/>
        <w:spacing w:after="0"/>
        <w:ind w:firstLine="0"/>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E: Electives</w:t>
      </w:r>
      <w:r w:rsidRPr="00601DCA">
        <w:rPr>
          <w:rFonts w:ascii="Times New Roman" w:hAnsi="Times New Roman"/>
          <w:b/>
          <w:bCs/>
          <w:color w:val="808080" w:themeColor="background1" w:themeShade="80"/>
          <w:sz w:val="24"/>
          <w:szCs w:val="24"/>
        </w:rPr>
        <w:tab/>
        <w:t>3-6 hrs.</w:t>
      </w:r>
    </w:p>
    <w:p w:rsidR="00F42301" w:rsidRDefault="00F42301" w:rsidP="00CE68E0">
      <w:pPr>
        <w:widowControl w:val="0"/>
        <w:autoSpaceDE w:val="0"/>
        <w:autoSpaceDN w:val="0"/>
        <w:adjustRightInd w:val="0"/>
        <w:spacing w:before="10" w:after="0" w:line="250" w:lineRule="auto"/>
        <w:ind w:left="540" w:right="4901" w:firstLine="0"/>
        <w:jc w:val="both"/>
        <w:rPr>
          <w:rFonts w:ascii="Times New Roman" w:hAnsi="Times New Roman"/>
          <w:color w:val="000000"/>
          <w:sz w:val="20"/>
          <w:szCs w:val="20"/>
        </w:rPr>
      </w:pPr>
      <w:r>
        <w:rPr>
          <w:rFonts w:ascii="Times New Roman" w:hAnsi="Times New Roman"/>
          <w:color w:val="191919"/>
          <w:sz w:val="20"/>
          <w:szCs w:val="20"/>
        </w:rPr>
        <w:t xml:space="preserve">COUN </w:t>
      </w:r>
      <w:r w:rsidR="00CE68E0">
        <w:rPr>
          <w:rFonts w:ascii="Times New Roman" w:hAnsi="Times New Roman"/>
          <w:color w:val="191919"/>
          <w:sz w:val="20"/>
          <w:szCs w:val="20"/>
        </w:rPr>
        <w:t xml:space="preserve">  </w:t>
      </w:r>
      <w:r>
        <w:rPr>
          <w:rFonts w:ascii="Times New Roman" w:hAnsi="Times New Roman"/>
          <w:color w:val="191919"/>
          <w:sz w:val="20"/>
          <w:szCs w:val="20"/>
        </w:rPr>
        <w:t xml:space="preserve">5575 </w:t>
      </w:r>
      <w:r w:rsidR="00CE68E0">
        <w:rPr>
          <w:rFonts w:ascii="Times New Roman" w:hAnsi="Times New Roman"/>
          <w:color w:val="191919"/>
          <w:sz w:val="20"/>
          <w:szCs w:val="20"/>
        </w:rPr>
        <w:t xml:space="preserve">     </w:t>
      </w:r>
      <w:r>
        <w:rPr>
          <w:rFonts w:ascii="Times New Roman" w:hAnsi="Times New Roman"/>
          <w:color w:val="191919"/>
          <w:sz w:val="20"/>
          <w:szCs w:val="20"/>
        </w:rPr>
        <w:t>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F42301" w:rsidRPr="00601DCA" w:rsidRDefault="00F42301" w:rsidP="00601DCA">
      <w:pPr>
        <w:widowControl w:val="0"/>
        <w:tabs>
          <w:tab w:val="right" w:pos="7560"/>
        </w:tabs>
        <w:autoSpaceDE w:val="0"/>
        <w:autoSpaceDN w:val="0"/>
        <w:adjustRightInd w:val="0"/>
        <w:spacing w:after="0"/>
        <w:ind w:firstLine="0"/>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pacing w:val="-18"/>
          <w:sz w:val="24"/>
          <w:szCs w:val="24"/>
        </w:rPr>
        <w:t>T</w:t>
      </w:r>
      <w:r w:rsidRPr="00601DCA">
        <w:rPr>
          <w:rFonts w:ascii="Times New Roman" w:hAnsi="Times New Roman"/>
          <w:b/>
          <w:bCs/>
          <w:color w:val="808080" w:themeColor="background1" w:themeShade="80"/>
          <w:sz w:val="24"/>
          <w:szCs w:val="24"/>
        </w:rPr>
        <w:t>otal Requi</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ed Hours</w:t>
      </w:r>
      <w:r w:rsidRPr="00601DCA">
        <w:rPr>
          <w:rFonts w:ascii="Times New Roman" w:hAnsi="Times New Roman"/>
          <w:b/>
          <w:bCs/>
          <w:color w:val="808080" w:themeColor="background1" w:themeShade="80"/>
          <w:spacing w:val="14"/>
          <w:sz w:val="24"/>
          <w:szCs w:val="24"/>
        </w:rPr>
        <w:t xml:space="preserve"> </w:t>
      </w:r>
      <w:r w:rsidR="00601DCA">
        <w:rPr>
          <w:rFonts w:ascii="Times New Roman" w:hAnsi="Times New Roman"/>
          <w:b/>
          <w:bCs/>
          <w:color w:val="808080" w:themeColor="background1" w:themeShade="80"/>
          <w:spacing w:val="14"/>
          <w:sz w:val="24"/>
          <w:szCs w:val="24"/>
        </w:rPr>
        <w:tab/>
      </w:r>
      <w:r w:rsidRPr="00601DCA">
        <w:rPr>
          <w:rFonts w:ascii="Times New Roman" w:hAnsi="Times New Roman"/>
          <w:b/>
          <w:bCs/>
          <w:color w:val="808080" w:themeColor="background1" w:themeShade="80"/>
          <w:sz w:val="24"/>
          <w:szCs w:val="24"/>
        </w:rPr>
        <w:t>48 hrs.</w:t>
      </w:r>
    </w:p>
    <w:p w:rsidR="00F42301" w:rsidRDefault="00F42301" w:rsidP="00C57415">
      <w:pPr>
        <w:widowControl w:val="0"/>
        <w:autoSpaceDE w:val="0"/>
        <w:autoSpaceDN w:val="0"/>
        <w:adjustRightInd w:val="0"/>
        <w:spacing w:after="0"/>
        <w:ind w:left="1944"/>
        <w:rPr>
          <w:rFonts w:ascii="Times New Roman" w:hAnsi="Times New Roman"/>
          <w:color w:val="000000"/>
          <w:sz w:val="20"/>
          <w:szCs w:val="20"/>
        </w:rPr>
        <w:sectPr w:rsidR="00F42301" w:rsidSect="008A7386">
          <w:footerReference w:type="even" r:id="rId68"/>
          <w:footerReference w:type="default" r:id="rId69"/>
          <w:pgSz w:w="12240" w:h="15840"/>
          <w:pgMar w:top="260" w:right="1530" w:bottom="280" w:left="1170" w:header="0" w:footer="942" w:gutter="0"/>
          <w:cols w:space="720"/>
          <w:noEndnote/>
        </w:sectPr>
      </w:pPr>
    </w:p>
    <w:tbl>
      <w:tblPr>
        <w:tblW w:w="10710" w:type="dxa"/>
        <w:tblInd w:w="-630" w:type="dxa"/>
        <w:tblLayout w:type="fixed"/>
        <w:tblCellMar>
          <w:left w:w="0" w:type="dxa"/>
          <w:right w:w="0" w:type="dxa"/>
        </w:tblCellMar>
        <w:tblLook w:val="0000"/>
      </w:tblPr>
      <w:tblGrid>
        <w:gridCol w:w="990"/>
        <w:gridCol w:w="4560"/>
        <w:gridCol w:w="5160"/>
      </w:tblGrid>
      <w:tr w:rsidR="00F42301" w:rsidRPr="00FA7AC7" w:rsidTr="00DD3825">
        <w:trPr>
          <w:trHeight w:hRule="exact" w:val="235"/>
        </w:trPr>
        <w:tc>
          <w:tcPr>
            <w:tcW w:w="99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20" w:lineRule="exact"/>
              <w:rPr>
                <w:rFonts w:ascii="Times New Roman" w:hAnsi="Times New Roman"/>
                <w:sz w:val="12"/>
                <w:szCs w:val="12"/>
              </w:rPr>
            </w:pPr>
          </w:p>
          <w:p w:rsidR="00F42301" w:rsidRPr="00FA7AC7" w:rsidRDefault="00F42301" w:rsidP="00CE68E0">
            <w:pPr>
              <w:widowControl w:val="0"/>
              <w:autoSpaceDE w:val="0"/>
              <w:autoSpaceDN w:val="0"/>
              <w:adjustRightInd w:val="0"/>
              <w:spacing w:after="0"/>
              <w:ind w:left="962" w:hanging="107"/>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516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99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16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99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16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Pr="00601DCA" w:rsidRDefault="00284C41" w:rsidP="00601DCA">
      <w:pPr>
        <w:pStyle w:val="Heading2"/>
        <w:spacing w:before="0"/>
        <w:ind w:firstLine="360"/>
        <w:rPr>
          <w:rFonts w:ascii="Impact" w:hAnsi="Impact" w:cs="Impact"/>
          <w:color w:val="808080" w:themeColor="background1" w:themeShade="80"/>
          <w:sz w:val="36"/>
          <w:szCs w:val="36"/>
        </w:rPr>
      </w:pPr>
      <w:r w:rsidRPr="00284C41">
        <w:rPr>
          <w:rFonts w:ascii="Calibri" w:hAnsi="Calibri" w:cs="Times New Roman"/>
          <w:noProof/>
          <w:color w:val="808080" w:themeColor="background1" w:themeShade="80"/>
          <w:lang w:eastAsia="en-US"/>
        </w:rPr>
        <w:pict>
          <v:group id="_x0000_s3848" style="position:absolute;left:0;text-align:left;margin-left:315pt;margin-top:-66.05pt;width:31.2pt;height:31.05pt;z-index:-251533824;mso-position-horizontal-relative:page;mso-position-vertical-relative:text" coordorigin="6300,-1321" coordsize="624,621" o:allowincell="f">
            <v:rect id="_x0000_s3849" style="position:absolute;left:6305;top:-1316;width:613;height:610" o:allowincell="f" stroked="f">
              <v:path arrowok="t"/>
            </v:rect>
            <v:rect id="_x0000_s3850" style="position:absolute;left:6306;top:-1316;width:620;height:620;mso-position-horizontal-relative:page" o:allowincell="f" filled="f" stroked="f">
              <v:textbox style="mso-next-textbox:#_x0000_s3850"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2"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39" w:name="_Toc294969801"/>
      <w:r w:rsidR="00F42301" w:rsidRPr="00601DCA">
        <w:rPr>
          <w:rFonts w:ascii="Impact" w:hAnsi="Impact" w:cs="Impact"/>
          <w:color w:val="808080" w:themeColor="background1" w:themeShade="80"/>
          <w:position w:val="-1"/>
          <w:sz w:val="36"/>
          <w:szCs w:val="36"/>
        </w:rPr>
        <w:t>COURSE DESCRIPTIONS</w:t>
      </w:r>
      <w:bookmarkEnd w:id="539"/>
    </w:p>
    <w:p w:rsidR="00F42301" w:rsidRDefault="00F42301" w:rsidP="00CE68E0">
      <w:pPr>
        <w:widowControl w:val="0"/>
        <w:autoSpaceDE w:val="0"/>
        <w:autoSpaceDN w:val="0"/>
        <w:adjustRightInd w:val="0"/>
        <w:spacing w:before="17" w:after="0" w:line="200" w:lineRule="exact"/>
        <w:ind w:left="360" w:firstLine="0"/>
        <w:jc w:val="both"/>
        <w:rPr>
          <w:rFonts w:ascii="Impact" w:hAnsi="Impact" w:cs="Impact"/>
          <w:color w:val="000000"/>
          <w:sz w:val="20"/>
          <w:szCs w:val="20"/>
        </w:rPr>
      </w:pP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5000  Introduction to Counseling Profession……………………………………3(3-0)</w:t>
      </w:r>
    </w:p>
    <w:p w:rsidR="00F42301" w:rsidRPr="00E10AA1" w:rsidRDefault="00F42301" w:rsidP="00CE68E0">
      <w:pPr>
        <w:spacing w:after="0"/>
        <w:ind w:left="360" w:firstLine="0"/>
        <w:jc w:val="both"/>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r w:rsidR="00CE68E0">
        <w:rPr>
          <w:rFonts w:ascii="Times New Roman" w:hAnsi="Times New Roman"/>
          <w:sz w:val="20"/>
          <w:szCs w:val="20"/>
        </w:rPr>
        <w:t xml:space="preserve"> </w:t>
      </w:r>
      <w:r w:rsidRPr="002C48C1">
        <w:rPr>
          <w:rFonts w:ascii="Times New Roman" w:hAnsi="Times New Roman"/>
          <w:sz w:val="20"/>
          <w:szCs w:val="20"/>
        </w:rPr>
        <w:t xml:space="preserve"> and practical applications of counseling with regard to the profession and its specialties. Ethical issues in Professional Counseling are introduced.  Students will gain an understanding of basic counseling interventions and the array of specialized careers in the counseling</w:t>
      </w:r>
      <w:r w:rsidR="00CE68E0">
        <w:rPr>
          <w:rFonts w:ascii="Times New Roman" w:hAnsi="Times New Roman"/>
          <w:sz w:val="20"/>
          <w:szCs w:val="20"/>
        </w:rPr>
        <w:t xml:space="preserve"> </w:t>
      </w:r>
      <w:r w:rsidRPr="002C48C1">
        <w:rPr>
          <w:rFonts w:ascii="Times New Roman" w:hAnsi="Times New Roman"/>
          <w:sz w:val="20"/>
          <w:szCs w:val="20"/>
        </w:rPr>
        <w:t xml:space="preserve"> profession.  The purpose of this course is to introdu</w:t>
      </w:r>
      <w:r>
        <w:rPr>
          <w:rFonts w:ascii="Times New Roman" w:hAnsi="Times New Roman"/>
          <w:sz w:val="20"/>
          <w:szCs w:val="20"/>
        </w:rPr>
        <w:t>ce students to the scope of the c</w:t>
      </w:r>
      <w:r w:rsidRPr="002C48C1">
        <w:rPr>
          <w:rFonts w:ascii="Times New Roman" w:hAnsi="Times New Roman"/>
          <w:sz w:val="20"/>
          <w:szCs w:val="20"/>
        </w:rPr>
        <w:t>ounseling profession.</w:t>
      </w:r>
    </w:p>
    <w:p w:rsidR="00F42301" w:rsidRDefault="00284C4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sidRPr="00284C41">
        <w:rPr>
          <w:rFonts w:ascii="Times New Roman" w:hAnsi="Times New Roman"/>
          <w:bCs/>
          <w:noProof/>
          <w:color w:val="191919"/>
          <w:sz w:val="20"/>
          <w:szCs w:val="20"/>
        </w:rPr>
        <w:pict>
          <v:shape id="_x0000_s7752" type="#_x0000_t202" style="position:absolute;left:0;text-align:left;margin-left:15.75pt;margin-top:-3.05pt;width:1in;height:532.75pt;z-index:-251302400;mso-position-horizontal-relative:page" o:allowincell="f" filled="f" stroked="f">
            <v:textbox style="layout-flow:vertical;mso-layout-flow-alt:bottom-to-top;mso-next-textbox:#_x0000_s7752"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b/>
          <w:bCs/>
          <w:color w:val="191919"/>
          <w:sz w:val="20"/>
          <w:szCs w:val="20"/>
        </w:rPr>
        <w:t>COUN 5001Intorduction to Professional Writing……………………………………….3(3-0)</w:t>
      </w:r>
    </w:p>
    <w:p w:rsidR="00F42301" w:rsidRDefault="00F42301" w:rsidP="00CE68E0">
      <w:pPr>
        <w:spacing w:after="0"/>
        <w:ind w:left="360" w:firstLine="0"/>
        <w:jc w:val="both"/>
        <w:rPr>
          <w:rFonts w:ascii="Times New Roman" w:hAnsi="Times New Roman"/>
          <w:b/>
          <w:bCs/>
          <w:color w:val="191919"/>
          <w:sz w:val="20"/>
          <w:szCs w:val="20"/>
        </w:rPr>
      </w:pPr>
      <w:r w:rsidRPr="00E10AA1">
        <w:rPr>
          <w:rFonts w:ascii="Times New Roman" w:hAnsi="Times New Roman"/>
          <w:bCs/>
          <w:sz w:val="20"/>
          <w:szCs w:val="20"/>
        </w:rPr>
        <w:t xml:space="preserve">This course introduces students to professional writing that aligns with standard practices </w:t>
      </w:r>
      <w:r w:rsidR="00CE68E0">
        <w:rPr>
          <w:rFonts w:ascii="Times New Roman" w:hAnsi="Times New Roman"/>
          <w:bCs/>
          <w:sz w:val="20"/>
          <w:szCs w:val="20"/>
        </w:rPr>
        <w:t xml:space="preserve"> </w:t>
      </w:r>
      <w:r w:rsidRPr="00E10AA1">
        <w:rPr>
          <w:rFonts w:ascii="Times New Roman" w:hAnsi="Times New Roman"/>
          <w:bCs/>
          <w:sz w:val="20"/>
          <w:szCs w:val="20"/>
        </w:rPr>
        <w:t>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284C41" w:rsidRDefault="00F42301" w:rsidP="00284C41">
      <w:pPr>
        <w:spacing w:after="0"/>
        <w:ind w:left="360" w:firstLine="0"/>
        <w:jc w:val="both"/>
        <w:rPr>
          <w:rFonts w:ascii="Times New Roman" w:hAnsi="Times New Roman"/>
          <w:b/>
          <w:bCs/>
          <w:color w:val="191919"/>
          <w:sz w:val="20"/>
          <w:szCs w:val="20"/>
        </w:rPr>
        <w:pPrChange w:id="540" w:author=" " w:date="2011-04-06T11:20:00Z">
          <w:pPr>
            <w:spacing w:after="0"/>
            <w:ind w:left="720"/>
          </w:pPr>
        </w:pPrChange>
      </w:pPr>
      <w:r w:rsidRPr="00E10AA1">
        <w:rPr>
          <w:rFonts w:ascii="Times New Roman" w:hAnsi="Times New Roman"/>
          <w:bCs/>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sidR="00CE68E0">
        <w:rPr>
          <w:rFonts w:ascii="Times New Roman" w:hAnsi="Times New Roman"/>
          <w:bCs/>
          <w:sz w:val="20"/>
          <w:szCs w:val="20"/>
        </w:rPr>
        <w:t xml:space="preserve"> </w:t>
      </w:r>
      <w:ins w:id="541" w:author=" " w:date="2011-04-06T11:20:00Z">
        <w:r>
          <w:rPr>
            <w:rFonts w:ascii="Times New Roman" w:hAnsi="Times New Roman"/>
            <w:bCs/>
            <w:sz w:val="20"/>
            <w:szCs w:val="20"/>
          </w:rPr>
          <w:t>COUN  5503 Leadership and Advocacy</w:t>
        </w:r>
      </w:ins>
      <w:r>
        <w:rPr>
          <w:rFonts w:ascii="Times New Roman" w:hAnsi="Times New Roman"/>
          <w:b/>
          <w:bCs/>
          <w:color w:val="191919"/>
          <w:sz w:val="20"/>
          <w:szCs w:val="20"/>
        </w:rPr>
        <w:tab/>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A867E4">
        <w:rPr>
          <w:rFonts w:ascii="Times New Roman" w:hAnsi="Times New Roman"/>
          <w:b/>
          <w:bCs/>
          <w:color w:val="191919"/>
          <w:sz w:val="20"/>
          <w:szCs w:val="20"/>
        </w:rPr>
        <w:t xml:space="preserve"> </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CE68E0" w:rsidRDefault="00F42301" w:rsidP="00CE68E0">
      <w:pPr>
        <w:widowControl w:val="0"/>
        <w:autoSpaceDE w:val="0"/>
        <w:autoSpaceDN w:val="0"/>
        <w:adjustRightInd w:val="0"/>
        <w:spacing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F42301" w:rsidRDefault="00F42301" w:rsidP="00CE68E0">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F31B43" w:rsidRDefault="00F31B43" w:rsidP="00F31B43">
      <w:pPr>
        <w:widowControl w:val="0"/>
        <w:autoSpaceDE w:val="0"/>
        <w:autoSpaceDN w:val="0"/>
        <w:adjustRightInd w:val="0"/>
        <w:spacing w:before="10" w:after="0" w:line="250" w:lineRule="auto"/>
        <w:ind w:left="360" w:firstLine="0"/>
        <w:jc w:val="both"/>
        <w:rPr>
          <w:rFonts w:ascii="Times New Roman" w:hAnsi="Times New Roman"/>
          <w:b/>
          <w:bCs/>
          <w:color w:val="191919"/>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F42301" w:rsidRDefault="00F31B43" w:rsidP="00F31B43">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42301" w:rsidRDefault="00F42301" w:rsidP="00CE68E0">
      <w:pPr>
        <w:widowControl w:val="0"/>
        <w:autoSpaceDE w:val="0"/>
        <w:autoSpaceDN w:val="0"/>
        <w:adjustRightInd w:val="0"/>
        <w:spacing w:after="0" w:line="250" w:lineRule="auto"/>
        <w:ind w:left="360" w:firstLine="0"/>
        <w:jc w:val="both"/>
        <w:rPr>
          <w:rFonts w:ascii="Times New Roman" w:hAnsi="Times New Roman"/>
          <w:color w:val="000000"/>
          <w:sz w:val="20"/>
          <w:szCs w:val="20"/>
        </w:rPr>
      </w:pPr>
    </w:p>
    <w:p w:rsidR="00F42301" w:rsidRDefault="00F42301" w:rsidP="00C57415">
      <w:pPr>
        <w:widowControl w:val="0"/>
        <w:autoSpaceDE w:val="0"/>
        <w:autoSpaceDN w:val="0"/>
        <w:adjustRightInd w:val="0"/>
        <w:spacing w:after="0" w:line="250" w:lineRule="auto"/>
        <w:ind w:left="1239" w:right="2060" w:hanging="360"/>
        <w:rPr>
          <w:rFonts w:ascii="Times New Roman" w:hAnsi="Times New Roman"/>
          <w:color w:val="000000"/>
          <w:sz w:val="20"/>
          <w:szCs w:val="20"/>
        </w:rPr>
        <w:sectPr w:rsidR="00F42301" w:rsidSect="00CE68E0">
          <w:pgSz w:w="12240" w:h="15840"/>
          <w:pgMar w:top="260" w:right="1080" w:bottom="280" w:left="1240" w:header="0" w:footer="1034" w:gutter="0"/>
          <w:cols w:space="720" w:equalWidth="0">
            <w:col w:w="9920"/>
          </w:cols>
          <w:noEndnote/>
        </w:sectPr>
      </w:pPr>
    </w:p>
    <w:tbl>
      <w:tblPr>
        <w:tblW w:w="10440" w:type="dxa"/>
        <w:tblLayout w:type="fixed"/>
        <w:tblCellMar>
          <w:left w:w="0" w:type="dxa"/>
          <w:right w:w="0" w:type="dxa"/>
        </w:tblCellMar>
        <w:tblLook w:val="0000"/>
      </w:tblPr>
      <w:tblGrid>
        <w:gridCol w:w="3960"/>
        <w:gridCol w:w="5400"/>
        <w:gridCol w:w="1080"/>
      </w:tblGrid>
      <w:tr w:rsidR="00F42301" w:rsidRPr="00FA7AC7" w:rsidTr="00DD3825">
        <w:trPr>
          <w:trHeight w:hRule="exact" w:val="235"/>
        </w:trPr>
        <w:tc>
          <w:tcPr>
            <w:tcW w:w="396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40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343"/>
              <w:rPr>
                <w:rFonts w:ascii="Times New Roman" w:hAnsi="Times New Roman"/>
                <w:sz w:val="24"/>
                <w:szCs w:val="24"/>
              </w:rPr>
            </w:pPr>
            <w:r w:rsidRPr="00FA7AC7">
              <w:rPr>
                <w:rFonts w:ascii="Times New Roman" w:hAnsi="Times New Roman"/>
                <w:b/>
                <w:bCs/>
                <w:color w:val="191919"/>
                <w:sz w:val="36"/>
                <w:szCs w:val="36"/>
              </w:rPr>
              <w:t>S</w:t>
            </w:r>
            <w:r w:rsidRPr="00FA7AC7">
              <w:rPr>
                <w:rFonts w:ascii="Times New Roman" w:hAnsi="Times New Roman"/>
                <w:b/>
                <w:bCs/>
                <w:color w:val="191919"/>
                <w:sz w:val="27"/>
                <w:szCs w:val="27"/>
              </w:rPr>
              <w:t>CHOOL</w:t>
            </w:r>
            <w:r w:rsidRPr="00FA7AC7">
              <w:rPr>
                <w:rFonts w:ascii="Times New Roman" w:hAnsi="Times New Roman"/>
                <w:b/>
                <w:bCs/>
                <w:color w:val="191919"/>
                <w:spacing w:val="8"/>
                <w:sz w:val="27"/>
                <w:szCs w:val="27"/>
              </w:rPr>
              <w:t xml:space="preserve"> </w:t>
            </w:r>
            <w:r w:rsidRPr="00FA7AC7">
              <w:rPr>
                <w:rFonts w:ascii="Times New Roman" w:hAnsi="Times New Roman"/>
                <w:b/>
                <w:bCs/>
                <w:color w:val="191919"/>
                <w:sz w:val="36"/>
                <w:szCs w:val="36"/>
              </w:rPr>
              <w:t>C</w:t>
            </w:r>
            <w:r w:rsidRPr="00FA7AC7">
              <w:rPr>
                <w:rFonts w:ascii="Times New Roman" w:hAnsi="Times New Roman"/>
                <w:b/>
                <w:bCs/>
                <w:color w:val="191919"/>
                <w:sz w:val="27"/>
                <w:szCs w:val="27"/>
              </w:rPr>
              <w:t>OUNSELING</w:t>
            </w:r>
          </w:p>
        </w:tc>
        <w:tc>
          <w:tcPr>
            <w:tcW w:w="108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396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40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396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540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08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31B43" w:rsidRDefault="00F31B43"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p>
    <w:p w:rsidR="00F42301" w:rsidRDefault="00F31B43" w:rsidP="00F31B43">
      <w:pPr>
        <w:widowControl w:val="0"/>
        <w:autoSpaceDE w:val="0"/>
        <w:autoSpaceDN w:val="0"/>
        <w:adjustRightInd w:val="0"/>
        <w:spacing w:after="0" w:line="200" w:lineRule="exact"/>
        <w:ind w:right="380" w:firstLine="0"/>
        <w:jc w:val="both"/>
        <w:rPr>
          <w:rFonts w:ascii="Times New Roman" w:hAnsi="Times New Roman"/>
          <w:sz w:val="20"/>
          <w:szCs w:val="20"/>
        </w:rPr>
      </w:pP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F31B43" w:rsidRDefault="00284C41" w:rsidP="00F31B43">
      <w:pPr>
        <w:widowControl w:val="0"/>
        <w:autoSpaceDE w:val="0"/>
        <w:autoSpaceDN w:val="0"/>
        <w:adjustRightInd w:val="0"/>
        <w:spacing w:before="27" w:after="0" w:line="250" w:lineRule="auto"/>
        <w:ind w:right="380" w:firstLine="0"/>
        <w:jc w:val="both"/>
        <w:rPr>
          <w:rFonts w:ascii="Times New Roman" w:hAnsi="Times New Roman"/>
          <w:b/>
          <w:bCs/>
          <w:color w:val="191919"/>
          <w:sz w:val="20"/>
          <w:szCs w:val="20"/>
        </w:rPr>
      </w:pPr>
      <w:r w:rsidRPr="00284C41">
        <w:rPr>
          <w:rFonts w:ascii="Times New Roman" w:hAnsi="Times New Roman"/>
          <w:noProof/>
          <w:color w:val="191919"/>
          <w:sz w:val="20"/>
          <w:szCs w:val="20"/>
        </w:rPr>
        <w:pict>
          <v:shape id="_x0000_s7757" type="#_x0000_t202" style="position:absolute;left:0;text-align:left;margin-left:527.25pt;margin-top:98.55pt;width:1in;height:495.8pt;z-index:-251301376;mso-position-horizontal-relative:page;mso-position-vertical-relative:page" o:allowincell="f" filled="f" stroked="f">
            <v:textbox style="layout-flow:vertical;mso-next-textbox:#_x0000_s7757"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color w:val="191919"/>
          <w:sz w:val="20"/>
          <w:szCs w:val="20"/>
        </w:rPr>
        <w:t>COUN 5540 Consultation</w:t>
      </w:r>
      <w:r w:rsidR="00F42301">
        <w:rPr>
          <w:rFonts w:ascii="Times New Roman" w:hAnsi="Times New Roman"/>
          <w:b/>
          <w:bCs/>
          <w:color w:val="191919"/>
          <w:spacing w:val="-2"/>
          <w:sz w:val="20"/>
          <w:szCs w:val="20"/>
        </w:rPr>
        <w:t xml:space="preserve"> </w:t>
      </w:r>
      <w:r w:rsidR="00F42301">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27"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w:t>
      </w:r>
      <w:r w:rsidR="00284C41" w:rsidRPr="00284C41">
        <w:rPr>
          <w:rFonts w:ascii="Calibri" w:hAnsi="Calibri"/>
          <w:noProof/>
          <w:lang w:eastAsia="en-US"/>
        </w:rPr>
        <w:pict>
          <v:group id="_x0000_s3853" style="position:absolute;left:0;text-align:left;margin-left:263.55pt;margin-top:-91.45pt;width:31.2pt;height:31.05pt;z-index:-251530752;mso-position-horizontal-relative:page;mso-position-vertical-relative:text" coordorigin="5271,-1829" coordsize="624,621" o:allowincell="f">
            <v:rect id="_x0000_s3854" style="position:absolute;left:5276;top:-1824;width:613;height:610" o:allowincell="f" stroked="f">
              <v:path arrowok="t"/>
            </v:rect>
            <v:rect id="_x0000_s3855" style="position:absolute;left:5276;top:-1824;width:620;height:620;mso-position-horizontal-relative:page" o:allowincell="f" filled="f" stroked="f">
              <v:textbox style="mso-next-textbox:#_x0000_s385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31B43">
        <w:rPr>
          <w:rFonts w:ascii="Times New Roman" w:hAnsi="Times New Roman"/>
          <w:color w:val="191919"/>
          <w:sz w:val="20"/>
          <w:szCs w:val="20"/>
        </w:rPr>
        <w:t xml:space="preserve"> </w:t>
      </w:r>
      <w:r>
        <w:rPr>
          <w:rFonts w:ascii="Times New Roman" w:hAnsi="Times New Roman"/>
          <w:color w:val="191919"/>
          <w:sz w:val="20"/>
          <w:szCs w:val="20"/>
        </w:rPr>
        <w:t>and change with teachers, administrators, other school personnel, parents, community groups, agencies, and students as appropriate; strategies to promote, develop, and enhance e</w:t>
      </w:r>
      <w:r>
        <w:rPr>
          <w:rFonts w:ascii="Times New Roman" w:hAnsi="Times New Roman"/>
          <w:color w:val="191919"/>
          <w:spacing w:val="-4"/>
          <w:sz w:val="20"/>
          <w:szCs w:val="20"/>
        </w:rPr>
        <w:t>f</w:t>
      </w:r>
      <w:r>
        <w:rPr>
          <w:rFonts w:ascii="Times New Roman" w:hAnsi="Times New Roman"/>
          <w:color w:val="191919"/>
          <w:sz w:val="20"/>
          <w:szCs w:val="20"/>
        </w:rPr>
        <w:t>fective teamwork within the school and la</w:t>
      </w:r>
      <w:r>
        <w:rPr>
          <w:rFonts w:ascii="Times New Roman" w:hAnsi="Times New Roman"/>
          <w:color w:val="191919"/>
          <w:spacing w:val="-4"/>
          <w:sz w:val="20"/>
          <w:szCs w:val="20"/>
        </w:rPr>
        <w:t>r</w:t>
      </w:r>
      <w:r>
        <w:rPr>
          <w:rFonts w:ascii="Times New Roman" w:hAnsi="Times New Roman"/>
          <w:color w:val="191919"/>
          <w:sz w:val="20"/>
          <w:szCs w:val="20"/>
        </w:rPr>
        <w:t>ger communit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5528</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5555 Di</w:t>
      </w:r>
      <w:r>
        <w:rPr>
          <w:rFonts w:ascii="Times New Roman" w:hAnsi="Times New Roman"/>
          <w:b/>
          <w:bCs/>
          <w:color w:val="191919"/>
          <w:spacing w:val="-4"/>
          <w:sz w:val="20"/>
          <w:szCs w:val="20"/>
        </w:rPr>
        <w:t>r</w:t>
      </w:r>
      <w:r>
        <w:rPr>
          <w:rFonts w:ascii="Times New Roman" w:hAnsi="Times New Roman"/>
          <w:b/>
          <w:bCs/>
          <w:color w:val="191919"/>
          <w:sz w:val="20"/>
          <w:szCs w:val="20"/>
        </w:rPr>
        <w:t>ected Independent Study</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5506, COUN 5528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31B43"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5600 Ethical and Legal Issues in Counselin</w:t>
      </w:r>
      <w:r>
        <w:rPr>
          <w:rFonts w:ascii="Times New Roman" w:hAnsi="Times New Roman"/>
          <w:b/>
          <w:bCs/>
          <w:color w:val="191919"/>
          <w:spacing w:val="3"/>
          <w:sz w:val="20"/>
          <w:szCs w:val="20"/>
        </w:rPr>
        <w:t>g</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The course will provide information germane to current issues, policies, laws, and ethical code mandates to professional school counselors.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thorough examination of the</w:t>
      </w:r>
      <w:r>
        <w:rPr>
          <w:rFonts w:ascii="Times New Roman" w:hAnsi="Times New Roman"/>
          <w:color w:val="191919"/>
          <w:spacing w:val="-11"/>
          <w:sz w:val="20"/>
          <w:szCs w:val="20"/>
        </w:rPr>
        <w:t xml:space="preserve"> </w:t>
      </w:r>
      <w:r>
        <w:rPr>
          <w:rFonts w:ascii="Times New Roman" w:hAnsi="Times New Roman"/>
          <w:color w:val="191919"/>
          <w:sz w:val="20"/>
          <w:szCs w:val="20"/>
        </w:rPr>
        <w:t>ACA</w:t>
      </w:r>
      <w:r>
        <w:rPr>
          <w:rFonts w:ascii="Times New Roman" w:hAnsi="Times New Roman"/>
          <w:color w:val="191919"/>
          <w:spacing w:val="-11"/>
          <w:sz w:val="20"/>
          <w:szCs w:val="20"/>
        </w:rPr>
        <w:t xml:space="preserve"> </w:t>
      </w:r>
      <w:r>
        <w:rPr>
          <w:rFonts w:ascii="Times New Roman" w:hAnsi="Times New Roman"/>
          <w:color w:val="191919"/>
          <w:sz w:val="20"/>
          <w:szCs w:val="20"/>
        </w:rPr>
        <w:t>and</w:t>
      </w:r>
      <w:r w:rsidR="00F31B43">
        <w:rPr>
          <w:rFonts w:ascii="Times New Roman" w:hAnsi="Times New Roman"/>
          <w:color w:val="191919"/>
          <w:sz w:val="20"/>
          <w:szCs w:val="20"/>
        </w:rPr>
        <w:t xml:space="preserve"> </w:t>
      </w:r>
      <w:r>
        <w:rPr>
          <w:rFonts w:ascii="Times New Roman" w:hAnsi="Times New Roman"/>
          <w:color w:val="191919"/>
          <w:sz w:val="20"/>
          <w:szCs w:val="20"/>
        </w:rPr>
        <w:t>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sidR="00F31B43">
        <w:rPr>
          <w:rFonts w:ascii="Times New Roman" w:hAnsi="Times New Roman"/>
          <w:i/>
          <w:iCs/>
          <w:color w:val="191919"/>
          <w:sz w:val="20"/>
          <w:szCs w:val="20"/>
        </w:rPr>
        <w:t>s</w:t>
      </w:r>
      <w:r>
        <w:rPr>
          <w:rFonts w:ascii="Times New Roman" w:hAnsi="Times New Roman"/>
          <w:i/>
          <w:iCs/>
          <w:color w:val="191919"/>
          <w:sz w:val="20"/>
          <w:szCs w:val="20"/>
        </w:rPr>
        <w:t>: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 xml:space="preserve">.........3(3-0) </w:t>
      </w:r>
    </w:p>
    <w:p w:rsidR="00F42301" w:rsidRDefault="00F42301" w:rsidP="00F31B43">
      <w:pPr>
        <w:spacing w:after="0"/>
        <w:ind w:right="380" w:firstLine="0"/>
        <w:jc w:val="both"/>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F42301" w:rsidRPr="00F31B43" w:rsidRDefault="00F42301" w:rsidP="00F31B43">
      <w:pPr>
        <w:spacing w:after="0"/>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0" w:after="0"/>
        <w:ind w:right="380" w:firstLine="0"/>
        <w:jc w:val="both"/>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F42301" w:rsidRDefault="00F42301" w:rsidP="00F31B43">
      <w:pPr>
        <w:widowControl w:val="0"/>
        <w:autoSpaceDE w:val="0"/>
        <w:autoSpaceDN w:val="0"/>
        <w:adjustRightInd w:val="0"/>
        <w:spacing w:after="0"/>
        <w:ind w:right="380" w:firstLine="0"/>
        <w:jc w:val="both"/>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F31B43" w:rsidRDefault="00F42301" w:rsidP="00F31B43">
      <w:pPr>
        <w:widowControl w:val="0"/>
        <w:autoSpaceDE w:val="0"/>
        <w:autoSpaceDN w:val="0"/>
        <w:adjustRightInd w:val="0"/>
        <w:spacing w:before="10" w:after="0" w:line="250" w:lineRule="auto"/>
        <w:ind w:right="380" w:firstLine="0"/>
        <w:jc w:val="both"/>
        <w:rPr>
          <w:rFonts w:ascii="Times New Roman" w:hAnsi="Times New Roman"/>
          <w:b/>
          <w:bCs/>
          <w:color w:val="191919"/>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10" w:after="0" w:line="250" w:lineRule="auto"/>
        <w:ind w:right="380" w:firstLine="0"/>
        <w:jc w:val="both"/>
        <w:rPr>
          <w:rFonts w:ascii="Times New Roman" w:hAnsi="Times New Roman"/>
          <w:color w:val="000000"/>
          <w:sz w:val="20"/>
          <w:szCs w:val="20"/>
        </w:rPr>
      </w:pP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F42301" w:rsidRDefault="00F42301" w:rsidP="00F31B43">
      <w:pPr>
        <w:widowControl w:val="0"/>
        <w:autoSpaceDE w:val="0"/>
        <w:autoSpaceDN w:val="0"/>
        <w:adjustRightInd w:val="0"/>
        <w:spacing w:before="10" w:after="0" w:line="250" w:lineRule="auto"/>
        <w:ind w:right="380" w:firstLine="0"/>
        <w:jc w:val="both"/>
        <w:rPr>
          <w:rFonts w:ascii="Times New Roman" w:hAnsi="Times New Roman"/>
          <w:color w:val="000000"/>
          <w:sz w:val="20"/>
          <w:szCs w:val="20"/>
        </w:rPr>
        <w:sectPr w:rsidR="00F42301" w:rsidSect="00F31B43">
          <w:pgSz w:w="12240" w:h="15840"/>
          <w:pgMar w:top="260" w:right="1260" w:bottom="280" w:left="1260" w:header="0" w:footer="942" w:gutter="0"/>
          <w:cols w:space="720" w:equalWidth="0">
            <w:col w:w="9720"/>
          </w:cols>
          <w:noEndnote/>
        </w:sectPr>
      </w:pPr>
    </w:p>
    <w:tbl>
      <w:tblPr>
        <w:tblW w:w="10260" w:type="dxa"/>
        <w:tblInd w:w="-810" w:type="dxa"/>
        <w:tblLayout w:type="fixed"/>
        <w:tblCellMar>
          <w:left w:w="0" w:type="dxa"/>
          <w:right w:w="0" w:type="dxa"/>
        </w:tblCellMar>
        <w:tblLook w:val="0000"/>
      </w:tblPr>
      <w:tblGrid>
        <w:gridCol w:w="1170"/>
        <w:gridCol w:w="4560"/>
        <w:gridCol w:w="4530"/>
      </w:tblGrid>
      <w:tr w:rsidR="00F42301" w:rsidRPr="00FA7AC7" w:rsidTr="00DD3825">
        <w:trPr>
          <w:trHeight w:hRule="exact" w:val="235"/>
        </w:trPr>
        <w:tc>
          <w:tcPr>
            <w:tcW w:w="1170" w:type="dxa"/>
            <w:tcBorders>
              <w:top w:val="nil"/>
              <w:left w:val="nil"/>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before="8" w:after="0" w:line="150" w:lineRule="exact"/>
              <w:ind w:right="380" w:firstLine="0"/>
              <w:jc w:val="both"/>
              <w:rPr>
                <w:rFonts w:ascii="Times New Roman" w:hAnsi="Times New Roman"/>
                <w:sz w:val="15"/>
                <w:szCs w:val="15"/>
              </w:rPr>
            </w:pPr>
          </w:p>
          <w:p w:rsidR="00F42301" w:rsidRPr="00FA7AC7" w:rsidRDefault="00F42301" w:rsidP="00F31B43">
            <w:pPr>
              <w:widowControl w:val="0"/>
              <w:autoSpaceDE w:val="0"/>
              <w:autoSpaceDN w:val="0"/>
              <w:adjustRightInd w:val="0"/>
              <w:spacing w:after="0"/>
              <w:ind w:left="1125" w:right="380" w:firstLine="0"/>
              <w:jc w:val="both"/>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530" w:type="dxa"/>
            <w:tcBorders>
              <w:top w:val="nil"/>
              <w:left w:val="single" w:sz="4" w:space="0" w:color="191919"/>
              <w:bottom w:val="single" w:sz="4" w:space="0" w:color="191919"/>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r w:rsidR="00F42301" w:rsidRPr="00FA7AC7" w:rsidTr="00DD3825">
        <w:trPr>
          <w:trHeight w:hRule="exact" w:val="256"/>
        </w:trPr>
        <w:tc>
          <w:tcPr>
            <w:tcW w:w="1170" w:type="dxa"/>
            <w:tcBorders>
              <w:top w:val="single" w:sz="4" w:space="0" w:color="191919"/>
              <w:left w:val="nil"/>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30" w:type="dxa"/>
            <w:tcBorders>
              <w:top w:val="single" w:sz="4" w:space="0" w:color="191919"/>
              <w:left w:val="single" w:sz="4" w:space="0" w:color="191919"/>
              <w:bottom w:val="single" w:sz="4" w:space="0" w:color="191919"/>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r w:rsidR="00F42301" w:rsidRPr="00FA7AC7" w:rsidTr="00DD3825">
        <w:trPr>
          <w:trHeight w:hRule="exact" w:val="219"/>
        </w:trPr>
        <w:tc>
          <w:tcPr>
            <w:tcW w:w="1170" w:type="dxa"/>
            <w:tcBorders>
              <w:top w:val="single" w:sz="4" w:space="0" w:color="191919"/>
              <w:left w:val="nil"/>
              <w:bottom w:val="nil"/>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c>
          <w:tcPr>
            <w:tcW w:w="4530" w:type="dxa"/>
            <w:tcBorders>
              <w:top w:val="single" w:sz="4" w:space="0" w:color="191919"/>
              <w:left w:val="single" w:sz="4" w:space="0" w:color="191919"/>
              <w:bottom w:val="nil"/>
              <w:right w:val="nil"/>
            </w:tcBorders>
          </w:tcPr>
          <w:p w:rsidR="00F42301" w:rsidRPr="00FA7AC7" w:rsidRDefault="00F42301" w:rsidP="00F31B43">
            <w:pPr>
              <w:widowControl w:val="0"/>
              <w:autoSpaceDE w:val="0"/>
              <w:autoSpaceDN w:val="0"/>
              <w:adjustRightInd w:val="0"/>
              <w:spacing w:after="0"/>
              <w:ind w:right="380" w:firstLine="0"/>
              <w:jc w:val="both"/>
              <w:rPr>
                <w:rFonts w:ascii="Times New Roman" w:hAnsi="Times New Roman"/>
                <w:sz w:val="24"/>
                <w:szCs w:val="24"/>
              </w:rPr>
            </w:pPr>
          </w:p>
        </w:tc>
      </w:tr>
    </w:tbl>
    <w:p w:rsidR="00F42301" w:rsidRDefault="00F42301" w:rsidP="00F31B43">
      <w:pPr>
        <w:widowControl w:val="0"/>
        <w:autoSpaceDE w:val="0"/>
        <w:autoSpaceDN w:val="0"/>
        <w:adjustRightInd w:val="0"/>
        <w:spacing w:after="0" w:line="200" w:lineRule="exact"/>
        <w:ind w:right="380" w:firstLine="0"/>
        <w:jc w:val="both"/>
        <w:rPr>
          <w:rFonts w:ascii="Times New Roman" w:hAnsi="Times New Roman"/>
          <w:sz w:val="20"/>
          <w:szCs w:val="20"/>
        </w:rPr>
      </w:pPr>
    </w:p>
    <w:p w:rsidR="00F42301" w:rsidRDefault="00F42301" w:rsidP="00F31B43">
      <w:pPr>
        <w:widowControl w:val="0"/>
        <w:autoSpaceDE w:val="0"/>
        <w:autoSpaceDN w:val="0"/>
        <w:adjustRightInd w:val="0"/>
        <w:spacing w:before="6" w:after="0" w:line="280" w:lineRule="exact"/>
        <w:ind w:right="380" w:firstLine="0"/>
        <w:jc w:val="both"/>
        <w:rPr>
          <w:rFonts w:ascii="Times New Roman" w:hAnsi="Times New Roman"/>
          <w:sz w:val="28"/>
          <w:szCs w:val="28"/>
        </w:rPr>
      </w:pPr>
    </w:p>
    <w:p w:rsidR="00F42301" w:rsidRPr="00475F35" w:rsidRDefault="00284C41" w:rsidP="00475F35">
      <w:pPr>
        <w:pStyle w:val="Heading2"/>
        <w:spacing w:before="0"/>
        <w:ind w:firstLine="360"/>
        <w:rPr>
          <w:rFonts w:ascii="Times New Roman" w:hAnsi="Times New Roman"/>
          <w:color w:val="808080" w:themeColor="background1" w:themeShade="80"/>
          <w:sz w:val="28"/>
          <w:szCs w:val="28"/>
        </w:rPr>
      </w:pPr>
      <w:r w:rsidRPr="00284C41">
        <w:rPr>
          <w:rFonts w:ascii="Calibri" w:hAnsi="Calibri"/>
          <w:noProof/>
          <w:color w:val="808080" w:themeColor="background1" w:themeShade="80"/>
          <w:lang w:eastAsia="en-US"/>
        </w:rPr>
        <w:pict>
          <v:group id="_x0000_s3858" style="position:absolute;left:0;text-align:left;margin-left:315pt;margin-top:-52.55pt;width:31.2pt;height:31.05pt;z-index:-251527680;mso-position-horizontal-relative:page" coordorigin="6300,-1051" coordsize="624,621" o:allowincell="f">
            <v:rect id="_x0000_s3859" style="position:absolute;left:6305;top:-1046;width:613;height:610" o:allowincell="f" stroked="f">
              <v:path arrowok="t"/>
            </v:rect>
            <v:rect id="_x0000_s3860" style="position:absolute;left:6306;top:-1046;width:620;height:620;mso-position-horizontal-relative:page" o:allowincell="f" filled="f" stroked="f">
              <v:textbox style="mso-next-textbox:#_x0000_s3860"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4"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bookmarkStart w:id="542" w:name="_Toc294969802"/>
      <w:r w:rsidR="00F42301" w:rsidRPr="00475F35">
        <w:rPr>
          <w:rFonts w:ascii="Times New Roman" w:hAnsi="Times New Roman"/>
          <w:bCs w:val="0"/>
          <w:color w:val="808080" w:themeColor="background1" w:themeShade="80"/>
          <w:spacing w:val="-26"/>
          <w:sz w:val="28"/>
          <w:szCs w:val="28"/>
        </w:rPr>
        <w:t>T</w:t>
      </w:r>
      <w:r w:rsidR="00F42301" w:rsidRPr="00475F35">
        <w:rPr>
          <w:rFonts w:ascii="Times New Roman" w:hAnsi="Times New Roman"/>
          <w:bCs w:val="0"/>
          <w:color w:val="808080" w:themeColor="background1" w:themeShade="80"/>
          <w:sz w:val="28"/>
          <w:szCs w:val="28"/>
        </w:rPr>
        <w:t>eacher</w:t>
      </w:r>
      <w:r w:rsidR="00F42301" w:rsidRPr="00475F35">
        <w:rPr>
          <w:rFonts w:ascii="Times New Roman" w:hAnsi="Times New Roman"/>
          <w:bCs w:val="0"/>
          <w:color w:val="808080" w:themeColor="background1" w:themeShade="80"/>
          <w:spacing w:val="-5"/>
          <w:sz w:val="28"/>
          <w:szCs w:val="28"/>
        </w:rPr>
        <w:t xml:space="preserve"> </w:t>
      </w:r>
      <w:r w:rsidR="00F42301" w:rsidRPr="00475F35">
        <w:rPr>
          <w:rFonts w:ascii="Times New Roman" w:hAnsi="Times New Roman"/>
          <w:bCs w:val="0"/>
          <w:color w:val="808080" w:themeColor="background1" w:themeShade="80"/>
          <w:sz w:val="28"/>
          <w:szCs w:val="28"/>
        </w:rPr>
        <w:t>Support Services Endorsement</w:t>
      </w:r>
      <w:bookmarkEnd w:id="542"/>
    </w:p>
    <w:p w:rsidR="00F42301" w:rsidRDefault="00284C41" w:rsidP="00F31B43">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758" type="#_x0000_t202" style="position:absolute;left:0;text-align:left;margin-left:24pt;margin-top:20.8pt;width:1in;height:532.75pt;z-index:-251300352;mso-position-horizontal-relative:page" o:allowincell="f" filled="f" stroked="f">
            <v:textbox style="layout-flow:vertical;mso-layout-flow-alt:bottom-to-top;mso-next-textbox:#_x0000_s7758"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z w:val="20"/>
          <w:szCs w:val="20"/>
        </w:rPr>
        <w:t>This certification endorsement program is available to professional teachers who hold</w:t>
      </w:r>
      <w:r w:rsidR="00F31B43">
        <w:rPr>
          <w:rFonts w:ascii="Times New Roman" w:hAnsi="Times New Roman"/>
          <w:color w:val="191919"/>
          <w:sz w:val="20"/>
          <w:szCs w:val="20"/>
        </w:rPr>
        <w:t xml:space="preserve"> </w:t>
      </w:r>
      <w:r w:rsidR="00F42301">
        <w:rPr>
          <w:rFonts w:ascii="Times New Roman" w:hAnsi="Times New Roman"/>
          <w:color w:val="191919"/>
          <w:sz w:val="20"/>
          <w:szCs w:val="20"/>
        </w:rPr>
        <w:t>LEVEL</w:t>
      </w:r>
      <w:r w:rsidR="00F42301">
        <w:rPr>
          <w:rFonts w:ascii="Times New Roman" w:hAnsi="Times New Roman"/>
          <w:color w:val="191919"/>
          <w:spacing w:val="-7"/>
          <w:sz w:val="20"/>
          <w:szCs w:val="20"/>
        </w:rPr>
        <w:t xml:space="preserve"> </w:t>
      </w:r>
      <w:r w:rsidR="00F42301">
        <w:rPr>
          <w:rFonts w:ascii="Times New Roman" w:hAnsi="Times New Roman"/>
          <w:color w:val="191919"/>
          <w:sz w:val="20"/>
          <w:szCs w:val="20"/>
        </w:rPr>
        <w:t>5 certification and who are nominated by their school principals.</w:t>
      </w:r>
      <w:r w:rsidR="00F42301">
        <w:rPr>
          <w:rFonts w:ascii="Times New Roman" w:hAnsi="Times New Roman"/>
          <w:color w:val="191919"/>
          <w:spacing w:val="-3"/>
          <w:sz w:val="20"/>
          <w:szCs w:val="20"/>
        </w:rPr>
        <w:t xml:space="preserve"> </w:t>
      </w:r>
      <w:r w:rsidR="00F42301">
        <w:rPr>
          <w:rFonts w:ascii="Times New Roman" w:hAnsi="Times New Roman"/>
          <w:color w:val="191919"/>
          <w:sz w:val="20"/>
          <w:szCs w:val="20"/>
        </w:rPr>
        <w:t>The 6 semester hour se-quence leads to certification in</w:t>
      </w:r>
      <w:r w:rsidR="00F42301">
        <w:rPr>
          <w:rFonts w:ascii="Times New Roman" w:hAnsi="Times New Roman"/>
          <w:color w:val="191919"/>
          <w:spacing w:val="-4"/>
          <w:sz w:val="20"/>
          <w:szCs w:val="20"/>
        </w:rPr>
        <w:t xml:space="preserve"> </w:t>
      </w:r>
      <w:r w:rsidR="00F42301">
        <w:rPr>
          <w:rFonts w:ascii="Times New Roman" w:hAnsi="Times New Roman"/>
          <w:color w:val="191919"/>
          <w:spacing w:val="-14"/>
          <w:sz w:val="20"/>
          <w:szCs w:val="20"/>
        </w:rPr>
        <w:t>T</w:t>
      </w:r>
      <w:r w:rsidR="00F42301">
        <w:rPr>
          <w:rFonts w:ascii="Times New Roman" w:hAnsi="Times New Roman"/>
          <w:color w:val="191919"/>
          <w:sz w:val="20"/>
          <w:szCs w:val="20"/>
        </w:rPr>
        <w:t>eacher Support Services (TSS).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sidR="00F42301">
        <w:rPr>
          <w:rFonts w:ascii="Times New Roman" w:hAnsi="Times New Roman"/>
          <w:color w:val="191919"/>
          <w:spacing w:val="-4"/>
          <w:sz w:val="20"/>
          <w:szCs w:val="20"/>
        </w:rPr>
        <w:t>f</w:t>
      </w:r>
      <w:r w:rsidR="00F42301">
        <w:rPr>
          <w:rFonts w:ascii="Times New Roman" w:hAnsi="Times New Roman"/>
          <w:color w:val="191919"/>
          <w:sz w:val="20"/>
          <w:szCs w:val="20"/>
        </w:rPr>
        <w:t>f development services.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 complete program consists of the following courses:</w:t>
      </w:r>
    </w:p>
    <w:p w:rsidR="00F42301" w:rsidRDefault="00F42301" w:rsidP="00F31B43">
      <w:pPr>
        <w:widowControl w:val="0"/>
        <w:tabs>
          <w:tab w:val="left" w:pos="9720"/>
        </w:tabs>
        <w:autoSpaceDE w:val="0"/>
        <w:autoSpaceDN w:val="0"/>
        <w:adjustRightInd w:val="0"/>
        <w:spacing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F42301" w:rsidRDefault="00F42301" w:rsidP="00F31B43">
      <w:pPr>
        <w:widowControl w:val="0"/>
        <w:tabs>
          <w:tab w:val="left" w:pos="9720"/>
        </w:tabs>
        <w:autoSpaceDE w:val="0"/>
        <w:autoSpaceDN w:val="0"/>
        <w:adjustRightInd w:val="0"/>
        <w:spacing w:before="10"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F42301" w:rsidRDefault="00F42301" w:rsidP="00F31B43">
      <w:pPr>
        <w:widowControl w:val="0"/>
        <w:tabs>
          <w:tab w:val="left" w:pos="9720"/>
        </w:tabs>
        <w:autoSpaceDE w:val="0"/>
        <w:autoSpaceDN w:val="0"/>
        <w:adjustRightInd w:val="0"/>
        <w:spacing w:after="0" w:line="200" w:lineRule="exact"/>
        <w:ind w:left="360" w:right="20"/>
        <w:jc w:val="both"/>
        <w:rPr>
          <w:rFonts w:ascii="Times New Roman" w:hAnsi="Times New Roman"/>
          <w:color w:val="000000"/>
          <w:sz w:val="20"/>
          <w:szCs w:val="20"/>
        </w:rPr>
      </w:pPr>
    </w:p>
    <w:p w:rsidR="00F42301" w:rsidRDefault="00F42301" w:rsidP="00F31B43">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pPr>
    </w:p>
    <w:p w:rsidR="00F42301" w:rsidRPr="00475F35" w:rsidRDefault="00F42301" w:rsidP="00475F35">
      <w:pPr>
        <w:pStyle w:val="Heading2"/>
        <w:spacing w:before="0"/>
        <w:ind w:firstLine="360"/>
        <w:rPr>
          <w:rFonts w:ascii="Impact" w:hAnsi="Impact" w:cs="Impact"/>
          <w:color w:val="808080" w:themeColor="background1" w:themeShade="80"/>
          <w:sz w:val="36"/>
          <w:szCs w:val="36"/>
        </w:rPr>
      </w:pPr>
      <w:bookmarkStart w:id="543" w:name="_Toc294969803"/>
      <w:r w:rsidRPr="00475F35">
        <w:rPr>
          <w:rFonts w:ascii="Impact" w:hAnsi="Impact" w:cs="Impact"/>
          <w:color w:val="808080" w:themeColor="background1" w:themeShade="80"/>
          <w:sz w:val="36"/>
          <w:szCs w:val="36"/>
        </w:rPr>
        <w:t>EDUC</w:t>
      </w:r>
      <w:r w:rsidRPr="00475F35">
        <w:rPr>
          <w:rFonts w:ascii="Impact" w:hAnsi="Impact" w:cs="Impact"/>
          <w:color w:val="808080" w:themeColor="background1" w:themeShade="80"/>
          <w:spacing w:val="-19"/>
          <w:sz w:val="36"/>
          <w:szCs w:val="36"/>
        </w:rPr>
        <w:t>A</w:t>
      </w:r>
      <w:r w:rsidRPr="00475F35">
        <w:rPr>
          <w:rFonts w:ascii="Impact" w:hAnsi="Impact" w:cs="Impact"/>
          <w:color w:val="808080" w:themeColor="background1" w:themeShade="80"/>
          <w:sz w:val="36"/>
          <w:szCs w:val="36"/>
        </w:rPr>
        <w:t>TIONA</w:t>
      </w:r>
      <w:r w:rsidRPr="00475F35">
        <w:rPr>
          <w:rFonts w:ascii="Impact" w:hAnsi="Impact" w:cs="Impact"/>
          <w:color w:val="808080" w:themeColor="background1" w:themeShade="80"/>
          <w:spacing w:val="10"/>
          <w:sz w:val="36"/>
          <w:szCs w:val="36"/>
        </w:rPr>
        <w:t>L</w:t>
      </w:r>
      <w:r w:rsidRPr="00475F35">
        <w:rPr>
          <w:rFonts w:ascii="Impact" w:hAnsi="Impact" w:cs="Impact"/>
          <w:color w:val="808080" w:themeColor="background1" w:themeShade="80"/>
          <w:sz w:val="36"/>
          <w:szCs w:val="36"/>
        </w:rPr>
        <w:t>, PSYCHO</w:t>
      </w:r>
      <w:r w:rsidRPr="00475F35">
        <w:rPr>
          <w:rFonts w:ascii="Impact" w:hAnsi="Impact" w:cs="Impact"/>
          <w:color w:val="808080" w:themeColor="background1" w:themeShade="80"/>
          <w:spacing w:val="-6"/>
          <w:sz w:val="36"/>
          <w:szCs w:val="36"/>
        </w:rPr>
        <w:t>L</w:t>
      </w:r>
      <w:r w:rsidRPr="00475F35">
        <w:rPr>
          <w:rFonts w:ascii="Impact" w:hAnsi="Impact" w:cs="Impact"/>
          <w:color w:val="808080" w:themeColor="background1" w:themeShade="80"/>
          <w:sz w:val="36"/>
          <w:szCs w:val="36"/>
        </w:rPr>
        <w:t>OGICAL  AND READING FOUND</w:t>
      </w:r>
      <w:r w:rsidRPr="00475F35">
        <w:rPr>
          <w:rFonts w:ascii="Impact" w:hAnsi="Impact" w:cs="Impact"/>
          <w:color w:val="808080" w:themeColor="background1" w:themeShade="80"/>
          <w:spacing w:val="-20"/>
          <w:sz w:val="36"/>
          <w:szCs w:val="36"/>
        </w:rPr>
        <w:t>A</w:t>
      </w:r>
      <w:r w:rsidRPr="00475F35">
        <w:rPr>
          <w:rFonts w:ascii="Impact" w:hAnsi="Impact" w:cs="Impact"/>
          <w:color w:val="808080" w:themeColor="background1" w:themeShade="80"/>
          <w:sz w:val="36"/>
          <w:szCs w:val="36"/>
        </w:rPr>
        <w:t>TIONS</w:t>
      </w:r>
      <w:bookmarkEnd w:id="543"/>
    </w:p>
    <w:p w:rsidR="00F42301" w:rsidRPr="00475F35" w:rsidRDefault="00F42301" w:rsidP="00475F35">
      <w:pPr>
        <w:pStyle w:val="Heading2"/>
        <w:spacing w:before="0"/>
        <w:ind w:firstLine="360"/>
        <w:rPr>
          <w:rFonts w:ascii="Impact" w:hAnsi="Impact" w:cs="Impact"/>
          <w:color w:val="808080" w:themeColor="background1" w:themeShade="80"/>
          <w:sz w:val="36"/>
          <w:szCs w:val="36"/>
        </w:rPr>
      </w:pPr>
      <w:bookmarkStart w:id="544" w:name="_Toc294969804"/>
      <w:r w:rsidRPr="00475F35">
        <w:rPr>
          <w:rFonts w:ascii="Impact" w:hAnsi="Impact" w:cs="Impact"/>
          <w:color w:val="808080" w:themeColor="background1" w:themeShade="80"/>
          <w:position w:val="-1"/>
          <w:sz w:val="36"/>
          <w:szCs w:val="36"/>
        </w:rPr>
        <w:t>COURSE DESCRIPTIONS</w:t>
      </w:r>
      <w:bookmarkEnd w:id="544"/>
    </w:p>
    <w:p w:rsidR="00F31B43" w:rsidRDefault="00F42301" w:rsidP="00F31B43">
      <w:pPr>
        <w:widowControl w:val="0"/>
        <w:tabs>
          <w:tab w:val="left" w:pos="9720"/>
        </w:tabs>
        <w:autoSpaceDE w:val="0"/>
        <w:autoSpaceDN w:val="0"/>
        <w:adjustRightInd w:val="0"/>
        <w:spacing w:before="23" w:after="0" w:line="251" w:lineRule="auto"/>
        <w:ind w:left="360" w:right="20" w:firstLine="0"/>
        <w:jc w:val="both"/>
        <w:rPr>
          <w:rFonts w:ascii="Times New Roman" w:hAnsi="Times New Roman"/>
          <w:b/>
          <w:bCs/>
          <w:color w:val="191919"/>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p>
    <w:p w:rsidR="00F42301" w:rsidRDefault="00F42301" w:rsidP="00F31B43">
      <w:pPr>
        <w:widowControl w:val="0"/>
        <w:tabs>
          <w:tab w:val="left" w:pos="9720"/>
        </w:tabs>
        <w:autoSpaceDE w:val="0"/>
        <w:autoSpaceDN w:val="0"/>
        <w:adjustRightInd w:val="0"/>
        <w:spacing w:before="23" w:after="0" w:line="251"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instruc- </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F42301" w:rsidRDefault="00F42301" w:rsidP="00F31B43">
      <w:pPr>
        <w:widowControl w:val="0"/>
        <w:tabs>
          <w:tab w:val="left" w:pos="9720"/>
        </w:tabs>
        <w:autoSpaceDE w:val="0"/>
        <w:autoSpaceDN w:val="0"/>
        <w:adjustRightInd w:val="0"/>
        <w:spacing w:after="0" w:line="226"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designed</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provide</w:t>
      </w:r>
      <w:r>
        <w:rPr>
          <w:rFonts w:ascii="Times New Roman" w:hAnsi="Times New Roman"/>
          <w:color w:val="191919"/>
          <w:spacing w:val="-2"/>
          <w:sz w:val="20"/>
          <w:szCs w:val="20"/>
        </w:rPr>
        <w:t xml:space="preserve"> </w:t>
      </w:r>
      <w:r>
        <w:rPr>
          <w:rFonts w:ascii="Times New Roman" w:hAnsi="Times New Roman"/>
          <w:color w:val="191919"/>
          <w:sz w:val="20"/>
          <w:szCs w:val="20"/>
        </w:rPr>
        <w:t>teachers</w:t>
      </w:r>
      <w:r>
        <w:rPr>
          <w:rFonts w:ascii="Times New Roman" w:hAnsi="Times New Roman"/>
          <w:color w:val="191919"/>
          <w:spacing w:val="-2"/>
          <w:sz w:val="20"/>
          <w:szCs w:val="20"/>
        </w:rPr>
        <w:t xml:space="preserve"> </w:t>
      </w:r>
      <w:r>
        <w:rPr>
          <w:rFonts w:ascii="Times New Roman" w:hAnsi="Times New Roman"/>
          <w:color w:val="191919"/>
          <w:sz w:val="20"/>
          <w:szCs w:val="20"/>
        </w:rPr>
        <w:t>with</w:t>
      </w:r>
      <w:r>
        <w:rPr>
          <w:rFonts w:ascii="Times New Roman" w:hAnsi="Times New Roman"/>
          <w:color w:val="191919"/>
          <w:spacing w:val="-2"/>
          <w:sz w:val="20"/>
          <w:szCs w:val="20"/>
        </w:rPr>
        <w:t xml:space="preserve"> </w:t>
      </w:r>
      <w:r>
        <w:rPr>
          <w:rFonts w:ascii="Times New Roman" w:hAnsi="Times New Roman"/>
          <w:color w:val="191919"/>
          <w:sz w:val="20"/>
          <w:szCs w:val="20"/>
        </w:rPr>
        <w:t>knowledge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skills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varied</w:t>
      </w:r>
      <w:r>
        <w:rPr>
          <w:rFonts w:ascii="Times New Roman" w:hAnsi="Times New Roman"/>
          <w:color w:val="191919"/>
          <w:spacing w:val="-2"/>
          <w:sz w:val="20"/>
          <w:szCs w:val="20"/>
        </w:rPr>
        <w:t xml:space="preserve"> </w:t>
      </w:r>
      <w:r>
        <w:rPr>
          <w:rFonts w:ascii="Times New Roman" w:hAnsi="Times New Roman"/>
          <w:color w:val="191919"/>
          <w:sz w:val="20"/>
          <w:szCs w:val="20"/>
        </w:rPr>
        <w:t>assessment</w:t>
      </w:r>
      <w:r>
        <w:rPr>
          <w:rFonts w:ascii="Times New Roman" w:hAnsi="Times New Roman"/>
          <w:color w:val="191919"/>
          <w:spacing w:val="-2"/>
          <w:sz w:val="20"/>
          <w:szCs w:val="20"/>
        </w:rPr>
        <w:t xml:space="preserve"> </w:t>
      </w:r>
      <w:r w:rsidR="00F31B43">
        <w:rPr>
          <w:rFonts w:ascii="Times New Roman" w:hAnsi="Times New Roman"/>
          <w:color w:val="191919"/>
          <w:sz w:val="20"/>
          <w:szCs w:val="20"/>
        </w:rPr>
        <w:t>in</w:t>
      </w:r>
      <w:r>
        <w:rPr>
          <w:rFonts w:ascii="Times New Roman" w:hAnsi="Times New Roman"/>
          <w:color w:val="191919"/>
          <w:spacing w:val="1"/>
          <w:sz w:val="20"/>
          <w:szCs w:val="20"/>
        </w:rPr>
        <w:t>formatio</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compare</w:t>
      </w:r>
      <w:r>
        <w:rPr>
          <w:rFonts w:ascii="Times New Roman" w:hAnsi="Times New Roman"/>
          <w:color w:val="191919"/>
          <w:sz w:val="20"/>
          <w:szCs w:val="20"/>
        </w:rPr>
        <w: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contras</w:t>
      </w:r>
      <w:r>
        <w:rPr>
          <w:rFonts w:ascii="Times New Roman" w:hAnsi="Times New Roman"/>
          <w:color w:val="191919"/>
          <w:sz w:val="20"/>
          <w:szCs w:val="20"/>
        </w:rPr>
        <w:t>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analyz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di</w:t>
      </w:r>
      <w:r>
        <w:rPr>
          <w:rFonts w:ascii="Times New Roman" w:hAnsi="Times New Roman"/>
          <w:color w:val="191919"/>
          <w:spacing w:val="-2"/>
          <w:sz w:val="20"/>
          <w:szCs w:val="20"/>
        </w:rPr>
        <w:t>f</w:t>
      </w:r>
      <w:r>
        <w:rPr>
          <w:rFonts w:ascii="Times New Roman" w:hAnsi="Times New Roman"/>
          <w:color w:val="191919"/>
          <w:spacing w:val="1"/>
          <w:sz w:val="20"/>
          <w:szCs w:val="20"/>
        </w:rPr>
        <w:t xml:space="preserve">ficulties. </w:t>
      </w:r>
      <w:r>
        <w:rPr>
          <w:rFonts w:ascii="Times New Roman" w:hAnsi="Times New Roman"/>
          <w:color w:val="191919"/>
          <w:spacing w:val="-1"/>
          <w:sz w:val="20"/>
          <w:szCs w:val="20"/>
        </w:rPr>
        <w:t>Also</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recognizin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variabilit</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level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extendin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assessmen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1"/>
          <w:sz w:val="20"/>
          <w:szCs w:val="20"/>
        </w:rPr>
        <w:t>furthe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determin</w:t>
      </w:r>
      <w:r>
        <w:rPr>
          <w:rFonts w:ascii="Times New Roman" w:hAnsi="Times New Roman"/>
          <w:color w:val="191919"/>
          <w:sz w:val="20"/>
          <w:szCs w:val="20"/>
        </w:rPr>
        <w:t>e</w:t>
      </w:r>
      <w:r>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ap</w:t>
      </w:r>
      <w:r>
        <w:rPr>
          <w:rFonts w:ascii="Times New Roman" w:hAnsi="Times New Roman"/>
          <w:color w:val="191919"/>
          <w:sz w:val="20"/>
          <w:szCs w:val="20"/>
        </w:rPr>
        <w:t>propriate services are emphasized.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helping learners connect their learning styles with methods of literacy </w:t>
      </w:r>
      <w:r w:rsidR="00F31B43">
        <w:rPr>
          <w:rFonts w:ascii="Times New Roman" w:hAnsi="Times New Roman"/>
          <w:color w:val="191919"/>
          <w:sz w:val="20"/>
          <w:szCs w:val="20"/>
        </w:rPr>
        <w:t>skills in content areas are em</w:t>
      </w:r>
      <w:r>
        <w:rPr>
          <w:rFonts w:ascii="Times New Roman" w:hAnsi="Times New Roman"/>
          <w:color w:val="191919"/>
          <w:sz w:val="20"/>
          <w:szCs w:val="20"/>
        </w:rPr>
        <w:t>phasized.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del w:id="545" w:author=" " w:date="2011-04-06T11:13:00Z">
        <w:r w:rsidDel="00F15938">
          <w:rPr>
            <w:rFonts w:ascii="Times New Roman" w:hAnsi="Times New Roman"/>
            <w:b/>
            <w:bCs/>
            <w:color w:val="191919"/>
            <w:sz w:val="20"/>
            <w:szCs w:val="20"/>
          </w:rPr>
          <w:delText>**</w:delText>
        </w:r>
      </w:del>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sidR="00F31B43">
        <w:rPr>
          <w:rFonts w:ascii="Times New Roman" w:hAnsi="Times New Roman"/>
          <w:color w:val="191919"/>
          <w:spacing w:val="-1"/>
          <w:sz w:val="20"/>
          <w:szCs w:val="20"/>
        </w:rPr>
        <w:t>sam</w:t>
      </w:r>
      <w:r>
        <w:rPr>
          <w:rFonts w:ascii="Times New Roman" w:hAnsi="Times New Roman"/>
          <w:color w:val="191919"/>
          <w:sz w:val="20"/>
          <w:szCs w:val="20"/>
        </w:rPr>
        <w:t>pling statistics, correlation and hypothesis testing are studied.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ins w:id="546" w:author=" " w:date="2011-04-06T13:31:00Z"/>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riting reports in the field of education and related areas are presented.</w:t>
      </w:r>
      <w:r w:rsidR="00F31B43">
        <w:rPr>
          <w:rFonts w:ascii="Times New Roman" w:hAnsi="Times New Roman"/>
          <w:color w:val="191919"/>
          <w:sz w:val="20"/>
          <w:szCs w:val="20"/>
        </w:rPr>
        <w:t xml:space="preserve"> </w:t>
      </w:r>
    </w:p>
    <w:p w:rsidR="00284C41" w:rsidRDefault="00F42301" w:rsidP="00284C41">
      <w:pPr>
        <w:widowControl w:val="0"/>
        <w:tabs>
          <w:tab w:val="left" w:pos="9720"/>
        </w:tabs>
        <w:autoSpaceDE w:val="0"/>
        <w:autoSpaceDN w:val="0"/>
        <w:adjustRightInd w:val="0"/>
        <w:spacing w:before="13" w:after="0" w:line="250" w:lineRule="auto"/>
        <w:ind w:left="360" w:right="20" w:firstLine="0"/>
        <w:jc w:val="both"/>
        <w:rPr>
          <w:ins w:id="547" w:author=" " w:date="2011-04-06T13:31:00Z"/>
          <w:rFonts w:ascii="Times New Roman" w:hAnsi="Times New Roman"/>
          <w:b/>
          <w:color w:val="191919"/>
          <w:sz w:val="20"/>
          <w:szCs w:val="20"/>
        </w:rPr>
        <w:pPrChange w:id="548" w:author=" " w:date="2011-04-06T13:31:00Z">
          <w:pPr>
            <w:widowControl w:val="0"/>
            <w:autoSpaceDE w:val="0"/>
            <w:autoSpaceDN w:val="0"/>
            <w:adjustRightInd w:val="0"/>
            <w:spacing w:before="13" w:after="0" w:line="250" w:lineRule="auto"/>
            <w:ind w:left="1239" w:right="1936"/>
            <w:jc w:val="both"/>
          </w:pPr>
        </w:pPrChange>
      </w:pPr>
      <w:ins w:id="549" w:author=" " w:date="2011-04-06T13:31:00Z">
        <w:r w:rsidRPr="00F31B43">
          <w:rPr>
            <w:rFonts w:ascii="Times New Roman" w:hAnsi="Times New Roman"/>
            <w:b/>
            <w:color w:val="191919"/>
            <w:sz w:val="20"/>
            <w:szCs w:val="20"/>
          </w:rPr>
          <w:t>EDUC 5XXX – Action Research in Education  ……………………………………………3(3-0)</w:t>
        </w:r>
      </w:ins>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w:t>
      </w:r>
      <w:r w:rsidR="00F31B43">
        <w:rPr>
          <w:rFonts w:ascii="Times New Roman" w:hAnsi="Times New Roman"/>
          <w:b/>
          <w:bCs/>
          <w:color w:val="191919"/>
          <w:sz w:val="20"/>
          <w:szCs w:val="20"/>
        </w:rPr>
        <w:t>.</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ind w:left="360" w:right="20" w:firstLine="0"/>
        <w:jc w:val="both"/>
        <w:rPr>
          <w:rFonts w:ascii="Times New Roman" w:hAnsi="Times New Roman"/>
          <w:color w:val="000000"/>
          <w:sz w:val="20"/>
          <w:szCs w:val="20"/>
        </w:rPr>
      </w:pPr>
      <w:r>
        <w:rPr>
          <w:rFonts w:ascii="Times New Roman" w:hAnsi="Times New Roman"/>
          <w:color w:val="000000"/>
          <w:sz w:val="20"/>
          <w:szCs w:val="20"/>
        </w:rPr>
        <w:t>Advance research, including action research, as it applies to the classroom.</w:t>
      </w:r>
    </w:p>
    <w:p w:rsidR="00F31B43" w:rsidRDefault="00F42301" w:rsidP="00F31B43">
      <w:pPr>
        <w:widowControl w:val="0"/>
        <w:tabs>
          <w:tab w:val="left" w:pos="9720"/>
        </w:tabs>
        <w:autoSpaceDE w:val="0"/>
        <w:autoSpaceDN w:val="0"/>
        <w:adjustRightInd w:val="0"/>
        <w:spacing w:before="6" w:after="0" w:line="252" w:lineRule="auto"/>
        <w:ind w:left="360" w:right="20" w:firstLine="0"/>
        <w:jc w:val="both"/>
        <w:rPr>
          <w:rFonts w:ascii="Times New Roman" w:hAnsi="Times New Roman"/>
          <w:b/>
          <w:bCs/>
          <w:color w:val="191919"/>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tabs>
          <w:tab w:val="left" w:pos="9720"/>
        </w:tabs>
        <w:autoSpaceDE w:val="0"/>
        <w:autoSpaceDN w:val="0"/>
        <w:adjustRightInd w:val="0"/>
        <w:spacing w:before="6" w:after="0" w:line="252"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sidR="00F31B43">
        <w:rPr>
          <w:rFonts w:ascii="Times New Roman" w:hAnsi="Times New Roman"/>
          <w:color w:val="191919"/>
          <w:sz w:val="20"/>
          <w:szCs w:val="20"/>
        </w:rPr>
        <w:t>pe</w:t>
      </w:r>
      <w:r>
        <w:rPr>
          <w:rFonts w:ascii="Times New Roman" w:hAnsi="Times New Roman"/>
          <w:color w:val="191919"/>
          <w:sz w:val="20"/>
          <w:szCs w:val="20"/>
        </w:rPr>
        <w:t>riod to the present.</w:t>
      </w:r>
    </w:p>
    <w:p w:rsidR="00F42301" w:rsidRDefault="00F42301" w:rsidP="00F31B43">
      <w:pPr>
        <w:widowControl w:val="0"/>
        <w:tabs>
          <w:tab w:val="left" w:pos="9720"/>
        </w:tabs>
        <w:autoSpaceDE w:val="0"/>
        <w:autoSpaceDN w:val="0"/>
        <w:adjustRightInd w:val="0"/>
        <w:spacing w:after="0" w:line="225"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sidR="00F31B43">
        <w:rPr>
          <w:rFonts w:ascii="Times New Roman" w:hAnsi="Times New Roman"/>
          <w:color w:val="191919"/>
          <w:sz w:val="20"/>
          <w:szCs w:val="20"/>
        </w:rPr>
        <w:t>implemen</w:t>
      </w:r>
      <w:r>
        <w:rPr>
          <w:rFonts w:ascii="Times New Roman" w:hAnsi="Times New Roman"/>
          <w:color w:val="191919"/>
          <w:sz w:val="20"/>
          <w:szCs w:val="20"/>
        </w:rPr>
        <w:t>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F42301" w:rsidRDefault="00F42301" w:rsidP="00F31B43">
      <w:pPr>
        <w:widowControl w:val="0"/>
        <w:tabs>
          <w:tab w:val="left" w:pos="9720"/>
        </w:tabs>
        <w:autoSpaceDE w:val="0"/>
        <w:autoSpaceDN w:val="0"/>
        <w:adjustRightInd w:val="0"/>
        <w:spacing w:after="0" w:line="227" w:lineRule="exact"/>
        <w:ind w:left="360" w:right="20" w:firstLine="0"/>
        <w:jc w:val="both"/>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9720"/>
        </w:tabs>
        <w:autoSpaceDE w:val="0"/>
        <w:autoSpaceDN w:val="0"/>
        <w:adjustRightInd w:val="0"/>
        <w:spacing w:before="13" w:after="0" w:line="250" w:lineRule="auto"/>
        <w:ind w:left="360" w:right="20" w:firstLine="0"/>
        <w:jc w:val="both"/>
        <w:rPr>
          <w:rFonts w:ascii="Times New Roman" w:hAnsi="Times New Roman"/>
          <w:color w:val="000000"/>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F42301" w:rsidRDefault="00F42301" w:rsidP="00C57415">
      <w:pPr>
        <w:widowControl w:val="0"/>
        <w:autoSpaceDE w:val="0"/>
        <w:autoSpaceDN w:val="0"/>
        <w:adjustRightInd w:val="0"/>
        <w:spacing w:before="13" w:after="0" w:line="250" w:lineRule="auto"/>
        <w:ind w:left="1239" w:right="1930"/>
        <w:jc w:val="both"/>
        <w:rPr>
          <w:rFonts w:ascii="Times New Roman" w:hAnsi="Times New Roman"/>
          <w:color w:val="000000"/>
          <w:sz w:val="20"/>
          <w:szCs w:val="20"/>
        </w:rPr>
        <w:sectPr w:rsidR="00F42301" w:rsidSect="00F31B43">
          <w:pgSz w:w="12240" w:h="15840"/>
          <w:pgMar w:top="260" w:right="1260" w:bottom="280" w:left="1620" w:header="0" w:footer="1034" w:gutter="0"/>
          <w:cols w:space="720"/>
          <w:noEndnote/>
        </w:sectPr>
      </w:pP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10223" w:type="dxa"/>
        <w:tblInd w:w="127" w:type="dxa"/>
        <w:tblLayout w:type="fixed"/>
        <w:tblCellMar>
          <w:left w:w="0" w:type="dxa"/>
          <w:right w:w="0" w:type="dxa"/>
        </w:tblCellMar>
        <w:tblLook w:val="0000"/>
      </w:tblPr>
      <w:tblGrid>
        <w:gridCol w:w="4283"/>
        <w:gridCol w:w="4770"/>
        <w:gridCol w:w="1170"/>
      </w:tblGrid>
      <w:tr w:rsidR="00F42301" w:rsidRPr="00FA7AC7" w:rsidTr="00DD3825">
        <w:trPr>
          <w:trHeight w:hRule="exact" w:val="235"/>
        </w:trPr>
        <w:tc>
          <w:tcPr>
            <w:tcW w:w="4283"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7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DD3825">
            <w:pPr>
              <w:widowControl w:val="0"/>
              <w:tabs>
                <w:tab w:val="left" w:pos="0"/>
              </w:tabs>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17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283"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7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283"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77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17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4" w:after="0" w:line="200" w:lineRule="exact"/>
        <w:rPr>
          <w:rFonts w:ascii="Times New Roman" w:hAnsi="Times New Roman"/>
          <w:sz w:val="20"/>
          <w:szCs w:val="20"/>
        </w:rPr>
      </w:pPr>
    </w:p>
    <w:p w:rsidR="00F31B43" w:rsidRDefault="00F42301" w:rsidP="00F31B43">
      <w:pPr>
        <w:widowControl w:val="0"/>
        <w:autoSpaceDE w:val="0"/>
        <w:autoSpaceDN w:val="0"/>
        <w:adjustRightInd w:val="0"/>
        <w:spacing w:before="27" w:after="0" w:line="252"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27" w:after="0" w:line="252" w:lineRule="auto"/>
        <w:ind w:right="360" w:firstLine="0"/>
        <w:jc w:val="both"/>
        <w:rPr>
          <w:rFonts w:ascii="Times New Roman" w:hAnsi="Times New Roman"/>
          <w:color w:val="000000"/>
          <w:sz w:val="20"/>
          <w:szCs w:val="20"/>
        </w:rPr>
      </w:pP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riculum will be covered in this course.</w:t>
      </w:r>
    </w:p>
    <w:p w:rsidR="00F42301" w:rsidRDefault="00284C41" w:rsidP="00F31B43">
      <w:pPr>
        <w:widowControl w:val="0"/>
        <w:autoSpaceDE w:val="0"/>
        <w:autoSpaceDN w:val="0"/>
        <w:adjustRightInd w:val="0"/>
        <w:spacing w:after="0" w:line="225" w:lineRule="exact"/>
        <w:ind w:right="360" w:firstLine="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759" type="#_x0000_t202" style="position:absolute;left:0;text-align:left;margin-left:524.25pt;margin-top:115.8pt;width:1in;height:495.8pt;z-index:-251299328;mso-position-horizontal-relative:page;mso-position-vertical-relative:page" o:allowincell="f" filled="f" stroked="f">
            <v:textbox style="layout-flow:vertical;mso-next-textbox:#_x0000_s7759"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b/>
          <w:bCs/>
          <w:color w:val="191919"/>
          <w:sz w:val="20"/>
          <w:szCs w:val="20"/>
        </w:rPr>
        <w:t>EDUC 5515 -</w:t>
      </w:r>
      <w:r w:rsidR="00F42301">
        <w:rPr>
          <w:rFonts w:ascii="Times New Roman" w:hAnsi="Times New Roman"/>
          <w:b/>
          <w:bCs/>
          <w:color w:val="191919"/>
          <w:spacing w:val="-11"/>
          <w:sz w:val="20"/>
          <w:szCs w:val="20"/>
        </w:rPr>
        <w:t xml:space="preserve"> </w:t>
      </w:r>
      <w:r w:rsidR="00F42301">
        <w:rPr>
          <w:rFonts w:ascii="Times New Roman" w:hAnsi="Times New Roman"/>
          <w:b/>
          <w:bCs/>
          <w:color w:val="191919"/>
          <w:sz w:val="20"/>
          <w:szCs w:val="20"/>
        </w:rPr>
        <w:t>Adolescent Literatu</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e</w:t>
      </w:r>
      <w:r w:rsidR="00F42301">
        <w:rPr>
          <w:rFonts w:ascii="Times New Roman" w:hAnsi="Times New Roman"/>
          <w:b/>
          <w:bCs/>
          <w:color w:val="191919"/>
          <w:spacing w:val="-28"/>
          <w:sz w:val="20"/>
          <w:szCs w:val="20"/>
        </w:rPr>
        <w:t xml:space="preserve"> </w:t>
      </w:r>
      <w:r w:rsidR="00F42301">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works,</w:t>
      </w:r>
      <w:r>
        <w:rPr>
          <w:rFonts w:ascii="Times New Roman" w:hAnsi="Times New Roman"/>
          <w:color w:val="191919"/>
          <w:spacing w:val="-7"/>
          <w:sz w:val="20"/>
          <w:szCs w:val="20"/>
        </w:rPr>
        <w:t xml:space="preserve"> </w:t>
      </w:r>
      <w:r>
        <w:rPr>
          <w:rFonts w:ascii="Times New Roman" w:hAnsi="Times New Roman"/>
          <w:color w:val="191919"/>
          <w:sz w:val="20"/>
          <w:szCs w:val="20"/>
        </w:rPr>
        <w:t>including</w:t>
      </w:r>
      <w:r>
        <w:rPr>
          <w:rFonts w:ascii="Times New Roman" w:hAnsi="Times New Roman"/>
          <w:color w:val="191919"/>
          <w:spacing w:val="-7"/>
          <w:sz w:val="20"/>
          <w:szCs w:val="20"/>
        </w:rPr>
        <w:t xml:space="preserve"> </w:t>
      </w:r>
      <w:r>
        <w:rPr>
          <w:rFonts w:ascii="Times New Roman" w:hAnsi="Times New Roman"/>
          <w:color w:val="191919"/>
          <w:sz w:val="20"/>
          <w:szCs w:val="20"/>
        </w:rPr>
        <w:t>drama,</w:t>
      </w:r>
      <w:r>
        <w:rPr>
          <w:rFonts w:ascii="Times New Roman" w:hAnsi="Times New Roman"/>
          <w:color w:val="191919"/>
          <w:spacing w:val="-7"/>
          <w:sz w:val="20"/>
          <w:szCs w:val="20"/>
        </w:rPr>
        <w:t xml:space="preserve"> </w:t>
      </w:r>
      <w:r>
        <w:rPr>
          <w:rFonts w:ascii="Times New Roman" w:hAnsi="Times New Roman"/>
          <w:color w:val="191919"/>
          <w:sz w:val="20"/>
          <w:szCs w:val="20"/>
        </w:rPr>
        <w:t>short</w:t>
      </w:r>
      <w:r>
        <w:rPr>
          <w:rFonts w:ascii="Times New Roman" w:hAnsi="Times New Roman"/>
          <w:color w:val="191919"/>
          <w:spacing w:val="-7"/>
          <w:sz w:val="20"/>
          <w:szCs w:val="20"/>
        </w:rPr>
        <w:t xml:space="preserve"> </w:t>
      </w:r>
      <w:r>
        <w:rPr>
          <w:rFonts w:ascii="Times New Roman" w:hAnsi="Times New Roman"/>
          <w:color w:val="191919"/>
          <w:sz w:val="20"/>
          <w:szCs w:val="20"/>
        </w:rPr>
        <w:t>stor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poetr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1"/>
          <w:sz w:val="20"/>
          <w:szCs w:val="20"/>
        </w:rPr>
        <w:t>essa</w:t>
      </w:r>
      <w:r>
        <w:rPr>
          <w:rFonts w:ascii="Times New Roman" w:hAnsi="Times New Roman"/>
          <w:color w:val="191919"/>
          <w:sz w:val="20"/>
          <w:szCs w:val="20"/>
        </w:rPr>
        <w:t xml:space="preserve">y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novel</w:t>
      </w:r>
      <w:r>
        <w:rPr>
          <w:rFonts w:ascii="Times New Roman" w:hAnsi="Times New Roman"/>
          <w:color w:val="191919"/>
          <w:sz w:val="20"/>
          <w:szCs w:val="20"/>
        </w:rPr>
        <w:t xml:space="preserve">, </w:t>
      </w:r>
      <w:r>
        <w:rPr>
          <w:rFonts w:ascii="Times New Roman" w:hAnsi="Times New Roman"/>
          <w:color w:val="191919"/>
          <w:spacing w:val="1"/>
          <w:sz w:val="20"/>
          <w:szCs w:val="20"/>
        </w:rPr>
        <w:t>relevan</w:t>
      </w:r>
      <w:r>
        <w:rPr>
          <w:rFonts w:ascii="Times New Roman" w:hAnsi="Times New Roman"/>
          <w:color w:val="191919"/>
          <w:sz w:val="20"/>
          <w:szCs w:val="20"/>
        </w:rPr>
        <w:t xml:space="preserve">t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needs</w:t>
      </w:r>
      <w:r>
        <w:rPr>
          <w:rFonts w:ascii="Times New Roman" w:hAnsi="Times New Roman"/>
          <w:color w:val="191919"/>
          <w:sz w:val="20"/>
          <w:szCs w:val="20"/>
        </w:rPr>
        <w:t xml:space="preserve">, </w:t>
      </w:r>
      <w:r>
        <w:rPr>
          <w:rFonts w:ascii="Times New Roman" w:hAnsi="Times New Roman"/>
          <w:color w:val="191919"/>
          <w:spacing w:val="1"/>
          <w:sz w:val="20"/>
          <w:szCs w:val="20"/>
        </w:rPr>
        <w:t>value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interest</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adolescents</w:t>
      </w:r>
      <w:r>
        <w:rPr>
          <w:rFonts w:ascii="Times New Roman" w:hAnsi="Times New Roman"/>
          <w:color w:val="191919"/>
          <w:sz w:val="20"/>
          <w:szCs w:val="20"/>
        </w:rPr>
        <w:t xml:space="preserve">. </w:t>
      </w:r>
      <w:r>
        <w:rPr>
          <w:rFonts w:ascii="Times New Roman" w:hAnsi="Times New Roman"/>
          <w:color w:val="191919"/>
          <w:spacing w:val="1"/>
          <w:sz w:val="20"/>
          <w:szCs w:val="20"/>
        </w:rPr>
        <w:t>Consideratio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is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selection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materials,</w:t>
      </w:r>
      <w:r>
        <w:rPr>
          <w:rFonts w:ascii="Times New Roman" w:hAnsi="Times New Roman"/>
          <w:color w:val="191919"/>
          <w:spacing w:val="-3"/>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literary</w:t>
      </w:r>
      <w:r>
        <w:rPr>
          <w:rFonts w:ascii="Times New Roman" w:hAnsi="Times New Roman"/>
          <w:color w:val="191919"/>
          <w:spacing w:val="-3"/>
          <w:sz w:val="20"/>
          <w:szCs w:val="20"/>
        </w:rPr>
        <w:t xml:space="preserve"> </w:t>
      </w:r>
      <w:r>
        <w:rPr>
          <w:rFonts w:ascii="Times New Roman" w:hAnsi="Times New Roman"/>
          <w:color w:val="191919"/>
          <w:sz w:val="20"/>
          <w:szCs w:val="20"/>
        </w:rPr>
        <w:t>skills</w:t>
      </w:r>
      <w:r>
        <w:rPr>
          <w:rFonts w:ascii="Times New Roman" w:hAnsi="Times New Roman"/>
          <w:color w:val="191919"/>
          <w:spacing w:val="-3"/>
          <w:sz w:val="20"/>
          <w:szCs w:val="20"/>
        </w:rPr>
        <w:t xml:space="preserve"> </w:t>
      </w:r>
      <w:r w:rsidR="00F31B43">
        <w:rPr>
          <w:rFonts w:ascii="Times New Roman" w:hAnsi="Times New Roman"/>
          <w:color w:val="191919"/>
          <w:sz w:val="20"/>
          <w:szCs w:val="20"/>
        </w:rPr>
        <w:t>ap</w:t>
      </w:r>
      <w:r>
        <w:rPr>
          <w:rFonts w:ascii="Times New Roman" w:hAnsi="Times New Roman"/>
          <w:color w:val="191919"/>
          <w:sz w:val="20"/>
          <w:szCs w:val="20"/>
        </w:rPr>
        <w:t>preciation.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sidR="00F31B43">
        <w:rPr>
          <w:rFonts w:ascii="Times New Roman" w:hAnsi="Times New Roman"/>
          <w:color w:val="191919"/>
          <w:spacing w:val="-2"/>
          <w:sz w:val="20"/>
          <w:szCs w:val="20"/>
        </w:rPr>
        <w:t>pro</w:t>
      </w:r>
      <w:r>
        <w:rPr>
          <w:rFonts w:ascii="Times New Roman" w:hAnsi="Times New Roman"/>
          <w:color w:val="191919"/>
          <w:sz w:val="20"/>
          <w:szCs w:val="20"/>
        </w:rPr>
        <w:t>cedures in teaching language arts in early childhood education.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F42301" w:rsidRDefault="00284C4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sidRPr="00284C41">
        <w:rPr>
          <w:rFonts w:ascii="Calibri" w:hAnsi="Calibri"/>
          <w:noProof/>
          <w:lang w:eastAsia="en-US"/>
        </w:rPr>
        <w:pict>
          <v:group id="_x0000_s3863" style="position:absolute;left:0;text-align:left;margin-left:263.9pt;margin-top:20.85pt;width:31.2pt;height:31.05pt;z-index:-251524608;mso-position-horizontal-relative:page;mso-position-vertical-relative:page" coordorigin="5278,417" coordsize="624,621" o:allowincell="f">
            <v:rect id="_x0000_s3864" style="position:absolute;left:5283;top:422;width:613;height:610" o:allowincell="f" stroked="f">
              <v:path arrowok="t"/>
            </v:rect>
            <v:rect id="_x0000_s3865" style="position:absolute;left:5284;top:423;width:620;height:620;mso-position-horizontal-relative:page;mso-position-vertical-relative:page" o:allowincell="f" filled="f" stroked="f">
              <v:textbox style="mso-next-textbox:#_x0000_s3865"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5"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anchory="page"/>
          </v:group>
        </w:pict>
      </w:r>
      <w:r w:rsidR="00F42301">
        <w:rPr>
          <w:rFonts w:ascii="Times New Roman" w:hAnsi="Times New Roman"/>
          <w:b/>
          <w:bCs/>
          <w:color w:val="191919"/>
          <w:sz w:val="20"/>
          <w:szCs w:val="20"/>
        </w:rPr>
        <w:t>EDUC 5531 - Mathematics Concepts in Secondary Schools</w:t>
      </w:r>
      <w:r w:rsidR="00F42301">
        <w:rPr>
          <w:rFonts w:ascii="Times New Roman" w:hAnsi="Times New Roman"/>
          <w:b/>
          <w:bCs/>
          <w:color w:val="191919"/>
          <w:spacing w:val="-32"/>
          <w:sz w:val="20"/>
          <w:szCs w:val="20"/>
        </w:rPr>
        <w:t xml:space="preserve"> </w:t>
      </w:r>
      <w:r w:rsidR="00F42301">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F31B43" w:rsidRDefault="00F42301" w:rsidP="00F31B43">
      <w:pPr>
        <w:widowControl w:val="0"/>
        <w:autoSpaceDE w:val="0"/>
        <w:autoSpaceDN w:val="0"/>
        <w:adjustRightInd w:val="0"/>
        <w:spacing w:before="6" w:after="0" w:line="251" w:lineRule="auto"/>
        <w:ind w:right="360" w:firstLine="0"/>
        <w:jc w:val="both"/>
        <w:rPr>
          <w:rFonts w:ascii="Times New Roman" w:hAnsi="Times New Roman"/>
          <w:b/>
          <w:bCs/>
          <w:color w:val="191919"/>
          <w:spacing w:val="7"/>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p>
    <w:p w:rsidR="00F42301" w:rsidRDefault="00F42301" w:rsidP="00F31B43">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F42301" w:rsidRDefault="00F42301" w:rsidP="00F31B43">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Thorough analysis of the nature and curriculum needs and trend</w:t>
      </w:r>
      <w:r w:rsidR="00F31B43">
        <w:rPr>
          <w:rFonts w:ascii="Times New Roman" w:hAnsi="Times New Roman"/>
          <w:color w:val="191919"/>
          <w:sz w:val="20"/>
          <w:szCs w:val="20"/>
        </w:rPr>
        <w:t>s of middle grade students, in</w:t>
      </w:r>
      <w:r>
        <w:rPr>
          <w:rFonts w:ascii="Times New Roman" w:hAnsi="Times New Roman"/>
          <w:color w:val="191919"/>
          <w:sz w:val="20"/>
          <w:szCs w:val="20"/>
        </w:rPr>
        <w:t>cluding program rationale,</w:t>
      </w:r>
      <w:r>
        <w:rPr>
          <w:rFonts w:ascii="Times New Roman" w:hAnsi="Times New Roman"/>
          <w:color w:val="191919"/>
          <w:spacing w:val="1"/>
          <w:sz w:val="20"/>
          <w:szCs w:val="20"/>
        </w:rPr>
        <w:t xml:space="preserve"> </w:t>
      </w:r>
      <w:r>
        <w:rPr>
          <w:rFonts w:ascii="Times New Roman" w:hAnsi="Times New Roman"/>
          <w:color w:val="191919"/>
          <w:sz w:val="20"/>
          <w:szCs w:val="20"/>
        </w:rPr>
        <w:t>goals, principles, 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patterns and instructional</w:t>
      </w:r>
      <w:r>
        <w:rPr>
          <w:rFonts w:ascii="Times New Roman" w:hAnsi="Times New Roman"/>
          <w:color w:val="191919"/>
          <w:spacing w:val="1"/>
          <w:sz w:val="20"/>
          <w:szCs w:val="20"/>
        </w:rPr>
        <w:t xml:space="preserve"> </w:t>
      </w:r>
      <w:r>
        <w:rPr>
          <w:rFonts w:ascii="Times New Roman" w:hAnsi="Times New Roman"/>
          <w:color w:val="191919"/>
          <w:sz w:val="20"/>
          <w:szCs w:val="20"/>
        </w:rPr>
        <w:t>altern</w:t>
      </w:r>
      <w:r>
        <w:rPr>
          <w:rFonts w:ascii="Times New Roman" w:hAnsi="Times New Roman"/>
          <w:color w:val="191919"/>
          <w:spacing w:val="-4"/>
          <w:sz w:val="20"/>
          <w:szCs w:val="20"/>
        </w:rPr>
        <w:t>a</w:t>
      </w:r>
      <w:r>
        <w:rPr>
          <w:rFonts w:ascii="Times New Roman" w:hAnsi="Times New Roman"/>
          <w:color w:val="191919"/>
          <w:sz w:val="20"/>
          <w:szCs w:val="20"/>
        </w:rPr>
        <w:t>tives.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ind w:right="360" w:firstLine="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F31B43" w:rsidRDefault="00F42301" w:rsidP="00F31B43">
      <w:pPr>
        <w:widowControl w:val="0"/>
        <w:autoSpaceDE w:val="0"/>
        <w:autoSpaceDN w:val="0"/>
        <w:adjustRightInd w:val="0"/>
        <w:spacing w:before="6" w:after="0" w:line="251" w:lineRule="auto"/>
        <w:ind w:right="360" w:firstLine="0"/>
        <w:jc w:val="both"/>
        <w:rPr>
          <w:rFonts w:ascii="Times New Roman" w:hAnsi="Times New Roman"/>
          <w:b/>
          <w:bCs/>
          <w:color w:val="191919"/>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p>
    <w:p w:rsidR="00F42301" w:rsidRDefault="00F42301" w:rsidP="00F31B43">
      <w:pPr>
        <w:widowControl w:val="0"/>
        <w:autoSpaceDE w:val="0"/>
        <w:autoSpaceDN w:val="0"/>
        <w:adjustRightInd w:val="0"/>
        <w:spacing w:before="6" w:after="0" w:line="251" w:lineRule="auto"/>
        <w:ind w:right="360" w:firstLine="0"/>
        <w:jc w:val="both"/>
        <w:rPr>
          <w:rFonts w:ascii="Times New Roman" w:hAnsi="Times New Roman"/>
          <w:color w:val="000000"/>
          <w:sz w:val="20"/>
          <w:szCs w:val="20"/>
        </w:rPr>
      </w:pP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 xml:space="preserve">-city community; review of innovative programs with </w:t>
      </w:r>
      <w:r w:rsidR="00F31B43">
        <w:rPr>
          <w:rFonts w:ascii="Times New Roman" w:hAnsi="Times New Roman"/>
          <w:color w:val="191919"/>
          <w:sz w:val="20"/>
          <w:szCs w:val="20"/>
        </w:rPr>
        <w:t>field observations and investi</w:t>
      </w:r>
      <w:r>
        <w:rPr>
          <w:rFonts w:ascii="Times New Roman" w:hAnsi="Times New Roman"/>
          <w:color w:val="191919"/>
          <w:sz w:val="20"/>
          <w:szCs w:val="20"/>
        </w:rPr>
        <w:t>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sidR="00F31B43">
        <w:rPr>
          <w:rFonts w:ascii="Times New Roman" w:hAnsi="Times New Roman"/>
          <w:color w:val="191919"/>
          <w:sz w:val="20"/>
          <w:szCs w:val="20"/>
        </w:rPr>
        <w:t>educa</w:t>
      </w:r>
      <w:r>
        <w:rPr>
          <w:rFonts w:ascii="Times New Roman" w:hAnsi="Times New Roman"/>
          <w:color w:val="191919"/>
          <w:sz w:val="20"/>
          <w:szCs w:val="20"/>
        </w:rPr>
        <w:t>tion in this setting.</w:t>
      </w:r>
    </w:p>
    <w:p w:rsidR="00F42301" w:rsidRDefault="00F42301" w:rsidP="00F31B43">
      <w:pPr>
        <w:widowControl w:val="0"/>
        <w:autoSpaceDE w:val="0"/>
        <w:autoSpaceDN w:val="0"/>
        <w:adjustRightInd w:val="0"/>
        <w:spacing w:after="0" w:line="226"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F42301" w:rsidRDefault="00F42301" w:rsidP="00F31B43">
      <w:pPr>
        <w:widowControl w:val="0"/>
        <w:autoSpaceDE w:val="0"/>
        <w:autoSpaceDN w:val="0"/>
        <w:adjustRightInd w:val="0"/>
        <w:spacing w:after="0" w:line="227" w:lineRule="exact"/>
        <w:ind w:right="360" w:firstLine="0"/>
        <w:jc w:val="both"/>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F31B43" w:rsidRDefault="00F42301" w:rsidP="00F31B43">
      <w:pPr>
        <w:widowControl w:val="0"/>
        <w:autoSpaceDE w:val="0"/>
        <w:autoSpaceDN w:val="0"/>
        <w:adjustRightInd w:val="0"/>
        <w:spacing w:before="26" w:after="0" w:line="250" w:lineRule="auto"/>
        <w:ind w:right="360" w:firstLine="0"/>
        <w:jc w:val="both"/>
        <w:rPr>
          <w:rFonts w:ascii="Times New Roman" w:hAnsi="Times New Roman"/>
          <w:color w:val="191919"/>
          <w:sz w:val="20"/>
          <w:szCs w:val="20"/>
        </w:rPr>
        <w:sectPr w:rsidR="00F31B43" w:rsidSect="008A7386">
          <w:footerReference w:type="even" r:id="rId70"/>
          <w:footerReference w:type="default" r:id="rId71"/>
          <w:pgSz w:w="12240" w:h="15840"/>
          <w:pgMar w:top="260" w:right="1440" w:bottom="280" w:left="1260" w:header="0" w:footer="1055" w:gutter="0"/>
          <w:cols w:space="720"/>
          <w:noEndnote/>
        </w:sectPr>
      </w:pPr>
      <w:r>
        <w:rPr>
          <w:rFonts w:ascii="Times New Roman" w:hAnsi="Times New Roman"/>
          <w:color w:val="191919"/>
          <w:sz w:val="20"/>
          <w:szCs w:val="20"/>
        </w:rPr>
        <w:t>Designed to introduce the professional teacher to the theories a</w:t>
      </w:r>
      <w:r w:rsidR="00F31B43">
        <w:rPr>
          <w:rFonts w:ascii="Times New Roman" w:hAnsi="Times New Roman"/>
          <w:color w:val="191919"/>
          <w:sz w:val="20"/>
          <w:szCs w:val="20"/>
        </w:rPr>
        <w:t>nd practices of supervising stu</w:t>
      </w:r>
      <w:r w:rsidR="00F31B43">
        <w:rPr>
          <w:rFonts w:ascii="Times New Roman" w:hAnsi="Times New Roman"/>
          <w:color w:val="191919"/>
          <w:spacing w:val="-1"/>
          <w:sz w:val="20"/>
          <w:szCs w:val="20"/>
        </w:rPr>
        <w:t>den</w:t>
      </w:r>
      <w:r w:rsidR="00F31B43">
        <w:rPr>
          <w:rFonts w:ascii="Times New Roman" w:hAnsi="Times New Roman"/>
          <w:color w:val="191919"/>
          <w:sz w:val="20"/>
          <w:szCs w:val="20"/>
        </w:rPr>
        <w:t>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teaching</w:t>
      </w:r>
      <w:r w:rsidR="00F31B43">
        <w:rPr>
          <w:rFonts w:ascii="Times New Roman" w:hAnsi="Times New Roman"/>
          <w:color w:val="191919"/>
          <w:sz w:val="20"/>
          <w:szCs w:val="20"/>
        </w:rPr>
        <w: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internships</w:t>
      </w:r>
      <w:r w:rsidR="00F31B43">
        <w:rPr>
          <w:rFonts w:ascii="Times New Roman" w:hAnsi="Times New Roman"/>
          <w:color w:val="191919"/>
          <w:sz w:val="20"/>
          <w:szCs w:val="20"/>
        </w:rPr>
        <w: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mentorin</w:t>
      </w:r>
      <w:r w:rsidR="00F31B43">
        <w:rPr>
          <w:rFonts w:ascii="Times New Roman" w:hAnsi="Times New Roman"/>
          <w:color w:val="191919"/>
          <w:sz w:val="20"/>
          <w:szCs w:val="20"/>
        </w:rPr>
        <w:t>g</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beginnin</w:t>
      </w:r>
      <w:r w:rsidR="00F31B43">
        <w:rPr>
          <w:rFonts w:ascii="Times New Roman" w:hAnsi="Times New Roman"/>
          <w:color w:val="191919"/>
          <w:sz w:val="20"/>
          <w:szCs w:val="20"/>
        </w:rPr>
        <w:t>g</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teacher</w:t>
      </w:r>
      <w:r w:rsidR="00F31B43">
        <w:rPr>
          <w:rFonts w:ascii="Times New Roman" w:hAnsi="Times New Roman"/>
          <w:color w:val="191919"/>
          <w:sz w:val="20"/>
          <w:szCs w:val="20"/>
        </w:rPr>
        <w:t>s</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an</w:t>
      </w:r>
      <w:r w:rsidR="00F31B43">
        <w:rPr>
          <w:rFonts w:ascii="Times New Roman" w:hAnsi="Times New Roman"/>
          <w:color w:val="191919"/>
          <w:sz w:val="20"/>
          <w:szCs w:val="20"/>
        </w:rPr>
        <w:t>d</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othe</w:t>
      </w:r>
      <w:r w:rsidR="00F31B43">
        <w:rPr>
          <w:rFonts w:ascii="Times New Roman" w:hAnsi="Times New Roman"/>
          <w:color w:val="191919"/>
          <w:sz w:val="20"/>
          <w:szCs w:val="20"/>
        </w:rPr>
        <w:t>r</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suppor</w:t>
      </w:r>
      <w:r w:rsidR="00F31B43">
        <w:rPr>
          <w:rFonts w:ascii="Times New Roman" w:hAnsi="Times New Roman"/>
          <w:color w:val="191919"/>
          <w:sz w:val="20"/>
          <w:szCs w:val="20"/>
        </w:rPr>
        <w:t>t</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service</w:t>
      </w:r>
      <w:r w:rsidR="00F31B43">
        <w:rPr>
          <w:rFonts w:ascii="Times New Roman" w:hAnsi="Times New Roman"/>
          <w:color w:val="191919"/>
          <w:sz w:val="20"/>
          <w:szCs w:val="20"/>
        </w:rPr>
        <w:t>s</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designe</w:t>
      </w:r>
      <w:r w:rsidR="00F31B43">
        <w:rPr>
          <w:rFonts w:ascii="Times New Roman" w:hAnsi="Times New Roman"/>
          <w:color w:val="191919"/>
          <w:sz w:val="20"/>
          <w:szCs w:val="20"/>
        </w:rPr>
        <w:t>d</w:t>
      </w:r>
      <w:r w:rsidR="00F31B43">
        <w:rPr>
          <w:rFonts w:ascii="Times New Roman" w:hAnsi="Times New Roman"/>
          <w:color w:val="191919"/>
          <w:spacing w:val="-9"/>
          <w:sz w:val="20"/>
          <w:szCs w:val="20"/>
        </w:rPr>
        <w:t xml:space="preserve"> </w:t>
      </w:r>
      <w:r w:rsidR="00F31B43">
        <w:rPr>
          <w:rFonts w:ascii="Times New Roman" w:hAnsi="Times New Roman"/>
          <w:color w:val="191919"/>
          <w:spacing w:val="-1"/>
          <w:sz w:val="20"/>
          <w:szCs w:val="20"/>
        </w:rPr>
        <w:t xml:space="preserve">for </w:t>
      </w:r>
      <w:r w:rsidR="00F31B43">
        <w:rPr>
          <w:rFonts w:ascii="Times New Roman" w:hAnsi="Times New Roman"/>
          <w:color w:val="191919"/>
          <w:sz w:val="20"/>
          <w:szCs w:val="20"/>
        </w:rPr>
        <w:t>sta</w:t>
      </w:r>
      <w:r w:rsidR="00F31B43">
        <w:rPr>
          <w:rFonts w:ascii="Times New Roman" w:hAnsi="Times New Roman"/>
          <w:color w:val="191919"/>
          <w:spacing w:val="-4"/>
          <w:sz w:val="20"/>
          <w:szCs w:val="20"/>
        </w:rPr>
        <w:t>f</w:t>
      </w:r>
      <w:r w:rsidR="00F31B43">
        <w:rPr>
          <w:rFonts w:ascii="Times New Roman" w:hAnsi="Times New Roman"/>
          <w:color w:val="191919"/>
          <w:sz w:val="20"/>
          <w:szCs w:val="20"/>
        </w:rPr>
        <w:t>f development of professional personnel. Prerequisite: Consent ofinstructor</w:t>
      </w:r>
    </w:p>
    <w:p w:rsidR="00F42301" w:rsidRDefault="00F42301" w:rsidP="00C57415">
      <w:pPr>
        <w:widowControl w:val="0"/>
        <w:autoSpaceDE w:val="0"/>
        <w:autoSpaceDN w:val="0"/>
        <w:adjustRightInd w:val="0"/>
        <w:spacing w:before="3" w:after="0" w:line="100" w:lineRule="exact"/>
        <w:rPr>
          <w:rFonts w:ascii="Times New Roman" w:hAnsi="Times New Roman"/>
          <w:color w:val="000000"/>
          <w:sz w:val="10"/>
          <w:szCs w:val="10"/>
        </w:rPr>
      </w:pPr>
    </w:p>
    <w:tbl>
      <w:tblPr>
        <w:tblW w:w="10440" w:type="dxa"/>
        <w:tblInd w:w="-720" w:type="dxa"/>
        <w:tblLayout w:type="fixed"/>
        <w:tblCellMar>
          <w:left w:w="0" w:type="dxa"/>
          <w:right w:w="0" w:type="dxa"/>
        </w:tblCellMar>
        <w:tblLook w:val="0000"/>
      </w:tblPr>
      <w:tblGrid>
        <w:gridCol w:w="1080"/>
        <w:gridCol w:w="4560"/>
        <w:gridCol w:w="4800"/>
      </w:tblGrid>
      <w:tr w:rsidR="00F42301" w:rsidRPr="00FA7AC7" w:rsidTr="00DD3825">
        <w:trPr>
          <w:trHeight w:hRule="exact" w:val="235"/>
        </w:trPr>
        <w:tc>
          <w:tcPr>
            <w:tcW w:w="108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8" w:after="0" w:line="150" w:lineRule="exact"/>
              <w:rPr>
                <w:rFonts w:ascii="Times New Roman" w:hAnsi="Times New Roman"/>
                <w:sz w:val="15"/>
                <w:szCs w:val="15"/>
              </w:rPr>
            </w:pPr>
          </w:p>
          <w:p w:rsidR="00F42301" w:rsidRPr="00FA7AC7" w:rsidRDefault="00F42301" w:rsidP="00F31B43">
            <w:pPr>
              <w:widowControl w:val="0"/>
              <w:autoSpaceDE w:val="0"/>
              <w:autoSpaceDN w:val="0"/>
              <w:adjustRightInd w:val="0"/>
              <w:spacing w:after="0"/>
              <w:ind w:left="1007" w:firstLine="0"/>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480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108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0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108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80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284C4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sidRPr="00284C41">
        <w:rPr>
          <w:rFonts w:ascii="Calibri" w:hAnsi="Calibri"/>
          <w:noProof/>
          <w:lang w:eastAsia="en-US"/>
        </w:rPr>
        <w:pict>
          <v:group id="_x0000_s3869" style="position:absolute;left:0;text-align:left;margin-left:315.35pt;margin-top:-78.4pt;width:31.2pt;height:31pt;z-index:-251520512;mso-position-horizontal-relative:page" coordorigin="6307,-1568" coordsize="624,620" o:allowincell="f">
            <v:rect id="_x0000_s3870" style="position:absolute;left:6312;top:-1563;width:613;height:610" o:allowincell="f" stroked="f">
              <v:path arrowok="t"/>
            </v:rect>
            <v:rect id="_x0000_s3871" style="position:absolute;left:6313;top:-1564;width:620;height:620;mso-position-horizontal-relative:page" o:allowincell="f" filled="f" stroked="f">
              <v:textbox style="mso-next-textbox:#_x0000_s3871"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EDUC 5588 - Internship in Supervision of Student</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pacing w:val="-18"/>
          <w:sz w:val="20"/>
          <w:szCs w:val="20"/>
        </w:rPr>
        <w:t>T</w:t>
      </w:r>
      <w:r w:rsidR="00F42301">
        <w:rPr>
          <w:rFonts w:ascii="Times New Roman" w:hAnsi="Times New Roman"/>
          <w:b/>
          <w:bCs/>
          <w:color w:val="191919"/>
          <w:sz w:val="20"/>
          <w:szCs w:val="20"/>
        </w:rPr>
        <w:t>eaching ............................................3(1-9)</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sidR="00F31B43">
        <w:rPr>
          <w:rFonts w:ascii="Times New Roman" w:hAnsi="Times New Roman"/>
          <w:i/>
          <w:iCs/>
          <w:color w:val="191919"/>
          <w:sz w:val="20"/>
          <w:szCs w:val="20"/>
        </w:rPr>
        <w:t>Must be as</w:t>
      </w:r>
      <w:r>
        <w:rPr>
          <w:rFonts w:ascii="Times New Roman" w:hAnsi="Times New Roman"/>
          <w:i/>
          <w:iCs/>
          <w:color w:val="191919"/>
          <w:sz w:val="20"/>
          <w:szCs w:val="20"/>
        </w:rPr>
        <w:t>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5590 - Practicum I: Intership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F42301" w:rsidRDefault="00284C4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sidRPr="00284C41">
        <w:rPr>
          <w:rFonts w:ascii="Times New Roman" w:hAnsi="Times New Roman"/>
          <w:b/>
          <w:bCs/>
          <w:noProof/>
          <w:color w:val="191919"/>
          <w:sz w:val="20"/>
          <w:szCs w:val="20"/>
        </w:rPr>
        <w:pict>
          <v:shape id="_x0000_s7760" type="#_x0000_t202" style="position:absolute;left:0;text-align:left;margin-left:20.25pt;margin-top:10.7pt;width:1in;height:532.75pt;z-index:-251298304;mso-position-horizontal-relative:page" o:allowincell="f" filled="f" stroked="f">
            <v:textbox style="layout-flow:vertical;mso-layout-flow-alt:bottom-to-top;mso-next-textbox:#_x0000_s7760"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sidR="00F42301">
        <w:rPr>
          <w:rFonts w:ascii="Times New Roman" w:hAnsi="Times New Roman"/>
          <w:color w:val="191919"/>
          <w:spacing w:val="2"/>
          <w:sz w:val="20"/>
          <w:szCs w:val="20"/>
        </w:rPr>
        <w:t>Field-base</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experience</w:t>
      </w:r>
      <w:r w:rsidR="00F42301">
        <w:rPr>
          <w:rFonts w:ascii="Times New Roman" w:hAnsi="Times New Roman"/>
          <w:color w:val="191919"/>
          <w:sz w:val="20"/>
          <w:szCs w:val="20"/>
        </w:rPr>
        <w:t xml:space="preserve">s </w:t>
      </w:r>
      <w:r w:rsidR="00F42301">
        <w:rPr>
          <w:rFonts w:ascii="Times New Roman" w:hAnsi="Times New Roman"/>
          <w:color w:val="191919"/>
          <w:spacing w:val="2"/>
          <w:sz w:val="20"/>
          <w:szCs w:val="20"/>
        </w:rPr>
        <w:t>providin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opportunit</w:t>
      </w:r>
      <w:r w:rsidR="00F42301">
        <w:rPr>
          <w:rFonts w:ascii="Times New Roman" w:hAnsi="Times New Roman"/>
          <w:color w:val="191919"/>
          <w:sz w:val="20"/>
          <w:szCs w:val="20"/>
        </w:rPr>
        <w:t xml:space="preserve">y </w:t>
      </w:r>
      <w:r w:rsidR="00F42301">
        <w:rPr>
          <w:rFonts w:ascii="Times New Roman" w:hAnsi="Times New Roman"/>
          <w:color w:val="191919"/>
          <w:spacing w:val="2"/>
          <w:sz w:val="20"/>
          <w:szCs w:val="20"/>
        </w:rPr>
        <w:t>fo</w:t>
      </w:r>
      <w:r w:rsidR="00F42301">
        <w:rPr>
          <w:rFonts w:ascii="Times New Roman" w:hAnsi="Times New Roman"/>
          <w:color w:val="191919"/>
          <w:sz w:val="20"/>
          <w:szCs w:val="20"/>
        </w:rPr>
        <w:t xml:space="preserve">r </w:t>
      </w:r>
      <w:r w:rsidR="00F42301">
        <w:rPr>
          <w:rFonts w:ascii="Times New Roman" w:hAnsi="Times New Roman"/>
          <w:color w:val="191919"/>
          <w:spacing w:val="2"/>
          <w:sz w:val="20"/>
          <w:szCs w:val="20"/>
        </w:rPr>
        <w:t>extensiv</w:t>
      </w:r>
      <w:r w:rsidR="00F42301">
        <w:rPr>
          <w:rFonts w:ascii="Times New Roman" w:hAnsi="Times New Roman"/>
          <w:color w:val="191919"/>
          <w:sz w:val="20"/>
          <w:szCs w:val="20"/>
        </w:rPr>
        <w:t xml:space="preserve">e </w:t>
      </w:r>
      <w:r w:rsidR="00F42301">
        <w:rPr>
          <w:rFonts w:ascii="Times New Roman" w:hAnsi="Times New Roman"/>
          <w:color w:val="191919"/>
          <w:spacing w:val="2"/>
          <w:sz w:val="20"/>
          <w:szCs w:val="20"/>
        </w:rPr>
        <w:t>trainin</w:t>
      </w:r>
      <w:r w:rsidR="00F42301">
        <w:rPr>
          <w:rFonts w:ascii="Times New Roman" w:hAnsi="Times New Roman"/>
          <w:color w:val="191919"/>
          <w:sz w:val="20"/>
          <w:szCs w:val="20"/>
        </w:rPr>
        <w:t xml:space="preserve">g </w:t>
      </w:r>
      <w:r w:rsidR="00F42301">
        <w:rPr>
          <w:rFonts w:ascii="Times New Roman" w:hAnsi="Times New Roman"/>
          <w:color w:val="191919"/>
          <w:spacing w:val="2"/>
          <w:sz w:val="20"/>
          <w:szCs w:val="20"/>
        </w:rPr>
        <w:t>an</w:t>
      </w:r>
      <w:r w:rsidR="00F42301">
        <w:rPr>
          <w:rFonts w:ascii="Times New Roman" w:hAnsi="Times New Roman"/>
          <w:color w:val="191919"/>
          <w:sz w:val="20"/>
          <w:szCs w:val="20"/>
        </w:rPr>
        <w:t xml:space="preserve">d </w:t>
      </w:r>
      <w:r w:rsidR="00F42301">
        <w:rPr>
          <w:rFonts w:ascii="Times New Roman" w:hAnsi="Times New Roman"/>
          <w:color w:val="191919"/>
          <w:spacing w:val="2"/>
          <w:sz w:val="20"/>
          <w:szCs w:val="20"/>
        </w:rPr>
        <w:t>applicatio</w:t>
      </w:r>
      <w:r w:rsidR="00F42301">
        <w:rPr>
          <w:rFonts w:ascii="Times New Roman" w:hAnsi="Times New Roman"/>
          <w:color w:val="191919"/>
          <w:sz w:val="20"/>
          <w:szCs w:val="20"/>
        </w:rPr>
        <w:t xml:space="preserve">n </w:t>
      </w:r>
      <w:r w:rsidR="00F42301">
        <w:rPr>
          <w:rFonts w:ascii="Times New Roman" w:hAnsi="Times New Roman"/>
          <w:color w:val="191919"/>
          <w:spacing w:val="2"/>
          <w:sz w:val="20"/>
          <w:szCs w:val="20"/>
        </w:rPr>
        <w:t xml:space="preserve">of </w:t>
      </w:r>
      <w:r w:rsidR="00F42301">
        <w:rPr>
          <w:rFonts w:ascii="Times New Roman" w:hAnsi="Times New Roman"/>
          <w:color w:val="191919"/>
          <w:sz w:val="20"/>
          <w:szCs w:val="20"/>
        </w:rPr>
        <w:t>knowledge with children in the area preschool of early childhood education.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5591- Practicum II: Intership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sidR="00F31B43">
        <w:rPr>
          <w:rFonts w:ascii="Times New Roman" w:hAnsi="Times New Roman"/>
          <w:color w:val="191919"/>
          <w:sz w:val="20"/>
          <w:szCs w:val="20"/>
        </w:rPr>
        <w:t>at</w:t>
      </w:r>
      <w:r>
        <w:rPr>
          <w:rFonts w:ascii="Times New Roman" w:hAnsi="Times New Roman"/>
          <w:color w:val="191919"/>
          <w:sz w:val="20"/>
          <w:szCs w:val="20"/>
        </w:rPr>
        <w:t>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 xml:space="preserve">EDUC </w:t>
      </w:r>
      <w:del w:id="550" w:author=" " w:date="2011-04-06T11:14:00Z">
        <w:r w:rsidDel="00F15938">
          <w:rPr>
            <w:rFonts w:ascii="Times New Roman" w:hAnsi="Times New Roman"/>
            <w:b/>
            <w:bCs/>
            <w:color w:val="191919"/>
            <w:sz w:val="20"/>
            <w:szCs w:val="20"/>
          </w:rPr>
          <w:delText xml:space="preserve">7101 </w:delText>
        </w:r>
      </w:del>
      <w:ins w:id="551" w:author=" " w:date="2011-04-06T11:14:00Z">
        <w:r>
          <w:rPr>
            <w:rFonts w:ascii="Times New Roman" w:hAnsi="Times New Roman"/>
            <w:b/>
            <w:bCs/>
            <w:color w:val="191919"/>
            <w:sz w:val="20"/>
            <w:szCs w:val="20"/>
          </w:rPr>
          <w:t xml:space="preserve">7701 </w:t>
        </w:r>
      </w:ins>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10"/>
          <w:sz w:val="20"/>
          <w:szCs w:val="20"/>
        </w:rPr>
        <w:t>W</w:t>
      </w:r>
      <w:r>
        <w:rPr>
          <w:rFonts w:ascii="Times New Roman" w:hAnsi="Times New Roman"/>
          <w:color w:val="191919"/>
          <w:spacing w:val="-2"/>
          <w:sz w:val="20"/>
          <w:szCs w:val="20"/>
        </w:rPr>
        <w:t>ritin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report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fiel</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educatio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relate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area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presented</w:t>
      </w:r>
      <w:r>
        <w:rPr>
          <w:rFonts w:ascii="Times New Roman" w:hAnsi="Times New Roman"/>
          <w:color w:val="191919"/>
          <w:sz w:val="20"/>
          <w:szCs w:val="20"/>
        </w:rPr>
        <w:t>.</w:t>
      </w:r>
      <w:r>
        <w:rPr>
          <w:rFonts w:ascii="Times New Roman" w:hAnsi="Times New Roman"/>
          <w:color w:val="191919"/>
          <w:spacing w:val="-20"/>
          <w:sz w:val="20"/>
          <w:szCs w:val="20"/>
        </w:rPr>
        <w:t xml:space="preserve"> </w:t>
      </w:r>
      <w:r>
        <w:rPr>
          <w:rFonts w:ascii="Times New Roman" w:hAnsi="Times New Roman"/>
          <w:color w:val="191919"/>
          <w:spacing w:val="-2"/>
          <w:sz w:val="20"/>
          <w:szCs w:val="20"/>
        </w:rPr>
        <w:t>Actio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focused </w:t>
      </w:r>
      <w:r>
        <w:rPr>
          <w:rFonts w:ascii="Times New Roman" w:hAnsi="Times New Roman"/>
          <w:color w:val="191919"/>
          <w:sz w:val="20"/>
          <w:szCs w:val="20"/>
        </w:rPr>
        <w:t>on current problems in schools.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w:t>
      </w:r>
      <w:r w:rsidR="00F31B43">
        <w:rPr>
          <w:rFonts w:ascii="Times New Roman" w:hAnsi="Times New Roman"/>
          <w:color w:val="191919"/>
          <w:sz w:val="20"/>
          <w:szCs w:val="20"/>
        </w:rPr>
        <w:t xml:space="preserve"> adolescents and youth with em</w:t>
      </w:r>
      <w:r>
        <w:rPr>
          <w:rFonts w:ascii="Times New Roman" w:hAnsi="Times New Roman"/>
          <w:color w:val="191919"/>
          <w:sz w:val="20"/>
          <w:szCs w:val="20"/>
        </w:rPr>
        <w:t>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sidR="00F31B43">
        <w:rPr>
          <w:rFonts w:ascii="Times New Roman" w:hAnsi="Times New Roman"/>
          <w:color w:val="191919"/>
          <w:sz w:val="20"/>
          <w:szCs w:val="20"/>
        </w:rPr>
        <w:t>pe</w:t>
      </w:r>
      <w:r>
        <w:rPr>
          <w:rFonts w:ascii="Times New Roman" w:hAnsi="Times New Roman"/>
          <w:color w:val="191919"/>
          <w:sz w:val="20"/>
          <w:szCs w:val="20"/>
        </w:rPr>
        <w:t>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F42301" w:rsidRDefault="00F42301" w:rsidP="00F31B43">
      <w:pPr>
        <w:widowControl w:val="0"/>
        <w:tabs>
          <w:tab w:val="left" w:pos="180"/>
        </w:tabs>
        <w:autoSpaceDE w:val="0"/>
        <w:autoSpaceDN w:val="0"/>
        <w:adjustRightInd w:val="0"/>
        <w:spacing w:after="0" w:line="227" w:lineRule="exact"/>
        <w:ind w:left="360" w:firstLine="0"/>
        <w:jc w:val="both"/>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F42301" w:rsidRDefault="00F42301" w:rsidP="00F31B43">
      <w:pPr>
        <w:widowControl w:val="0"/>
        <w:tabs>
          <w:tab w:val="left" w:pos="180"/>
        </w:tabs>
        <w:autoSpaceDE w:val="0"/>
        <w:autoSpaceDN w:val="0"/>
        <w:adjustRightInd w:val="0"/>
        <w:spacing w:before="13" w:after="0"/>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F42301" w:rsidRDefault="00F42301" w:rsidP="00F31B43">
      <w:pPr>
        <w:widowControl w:val="0"/>
        <w:tabs>
          <w:tab w:val="left" w:pos="180"/>
        </w:tabs>
        <w:autoSpaceDE w:val="0"/>
        <w:autoSpaceDN w:val="0"/>
        <w:adjustRightInd w:val="0"/>
        <w:spacing w:before="6" w:after="0"/>
        <w:ind w:left="360" w:firstLine="0"/>
        <w:jc w:val="both"/>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F31B43" w:rsidRDefault="00F42301" w:rsidP="00F31B43">
      <w:pPr>
        <w:widowControl w:val="0"/>
        <w:tabs>
          <w:tab w:val="left" w:pos="180"/>
        </w:tabs>
        <w:autoSpaceDE w:val="0"/>
        <w:autoSpaceDN w:val="0"/>
        <w:adjustRightInd w:val="0"/>
        <w:spacing w:before="26" w:after="0" w:line="250" w:lineRule="auto"/>
        <w:ind w:lef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z w:val="20"/>
          <w:szCs w:val="20"/>
        </w:rPr>
        <w:t>study</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fundamental</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human</w:t>
      </w:r>
      <w:r>
        <w:rPr>
          <w:rFonts w:ascii="Times New Roman" w:hAnsi="Times New Roman"/>
          <w:color w:val="191919"/>
          <w:spacing w:val="2"/>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implications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sidR="00F31B43">
        <w:rPr>
          <w:rFonts w:ascii="Times New Roman" w:hAnsi="Times New Roman"/>
          <w:color w:val="191919"/>
          <w:sz w:val="20"/>
          <w:szCs w:val="20"/>
        </w:rPr>
        <w:t>educaion, including learning processes involved in conditioning, verbal learning, transfe</w:t>
      </w:r>
      <w:r w:rsidR="00F31B43">
        <w:rPr>
          <w:rFonts w:ascii="Times New Roman" w:hAnsi="Times New Roman"/>
          <w:color w:val="191919"/>
          <w:spacing w:val="-8"/>
          <w:sz w:val="20"/>
          <w:szCs w:val="20"/>
        </w:rPr>
        <w:t>r</w:t>
      </w:r>
      <w:r w:rsidR="00F31B43">
        <w:rPr>
          <w:rFonts w:ascii="Times New Roman" w:hAnsi="Times New Roman"/>
          <w:color w:val="191919"/>
          <w:sz w:val="20"/>
          <w:szCs w:val="20"/>
        </w:rPr>
        <w:t>, memor</w:t>
      </w:r>
      <w:r w:rsidR="00F31B43">
        <w:rPr>
          <w:rFonts w:ascii="Times New Roman" w:hAnsi="Times New Roman"/>
          <w:color w:val="191919"/>
          <w:spacing w:val="-13"/>
          <w:sz w:val="20"/>
          <w:szCs w:val="20"/>
        </w:rPr>
        <w:t>y</w:t>
      </w:r>
      <w:r w:rsidR="00F31B43">
        <w:rPr>
          <w:rFonts w:ascii="Times New Roman" w:hAnsi="Times New Roman"/>
          <w:color w:val="191919"/>
          <w:sz w:val="20"/>
          <w:szCs w:val="20"/>
        </w:rPr>
        <w:t>, concept formation, perceptual learning, problem-solving, thinking, language and motor learning.</w:t>
      </w:r>
    </w:p>
    <w:p w:rsidR="00F42301" w:rsidRDefault="00F42301" w:rsidP="00F31B43">
      <w:pPr>
        <w:widowControl w:val="0"/>
        <w:autoSpaceDE w:val="0"/>
        <w:autoSpaceDN w:val="0"/>
        <w:adjustRightInd w:val="0"/>
        <w:spacing w:before="13" w:after="0"/>
        <w:ind w:left="360" w:firstLine="0"/>
        <w:jc w:val="both"/>
        <w:rPr>
          <w:rFonts w:ascii="Times New Roman" w:hAnsi="Times New Roman"/>
          <w:color w:val="000000"/>
          <w:sz w:val="20"/>
          <w:szCs w:val="20"/>
        </w:rPr>
      </w:pPr>
    </w:p>
    <w:p w:rsidR="00F42301" w:rsidRDefault="00F42301" w:rsidP="00F31B43">
      <w:pPr>
        <w:widowControl w:val="0"/>
        <w:autoSpaceDE w:val="0"/>
        <w:autoSpaceDN w:val="0"/>
        <w:adjustRightInd w:val="0"/>
        <w:spacing w:before="13" w:after="0"/>
        <w:ind w:left="360" w:firstLine="0"/>
        <w:jc w:val="both"/>
        <w:rPr>
          <w:rFonts w:ascii="Times New Roman" w:hAnsi="Times New Roman"/>
          <w:color w:val="000000"/>
          <w:sz w:val="20"/>
          <w:szCs w:val="20"/>
        </w:rPr>
        <w:sectPr w:rsidR="00F42301" w:rsidSect="008A7386">
          <w:pgSz w:w="12240" w:h="15840"/>
          <w:pgMar w:top="260" w:right="1260" w:bottom="280" w:left="1440" w:header="0" w:footer="1055" w:gutter="0"/>
          <w:cols w:space="720"/>
          <w:noEndnote/>
        </w:sectPr>
      </w:pPr>
    </w:p>
    <w:p w:rsidR="00F42301" w:rsidRDefault="00F42301" w:rsidP="00F31B43">
      <w:pPr>
        <w:widowControl w:val="0"/>
        <w:autoSpaceDE w:val="0"/>
        <w:autoSpaceDN w:val="0"/>
        <w:adjustRightInd w:val="0"/>
        <w:spacing w:before="5" w:after="0" w:line="90" w:lineRule="exact"/>
        <w:ind w:left="360" w:firstLine="0"/>
        <w:jc w:val="both"/>
        <w:rPr>
          <w:rFonts w:ascii="Times New Roman" w:hAnsi="Times New Roman"/>
          <w:color w:val="000000"/>
          <w:sz w:val="9"/>
          <w:szCs w:val="9"/>
        </w:rPr>
      </w:pPr>
    </w:p>
    <w:tbl>
      <w:tblPr>
        <w:tblW w:w="10430" w:type="dxa"/>
        <w:tblInd w:w="100" w:type="dxa"/>
        <w:tblLayout w:type="fixed"/>
        <w:tblCellMar>
          <w:left w:w="0" w:type="dxa"/>
          <w:right w:w="0" w:type="dxa"/>
        </w:tblCellMar>
        <w:tblLook w:val="0000"/>
      </w:tblPr>
      <w:tblGrid>
        <w:gridCol w:w="4490"/>
        <w:gridCol w:w="4560"/>
        <w:gridCol w:w="1380"/>
      </w:tblGrid>
      <w:tr w:rsidR="00F42301" w:rsidRPr="00FA7AC7" w:rsidTr="00DD3825">
        <w:trPr>
          <w:trHeight w:hRule="exact" w:val="235"/>
        </w:trPr>
        <w:tc>
          <w:tcPr>
            <w:tcW w:w="4490" w:type="dxa"/>
            <w:tcBorders>
              <w:top w:val="nil"/>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before="9" w:after="0" w:line="130" w:lineRule="exact"/>
              <w:rPr>
                <w:rFonts w:ascii="Times New Roman" w:hAnsi="Times New Roman"/>
                <w:sz w:val="13"/>
                <w:szCs w:val="13"/>
              </w:rPr>
            </w:pPr>
          </w:p>
          <w:p w:rsidR="00F42301" w:rsidRPr="00FA7AC7" w:rsidRDefault="00F42301" w:rsidP="00C57415">
            <w:pPr>
              <w:widowControl w:val="0"/>
              <w:autoSpaceDE w:val="0"/>
              <w:autoSpaceDN w:val="0"/>
              <w:adjustRightInd w:val="0"/>
              <w:spacing w:after="0"/>
              <w:ind w:left="908"/>
              <w:rPr>
                <w:rFonts w:ascii="Times New Roman" w:hAnsi="Times New Roman"/>
                <w:sz w:val="24"/>
                <w:szCs w:val="24"/>
              </w:rPr>
            </w:pPr>
            <w:r w:rsidRPr="00FA7AC7">
              <w:rPr>
                <w:rFonts w:ascii="Times New Roman" w:hAnsi="Times New Roman"/>
                <w:b/>
                <w:bCs/>
                <w:color w:val="191919"/>
                <w:sz w:val="36"/>
                <w:szCs w:val="36"/>
              </w:rPr>
              <w:t>F</w:t>
            </w:r>
            <w:r w:rsidRPr="00FA7AC7">
              <w:rPr>
                <w:rFonts w:ascii="Times New Roman" w:hAnsi="Times New Roman"/>
                <w:b/>
                <w:bCs/>
                <w:color w:val="191919"/>
                <w:sz w:val="27"/>
                <w:szCs w:val="27"/>
              </w:rPr>
              <w:t>OUND</w:t>
            </w:r>
            <w:r w:rsidRPr="00FA7AC7">
              <w:rPr>
                <w:rFonts w:ascii="Times New Roman" w:hAnsi="Times New Roman"/>
                <w:b/>
                <w:bCs/>
                <w:color w:val="191919"/>
                <w:spacing w:val="-20"/>
                <w:sz w:val="27"/>
                <w:szCs w:val="27"/>
              </w:rPr>
              <w:t>A</w:t>
            </w:r>
            <w:r w:rsidRPr="00FA7AC7">
              <w:rPr>
                <w:rFonts w:ascii="Times New Roman" w:hAnsi="Times New Roman"/>
                <w:b/>
                <w:bCs/>
                <w:color w:val="191919"/>
                <w:sz w:val="27"/>
                <w:szCs w:val="27"/>
              </w:rPr>
              <w:t>TIONS</w:t>
            </w:r>
          </w:p>
        </w:tc>
        <w:tc>
          <w:tcPr>
            <w:tcW w:w="1380" w:type="dxa"/>
            <w:tcBorders>
              <w:top w:val="nil"/>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56"/>
        </w:trPr>
        <w:tc>
          <w:tcPr>
            <w:tcW w:w="4490" w:type="dxa"/>
            <w:tcBorders>
              <w:top w:val="single" w:sz="4" w:space="0" w:color="191919"/>
              <w:left w:val="nil"/>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80" w:type="dxa"/>
            <w:tcBorders>
              <w:top w:val="single" w:sz="4" w:space="0" w:color="191919"/>
              <w:left w:val="single" w:sz="4" w:space="0" w:color="191919"/>
              <w:bottom w:val="single" w:sz="4" w:space="0" w:color="191919"/>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r w:rsidR="00F42301" w:rsidRPr="00FA7AC7" w:rsidTr="00DD3825">
        <w:trPr>
          <w:trHeight w:hRule="exact" w:val="219"/>
        </w:trPr>
        <w:tc>
          <w:tcPr>
            <w:tcW w:w="4490" w:type="dxa"/>
            <w:tcBorders>
              <w:top w:val="single" w:sz="4" w:space="0" w:color="191919"/>
              <w:left w:val="nil"/>
              <w:bottom w:val="nil"/>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191919"/>
              <w:left w:val="single" w:sz="4" w:space="0" w:color="191919"/>
              <w:bottom w:val="single" w:sz="4" w:space="0" w:color="191919"/>
              <w:right w:val="single" w:sz="4" w:space="0" w:color="191919"/>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c>
          <w:tcPr>
            <w:tcW w:w="1380" w:type="dxa"/>
            <w:tcBorders>
              <w:top w:val="single" w:sz="4" w:space="0" w:color="191919"/>
              <w:left w:val="single" w:sz="4" w:space="0" w:color="191919"/>
              <w:bottom w:val="nil"/>
              <w:right w:val="nil"/>
            </w:tcBorders>
          </w:tcPr>
          <w:p w:rsidR="00F42301" w:rsidRPr="00FA7AC7" w:rsidRDefault="00F42301" w:rsidP="00C57415">
            <w:pPr>
              <w:widowControl w:val="0"/>
              <w:autoSpaceDE w:val="0"/>
              <w:autoSpaceDN w:val="0"/>
              <w:adjustRightInd w:val="0"/>
              <w:spacing w:after="0"/>
              <w:rPr>
                <w:rFonts w:ascii="Times New Roman" w:hAnsi="Times New Roman"/>
                <w:sz w:val="24"/>
                <w:szCs w:val="24"/>
              </w:rPr>
            </w:pPr>
          </w:p>
        </w:tc>
      </w:tr>
    </w:tbl>
    <w:p w:rsidR="00F42301" w:rsidRDefault="00F42301" w:rsidP="00C57415">
      <w:pPr>
        <w:widowControl w:val="0"/>
        <w:autoSpaceDE w:val="0"/>
        <w:autoSpaceDN w:val="0"/>
        <w:adjustRightInd w:val="0"/>
        <w:spacing w:after="0" w:line="200" w:lineRule="exact"/>
        <w:rPr>
          <w:rFonts w:ascii="Times New Roman" w:hAnsi="Times New Roman"/>
          <w:sz w:val="20"/>
          <w:szCs w:val="20"/>
        </w:rPr>
      </w:pPr>
    </w:p>
    <w:p w:rsidR="00F42301" w:rsidRDefault="00F42301" w:rsidP="00C57415">
      <w:pPr>
        <w:widowControl w:val="0"/>
        <w:autoSpaceDE w:val="0"/>
        <w:autoSpaceDN w:val="0"/>
        <w:adjustRightInd w:val="0"/>
        <w:spacing w:before="18" w:after="0" w:line="200" w:lineRule="exact"/>
        <w:rPr>
          <w:rFonts w:ascii="Times New Roman" w:hAnsi="Times New Roman"/>
          <w:sz w:val="20"/>
          <w:szCs w:val="20"/>
        </w:rPr>
      </w:pPr>
    </w:p>
    <w:p w:rsidR="00F42301" w:rsidRDefault="00284C4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sidRPr="00284C41">
        <w:rPr>
          <w:rFonts w:ascii="Calibri" w:hAnsi="Calibri"/>
          <w:noProof/>
          <w:lang w:eastAsia="en-US"/>
        </w:rPr>
        <w:pict>
          <v:group id="_x0000_s3874" style="position:absolute;margin-left:263.6pt;margin-top:-91.4pt;width:31.2pt;height:31pt;z-index:-251517440;mso-position-horizontal-relative:page" coordorigin="5272,-1828" coordsize="624,620" o:allowincell="f">
            <v:rect id="_x0000_s3875" style="position:absolute;left:5277;top:-1823;width:613;height:610" o:allowincell="f" stroked="f">
              <v:path arrowok="t"/>
            </v:rect>
            <v:rect id="_x0000_s3876" style="position:absolute;left:5277;top:-1824;width:620;height:620;mso-position-horizontal-relative:page" o:allowincell="f" filled="f" stroked="f">
              <v:textbox style="mso-next-textbox:#_x0000_s3876" inset="0,0,0,0">
                <w:txbxContent>
                  <w:p w:rsidR="00E410E0" w:rsidRDefault="00E410E0" w:rsidP="00C5741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67"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E410E0" w:rsidRDefault="00E410E0" w:rsidP="00C57415">
                    <w:pPr>
                      <w:widowControl w:val="0"/>
                      <w:autoSpaceDE w:val="0"/>
                      <w:autoSpaceDN w:val="0"/>
                      <w:adjustRightInd w:val="0"/>
                      <w:spacing w:after="0"/>
                      <w:rPr>
                        <w:rFonts w:ascii="Times New Roman" w:hAnsi="Times New Roman"/>
                        <w:sz w:val="24"/>
                        <w:szCs w:val="24"/>
                      </w:rPr>
                    </w:pPr>
                  </w:p>
                </w:txbxContent>
              </v:textbox>
            </v:rect>
            <w10:wrap anchorx="page"/>
          </v:group>
        </w:pict>
      </w:r>
      <w:r w:rsidR="00F42301">
        <w:rPr>
          <w:rFonts w:ascii="Times New Roman" w:hAnsi="Times New Roman"/>
          <w:b/>
          <w:bCs/>
          <w:color w:val="191919"/>
          <w:sz w:val="20"/>
          <w:szCs w:val="20"/>
        </w:rPr>
        <w:t>READ 5503 - Imp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oving Reading Instruction</w:t>
      </w:r>
      <w:r w:rsidR="00F31B43">
        <w:rPr>
          <w:rFonts w:ascii="Times New Roman" w:hAnsi="Times New Roman"/>
          <w:b/>
          <w:bCs/>
          <w:color w:val="191919"/>
          <w:sz w:val="20"/>
          <w:szCs w:val="20"/>
        </w:rPr>
        <w:t xml:space="preserve"> </w:t>
      </w:r>
      <w:r w:rsidR="00F42301">
        <w:rPr>
          <w:rFonts w:ascii="Times New Roman" w:hAnsi="Times New Roman"/>
          <w:b/>
          <w:bCs/>
          <w:color w:val="191919"/>
          <w:sz w:val="20"/>
          <w:szCs w:val="20"/>
        </w:rPr>
        <w:t>for</w:t>
      </w:r>
      <w:r w:rsidR="00F42301">
        <w:rPr>
          <w:rFonts w:ascii="Times New Roman" w:hAnsi="Times New Roman"/>
          <w:b/>
          <w:bCs/>
          <w:color w:val="191919"/>
          <w:spacing w:val="-4"/>
          <w:sz w:val="20"/>
          <w:szCs w:val="20"/>
        </w:rPr>
        <w:t xml:space="preserve"> </w:t>
      </w:r>
      <w:r w:rsidR="00F42301">
        <w:rPr>
          <w:rFonts w:ascii="Times New Roman" w:hAnsi="Times New Roman"/>
          <w:b/>
          <w:bCs/>
          <w:color w:val="191919"/>
          <w:sz w:val="20"/>
          <w:szCs w:val="20"/>
        </w:rPr>
        <w:t>the Middle School Reading P</w:t>
      </w:r>
      <w:r w:rsidR="00F42301">
        <w:rPr>
          <w:rFonts w:ascii="Times New Roman" w:hAnsi="Times New Roman"/>
          <w:b/>
          <w:bCs/>
          <w:color w:val="191919"/>
          <w:spacing w:val="-4"/>
          <w:sz w:val="20"/>
          <w:szCs w:val="20"/>
        </w:rPr>
        <w:t>r</w:t>
      </w:r>
      <w:r w:rsidR="00F42301">
        <w:rPr>
          <w:rFonts w:ascii="Times New Roman" w:hAnsi="Times New Roman"/>
          <w:b/>
          <w:bCs/>
          <w:color w:val="191919"/>
          <w:sz w:val="20"/>
          <w:szCs w:val="20"/>
        </w:rPr>
        <w:t xml:space="preserve">ogram  </w:t>
      </w:r>
      <w:r w:rsidR="00F42301">
        <w:rPr>
          <w:rFonts w:ascii="Times New Roman" w:hAnsi="Times New Roman"/>
          <w:b/>
          <w:bCs/>
          <w:color w:val="191919"/>
          <w:spacing w:val="30"/>
          <w:sz w:val="20"/>
          <w:szCs w:val="20"/>
        </w:rPr>
        <w:t xml:space="preserve"> </w:t>
      </w:r>
      <w:r w:rsidR="00F42301">
        <w:rPr>
          <w:rFonts w:ascii="Times New Roman" w:hAnsi="Times New Roman"/>
          <w:b/>
          <w:bCs/>
          <w:color w:val="191919"/>
          <w:sz w:val="20"/>
          <w:szCs w:val="20"/>
        </w:rPr>
        <w:t>3(3-0)</w:t>
      </w:r>
    </w:p>
    <w:p w:rsidR="00F42301" w:rsidRDefault="00284C4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sidRPr="00284C41">
        <w:rPr>
          <w:rFonts w:ascii="Times New Roman" w:hAnsi="Times New Roman"/>
          <w:noProof/>
          <w:color w:val="191919"/>
          <w:sz w:val="20"/>
          <w:szCs w:val="20"/>
        </w:rPr>
        <w:pict>
          <v:shape id="_x0000_s7761" type="#_x0000_t202" style="position:absolute;left:0;text-align:left;margin-left:523.5pt;margin-top:103.05pt;width:1in;height:495.8pt;z-index:-251297280;mso-position-horizontal-relative:page;mso-position-vertical-relative:page" o:allowincell="f" filled="f" stroked="f">
            <v:textbox style="layout-flow:vertical;mso-next-textbox:#_x0000_s7761" inset="0,0,0,0">
              <w:txbxContent>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E410E0" w:rsidRDefault="00E410E0" w:rsidP="00F31B4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sidR="00F42301">
        <w:rPr>
          <w:rFonts w:ascii="Times New Roman" w:hAnsi="Times New Roman"/>
          <w:color w:val="191919"/>
          <w:sz w:val="20"/>
          <w:szCs w:val="20"/>
        </w:rPr>
        <w:t>A</w:t>
      </w:r>
      <w:r w:rsidR="00F42301">
        <w:rPr>
          <w:rFonts w:ascii="Times New Roman" w:hAnsi="Times New Roman"/>
          <w:color w:val="191919"/>
          <w:spacing w:val="-16"/>
          <w:sz w:val="20"/>
          <w:szCs w:val="20"/>
        </w:rPr>
        <w:t xml:space="preserve"> </w:t>
      </w:r>
      <w:r w:rsidR="00F42301">
        <w:rPr>
          <w:rFonts w:ascii="Times New Roman" w:hAnsi="Times New Roman"/>
          <w:color w:val="191919"/>
          <w:sz w:val="20"/>
          <w:szCs w:val="20"/>
        </w:rPr>
        <w:t>course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designed</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to</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acquaint</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grade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teachers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with</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strategies</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for</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5"/>
          <w:sz w:val="20"/>
          <w:szCs w:val="20"/>
        </w:rPr>
        <w:t xml:space="preserve"> </w:t>
      </w:r>
      <w:r w:rsidR="00F42301">
        <w:rPr>
          <w:rFonts w:ascii="Times New Roman" w:hAnsi="Times New Roman"/>
          <w:color w:val="191919"/>
          <w:sz w:val="20"/>
          <w:szCs w:val="20"/>
        </w:rPr>
        <w:t>teaching of</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the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middle</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grades.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Emphasis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on</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improving</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content,</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reading-study</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skills</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and</w:t>
      </w:r>
      <w:r w:rsidR="00F42301">
        <w:rPr>
          <w:rFonts w:ascii="Times New Roman" w:hAnsi="Times New Roman"/>
          <w:color w:val="191919"/>
          <w:spacing w:val="-4"/>
          <w:sz w:val="20"/>
          <w:szCs w:val="20"/>
        </w:rPr>
        <w:t xml:space="preserve"> </w:t>
      </w:r>
      <w:r w:rsidR="00F42301">
        <w:rPr>
          <w:rFonts w:ascii="Times New Roman" w:hAnsi="Times New Roman"/>
          <w:color w:val="191919"/>
          <w:sz w:val="20"/>
          <w:szCs w:val="20"/>
        </w:rPr>
        <w:t>writ- ing-thinking skills.</w:t>
      </w:r>
    </w:p>
    <w:p w:rsidR="00F42301" w:rsidRDefault="00F4230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sidR="00F31B43">
        <w:rPr>
          <w:rFonts w:ascii="Times New Roman" w:hAnsi="Times New Roman"/>
          <w:color w:val="191919"/>
          <w:sz w:val="20"/>
          <w:szCs w:val="20"/>
        </w:rPr>
        <w:t>ma</w:t>
      </w:r>
      <w:r>
        <w:rPr>
          <w:rFonts w:ascii="Times New Roman" w:hAnsi="Times New Roman"/>
          <w:color w:val="191919"/>
          <w:sz w:val="20"/>
          <w:szCs w:val="20"/>
        </w:rPr>
        <w:t>terials for implementing reading instruction through subject matter courses.</w:t>
      </w:r>
    </w:p>
    <w:p w:rsidR="00F42301" w:rsidRDefault="00F42301" w:rsidP="00F31B43">
      <w:pPr>
        <w:widowControl w:val="0"/>
        <w:autoSpaceDE w:val="0"/>
        <w:autoSpaceDN w:val="0"/>
        <w:adjustRightInd w:val="0"/>
        <w:spacing w:after="0" w:line="227" w:lineRule="exact"/>
        <w:ind w:right="36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F42301" w:rsidRDefault="00F42301" w:rsidP="00F31B43">
      <w:pPr>
        <w:widowControl w:val="0"/>
        <w:autoSpaceDE w:val="0"/>
        <w:autoSpaceDN w:val="0"/>
        <w:adjustRightInd w:val="0"/>
        <w:spacing w:before="13" w:after="0" w:line="250" w:lineRule="auto"/>
        <w:ind w:right="36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7"/>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causes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problems</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well</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provide</w:t>
      </w:r>
      <w:r>
        <w:rPr>
          <w:rFonts w:ascii="Times New Roman" w:hAnsi="Times New Roman"/>
          <w:color w:val="191919"/>
          <w:spacing w:val="4"/>
          <w:sz w:val="20"/>
          <w:szCs w:val="20"/>
        </w:rPr>
        <w:t xml:space="preserve"> </w:t>
      </w:r>
      <w:r>
        <w:rPr>
          <w:rFonts w:ascii="Times New Roman" w:hAnsi="Times New Roman"/>
          <w:color w:val="191919"/>
          <w:sz w:val="20"/>
          <w:szCs w:val="20"/>
        </w:rPr>
        <w:t>knowledge</w:t>
      </w:r>
      <w:r>
        <w:rPr>
          <w:rFonts w:ascii="Times New Roman" w:hAnsi="Times New Roman"/>
          <w:color w:val="191919"/>
          <w:spacing w:val="4"/>
          <w:sz w:val="20"/>
          <w:szCs w:val="20"/>
        </w:rPr>
        <w:t xml:space="preserve"> </w:t>
      </w:r>
      <w:r>
        <w:rPr>
          <w:rFonts w:ascii="Times New Roman" w:hAnsi="Times New Roman"/>
          <w:color w:val="191919"/>
          <w:sz w:val="20"/>
          <w:szCs w:val="20"/>
        </w:rPr>
        <w:t>in the principles of diagnosis and remediation, with major emph</w:t>
      </w:r>
      <w:r w:rsidR="00F31B43">
        <w:rPr>
          <w:rFonts w:ascii="Times New Roman" w:hAnsi="Times New Roman"/>
          <w:color w:val="191919"/>
          <w:sz w:val="20"/>
          <w:szCs w:val="20"/>
        </w:rPr>
        <w:t>asis on formal and informal as</w:t>
      </w:r>
      <w:r>
        <w:rPr>
          <w:rFonts w:ascii="Times New Roman" w:hAnsi="Times New Roman"/>
          <w:color w:val="191919"/>
          <w:sz w:val="20"/>
          <w:szCs w:val="20"/>
        </w:rPr>
        <w:t>sessment techniques.</w:t>
      </w:r>
    </w:p>
    <w:p w:rsidR="00585FA3" w:rsidRDefault="00585FA3"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sectPr w:rsidR="00585FA3" w:rsidSect="00F31B43">
          <w:pgSz w:w="12240" w:h="15840"/>
          <w:pgMar w:top="360" w:right="1530" w:bottom="280" w:left="1170" w:header="0" w:footer="949" w:gutter="0"/>
          <w:cols w:space="720" w:equalWidth="0">
            <w:col w:w="9540"/>
          </w:cols>
          <w:noEndnote/>
        </w:sectPr>
      </w:pPr>
    </w:p>
    <w:tbl>
      <w:tblPr>
        <w:tblW w:w="0" w:type="auto"/>
        <w:tblInd w:w="-450" w:type="dxa"/>
        <w:tblLayout w:type="fixed"/>
        <w:tblCellMar>
          <w:left w:w="0" w:type="dxa"/>
          <w:right w:w="0" w:type="dxa"/>
        </w:tblCellMar>
        <w:tblLook w:val="0000"/>
      </w:tblPr>
      <w:tblGrid>
        <w:gridCol w:w="1440"/>
        <w:gridCol w:w="4560"/>
        <w:gridCol w:w="4919"/>
      </w:tblGrid>
      <w:tr w:rsidR="00585FA3" w:rsidRPr="00FA7AC7" w:rsidTr="000B2EEA">
        <w:trPr>
          <w:trHeight w:hRule="exact" w:val="235"/>
        </w:trPr>
        <w:tc>
          <w:tcPr>
            <w:tcW w:w="144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585FA3">
            <w:pPr>
              <w:widowControl w:val="0"/>
              <w:autoSpaceDE w:val="0"/>
              <w:autoSpaceDN w:val="0"/>
              <w:adjustRightInd w:val="0"/>
              <w:spacing w:after="0" w:line="310" w:lineRule="exact"/>
              <w:ind w:left="851" w:right="144" w:hanging="86"/>
              <w:jc w:val="center"/>
              <w:rPr>
                <w:rFonts w:ascii="Times New Roman" w:hAnsi="Times New Roman"/>
                <w:color w:val="000000"/>
              </w:rPr>
            </w:pPr>
            <w:r w:rsidRPr="00FA7AC7">
              <w:rPr>
                <w:rFonts w:ascii="Times New Roman" w:hAnsi="Times New Roman"/>
                <w:b/>
                <w:bCs/>
                <w:color w:val="363435"/>
                <w:position w:val="-1"/>
                <w:sz w:val="30"/>
                <w:szCs w:val="30"/>
              </w:rPr>
              <w:t>A</w:t>
            </w:r>
            <w:r w:rsidRPr="00FA7AC7">
              <w:rPr>
                <w:rFonts w:ascii="Times New Roman" w:hAnsi="Times New Roman"/>
                <w:b/>
                <w:bCs/>
                <w:color w:val="363435"/>
                <w:w w:val="102"/>
                <w:position w:val="-1"/>
              </w:rPr>
              <w:t>CADEMIC</w:t>
            </w:r>
            <w:r w:rsidRPr="00FA7AC7">
              <w:rPr>
                <w:rFonts w:ascii="Times New Roman" w:hAnsi="Times New Roman"/>
                <w:b/>
                <w:bCs/>
                <w:color w:val="363435"/>
                <w:position w:val="-1"/>
                <w:sz w:val="30"/>
                <w:szCs w:val="30"/>
              </w:rPr>
              <w:t>/A</w:t>
            </w:r>
            <w:r>
              <w:rPr>
                <w:rFonts w:ascii="Times New Roman" w:hAnsi="Times New Roman"/>
                <w:b/>
                <w:bCs/>
                <w:color w:val="363435"/>
                <w:w w:val="102"/>
                <w:position w:val="-1"/>
              </w:rPr>
              <w:t>DMIN</w:t>
            </w:r>
            <w:r w:rsidRPr="00FA7AC7">
              <w:rPr>
                <w:rFonts w:ascii="Times New Roman" w:hAnsi="Times New Roman"/>
                <w:b/>
                <w:bCs/>
                <w:color w:val="363435"/>
                <w:w w:val="102"/>
                <w:position w:val="-1"/>
              </w:rPr>
              <w:t>ISTR</w:t>
            </w:r>
            <w:r w:rsidRPr="00FA7AC7">
              <w:rPr>
                <w:rFonts w:ascii="Times New Roman" w:hAnsi="Times New Roman"/>
                <w:b/>
                <w:bCs/>
                <w:color w:val="363435"/>
                <w:spacing w:val="-17"/>
                <w:w w:val="102"/>
                <w:position w:val="-1"/>
              </w:rPr>
              <w:t>A</w:t>
            </w:r>
            <w:r w:rsidRPr="00FA7AC7">
              <w:rPr>
                <w:rFonts w:ascii="Times New Roman" w:hAnsi="Times New Roman"/>
                <w:b/>
                <w:bCs/>
                <w:color w:val="363435"/>
                <w:w w:val="102"/>
                <w:position w:val="-1"/>
              </w:rPr>
              <w:t>TIVE</w:t>
            </w:r>
          </w:p>
          <w:p w:rsidR="00585FA3" w:rsidRPr="00FA7AC7" w:rsidRDefault="00585FA3" w:rsidP="00585FA3">
            <w:pPr>
              <w:widowControl w:val="0"/>
              <w:autoSpaceDE w:val="0"/>
              <w:autoSpaceDN w:val="0"/>
              <w:adjustRightInd w:val="0"/>
              <w:spacing w:after="0" w:line="288" w:lineRule="exact"/>
              <w:ind w:left="765" w:right="1168"/>
              <w:jc w:val="center"/>
              <w:rPr>
                <w:rFonts w:ascii="Times New Roman" w:hAnsi="Times New Roman"/>
                <w:sz w:val="24"/>
                <w:szCs w:val="24"/>
              </w:rPr>
            </w:pPr>
            <w:r w:rsidRPr="00FA7AC7">
              <w:rPr>
                <w:rFonts w:ascii="Times New Roman" w:hAnsi="Times New Roman"/>
                <w:b/>
                <w:bCs/>
                <w:color w:val="363435"/>
                <w:position w:val="1"/>
                <w:sz w:val="30"/>
                <w:szCs w:val="30"/>
              </w:rPr>
              <w:t>P</w:t>
            </w:r>
            <w:r>
              <w:rPr>
                <w:rFonts w:ascii="Times New Roman" w:hAnsi="Times New Roman"/>
                <w:b/>
                <w:bCs/>
                <w:color w:val="363435"/>
                <w:w w:val="102"/>
                <w:position w:val="1"/>
              </w:rPr>
              <w:t>ERSONN</w:t>
            </w:r>
            <w:r w:rsidRPr="00FA7AC7">
              <w:rPr>
                <w:rFonts w:ascii="Times New Roman" w:hAnsi="Times New Roman"/>
                <w:b/>
                <w:bCs/>
                <w:color w:val="363435"/>
                <w:w w:val="102"/>
                <w:position w:val="1"/>
              </w:rPr>
              <w:t>EL</w:t>
            </w:r>
          </w:p>
        </w:tc>
        <w:tc>
          <w:tcPr>
            <w:tcW w:w="4919"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1440"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919"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144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919"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3" w:after="0" w:line="120" w:lineRule="exact"/>
        <w:rPr>
          <w:rFonts w:ascii="Times New Roman" w:hAnsi="Times New Roman"/>
          <w:sz w:val="12"/>
          <w:szCs w:val="12"/>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sectPr w:rsidR="00585FA3" w:rsidSect="008A7386">
          <w:footerReference w:type="even" r:id="rId72"/>
          <w:footerReference w:type="default" r:id="rId73"/>
          <w:pgSz w:w="12240" w:h="15840"/>
          <w:pgMar w:top="400" w:right="240" w:bottom="280" w:left="1240" w:header="0" w:footer="875" w:gutter="0"/>
          <w:cols w:space="720" w:equalWidth="0">
            <w:col w:w="10760"/>
          </w:cols>
          <w:noEndnote/>
        </w:sectPr>
      </w:pPr>
    </w:p>
    <w:p w:rsidR="00585FA3" w:rsidRPr="004B400E" w:rsidRDefault="00585FA3" w:rsidP="004B400E">
      <w:pPr>
        <w:pStyle w:val="Heading1"/>
        <w:spacing w:before="0"/>
        <w:ind w:firstLine="360"/>
        <w:rPr>
          <w:rFonts w:ascii="Impact" w:hAnsi="Impact" w:cs="Impact"/>
          <w:color w:val="808080" w:themeColor="background1" w:themeShade="80"/>
        </w:rPr>
      </w:pPr>
      <w:bookmarkStart w:id="552" w:name="_Toc294969805"/>
      <w:r w:rsidRPr="004B400E">
        <w:rPr>
          <w:rFonts w:ascii="Impact" w:hAnsi="Impact" w:cs="Impact"/>
          <w:color w:val="808080" w:themeColor="background1" w:themeShade="80"/>
          <w:spacing w:val="9"/>
          <w:fitText w:val="3888" w:id="-165401597"/>
        </w:rPr>
        <w:lastRenderedPageBreak/>
        <w:t>General Administrative Officer</w:t>
      </w:r>
      <w:r w:rsidRPr="004B400E">
        <w:rPr>
          <w:rFonts w:ascii="Impact" w:hAnsi="Impact" w:cs="Impact"/>
          <w:color w:val="808080" w:themeColor="background1" w:themeShade="80"/>
          <w:spacing w:val="15"/>
          <w:fitText w:val="3888" w:id="-165401597"/>
        </w:rPr>
        <w:t>s</w:t>
      </w:r>
      <w:bookmarkEnd w:id="552"/>
    </w:p>
    <w:p w:rsidR="00585FA3" w:rsidRDefault="00284C41" w:rsidP="00585FA3">
      <w:pPr>
        <w:widowControl w:val="0"/>
        <w:autoSpaceDE w:val="0"/>
        <w:autoSpaceDN w:val="0"/>
        <w:adjustRightInd w:val="0"/>
        <w:spacing w:before="19" w:after="0" w:line="240" w:lineRule="exact"/>
        <w:ind w:left="360" w:firstLine="0"/>
        <w:jc w:val="both"/>
        <w:rPr>
          <w:rFonts w:ascii="Impact" w:hAnsi="Impact" w:cs="Impact"/>
          <w:sz w:val="24"/>
          <w:szCs w:val="24"/>
        </w:rPr>
      </w:pPr>
      <w:r w:rsidRPr="00284C41">
        <w:rPr>
          <w:rFonts w:ascii="Times New Roman" w:hAnsi="Times New Roman"/>
          <w:noProof/>
          <w:sz w:val="20"/>
          <w:szCs w:val="20"/>
        </w:rPr>
        <w:pict>
          <v:shape id="_x0000_s7849" type="#_x0000_t202" style="position:absolute;left:0;text-align:left;margin-left:32.25pt;margin-top:12.1pt;width:1in;height:614.25pt;z-index:-251249152;mso-position-horizontal-relative:page" o:allowincell="f" filled="f" stroked="f">
            <v:textbox style="layout-flow:vertical;mso-layout-flow-alt:bottom-to-top;mso-next-textbox:#_x0000_s7849" inset="0,0,0,0">
              <w:txbxContent>
                <w:p w:rsidR="00E410E0" w:rsidRDefault="00E410E0" w:rsidP="00012CE9">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p>
    <w:p w:rsidR="00585FA3" w:rsidRDefault="00585FA3" w:rsidP="00585FA3">
      <w:pPr>
        <w:widowControl w:val="0"/>
        <w:autoSpaceDE w:val="0"/>
        <w:autoSpaceDN w:val="0"/>
        <w:adjustRightInd w:val="0"/>
        <w:spacing w:after="0"/>
        <w:ind w:left="360" w:firstLine="0"/>
        <w:jc w:val="both"/>
        <w:rPr>
          <w:rFonts w:ascii="Times New Roman" w:hAnsi="Times New Roman"/>
          <w:sz w:val="20"/>
          <w:szCs w:val="20"/>
        </w:rPr>
      </w:pPr>
      <w:r>
        <w:rPr>
          <w:rFonts w:ascii="Times New Roman" w:hAnsi="Times New Roman"/>
          <w:sz w:val="20"/>
          <w:szCs w:val="20"/>
        </w:rPr>
        <w:t>Freeman, Everette J.</w:t>
      </w:r>
    </w:p>
    <w:p w:rsidR="00585FA3" w:rsidRDefault="00585FA3" w:rsidP="00585FA3">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esident</w:t>
      </w:r>
    </w:p>
    <w:p w:rsidR="00585FA3" w:rsidRDefault="00585FA3" w:rsidP="00585FA3">
      <w:pPr>
        <w:widowControl w:val="0"/>
        <w:autoSpaceDE w:val="0"/>
        <w:autoSpaceDN w:val="0"/>
        <w:adjustRightInd w:val="0"/>
        <w:spacing w:before="10" w:after="0" w:line="250" w:lineRule="auto"/>
        <w:ind w:left="360" w:right="215"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Antioch College </w:t>
      </w:r>
    </w:p>
    <w:p w:rsidR="00585FA3" w:rsidRDefault="00585FA3" w:rsidP="00585FA3">
      <w:pPr>
        <w:widowControl w:val="0"/>
        <w:autoSpaceDE w:val="0"/>
        <w:autoSpaceDN w:val="0"/>
        <w:adjustRightInd w:val="0"/>
        <w:spacing w:before="10" w:after="0" w:line="250" w:lineRule="auto"/>
        <w:ind w:left="360" w:right="215" w:firstLine="0"/>
        <w:jc w:val="both"/>
        <w:rPr>
          <w:rFonts w:ascii="Times New Roman" w:hAnsi="Times New Roman"/>
          <w:sz w:val="20"/>
          <w:szCs w:val="20"/>
        </w:rPr>
      </w:pPr>
      <w:r>
        <w:rPr>
          <w:rFonts w:ascii="Times New Roman" w:hAnsi="Times New Roman"/>
          <w:sz w:val="20"/>
          <w:szCs w:val="20"/>
        </w:rPr>
        <w:t>M.A., University of Illinois Ed.D., Rutgers University</w:t>
      </w:r>
    </w:p>
    <w:p w:rsidR="00585FA3" w:rsidRDefault="00585FA3" w:rsidP="00585FA3">
      <w:pPr>
        <w:widowControl w:val="0"/>
        <w:autoSpaceDE w:val="0"/>
        <w:autoSpaceDN w:val="0"/>
        <w:adjustRightInd w:val="0"/>
        <w:spacing w:after="0" w:line="240" w:lineRule="exact"/>
        <w:ind w:left="360"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left="360" w:right="215" w:firstLine="0"/>
        <w:jc w:val="both"/>
        <w:rPr>
          <w:rFonts w:ascii="Times New Roman" w:hAnsi="Times New Roman"/>
          <w:sz w:val="20"/>
          <w:szCs w:val="20"/>
        </w:rPr>
      </w:pPr>
      <w:r>
        <w:rPr>
          <w:rFonts w:ascii="Times New Roman" w:hAnsi="Times New Roman"/>
          <w:sz w:val="20"/>
          <w:szCs w:val="20"/>
        </w:rPr>
        <w:t>Murfree, Joshua</w:t>
      </w:r>
    </w:p>
    <w:p w:rsidR="00585FA3" w:rsidRDefault="00585FA3" w:rsidP="00585FA3">
      <w:pPr>
        <w:widowControl w:val="0"/>
        <w:autoSpaceDE w:val="0"/>
        <w:autoSpaceDN w:val="0"/>
        <w:adjustRightInd w:val="0"/>
        <w:spacing w:before="10" w:after="0" w:line="250" w:lineRule="auto"/>
        <w:ind w:left="360" w:right="215" w:firstLine="0"/>
        <w:jc w:val="both"/>
        <w:rPr>
          <w:rFonts w:ascii="Times New Roman" w:hAnsi="Times New Roman"/>
          <w:sz w:val="20"/>
          <w:szCs w:val="20"/>
        </w:rPr>
      </w:pPr>
      <w:r>
        <w:rPr>
          <w:rFonts w:ascii="Times New Roman" w:hAnsi="Times New Roman"/>
          <w:i/>
          <w:iCs/>
          <w:sz w:val="20"/>
          <w:szCs w:val="20"/>
        </w:rPr>
        <w:t>Executive</w:t>
      </w:r>
      <w:r>
        <w:rPr>
          <w:rFonts w:ascii="Times New Roman" w:hAnsi="Times New Roman"/>
          <w:i/>
          <w:iCs/>
          <w:spacing w:val="-4"/>
          <w:sz w:val="20"/>
          <w:szCs w:val="20"/>
        </w:rPr>
        <w:t xml:space="preserve"> </w:t>
      </w:r>
      <w:r>
        <w:rPr>
          <w:rFonts w:ascii="Times New Roman" w:hAnsi="Times New Roman"/>
          <w:i/>
          <w:iCs/>
          <w:sz w:val="20"/>
          <w:szCs w:val="20"/>
        </w:rPr>
        <w:t>Assistant to the P</w:t>
      </w:r>
      <w:r>
        <w:rPr>
          <w:rFonts w:ascii="Times New Roman" w:hAnsi="Times New Roman"/>
          <w:i/>
          <w:iCs/>
          <w:spacing w:val="-7"/>
          <w:sz w:val="20"/>
          <w:szCs w:val="20"/>
        </w:rPr>
        <w:t>r</w:t>
      </w:r>
      <w:r>
        <w:rPr>
          <w:rFonts w:ascii="Times New Roman" w:hAnsi="Times New Roman"/>
          <w:i/>
          <w:iCs/>
          <w:sz w:val="20"/>
          <w:szCs w:val="20"/>
        </w:rPr>
        <w:t>esident Adminsitrative Chief of Staff Di</w:t>
      </w:r>
      <w:r>
        <w:rPr>
          <w:rFonts w:ascii="Times New Roman" w:hAnsi="Times New Roman"/>
          <w:i/>
          <w:iCs/>
          <w:spacing w:val="-7"/>
          <w:sz w:val="20"/>
          <w:szCs w:val="20"/>
        </w:rPr>
        <w:t>r</w:t>
      </w:r>
      <w:r>
        <w:rPr>
          <w:rFonts w:ascii="Times New Roman" w:hAnsi="Times New Roman"/>
          <w:i/>
          <w:iCs/>
          <w:sz w:val="20"/>
          <w:szCs w:val="20"/>
        </w:rPr>
        <w:t>ector of</w:t>
      </w:r>
      <w:r>
        <w:rPr>
          <w:rFonts w:ascii="Times New Roman" w:hAnsi="Times New Roman"/>
          <w:i/>
          <w:iCs/>
          <w:spacing w:val="-4"/>
          <w:sz w:val="20"/>
          <w:szCs w:val="20"/>
        </w:rPr>
        <w:t xml:space="preserve"> </w:t>
      </w:r>
      <w:r>
        <w:rPr>
          <w:rFonts w:ascii="Times New Roman" w:hAnsi="Times New Roman"/>
          <w:i/>
          <w:iCs/>
          <w:sz w:val="20"/>
          <w:szCs w:val="20"/>
        </w:rPr>
        <w:t>Athletics</w:t>
      </w:r>
    </w:p>
    <w:p w:rsidR="00585FA3" w:rsidRDefault="00585FA3" w:rsidP="00585FA3">
      <w:pPr>
        <w:widowControl w:val="0"/>
        <w:autoSpaceDE w:val="0"/>
        <w:autoSpaceDN w:val="0"/>
        <w:adjustRightInd w:val="0"/>
        <w:spacing w:after="0" w:line="250" w:lineRule="auto"/>
        <w:ind w:left="360" w:right="215" w:firstLine="0"/>
        <w:jc w:val="both"/>
        <w:rPr>
          <w:rFonts w:ascii="Times New Roman" w:hAnsi="Times New Roman"/>
          <w:sz w:val="20"/>
          <w:szCs w:val="20"/>
        </w:rPr>
      </w:pPr>
      <w:r>
        <w:rPr>
          <w:rFonts w:ascii="Times New Roman" w:hAnsi="Times New Roman"/>
          <w:sz w:val="20"/>
          <w:szCs w:val="20"/>
        </w:rPr>
        <w:t>B.A.,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State University M.S.,</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 Ph.D., Howard University</w:t>
      </w:r>
    </w:p>
    <w:p w:rsidR="00585FA3" w:rsidRDefault="00585FA3" w:rsidP="00585FA3">
      <w:pPr>
        <w:widowControl w:val="0"/>
        <w:autoSpaceDE w:val="0"/>
        <w:autoSpaceDN w:val="0"/>
        <w:adjustRightInd w:val="0"/>
        <w:spacing w:after="0" w:line="240" w:lineRule="exact"/>
        <w:ind w:left="360"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left="360" w:right="305" w:firstLine="0"/>
        <w:jc w:val="both"/>
        <w:rPr>
          <w:rFonts w:ascii="Times New Roman" w:hAnsi="Times New Roman"/>
          <w:sz w:val="20"/>
          <w:szCs w:val="20"/>
        </w:rPr>
      </w:pPr>
      <w:r>
        <w:rPr>
          <w:rFonts w:ascii="Times New Roman" w:hAnsi="Times New Roman"/>
          <w:sz w:val="20"/>
          <w:szCs w:val="20"/>
        </w:rPr>
        <w:t>Ojemakinde,</w:t>
      </w:r>
      <w:r>
        <w:rPr>
          <w:rFonts w:ascii="Times New Roman" w:hAnsi="Times New Roman"/>
          <w:spacing w:val="-11"/>
          <w:sz w:val="20"/>
          <w:szCs w:val="20"/>
        </w:rPr>
        <w:t xml:space="preserve"> </w:t>
      </w:r>
      <w:r>
        <w:rPr>
          <w:rFonts w:ascii="Times New Roman" w:hAnsi="Times New Roman"/>
          <w:sz w:val="20"/>
          <w:szCs w:val="20"/>
        </w:rPr>
        <w:t>Abiodun</w:t>
      </w:r>
    </w:p>
    <w:p w:rsidR="00585FA3" w:rsidRDefault="00585FA3" w:rsidP="00585FA3">
      <w:pPr>
        <w:widowControl w:val="0"/>
        <w:autoSpaceDE w:val="0"/>
        <w:autoSpaceDN w:val="0"/>
        <w:adjustRightInd w:val="0"/>
        <w:spacing w:before="10" w:after="0"/>
        <w:ind w:left="360" w:right="305"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r>
        <w:rPr>
          <w:rFonts w:ascii="Times New Roman" w:hAnsi="Times New Roman"/>
          <w:i/>
          <w:iCs/>
          <w:spacing w:val="-4"/>
          <w:sz w:val="20"/>
          <w:szCs w:val="20"/>
        </w:rPr>
        <w:t xml:space="preserve"> </w:t>
      </w:r>
      <w:r>
        <w:rPr>
          <w:rFonts w:ascii="Times New Roman" w:hAnsi="Times New Roman"/>
          <w:i/>
          <w:iCs/>
          <w:sz w:val="20"/>
          <w:szCs w:val="20"/>
        </w:rPr>
        <w:t>Academic</w:t>
      </w:r>
      <w:r>
        <w:rPr>
          <w:rFonts w:ascii="Times New Roman" w:hAnsi="Times New Roman"/>
          <w:i/>
          <w:iCs/>
          <w:spacing w:val="-4"/>
          <w:sz w:val="20"/>
          <w:szCs w:val="20"/>
        </w:rPr>
        <w:t xml:space="preserve"> </w:t>
      </w:r>
      <w:r>
        <w:rPr>
          <w:rFonts w:ascii="Times New Roman" w:hAnsi="Times New Roman"/>
          <w:i/>
          <w:iCs/>
          <w:sz w:val="20"/>
          <w:szCs w:val="20"/>
        </w:rPr>
        <w:t>Affairs</w:t>
      </w:r>
    </w:p>
    <w:p w:rsidR="00585FA3" w:rsidRDefault="00585FA3" w:rsidP="00585FA3">
      <w:pPr>
        <w:widowControl w:val="0"/>
        <w:autoSpaceDE w:val="0"/>
        <w:autoSpaceDN w:val="0"/>
        <w:adjustRightInd w:val="0"/>
        <w:spacing w:before="10" w:after="0"/>
        <w:ind w:left="360" w:right="305" w:firstLine="0"/>
        <w:jc w:val="both"/>
        <w:rPr>
          <w:rFonts w:ascii="Times New Roman" w:hAnsi="Times New Roman"/>
          <w:sz w:val="20"/>
          <w:szCs w:val="20"/>
        </w:rPr>
      </w:pPr>
      <w:r>
        <w:rPr>
          <w:rFonts w:ascii="Times New Roman" w:hAnsi="Times New Roman"/>
          <w:sz w:val="20"/>
          <w:szCs w:val="20"/>
        </w:rPr>
        <w:t>B.S., University of Ife</w:t>
      </w:r>
    </w:p>
    <w:p w:rsidR="00585FA3" w:rsidRDefault="00585FA3" w:rsidP="00585FA3">
      <w:pPr>
        <w:widowControl w:val="0"/>
        <w:autoSpaceDE w:val="0"/>
        <w:autoSpaceDN w:val="0"/>
        <w:adjustRightInd w:val="0"/>
        <w:spacing w:before="10" w:after="0"/>
        <w:ind w:left="360" w:right="305" w:firstLine="0"/>
        <w:jc w:val="both"/>
        <w:rPr>
          <w:rFonts w:ascii="Times New Roman" w:hAnsi="Times New Roman"/>
          <w:sz w:val="20"/>
          <w:szCs w:val="20"/>
        </w:rPr>
      </w:pPr>
      <w:r>
        <w:rPr>
          <w:rFonts w:ascii="Times New Roman" w:hAnsi="Times New Roman"/>
          <w:sz w:val="20"/>
          <w:szCs w:val="20"/>
        </w:rPr>
        <w:t>M.S., Ph.D., Louisiana State University</w:t>
      </w:r>
    </w:p>
    <w:p w:rsidR="00585FA3" w:rsidRDefault="00585FA3" w:rsidP="00585FA3">
      <w:pPr>
        <w:widowControl w:val="0"/>
        <w:autoSpaceDE w:val="0"/>
        <w:autoSpaceDN w:val="0"/>
        <w:adjustRightInd w:val="0"/>
        <w:spacing w:before="10" w:after="0" w:line="240" w:lineRule="exact"/>
        <w:ind w:left="360"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left="360" w:right="305" w:firstLine="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akefield, Larry</w:t>
      </w:r>
    </w:p>
    <w:p w:rsidR="00585FA3" w:rsidRDefault="00585FA3" w:rsidP="00585FA3">
      <w:pPr>
        <w:widowControl w:val="0"/>
        <w:autoSpaceDE w:val="0"/>
        <w:autoSpaceDN w:val="0"/>
        <w:adjustRightInd w:val="0"/>
        <w:spacing w:before="10" w:after="0" w:line="250" w:lineRule="auto"/>
        <w:ind w:left="360" w:right="305"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 Fiscal</w:t>
      </w:r>
      <w:r>
        <w:rPr>
          <w:rFonts w:ascii="Times New Roman" w:hAnsi="Times New Roman"/>
          <w:i/>
          <w:iCs/>
          <w:spacing w:val="-4"/>
          <w:sz w:val="20"/>
          <w:szCs w:val="20"/>
        </w:rPr>
        <w:t xml:space="preserve"> </w:t>
      </w:r>
      <w:r>
        <w:rPr>
          <w:rFonts w:ascii="Times New Roman" w:hAnsi="Times New Roman"/>
          <w:i/>
          <w:iCs/>
          <w:sz w:val="20"/>
          <w:szCs w:val="20"/>
        </w:rPr>
        <w:t xml:space="preserve">Affairs </w:t>
      </w:r>
      <w:r>
        <w:rPr>
          <w:rFonts w:ascii="Times New Roman" w:hAnsi="Times New Roman"/>
          <w:sz w:val="20"/>
          <w:szCs w:val="20"/>
        </w:rPr>
        <w:t>B.S., University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M.B.A.,</w:t>
      </w:r>
      <w:r>
        <w:rPr>
          <w:rFonts w:ascii="Times New Roman" w:hAnsi="Times New Roman"/>
          <w:spacing w:val="-11"/>
          <w:sz w:val="20"/>
          <w:szCs w:val="20"/>
        </w:rPr>
        <w:t xml:space="preserve"> </w:t>
      </w:r>
      <w:r>
        <w:rPr>
          <w:rFonts w:ascii="Times New Roman" w:hAnsi="Times New Roman"/>
          <w:sz w:val="20"/>
          <w:szCs w:val="20"/>
        </w:rPr>
        <w:t>Austin Peay State</w:t>
      </w:r>
    </w:p>
    <w:p w:rsidR="00585FA3" w:rsidRDefault="00585FA3" w:rsidP="00585FA3">
      <w:pPr>
        <w:widowControl w:val="0"/>
        <w:autoSpaceDE w:val="0"/>
        <w:autoSpaceDN w:val="0"/>
        <w:adjustRightInd w:val="0"/>
        <w:spacing w:after="0" w:line="240" w:lineRule="exact"/>
        <w:ind w:left="360" w:firstLine="0"/>
        <w:jc w:val="both"/>
        <w:rPr>
          <w:rFonts w:ascii="Times New Roman" w:hAnsi="Times New Roman"/>
          <w:sz w:val="24"/>
          <w:szCs w:val="24"/>
        </w:rPr>
      </w:pPr>
    </w:p>
    <w:p w:rsidR="00585FA3" w:rsidRPr="002E4512" w:rsidRDefault="00585FA3" w:rsidP="00585FA3">
      <w:pPr>
        <w:spacing w:after="0"/>
        <w:ind w:left="360" w:right="215" w:firstLine="0"/>
        <w:jc w:val="both"/>
        <w:rPr>
          <w:rFonts w:ascii="Times New Roman" w:hAnsi="Times New Roman"/>
          <w:color w:val="FF0000"/>
          <w:sz w:val="20"/>
          <w:szCs w:val="20"/>
        </w:rPr>
      </w:pPr>
      <w:r w:rsidRPr="002E4512">
        <w:rPr>
          <w:rFonts w:ascii="Times New Roman" w:hAnsi="Times New Roman"/>
          <w:color w:val="FF0000"/>
          <w:sz w:val="20"/>
          <w:szCs w:val="20"/>
        </w:rPr>
        <w:t>Berry, Edgar L.</w:t>
      </w:r>
    </w:p>
    <w:p w:rsidR="00585FA3" w:rsidRPr="002E4512" w:rsidRDefault="00585FA3" w:rsidP="00585FA3">
      <w:pPr>
        <w:spacing w:after="0"/>
        <w:ind w:left="360" w:right="215" w:firstLine="0"/>
        <w:jc w:val="both"/>
        <w:rPr>
          <w:rFonts w:ascii="Times New Roman" w:hAnsi="Times New Roman"/>
          <w:color w:val="FF0000"/>
          <w:sz w:val="20"/>
          <w:szCs w:val="20"/>
        </w:rPr>
      </w:pPr>
      <w:r w:rsidRPr="002E4512">
        <w:rPr>
          <w:rFonts w:ascii="Times New Roman" w:hAnsi="Times New Roman"/>
          <w:color w:val="FF0000"/>
          <w:sz w:val="20"/>
          <w:szCs w:val="20"/>
        </w:rPr>
        <w:t>Vice President for Student Affairs</w:t>
      </w:r>
    </w:p>
    <w:p w:rsidR="00585FA3" w:rsidRPr="002E4512" w:rsidRDefault="00585FA3" w:rsidP="00585FA3">
      <w:pPr>
        <w:spacing w:after="0"/>
        <w:ind w:left="360" w:right="215" w:firstLine="0"/>
        <w:jc w:val="both"/>
        <w:rPr>
          <w:rFonts w:ascii="Times New Roman" w:hAnsi="Times New Roman"/>
          <w:color w:val="FF0000"/>
          <w:sz w:val="20"/>
          <w:szCs w:val="20"/>
        </w:rPr>
      </w:pPr>
      <w:r w:rsidRPr="002E4512">
        <w:rPr>
          <w:rFonts w:ascii="Times New Roman" w:hAnsi="Times New Roman"/>
          <w:color w:val="FF0000"/>
          <w:sz w:val="20"/>
          <w:szCs w:val="20"/>
        </w:rPr>
        <w:t>BA. St. Augustine’s College</w:t>
      </w:r>
    </w:p>
    <w:p w:rsidR="00585FA3" w:rsidRPr="002E4512" w:rsidRDefault="00585FA3" w:rsidP="00585FA3">
      <w:pPr>
        <w:spacing w:after="0"/>
        <w:ind w:left="360" w:right="215" w:firstLine="0"/>
        <w:jc w:val="both"/>
        <w:rPr>
          <w:rFonts w:ascii="Times New Roman" w:hAnsi="Times New Roman"/>
          <w:color w:val="FF0000"/>
          <w:sz w:val="20"/>
          <w:szCs w:val="20"/>
        </w:rPr>
      </w:pPr>
      <w:r w:rsidRPr="002E4512">
        <w:rPr>
          <w:rFonts w:ascii="Times New Roman" w:hAnsi="Times New Roman"/>
          <w:color w:val="FF0000"/>
          <w:sz w:val="20"/>
          <w:szCs w:val="20"/>
        </w:rPr>
        <w:t>MA. Clark Atlanta University</w:t>
      </w:r>
    </w:p>
    <w:p w:rsidR="00585FA3" w:rsidRPr="002E4512" w:rsidRDefault="00585FA3" w:rsidP="00585FA3">
      <w:pPr>
        <w:spacing w:after="0"/>
        <w:ind w:left="360" w:right="215" w:firstLine="0"/>
        <w:jc w:val="both"/>
        <w:rPr>
          <w:rFonts w:ascii="Times New Roman" w:hAnsi="Times New Roman"/>
          <w:color w:val="FF0000"/>
          <w:sz w:val="20"/>
          <w:szCs w:val="20"/>
        </w:rPr>
      </w:pPr>
      <w:r w:rsidRPr="002E4512">
        <w:rPr>
          <w:rFonts w:ascii="Times New Roman" w:hAnsi="Times New Roman"/>
          <w:color w:val="FF0000"/>
          <w:sz w:val="20"/>
          <w:szCs w:val="20"/>
        </w:rPr>
        <w:t>Ed.D Texas Southern University</w:t>
      </w:r>
    </w:p>
    <w:p w:rsidR="00585FA3" w:rsidRDefault="00585FA3" w:rsidP="00585FA3">
      <w:pPr>
        <w:widowControl w:val="0"/>
        <w:autoSpaceDE w:val="0"/>
        <w:autoSpaceDN w:val="0"/>
        <w:adjustRightInd w:val="0"/>
        <w:spacing w:before="10" w:after="0" w:line="240" w:lineRule="exact"/>
        <w:ind w:left="360" w:firstLine="0"/>
        <w:jc w:val="both"/>
        <w:rPr>
          <w:rFonts w:ascii="Times New Roman" w:hAnsi="Times New Roman"/>
          <w:sz w:val="24"/>
          <w:szCs w:val="24"/>
        </w:rPr>
      </w:pPr>
    </w:p>
    <w:p w:rsidR="00585FA3" w:rsidRPr="0012240A" w:rsidRDefault="00585FA3" w:rsidP="00585FA3">
      <w:pPr>
        <w:widowControl w:val="0"/>
        <w:autoSpaceDE w:val="0"/>
        <w:autoSpaceDN w:val="0"/>
        <w:adjustRightInd w:val="0"/>
        <w:spacing w:before="10" w:after="0"/>
        <w:ind w:left="360" w:right="215" w:firstLine="0"/>
        <w:jc w:val="both"/>
        <w:rPr>
          <w:rFonts w:ascii="Times New Roman" w:hAnsi="Times New Roman"/>
          <w:color w:val="FF0000"/>
          <w:sz w:val="20"/>
          <w:szCs w:val="20"/>
        </w:rPr>
      </w:pPr>
      <w:r w:rsidRPr="0012240A">
        <w:rPr>
          <w:rFonts w:ascii="Times New Roman" w:hAnsi="Times New Roman"/>
          <w:color w:val="FF0000"/>
          <w:sz w:val="20"/>
          <w:szCs w:val="20"/>
        </w:rPr>
        <w:t>Associate</w:t>
      </w:r>
      <w:r w:rsidRPr="0012240A">
        <w:rPr>
          <w:rFonts w:ascii="Times New Roman" w:hAnsi="Times New Roman"/>
          <w:color w:val="FF0000"/>
          <w:spacing w:val="-4"/>
          <w:sz w:val="20"/>
          <w:szCs w:val="20"/>
        </w:rPr>
        <w:t xml:space="preserve"> </w:t>
      </w:r>
      <w:r w:rsidRPr="0012240A">
        <w:rPr>
          <w:rFonts w:ascii="Times New Roman" w:hAnsi="Times New Roman"/>
          <w:color w:val="FF0000"/>
          <w:spacing w:val="-12"/>
          <w:sz w:val="20"/>
          <w:szCs w:val="20"/>
        </w:rPr>
        <w:t>V</w:t>
      </w:r>
      <w:r w:rsidRPr="0012240A">
        <w:rPr>
          <w:rFonts w:ascii="Times New Roman" w:hAnsi="Times New Roman"/>
          <w:color w:val="FF0000"/>
          <w:sz w:val="20"/>
          <w:szCs w:val="20"/>
        </w:rPr>
        <w:t>ice President for Research and</w:t>
      </w:r>
    </w:p>
    <w:p w:rsidR="00585FA3" w:rsidRPr="0012240A" w:rsidRDefault="00585FA3" w:rsidP="00585FA3">
      <w:pPr>
        <w:widowControl w:val="0"/>
        <w:autoSpaceDE w:val="0"/>
        <w:autoSpaceDN w:val="0"/>
        <w:adjustRightInd w:val="0"/>
        <w:spacing w:before="10" w:after="0"/>
        <w:ind w:left="360" w:right="215" w:firstLine="0"/>
        <w:jc w:val="both"/>
        <w:rPr>
          <w:rFonts w:ascii="Times New Roman" w:hAnsi="Times New Roman"/>
          <w:color w:val="FF0000"/>
          <w:sz w:val="20"/>
          <w:szCs w:val="20"/>
        </w:rPr>
      </w:pPr>
      <w:r w:rsidRPr="0012240A">
        <w:rPr>
          <w:rFonts w:ascii="Times New Roman" w:hAnsi="Times New Roman"/>
          <w:color w:val="FF0000"/>
          <w:sz w:val="20"/>
          <w:szCs w:val="20"/>
        </w:rPr>
        <w:t>Sponsored Programs (TBA)</w:t>
      </w:r>
    </w:p>
    <w:p w:rsidR="00585FA3" w:rsidRDefault="00585FA3" w:rsidP="00585FA3">
      <w:pPr>
        <w:widowControl w:val="0"/>
        <w:autoSpaceDE w:val="0"/>
        <w:autoSpaceDN w:val="0"/>
        <w:adjustRightInd w:val="0"/>
        <w:spacing w:before="10" w:after="0" w:line="240" w:lineRule="exact"/>
        <w:ind w:left="360"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left="360" w:right="305" w:firstLine="0"/>
        <w:jc w:val="both"/>
        <w:rPr>
          <w:rFonts w:ascii="Times New Roman" w:hAnsi="Times New Roman"/>
          <w:sz w:val="20"/>
          <w:szCs w:val="20"/>
        </w:rPr>
      </w:pPr>
      <w:r>
        <w:rPr>
          <w:rFonts w:ascii="Times New Roman" w:hAnsi="Times New Roman"/>
          <w:sz w:val="20"/>
          <w:szCs w:val="20"/>
        </w:rPr>
        <w:t>Porte</w:t>
      </w:r>
      <w:r>
        <w:rPr>
          <w:rFonts w:ascii="Times New Roman" w:hAnsi="Times New Roman"/>
          <w:spacing w:val="-8"/>
          <w:sz w:val="20"/>
          <w:szCs w:val="20"/>
        </w:rPr>
        <w:t>r</w:t>
      </w:r>
      <w:r>
        <w:rPr>
          <w:rFonts w:ascii="Times New Roman" w:hAnsi="Times New Roman"/>
          <w:sz w:val="20"/>
          <w:szCs w:val="20"/>
        </w:rPr>
        <w:t>, Cli</w:t>
      </w:r>
      <w:r>
        <w:rPr>
          <w:rFonts w:ascii="Times New Roman" w:hAnsi="Times New Roman"/>
          <w:spacing w:val="-4"/>
          <w:sz w:val="20"/>
          <w:szCs w:val="20"/>
        </w:rPr>
        <w:t>f</w:t>
      </w:r>
      <w:r>
        <w:rPr>
          <w:rFonts w:ascii="Times New Roman" w:hAnsi="Times New Roman"/>
          <w:sz w:val="20"/>
          <w:szCs w:val="20"/>
        </w:rPr>
        <w:t>ford</w:t>
      </w:r>
    </w:p>
    <w:p w:rsidR="00585FA3" w:rsidRDefault="00585FA3" w:rsidP="00585FA3">
      <w:pPr>
        <w:widowControl w:val="0"/>
        <w:autoSpaceDE w:val="0"/>
        <w:autoSpaceDN w:val="0"/>
        <w:adjustRightInd w:val="0"/>
        <w:spacing w:before="10" w:after="0" w:line="250" w:lineRule="auto"/>
        <w:ind w:left="360" w:right="305" w:firstLine="0"/>
        <w:jc w:val="both"/>
        <w:rPr>
          <w:rFonts w:ascii="Times New Roman" w:hAnsi="Times New Roman"/>
          <w:sz w:val="20"/>
          <w:szCs w:val="20"/>
        </w:rPr>
      </w:pPr>
      <w:r w:rsidRPr="00B071FA">
        <w:rPr>
          <w:rFonts w:ascii="Times New Roman" w:hAnsi="Times New Roman"/>
          <w:i/>
          <w:iCs/>
          <w:color w:val="FF0000"/>
          <w:spacing w:val="-15"/>
          <w:sz w:val="20"/>
          <w:szCs w:val="20"/>
        </w:rPr>
        <w:t>V</w:t>
      </w:r>
      <w:r w:rsidRPr="00B071FA">
        <w:rPr>
          <w:rFonts w:ascii="Times New Roman" w:hAnsi="Times New Roman"/>
          <w:i/>
          <w:iCs/>
          <w:color w:val="FF0000"/>
          <w:sz w:val="20"/>
          <w:szCs w:val="20"/>
        </w:rPr>
        <w:t>ice P</w:t>
      </w:r>
      <w:r w:rsidRPr="00B071FA">
        <w:rPr>
          <w:rFonts w:ascii="Times New Roman" w:hAnsi="Times New Roman"/>
          <w:i/>
          <w:iCs/>
          <w:color w:val="FF0000"/>
          <w:spacing w:val="-7"/>
          <w:sz w:val="20"/>
          <w:szCs w:val="20"/>
        </w:rPr>
        <w:t>r</w:t>
      </w:r>
      <w:r w:rsidRPr="00B071FA">
        <w:rPr>
          <w:rFonts w:ascii="Times New Roman" w:hAnsi="Times New Roman"/>
          <w:i/>
          <w:iCs/>
          <w:color w:val="FF0000"/>
          <w:sz w:val="20"/>
          <w:szCs w:val="20"/>
        </w:rPr>
        <w:t>esident</w:t>
      </w:r>
      <w:r>
        <w:rPr>
          <w:rFonts w:ascii="Times New Roman" w:hAnsi="Times New Roman"/>
          <w:i/>
          <w:iCs/>
          <w:sz w:val="20"/>
          <w:szCs w:val="20"/>
        </w:rPr>
        <w:t xml:space="preserve"> for Institutional</w:t>
      </w:r>
      <w:r>
        <w:rPr>
          <w:rFonts w:ascii="Times New Roman" w:hAnsi="Times New Roman"/>
          <w:i/>
          <w:iCs/>
          <w:spacing w:val="-4"/>
          <w:sz w:val="20"/>
          <w:szCs w:val="20"/>
        </w:rPr>
        <w:t xml:space="preserve"> </w:t>
      </w:r>
      <w:r>
        <w:rPr>
          <w:rFonts w:ascii="Times New Roman" w:hAnsi="Times New Roman"/>
          <w:i/>
          <w:iCs/>
          <w:sz w:val="20"/>
          <w:szCs w:val="20"/>
        </w:rPr>
        <w:t xml:space="preserve">Advancement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585FA3" w:rsidRDefault="00585FA3" w:rsidP="00585FA3">
      <w:pPr>
        <w:widowControl w:val="0"/>
        <w:autoSpaceDE w:val="0"/>
        <w:autoSpaceDN w:val="0"/>
        <w:adjustRightInd w:val="0"/>
        <w:spacing w:after="0"/>
        <w:ind w:left="360" w:right="305" w:firstLine="0"/>
        <w:jc w:val="both"/>
        <w:rPr>
          <w:rFonts w:ascii="Times New Roman" w:hAnsi="Times New Roman"/>
          <w:sz w:val="20"/>
          <w:szCs w:val="20"/>
        </w:rPr>
      </w:pPr>
      <w:r>
        <w:rPr>
          <w:rFonts w:ascii="Times New Roman" w:hAnsi="Times New Roman"/>
          <w:sz w:val="20"/>
          <w:szCs w:val="20"/>
        </w:rPr>
        <w:t>J.D., Nova Southeastern University</w:t>
      </w:r>
    </w:p>
    <w:p w:rsidR="00585FA3" w:rsidRDefault="00585FA3" w:rsidP="00585FA3">
      <w:pPr>
        <w:widowControl w:val="0"/>
        <w:autoSpaceDE w:val="0"/>
        <w:autoSpaceDN w:val="0"/>
        <w:adjustRightInd w:val="0"/>
        <w:spacing w:before="10" w:after="0" w:line="240" w:lineRule="exact"/>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left="360" w:right="305" w:firstLine="4"/>
        <w:rPr>
          <w:rFonts w:ascii="Times New Roman" w:hAnsi="Times New Roman"/>
          <w:sz w:val="20"/>
          <w:szCs w:val="20"/>
        </w:rPr>
      </w:pPr>
      <w:r>
        <w:rPr>
          <w:rFonts w:ascii="Times New Roman" w:hAnsi="Times New Roman"/>
          <w:sz w:val="20"/>
          <w:szCs w:val="20"/>
        </w:rPr>
        <w:t>Albritten,</w:t>
      </w:r>
      <w:r>
        <w:rPr>
          <w:rFonts w:ascii="Times New Roman" w:hAnsi="Times New Roman"/>
          <w:spacing w:val="-11"/>
          <w:sz w:val="20"/>
          <w:szCs w:val="20"/>
        </w:rPr>
        <w:t xml:space="preserve"> </w:t>
      </w:r>
      <w:r>
        <w:rPr>
          <w:rFonts w:ascii="Times New Roman" w:hAnsi="Times New Roman"/>
          <w:sz w:val="20"/>
          <w:szCs w:val="20"/>
        </w:rPr>
        <w:t>Arna</w:t>
      </w:r>
      <w:r>
        <w:rPr>
          <w:rFonts w:ascii="Times New Roman" w:hAnsi="Times New Roman"/>
          <w:spacing w:val="-4"/>
          <w:sz w:val="20"/>
          <w:szCs w:val="20"/>
        </w:rPr>
        <w:t xml:space="preserve"> </w:t>
      </w:r>
      <w:r>
        <w:rPr>
          <w:rFonts w:ascii="Times New Roman" w:hAnsi="Times New Roman"/>
          <w:spacing w:val="-15"/>
          <w:sz w:val="20"/>
          <w:szCs w:val="20"/>
        </w:rPr>
        <w:t>T</w:t>
      </w:r>
      <w:r>
        <w:rPr>
          <w:rFonts w:ascii="Times New Roman" w:hAnsi="Times New Roman"/>
          <w:sz w:val="20"/>
          <w:szCs w:val="20"/>
        </w:rPr>
        <w:t>. Registrar</w:t>
      </w:r>
    </w:p>
    <w:p w:rsidR="00585FA3" w:rsidRDefault="00585FA3" w:rsidP="00585FA3">
      <w:pPr>
        <w:widowControl w:val="0"/>
        <w:autoSpaceDE w:val="0"/>
        <w:autoSpaceDN w:val="0"/>
        <w:adjustRightInd w:val="0"/>
        <w:spacing w:after="0"/>
        <w:ind w:left="360" w:right="305" w:firstLine="4"/>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585FA3" w:rsidRDefault="00585FA3" w:rsidP="00585FA3">
      <w:pPr>
        <w:widowControl w:val="0"/>
        <w:autoSpaceDE w:val="0"/>
        <w:autoSpaceDN w:val="0"/>
        <w:adjustRightInd w:val="0"/>
        <w:spacing w:before="10" w:after="0"/>
        <w:ind w:left="360" w:right="305" w:firstLine="4"/>
        <w:rPr>
          <w:rFonts w:ascii="Times New Roman" w:hAnsi="Times New Roman"/>
          <w:sz w:val="20"/>
          <w:szCs w:val="20"/>
        </w:rPr>
      </w:pPr>
      <w:r>
        <w:rPr>
          <w:rFonts w:ascii="Times New Roman" w:hAnsi="Times New Roman"/>
          <w:sz w:val="20"/>
          <w:szCs w:val="20"/>
        </w:rPr>
        <w:t>M.B.Ed., Geo</w:t>
      </w:r>
      <w:r>
        <w:rPr>
          <w:rFonts w:ascii="Times New Roman" w:hAnsi="Times New Roman"/>
          <w:spacing w:val="-4"/>
          <w:sz w:val="20"/>
          <w:szCs w:val="20"/>
        </w:rPr>
        <w:t>r</w:t>
      </w:r>
      <w:r>
        <w:rPr>
          <w:rFonts w:ascii="Times New Roman" w:hAnsi="Times New Roman"/>
          <w:sz w:val="20"/>
          <w:szCs w:val="20"/>
        </w:rPr>
        <w:t>gia State University</w:t>
      </w:r>
    </w:p>
    <w:p w:rsidR="00585FA3" w:rsidRDefault="00585FA3" w:rsidP="00585FA3">
      <w:pPr>
        <w:widowControl w:val="0"/>
        <w:autoSpaceDE w:val="0"/>
        <w:autoSpaceDN w:val="0"/>
        <w:adjustRightInd w:val="0"/>
        <w:spacing w:before="10" w:after="0" w:line="240" w:lineRule="exact"/>
        <w:rPr>
          <w:rFonts w:ascii="Times New Roman" w:hAnsi="Times New Roman"/>
          <w:sz w:val="24"/>
          <w:szCs w:val="24"/>
        </w:rPr>
      </w:pPr>
    </w:p>
    <w:p w:rsidR="00585FA3" w:rsidRPr="0012240A" w:rsidRDefault="00585FA3" w:rsidP="00585FA3">
      <w:pPr>
        <w:widowControl w:val="0"/>
        <w:autoSpaceDE w:val="0"/>
        <w:autoSpaceDN w:val="0"/>
        <w:adjustRightInd w:val="0"/>
        <w:spacing w:after="0"/>
        <w:ind w:left="360" w:right="215" w:firstLine="4"/>
        <w:rPr>
          <w:rFonts w:ascii="Times New Roman" w:hAnsi="Times New Roman"/>
          <w:color w:val="FF0000"/>
          <w:sz w:val="20"/>
          <w:szCs w:val="20"/>
        </w:rPr>
      </w:pPr>
      <w:r w:rsidRPr="0012240A">
        <w:rPr>
          <w:rFonts w:ascii="Times New Roman" w:hAnsi="Times New Roman"/>
          <w:color w:val="FF0000"/>
          <w:spacing w:val="-7"/>
          <w:sz w:val="20"/>
          <w:szCs w:val="20"/>
        </w:rPr>
        <w:t>T</w:t>
      </w:r>
      <w:r w:rsidRPr="0012240A">
        <w:rPr>
          <w:rFonts w:ascii="Times New Roman" w:hAnsi="Times New Roman"/>
          <w:color w:val="FF0000"/>
          <w:sz w:val="20"/>
          <w:szCs w:val="20"/>
        </w:rPr>
        <w:t>ucke</w:t>
      </w:r>
      <w:r w:rsidRPr="0012240A">
        <w:rPr>
          <w:rFonts w:ascii="Times New Roman" w:hAnsi="Times New Roman"/>
          <w:color w:val="FF0000"/>
          <w:spacing w:val="-8"/>
          <w:sz w:val="20"/>
          <w:szCs w:val="20"/>
        </w:rPr>
        <w:t>r</w:t>
      </w:r>
      <w:r w:rsidRPr="0012240A">
        <w:rPr>
          <w:rFonts w:ascii="Times New Roman" w:hAnsi="Times New Roman"/>
          <w:color w:val="FF0000"/>
          <w:sz w:val="20"/>
          <w:szCs w:val="20"/>
        </w:rPr>
        <w:t>, Sharon “Nyota”</w:t>
      </w:r>
    </w:p>
    <w:p w:rsidR="00585FA3" w:rsidRPr="0012240A" w:rsidRDefault="00585FA3" w:rsidP="00585FA3">
      <w:pPr>
        <w:widowControl w:val="0"/>
        <w:autoSpaceDE w:val="0"/>
        <w:autoSpaceDN w:val="0"/>
        <w:adjustRightInd w:val="0"/>
        <w:spacing w:before="10" w:after="0"/>
        <w:ind w:left="360" w:right="215" w:firstLine="4"/>
        <w:rPr>
          <w:rFonts w:ascii="Times New Roman" w:hAnsi="Times New Roman"/>
          <w:color w:val="FF0000"/>
          <w:sz w:val="20"/>
          <w:szCs w:val="20"/>
        </w:rPr>
      </w:pPr>
      <w:r w:rsidRPr="0012240A">
        <w:rPr>
          <w:rFonts w:ascii="Times New Roman" w:hAnsi="Times New Roman"/>
          <w:i/>
          <w:iCs/>
          <w:color w:val="FF0000"/>
          <w:sz w:val="20"/>
          <w:szCs w:val="20"/>
        </w:rPr>
        <w:t>Chief of Staff  and University Counsel</w:t>
      </w:r>
    </w:p>
    <w:p w:rsidR="00585FA3" w:rsidRPr="0012240A" w:rsidRDefault="00585FA3" w:rsidP="00585FA3">
      <w:pPr>
        <w:widowControl w:val="0"/>
        <w:autoSpaceDE w:val="0"/>
        <w:autoSpaceDN w:val="0"/>
        <w:adjustRightInd w:val="0"/>
        <w:spacing w:before="10" w:after="0"/>
        <w:ind w:left="360" w:right="215" w:firstLine="4"/>
        <w:rPr>
          <w:rFonts w:ascii="Times New Roman" w:hAnsi="Times New Roman"/>
          <w:color w:val="FF0000"/>
          <w:sz w:val="20"/>
          <w:szCs w:val="20"/>
        </w:rPr>
      </w:pPr>
      <w:r w:rsidRPr="0012240A">
        <w:rPr>
          <w:rFonts w:ascii="Times New Roman" w:hAnsi="Times New Roman"/>
          <w:color w:val="FF0000"/>
          <w:sz w:val="20"/>
          <w:szCs w:val="20"/>
        </w:rPr>
        <w:t>B.A., Howard University</w:t>
      </w:r>
    </w:p>
    <w:p w:rsidR="00585FA3" w:rsidRDefault="00585FA3" w:rsidP="00585FA3">
      <w:pPr>
        <w:widowControl w:val="0"/>
        <w:autoSpaceDE w:val="0"/>
        <w:autoSpaceDN w:val="0"/>
        <w:adjustRightInd w:val="0"/>
        <w:spacing w:before="10" w:after="0"/>
        <w:ind w:left="360" w:right="215" w:firstLine="4"/>
        <w:rPr>
          <w:rFonts w:ascii="Times New Roman" w:hAnsi="Times New Roman"/>
          <w:color w:val="FF0000"/>
          <w:sz w:val="20"/>
          <w:szCs w:val="20"/>
        </w:rPr>
      </w:pPr>
      <w:r w:rsidRPr="0012240A">
        <w:rPr>
          <w:rFonts w:ascii="Times New Roman" w:hAnsi="Times New Roman"/>
          <w:color w:val="FF0000"/>
          <w:sz w:val="20"/>
          <w:szCs w:val="20"/>
        </w:rPr>
        <w:t>J.D., University of Geo</w:t>
      </w:r>
      <w:r w:rsidRPr="0012240A">
        <w:rPr>
          <w:rFonts w:ascii="Times New Roman" w:hAnsi="Times New Roman"/>
          <w:color w:val="FF0000"/>
          <w:spacing w:val="-4"/>
          <w:sz w:val="20"/>
          <w:szCs w:val="20"/>
        </w:rPr>
        <w:t>r</w:t>
      </w:r>
      <w:r w:rsidRPr="0012240A">
        <w:rPr>
          <w:rFonts w:ascii="Times New Roman" w:hAnsi="Times New Roman"/>
          <w:color w:val="FF0000"/>
          <w:sz w:val="20"/>
          <w:szCs w:val="20"/>
        </w:rPr>
        <w:t>gia</w:t>
      </w:r>
    </w:p>
    <w:p w:rsidR="00585FA3" w:rsidRDefault="00585FA3" w:rsidP="00585FA3">
      <w:pPr>
        <w:widowControl w:val="0"/>
        <w:autoSpaceDE w:val="0"/>
        <w:autoSpaceDN w:val="0"/>
        <w:adjustRightInd w:val="0"/>
        <w:spacing w:before="10" w:after="0"/>
        <w:ind w:left="360" w:right="215" w:firstLine="4"/>
        <w:rPr>
          <w:rFonts w:ascii="Times New Roman" w:hAnsi="Times New Roman"/>
          <w:color w:val="FF0000"/>
          <w:sz w:val="20"/>
          <w:szCs w:val="20"/>
        </w:rPr>
      </w:pPr>
    </w:p>
    <w:p w:rsidR="00585FA3" w:rsidRDefault="00585FA3" w:rsidP="00585FA3">
      <w:pPr>
        <w:widowControl w:val="0"/>
        <w:autoSpaceDE w:val="0"/>
        <w:autoSpaceDN w:val="0"/>
        <w:adjustRightInd w:val="0"/>
        <w:spacing w:before="26" w:after="0"/>
        <w:ind w:left="360" w:firstLine="0"/>
        <w:jc w:val="both"/>
        <w:rPr>
          <w:rFonts w:ascii="Times New Roman" w:hAnsi="Times New Roman"/>
          <w:sz w:val="20"/>
          <w:szCs w:val="20"/>
        </w:rPr>
      </w:pPr>
      <w:r>
        <w:rPr>
          <w:rFonts w:ascii="Times New Roman" w:hAnsi="Times New Roman"/>
          <w:sz w:val="20"/>
          <w:szCs w:val="20"/>
        </w:rPr>
        <w:t>Harris,</w:t>
      </w:r>
      <w:r>
        <w:rPr>
          <w:rFonts w:ascii="Times New Roman" w:hAnsi="Times New Roman"/>
          <w:spacing w:val="-4"/>
          <w:sz w:val="20"/>
          <w:szCs w:val="20"/>
        </w:rPr>
        <w:t xml:space="preserve"> </w:t>
      </w:r>
      <w:r>
        <w:rPr>
          <w:rFonts w:ascii="Times New Roman" w:hAnsi="Times New Roman"/>
          <w:sz w:val="20"/>
          <w:szCs w:val="20"/>
        </w:rPr>
        <w:t>Thomas</w:t>
      </w:r>
    </w:p>
    <w:p w:rsidR="00585FA3" w:rsidRDefault="00284C41" w:rsidP="00585FA3">
      <w:pPr>
        <w:widowControl w:val="0"/>
        <w:autoSpaceDE w:val="0"/>
        <w:autoSpaceDN w:val="0"/>
        <w:adjustRightInd w:val="0"/>
        <w:spacing w:before="10" w:after="0" w:line="250" w:lineRule="auto"/>
        <w:ind w:left="360" w:firstLine="0"/>
        <w:jc w:val="both"/>
        <w:rPr>
          <w:rFonts w:ascii="Times New Roman" w:hAnsi="Times New Roman"/>
          <w:i/>
          <w:iCs/>
          <w:sz w:val="20"/>
          <w:szCs w:val="20"/>
        </w:rPr>
      </w:pPr>
      <w:r w:rsidRPr="00284C41">
        <w:rPr>
          <w:noProof/>
        </w:rPr>
        <w:pict>
          <v:rect id="_x0000_s7843" style="position:absolute;left:0;text-align:left;margin-left:315.3pt;margin-top:-61.95pt;width:31pt;height:31pt;z-index:-251252224;mso-position-horizontal-relative:page" o:allowincell="f" filled="f" stroked="f">
            <v:textbox style="mso-next-textbox:#_x0000_s7843" inset="0,0,0,0">
              <w:txbxContent>
                <w:p w:rsidR="00E410E0" w:rsidRDefault="00E410E0" w:rsidP="00585FA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7974"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E410E0" w:rsidRDefault="00E410E0" w:rsidP="00585FA3">
                  <w:pPr>
                    <w:widowControl w:val="0"/>
                    <w:autoSpaceDE w:val="0"/>
                    <w:autoSpaceDN w:val="0"/>
                    <w:adjustRightInd w:val="0"/>
                    <w:spacing w:after="0"/>
                    <w:rPr>
                      <w:rFonts w:ascii="Times New Roman" w:hAnsi="Times New Roman"/>
                      <w:sz w:val="24"/>
                      <w:szCs w:val="24"/>
                    </w:rPr>
                  </w:pPr>
                </w:p>
              </w:txbxContent>
            </v:textbox>
            <w10:wrap anchorx="page"/>
          </v:rect>
        </w:pict>
      </w:r>
      <w:r w:rsidR="00585FA3">
        <w:rPr>
          <w:rFonts w:ascii="Times New Roman" w:hAnsi="Times New Roman"/>
          <w:i/>
          <w:iCs/>
          <w:sz w:val="20"/>
          <w:szCs w:val="20"/>
        </w:rPr>
        <w:t>Di</w:t>
      </w:r>
      <w:r w:rsidR="00585FA3">
        <w:rPr>
          <w:rFonts w:ascii="Times New Roman" w:hAnsi="Times New Roman"/>
          <w:i/>
          <w:iCs/>
          <w:spacing w:val="-7"/>
          <w:sz w:val="20"/>
          <w:szCs w:val="20"/>
        </w:rPr>
        <w:t>r</w:t>
      </w:r>
      <w:r w:rsidR="00585FA3">
        <w:rPr>
          <w:rFonts w:ascii="Times New Roman" w:hAnsi="Times New Roman"/>
          <w:i/>
          <w:iCs/>
          <w:sz w:val="20"/>
          <w:szCs w:val="20"/>
        </w:rPr>
        <w:t>ector of Financial</w:t>
      </w:r>
      <w:r w:rsidR="00585FA3">
        <w:rPr>
          <w:rFonts w:ascii="Times New Roman" w:hAnsi="Times New Roman"/>
          <w:i/>
          <w:iCs/>
          <w:spacing w:val="-4"/>
          <w:sz w:val="20"/>
          <w:szCs w:val="20"/>
        </w:rPr>
        <w:t xml:space="preserve"> </w:t>
      </w:r>
      <w:r w:rsidR="00585FA3">
        <w:rPr>
          <w:rFonts w:ascii="Times New Roman" w:hAnsi="Times New Roman"/>
          <w:i/>
          <w:iCs/>
          <w:sz w:val="20"/>
          <w:szCs w:val="20"/>
        </w:rPr>
        <w:t>Aid</w:t>
      </w:r>
    </w:p>
    <w:p w:rsidR="00585FA3" w:rsidRDefault="00585FA3" w:rsidP="00585FA3">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i/>
          <w:iCs/>
          <w:sz w:val="20"/>
          <w:szCs w:val="20"/>
        </w:rPr>
        <w:t xml:space="preserve">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585FA3" w:rsidRDefault="00585FA3" w:rsidP="00585FA3">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Albany State University</w:t>
      </w:r>
    </w:p>
    <w:p w:rsidR="00585FA3" w:rsidRPr="0012240A" w:rsidRDefault="00585FA3" w:rsidP="00585FA3">
      <w:pPr>
        <w:widowControl w:val="0"/>
        <w:autoSpaceDE w:val="0"/>
        <w:autoSpaceDN w:val="0"/>
        <w:adjustRightInd w:val="0"/>
        <w:spacing w:before="10" w:after="0"/>
        <w:ind w:left="360" w:right="215" w:firstLine="4"/>
        <w:rPr>
          <w:rFonts w:ascii="Times New Roman" w:hAnsi="Times New Roman"/>
          <w:color w:val="FF0000"/>
          <w:sz w:val="20"/>
          <w:szCs w:val="20"/>
        </w:rPr>
      </w:pPr>
    </w:p>
    <w:p w:rsidR="00585FA3" w:rsidRDefault="00585FA3" w:rsidP="00585FA3">
      <w:pPr>
        <w:widowControl w:val="0"/>
        <w:autoSpaceDE w:val="0"/>
        <w:autoSpaceDN w:val="0"/>
        <w:adjustRightInd w:val="0"/>
        <w:spacing w:before="26" w:after="0"/>
        <w:ind w:firstLine="0"/>
        <w:jc w:val="both"/>
        <w:rPr>
          <w:rFonts w:ascii="Times New Roman" w:hAnsi="Times New Roman"/>
          <w:sz w:val="20"/>
          <w:szCs w:val="20"/>
        </w:rPr>
      </w:pPr>
      <w:r>
        <w:rPr>
          <w:rFonts w:ascii="Times New Roman" w:hAnsi="Times New Roman"/>
          <w:sz w:val="20"/>
          <w:szCs w:val="20"/>
        </w:rPr>
        <w:br w:type="column"/>
      </w:r>
    </w:p>
    <w:p w:rsidR="00585FA3" w:rsidRDefault="00585FA3" w:rsidP="00585FA3">
      <w:pPr>
        <w:widowControl w:val="0"/>
        <w:autoSpaceDE w:val="0"/>
        <w:autoSpaceDN w:val="0"/>
        <w:adjustRightInd w:val="0"/>
        <w:spacing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Salte</w:t>
      </w:r>
      <w:r>
        <w:rPr>
          <w:rFonts w:ascii="Times New Roman" w:hAnsi="Times New Roman"/>
          <w:spacing w:val="-8"/>
          <w:sz w:val="20"/>
          <w:szCs w:val="20"/>
        </w:rPr>
        <w:t>r</w:t>
      </w:r>
      <w:r>
        <w:rPr>
          <w:rFonts w:ascii="Times New Roman" w:hAnsi="Times New Roman"/>
          <w:sz w:val="20"/>
          <w:szCs w:val="20"/>
        </w:rPr>
        <w:t>, Ruth</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i/>
          <w:iCs/>
          <w:sz w:val="20"/>
          <w:szCs w:val="20"/>
        </w:rPr>
        <w:t xml:space="preserve">Assistant </w:t>
      </w: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i/>
          <w:iCs/>
          <w:sz w:val="20"/>
          <w:szCs w:val="20"/>
        </w:rPr>
      </w:pPr>
      <w:r>
        <w:rPr>
          <w:rFonts w:ascii="Times New Roman" w:hAnsi="Times New Roman"/>
          <w:i/>
          <w:iCs/>
          <w:sz w:val="20"/>
          <w:szCs w:val="20"/>
        </w:rPr>
        <w:t>Institutional Resea</w:t>
      </w:r>
      <w:r>
        <w:rPr>
          <w:rFonts w:ascii="Times New Roman" w:hAnsi="Times New Roman"/>
          <w:i/>
          <w:iCs/>
          <w:spacing w:val="-7"/>
          <w:sz w:val="20"/>
          <w:szCs w:val="20"/>
        </w:rPr>
        <w:t>r</w:t>
      </w:r>
      <w:r>
        <w:rPr>
          <w:rFonts w:ascii="Times New Roman" w:hAnsi="Times New Roman"/>
          <w:i/>
          <w:iCs/>
          <w:sz w:val="20"/>
          <w:szCs w:val="20"/>
        </w:rPr>
        <w:t xml:space="preserve">ch and Effectiveness </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sz w:val="20"/>
          <w:szCs w:val="20"/>
        </w:rPr>
      </w:pPr>
      <w:r>
        <w:rPr>
          <w:rFonts w:ascii="Times New Roman" w:hAnsi="Times New Roman"/>
          <w:sz w:val="20"/>
          <w:szCs w:val="20"/>
        </w:rPr>
        <w:t>B.B.A.,</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aldosta State University </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sz w:val="20"/>
          <w:szCs w:val="20"/>
        </w:rPr>
      </w:pPr>
      <w:r>
        <w:rPr>
          <w:rFonts w:ascii="Times New Roman" w:hAnsi="Times New Roman"/>
          <w:sz w:val="20"/>
          <w:szCs w:val="20"/>
        </w:rPr>
        <w:t>M.B.A., Campbell University</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Ph.D., Geo</w:t>
      </w:r>
      <w:r>
        <w:rPr>
          <w:rFonts w:ascii="Times New Roman" w:hAnsi="Times New Roman"/>
          <w:spacing w:val="-4"/>
          <w:sz w:val="20"/>
          <w:szCs w:val="20"/>
        </w:rPr>
        <w:t>r</w:t>
      </w:r>
      <w:r>
        <w:rPr>
          <w:rFonts w:ascii="Times New Roman" w:hAnsi="Times New Roman"/>
          <w:sz w:val="20"/>
          <w:szCs w:val="20"/>
        </w:rPr>
        <w:t>gia State University</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Harris-Joll</w:t>
      </w:r>
      <w:r>
        <w:rPr>
          <w:rFonts w:ascii="Times New Roman" w:hAnsi="Times New Roman"/>
          <w:spacing w:val="-13"/>
          <w:sz w:val="20"/>
          <w:szCs w:val="20"/>
        </w:rPr>
        <w:t>y</w:t>
      </w:r>
      <w:r>
        <w:rPr>
          <w:rFonts w:ascii="Times New Roman" w:hAnsi="Times New Roman"/>
          <w:sz w:val="20"/>
          <w:szCs w:val="20"/>
        </w:rPr>
        <w:t xml:space="preserve">, Stephanie R.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ecto</w:t>
      </w:r>
      <w:r>
        <w:rPr>
          <w:rFonts w:ascii="Times New Roman" w:hAnsi="Times New Roman"/>
          <w:i/>
          <w:iCs/>
          <w:spacing w:val="-22"/>
          <w:sz w:val="20"/>
          <w:szCs w:val="20"/>
        </w:rPr>
        <w:t>r</w:t>
      </w:r>
      <w:r>
        <w:rPr>
          <w:rFonts w:ascii="Times New Roman" w:hAnsi="Times New Roman"/>
          <w:i/>
          <w:iCs/>
          <w:sz w:val="20"/>
          <w:szCs w:val="20"/>
        </w:rPr>
        <w:t xml:space="preserve">, Counseling, </w:t>
      </w:r>
      <w:r>
        <w:rPr>
          <w:rFonts w:ascii="Times New Roman" w:hAnsi="Times New Roman"/>
          <w:i/>
          <w:iCs/>
          <w:spacing w:val="-18"/>
          <w:sz w:val="20"/>
          <w:szCs w:val="20"/>
        </w:rPr>
        <w:t>T</w:t>
      </w:r>
      <w:r>
        <w:rPr>
          <w:rFonts w:ascii="Times New Roman" w:hAnsi="Times New Roman"/>
          <w:i/>
          <w:iCs/>
          <w:sz w:val="20"/>
          <w:szCs w:val="20"/>
        </w:rPr>
        <w:t>esting and Student Disability Services</w:t>
      </w:r>
    </w:p>
    <w:p w:rsidR="00585FA3" w:rsidRDefault="00585FA3" w:rsidP="00585FA3">
      <w:pPr>
        <w:widowControl w:val="0"/>
        <w:autoSpaceDE w:val="0"/>
        <w:autoSpaceDN w:val="0"/>
        <w:adjustRightInd w:val="0"/>
        <w:spacing w:after="0" w:line="250" w:lineRule="auto"/>
        <w:ind w:right="36" w:firstLine="0"/>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585FA3" w:rsidRDefault="00585FA3" w:rsidP="00585FA3">
      <w:pPr>
        <w:widowControl w:val="0"/>
        <w:autoSpaceDE w:val="0"/>
        <w:autoSpaceDN w:val="0"/>
        <w:adjustRightInd w:val="0"/>
        <w:spacing w:after="0" w:line="250" w:lineRule="auto"/>
        <w:ind w:right="36" w:firstLine="0"/>
        <w:rPr>
          <w:rFonts w:ascii="Times New Roman" w:hAnsi="Times New Roman"/>
          <w:sz w:val="20"/>
          <w:szCs w:val="20"/>
        </w:rPr>
      </w:pPr>
      <w:r>
        <w:rPr>
          <w:rFonts w:ascii="Times New Roman" w:hAnsi="Times New Roman"/>
          <w:sz w:val="20"/>
          <w:szCs w:val="20"/>
        </w:rPr>
        <w:t>M.A., Clark</w:t>
      </w:r>
      <w:r>
        <w:rPr>
          <w:rFonts w:ascii="Times New Roman" w:hAnsi="Times New Roman"/>
          <w:spacing w:val="-11"/>
          <w:sz w:val="20"/>
          <w:szCs w:val="20"/>
        </w:rPr>
        <w:t xml:space="preserve"> </w:t>
      </w:r>
      <w:r>
        <w:rPr>
          <w:rFonts w:ascii="Times New Roman" w:hAnsi="Times New Roman"/>
          <w:sz w:val="20"/>
          <w:szCs w:val="20"/>
        </w:rPr>
        <w:t xml:space="preserve">Atlanta University </w:t>
      </w:r>
    </w:p>
    <w:p w:rsidR="00585FA3" w:rsidRDefault="00585FA3" w:rsidP="00585FA3">
      <w:pPr>
        <w:widowControl w:val="0"/>
        <w:autoSpaceDE w:val="0"/>
        <w:autoSpaceDN w:val="0"/>
        <w:adjustRightInd w:val="0"/>
        <w:spacing w:after="0" w:line="250" w:lineRule="auto"/>
        <w:ind w:right="36" w:firstLine="0"/>
        <w:rPr>
          <w:rFonts w:ascii="Times New Roman" w:hAnsi="Times New Roman"/>
          <w:sz w:val="20"/>
          <w:szCs w:val="20"/>
        </w:rPr>
      </w:pPr>
      <w:r>
        <w:rPr>
          <w:rFonts w:ascii="Times New Roman" w:hAnsi="Times New Roman"/>
          <w:sz w:val="20"/>
          <w:szCs w:val="20"/>
        </w:rPr>
        <w:t>Ph.D., University of Cincinnati</w:t>
      </w:r>
    </w:p>
    <w:p w:rsidR="00585FA3" w:rsidRDefault="00585FA3" w:rsidP="00585FA3">
      <w:pPr>
        <w:widowControl w:val="0"/>
        <w:autoSpaceDE w:val="0"/>
        <w:autoSpaceDN w:val="0"/>
        <w:adjustRightInd w:val="0"/>
        <w:spacing w:after="0" w:line="240" w:lineRule="exact"/>
        <w:ind w:right="36" w:firstLine="0"/>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right="36" w:firstLine="0"/>
        <w:rPr>
          <w:rFonts w:ascii="Times New Roman" w:hAnsi="Times New Roman"/>
          <w:i/>
          <w:iCs/>
          <w:sz w:val="20"/>
          <w:szCs w:val="20"/>
        </w:rPr>
      </w:pPr>
      <w:r>
        <w:rPr>
          <w:rFonts w:ascii="Times New Roman" w:hAnsi="Times New Roman"/>
          <w:sz w:val="20"/>
          <w:szCs w:val="20"/>
        </w:rPr>
        <w:t>McLaughlin, La</w:t>
      </w:r>
      <w:r>
        <w:rPr>
          <w:rFonts w:ascii="Times New Roman" w:hAnsi="Times New Roman"/>
          <w:spacing w:val="-22"/>
          <w:sz w:val="20"/>
          <w:szCs w:val="20"/>
        </w:rPr>
        <w:t>V</w:t>
      </w:r>
      <w:r>
        <w:rPr>
          <w:rFonts w:ascii="Times New Roman" w:hAnsi="Times New Roman"/>
          <w:sz w:val="20"/>
          <w:szCs w:val="20"/>
        </w:rPr>
        <w:t xml:space="preserve">erne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 xml:space="preserve">ector of Library </w:t>
      </w:r>
    </w:p>
    <w:p w:rsidR="00585FA3" w:rsidRDefault="00585FA3" w:rsidP="00585FA3">
      <w:pPr>
        <w:widowControl w:val="0"/>
        <w:autoSpaceDE w:val="0"/>
        <w:autoSpaceDN w:val="0"/>
        <w:adjustRightInd w:val="0"/>
        <w:spacing w:after="0" w:line="250" w:lineRule="auto"/>
        <w:ind w:right="36" w:firstLine="0"/>
        <w:rPr>
          <w:rFonts w:ascii="Times New Roman" w:hAnsi="Times New Roman"/>
          <w:sz w:val="20"/>
          <w:szCs w:val="20"/>
        </w:rPr>
      </w:pPr>
      <w:r>
        <w:rPr>
          <w:rFonts w:ascii="Times New Roman" w:hAnsi="Times New Roman"/>
          <w:sz w:val="20"/>
          <w:szCs w:val="20"/>
        </w:rPr>
        <w:t>B.A., Spelman College</w:t>
      </w:r>
    </w:p>
    <w:p w:rsidR="00585FA3" w:rsidRDefault="00585FA3" w:rsidP="00585FA3">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M.S.L.S.,</w:t>
      </w:r>
      <w:r>
        <w:rPr>
          <w:rFonts w:ascii="Times New Roman" w:hAnsi="Times New Roman"/>
          <w:spacing w:val="-11"/>
          <w:sz w:val="20"/>
          <w:szCs w:val="20"/>
        </w:rPr>
        <w:t xml:space="preserve"> </w:t>
      </w:r>
      <w:r>
        <w:rPr>
          <w:rFonts w:ascii="Times New Roman" w:hAnsi="Times New Roman"/>
          <w:sz w:val="20"/>
          <w:szCs w:val="20"/>
        </w:rPr>
        <w:t>Atlanta University</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r>
        <w:rPr>
          <w:rFonts w:ascii="Times New Roman" w:hAnsi="Times New Roman"/>
          <w:sz w:val="20"/>
          <w:szCs w:val="20"/>
        </w:rPr>
        <w:t>Ph.D., Kennedy-</w:t>
      </w:r>
      <w:r>
        <w:rPr>
          <w:rFonts w:ascii="Times New Roman" w:hAnsi="Times New Roman"/>
          <w:spacing w:val="-16"/>
          <w:sz w:val="20"/>
          <w:szCs w:val="20"/>
        </w:rPr>
        <w:t>W</w:t>
      </w:r>
      <w:r>
        <w:rPr>
          <w:rFonts w:ascii="Times New Roman" w:hAnsi="Times New Roman"/>
          <w:sz w:val="20"/>
          <w:szCs w:val="20"/>
        </w:rPr>
        <w:t>estern University</w:t>
      </w:r>
    </w:p>
    <w:p w:rsidR="00585FA3" w:rsidRDefault="00585FA3" w:rsidP="00585FA3">
      <w:pPr>
        <w:widowControl w:val="0"/>
        <w:autoSpaceDE w:val="0"/>
        <w:autoSpaceDN w:val="0"/>
        <w:adjustRightInd w:val="0"/>
        <w:spacing w:before="17" w:after="0" w:line="220" w:lineRule="exact"/>
        <w:rPr>
          <w:rFonts w:ascii="Times New Roman" w:hAnsi="Times New Roman"/>
        </w:rPr>
      </w:pPr>
    </w:p>
    <w:p w:rsidR="00585FA3" w:rsidRPr="004B400E" w:rsidRDefault="00585FA3" w:rsidP="004B400E">
      <w:pPr>
        <w:pStyle w:val="Heading1"/>
        <w:spacing w:before="0"/>
        <w:ind w:firstLine="0"/>
        <w:rPr>
          <w:rFonts w:ascii="Impact" w:hAnsi="Impact" w:cs="Impact"/>
          <w:color w:val="808080" w:themeColor="background1" w:themeShade="80"/>
        </w:rPr>
      </w:pPr>
      <w:bookmarkStart w:id="553" w:name="_Toc294969806"/>
      <w:r w:rsidRPr="004B400E">
        <w:rPr>
          <w:rFonts w:ascii="Impact" w:hAnsi="Impact" w:cs="Impact"/>
          <w:color w:val="808080" w:themeColor="background1" w:themeShade="80"/>
          <w:spacing w:val="12"/>
          <w:fitText w:val="2304" w:id="-165401343"/>
        </w:rPr>
        <w:t>Academic Officer</w:t>
      </w:r>
      <w:r w:rsidRPr="004B400E">
        <w:rPr>
          <w:rFonts w:ascii="Impact" w:hAnsi="Impact" w:cs="Impact"/>
          <w:color w:val="808080" w:themeColor="background1" w:themeShade="80"/>
          <w:spacing w:val="13"/>
          <w:fitText w:val="2304" w:id="-165401343"/>
        </w:rPr>
        <w:t>s</w:t>
      </w:r>
      <w:bookmarkEnd w:id="553"/>
    </w:p>
    <w:p w:rsidR="00585FA3" w:rsidRDefault="00585FA3" w:rsidP="00585FA3">
      <w:pPr>
        <w:widowControl w:val="0"/>
        <w:autoSpaceDE w:val="0"/>
        <w:autoSpaceDN w:val="0"/>
        <w:adjustRightInd w:val="0"/>
        <w:spacing w:before="19" w:after="0" w:line="240" w:lineRule="exact"/>
        <w:ind w:firstLine="0"/>
        <w:rPr>
          <w:rFonts w:ascii="Impact" w:hAnsi="Impact" w:cs="Impact"/>
          <w:sz w:val="24"/>
          <w:szCs w:val="24"/>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Bynum, Leroy E.</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i/>
          <w:iCs/>
          <w:sz w:val="20"/>
          <w:szCs w:val="20"/>
        </w:rPr>
        <w:t>Dean, College of</w:t>
      </w:r>
      <w:r>
        <w:rPr>
          <w:rFonts w:ascii="Times New Roman" w:hAnsi="Times New Roman"/>
          <w:i/>
          <w:iCs/>
          <w:spacing w:val="-4"/>
          <w:sz w:val="20"/>
          <w:szCs w:val="20"/>
        </w:rPr>
        <w:t xml:space="preserve"> </w:t>
      </w:r>
      <w:r>
        <w:rPr>
          <w:rFonts w:ascii="Times New Roman" w:hAnsi="Times New Roman"/>
          <w:i/>
          <w:iCs/>
          <w:sz w:val="20"/>
          <w:szCs w:val="20"/>
        </w:rPr>
        <w:t>Arts and Humanities</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sz w:val="20"/>
          <w:szCs w:val="20"/>
        </w:rPr>
      </w:pPr>
      <w:r>
        <w:rPr>
          <w:rFonts w:ascii="Times New Roman" w:hAnsi="Times New Roman"/>
          <w:sz w:val="20"/>
          <w:szCs w:val="20"/>
        </w:rPr>
        <w:t>B.M., University of North Carolina at Chapel Hill</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M.M., University of South Florida</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D.M.A., University of Geo</w:t>
      </w:r>
      <w:r>
        <w:rPr>
          <w:rFonts w:ascii="Times New Roman" w:hAnsi="Times New Roman"/>
          <w:spacing w:val="-4"/>
          <w:sz w:val="20"/>
          <w:szCs w:val="20"/>
        </w:rPr>
        <w:t>r</w:t>
      </w:r>
      <w:r>
        <w:rPr>
          <w:rFonts w:ascii="Times New Roman" w:hAnsi="Times New Roman"/>
          <w:sz w:val="20"/>
          <w:szCs w:val="20"/>
        </w:rPr>
        <w:t>gia</w:t>
      </w:r>
    </w:p>
    <w:p w:rsidR="00585FA3" w:rsidRDefault="00585FA3" w:rsidP="00585FA3">
      <w:pPr>
        <w:widowControl w:val="0"/>
        <w:autoSpaceDE w:val="0"/>
        <w:autoSpaceDN w:val="0"/>
        <w:adjustRightInd w:val="0"/>
        <w:spacing w:before="10" w:after="0" w:line="240" w:lineRule="exact"/>
        <w:jc w:val="both"/>
        <w:rPr>
          <w:rFonts w:ascii="Times New Roman" w:hAnsi="Times New Roman"/>
          <w:sz w:val="24"/>
          <w:szCs w:val="24"/>
        </w:rPr>
      </w:pPr>
    </w:p>
    <w:p w:rsidR="00585FA3" w:rsidRPr="0012240A" w:rsidRDefault="00585FA3" w:rsidP="00585FA3">
      <w:pPr>
        <w:widowControl w:val="0"/>
        <w:autoSpaceDE w:val="0"/>
        <w:autoSpaceDN w:val="0"/>
        <w:adjustRightInd w:val="0"/>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King-Jupiter, L., Kimberly</w:t>
      </w:r>
    </w:p>
    <w:p w:rsidR="00585FA3" w:rsidRPr="0012240A" w:rsidRDefault="00585FA3" w:rsidP="00585FA3">
      <w:pPr>
        <w:widowControl w:val="0"/>
        <w:autoSpaceDE w:val="0"/>
        <w:autoSpaceDN w:val="0"/>
        <w:adjustRightInd w:val="0"/>
        <w:spacing w:before="10" w:after="0" w:line="250" w:lineRule="auto"/>
        <w:ind w:right="36" w:firstLine="0"/>
        <w:jc w:val="both"/>
        <w:rPr>
          <w:rFonts w:ascii="Times New Roman" w:hAnsi="Times New Roman"/>
          <w:color w:val="FF0000"/>
          <w:sz w:val="20"/>
          <w:szCs w:val="20"/>
        </w:rPr>
      </w:pPr>
      <w:r w:rsidRPr="0012240A">
        <w:rPr>
          <w:rFonts w:ascii="Times New Roman" w:hAnsi="Times New Roman"/>
          <w:i/>
          <w:iCs/>
          <w:color w:val="FF0000"/>
          <w:sz w:val="20"/>
          <w:szCs w:val="20"/>
        </w:rPr>
        <w:t xml:space="preserve">Dean, College of Education </w:t>
      </w:r>
      <w:r w:rsidRPr="0012240A">
        <w:rPr>
          <w:rFonts w:ascii="Times New Roman" w:hAnsi="Times New Roman"/>
          <w:color w:val="FF0000"/>
          <w:sz w:val="20"/>
          <w:szCs w:val="20"/>
        </w:rPr>
        <w:t xml:space="preserve">B.A., Grinnell College </w:t>
      </w:r>
    </w:p>
    <w:p w:rsidR="00585FA3" w:rsidRPr="0012240A" w:rsidRDefault="00585FA3" w:rsidP="00585FA3">
      <w:pPr>
        <w:widowControl w:val="0"/>
        <w:autoSpaceDE w:val="0"/>
        <w:autoSpaceDN w:val="0"/>
        <w:adjustRightInd w:val="0"/>
        <w:spacing w:before="10" w:after="0" w:line="250" w:lineRule="auto"/>
        <w:ind w:right="36" w:firstLine="0"/>
        <w:jc w:val="both"/>
        <w:rPr>
          <w:rFonts w:ascii="Times New Roman" w:hAnsi="Times New Roman"/>
          <w:color w:val="FF0000"/>
          <w:sz w:val="20"/>
          <w:szCs w:val="20"/>
        </w:rPr>
      </w:pPr>
      <w:r w:rsidRPr="0012240A">
        <w:rPr>
          <w:rFonts w:ascii="Times New Roman" w:hAnsi="Times New Roman"/>
          <w:color w:val="FF0000"/>
          <w:sz w:val="20"/>
          <w:szCs w:val="20"/>
        </w:rPr>
        <w:t>M.Ed., Ph.D., Indiana University</w:t>
      </w:r>
    </w:p>
    <w:p w:rsidR="00585FA3" w:rsidRDefault="00585FA3" w:rsidP="00585FA3">
      <w:pPr>
        <w:widowControl w:val="0"/>
        <w:autoSpaceDE w:val="0"/>
        <w:autoSpaceDN w:val="0"/>
        <w:adjustRightInd w:val="0"/>
        <w:spacing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 Rani</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sz w:val="20"/>
          <w:szCs w:val="20"/>
        </w:rPr>
      </w:pPr>
      <w:r w:rsidRPr="00B071FA">
        <w:rPr>
          <w:rFonts w:ascii="Times New Roman" w:hAnsi="Times New Roman"/>
          <w:i/>
          <w:iCs/>
          <w:color w:val="FF0000"/>
          <w:sz w:val="20"/>
          <w:szCs w:val="20"/>
        </w:rPr>
        <w:t>Dean</w:t>
      </w:r>
      <w:r>
        <w:rPr>
          <w:rFonts w:ascii="Times New Roman" w:hAnsi="Times New Roman"/>
          <w:i/>
          <w:iCs/>
          <w:sz w:val="20"/>
          <w:szCs w:val="20"/>
        </w:rPr>
        <w:t xml:space="preserve">, Graduate School </w:t>
      </w:r>
      <w:r>
        <w:rPr>
          <w:rFonts w:ascii="Times New Roman" w:hAnsi="Times New Roman"/>
          <w:sz w:val="20"/>
          <w:szCs w:val="20"/>
        </w:rPr>
        <w:t>B.A., M.A., University of Madras M.A., Ph.D., University of Delaware</w:t>
      </w:r>
    </w:p>
    <w:p w:rsidR="00585FA3" w:rsidRDefault="00585FA3" w:rsidP="00585FA3">
      <w:pPr>
        <w:widowControl w:val="0"/>
        <w:autoSpaceDE w:val="0"/>
        <w:autoSpaceDN w:val="0"/>
        <w:adjustRightInd w:val="0"/>
        <w:spacing w:after="0" w:line="240" w:lineRule="exact"/>
        <w:jc w:val="both"/>
        <w:rPr>
          <w:rFonts w:ascii="Times New Roman" w:hAnsi="Times New Roman"/>
          <w:sz w:val="24"/>
          <w:szCs w:val="24"/>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Johnson, Joyce</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i/>
          <w:iCs/>
          <w:sz w:val="20"/>
          <w:szCs w:val="20"/>
        </w:rPr>
        <w:t>Dean, College of Sciecnes andHealth P</w:t>
      </w:r>
      <w:r>
        <w:rPr>
          <w:rFonts w:ascii="Times New Roman" w:hAnsi="Times New Roman"/>
          <w:i/>
          <w:iCs/>
          <w:spacing w:val="-7"/>
          <w:sz w:val="20"/>
          <w:szCs w:val="20"/>
        </w:rPr>
        <w:t>r</w:t>
      </w:r>
      <w:r>
        <w:rPr>
          <w:rFonts w:ascii="Times New Roman" w:hAnsi="Times New Roman"/>
          <w:i/>
          <w:iCs/>
          <w:sz w:val="20"/>
          <w:szCs w:val="20"/>
        </w:rPr>
        <w:t>ofessions</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B.S.N.,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anderbilt University</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M.N., Emory University</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Ph.D., University of Mississippi</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iCs/>
          <w:color w:val="FF0000"/>
          <w:sz w:val="20"/>
          <w:szCs w:val="20"/>
        </w:rPr>
        <w:t>Dean, College of Business</w:t>
      </w:r>
      <w:r>
        <w:rPr>
          <w:rFonts w:ascii="Times New Roman" w:hAnsi="Times New Roman"/>
          <w:iCs/>
          <w:color w:val="FF0000"/>
          <w:sz w:val="20"/>
          <w:szCs w:val="20"/>
        </w:rPr>
        <w:t xml:space="preserve"> </w:t>
      </w:r>
      <w:r w:rsidRPr="0012240A">
        <w:rPr>
          <w:rFonts w:ascii="Times New Roman" w:hAnsi="Times New Roman"/>
          <w:iCs/>
          <w:color w:val="FF0000"/>
          <w:sz w:val="20"/>
          <w:szCs w:val="20"/>
        </w:rPr>
        <w:t>(TBA)</w:t>
      </w:r>
    </w:p>
    <w:p w:rsidR="00585FA3" w:rsidRDefault="00585FA3" w:rsidP="00585FA3">
      <w:pPr>
        <w:widowControl w:val="0"/>
        <w:autoSpaceDE w:val="0"/>
        <w:autoSpaceDN w:val="0"/>
        <w:adjustRightInd w:val="0"/>
        <w:spacing w:before="10" w:after="0"/>
        <w:rPr>
          <w:rFonts w:ascii="Times New Roman" w:hAnsi="Times New Roman"/>
          <w:sz w:val="20"/>
          <w:szCs w:val="20"/>
        </w:rPr>
      </w:pPr>
    </w:p>
    <w:p w:rsidR="00585FA3" w:rsidRDefault="00585FA3" w:rsidP="00585FA3">
      <w:pPr>
        <w:widowControl w:val="0"/>
        <w:autoSpaceDE w:val="0"/>
        <w:autoSpaceDN w:val="0"/>
        <w:adjustRightInd w:val="0"/>
        <w:spacing w:before="10" w:after="0"/>
        <w:rPr>
          <w:rFonts w:ascii="Times New Roman" w:hAnsi="Times New Roman"/>
          <w:sz w:val="20"/>
          <w:szCs w:val="20"/>
        </w:rPr>
        <w:sectPr w:rsidR="00585FA3" w:rsidSect="008A7386">
          <w:type w:val="continuous"/>
          <w:pgSz w:w="12240" w:h="15840"/>
          <w:pgMar w:top="240" w:right="1080" w:bottom="0" w:left="1890" w:header="720" w:footer="875" w:gutter="0"/>
          <w:cols w:num="2" w:space="720" w:equalWidth="0">
            <w:col w:w="4625" w:space="469"/>
            <w:col w:w="4176"/>
          </w:cols>
          <w:noEndnote/>
        </w:sectPr>
      </w:pPr>
    </w:p>
    <w:tbl>
      <w:tblPr>
        <w:tblW w:w="10350" w:type="dxa"/>
        <w:tblInd w:w="1170" w:type="dxa"/>
        <w:tblLayout w:type="fixed"/>
        <w:tblCellMar>
          <w:left w:w="0" w:type="dxa"/>
          <w:right w:w="0" w:type="dxa"/>
        </w:tblCellMar>
        <w:tblLook w:val="0000"/>
      </w:tblPr>
      <w:tblGrid>
        <w:gridCol w:w="4230"/>
        <w:gridCol w:w="4560"/>
        <w:gridCol w:w="1560"/>
      </w:tblGrid>
      <w:tr w:rsidR="00585FA3" w:rsidRPr="00FA7AC7" w:rsidTr="000B2EEA">
        <w:trPr>
          <w:trHeight w:hRule="exact" w:val="235"/>
        </w:trPr>
        <w:tc>
          <w:tcPr>
            <w:tcW w:w="423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585FA3">
            <w:pPr>
              <w:widowControl w:val="0"/>
              <w:autoSpaceDE w:val="0"/>
              <w:autoSpaceDN w:val="0"/>
              <w:adjustRightInd w:val="0"/>
              <w:spacing w:after="0" w:line="304" w:lineRule="exact"/>
              <w:ind w:left="485" w:right="-65" w:hanging="360"/>
              <w:jc w:val="center"/>
              <w:rPr>
                <w:rFonts w:ascii="Times New Roman" w:hAnsi="Times New Roman"/>
                <w:sz w:val="24"/>
                <w:szCs w:val="24"/>
              </w:rPr>
            </w:pPr>
            <w:r w:rsidRPr="00FA7AC7">
              <w:rPr>
                <w:rFonts w:ascii="Times New Roman" w:hAnsi="Times New Roman"/>
                <w:b/>
                <w:bCs/>
                <w:color w:val="363435"/>
                <w:position w:val="1"/>
                <w:sz w:val="36"/>
                <w:szCs w:val="36"/>
              </w:rPr>
              <w:t>A</w:t>
            </w:r>
            <w:r w:rsidRPr="00FA7AC7">
              <w:rPr>
                <w:rFonts w:ascii="Times New Roman" w:hAnsi="Times New Roman"/>
                <w:b/>
                <w:bCs/>
                <w:color w:val="363435"/>
                <w:position w:val="1"/>
                <w:sz w:val="27"/>
                <w:szCs w:val="27"/>
              </w:rPr>
              <w:t>CADEMIC</w:t>
            </w:r>
            <w:r>
              <w:rPr>
                <w:rFonts w:ascii="Times New Roman" w:hAnsi="Times New Roman"/>
                <w:b/>
                <w:bCs/>
                <w:color w:val="363435"/>
                <w:position w:val="1"/>
                <w:sz w:val="27"/>
                <w:szCs w:val="27"/>
              </w:rPr>
              <w:t xml:space="preserve"> </w:t>
            </w:r>
            <w:r w:rsidRPr="00FA7AC7">
              <w:rPr>
                <w:rFonts w:ascii="Times New Roman" w:hAnsi="Times New Roman"/>
                <w:b/>
                <w:bCs/>
                <w:color w:val="363435"/>
                <w:position w:val="1"/>
                <w:sz w:val="36"/>
                <w:szCs w:val="36"/>
              </w:rPr>
              <w:t>D</w:t>
            </w:r>
            <w:r w:rsidRPr="00FA7AC7">
              <w:rPr>
                <w:rFonts w:ascii="Times New Roman" w:hAnsi="Times New Roman"/>
                <w:b/>
                <w:bCs/>
                <w:color w:val="363435"/>
                <w:position w:val="1"/>
                <w:sz w:val="27"/>
                <w:szCs w:val="27"/>
              </w:rPr>
              <w:t>E</w:t>
            </w:r>
            <w:r w:rsidRPr="00FA7AC7">
              <w:rPr>
                <w:rFonts w:ascii="Times New Roman" w:hAnsi="Times New Roman"/>
                <w:b/>
                <w:bCs/>
                <w:color w:val="363435"/>
                <w:spacing w:val="-20"/>
                <w:position w:val="1"/>
                <w:sz w:val="27"/>
                <w:szCs w:val="27"/>
              </w:rPr>
              <w:t>P</w:t>
            </w:r>
            <w:r w:rsidRPr="00FA7AC7">
              <w:rPr>
                <w:rFonts w:ascii="Times New Roman" w:hAnsi="Times New Roman"/>
                <w:b/>
                <w:bCs/>
                <w:color w:val="363435"/>
                <w:position w:val="1"/>
                <w:sz w:val="27"/>
                <w:szCs w:val="27"/>
              </w:rPr>
              <w:t>A</w:t>
            </w:r>
            <w:r w:rsidRPr="00FA7AC7">
              <w:rPr>
                <w:rFonts w:ascii="Times New Roman" w:hAnsi="Times New Roman"/>
                <w:b/>
                <w:bCs/>
                <w:color w:val="363435"/>
                <w:spacing w:val="-9"/>
                <w:position w:val="1"/>
                <w:sz w:val="27"/>
                <w:szCs w:val="27"/>
              </w:rPr>
              <w:t>R</w:t>
            </w:r>
            <w:r>
              <w:rPr>
                <w:rFonts w:ascii="Times New Roman" w:hAnsi="Times New Roman"/>
                <w:b/>
                <w:bCs/>
                <w:color w:val="363435"/>
                <w:position w:val="1"/>
                <w:sz w:val="27"/>
                <w:szCs w:val="27"/>
              </w:rPr>
              <w:t>TMEN</w:t>
            </w:r>
            <w:r w:rsidRPr="00FA7AC7">
              <w:rPr>
                <w:rFonts w:ascii="Times New Roman" w:hAnsi="Times New Roman"/>
                <w:b/>
                <w:bCs/>
                <w:color w:val="363435"/>
                <w:position w:val="1"/>
                <w:sz w:val="27"/>
                <w:szCs w:val="27"/>
              </w:rPr>
              <w:t>T</w:t>
            </w:r>
            <w:r w:rsidRPr="00FA7AC7">
              <w:rPr>
                <w:rFonts w:ascii="Times New Roman" w:hAnsi="Times New Roman"/>
                <w:b/>
                <w:bCs/>
                <w:color w:val="363435"/>
                <w:spacing w:val="18"/>
                <w:position w:val="1"/>
                <w:sz w:val="27"/>
                <w:szCs w:val="27"/>
              </w:rPr>
              <w:t xml:space="preserve"> </w:t>
            </w:r>
            <w:r w:rsidRPr="00FA7AC7">
              <w:rPr>
                <w:rFonts w:ascii="Times New Roman" w:hAnsi="Times New Roman"/>
                <w:b/>
                <w:bCs/>
                <w:color w:val="363435"/>
                <w:position w:val="1"/>
                <w:sz w:val="36"/>
                <w:szCs w:val="36"/>
              </w:rPr>
              <w:t>C</w:t>
            </w:r>
            <w:r w:rsidRPr="00FA7AC7">
              <w:rPr>
                <w:rFonts w:ascii="Times New Roman" w:hAnsi="Times New Roman"/>
                <w:b/>
                <w:bCs/>
                <w:color w:val="363435"/>
                <w:position w:val="1"/>
                <w:sz w:val="27"/>
                <w:szCs w:val="27"/>
              </w:rPr>
              <w:t>HAIRS</w:t>
            </w:r>
          </w:p>
        </w:tc>
        <w:tc>
          <w:tcPr>
            <w:tcW w:w="1560"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4230" w:type="dxa"/>
            <w:tcBorders>
              <w:top w:val="single" w:sz="4" w:space="0" w:color="363435"/>
              <w:left w:val="nil"/>
              <w:bottom w:val="single" w:sz="4" w:space="0" w:color="363435"/>
              <w:right w:val="single" w:sz="4" w:space="0" w:color="363435"/>
            </w:tcBorders>
          </w:tcPr>
          <w:p w:rsidR="00585FA3" w:rsidRPr="00FA7AC7" w:rsidRDefault="00585FA3" w:rsidP="000B2EEA">
            <w:pPr>
              <w:widowControl w:val="0"/>
              <w:tabs>
                <w:tab w:val="left" w:pos="990"/>
              </w:tabs>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560"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423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560"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3" w:after="0" w:line="170" w:lineRule="exact"/>
        <w:rPr>
          <w:rFonts w:ascii="Times New Roman" w:hAnsi="Times New Roman"/>
          <w:sz w:val="17"/>
          <w:szCs w:val="17"/>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sectPr w:rsidR="00585FA3">
          <w:pgSz w:w="12240" w:h="15840"/>
          <w:pgMar w:top="260" w:right="1260" w:bottom="280" w:left="220" w:header="0" w:footer="949" w:gutter="0"/>
          <w:cols w:space="720" w:equalWidth="0">
            <w:col w:w="10760"/>
          </w:cols>
          <w:noEndnote/>
        </w:sectPr>
      </w:pPr>
    </w:p>
    <w:p w:rsidR="00585FA3" w:rsidRPr="004B400E" w:rsidRDefault="00284C41" w:rsidP="004B400E">
      <w:pPr>
        <w:pStyle w:val="Heading1"/>
        <w:spacing w:before="0"/>
        <w:ind w:firstLine="0"/>
        <w:rPr>
          <w:rFonts w:ascii="Impact" w:hAnsi="Impact" w:cs="Impact"/>
          <w:color w:val="808080" w:themeColor="background1" w:themeShade="80"/>
        </w:rPr>
      </w:pPr>
      <w:r w:rsidRPr="00284C41">
        <w:rPr>
          <w:noProof/>
          <w:color w:val="808080" w:themeColor="background1" w:themeShade="80"/>
        </w:rPr>
        <w:lastRenderedPageBreak/>
        <w:pict>
          <v:rect id="_x0000_s7819" style="position:absolute;margin-left:265.85pt;margin-top:-46.65pt;width:31pt;height:31pt;z-index:-251275776;mso-position-horizontal-relative:page" o:allowincell="f" filled="f" stroked="f">
            <v:textbox style="mso-next-textbox:#_x0000_s7819" inset="0,0,0,0">
              <w:txbxContent>
                <w:p w:rsidR="00E410E0" w:rsidRDefault="00E410E0" w:rsidP="00585FA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5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E410E0" w:rsidRDefault="00E410E0" w:rsidP="00585FA3">
                  <w:pPr>
                    <w:widowControl w:val="0"/>
                    <w:autoSpaceDE w:val="0"/>
                    <w:autoSpaceDN w:val="0"/>
                    <w:adjustRightInd w:val="0"/>
                    <w:spacing w:after="0"/>
                    <w:rPr>
                      <w:rFonts w:ascii="Times New Roman" w:hAnsi="Times New Roman"/>
                      <w:sz w:val="24"/>
                      <w:szCs w:val="24"/>
                    </w:rPr>
                  </w:pPr>
                </w:p>
              </w:txbxContent>
            </v:textbox>
            <w10:wrap anchorx="page"/>
          </v:rect>
        </w:pict>
      </w:r>
      <w:bookmarkStart w:id="554" w:name="_Toc294969807"/>
      <w:r w:rsidR="00585FA3" w:rsidRPr="004B400E">
        <w:rPr>
          <w:rFonts w:ascii="Impact" w:hAnsi="Impact" w:cs="Impact"/>
          <w:color w:val="808080" w:themeColor="background1" w:themeShade="80"/>
          <w:spacing w:val="15"/>
          <w:position w:val="-1"/>
          <w:fitText w:val="3744" w:id="-165401087"/>
        </w:rPr>
        <w:t>Academic Department Chair</w:t>
      </w:r>
      <w:r w:rsidR="00585FA3" w:rsidRPr="004B400E">
        <w:rPr>
          <w:rFonts w:ascii="Impact" w:hAnsi="Impact" w:cs="Impact"/>
          <w:color w:val="808080" w:themeColor="background1" w:themeShade="80"/>
          <w:spacing w:val="14"/>
          <w:position w:val="-1"/>
          <w:fitText w:val="3744" w:id="-165401087"/>
        </w:rPr>
        <w:t>s</w:t>
      </w:r>
      <w:bookmarkEnd w:id="554"/>
    </w:p>
    <w:p w:rsidR="00585FA3" w:rsidRDefault="00585FA3" w:rsidP="00585FA3">
      <w:pPr>
        <w:widowControl w:val="0"/>
        <w:autoSpaceDE w:val="0"/>
        <w:autoSpaceDN w:val="0"/>
        <w:adjustRightInd w:val="0"/>
        <w:spacing w:before="19" w:after="0" w:line="240" w:lineRule="exact"/>
        <w:ind w:firstLine="0"/>
        <w:jc w:val="both"/>
        <w:rPr>
          <w:rFonts w:ascii="Impact" w:hAnsi="Impact" w:cs="Impact"/>
          <w:sz w:val="24"/>
          <w:szCs w:val="24"/>
        </w:rPr>
      </w:pPr>
    </w:p>
    <w:p w:rsidR="00585FA3" w:rsidRPr="0012240A" w:rsidRDefault="00585FA3" w:rsidP="00585FA3">
      <w:pPr>
        <w:widowControl w:val="0"/>
        <w:autoSpaceDE w:val="0"/>
        <w:autoSpaceDN w:val="0"/>
        <w:adjustRightInd w:val="0"/>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Fields, Kimberly S., Interim Chairperson</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i/>
          <w:iCs/>
          <w:color w:val="FF0000"/>
          <w:spacing w:val="-18"/>
          <w:sz w:val="20"/>
          <w:szCs w:val="20"/>
        </w:rPr>
        <w:t>T</w:t>
      </w:r>
      <w:r w:rsidRPr="0012240A">
        <w:rPr>
          <w:rFonts w:ascii="Times New Roman" w:hAnsi="Times New Roman"/>
          <w:i/>
          <w:iCs/>
          <w:color w:val="FF0000"/>
          <w:sz w:val="20"/>
          <w:szCs w:val="20"/>
        </w:rPr>
        <w:t>eacher Education</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color w:val="FF0000"/>
          <w:sz w:val="20"/>
          <w:szCs w:val="20"/>
        </w:rPr>
        <w:t>B.S., Albany State College</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color w:val="FF0000"/>
          <w:sz w:val="20"/>
          <w:szCs w:val="20"/>
        </w:rPr>
        <w:t>M.Ed.,</w:t>
      </w:r>
      <w:r w:rsidRPr="0012240A">
        <w:rPr>
          <w:rFonts w:ascii="Times New Roman" w:hAnsi="Times New Roman"/>
          <w:color w:val="FF0000"/>
          <w:spacing w:val="-11"/>
          <w:sz w:val="20"/>
          <w:szCs w:val="20"/>
        </w:rPr>
        <w:t xml:space="preserve"> </w:t>
      </w:r>
      <w:r w:rsidRPr="0012240A">
        <w:rPr>
          <w:rFonts w:ascii="Times New Roman" w:hAnsi="Times New Roman"/>
          <w:color w:val="FF0000"/>
          <w:sz w:val="20"/>
          <w:szCs w:val="20"/>
        </w:rPr>
        <w:t>Albany State University</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color w:val="FF0000"/>
          <w:sz w:val="20"/>
          <w:szCs w:val="20"/>
        </w:rPr>
        <w:t>Ed.S., Albany State University</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sidRPr="0012240A">
        <w:rPr>
          <w:rFonts w:ascii="Times New Roman" w:hAnsi="Times New Roman"/>
          <w:color w:val="FF0000"/>
          <w:sz w:val="20"/>
          <w:szCs w:val="20"/>
        </w:rPr>
        <w:t>Ed.D., Georgia Southern University</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Bembr</w:t>
      </w:r>
      <w:r>
        <w:rPr>
          <w:rFonts w:ascii="Times New Roman" w:hAnsi="Times New Roman"/>
          <w:spacing w:val="-13"/>
          <w:sz w:val="20"/>
          <w:szCs w:val="20"/>
        </w:rPr>
        <w:t>y</w:t>
      </w:r>
      <w:r>
        <w:rPr>
          <w:rFonts w:ascii="Times New Roman" w:hAnsi="Times New Roman"/>
          <w:sz w:val="20"/>
          <w:szCs w:val="20"/>
        </w:rPr>
        <w:t xml:space="preserve">, Deborah, Interim Chairperson </w:t>
      </w:r>
    </w:p>
    <w:p w:rsidR="00585FA3" w:rsidRDefault="00585FA3" w:rsidP="00585FA3">
      <w:pPr>
        <w:widowControl w:val="0"/>
        <w:autoSpaceDE w:val="0"/>
        <w:autoSpaceDN w:val="0"/>
        <w:adjustRightInd w:val="0"/>
        <w:spacing w:after="0" w:line="250" w:lineRule="auto"/>
        <w:ind w:firstLine="0"/>
        <w:jc w:val="both"/>
        <w:rPr>
          <w:rFonts w:ascii="Times New Roman" w:hAnsi="Times New Roman"/>
          <w:i/>
          <w:iCs/>
          <w:sz w:val="20"/>
          <w:szCs w:val="20"/>
        </w:rPr>
      </w:pPr>
      <w:r>
        <w:rPr>
          <w:rFonts w:ascii="Times New Roman" w:hAnsi="Times New Roman"/>
          <w:i/>
          <w:iCs/>
          <w:sz w:val="20"/>
          <w:szCs w:val="20"/>
        </w:rPr>
        <w:t xml:space="preserve">Counseling and Educational Leadership </w:t>
      </w: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M.Ed., University of Illinois</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Ph.D., University of Iowa</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Pr="0012240A" w:rsidRDefault="00585FA3" w:rsidP="00585FA3">
      <w:pPr>
        <w:spacing w:after="0"/>
        <w:ind w:firstLine="0"/>
        <w:jc w:val="both"/>
        <w:rPr>
          <w:rFonts w:ascii="Times New Roman" w:hAnsi="Times New Roman"/>
          <w:b/>
          <w:bCs/>
          <w:i/>
          <w:iCs/>
          <w:color w:val="FF0000"/>
          <w:sz w:val="20"/>
          <w:szCs w:val="20"/>
        </w:rPr>
      </w:pPr>
      <w:r w:rsidRPr="0012240A">
        <w:rPr>
          <w:rFonts w:ascii="Times New Roman" w:hAnsi="Times New Roman"/>
          <w:b/>
          <w:bCs/>
          <w:i/>
          <w:iCs/>
          <w:color w:val="FF0000"/>
          <w:sz w:val="20"/>
          <w:szCs w:val="20"/>
        </w:rPr>
        <w:t>Monds, Kathaleena E., Chairperson</w:t>
      </w:r>
    </w:p>
    <w:p w:rsidR="00585FA3" w:rsidRPr="0012240A" w:rsidRDefault="00585FA3" w:rsidP="00585FA3">
      <w:pPr>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B.S., Spellman College</w:t>
      </w:r>
    </w:p>
    <w:p w:rsidR="00585FA3" w:rsidRPr="0012240A" w:rsidRDefault="00585FA3" w:rsidP="00585FA3">
      <w:pPr>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M.S., Wayne State University</w:t>
      </w:r>
    </w:p>
    <w:p w:rsidR="00585FA3" w:rsidRPr="0012240A" w:rsidRDefault="00585FA3" w:rsidP="00585FA3">
      <w:pPr>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Ph.D., Wayne State University</w:t>
      </w:r>
    </w:p>
    <w:p w:rsidR="00585FA3" w:rsidRDefault="00585FA3" w:rsidP="00585FA3">
      <w:pPr>
        <w:widowControl w:val="0"/>
        <w:autoSpaceDE w:val="0"/>
        <w:autoSpaceDN w:val="0"/>
        <w:adjustRightInd w:val="0"/>
        <w:spacing w:before="10" w:after="0" w:line="250" w:lineRule="auto"/>
        <w:ind w:firstLine="0"/>
        <w:jc w:val="both"/>
        <w:rPr>
          <w:rFonts w:ascii="Times New Roman" w:hAnsi="Times New Roman"/>
          <w:sz w:val="20"/>
          <w:szCs w:val="20"/>
        </w:rPr>
      </w:pPr>
    </w:p>
    <w:p w:rsidR="00585FA3" w:rsidRPr="0012240A" w:rsidRDefault="00585FA3" w:rsidP="00585FA3">
      <w:pPr>
        <w:widowControl w:val="0"/>
        <w:autoSpaceDE w:val="0"/>
        <w:autoSpaceDN w:val="0"/>
        <w:adjustRightInd w:val="0"/>
        <w:spacing w:after="0"/>
        <w:ind w:firstLine="0"/>
        <w:jc w:val="both"/>
        <w:rPr>
          <w:rFonts w:ascii="Times New Roman" w:hAnsi="Times New Roman"/>
          <w:color w:val="FF0000"/>
          <w:sz w:val="20"/>
          <w:szCs w:val="20"/>
        </w:rPr>
      </w:pPr>
      <w:r w:rsidRPr="0012240A">
        <w:rPr>
          <w:rFonts w:ascii="Times New Roman" w:hAnsi="Times New Roman"/>
          <w:color w:val="FF0000"/>
          <w:sz w:val="20"/>
          <w:szCs w:val="20"/>
        </w:rPr>
        <w:t>Wrensford, Louise Chairperson</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i/>
          <w:iCs/>
          <w:color w:val="FF0000"/>
          <w:w w:val="133"/>
          <w:sz w:val="20"/>
          <w:szCs w:val="20"/>
        </w:rPr>
        <w:t>N</w:t>
      </w:r>
      <w:r w:rsidRPr="0012240A">
        <w:rPr>
          <w:rFonts w:ascii="Times New Roman" w:hAnsi="Times New Roman"/>
          <w:i/>
          <w:iCs/>
          <w:color w:val="FF0000"/>
          <w:sz w:val="20"/>
          <w:szCs w:val="20"/>
        </w:rPr>
        <w:t>atural Sciences</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color w:val="FF0000"/>
          <w:sz w:val="20"/>
          <w:szCs w:val="20"/>
        </w:rPr>
        <w:t>B.S., University of the Virgin Islands</w:t>
      </w:r>
    </w:p>
    <w:p w:rsidR="00585FA3" w:rsidRPr="0012240A" w:rsidRDefault="00585FA3" w:rsidP="00585FA3">
      <w:pPr>
        <w:widowControl w:val="0"/>
        <w:autoSpaceDE w:val="0"/>
        <w:autoSpaceDN w:val="0"/>
        <w:adjustRightInd w:val="0"/>
        <w:spacing w:before="10" w:after="0"/>
        <w:ind w:firstLine="0"/>
        <w:jc w:val="both"/>
        <w:rPr>
          <w:rFonts w:ascii="Times New Roman" w:hAnsi="Times New Roman"/>
          <w:color w:val="FF0000"/>
          <w:sz w:val="20"/>
          <w:szCs w:val="20"/>
        </w:rPr>
      </w:pPr>
      <w:r w:rsidRPr="0012240A">
        <w:rPr>
          <w:rFonts w:ascii="Times New Roman" w:hAnsi="Times New Roman"/>
          <w:color w:val="FF0000"/>
          <w:sz w:val="20"/>
          <w:szCs w:val="20"/>
        </w:rPr>
        <w:t>Ph.D., Brown University</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 xml:space="preserve">Elufiede, Babafemi, Chairperson </w:t>
      </w: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i/>
          <w:iCs/>
          <w:sz w:val="20"/>
          <w:szCs w:val="20"/>
        </w:rPr>
        <w:t>Histor</w:t>
      </w:r>
      <w:r>
        <w:rPr>
          <w:rFonts w:ascii="Times New Roman" w:hAnsi="Times New Roman"/>
          <w:i/>
          <w:iCs/>
          <w:spacing w:val="-11"/>
          <w:sz w:val="20"/>
          <w:szCs w:val="20"/>
        </w:rPr>
        <w:t>y</w:t>
      </w:r>
      <w:r>
        <w:rPr>
          <w:rFonts w:ascii="Times New Roman" w:hAnsi="Times New Roman"/>
          <w:i/>
          <w:iCs/>
          <w:sz w:val="20"/>
          <w:szCs w:val="20"/>
        </w:rPr>
        <w:t>, Political Science &amp; Public</w:t>
      </w:r>
      <w:r>
        <w:rPr>
          <w:rFonts w:ascii="Times New Roman" w:hAnsi="Times New Roman"/>
          <w:i/>
          <w:iCs/>
          <w:spacing w:val="-4"/>
          <w:sz w:val="20"/>
          <w:szCs w:val="20"/>
        </w:rPr>
        <w:t xml:space="preserve"> </w:t>
      </w:r>
      <w:r>
        <w:rPr>
          <w:rFonts w:ascii="Times New Roman" w:hAnsi="Times New Roman"/>
          <w:i/>
          <w:iCs/>
          <w:sz w:val="20"/>
          <w:szCs w:val="20"/>
        </w:rPr>
        <w:t>Administration</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State University</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M.A., Ph.D., Clark-Atlanta University</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Grimsle</w:t>
      </w:r>
      <w:r>
        <w:rPr>
          <w:rFonts w:ascii="Times New Roman" w:hAnsi="Times New Roman"/>
          <w:spacing w:val="-13"/>
          <w:sz w:val="20"/>
          <w:szCs w:val="20"/>
        </w:rPr>
        <w:t>y</w:t>
      </w:r>
      <w:r>
        <w:rPr>
          <w:rFonts w:ascii="Times New Roman" w:hAnsi="Times New Roman"/>
          <w:sz w:val="20"/>
          <w:szCs w:val="20"/>
        </w:rPr>
        <w:t>, Linda, Chairperson</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i/>
          <w:iCs/>
          <w:sz w:val="20"/>
          <w:szCs w:val="20"/>
        </w:rPr>
        <w:t xml:space="preserve">Department of </w:t>
      </w:r>
      <w:r>
        <w:rPr>
          <w:rFonts w:ascii="Times New Roman" w:hAnsi="Times New Roman"/>
          <w:i/>
          <w:iCs/>
          <w:w w:val="133"/>
          <w:sz w:val="20"/>
          <w:szCs w:val="20"/>
        </w:rPr>
        <w:t>o</w:t>
      </w:r>
      <w:r>
        <w:rPr>
          <w:rFonts w:ascii="Times New Roman" w:hAnsi="Times New Roman"/>
          <w:i/>
          <w:iCs/>
          <w:sz w:val="20"/>
          <w:szCs w:val="20"/>
        </w:rPr>
        <w:t>ursing</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A.A., B.S., Geo</w:t>
      </w:r>
      <w:r>
        <w:rPr>
          <w:rFonts w:ascii="Times New Roman" w:hAnsi="Times New Roman"/>
          <w:spacing w:val="-4"/>
          <w:sz w:val="20"/>
          <w:szCs w:val="20"/>
        </w:rPr>
        <w:t>r</w:t>
      </w:r>
      <w:r>
        <w:rPr>
          <w:rFonts w:ascii="Times New Roman" w:hAnsi="Times New Roman"/>
          <w:sz w:val="20"/>
          <w:szCs w:val="20"/>
        </w:rPr>
        <w:t>gia Southwestern</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M.S.N.,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585FA3" w:rsidRDefault="00585FA3" w:rsidP="00585FA3">
      <w:pPr>
        <w:widowControl w:val="0"/>
        <w:autoSpaceDE w:val="0"/>
        <w:autoSpaceDN w:val="0"/>
        <w:adjustRightInd w:val="0"/>
        <w:spacing w:before="10" w:after="0"/>
        <w:ind w:firstLine="0"/>
        <w:jc w:val="both"/>
        <w:rPr>
          <w:rFonts w:ascii="Times New Roman" w:hAnsi="Times New Roman"/>
          <w:sz w:val="20"/>
          <w:szCs w:val="20"/>
        </w:rPr>
      </w:pPr>
      <w:r>
        <w:rPr>
          <w:rFonts w:ascii="Times New Roman" w:hAnsi="Times New Roman"/>
          <w:sz w:val="20"/>
          <w:szCs w:val="20"/>
        </w:rPr>
        <w:t>D.S.N., University of</w:t>
      </w:r>
      <w:r>
        <w:rPr>
          <w:rFonts w:ascii="Times New Roman" w:hAnsi="Times New Roman"/>
          <w:spacing w:val="-11"/>
          <w:sz w:val="20"/>
          <w:szCs w:val="20"/>
        </w:rPr>
        <w:t xml:space="preserve"> </w:t>
      </w:r>
      <w:r>
        <w:rPr>
          <w:rFonts w:ascii="Times New Roman" w:hAnsi="Times New Roman"/>
          <w:sz w:val="20"/>
          <w:szCs w:val="20"/>
        </w:rPr>
        <w:t>Alabama at Birmingham</w:t>
      </w:r>
    </w:p>
    <w:p w:rsidR="00585FA3" w:rsidRDefault="00585FA3" w:rsidP="00585FA3">
      <w:pPr>
        <w:widowControl w:val="0"/>
        <w:autoSpaceDE w:val="0"/>
        <w:autoSpaceDN w:val="0"/>
        <w:adjustRightInd w:val="0"/>
        <w:spacing w:before="10" w:after="0" w:line="240" w:lineRule="exact"/>
        <w:ind w:firstLine="0"/>
        <w:jc w:val="both"/>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 xml:space="preserve">Hill, James L., Interim Chairperson </w:t>
      </w:r>
    </w:p>
    <w:p w:rsidR="00585FA3" w:rsidRDefault="00585FA3" w:rsidP="00585FA3">
      <w:pPr>
        <w:widowControl w:val="0"/>
        <w:autoSpaceDE w:val="0"/>
        <w:autoSpaceDN w:val="0"/>
        <w:adjustRightInd w:val="0"/>
        <w:spacing w:after="0" w:line="250" w:lineRule="auto"/>
        <w:ind w:firstLine="0"/>
        <w:jc w:val="both"/>
        <w:rPr>
          <w:rFonts w:ascii="Times New Roman" w:hAnsi="Times New Roman"/>
          <w:i/>
          <w:iCs/>
          <w:sz w:val="20"/>
          <w:szCs w:val="20"/>
        </w:rPr>
      </w:pPr>
      <w:r>
        <w:rPr>
          <w:rFonts w:ascii="Times New Roman" w:hAnsi="Times New Roman"/>
          <w:i/>
          <w:iCs/>
          <w:sz w:val="20"/>
          <w:szCs w:val="20"/>
        </w:rPr>
        <w:t xml:space="preserve">English and Modern Languages </w:t>
      </w: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B.S.,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alley State College </w:t>
      </w:r>
    </w:p>
    <w:p w:rsidR="00585FA3" w:rsidRDefault="00585FA3" w:rsidP="00585FA3">
      <w:pPr>
        <w:widowControl w:val="0"/>
        <w:autoSpaceDE w:val="0"/>
        <w:autoSpaceDN w:val="0"/>
        <w:adjustRightInd w:val="0"/>
        <w:spacing w:after="0" w:line="250" w:lineRule="auto"/>
        <w:ind w:firstLine="0"/>
        <w:jc w:val="both"/>
        <w:rPr>
          <w:rFonts w:ascii="Times New Roman" w:hAnsi="Times New Roman"/>
          <w:sz w:val="20"/>
          <w:szCs w:val="20"/>
        </w:rPr>
      </w:pPr>
      <w:r>
        <w:rPr>
          <w:rFonts w:ascii="Times New Roman" w:hAnsi="Times New Roman"/>
          <w:sz w:val="20"/>
          <w:szCs w:val="20"/>
        </w:rPr>
        <w:t>M.A.,</w:t>
      </w:r>
      <w:r>
        <w:rPr>
          <w:rFonts w:ascii="Times New Roman" w:hAnsi="Times New Roman"/>
          <w:spacing w:val="-11"/>
          <w:sz w:val="20"/>
          <w:szCs w:val="20"/>
        </w:rPr>
        <w:t xml:space="preserve"> </w:t>
      </w:r>
      <w:r>
        <w:rPr>
          <w:rFonts w:ascii="Times New Roman" w:hAnsi="Times New Roman"/>
          <w:sz w:val="20"/>
          <w:szCs w:val="20"/>
        </w:rPr>
        <w:t>Atlanta University</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r>
        <w:rPr>
          <w:rFonts w:ascii="Times New Roman" w:hAnsi="Times New Roman"/>
          <w:sz w:val="20"/>
          <w:szCs w:val="20"/>
        </w:rPr>
        <w:t>Ph.D., University of Iowa</w:t>
      </w: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p>
    <w:p w:rsidR="00585FA3" w:rsidRDefault="00585FA3" w:rsidP="00585FA3">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Hood, Marcia, Chairperson</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r>
        <w:rPr>
          <w:rFonts w:ascii="Times New Roman" w:hAnsi="Times New Roman"/>
          <w:i/>
          <w:iCs/>
          <w:sz w:val="20"/>
          <w:szCs w:val="20"/>
        </w:rPr>
        <w:t>Fine</w:t>
      </w:r>
      <w:r>
        <w:rPr>
          <w:rFonts w:ascii="Times New Roman" w:hAnsi="Times New Roman"/>
          <w:i/>
          <w:iCs/>
          <w:spacing w:val="-4"/>
          <w:sz w:val="20"/>
          <w:szCs w:val="20"/>
        </w:rPr>
        <w:t xml:space="preserve"> </w:t>
      </w:r>
      <w:r>
        <w:rPr>
          <w:rFonts w:ascii="Times New Roman" w:hAnsi="Times New Roman"/>
          <w:i/>
          <w:iCs/>
          <w:sz w:val="20"/>
          <w:szCs w:val="20"/>
        </w:rPr>
        <w:t>Arts</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r>
        <w:rPr>
          <w:rFonts w:ascii="Times New Roman" w:hAnsi="Times New Roman"/>
          <w:sz w:val="20"/>
          <w:szCs w:val="20"/>
        </w:rPr>
        <w:t>B.A., M.S.,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uskegee</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r>
        <w:rPr>
          <w:rFonts w:ascii="Times New Roman" w:hAnsi="Times New Roman"/>
          <w:sz w:val="20"/>
          <w:szCs w:val="20"/>
        </w:rPr>
        <w:t>Ph.D.,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uscaloosa</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p>
    <w:p w:rsidR="00585FA3" w:rsidRDefault="00585FA3" w:rsidP="00585FA3">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Jones, Rosalyn, Chairperson</w:t>
      </w:r>
    </w:p>
    <w:p w:rsidR="00585FA3" w:rsidRDefault="00585FA3" w:rsidP="00585FA3">
      <w:pPr>
        <w:widowControl w:val="0"/>
        <w:autoSpaceDE w:val="0"/>
        <w:autoSpaceDN w:val="0"/>
        <w:adjustRightInd w:val="0"/>
        <w:spacing w:before="10" w:after="0" w:line="250" w:lineRule="auto"/>
        <w:ind w:right="-8" w:firstLine="0"/>
        <w:rPr>
          <w:rFonts w:ascii="Times New Roman" w:hAnsi="Times New Roman"/>
          <w:sz w:val="20"/>
          <w:szCs w:val="20"/>
        </w:rPr>
      </w:pPr>
      <w:r>
        <w:rPr>
          <w:rFonts w:ascii="Times New Roman" w:hAnsi="Times New Roman"/>
          <w:i/>
          <w:iCs/>
          <w:sz w:val="20"/>
          <w:szCs w:val="20"/>
        </w:rPr>
        <w:t xml:space="preserve">Center for Excellence in </w:t>
      </w:r>
      <w:r>
        <w:rPr>
          <w:rFonts w:ascii="Times New Roman" w:hAnsi="Times New Roman"/>
          <w:i/>
          <w:iCs/>
          <w:spacing w:val="-18"/>
          <w:sz w:val="20"/>
          <w:szCs w:val="20"/>
        </w:rPr>
        <w:t>T</w:t>
      </w:r>
      <w:r>
        <w:rPr>
          <w:rFonts w:ascii="Times New Roman" w:hAnsi="Times New Roman"/>
          <w:i/>
          <w:iCs/>
          <w:sz w:val="20"/>
          <w:szCs w:val="20"/>
        </w:rPr>
        <w:t>eaching, Learning and</w:t>
      </w:r>
      <w:r>
        <w:rPr>
          <w:rFonts w:ascii="Times New Roman" w:hAnsi="Times New Roman"/>
          <w:i/>
          <w:iCs/>
          <w:spacing w:val="-4"/>
          <w:sz w:val="20"/>
          <w:szCs w:val="20"/>
        </w:rPr>
        <w:t xml:space="preserve"> </w:t>
      </w:r>
      <w:r>
        <w:rPr>
          <w:rFonts w:ascii="Times New Roman" w:hAnsi="Times New Roman"/>
          <w:i/>
          <w:iCs/>
          <w:sz w:val="20"/>
          <w:szCs w:val="20"/>
        </w:rPr>
        <w:t>Advising</w:t>
      </w:r>
    </w:p>
    <w:p w:rsidR="00585FA3" w:rsidRDefault="00585FA3" w:rsidP="00585FA3">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B.S., Cheyney State College</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emple University</w:t>
      </w:r>
    </w:p>
    <w:p w:rsidR="00585FA3" w:rsidRDefault="00585FA3" w:rsidP="00585FA3">
      <w:pPr>
        <w:widowControl w:val="0"/>
        <w:autoSpaceDE w:val="0"/>
        <w:autoSpaceDN w:val="0"/>
        <w:adjustRightInd w:val="0"/>
        <w:spacing w:before="10" w:after="0"/>
        <w:ind w:firstLine="0"/>
        <w:rPr>
          <w:rFonts w:ascii="Times New Roman" w:hAnsi="Times New Roman"/>
          <w:sz w:val="20"/>
          <w:szCs w:val="20"/>
        </w:rPr>
      </w:pPr>
    </w:p>
    <w:p w:rsidR="00585FA3" w:rsidRDefault="00585FA3" w:rsidP="00585FA3">
      <w:pPr>
        <w:widowControl w:val="0"/>
        <w:autoSpaceDE w:val="0"/>
        <w:autoSpaceDN w:val="0"/>
        <w:adjustRightInd w:val="0"/>
        <w:spacing w:after="0"/>
        <w:ind w:firstLine="0"/>
        <w:jc w:val="both"/>
        <w:rPr>
          <w:rFonts w:ascii="Times New Roman" w:hAnsi="Times New Roman"/>
          <w:sz w:val="20"/>
          <w:szCs w:val="20"/>
        </w:rPr>
      </w:pPr>
    </w:p>
    <w:p w:rsidR="00585FA3" w:rsidRDefault="00585FA3" w:rsidP="00585FA3">
      <w:pPr>
        <w:widowControl w:val="0"/>
        <w:autoSpaceDE w:val="0"/>
        <w:autoSpaceDN w:val="0"/>
        <w:adjustRightInd w:val="0"/>
        <w:spacing w:before="9" w:after="0" w:line="240" w:lineRule="exact"/>
        <w:ind w:right="290" w:firstLine="0"/>
        <w:rPr>
          <w:rFonts w:ascii="Times New Roman" w:hAnsi="Times New Roman"/>
          <w:sz w:val="20"/>
          <w:szCs w:val="20"/>
        </w:rPr>
      </w:pPr>
      <w:r>
        <w:rPr>
          <w:rFonts w:ascii="Times New Roman" w:hAnsi="Times New Roman"/>
          <w:sz w:val="20"/>
          <w:szCs w:val="20"/>
        </w:rPr>
        <w:br w:type="column"/>
      </w:r>
      <w:r>
        <w:rPr>
          <w:rFonts w:ascii="Times New Roman" w:hAnsi="Times New Roman"/>
          <w:sz w:val="20"/>
          <w:szCs w:val="20"/>
        </w:rPr>
        <w:lastRenderedPageBreak/>
        <w:t xml:space="preserve">Ochie, Charles O., Chairperson </w:t>
      </w:r>
      <w:r>
        <w:rPr>
          <w:rFonts w:ascii="Times New Roman" w:hAnsi="Times New Roman"/>
          <w:i/>
          <w:iCs/>
          <w:sz w:val="20"/>
          <w:szCs w:val="20"/>
        </w:rPr>
        <w:t>Criminal Justice and Fo</w:t>
      </w:r>
      <w:r>
        <w:rPr>
          <w:rFonts w:ascii="Times New Roman" w:hAnsi="Times New Roman"/>
          <w:i/>
          <w:iCs/>
          <w:spacing w:val="-7"/>
          <w:sz w:val="20"/>
          <w:szCs w:val="20"/>
        </w:rPr>
        <w:t>r</w:t>
      </w:r>
      <w:r>
        <w:rPr>
          <w:rFonts w:ascii="Times New Roman" w:hAnsi="Times New Roman"/>
          <w:i/>
          <w:iCs/>
          <w:sz w:val="20"/>
          <w:szCs w:val="20"/>
        </w:rPr>
        <w:t xml:space="preserve">ensic Sciences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585FA3" w:rsidRDefault="00585FA3" w:rsidP="00585FA3">
      <w:pPr>
        <w:widowControl w:val="0"/>
        <w:autoSpaceDE w:val="0"/>
        <w:autoSpaceDN w:val="0"/>
        <w:adjustRightInd w:val="0"/>
        <w:spacing w:after="0"/>
        <w:ind w:right="290"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585FA3" w:rsidRDefault="00284C41" w:rsidP="00585FA3">
      <w:pPr>
        <w:widowControl w:val="0"/>
        <w:autoSpaceDE w:val="0"/>
        <w:autoSpaceDN w:val="0"/>
        <w:adjustRightInd w:val="0"/>
        <w:spacing w:before="10" w:after="0"/>
        <w:ind w:right="290" w:firstLine="0"/>
        <w:rPr>
          <w:rFonts w:ascii="Times New Roman" w:hAnsi="Times New Roman"/>
          <w:sz w:val="20"/>
          <w:szCs w:val="20"/>
        </w:rPr>
      </w:pPr>
      <w:r w:rsidRPr="00284C41">
        <w:rPr>
          <w:rFonts w:ascii="Times New Roman" w:hAnsi="Times New Roman"/>
          <w:i/>
          <w:iCs/>
          <w:noProof/>
          <w:sz w:val="20"/>
          <w:szCs w:val="20"/>
        </w:rPr>
        <w:pict>
          <v:shape id="_x0000_s7850" type="#_x0000_t202" style="position:absolute;margin-left:521.25pt;margin-top:11.2pt;width:1in;height:679.5pt;z-index:-251248128;mso-position-horizontal-relative:page" o:allowincell="f" filled="f" stroked="f">
            <v:textbox style="layout-flow:vertical;mso-next-textbox:#_x0000_s7850" inset="0,0,0,0">
              <w:txbxContent>
                <w:p w:rsidR="00E410E0" w:rsidRDefault="00E410E0" w:rsidP="00012CE9">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sidR="00585FA3">
        <w:rPr>
          <w:rFonts w:ascii="Times New Roman" w:hAnsi="Times New Roman"/>
          <w:sz w:val="20"/>
          <w:szCs w:val="20"/>
        </w:rPr>
        <w:t>Ph.D., Oklahoma State University</w:t>
      </w:r>
    </w:p>
    <w:p w:rsidR="00585FA3" w:rsidRDefault="00585FA3" w:rsidP="00585FA3">
      <w:pPr>
        <w:widowControl w:val="0"/>
        <w:autoSpaceDE w:val="0"/>
        <w:autoSpaceDN w:val="0"/>
        <w:adjustRightInd w:val="0"/>
        <w:spacing w:before="10" w:after="0" w:line="240" w:lineRule="exact"/>
        <w:ind w:right="317" w:firstLine="0"/>
        <w:rPr>
          <w:rFonts w:ascii="Times New Roman" w:hAnsi="Times New Roman"/>
          <w:sz w:val="24"/>
          <w:szCs w:val="24"/>
        </w:rPr>
      </w:pPr>
    </w:p>
    <w:p w:rsidR="00585FA3" w:rsidRPr="0012240A" w:rsidRDefault="00585FA3" w:rsidP="00585FA3">
      <w:pPr>
        <w:widowControl w:val="0"/>
        <w:autoSpaceDE w:val="0"/>
        <w:autoSpaceDN w:val="0"/>
        <w:adjustRightInd w:val="0"/>
        <w:spacing w:after="0"/>
        <w:ind w:right="317" w:firstLine="0"/>
        <w:rPr>
          <w:rFonts w:ascii="Times New Roman" w:hAnsi="Times New Roman"/>
          <w:color w:val="FF0000"/>
          <w:sz w:val="20"/>
          <w:szCs w:val="20"/>
        </w:rPr>
      </w:pPr>
      <w:r w:rsidRPr="0012240A">
        <w:rPr>
          <w:rFonts w:ascii="Times New Roman" w:hAnsi="Times New Roman"/>
          <w:color w:val="FF0000"/>
          <w:sz w:val="20"/>
          <w:szCs w:val="20"/>
        </w:rPr>
        <w:t>Rogers, Michael, Chairperson</w:t>
      </w:r>
    </w:p>
    <w:p w:rsidR="00585FA3" w:rsidRPr="0012240A" w:rsidRDefault="00585FA3" w:rsidP="00585FA3">
      <w:pPr>
        <w:widowControl w:val="0"/>
        <w:autoSpaceDE w:val="0"/>
        <w:autoSpaceDN w:val="0"/>
        <w:adjustRightInd w:val="0"/>
        <w:spacing w:before="10" w:after="0" w:line="250" w:lineRule="auto"/>
        <w:ind w:right="317" w:firstLine="0"/>
        <w:rPr>
          <w:rFonts w:ascii="Times New Roman" w:hAnsi="Times New Roman"/>
          <w:color w:val="FF0000"/>
          <w:sz w:val="20"/>
          <w:szCs w:val="20"/>
        </w:rPr>
      </w:pPr>
      <w:r w:rsidRPr="0012240A">
        <w:rPr>
          <w:rFonts w:ascii="Times New Roman" w:hAnsi="Times New Roman"/>
          <w:i/>
          <w:iCs/>
          <w:color w:val="FF0000"/>
          <w:sz w:val="20"/>
          <w:szCs w:val="20"/>
        </w:rPr>
        <w:t>Business</w:t>
      </w:r>
      <w:r w:rsidRPr="0012240A">
        <w:rPr>
          <w:rFonts w:ascii="Times New Roman" w:hAnsi="Times New Roman"/>
          <w:i/>
          <w:iCs/>
          <w:color w:val="FF0000"/>
          <w:spacing w:val="-4"/>
          <w:sz w:val="20"/>
          <w:szCs w:val="20"/>
        </w:rPr>
        <w:t xml:space="preserve"> </w:t>
      </w:r>
      <w:r w:rsidRPr="0012240A">
        <w:rPr>
          <w:rFonts w:ascii="Times New Roman" w:hAnsi="Times New Roman"/>
          <w:i/>
          <w:iCs/>
          <w:color w:val="FF0000"/>
          <w:sz w:val="20"/>
          <w:szCs w:val="20"/>
        </w:rPr>
        <w:t xml:space="preserve">Administration </w:t>
      </w:r>
    </w:p>
    <w:p w:rsidR="00585FA3" w:rsidRPr="0012240A" w:rsidRDefault="00585FA3" w:rsidP="00585FA3">
      <w:pPr>
        <w:widowControl w:val="0"/>
        <w:autoSpaceDE w:val="0"/>
        <w:autoSpaceDN w:val="0"/>
        <w:adjustRightInd w:val="0"/>
        <w:spacing w:before="10" w:after="0" w:line="250" w:lineRule="auto"/>
        <w:ind w:right="317" w:firstLine="0"/>
        <w:rPr>
          <w:rFonts w:ascii="Times New Roman" w:hAnsi="Times New Roman"/>
          <w:color w:val="FF0000"/>
          <w:sz w:val="20"/>
          <w:szCs w:val="20"/>
        </w:rPr>
      </w:pPr>
      <w:r w:rsidRPr="0012240A">
        <w:rPr>
          <w:rFonts w:ascii="Times New Roman" w:hAnsi="Times New Roman"/>
          <w:color w:val="FF0000"/>
          <w:sz w:val="20"/>
          <w:szCs w:val="20"/>
        </w:rPr>
        <w:t>B.S., M.S., Ph.D., University of Tennessee</w:t>
      </w:r>
    </w:p>
    <w:p w:rsidR="00585FA3" w:rsidRDefault="00585FA3" w:rsidP="00585FA3">
      <w:pPr>
        <w:widowControl w:val="0"/>
        <w:autoSpaceDE w:val="0"/>
        <w:autoSpaceDN w:val="0"/>
        <w:adjustRightInd w:val="0"/>
        <w:spacing w:before="10" w:after="0" w:line="240" w:lineRule="exact"/>
        <w:ind w:right="317" w:firstLine="0"/>
        <w:rPr>
          <w:rFonts w:ascii="Times New Roman" w:hAnsi="Times New Roman"/>
          <w:sz w:val="24"/>
          <w:szCs w:val="24"/>
        </w:rPr>
      </w:pPr>
    </w:p>
    <w:p w:rsidR="00585FA3" w:rsidRDefault="00585FA3" w:rsidP="00585FA3">
      <w:pPr>
        <w:widowControl w:val="0"/>
        <w:autoSpaceDE w:val="0"/>
        <w:autoSpaceDN w:val="0"/>
        <w:adjustRightInd w:val="0"/>
        <w:spacing w:after="0" w:line="250" w:lineRule="auto"/>
        <w:ind w:right="317" w:firstLine="0"/>
        <w:rPr>
          <w:rFonts w:ascii="Times New Roman" w:hAnsi="Times New Roman"/>
          <w:sz w:val="20"/>
          <w:szCs w:val="20"/>
        </w:rPr>
      </w:pPr>
      <w:r>
        <w:rPr>
          <w:rFonts w:ascii="Times New Roman" w:hAnsi="Times New Roman"/>
          <w:sz w:val="20"/>
          <w:szCs w:val="20"/>
        </w:rPr>
        <w:t xml:space="preserve">Roosta, Seyed H., Chairperson </w:t>
      </w:r>
    </w:p>
    <w:p w:rsidR="00585FA3" w:rsidRDefault="00585FA3" w:rsidP="00585FA3">
      <w:pPr>
        <w:widowControl w:val="0"/>
        <w:autoSpaceDE w:val="0"/>
        <w:autoSpaceDN w:val="0"/>
        <w:adjustRightInd w:val="0"/>
        <w:spacing w:after="0" w:line="250" w:lineRule="auto"/>
        <w:ind w:right="317" w:firstLine="0"/>
        <w:rPr>
          <w:rFonts w:ascii="Times New Roman" w:hAnsi="Times New Roman"/>
          <w:i/>
          <w:iCs/>
          <w:sz w:val="20"/>
          <w:szCs w:val="20"/>
        </w:rPr>
      </w:pPr>
      <w:r>
        <w:rPr>
          <w:rFonts w:ascii="Times New Roman" w:hAnsi="Times New Roman"/>
          <w:i/>
          <w:iCs/>
          <w:sz w:val="20"/>
          <w:szCs w:val="20"/>
        </w:rPr>
        <w:t xml:space="preserve">Mathematics and Computer Science </w:t>
      </w:r>
    </w:p>
    <w:p w:rsidR="00585FA3" w:rsidRDefault="00585FA3" w:rsidP="00585FA3">
      <w:pPr>
        <w:widowControl w:val="0"/>
        <w:autoSpaceDE w:val="0"/>
        <w:autoSpaceDN w:val="0"/>
        <w:adjustRightInd w:val="0"/>
        <w:spacing w:after="0" w:line="250" w:lineRule="auto"/>
        <w:ind w:right="317" w:firstLine="0"/>
        <w:rPr>
          <w:rFonts w:ascii="Times New Roman" w:hAnsi="Times New Roman"/>
          <w:sz w:val="20"/>
          <w:szCs w:val="20"/>
        </w:rPr>
      </w:pPr>
      <w:r>
        <w:rPr>
          <w:rFonts w:ascii="Times New Roman" w:hAnsi="Times New Roman"/>
          <w:sz w:val="20"/>
          <w:szCs w:val="20"/>
        </w:rPr>
        <w:t>B.S.,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ehran University</w:t>
      </w:r>
    </w:p>
    <w:p w:rsidR="00585FA3" w:rsidRDefault="00585FA3" w:rsidP="00585FA3">
      <w:pPr>
        <w:widowControl w:val="0"/>
        <w:autoSpaceDE w:val="0"/>
        <w:autoSpaceDN w:val="0"/>
        <w:adjustRightInd w:val="0"/>
        <w:spacing w:after="0"/>
        <w:ind w:right="317" w:firstLine="0"/>
        <w:rPr>
          <w:rFonts w:ascii="Times New Roman" w:hAnsi="Times New Roman"/>
          <w:sz w:val="20"/>
          <w:szCs w:val="20"/>
        </w:rPr>
      </w:pPr>
      <w:r>
        <w:rPr>
          <w:rFonts w:ascii="Times New Roman" w:hAnsi="Times New Roman"/>
          <w:sz w:val="20"/>
          <w:szCs w:val="20"/>
        </w:rPr>
        <w:t>M.S., Ph.D., University of Iowa</w:t>
      </w:r>
    </w:p>
    <w:p w:rsidR="00585FA3" w:rsidRDefault="00585FA3" w:rsidP="00585FA3">
      <w:pPr>
        <w:widowControl w:val="0"/>
        <w:autoSpaceDE w:val="0"/>
        <w:autoSpaceDN w:val="0"/>
        <w:adjustRightInd w:val="0"/>
        <w:spacing w:before="10" w:after="0" w:line="240" w:lineRule="exact"/>
        <w:ind w:right="317" w:firstLine="0"/>
        <w:rPr>
          <w:rFonts w:ascii="Times New Roman" w:hAnsi="Times New Roman"/>
          <w:sz w:val="24"/>
          <w:szCs w:val="24"/>
        </w:rPr>
      </w:pPr>
    </w:p>
    <w:p w:rsidR="00585FA3" w:rsidRPr="0012240A" w:rsidRDefault="00585FA3" w:rsidP="00585FA3">
      <w:pPr>
        <w:widowControl w:val="0"/>
        <w:autoSpaceDE w:val="0"/>
        <w:autoSpaceDN w:val="0"/>
        <w:adjustRightInd w:val="0"/>
        <w:spacing w:after="0" w:line="250" w:lineRule="auto"/>
        <w:ind w:right="317" w:firstLine="0"/>
        <w:rPr>
          <w:rFonts w:ascii="Times New Roman" w:hAnsi="Times New Roman"/>
          <w:color w:val="FF0000"/>
          <w:sz w:val="20"/>
          <w:szCs w:val="20"/>
        </w:rPr>
      </w:pPr>
      <w:r w:rsidRPr="0012240A">
        <w:rPr>
          <w:rFonts w:ascii="Times New Roman" w:hAnsi="Times New Roman"/>
          <w:color w:val="FF0000"/>
          <w:sz w:val="20"/>
          <w:szCs w:val="20"/>
        </w:rPr>
        <w:t xml:space="preserve">Amankwaa, Adansi A., </w:t>
      </w:r>
      <w:r>
        <w:rPr>
          <w:rFonts w:ascii="Times New Roman" w:hAnsi="Times New Roman"/>
          <w:color w:val="FF0000"/>
          <w:sz w:val="20"/>
          <w:szCs w:val="20"/>
        </w:rPr>
        <w:t xml:space="preserve"> </w:t>
      </w:r>
      <w:r w:rsidRPr="0012240A">
        <w:rPr>
          <w:rFonts w:ascii="Times New Roman" w:hAnsi="Times New Roman"/>
          <w:color w:val="FF0000"/>
          <w:sz w:val="20"/>
          <w:szCs w:val="20"/>
        </w:rPr>
        <w:t xml:space="preserve">Interim Chairperson </w:t>
      </w:r>
    </w:p>
    <w:p w:rsidR="00585FA3" w:rsidRPr="0012240A" w:rsidRDefault="00585FA3" w:rsidP="00585FA3">
      <w:pPr>
        <w:widowControl w:val="0"/>
        <w:autoSpaceDE w:val="0"/>
        <w:autoSpaceDN w:val="0"/>
        <w:adjustRightInd w:val="0"/>
        <w:spacing w:after="0" w:line="250" w:lineRule="auto"/>
        <w:ind w:right="317" w:firstLine="0"/>
        <w:rPr>
          <w:rFonts w:ascii="Times New Roman" w:hAnsi="Times New Roman"/>
          <w:i/>
          <w:iCs/>
          <w:color w:val="FF0000"/>
          <w:sz w:val="20"/>
          <w:szCs w:val="20"/>
        </w:rPr>
      </w:pPr>
      <w:r w:rsidRPr="0012240A">
        <w:rPr>
          <w:rFonts w:ascii="Times New Roman" w:hAnsi="Times New Roman"/>
          <w:i/>
          <w:iCs/>
          <w:color w:val="FF0000"/>
          <w:sz w:val="20"/>
          <w:szCs w:val="20"/>
        </w:rPr>
        <w:t>Behavioral Sciences</w:t>
      </w:r>
    </w:p>
    <w:p w:rsidR="00585FA3" w:rsidRPr="0012240A" w:rsidRDefault="00585FA3" w:rsidP="00585FA3">
      <w:pPr>
        <w:widowControl w:val="0"/>
        <w:autoSpaceDE w:val="0"/>
        <w:autoSpaceDN w:val="0"/>
        <w:adjustRightInd w:val="0"/>
        <w:spacing w:after="0" w:line="250" w:lineRule="auto"/>
        <w:ind w:right="317" w:firstLine="0"/>
        <w:rPr>
          <w:rFonts w:ascii="Times New Roman" w:hAnsi="Times New Roman"/>
          <w:color w:val="FF0000"/>
          <w:sz w:val="20"/>
          <w:szCs w:val="20"/>
        </w:rPr>
      </w:pPr>
      <w:r w:rsidRPr="0012240A">
        <w:rPr>
          <w:rFonts w:ascii="Times New Roman" w:hAnsi="Times New Roman"/>
          <w:i/>
          <w:iCs/>
          <w:color w:val="FF0000"/>
          <w:sz w:val="20"/>
          <w:szCs w:val="20"/>
        </w:rPr>
        <w:t xml:space="preserve"> </w:t>
      </w:r>
      <w:r w:rsidRPr="0012240A">
        <w:rPr>
          <w:rFonts w:ascii="Times New Roman" w:hAnsi="Times New Roman"/>
          <w:color w:val="FF0000"/>
          <w:sz w:val="20"/>
          <w:szCs w:val="20"/>
        </w:rPr>
        <w:t>B.A., University of Ghana</w:t>
      </w:r>
    </w:p>
    <w:p w:rsidR="00585FA3" w:rsidRPr="0012240A" w:rsidRDefault="00585FA3" w:rsidP="00585FA3">
      <w:pPr>
        <w:widowControl w:val="0"/>
        <w:autoSpaceDE w:val="0"/>
        <w:autoSpaceDN w:val="0"/>
        <w:adjustRightInd w:val="0"/>
        <w:spacing w:after="0"/>
        <w:ind w:right="317" w:firstLine="0"/>
        <w:rPr>
          <w:rFonts w:ascii="Times New Roman" w:hAnsi="Times New Roman"/>
          <w:color w:val="FF0000"/>
          <w:sz w:val="20"/>
          <w:szCs w:val="20"/>
        </w:rPr>
      </w:pPr>
      <w:r w:rsidRPr="0012240A">
        <w:rPr>
          <w:rFonts w:ascii="Times New Roman" w:hAnsi="Times New Roman"/>
          <w:color w:val="FF0000"/>
          <w:sz w:val="20"/>
          <w:szCs w:val="20"/>
        </w:rPr>
        <w:t>M.A., Lakehead University</w:t>
      </w:r>
    </w:p>
    <w:p w:rsidR="00585FA3" w:rsidRDefault="00585FA3" w:rsidP="00585FA3">
      <w:pPr>
        <w:widowControl w:val="0"/>
        <w:autoSpaceDE w:val="0"/>
        <w:autoSpaceDN w:val="0"/>
        <w:adjustRightInd w:val="0"/>
        <w:spacing w:before="10" w:after="0"/>
        <w:ind w:right="317" w:firstLine="0"/>
        <w:rPr>
          <w:rFonts w:ascii="Times New Roman" w:hAnsi="Times New Roman"/>
          <w:sz w:val="20"/>
          <w:szCs w:val="20"/>
        </w:rPr>
      </w:pPr>
      <w:r w:rsidRPr="0012240A">
        <w:rPr>
          <w:rFonts w:ascii="Times New Roman" w:hAnsi="Times New Roman"/>
          <w:color w:val="FF0000"/>
          <w:sz w:val="20"/>
          <w:szCs w:val="20"/>
        </w:rPr>
        <w:t>Ph.D.,</w:t>
      </w:r>
      <w:r w:rsidRPr="0012240A">
        <w:rPr>
          <w:rFonts w:ascii="Times New Roman" w:hAnsi="Times New Roman"/>
          <w:color w:val="FF0000"/>
          <w:spacing w:val="-4"/>
          <w:sz w:val="20"/>
          <w:szCs w:val="20"/>
        </w:rPr>
        <w:t xml:space="preserve"> </w:t>
      </w:r>
      <w:r w:rsidRPr="0012240A">
        <w:rPr>
          <w:rFonts w:ascii="Times New Roman" w:hAnsi="Times New Roman"/>
          <w:color w:val="FF0000"/>
          <w:sz w:val="20"/>
          <w:szCs w:val="20"/>
        </w:rPr>
        <w:t>Florida State University</w:t>
      </w:r>
    </w:p>
    <w:p w:rsidR="00585FA3" w:rsidRDefault="00585FA3" w:rsidP="00585FA3">
      <w:pPr>
        <w:widowControl w:val="0"/>
        <w:autoSpaceDE w:val="0"/>
        <w:autoSpaceDN w:val="0"/>
        <w:adjustRightInd w:val="0"/>
        <w:spacing w:before="10" w:after="0" w:line="240" w:lineRule="exact"/>
        <w:ind w:right="317" w:firstLine="0"/>
        <w:rPr>
          <w:rFonts w:ascii="Times New Roman" w:hAnsi="Times New Roman"/>
          <w:sz w:val="24"/>
          <w:szCs w:val="24"/>
        </w:rPr>
      </w:pPr>
    </w:p>
    <w:p w:rsidR="00585FA3" w:rsidRDefault="00585FA3" w:rsidP="00585FA3">
      <w:pPr>
        <w:widowControl w:val="0"/>
        <w:autoSpaceDE w:val="0"/>
        <w:autoSpaceDN w:val="0"/>
        <w:adjustRightInd w:val="0"/>
        <w:spacing w:after="0"/>
        <w:ind w:right="317" w:firstLine="0"/>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Richard, Chairperson</w:t>
      </w:r>
    </w:p>
    <w:p w:rsidR="00585FA3" w:rsidRDefault="00585FA3" w:rsidP="00585FA3">
      <w:pPr>
        <w:widowControl w:val="0"/>
        <w:autoSpaceDE w:val="0"/>
        <w:autoSpaceDN w:val="0"/>
        <w:adjustRightInd w:val="0"/>
        <w:spacing w:before="10" w:after="0"/>
        <w:ind w:right="317" w:firstLine="0"/>
        <w:rPr>
          <w:rFonts w:ascii="Times New Roman" w:hAnsi="Times New Roman"/>
          <w:sz w:val="20"/>
          <w:szCs w:val="20"/>
        </w:rPr>
      </w:pPr>
      <w:r>
        <w:rPr>
          <w:rFonts w:ascii="Times New Roman" w:hAnsi="Times New Roman"/>
          <w:i/>
          <w:iCs/>
          <w:sz w:val="20"/>
          <w:szCs w:val="20"/>
        </w:rPr>
        <w:t>Health, Physical Education &amp; Rec</w:t>
      </w:r>
      <w:r>
        <w:rPr>
          <w:rFonts w:ascii="Times New Roman" w:hAnsi="Times New Roman"/>
          <w:i/>
          <w:iCs/>
          <w:spacing w:val="-8"/>
          <w:sz w:val="20"/>
          <w:szCs w:val="20"/>
        </w:rPr>
        <w:t>r</w:t>
      </w:r>
      <w:r>
        <w:rPr>
          <w:rFonts w:ascii="Times New Roman" w:hAnsi="Times New Roman"/>
          <w:i/>
          <w:iCs/>
          <w:sz w:val="20"/>
          <w:szCs w:val="20"/>
        </w:rPr>
        <w:t>eation</w:t>
      </w:r>
    </w:p>
    <w:p w:rsidR="00585FA3" w:rsidRDefault="00585FA3" w:rsidP="00585FA3">
      <w:pPr>
        <w:widowControl w:val="0"/>
        <w:autoSpaceDE w:val="0"/>
        <w:autoSpaceDN w:val="0"/>
        <w:adjustRightInd w:val="0"/>
        <w:spacing w:before="10" w:after="0"/>
        <w:ind w:right="317" w:firstLine="0"/>
        <w:rPr>
          <w:rFonts w:ascii="Times New Roman" w:hAnsi="Times New Roman"/>
          <w:sz w:val="20"/>
          <w:szCs w:val="20"/>
        </w:rPr>
      </w:pPr>
      <w:r>
        <w:rPr>
          <w:rFonts w:ascii="Times New Roman" w:hAnsi="Times New Roman"/>
          <w:sz w:val="20"/>
          <w:szCs w:val="20"/>
        </w:rPr>
        <w:t>B.S., M.Ed., Ed.D., University of Geo</w:t>
      </w:r>
      <w:r>
        <w:rPr>
          <w:rFonts w:ascii="Times New Roman" w:hAnsi="Times New Roman"/>
          <w:spacing w:val="-4"/>
          <w:sz w:val="20"/>
          <w:szCs w:val="20"/>
        </w:rPr>
        <w:t>r</w:t>
      </w:r>
      <w:r>
        <w:rPr>
          <w:rFonts w:ascii="Times New Roman" w:hAnsi="Times New Roman"/>
          <w:sz w:val="20"/>
          <w:szCs w:val="20"/>
        </w:rPr>
        <w:t>gia</w:t>
      </w:r>
    </w:p>
    <w:p w:rsidR="00585FA3" w:rsidRDefault="00585FA3" w:rsidP="00585FA3">
      <w:pPr>
        <w:widowControl w:val="0"/>
        <w:autoSpaceDE w:val="0"/>
        <w:autoSpaceDN w:val="0"/>
        <w:adjustRightInd w:val="0"/>
        <w:spacing w:before="10" w:after="0"/>
        <w:rPr>
          <w:rFonts w:ascii="Times New Roman" w:hAnsi="Times New Roman"/>
          <w:sz w:val="20"/>
          <w:szCs w:val="20"/>
        </w:rPr>
      </w:pPr>
    </w:p>
    <w:p w:rsidR="00C655F4" w:rsidRPr="004B400E" w:rsidRDefault="00C655F4" w:rsidP="004B400E">
      <w:pPr>
        <w:pStyle w:val="Heading1"/>
        <w:spacing w:before="0"/>
        <w:ind w:firstLine="0"/>
        <w:rPr>
          <w:rFonts w:ascii="Impact" w:hAnsi="Impact" w:cs="Impact"/>
          <w:color w:val="808080" w:themeColor="background1" w:themeShade="80"/>
          <w:sz w:val="32"/>
          <w:szCs w:val="32"/>
        </w:rPr>
      </w:pPr>
      <w:bookmarkStart w:id="555" w:name="_Toc294969808"/>
      <w:r w:rsidRPr="004B400E">
        <w:rPr>
          <w:rFonts w:ascii="Impact" w:hAnsi="Impact" w:cs="Impact"/>
          <w:color w:val="808080" w:themeColor="background1" w:themeShade="80"/>
          <w:sz w:val="32"/>
          <w:szCs w:val="32"/>
        </w:rPr>
        <w:t>Administrative</w:t>
      </w:r>
      <w:r w:rsidRPr="004B400E">
        <w:rPr>
          <w:rFonts w:ascii="Impact" w:hAnsi="Impact" w:cs="Impact"/>
          <w:color w:val="808080" w:themeColor="background1" w:themeShade="80"/>
          <w:spacing w:val="-1"/>
          <w:sz w:val="32"/>
          <w:szCs w:val="32"/>
        </w:rPr>
        <w:t xml:space="preserve"> </w:t>
      </w:r>
      <w:r w:rsidRPr="004B400E">
        <w:rPr>
          <w:rFonts w:ascii="Impact" w:hAnsi="Impact" w:cs="Impact"/>
          <w:color w:val="808080" w:themeColor="background1" w:themeShade="80"/>
          <w:sz w:val="32"/>
          <w:szCs w:val="32"/>
        </w:rPr>
        <w:t>Suppo</w:t>
      </w:r>
      <w:r w:rsidRPr="004B400E">
        <w:rPr>
          <w:rFonts w:ascii="Impact" w:hAnsi="Impact" w:cs="Impact"/>
          <w:color w:val="808080" w:themeColor="background1" w:themeShade="80"/>
          <w:spacing w:val="6"/>
          <w:sz w:val="32"/>
          <w:szCs w:val="32"/>
        </w:rPr>
        <w:t>r</w:t>
      </w:r>
      <w:r w:rsidRPr="004B400E">
        <w:rPr>
          <w:rFonts w:ascii="Impact" w:hAnsi="Impact" w:cs="Impact"/>
          <w:color w:val="808080" w:themeColor="background1" w:themeShade="80"/>
          <w:sz w:val="32"/>
          <w:szCs w:val="32"/>
        </w:rPr>
        <w:t>t Staff</w:t>
      </w:r>
      <w:bookmarkEnd w:id="555"/>
    </w:p>
    <w:p w:rsidR="00C655F4" w:rsidRDefault="00C655F4" w:rsidP="00C655F4">
      <w:pPr>
        <w:widowControl w:val="0"/>
        <w:autoSpaceDE w:val="0"/>
        <w:autoSpaceDN w:val="0"/>
        <w:adjustRightInd w:val="0"/>
        <w:spacing w:before="3" w:after="0" w:line="260" w:lineRule="exact"/>
        <w:ind w:right="-68" w:hanging="3"/>
        <w:jc w:val="both"/>
        <w:rPr>
          <w:rFonts w:ascii="Impact" w:hAnsi="Impact" w:cs="Impact"/>
          <w:sz w:val="26"/>
          <w:szCs w:val="26"/>
        </w:rPr>
      </w:pPr>
    </w:p>
    <w:p w:rsidR="00C655F4" w:rsidRDefault="00C655F4" w:rsidP="00C655F4">
      <w:pPr>
        <w:widowControl w:val="0"/>
        <w:autoSpaceDE w:val="0"/>
        <w:autoSpaceDN w:val="0"/>
        <w:adjustRightInd w:val="0"/>
        <w:spacing w:after="0"/>
        <w:ind w:right="-68" w:hanging="3"/>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rice, Gwinetta, Director</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i/>
          <w:iCs/>
          <w:sz w:val="20"/>
          <w:szCs w:val="20"/>
        </w:rPr>
        <w:t>Student</w:t>
      </w:r>
      <w:r>
        <w:rPr>
          <w:rFonts w:ascii="Times New Roman" w:hAnsi="Times New Roman"/>
          <w:i/>
          <w:iCs/>
          <w:spacing w:val="-4"/>
          <w:sz w:val="20"/>
          <w:szCs w:val="20"/>
        </w:rPr>
        <w:t xml:space="preserve"> </w:t>
      </w:r>
      <w:r>
        <w:rPr>
          <w:rFonts w:ascii="Times New Roman" w:hAnsi="Times New Roman"/>
          <w:i/>
          <w:iCs/>
          <w:sz w:val="20"/>
          <w:szCs w:val="20"/>
        </w:rPr>
        <w:t>Activities</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sz w:val="20"/>
          <w:szCs w:val="20"/>
        </w:rPr>
        <w:t>B.S., M.B.A.,</w:t>
      </w:r>
      <w:r>
        <w:rPr>
          <w:rFonts w:ascii="Times New Roman" w:hAnsi="Times New Roman"/>
          <w:spacing w:val="-11"/>
          <w:sz w:val="20"/>
          <w:szCs w:val="20"/>
        </w:rPr>
        <w:t xml:space="preserve"> </w:t>
      </w:r>
      <w:r>
        <w:rPr>
          <w:rFonts w:ascii="Times New Roman" w:hAnsi="Times New Roman"/>
          <w:sz w:val="20"/>
          <w:szCs w:val="20"/>
        </w:rPr>
        <w:t>Albany State University</w:t>
      </w:r>
    </w:p>
    <w:p w:rsidR="00C655F4" w:rsidRDefault="00C655F4" w:rsidP="00C655F4">
      <w:pPr>
        <w:widowControl w:val="0"/>
        <w:autoSpaceDE w:val="0"/>
        <w:autoSpaceDN w:val="0"/>
        <w:adjustRightInd w:val="0"/>
        <w:spacing w:before="10" w:after="0" w:line="240" w:lineRule="exact"/>
        <w:ind w:right="-68" w:hanging="3"/>
        <w:jc w:val="both"/>
        <w:rPr>
          <w:rFonts w:ascii="Times New Roman" w:hAnsi="Times New Roman"/>
          <w:sz w:val="24"/>
          <w:szCs w:val="24"/>
        </w:rPr>
      </w:pPr>
    </w:p>
    <w:p w:rsidR="00C655F4" w:rsidRDefault="00C655F4" w:rsidP="00C655F4">
      <w:pPr>
        <w:widowControl w:val="0"/>
        <w:autoSpaceDE w:val="0"/>
        <w:autoSpaceDN w:val="0"/>
        <w:adjustRightInd w:val="0"/>
        <w:spacing w:after="0"/>
        <w:ind w:right="-68" w:hanging="3"/>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Glorya E., Director</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i/>
          <w:iCs/>
          <w:sz w:val="20"/>
          <w:szCs w:val="20"/>
        </w:rPr>
        <w:t>Ca</w:t>
      </w:r>
      <w:r>
        <w:rPr>
          <w:rFonts w:ascii="Times New Roman" w:hAnsi="Times New Roman"/>
          <w:i/>
          <w:iCs/>
          <w:spacing w:val="-7"/>
          <w:sz w:val="20"/>
          <w:szCs w:val="20"/>
        </w:rPr>
        <w:t>r</w:t>
      </w:r>
      <w:r>
        <w:rPr>
          <w:rFonts w:ascii="Times New Roman" w:hAnsi="Times New Roman"/>
          <w:i/>
          <w:iCs/>
          <w:sz w:val="20"/>
          <w:szCs w:val="20"/>
        </w:rPr>
        <w:t>eer Services</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Albany State College</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sz w:val="20"/>
          <w:szCs w:val="20"/>
        </w:rPr>
        <w:t>M.Ed., University of Geo</w:t>
      </w:r>
      <w:r>
        <w:rPr>
          <w:rFonts w:ascii="Times New Roman" w:hAnsi="Times New Roman"/>
          <w:spacing w:val="-4"/>
          <w:sz w:val="20"/>
          <w:szCs w:val="20"/>
        </w:rPr>
        <w:t>r</w:t>
      </w:r>
      <w:r>
        <w:rPr>
          <w:rFonts w:ascii="Times New Roman" w:hAnsi="Times New Roman"/>
          <w:sz w:val="20"/>
          <w:szCs w:val="20"/>
        </w:rPr>
        <w:t>gia</w:t>
      </w:r>
    </w:p>
    <w:p w:rsidR="00C655F4" w:rsidRDefault="00C655F4" w:rsidP="00C655F4">
      <w:pPr>
        <w:widowControl w:val="0"/>
        <w:autoSpaceDE w:val="0"/>
        <w:autoSpaceDN w:val="0"/>
        <w:adjustRightInd w:val="0"/>
        <w:spacing w:before="10" w:after="0" w:line="240" w:lineRule="exact"/>
        <w:ind w:right="-68" w:hanging="3"/>
        <w:jc w:val="both"/>
        <w:rPr>
          <w:rFonts w:ascii="Times New Roman" w:hAnsi="Times New Roman"/>
          <w:sz w:val="24"/>
          <w:szCs w:val="24"/>
        </w:rPr>
      </w:pPr>
    </w:p>
    <w:p w:rsidR="00C655F4" w:rsidRPr="002E4512" w:rsidRDefault="00C655F4" w:rsidP="00C655F4">
      <w:pPr>
        <w:spacing w:after="0"/>
        <w:ind w:right="-68" w:hanging="3"/>
        <w:jc w:val="both"/>
        <w:rPr>
          <w:rFonts w:ascii="Times New Roman" w:hAnsi="Times New Roman"/>
          <w:color w:val="FF0000"/>
          <w:sz w:val="20"/>
          <w:szCs w:val="20"/>
        </w:rPr>
      </w:pPr>
      <w:r w:rsidRPr="002E4512">
        <w:rPr>
          <w:rFonts w:ascii="Times New Roman" w:hAnsi="Times New Roman"/>
          <w:color w:val="FF0000"/>
          <w:sz w:val="20"/>
          <w:szCs w:val="20"/>
        </w:rPr>
        <w:t>White, William, Major</w:t>
      </w:r>
    </w:p>
    <w:p w:rsidR="00C655F4" w:rsidRPr="002E4512" w:rsidRDefault="00C655F4" w:rsidP="00C655F4">
      <w:pPr>
        <w:spacing w:after="0"/>
        <w:ind w:right="-68" w:hanging="3"/>
        <w:jc w:val="both"/>
        <w:rPr>
          <w:rFonts w:ascii="Times New Roman" w:hAnsi="Times New Roman"/>
          <w:color w:val="FF0000"/>
          <w:sz w:val="20"/>
          <w:szCs w:val="20"/>
        </w:rPr>
      </w:pPr>
      <w:r w:rsidRPr="002E4512">
        <w:rPr>
          <w:rFonts w:ascii="Times New Roman" w:hAnsi="Times New Roman"/>
          <w:color w:val="FF0000"/>
          <w:sz w:val="20"/>
          <w:szCs w:val="20"/>
        </w:rPr>
        <w:t>Chair, Military Science/ROTC</w:t>
      </w:r>
    </w:p>
    <w:p w:rsidR="00C655F4" w:rsidRPr="002E4512" w:rsidRDefault="00C655F4" w:rsidP="00C655F4">
      <w:pPr>
        <w:spacing w:after="0"/>
        <w:ind w:right="-68" w:hanging="3"/>
        <w:jc w:val="both"/>
        <w:rPr>
          <w:rFonts w:ascii="Times New Roman" w:hAnsi="Times New Roman"/>
          <w:color w:val="FF0000"/>
          <w:sz w:val="20"/>
          <w:szCs w:val="20"/>
        </w:rPr>
      </w:pPr>
      <w:r w:rsidRPr="002E4512">
        <w:rPr>
          <w:rFonts w:ascii="Times New Roman" w:hAnsi="Times New Roman"/>
          <w:color w:val="FF0000"/>
          <w:sz w:val="20"/>
          <w:szCs w:val="20"/>
        </w:rPr>
        <w:t>B.S.  -  Troy State University</w:t>
      </w:r>
    </w:p>
    <w:p w:rsidR="00C655F4" w:rsidRPr="002E4512" w:rsidRDefault="00C655F4" w:rsidP="00C655F4">
      <w:pPr>
        <w:spacing w:after="0"/>
        <w:ind w:right="-68" w:hanging="3"/>
        <w:jc w:val="both"/>
        <w:rPr>
          <w:rFonts w:ascii="Times New Roman" w:hAnsi="Times New Roman"/>
          <w:color w:val="FF0000"/>
          <w:sz w:val="20"/>
          <w:szCs w:val="20"/>
        </w:rPr>
      </w:pPr>
      <w:r w:rsidRPr="002E4512">
        <w:rPr>
          <w:rFonts w:ascii="Times New Roman" w:hAnsi="Times New Roman"/>
          <w:color w:val="FF0000"/>
          <w:sz w:val="20"/>
          <w:szCs w:val="20"/>
        </w:rPr>
        <w:t>M.S.  - Troy State University</w:t>
      </w:r>
    </w:p>
    <w:p w:rsidR="00C655F4" w:rsidRPr="002E4512" w:rsidRDefault="00C655F4" w:rsidP="00C655F4">
      <w:pPr>
        <w:spacing w:after="0"/>
        <w:ind w:right="-68" w:hanging="3"/>
        <w:jc w:val="both"/>
        <w:rPr>
          <w:rFonts w:ascii="Times New Roman" w:hAnsi="Times New Roman"/>
          <w:color w:val="FF0000"/>
          <w:sz w:val="20"/>
          <w:szCs w:val="20"/>
        </w:rPr>
      </w:pPr>
      <w:r w:rsidRPr="002E4512">
        <w:rPr>
          <w:rFonts w:ascii="Times New Roman" w:hAnsi="Times New Roman"/>
          <w:color w:val="FF0000"/>
          <w:sz w:val="20"/>
          <w:szCs w:val="20"/>
        </w:rPr>
        <w:t>M.A.  - University of Buffalo</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p>
    <w:p w:rsidR="00C655F4" w:rsidRDefault="00C655F4" w:rsidP="00C655F4">
      <w:pPr>
        <w:widowControl w:val="0"/>
        <w:autoSpaceDE w:val="0"/>
        <w:autoSpaceDN w:val="0"/>
        <w:adjustRightInd w:val="0"/>
        <w:spacing w:after="0"/>
        <w:ind w:right="-68" w:hanging="3"/>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ownsend, Bonisha, Interim Director</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i/>
          <w:iCs/>
          <w:sz w:val="20"/>
          <w:szCs w:val="20"/>
        </w:rPr>
        <w:t>Housing and Residence Life</w:t>
      </w:r>
    </w:p>
    <w:p w:rsidR="00C655F4" w:rsidRDefault="00C655F4" w:rsidP="00C655F4">
      <w:pPr>
        <w:widowControl w:val="0"/>
        <w:autoSpaceDE w:val="0"/>
        <w:autoSpaceDN w:val="0"/>
        <w:adjustRightInd w:val="0"/>
        <w:spacing w:before="10" w:after="0"/>
        <w:ind w:right="-68" w:hanging="3"/>
        <w:jc w:val="both"/>
        <w:rPr>
          <w:rFonts w:ascii="Times New Roman" w:hAnsi="Times New Roman"/>
          <w:sz w:val="20"/>
          <w:szCs w:val="20"/>
        </w:rPr>
      </w:pPr>
      <w:r>
        <w:rPr>
          <w:rFonts w:ascii="Times New Roman" w:hAnsi="Times New Roman"/>
          <w:sz w:val="20"/>
          <w:szCs w:val="20"/>
        </w:rPr>
        <w:t>B.A., Central State University</w:t>
      </w:r>
    </w:p>
    <w:p w:rsidR="00C655F4" w:rsidRDefault="00C655F4" w:rsidP="00C655F4">
      <w:pPr>
        <w:widowControl w:val="0"/>
        <w:autoSpaceDE w:val="0"/>
        <w:autoSpaceDN w:val="0"/>
        <w:adjustRightInd w:val="0"/>
        <w:spacing w:before="10" w:after="0" w:line="240" w:lineRule="exact"/>
        <w:ind w:right="-68" w:hanging="3"/>
        <w:jc w:val="both"/>
        <w:rPr>
          <w:rFonts w:ascii="Times New Roman" w:hAnsi="Times New Roman"/>
          <w:sz w:val="24"/>
          <w:szCs w:val="24"/>
        </w:rPr>
      </w:pPr>
    </w:p>
    <w:p w:rsidR="00C655F4" w:rsidRDefault="00C655F4" w:rsidP="00C655F4">
      <w:pPr>
        <w:widowControl w:val="0"/>
        <w:autoSpaceDE w:val="0"/>
        <w:autoSpaceDN w:val="0"/>
        <w:adjustRightInd w:val="0"/>
        <w:spacing w:after="0"/>
        <w:ind w:right="-68" w:hanging="3"/>
        <w:jc w:val="both"/>
        <w:rPr>
          <w:rFonts w:ascii="Times New Roman" w:hAnsi="Times New Roman"/>
          <w:sz w:val="20"/>
          <w:szCs w:val="20"/>
        </w:rPr>
      </w:pPr>
      <w:r>
        <w:rPr>
          <w:rFonts w:ascii="Times New Roman" w:hAnsi="Times New Roman"/>
          <w:sz w:val="20"/>
          <w:szCs w:val="20"/>
        </w:rPr>
        <w:t>Grant, Steve, Director</w:t>
      </w:r>
    </w:p>
    <w:p w:rsidR="00C655F4" w:rsidRDefault="00C655F4" w:rsidP="00C655F4">
      <w:pPr>
        <w:widowControl w:val="0"/>
        <w:autoSpaceDE w:val="0"/>
        <w:autoSpaceDN w:val="0"/>
        <w:adjustRightInd w:val="0"/>
        <w:spacing w:before="10" w:after="0" w:line="250" w:lineRule="auto"/>
        <w:ind w:right="-68" w:hanging="3"/>
        <w:jc w:val="both"/>
        <w:rPr>
          <w:rFonts w:ascii="Times New Roman" w:hAnsi="Times New Roman"/>
          <w:sz w:val="20"/>
          <w:szCs w:val="20"/>
        </w:rPr>
      </w:pPr>
      <w:r>
        <w:rPr>
          <w:rFonts w:ascii="Times New Roman" w:hAnsi="Times New Roman"/>
          <w:i/>
          <w:iCs/>
          <w:sz w:val="20"/>
          <w:szCs w:val="20"/>
        </w:rPr>
        <w:t>human Resou</w:t>
      </w:r>
      <w:r>
        <w:rPr>
          <w:rFonts w:ascii="Times New Roman" w:hAnsi="Times New Roman"/>
          <w:i/>
          <w:iCs/>
          <w:spacing w:val="-7"/>
          <w:sz w:val="20"/>
          <w:szCs w:val="20"/>
        </w:rPr>
        <w:t>r</w:t>
      </w:r>
      <w:r>
        <w:rPr>
          <w:rFonts w:ascii="Times New Roman" w:hAnsi="Times New Roman"/>
          <w:i/>
          <w:iCs/>
          <w:sz w:val="20"/>
          <w:szCs w:val="20"/>
        </w:rPr>
        <w:t xml:space="preserve">ces Management </w:t>
      </w:r>
      <w:r>
        <w:rPr>
          <w:rFonts w:ascii="Times New Roman" w:hAnsi="Times New Roman"/>
          <w:sz w:val="20"/>
          <w:szCs w:val="20"/>
        </w:rPr>
        <w:t>B.A., Geo</w:t>
      </w:r>
      <w:r>
        <w:rPr>
          <w:rFonts w:ascii="Times New Roman" w:hAnsi="Times New Roman"/>
          <w:spacing w:val="-4"/>
          <w:sz w:val="20"/>
          <w:szCs w:val="20"/>
        </w:rPr>
        <w:t>r</w:t>
      </w:r>
      <w:r>
        <w:rPr>
          <w:rFonts w:ascii="Times New Roman" w:hAnsi="Times New Roman"/>
          <w:sz w:val="20"/>
          <w:szCs w:val="20"/>
        </w:rPr>
        <w:t>gia State University M.B.A., Columbia College</w:t>
      </w:r>
    </w:p>
    <w:p w:rsidR="00585FA3" w:rsidRDefault="00585FA3" w:rsidP="00585FA3">
      <w:pPr>
        <w:widowControl w:val="0"/>
        <w:autoSpaceDE w:val="0"/>
        <w:autoSpaceDN w:val="0"/>
        <w:adjustRightInd w:val="0"/>
        <w:spacing w:before="10" w:after="0"/>
        <w:rPr>
          <w:rFonts w:ascii="Times New Roman" w:hAnsi="Times New Roman"/>
          <w:sz w:val="20"/>
          <w:szCs w:val="20"/>
        </w:rPr>
      </w:pPr>
    </w:p>
    <w:p w:rsidR="00585FA3" w:rsidRDefault="00585FA3" w:rsidP="00585FA3">
      <w:pPr>
        <w:widowControl w:val="0"/>
        <w:autoSpaceDE w:val="0"/>
        <w:autoSpaceDN w:val="0"/>
        <w:adjustRightInd w:val="0"/>
        <w:spacing w:before="10" w:after="0"/>
        <w:rPr>
          <w:rFonts w:ascii="Times New Roman" w:hAnsi="Times New Roman"/>
          <w:sz w:val="20"/>
          <w:szCs w:val="20"/>
        </w:rPr>
      </w:pPr>
    </w:p>
    <w:p w:rsidR="00585FA3" w:rsidRDefault="00585FA3" w:rsidP="00585FA3">
      <w:pPr>
        <w:widowControl w:val="0"/>
        <w:autoSpaceDE w:val="0"/>
        <w:autoSpaceDN w:val="0"/>
        <w:adjustRightInd w:val="0"/>
        <w:spacing w:before="10" w:after="0"/>
        <w:rPr>
          <w:rFonts w:ascii="Times New Roman" w:hAnsi="Times New Roman"/>
          <w:sz w:val="20"/>
          <w:szCs w:val="20"/>
        </w:rPr>
        <w:sectPr w:rsidR="00585FA3" w:rsidSect="00585FA3">
          <w:type w:val="continuous"/>
          <w:pgSz w:w="12240" w:h="15840"/>
          <w:pgMar w:top="240" w:right="1710" w:bottom="0" w:left="1440" w:header="720" w:footer="720" w:gutter="0"/>
          <w:cols w:num="2" w:space="720" w:equalWidth="0">
            <w:col w:w="4339" w:space="321"/>
            <w:col w:w="4430"/>
          </w:cols>
          <w:noEndnote/>
        </w:sectPr>
      </w:pPr>
    </w:p>
    <w:tbl>
      <w:tblPr>
        <w:tblW w:w="0" w:type="auto"/>
        <w:tblInd w:w="-720" w:type="dxa"/>
        <w:tblLayout w:type="fixed"/>
        <w:tblCellMar>
          <w:left w:w="0" w:type="dxa"/>
          <w:right w:w="0" w:type="dxa"/>
        </w:tblCellMar>
        <w:tblLook w:val="0000"/>
      </w:tblPr>
      <w:tblGrid>
        <w:gridCol w:w="1610"/>
        <w:gridCol w:w="4560"/>
        <w:gridCol w:w="4000"/>
      </w:tblGrid>
      <w:tr w:rsidR="00585FA3" w:rsidRPr="00FA7AC7" w:rsidTr="000B2EEA">
        <w:trPr>
          <w:trHeight w:hRule="exact" w:val="235"/>
        </w:trPr>
        <w:tc>
          <w:tcPr>
            <w:tcW w:w="161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before="24" w:after="0" w:line="320" w:lineRule="exact"/>
              <w:ind w:left="1278" w:right="512" w:firstLine="102"/>
              <w:rPr>
                <w:rFonts w:ascii="Times New Roman" w:hAnsi="Times New Roman"/>
                <w:sz w:val="24"/>
                <w:szCs w:val="24"/>
              </w:rPr>
            </w:pPr>
            <w:r w:rsidRPr="00FA7AC7">
              <w:rPr>
                <w:rFonts w:ascii="Times New Roman" w:hAnsi="Times New Roman"/>
                <w:b/>
                <w:bCs/>
                <w:color w:val="363435"/>
                <w:sz w:val="34"/>
                <w:szCs w:val="34"/>
              </w:rPr>
              <w:t>A</w:t>
            </w:r>
            <w:r w:rsidR="00BF6C01">
              <w:rPr>
                <w:rFonts w:ascii="Times New Roman" w:hAnsi="Times New Roman"/>
                <w:b/>
                <w:bCs/>
                <w:color w:val="363435"/>
                <w:w w:val="102"/>
                <w:sz w:val="25"/>
                <w:szCs w:val="25"/>
              </w:rPr>
              <w:t>DMIN</w:t>
            </w:r>
            <w:r w:rsidRPr="00FA7AC7">
              <w:rPr>
                <w:rFonts w:ascii="Times New Roman" w:hAnsi="Times New Roman"/>
                <w:b/>
                <w:bCs/>
                <w:color w:val="363435"/>
                <w:w w:val="102"/>
                <w:sz w:val="25"/>
                <w:szCs w:val="25"/>
              </w:rPr>
              <w:t>ISTR</w:t>
            </w:r>
            <w:r w:rsidRPr="00FA7AC7">
              <w:rPr>
                <w:rFonts w:ascii="Times New Roman" w:hAnsi="Times New Roman"/>
                <w:b/>
                <w:bCs/>
                <w:color w:val="363435"/>
                <w:spacing w:val="-19"/>
                <w:w w:val="102"/>
                <w:sz w:val="25"/>
                <w:szCs w:val="25"/>
              </w:rPr>
              <w:t>A</w:t>
            </w:r>
            <w:r w:rsidRPr="00FA7AC7">
              <w:rPr>
                <w:rFonts w:ascii="Times New Roman" w:hAnsi="Times New Roman"/>
                <w:b/>
                <w:bCs/>
                <w:color w:val="363435"/>
                <w:spacing w:val="-5"/>
                <w:w w:val="102"/>
                <w:sz w:val="25"/>
                <w:szCs w:val="25"/>
              </w:rPr>
              <w:t>T</w:t>
            </w:r>
            <w:r w:rsidRPr="00FA7AC7">
              <w:rPr>
                <w:rFonts w:ascii="Times New Roman" w:hAnsi="Times New Roman"/>
                <w:b/>
                <w:bCs/>
                <w:color w:val="363435"/>
                <w:w w:val="102"/>
                <w:sz w:val="25"/>
                <w:szCs w:val="25"/>
              </w:rPr>
              <w:t>ORS</w:t>
            </w:r>
            <w:r w:rsidRPr="00FA7AC7">
              <w:rPr>
                <w:rFonts w:ascii="Times New Roman" w:hAnsi="Times New Roman"/>
                <w:b/>
                <w:bCs/>
                <w:color w:val="363435"/>
                <w:sz w:val="34"/>
                <w:szCs w:val="34"/>
              </w:rPr>
              <w:t>/ P</w:t>
            </w:r>
            <w:r w:rsidR="00BF6C01">
              <w:rPr>
                <w:rFonts w:ascii="Times New Roman" w:hAnsi="Times New Roman"/>
                <w:b/>
                <w:bCs/>
                <w:color w:val="363435"/>
                <w:sz w:val="25"/>
                <w:szCs w:val="25"/>
              </w:rPr>
              <w:t>ERSONN</w:t>
            </w:r>
            <w:r w:rsidRPr="00FA7AC7">
              <w:rPr>
                <w:rFonts w:ascii="Times New Roman" w:hAnsi="Times New Roman"/>
                <w:b/>
                <w:bCs/>
                <w:color w:val="363435"/>
                <w:sz w:val="25"/>
                <w:szCs w:val="25"/>
              </w:rPr>
              <w:t>EL</w:t>
            </w:r>
            <w:r w:rsidRPr="00FA7AC7">
              <w:rPr>
                <w:rFonts w:ascii="Times New Roman" w:hAnsi="Times New Roman"/>
                <w:b/>
                <w:bCs/>
                <w:color w:val="363435"/>
                <w:spacing w:val="35"/>
                <w:sz w:val="25"/>
                <w:szCs w:val="25"/>
              </w:rPr>
              <w:t xml:space="preserve"> </w:t>
            </w:r>
            <w:r w:rsidRPr="00FA7AC7">
              <w:rPr>
                <w:rFonts w:ascii="Times New Roman" w:hAnsi="Times New Roman"/>
                <w:b/>
                <w:bCs/>
                <w:color w:val="363435"/>
                <w:sz w:val="34"/>
                <w:szCs w:val="34"/>
              </w:rPr>
              <w:t>E</w:t>
            </w:r>
            <w:r w:rsidRPr="00FA7AC7">
              <w:rPr>
                <w:rFonts w:ascii="Times New Roman" w:hAnsi="Times New Roman"/>
                <w:b/>
                <w:bCs/>
                <w:color w:val="363435"/>
                <w:w w:val="102"/>
                <w:sz w:val="25"/>
                <w:szCs w:val="25"/>
              </w:rPr>
              <w:t>MRITI</w:t>
            </w:r>
          </w:p>
        </w:tc>
        <w:tc>
          <w:tcPr>
            <w:tcW w:w="4000"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1610"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000"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161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000"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8" w:after="0" w:line="110" w:lineRule="exact"/>
        <w:rPr>
          <w:rFonts w:ascii="Times New Roman" w:hAnsi="Times New Roman"/>
          <w:sz w:val="11"/>
          <w:szCs w:val="11"/>
        </w:rPr>
      </w:pPr>
    </w:p>
    <w:p w:rsidR="00585FA3" w:rsidRDefault="00284C41" w:rsidP="00585FA3">
      <w:pPr>
        <w:widowControl w:val="0"/>
        <w:autoSpaceDE w:val="0"/>
        <w:autoSpaceDN w:val="0"/>
        <w:adjustRightInd w:val="0"/>
        <w:spacing w:after="0" w:line="200" w:lineRule="exact"/>
        <w:rPr>
          <w:rFonts w:ascii="Times New Roman" w:hAnsi="Times New Roman"/>
          <w:sz w:val="20"/>
          <w:szCs w:val="20"/>
        </w:rPr>
      </w:pPr>
      <w:r w:rsidRPr="00284C41">
        <w:rPr>
          <w:rFonts w:ascii="Impact" w:hAnsi="Impact" w:cs="Impact"/>
          <w:noProof/>
          <w:sz w:val="26"/>
          <w:szCs w:val="26"/>
        </w:rPr>
        <w:pict>
          <v:shape id="_x0000_s7851" type="#_x0000_t202" style="position:absolute;left:0;text-align:left;margin-left:23.25pt;margin-top:.8pt;width:1in;height:614.25pt;z-index:-251247104;mso-position-horizontal-relative:page" o:allowincell="f" filled="f" stroked="f">
            <v:textbox style="layout-flow:vertical;mso-layout-flow-alt:bottom-to-top;mso-next-textbox:#_x0000_s7851" inset="0,0,0,0">
              <w:txbxContent>
                <w:p w:rsidR="00E410E0" w:rsidRDefault="00E410E0" w:rsidP="00012CE9">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sectPr w:rsidR="00585FA3" w:rsidSect="008A7386">
          <w:footerReference w:type="even" r:id="rId75"/>
          <w:footerReference w:type="default" r:id="rId76"/>
          <w:pgSz w:w="12240" w:h="15840"/>
          <w:pgMar w:top="260" w:right="200" w:bottom="280" w:left="1300" w:header="0" w:footer="965" w:gutter="0"/>
          <w:pgNumType w:start="102"/>
          <w:cols w:space="720" w:equalWidth="0">
            <w:col w:w="10740"/>
          </w:cols>
          <w:noEndnote/>
        </w:sectPr>
      </w:pPr>
    </w:p>
    <w:p w:rsidR="00585FA3" w:rsidRDefault="00585FA3" w:rsidP="00585FA3">
      <w:pPr>
        <w:widowControl w:val="0"/>
        <w:autoSpaceDE w:val="0"/>
        <w:autoSpaceDN w:val="0"/>
        <w:adjustRightInd w:val="0"/>
        <w:spacing w:after="0" w:line="240" w:lineRule="exact"/>
        <w:rPr>
          <w:rFonts w:ascii="Times New Roman" w:hAnsi="Times New Roman"/>
          <w:sz w:val="24"/>
          <w:szCs w:val="24"/>
        </w:rPr>
      </w:pPr>
    </w:p>
    <w:p w:rsidR="00585FA3" w:rsidRDefault="00585FA3" w:rsidP="00C655F4">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Qawi</w:t>
      </w:r>
      <w:r>
        <w:rPr>
          <w:rFonts w:ascii="Times New Roman" w:hAnsi="Times New Roman"/>
          <w:spacing w:val="-13"/>
          <w:sz w:val="20"/>
          <w:szCs w:val="20"/>
        </w:rPr>
        <w:t>y</w:t>
      </w:r>
      <w:r>
        <w:rPr>
          <w:rFonts w:ascii="Times New Roman" w:hAnsi="Times New Roman"/>
          <w:sz w:val="20"/>
          <w:szCs w:val="20"/>
        </w:rPr>
        <w:t>, Qadriyyah, Director</w:t>
      </w:r>
    </w:p>
    <w:p w:rsidR="00585FA3" w:rsidRDefault="00585FA3" w:rsidP="00C655F4">
      <w:pPr>
        <w:widowControl w:val="0"/>
        <w:autoSpaceDE w:val="0"/>
        <w:autoSpaceDN w:val="0"/>
        <w:adjustRightInd w:val="0"/>
        <w:spacing w:before="10" w:after="0"/>
        <w:ind w:left="360" w:firstLine="0"/>
        <w:rPr>
          <w:rFonts w:ascii="Times New Roman" w:hAnsi="Times New Roman"/>
          <w:sz w:val="20"/>
          <w:szCs w:val="20"/>
        </w:rPr>
      </w:pPr>
      <w:r>
        <w:rPr>
          <w:rFonts w:ascii="Times New Roman" w:hAnsi="Times New Roman"/>
          <w:i/>
          <w:iCs/>
          <w:sz w:val="20"/>
          <w:szCs w:val="20"/>
        </w:rPr>
        <w:t>Advisement Center</w:t>
      </w:r>
    </w:p>
    <w:p w:rsidR="00585FA3" w:rsidRDefault="00585FA3" w:rsidP="00C655F4">
      <w:pPr>
        <w:widowControl w:val="0"/>
        <w:autoSpaceDE w:val="0"/>
        <w:autoSpaceDN w:val="0"/>
        <w:adjustRightInd w:val="0"/>
        <w:spacing w:before="10" w:after="0"/>
        <w:ind w:left="360" w:firstLine="0"/>
        <w:rPr>
          <w:rFonts w:ascii="Times New Roman" w:hAnsi="Times New Roman"/>
          <w:sz w:val="20"/>
          <w:szCs w:val="20"/>
        </w:rPr>
      </w:pPr>
      <w:r>
        <w:rPr>
          <w:rFonts w:ascii="Times New Roman" w:hAnsi="Times New Roman"/>
          <w:sz w:val="20"/>
          <w:szCs w:val="20"/>
        </w:rPr>
        <w:t>B.S., M.Ed.,</w:t>
      </w:r>
      <w:r>
        <w:rPr>
          <w:rFonts w:ascii="Times New Roman" w:hAnsi="Times New Roman"/>
          <w:spacing w:val="-11"/>
          <w:sz w:val="20"/>
          <w:szCs w:val="20"/>
        </w:rPr>
        <w:t xml:space="preserve"> </w:t>
      </w:r>
      <w:r>
        <w:rPr>
          <w:rFonts w:ascii="Times New Roman" w:hAnsi="Times New Roman"/>
          <w:sz w:val="20"/>
          <w:szCs w:val="20"/>
        </w:rPr>
        <w:t>Albany State University</w:t>
      </w:r>
    </w:p>
    <w:p w:rsidR="00585FA3" w:rsidRDefault="00585FA3" w:rsidP="00C655F4">
      <w:pPr>
        <w:widowControl w:val="0"/>
        <w:autoSpaceDE w:val="0"/>
        <w:autoSpaceDN w:val="0"/>
        <w:adjustRightInd w:val="0"/>
        <w:spacing w:before="10" w:after="0" w:line="240" w:lineRule="exact"/>
        <w:ind w:left="360" w:firstLine="0"/>
        <w:rPr>
          <w:rFonts w:ascii="Times New Roman" w:hAnsi="Times New Roman"/>
          <w:sz w:val="24"/>
          <w:szCs w:val="24"/>
        </w:rPr>
      </w:pPr>
    </w:p>
    <w:p w:rsidR="00585FA3" w:rsidRPr="002E4512" w:rsidRDefault="00585FA3" w:rsidP="00C655F4">
      <w:pPr>
        <w:spacing w:after="0"/>
        <w:ind w:left="360" w:firstLine="0"/>
        <w:rPr>
          <w:rFonts w:ascii="Times New Roman" w:hAnsi="Times New Roman"/>
          <w:color w:val="FF0000"/>
          <w:sz w:val="20"/>
          <w:szCs w:val="20"/>
        </w:rPr>
      </w:pPr>
      <w:r w:rsidRPr="002E4512">
        <w:rPr>
          <w:rFonts w:ascii="Times New Roman" w:hAnsi="Times New Roman"/>
          <w:color w:val="FF0000"/>
          <w:sz w:val="20"/>
          <w:szCs w:val="20"/>
        </w:rPr>
        <w:t>Phillips, Vicki, Director</w:t>
      </w:r>
    </w:p>
    <w:p w:rsidR="00585FA3" w:rsidRPr="002E4512" w:rsidRDefault="00585FA3" w:rsidP="00BF6C01">
      <w:pPr>
        <w:spacing w:after="0"/>
        <w:ind w:firstLine="360"/>
        <w:rPr>
          <w:rFonts w:ascii="Times New Roman" w:hAnsi="Times New Roman"/>
          <w:i/>
          <w:iCs/>
          <w:color w:val="FF0000"/>
          <w:sz w:val="20"/>
          <w:szCs w:val="20"/>
        </w:rPr>
      </w:pPr>
      <w:r>
        <w:rPr>
          <w:rFonts w:ascii="Times New Roman" w:hAnsi="Times New Roman"/>
          <w:i/>
          <w:iCs/>
          <w:color w:val="FF0000"/>
          <w:sz w:val="20"/>
          <w:szCs w:val="20"/>
        </w:rPr>
        <w:t xml:space="preserve"> </w:t>
      </w:r>
      <w:r w:rsidRPr="002E4512">
        <w:rPr>
          <w:rFonts w:ascii="Times New Roman" w:hAnsi="Times New Roman"/>
          <w:i/>
          <w:iCs/>
          <w:color w:val="FF0000"/>
          <w:sz w:val="20"/>
          <w:szCs w:val="20"/>
        </w:rPr>
        <w:t>Student Health Services</w:t>
      </w:r>
    </w:p>
    <w:p w:rsidR="00585FA3" w:rsidRPr="002E4512" w:rsidRDefault="00585FA3" w:rsidP="00C655F4">
      <w:pPr>
        <w:spacing w:after="0"/>
        <w:ind w:left="360" w:firstLine="0"/>
        <w:rPr>
          <w:rFonts w:ascii="Times New Roman" w:hAnsi="Times New Roman"/>
          <w:color w:val="FF0000"/>
          <w:sz w:val="20"/>
          <w:szCs w:val="20"/>
        </w:rPr>
      </w:pPr>
      <w:r w:rsidRPr="002E4512">
        <w:rPr>
          <w:rFonts w:ascii="Times New Roman" w:hAnsi="Times New Roman"/>
          <w:color w:val="FF0000"/>
          <w:sz w:val="20"/>
          <w:szCs w:val="20"/>
        </w:rPr>
        <w:t>B.S.N.,M.S.N., Albany State University</w:t>
      </w:r>
    </w:p>
    <w:p w:rsidR="00585FA3" w:rsidRPr="002E4512" w:rsidRDefault="00585FA3" w:rsidP="00C655F4">
      <w:pPr>
        <w:spacing w:after="0"/>
        <w:ind w:left="360" w:firstLine="0"/>
        <w:rPr>
          <w:rFonts w:ascii="Times New Roman" w:hAnsi="Times New Roman"/>
          <w:color w:val="FF0000"/>
          <w:sz w:val="20"/>
          <w:szCs w:val="20"/>
        </w:rPr>
      </w:pPr>
      <w:r w:rsidRPr="002E4512">
        <w:rPr>
          <w:rFonts w:ascii="Times New Roman" w:hAnsi="Times New Roman"/>
          <w:color w:val="FF0000"/>
          <w:sz w:val="20"/>
          <w:szCs w:val="20"/>
        </w:rPr>
        <w:t>D.N.P., Medical College of Georgia</w:t>
      </w:r>
    </w:p>
    <w:p w:rsidR="00585FA3" w:rsidRDefault="00585FA3" w:rsidP="00C655F4">
      <w:pPr>
        <w:widowControl w:val="0"/>
        <w:autoSpaceDE w:val="0"/>
        <w:autoSpaceDN w:val="0"/>
        <w:adjustRightInd w:val="0"/>
        <w:spacing w:before="8" w:after="0" w:line="220" w:lineRule="exact"/>
        <w:ind w:left="360" w:firstLine="0"/>
        <w:rPr>
          <w:rFonts w:ascii="Times New Roman" w:hAnsi="Times New Roman"/>
        </w:rPr>
      </w:pPr>
    </w:p>
    <w:p w:rsidR="00585FA3" w:rsidRPr="004B400E" w:rsidRDefault="00585FA3" w:rsidP="004B400E">
      <w:pPr>
        <w:pStyle w:val="Heading1"/>
        <w:spacing w:before="0"/>
        <w:ind w:firstLine="360"/>
        <w:rPr>
          <w:rFonts w:ascii="Impact" w:hAnsi="Impact" w:cs="Impact"/>
          <w:color w:val="808080" w:themeColor="background1" w:themeShade="80"/>
          <w:sz w:val="32"/>
          <w:szCs w:val="32"/>
        </w:rPr>
      </w:pPr>
      <w:bookmarkStart w:id="556" w:name="_Toc294969809"/>
      <w:r w:rsidRPr="004B400E">
        <w:rPr>
          <w:rFonts w:ascii="Impact" w:hAnsi="Impact" w:cs="Impact"/>
          <w:color w:val="808080" w:themeColor="background1" w:themeShade="80"/>
          <w:sz w:val="32"/>
          <w:szCs w:val="32"/>
        </w:rPr>
        <w:t>Personnel Emeriti</w:t>
      </w:r>
      <w:bookmarkEnd w:id="556"/>
    </w:p>
    <w:p w:rsidR="00585FA3" w:rsidRDefault="00585FA3" w:rsidP="00C655F4">
      <w:pPr>
        <w:widowControl w:val="0"/>
        <w:autoSpaceDE w:val="0"/>
        <w:autoSpaceDN w:val="0"/>
        <w:adjustRightInd w:val="0"/>
        <w:spacing w:before="3" w:after="0" w:line="260" w:lineRule="exact"/>
        <w:ind w:left="360" w:firstLine="0"/>
        <w:rPr>
          <w:rFonts w:ascii="Impact" w:hAnsi="Impact" w:cs="Impact"/>
          <w:sz w:val="26"/>
          <w:szCs w:val="26"/>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Anderson,</w:t>
      </w:r>
      <w:r>
        <w:rPr>
          <w:rFonts w:ascii="Times New Roman" w:hAnsi="Times New Roman"/>
          <w:color w:val="363435"/>
          <w:spacing w:val="-4"/>
          <w:sz w:val="20"/>
          <w:szCs w:val="20"/>
        </w:rPr>
        <w:t xml:space="preserve"> </w:t>
      </w:r>
      <w:r>
        <w:rPr>
          <w:rFonts w:ascii="Times New Roman" w:hAnsi="Times New Roman"/>
          <w:color w:val="363435"/>
          <w:sz w:val="20"/>
          <w:szCs w:val="20"/>
        </w:rPr>
        <w:t>Thelma D.</w:t>
      </w:r>
    </w:p>
    <w:p w:rsidR="00585FA3" w:rsidRDefault="00585FA3"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585FA3" w:rsidRDefault="00585FA3"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 Oakwood College</w:t>
      </w:r>
    </w:p>
    <w:p w:rsidR="00585FA3" w:rsidRDefault="00585FA3"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M.B.E., University of Oklahoma</w:t>
      </w:r>
    </w:p>
    <w:p w:rsidR="00585FA3" w:rsidRDefault="00585FA3"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Oklahoma</w:t>
      </w:r>
    </w:p>
    <w:p w:rsidR="00585FA3" w:rsidRDefault="00585FA3" w:rsidP="00C655F4">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Bacon, Egbert</w:t>
      </w:r>
    </w:p>
    <w:p w:rsidR="00585FA3" w:rsidRDefault="00585FA3" w:rsidP="00C655F4">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College M.M., University of Michigan Ed.D., University of Oklahoma</w:t>
      </w:r>
    </w:p>
    <w:p w:rsidR="00585FA3" w:rsidRDefault="00585FA3" w:rsidP="00C655F4">
      <w:pPr>
        <w:widowControl w:val="0"/>
        <w:autoSpaceDE w:val="0"/>
        <w:autoSpaceDN w:val="0"/>
        <w:adjustRightInd w:val="0"/>
        <w:spacing w:after="0" w:line="240" w:lineRule="exact"/>
        <w:ind w:left="36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Bealing, Sara</w:t>
      </w:r>
    </w:p>
    <w:p w:rsidR="00585FA3" w:rsidRDefault="00585FA3"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585FA3" w:rsidRDefault="00585FA3" w:rsidP="00C655F4">
      <w:pPr>
        <w:widowControl w:val="0"/>
        <w:autoSpaceDE w:val="0"/>
        <w:autoSpaceDN w:val="0"/>
        <w:adjustRightInd w:val="0"/>
        <w:spacing w:before="10" w:after="0" w:line="250" w:lineRule="auto"/>
        <w:ind w:left="360" w:firstLine="0"/>
        <w:rPr>
          <w:rFonts w:ascii="Times New Roman" w:hAnsi="Times New Roman"/>
          <w:color w:val="363435"/>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M.Ed.,</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ennessee State University Ph.D., Florida State University</w:t>
      </w:r>
    </w:p>
    <w:p w:rsidR="00C655F4" w:rsidRDefault="00C655F4" w:rsidP="00C655F4">
      <w:pPr>
        <w:widowControl w:val="0"/>
        <w:autoSpaceDE w:val="0"/>
        <w:autoSpaceDN w:val="0"/>
        <w:adjustRightInd w:val="0"/>
        <w:spacing w:before="10" w:after="0" w:line="250" w:lineRule="auto"/>
        <w:ind w:left="360" w:firstLine="0"/>
        <w:rPr>
          <w:rFonts w:ascii="Times New Roman" w:hAnsi="Times New Roman"/>
          <w:color w:val="363435"/>
          <w:sz w:val="20"/>
          <w:szCs w:val="20"/>
        </w:rPr>
      </w:pPr>
    </w:p>
    <w:p w:rsidR="00C655F4" w:rsidRDefault="00C655F4" w:rsidP="00C655F4">
      <w:pPr>
        <w:widowControl w:val="0"/>
        <w:autoSpaceDE w:val="0"/>
        <w:autoSpaceDN w:val="0"/>
        <w:adjustRightInd w:val="0"/>
        <w:spacing w:before="26" w:after="0"/>
        <w:ind w:left="360" w:firstLine="0"/>
        <w:rPr>
          <w:rFonts w:ascii="Times New Roman" w:hAnsi="Times New Roman"/>
          <w:color w:val="000000"/>
          <w:sz w:val="20"/>
          <w:szCs w:val="20"/>
        </w:rPr>
      </w:pPr>
      <w:r w:rsidRPr="0012240A">
        <w:rPr>
          <w:rFonts w:ascii="Times New Roman" w:hAnsi="Times New Roman"/>
          <w:color w:val="FF0000"/>
          <w:sz w:val="20"/>
          <w:szCs w:val="20"/>
        </w:rPr>
        <w:t>*</w:t>
      </w:r>
      <w:r>
        <w:rPr>
          <w:rFonts w:ascii="Times New Roman" w:hAnsi="Times New Roman"/>
          <w:color w:val="363435"/>
          <w:sz w:val="20"/>
          <w:szCs w:val="20"/>
        </w:rPr>
        <w:t>Benson, Ernest</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C655F4" w:rsidRDefault="00284C41" w:rsidP="00C655F4">
      <w:pPr>
        <w:widowControl w:val="0"/>
        <w:autoSpaceDE w:val="0"/>
        <w:autoSpaceDN w:val="0"/>
        <w:adjustRightInd w:val="0"/>
        <w:spacing w:before="10" w:after="0"/>
        <w:ind w:left="360" w:firstLine="0"/>
        <w:rPr>
          <w:rFonts w:ascii="Times New Roman" w:hAnsi="Times New Roman"/>
          <w:color w:val="000000"/>
          <w:sz w:val="20"/>
          <w:szCs w:val="20"/>
        </w:rPr>
      </w:pPr>
      <w:r w:rsidRPr="00284C41">
        <w:rPr>
          <w:noProof/>
        </w:rPr>
        <w:pict>
          <v:rect id="_x0000_s7844" style="position:absolute;left:0;text-align:left;margin-left:317.3pt;margin-top:-66.7pt;width:31pt;height:31pt;z-index:-251250176;mso-position-horizontal-relative:page" o:allowincell="f" filled="f" stroked="f">
            <v:textbox style="mso-next-textbox:#_x0000_s7844" inset="0,0,0,0">
              <w:txbxContent>
                <w:p w:rsidR="00E410E0" w:rsidRDefault="00E410E0" w:rsidP="00C655F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2980"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E410E0" w:rsidRDefault="00E410E0" w:rsidP="00C655F4">
                  <w:pPr>
                    <w:widowControl w:val="0"/>
                    <w:autoSpaceDE w:val="0"/>
                    <w:autoSpaceDN w:val="0"/>
                    <w:adjustRightInd w:val="0"/>
                    <w:spacing w:after="0"/>
                    <w:rPr>
                      <w:rFonts w:ascii="Times New Roman" w:hAnsi="Times New Roman"/>
                      <w:sz w:val="24"/>
                      <w:szCs w:val="24"/>
                    </w:rPr>
                  </w:pPr>
                </w:p>
              </w:txbxContent>
            </v:textbox>
            <w10:wrap anchorx="page"/>
          </v:rect>
        </w:pict>
      </w:r>
      <w:r w:rsidR="00C655F4">
        <w:rPr>
          <w:rFonts w:ascii="Times New Roman" w:hAnsi="Times New Roman"/>
          <w:i/>
          <w:iCs/>
          <w:color w:val="363435"/>
          <w:spacing w:val="-15"/>
          <w:sz w:val="20"/>
          <w:szCs w:val="20"/>
        </w:rPr>
        <w:t>V</w:t>
      </w:r>
      <w:r w:rsidR="00C655F4">
        <w:rPr>
          <w:rFonts w:ascii="Times New Roman" w:hAnsi="Times New Roman"/>
          <w:i/>
          <w:iCs/>
          <w:color w:val="363435"/>
          <w:sz w:val="20"/>
          <w:szCs w:val="20"/>
        </w:rPr>
        <w:t>ice P</w:t>
      </w:r>
      <w:r w:rsidR="00C655F4">
        <w:rPr>
          <w:rFonts w:ascii="Times New Roman" w:hAnsi="Times New Roman"/>
          <w:i/>
          <w:iCs/>
          <w:color w:val="363435"/>
          <w:spacing w:val="-7"/>
          <w:sz w:val="20"/>
          <w:szCs w:val="20"/>
        </w:rPr>
        <w:t>r</w:t>
      </w:r>
      <w:r w:rsidR="00C655F4">
        <w:rPr>
          <w:rFonts w:ascii="Times New Roman" w:hAnsi="Times New Roman"/>
          <w:i/>
          <w:iCs/>
          <w:color w:val="363435"/>
          <w:sz w:val="20"/>
          <w:szCs w:val="20"/>
        </w:rPr>
        <w:t>esident Emeritus of</w:t>
      </w:r>
      <w:r w:rsidR="00C655F4">
        <w:rPr>
          <w:rFonts w:ascii="Times New Roman" w:hAnsi="Times New Roman"/>
          <w:i/>
          <w:iCs/>
          <w:color w:val="363435"/>
          <w:spacing w:val="-4"/>
          <w:sz w:val="20"/>
          <w:szCs w:val="20"/>
        </w:rPr>
        <w:t xml:space="preserve"> </w:t>
      </w:r>
      <w:r w:rsidR="00C655F4">
        <w:rPr>
          <w:rFonts w:ascii="Times New Roman" w:hAnsi="Times New Roman"/>
          <w:i/>
          <w:iCs/>
          <w:color w:val="363435"/>
          <w:sz w:val="20"/>
          <w:szCs w:val="20"/>
        </w:rPr>
        <w:t>Academic</w:t>
      </w:r>
      <w:r w:rsidR="00C655F4">
        <w:rPr>
          <w:rFonts w:ascii="Times New Roman" w:hAnsi="Times New Roman"/>
          <w:i/>
          <w:iCs/>
          <w:color w:val="363435"/>
          <w:spacing w:val="-4"/>
          <w:sz w:val="20"/>
          <w:szCs w:val="20"/>
        </w:rPr>
        <w:t xml:space="preserve"> </w:t>
      </w:r>
      <w:r w:rsidR="00C655F4">
        <w:rPr>
          <w:rFonts w:ascii="Times New Roman" w:hAnsi="Times New Roman"/>
          <w:i/>
          <w:iCs/>
          <w:color w:val="363435"/>
          <w:sz w:val="20"/>
          <w:szCs w:val="20"/>
        </w:rPr>
        <w:t>Affairs</w:t>
      </w:r>
    </w:p>
    <w:p w:rsidR="00C655F4" w:rsidRDefault="00C655F4" w:rsidP="00C655F4">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color w:val="363435"/>
          <w:sz w:val="20"/>
          <w:szCs w:val="20"/>
        </w:rPr>
        <w:t>B.S., University of Evansville M.A., Indiana University 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C655F4" w:rsidRDefault="00C655F4" w:rsidP="00C655F4">
      <w:pPr>
        <w:widowControl w:val="0"/>
        <w:autoSpaceDE w:val="0"/>
        <w:autoSpaceDN w:val="0"/>
        <w:adjustRightInd w:val="0"/>
        <w:spacing w:after="0" w:line="240" w:lineRule="exact"/>
        <w:ind w:left="360"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Benson, Sara J.</w:t>
      </w:r>
    </w:p>
    <w:p w:rsidR="00C655F4" w:rsidRDefault="00C655F4" w:rsidP="00C655F4">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Businnes Edu- cation</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Albany State University</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M.B.E., Geo</w:t>
      </w:r>
      <w:r>
        <w:rPr>
          <w:rFonts w:ascii="Times New Roman" w:hAnsi="Times New Roman"/>
          <w:i/>
          <w:iCs/>
          <w:color w:val="363435"/>
          <w:spacing w:val="-7"/>
          <w:sz w:val="20"/>
          <w:szCs w:val="20"/>
        </w:rPr>
        <w:t>r</w:t>
      </w:r>
      <w:r>
        <w:rPr>
          <w:rFonts w:ascii="Times New Roman" w:hAnsi="Times New Roman"/>
          <w:i/>
          <w:iCs/>
          <w:color w:val="363435"/>
          <w:sz w:val="20"/>
          <w:szCs w:val="20"/>
        </w:rPr>
        <w:t>gia State University</w:t>
      </w:r>
    </w:p>
    <w:p w:rsidR="00C655F4" w:rsidRDefault="00C655F4" w:rsidP="00C655F4">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Berr</w:t>
      </w:r>
      <w:r>
        <w:rPr>
          <w:rFonts w:ascii="Times New Roman" w:hAnsi="Times New Roman"/>
          <w:i/>
          <w:iCs/>
          <w:color w:val="363435"/>
          <w:spacing w:val="-11"/>
          <w:sz w:val="20"/>
          <w:szCs w:val="20"/>
        </w:rPr>
        <w:t>y</w:t>
      </w:r>
      <w:r>
        <w:rPr>
          <w:rFonts w:ascii="Times New Roman" w:hAnsi="Times New Roman"/>
          <w:i/>
          <w:iCs/>
          <w:color w:val="363435"/>
          <w:sz w:val="20"/>
          <w:szCs w:val="20"/>
        </w:rPr>
        <w: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Arthur R.</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Associate Professor Emeritus of</w:t>
      </w:r>
      <w:r>
        <w:rPr>
          <w:rFonts w:ascii="Times New Roman" w:hAnsi="Times New Roman"/>
          <w:color w:val="363435"/>
          <w:spacing w:val="-11"/>
          <w:sz w:val="20"/>
          <w:szCs w:val="20"/>
        </w:rPr>
        <w:t xml:space="preserve"> </w:t>
      </w:r>
      <w:r>
        <w:rPr>
          <w:rFonts w:ascii="Times New Roman" w:hAnsi="Times New Roman"/>
          <w:color w:val="363435"/>
          <w:sz w:val="20"/>
          <w:szCs w:val="20"/>
        </w:rPr>
        <w:t>Art</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Fisk University</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C655F4" w:rsidRDefault="00C655F4" w:rsidP="00C655F4">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*Black, Billy C.</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Emeritus</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M.S., Ph.D., Iowa State University</w:t>
      </w:r>
    </w:p>
    <w:p w:rsidR="00C655F4" w:rsidRDefault="00C655F4" w:rsidP="00C655F4">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*Blaylock, Christine D.</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C655F4" w:rsidRDefault="00C655F4" w:rsidP="00C655F4">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Indiana University</w:t>
      </w:r>
    </w:p>
    <w:p w:rsidR="00C655F4" w:rsidRDefault="00C655F4" w:rsidP="00C655F4">
      <w:pPr>
        <w:widowControl w:val="0"/>
        <w:autoSpaceDE w:val="0"/>
        <w:autoSpaceDN w:val="0"/>
        <w:adjustRightInd w:val="0"/>
        <w:spacing w:before="10" w:after="0" w:line="250" w:lineRule="auto"/>
        <w:ind w:left="360" w:firstLine="0"/>
        <w:rPr>
          <w:rFonts w:ascii="Times New Roman" w:hAnsi="Times New Roman"/>
          <w:color w:val="363435"/>
          <w:sz w:val="20"/>
          <w:szCs w:val="20"/>
        </w:rPr>
      </w:pPr>
    </w:p>
    <w:p w:rsidR="00C655F4" w:rsidRDefault="00C655F4" w:rsidP="00C655F4">
      <w:pPr>
        <w:widowControl w:val="0"/>
        <w:autoSpaceDE w:val="0"/>
        <w:autoSpaceDN w:val="0"/>
        <w:adjustRightInd w:val="0"/>
        <w:spacing w:before="10" w:after="0" w:line="250" w:lineRule="auto"/>
        <w:ind w:left="360" w:firstLine="0"/>
        <w:rPr>
          <w:rFonts w:ascii="Times New Roman" w:hAnsi="Times New Roman"/>
          <w:color w:val="000000"/>
          <w:sz w:val="20"/>
          <w:szCs w:val="20"/>
        </w:rPr>
      </w:pPr>
    </w:p>
    <w:p w:rsidR="00585FA3" w:rsidRDefault="00C655F4" w:rsidP="00C655F4">
      <w:pPr>
        <w:widowControl w:val="0"/>
        <w:autoSpaceDE w:val="0"/>
        <w:autoSpaceDN w:val="0"/>
        <w:adjustRightInd w:val="0"/>
        <w:spacing w:before="26" w:after="0"/>
        <w:ind w:firstLine="0"/>
        <w:rPr>
          <w:rFonts w:ascii="Times New Roman" w:hAnsi="Times New Roman"/>
          <w:color w:val="000000"/>
          <w:sz w:val="20"/>
          <w:szCs w:val="20"/>
        </w:rPr>
      </w:pPr>
      <w:r>
        <w:rPr>
          <w:rFonts w:ascii="Times New Roman" w:hAnsi="Times New Roman"/>
          <w:color w:val="000000"/>
          <w:sz w:val="20"/>
          <w:szCs w:val="20"/>
        </w:rPr>
        <w:t>*</w:t>
      </w:r>
      <w:r w:rsidR="00585FA3">
        <w:rPr>
          <w:rFonts w:ascii="Times New Roman" w:hAnsi="Times New Roman"/>
          <w:color w:val="363435"/>
          <w:sz w:val="20"/>
          <w:szCs w:val="20"/>
        </w:rPr>
        <w:t>Bronson, Clement</w:t>
      </w:r>
      <w:r w:rsidR="00585FA3">
        <w:rPr>
          <w:rFonts w:ascii="Times New Roman" w:hAnsi="Times New Roman"/>
          <w:color w:val="363435"/>
          <w:spacing w:val="-11"/>
          <w:sz w:val="20"/>
          <w:szCs w:val="20"/>
        </w:rPr>
        <w:t xml:space="preserve"> </w:t>
      </w:r>
      <w:r w:rsidR="00585FA3">
        <w:rPr>
          <w:rFonts w:ascii="Times New Roman" w:hAnsi="Times New Roman"/>
          <w:color w:val="363435"/>
          <w:sz w:val="20"/>
          <w:szCs w:val="20"/>
        </w:rPr>
        <w:t>A.</w:t>
      </w:r>
    </w:p>
    <w:p w:rsidR="00585FA3" w:rsidRDefault="00585FA3" w:rsidP="00C655F4">
      <w:pPr>
        <w:widowControl w:val="0"/>
        <w:autoSpaceDE w:val="0"/>
        <w:autoSpaceDN w:val="0"/>
        <w:adjustRightInd w:val="0"/>
        <w:spacing w:before="10" w:after="0" w:line="250" w:lineRule="auto"/>
        <w:ind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 Ph.D., Penn State University</w:t>
      </w:r>
    </w:p>
    <w:p w:rsidR="00585FA3" w:rsidRDefault="00585FA3" w:rsidP="00C655F4">
      <w:pPr>
        <w:widowControl w:val="0"/>
        <w:autoSpaceDE w:val="0"/>
        <w:autoSpaceDN w:val="0"/>
        <w:adjustRightInd w:val="0"/>
        <w:spacing w:after="0" w:line="240" w:lineRule="exact"/>
        <w:rPr>
          <w:rFonts w:ascii="Times New Roman" w:hAnsi="Times New Roman"/>
          <w:color w:val="000000"/>
          <w:sz w:val="24"/>
          <w:szCs w:val="24"/>
        </w:rPr>
      </w:pPr>
    </w:p>
    <w:p w:rsidR="00585FA3" w:rsidRDefault="00585FA3" w:rsidP="00C655F4">
      <w:pPr>
        <w:widowControl w:val="0"/>
        <w:autoSpaceDE w:val="0"/>
        <w:autoSpaceDN w:val="0"/>
        <w:adjustRightInd w:val="0"/>
        <w:spacing w:after="0" w:line="250" w:lineRule="auto"/>
        <w:ind w:firstLine="0"/>
        <w:rPr>
          <w:rFonts w:ascii="Times New Roman" w:hAnsi="Times New Roman"/>
          <w:color w:val="000000"/>
          <w:sz w:val="20"/>
          <w:szCs w:val="20"/>
        </w:rPr>
      </w:pPr>
      <w:r>
        <w:rPr>
          <w:rFonts w:ascii="Times New Roman" w:hAnsi="Times New Roman"/>
          <w:color w:val="363435"/>
          <w:sz w:val="20"/>
          <w:szCs w:val="20"/>
        </w:rPr>
        <w:t>*Brown,</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Aaron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B.A.,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w:t>
      </w:r>
    </w:p>
    <w:p w:rsidR="00585FA3" w:rsidRDefault="00585FA3"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Ph.D., University of Chicago</w:t>
      </w:r>
    </w:p>
    <w:p w:rsidR="00585FA3" w:rsidRDefault="00585FA3" w:rsidP="00C655F4">
      <w:pPr>
        <w:widowControl w:val="0"/>
        <w:autoSpaceDE w:val="0"/>
        <w:autoSpaceDN w:val="0"/>
        <w:adjustRightInd w:val="0"/>
        <w:spacing w:before="10" w:after="0" w:line="240" w:lineRule="exact"/>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*Cederbe</w:t>
      </w:r>
      <w:r>
        <w:rPr>
          <w:rFonts w:ascii="Times New Roman" w:hAnsi="Times New Roman"/>
          <w:color w:val="363435"/>
          <w:spacing w:val="-4"/>
          <w:sz w:val="20"/>
          <w:szCs w:val="20"/>
        </w:rPr>
        <w:t>r</w:t>
      </w:r>
      <w:r>
        <w:rPr>
          <w:rFonts w:ascii="Times New Roman" w:hAnsi="Times New Roman"/>
          <w:color w:val="363435"/>
          <w:sz w:val="20"/>
          <w:szCs w:val="20"/>
        </w:rPr>
        <w:t>g, Joo-</w:t>
      </w:r>
      <w:r>
        <w:rPr>
          <w:rFonts w:ascii="Times New Roman" w:hAnsi="Times New Roman"/>
          <w:color w:val="363435"/>
          <w:spacing w:val="-20"/>
          <w:sz w:val="20"/>
          <w:szCs w:val="20"/>
        </w:rPr>
        <w:t>Y</w:t>
      </w:r>
      <w:r>
        <w:rPr>
          <w:rFonts w:ascii="Times New Roman" w:hAnsi="Times New Roman"/>
          <w:color w:val="363435"/>
          <w:sz w:val="20"/>
          <w:szCs w:val="20"/>
        </w:rPr>
        <w:t>on Ohm</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B.</w:t>
      </w:r>
      <w:r>
        <w:rPr>
          <w:rFonts w:ascii="Times New Roman" w:hAnsi="Times New Roman"/>
          <w:color w:val="363435"/>
          <w:spacing w:val="-16"/>
          <w:sz w:val="20"/>
          <w:szCs w:val="20"/>
        </w:rPr>
        <w:t>F</w:t>
      </w:r>
      <w:r>
        <w:rPr>
          <w:rFonts w:ascii="Times New Roman" w:hAnsi="Times New Roman"/>
          <w:color w:val="363435"/>
          <w:sz w:val="20"/>
          <w:szCs w:val="20"/>
        </w:rPr>
        <w:t>.A., Minneapolis College of</w:t>
      </w:r>
      <w:r>
        <w:rPr>
          <w:rFonts w:ascii="Times New Roman" w:hAnsi="Times New Roman"/>
          <w:color w:val="363435"/>
          <w:spacing w:val="-11"/>
          <w:sz w:val="20"/>
          <w:szCs w:val="20"/>
        </w:rPr>
        <w:t xml:space="preserve"> </w:t>
      </w:r>
      <w:r>
        <w:rPr>
          <w:rFonts w:ascii="Times New Roman" w:hAnsi="Times New Roman"/>
          <w:color w:val="363435"/>
          <w:sz w:val="20"/>
          <w:szCs w:val="20"/>
        </w:rPr>
        <w:t>Art and Design</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w:t>
      </w:r>
      <w:r>
        <w:rPr>
          <w:rFonts w:ascii="Times New Roman" w:hAnsi="Times New Roman"/>
          <w:color w:val="363435"/>
          <w:spacing w:val="-16"/>
          <w:sz w:val="20"/>
          <w:szCs w:val="20"/>
        </w:rPr>
        <w:t>F</w:t>
      </w:r>
      <w:r>
        <w:rPr>
          <w:rFonts w:ascii="Times New Roman" w:hAnsi="Times New Roman"/>
          <w:color w:val="363435"/>
          <w:sz w:val="20"/>
          <w:szCs w:val="20"/>
        </w:rPr>
        <w:t>.A., Cranbrook</w:t>
      </w:r>
      <w:r>
        <w:rPr>
          <w:rFonts w:ascii="Times New Roman" w:hAnsi="Times New Roman"/>
          <w:color w:val="363435"/>
          <w:spacing w:val="-11"/>
          <w:sz w:val="20"/>
          <w:szCs w:val="20"/>
        </w:rPr>
        <w:t xml:space="preserve"> </w:t>
      </w:r>
      <w:r>
        <w:rPr>
          <w:rFonts w:ascii="Times New Roman" w:hAnsi="Times New Roman"/>
          <w:color w:val="363435"/>
          <w:sz w:val="20"/>
          <w:szCs w:val="20"/>
        </w:rPr>
        <w:t>Academy</w:t>
      </w:r>
    </w:p>
    <w:p w:rsidR="00585FA3" w:rsidRDefault="00585FA3" w:rsidP="00C655F4">
      <w:pPr>
        <w:widowControl w:val="0"/>
        <w:autoSpaceDE w:val="0"/>
        <w:autoSpaceDN w:val="0"/>
        <w:adjustRightInd w:val="0"/>
        <w:spacing w:before="10" w:after="0" w:line="240" w:lineRule="exact"/>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Cochraine,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.A.R.</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585FA3" w:rsidRDefault="00585FA3" w:rsidP="00585FA3">
      <w:pPr>
        <w:widowControl w:val="0"/>
        <w:autoSpaceDE w:val="0"/>
        <w:autoSpaceDN w:val="0"/>
        <w:adjustRightInd w:val="0"/>
        <w:spacing w:before="10" w:after="0" w:line="240" w:lineRule="exact"/>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*Cross, Robert</w:t>
      </w:r>
      <w:r>
        <w:rPr>
          <w:rFonts w:ascii="Times New Roman" w:hAnsi="Times New Roman"/>
          <w:color w:val="363435"/>
          <w:spacing w:val="-11"/>
          <w:sz w:val="20"/>
          <w:szCs w:val="20"/>
        </w:rPr>
        <w:t xml:space="preserve"> </w:t>
      </w:r>
      <w:r>
        <w:rPr>
          <w:rFonts w:ascii="Times New Roman" w:hAnsi="Times New Roman"/>
          <w:color w:val="363435"/>
          <w:sz w:val="20"/>
          <w:szCs w:val="20"/>
        </w:rPr>
        <w:t>A.</w:t>
      </w:r>
    </w:p>
    <w:p w:rsidR="00585FA3" w:rsidRDefault="00284C41" w:rsidP="00C655F4">
      <w:pPr>
        <w:widowControl w:val="0"/>
        <w:autoSpaceDE w:val="0"/>
        <w:autoSpaceDN w:val="0"/>
        <w:adjustRightInd w:val="0"/>
        <w:spacing w:before="10" w:after="0"/>
        <w:ind w:firstLine="0"/>
        <w:rPr>
          <w:rFonts w:ascii="Times New Roman" w:hAnsi="Times New Roman"/>
          <w:color w:val="000000"/>
          <w:sz w:val="20"/>
          <w:szCs w:val="20"/>
        </w:rPr>
      </w:pPr>
      <w:r w:rsidRPr="00284C41">
        <w:rPr>
          <w:noProof/>
        </w:rPr>
        <w:pict>
          <v:shape id="_x0000_s7822" style="position:absolute;margin-left:542pt;margin-top:731.8pt;width:0;height:36.15pt;z-index:-251272704;mso-position-horizontal-relative:page;mso-position-vertical-relative:page" coordsize="0,724" o:allowincell="f" path="m,l,724e" filled="f" strokecolor="#363435" strokeweight="4pt">
            <v:path arrowok="t"/>
            <w10:wrap anchorx="page" anchory="page"/>
          </v:shape>
        </w:pict>
      </w:r>
      <w:r w:rsidR="00585FA3">
        <w:rPr>
          <w:rFonts w:ascii="Times New Roman" w:hAnsi="Times New Roman"/>
          <w:i/>
          <w:iCs/>
          <w:color w:val="363435"/>
          <w:sz w:val="20"/>
          <w:szCs w:val="20"/>
        </w:rPr>
        <w:t>Assistant P</w:t>
      </w:r>
      <w:r w:rsidR="00585FA3">
        <w:rPr>
          <w:rFonts w:ascii="Times New Roman" w:hAnsi="Times New Roman"/>
          <w:i/>
          <w:iCs/>
          <w:color w:val="363435"/>
          <w:spacing w:val="-7"/>
          <w:sz w:val="20"/>
          <w:szCs w:val="20"/>
        </w:rPr>
        <w:t>r</w:t>
      </w:r>
      <w:r w:rsidR="00585FA3">
        <w:rPr>
          <w:rFonts w:ascii="Times New Roman" w:hAnsi="Times New Roman"/>
          <w:i/>
          <w:iCs/>
          <w:color w:val="363435"/>
          <w:sz w:val="20"/>
          <w:szCs w:val="20"/>
        </w:rPr>
        <w:t>ofessor Emeritus of Education</w:t>
      </w:r>
    </w:p>
    <w:p w:rsidR="00585FA3" w:rsidRDefault="00585FA3"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585FA3" w:rsidRDefault="00585FA3" w:rsidP="00C655F4">
      <w:pPr>
        <w:widowControl w:val="0"/>
        <w:autoSpaceDE w:val="0"/>
        <w:autoSpaceDN w:val="0"/>
        <w:adjustRightInd w:val="0"/>
        <w:spacing w:before="10" w:after="0"/>
        <w:ind w:firstLine="0"/>
        <w:rPr>
          <w:rFonts w:ascii="Times New Roman" w:hAnsi="Times New Roman"/>
          <w:color w:val="363435"/>
          <w:sz w:val="20"/>
          <w:szCs w:val="20"/>
        </w:rPr>
      </w:pPr>
      <w:r>
        <w:rPr>
          <w:rFonts w:ascii="Times New Roman" w:hAnsi="Times New Roman"/>
          <w:color w:val="363435"/>
          <w:sz w:val="20"/>
          <w:szCs w:val="20"/>
        </w:rPr>
        <w:t>M.S., Indiana University</w:t>
      </w:r>
    </w:p>
    <w:p w:rsidR="00C655F4" w:rsidRDefault="00C655F4" w:rsidP="00C655F4">
      <w:pPr>
        <w:widowControl w:val="0"/>
        <w:autoSpaceDE w:val="0"/>
        <w:autoSpaceDN w:val="0"/>
        <w:adjustRightInd w:val="0"/>
        <w:spacing w:before="10" w:after="0"/>
        <w:ind w:firstLine="0"/>
        <w:rPr>
          <w:rFonts w:ascii="Times New Roman" w:hAnsi="Times New Roman"/>
          <w:color w:val="363435"/>
          <w:sz w:val="20"/>
          <w:szCs w:val="20"/>
        </w:rPr>
      </w:pPr>
    </w:p>
    <w:p w:rsidR="00C655F4" w:rsidRDefault="00C655F4" w:rsidP="00C655F4">
      <w:pPr>
        <w:widowControl w:val="0"/>
        <w:autoSpaceDE w:val="0"/>
        <w:autoSpaceDN w:val="0"/>
        <w:adjustRightInd w:val="0"/>
        <w:spacing w:before="26" w:after="0"/>
        <w:ind w:firstLine="0"/>
        <w:rPr>
          <w:rFonts w:ascii="Times New Roman" w:hAnsi="Times New Roman"/>
          <w:color w:val="000000"/>
          <w:sz w:val="20"/>
          <w:szCs w:val="20"/>
        </w:rPr>
      </w:pPr>
      <w:r>
        <w:rPr>
          <w:rFonts w:ascii="Times New Roman" w:hAnsi="Times New Roman"/>
          <w:color w:val="363435"/>
          <w:sz w:val="20"/>
          <w:szCs w:val="20"/>
        </w:rPr>
        <w:t>*Dunson, Charles K.</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B.A., Morehouse College</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Ed.D., University of Northern Colorado</w:t>
      </w:r>
    </w:p>
    <w:p w:rsidR="00C655F4" w:rsidRDefault="00C655F4" w:rsidP="00C655F4">
      <w:pPr>
        <w:widowControl w:val="0"/>
        <w:autoSpaceDE w:val="0"/>
        <w:autoSpaceDN w:val="0"/>
        <w:adjustRightInd w:val="0"/>
        <w:spacing w:before="10" w:after="0" w:line="240" w:lineRule="exact"/>
        <w:ind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Fort, Bruce H.</w:t>
      </w:r>
    </w:p>
    <w:p w:rsidR="00C655F4" w:rsidRDefault="00C655F4" w:rsidP="00C655F4">
      <w:pPr>
        <w:widowControl w:val="0"/>
        <w:autoSpaceDE w:val="0"/>
        <w:autoSpaceDN w:val="0"/>
        <w:adjustRightInd w:val="0"/>
        <w:spacing w:before="10" w:after="0" w:line="250" w:lineRule="auto"/>
        <w:ind w:right="1234" w:firstLine="0"/>
        <w:rPr>
          <w:rFonts w:ascii="Times New Roman" w:hAnsi="Times New Roman"/>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Biology </w:t>
      </w: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C655F4" w:rsidRDefault="00C655F4" w:rsidP="00C655F4">
      <w:pPr>
        <w:widowControl w:val="0"/>
        <w:autoSpaceDE w:val="0"/>
        <w:autoSpaceDN w:val="0"/>
        <w:adjustRightInd w:val="0"/>
        <w:spacing w:before="10" w:after="0" w:line="250" w:lineRule="auto"/>
        <w:ind w:right="1234"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5"/>
          <w:sz w:val="20"/>
          <w:szCs w:val="20"/>
        </w:rPr>
        <w:t>T</w:t>
      </w:r>
      <w:r>
        <w:rPr>
          <w:rFonts w:ascii="Times New Roman" w:hAnsi="Times New Roman"/>
          <w:color w:val="363435"/>
          <w:sz w:val="20"/>
          <w:szCs w:val="20"/>
        </w:rPr>
        <w:t>., Brown University</w:t>
      </w: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Ph.D., Medical College of Geo</w:t>
      </w:r>
      <w:r>
        <w:rPr>
          <w:rFonts w:ascii="Times New Roman" w:hAnsi="Times New Roman"/>
          <w:color w:val="363435"/>
          <w:spacing w:val="-4"/>
          <w:sz w:val="20"/>
          <w:szCs w:val="20"/>
        </w:rPr>
        <w:t>r</w:t>
      </w:r>
      <w:r>
        <w:rPr>
          <w:rFonts w:ascii="Times New Roman" w:hAnsi="Times New Roman"/>
          <w:color w:val="363435"/>
          <w:sz w:val="20"/>
          <w:szCs w:val="20"/>
        </w:rPr>
        <w:t>gia</w:t>
      </w:r>
    </w:p>
    <w:p w:rsidR="00C655F4" w:rsidRDefault="00C655F4" w:rsidP="00C655F4">
      <w:pPr>
        <w:widowControl w:val="0"/>
        <w:autoSpaceDE w:val="0"/>
        <w:autoSpaceDN w:val="0"/>
        <w:adjustRightInd w:val="0"/>
        <w:spacing w:before="10" w:after="0" w:line="240" w:lineRule="exact"/>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Foste</w:t>
      </w:r>
      <w:r>
        <w:rPr>
          <w:rFonts w:ascii="Times New Roman" w:hAnsi="Times New Roman"/>
          <w:color w:val="363435"/>
          <w:spacing w:val="-8"/>
          <w:sz w:val="20"/>
          <w:szCs w:val="20"/>
        </w:rPr>
        <w:t>r</w:t>
      </w:r>
      <w:r>
        <w:rPr>
          <w:rFonts w:ascii="Times New Roman" w:hAnsi="Times New Roman"/>
          <w:color w:val="363435"/>
          <w:sz w:val="20"/>
          <w:szCs w:val="20"/>
        </w:rPr>
        <w:t>, Helen E.</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B.A., Clark College</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M.S., University 9of</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isconsin</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Ed.D., University of Northern Illinois</w:t>
      </w:r>
    </w:p>
    <w:p w:rsidR="00C655F4" w:rsidRDefault="00C655F4" w:rsidP="00C655F4">
      <w:pPr>
        <w:widowControl w:val="0"/>
        <w:autoSpaceDE w:val="0"/>
        <w:autoSpaceDN w:val="0"/>
        <w:adjustRightInd w:val="0"/>
        <w:spacing w:before="10" w:after="0" w:line="240" w:lineRule="exact"/>
        <w:ind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Grant, C.</w:t>
      </w:r>
      <w:r>
        <w:rPr>
          <w:rFonts w:ascii="Times New Roman" w:hAnsi="Times New Roman"/>
          <w:color w:val="363435"/>
          <w:spacing w:val="-18"/>
          <w:sz w:val="20"/>
          <w:szCs w:val="20"/>
        </w:rPr>
        <w:t>W</w:t>
      </w:r>
      <w:r>
        <w:rPr>
          <w:rFonts w:ascii="Times New Roman" w:hAnsi="Times New Roman"/>
          <w:color w:val="363435"/>
          <w:sz w:val="20"/>
          <w:szCs w:val="20"/>
        </w:rPr>
        <w:t>.</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for Student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J.D.,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p>
    <w:p w:rsidR="00585FA3" w:rsidRDefault="00585FA3" w:rsidP="00585FA3">
      <w:pPr>
        <w:widowControl w:val="0"/>
        <w:autoSpaceDE w:val="0"/>
        <w:autoSpaceDN w:val="0"/>
        <w:adjustRightInd w:val="0"/>
        <w:spacing w:before="10" w:after="0"/>
        <w:rPr>
          <w:rFonts w:ascii="Times New Roman" w:hAnsi="Times New Roman"/>
          <w:color w:val="000000"/>
          <w:sz w:val="20"/>
          <w:szCs w:val="20"/>
        </w:rPr>
      </w:pPr>
    </w:p>
    <w:p w:rsidR="00C655F4" w:rsidRDefault="00C655F4" w:rsidP="00585FA3">
      <w:pPr>
        <w:widowControl w:val="0"/>
        <w:autoSpaceDE w:val="0"/>
        <w:autoSpaceDN w:val="0"/>
        <w:adjustRightInd w:val="0"/>
        <w:spacing w:before="10" w:after="0"/>
        <w:rPr>
          <w:rFonts w:ascii="Times New Roman" w:hAnsi="Times New Roman"/>
          <w:color w:val="000000"/>
          <w:sz w:val="20"/>
          <w:szCs w:val="20"/>
        </w:rPr>
        <w:sectPr w:rsidR="00C655F4" w:rsidSect="008A7386">
          <w:type w:val="continuous"/>
          <w:pgSz w:w="12240" w:h="15840"/>
          <w:pgMar w:top="240" w:right="1530" w:bottom="0" w:left="1890" w:header="720" w:footer="965" w:gutter="0"/>
          <w:cols w:num="2" w:space="720" w:equalWidth="0">
            <w:col w:w="4406" w:space="368"/>
            <w:col w:w="4046"/>
          </w:cols>
          <w:noEndnote/>
        </w:sectPr>
      </w:pPr>
    </w:p>
    <w:tbl>
      <w:tblPr>
        <w:tblW w:w="10335" w:type="dxa"/>
        <w:tblInd w:w="1080" w:type="dxa"/>
        <w:tblLayout w:type="fixed"/>
        <w:tblCellMar>
          <w:left w:w="0" w:type="dxa"/>
          <w:right w:w="0" w:type="dxa"/>
        </w:tblCellMar>
        <w:tblLook w:val="0000"/>
      </w:tblPr>
      <w:tblGrid>
        <w:gridCol w:w="3960"/>
        <w:gridCol w:w="4560"/>
        <w:gridCol w:w="1815"/>
      </w:tblGrid>
      <w:tr w:rsidR="00585FA3" w:rsidRPr="00FA7AC7" w:rsidTr="000B2EEA">
        <w:trPr>
          <w:trHeight w:hRule="exact" w:val="235"/>
        </w:trPr>
        <w:tc>
          <w:tcPr>
            <w:tcW w:w="396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BF6C01">
            <w:pPr>
              <w:widowControl w:val="0"/>
              <w:tabs>
                <w:tab w:val="left" w:pos="3860"/>
              </w:tabs>
              <w:autoSpaceDE w:val="0"/>
              <w:autoSpaceDN w:val="0"/>
              <w:adjustRightInd w:val="0"/>
              <w:spacing w:before="50" w:after="0"/>
              <w:ind w:left="403" w:right="-43" w:firstLine="32"/>
              <w:rPr>
                <w:rFonts w:ascii="Times New Roman" w:hAnsi="Times New Roman"/>
                <w:sz w:val="24"/>
                <w:szCs w:val="24"/>
              </w:rPr>
            </w:pPr>
            <w:r w:rsidRPr="00FA7AC7">
              <w:rPr>
                <w:rFonts w:ascii="Times New Roman" w:hAnsi="Times New Roman"/>
                <w:b/>
                <w:bCs/>
                <w:color w:val="363435"/>
                <w:sz w:val="36"/>
                <w:szCs w:val="36"/>
              </w:rPr>
              <w:t>P</w:t>
            </w:r>
            <w:r w:rsidR="00BF6C01">
              <w:rPr>
                <w:rFonts w:ascii="Times New Roman" w:hAnsi="Times New Roman"/>
                <w:b/>
                <w:bCs/>
                <w:color w:val="363435"/>
                <w:sz w:val="27"/>
                <w:szCs w:val="27"/>
              </w:rPr>
              <w:t>ERSONN</w:t>
            </w:r>
            <w:r w:rsidRPr="00FA7AC7">
              <w:rPr>
                <w:rFonts w:ascii="Times New Roman" w:hAnsi="Times New Roman"/>
                <w:b/>
                <w:bCs/>
                <w:color w:val="363435"/>
                <w:sz w:val="27"/>
                <w:szCs w:val="27"/>
              </w:rPr>
              <w:t>EL</w:t>
            </w:r>
            <w:r w:rsidRPr="00FA7AC7">
              <w:rPr>
                <w:rFonts w:ascii="Times New Roman" w:hAnsi="Times New Roman"/>
                <w:b/>
                <w:bCs/>
                <w:color w:val="363435"/>
                <w:spacing w:val="8"/>
                <w:sz w:val="27"/>
                <w:szCs w:val="27"/>
              </w:rPr>
              <w:t xml:space="preserve"> </w:t>
            </w:r>
            <w:r w:rsidRPr="00FA7AC7">
              <w:rPr>
                <w:rFonts w:ascii="Times New Roman" w:hAnsi="Times New Roman"/>
                <w:b/>
                <w:bCs/>
                <w:color w:val="363435"/>
                <w:sz w:val="36"/>
                <w:szCs w:val="36"/>
              </w:rPr>
              <w:t>E</w:t>
            </w:r>
            <w:r w:rsidRPr="00FA7AC7">
              <w:rPr>
                <w:rFonts w:ascii="Times New Roman" w:hAnsi="Times New Roman"/>
                <w:b/>
                <w:bCs/>
                <w:color w:val="363435"/>
                <w:sz w:val="27"/>
                <w:szCs w:val="27"/>
              </w:rPr>
              <w:t>MERITI</w:t>
            </w:r>
            <w:r w:rsidRPr="00FA7AC7">
              <w:rPr>
                <w:rFonts w:ascii="Times New Roman" w:hAnsi="Times New Roman"/>
                <w:b/>
                <w:bCs/>
                <w:color w:val="363435"/>
                <w:sz w:val="27"/>
                <w:szCs w:val="27"/>
              </w:rPr>
              <w:tab/>
            </w:r>
            <w:r>
              <w:rPr>
                <w:rFonts w:ascii="Times New Roman" w:hAnsi="Times New Roman"/>
                <w:b/>
                <w:noProof/>
                <w:color w:val="363435"/>
                <w:position w:val="-21"/>
                <w:sz w:val="27"/>
                <w:szCs w:val="27"/>
              </w:rPr>
              <w:drawing>
                <wp:inline distT="0" distB="0" distL="0" distR="0">
                  <wp:extent cx="407670" cy="393700"/>
                  <wp:effectExtent l="19050" t="0" r="0" b="0"/>
                  <wp:docPr id="16"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p>
        </w:tc>
        <w:tc>
          <w:tcPr>
            <w:tcW w:w="1815"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3960"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15"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396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15"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before="15" w:after="0" w:line="240" w:lineRule="exact"/>
        <w:rPr>
          <w:rFonts w:ascii="Times New Roman" w:hAnsi="Times New Roman"/>
          <w:sz w:val="24"/>
          <w:szCs w:val="24"/>
        </w:rPr>
      </w:pPr>
    </w:p>
    <w:p w:rsidR="00585FA3" w:rsidRDefault="00585FA3" w:rsidP="00585FA3">
      <w:pPr>
        <w:widowControl w:val="0"/>
        <w:autoSpaceDE w:val="0"/>
        <w:autoSpaceDN w:val="0"/>
        <w:adjustRightInd w:val="0"/>
        <w:spacing w:before="15" w:after="0" w:line="240" w:lineRule="exact"/>
        <w:rPr>
          <w:rFonts w:ascii="Times New Roman" w:hAnsi="Times New Roman"/>
          <w:sz w:val="24"/>
          <w:szCs w:val="24"/>
        </w:rPr>
        <w:sectPr w:rsidR="00585FA3" w:rsidSect="008A7386">
          <w:pgSz w:w="12240" w:h="15840"/>
          <w:pgMar w:top="260" w:right="1300" w:bottom="280" w:left="220" w:header="0" w:footer="965" w:gutter="0"/>
          <w:cols w:space="720" w:equalWidth="0">
            <w:col w:w="10720"/>
          </w:cols>
          <w:noEndnote/>
        </w:sectPr>
      </w:pPr>
    </w:p>
    <w:p w:rsidR="00585FA3" w:rsidRDefault="00585FA3" w:rsidP="00585FA3">
      <w:pPr>
        <w:widowControl w:val="0"/>
        <w:autoSpaceDE w:val="0"/>
        <w:autoSpaceDN w:val="0"/>
        <w:adjustRightInd w:val="0"/>
        <w:spacing w:before="10" w:after="0" w:line="240" w:lineRule="exact"/>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*Grant,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elma </w:t>
      </w:r>
      <w:r>
        <w:rPr>
          <w:rFonts w:ascii="Times New Roman" w:hAnsi="Times New Roman"/>
          <w:color w:val="363435"/>
          <w:spacing w:val="-16"/>
          <w:sz w:val="20"/>
          <w:szCs w:val="20"/>
        </w:rPr>
        <w:t>F</w:t>
      </w:r>
      <w:r>
        <w:rPr>
          <w:rFonts w:ascii="Times New Roman" w:hAnsi="Times New Roman"/>
          <w:color w:val="363435"/>
          <w:sz w:val="20"/>
          <w:szCs w:val="20"/>
        </w:rPr>
        <w:t>.</w:t>
      </w:r>
    </w:p>
    <w:p w:rsidR="00585FA3" w:rsidRDefault="00585FA3" w:rsidP="00C655F4">
      <w:pPr>
        <w:widowControl w:val="0"/>
        <w:autoSpaceDE w:val="0"/>
        <w:autoSpaceDN w:val="0"/>
        <w:adjustRightInd w:val="0"/>
        <w:spacing w:before="10" w:after="0"/>
        <w:ind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585FA3" w:rsidRDefault="00585FA3" w:rsidP="00C655F4">
      <w:pPr>
        <w:widowControl w:val="0"/>
        <w:autoSpaceDE w:val="0"/>
        <w:autoSpaceDN w:val="0"/>
        <w:adjustRightInd w:val="0"/>
        <w:spacing w:before="10" w:after="0" w:line="250" w:lineRule="auto"/>
        <w:ind w:firstLine="0"/>
        <w:jc w:val="both"/>
        <w:rPr>
          <w:rFonts w:ascii="Times New Roman" w:hAnsi="Times New Roman"/>
          <w:color w:val="000000"/>
          <w:sz w:val="20"/>
          <w:szCs w:val="20"/>
        </w:rPr>
      </w:pPr>
      <w:r>
        <w:rPr>
          <w:rFonts w:ascii="Times New Roman" w:hAnsi="Times New Roman"/>
          <w:color w:val="363435"/>
          <w:sz w:val="20"/>
          <w:szCs w:val="20"/>
        </w:rPr>
        <w:t>B.A.,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Ed.D., Rutgers University</w:t>
      </w:r>
    </w:p>
    <w:p w:rsidR="00585FA3" w:rsidRDefault="00585FA3" w:rsidP="00C655F4">
      <w:pPr>
        <w:widowControl w:val="0"/>
        <w:autoSpaceDE w:val="0"/>
        <w:autoSpaceDN w:val="0"/>
        <w:adjustRightInd w:val="0"/>
        <w:spacing w:after="0" w:line="240" w:lineRule="exact"/>
        <w:ind w:firstLine="0"/>
        <w:jc w:val="both"/>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*Hayes, Charles Leonard</w:t>
      </w:r>
    </w:p>
    <w:p w:rsidR="00585FA3" w:rsidRDefault="00585FA3" w:rsidP="00C655F4">
      <w:pPr>
        <w:widowControl w:val="0"/>
        <w:autoSpaceDE w:val="0"/>
        <w:autoSpaceDN w:val="0"/>
        <w:adjustRightInd w:val="0"/>
        <w:spacing w:before="10" w:after="0" w:line="250" w:lineRule="auto"/>
        <w:ind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A.B., Leland College Ed.M., Loyola University</w:t>
      </w: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Ed.D., University of Northern Colorado</w:t>
      </w:r>
    </w:p>
    <w:p w:rsidR="00585FA3" w:rsidRDefault="00585FA3" w:rsidP="00C655F4">
      <w:pPr>
        <w:widowControl w:val="0"/>
        <w:autoSpaceDE w:val="0"/>
        <w:autoSpaceDN w:val="0"/>
        <w:adjustRightInd w:val="0"/>
        <w:spacing w:before="10" w:after="0" w:line="240" w:lineRule="exact"/>
        <w:ind w:firstLine="0"/>
        <w:jc w:val="both"/>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Hill, Fera K.</w:t>
      </w:r>
    </w:p>
    <w:p w:rsidR="00585FA3" w:rsidRDefault="00585FA3" w:rsidP="00C655F4">
      <w:pPr>
        <w:widowControl w:val="0"/>
        <w:autoSpaceDE w:val="0"/>
        <w:autoSpaceDN w:val="0"/>
        <w:adjustRightInd w:val="0"/>
        <w:spacing w:before="10" w:after="0"/>
        <w:ind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585FA3" w:rsidRDefault="00585FA3" w:rsidP="00C655F4">
      <w:pPr>
        <w:widowControl w:val="0"/>
        <w:autoSpaceDE w:val="0"/>
        <w:autoSpaceDN w:val="0"/>
        <w:adjustRightInd w:val="0"/>
        <w:spacing w:before="10" w:after="0"/>
        <w:ind w:firstLine="0"/>
        <w:jc w:val="both"/>
        <w:rPr>
          <w:rFonts w:ascii="Times New Roman" w:hAnsi="Times New Roman"/>
          <w:color w:val="000000"/>
          <w:sz w:val="20"/>
          <w:szCs w:val="20"/>
        </w:rPr>
      </w:pPr>
      <w:r>
        <w:rPr>
          <w:rFonts w:ascii="Times New Roman" w:hAnsi="Times New Roman"/>
          <w:color w:val="363435"/>
          <w:sz w:val="20"/>
          <w:szCs w:val="20"/>
        </w:rPr>
        <w:t>A.B., Clark College</w:t>
      </w:r>
    </w:p>
    <w:p w:rsidR="00585FA3" w:rsidRDefault="00585FA3" w:rsidP="00C655F4">
      <w:pPr>
        <w:widowControl w:val="0"/>
        <w:autoSpaceDE w:val="0"/>
        <w:autoSpaceDN w:val="0"/>
        <w:adjustRightInd w:val="0"/>
        <w:spacing w:before="10" w:after="0"/>
        <w:ind w:firstLine="0"/>
        <w:jc w:val="both"/>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line="240" w:lineRule="exact"/>
        <w:ind w:firstLine="0"/>
        <w:jc w:val="both"/>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*Hollis, Lois</w:t>
      </w:r>
    </w:p>
    <w:p w:rsidR="00585FA3" w:rsidRDefault="00585FA3" w:rsidP="00C655F4">
      <w:pPr>
        <w:widowControl w:val="0"/>
        <w:autoSpaceDE w:val="0"/>
        <w:autoSpaceDN w:val="0"/>
        <w:adjustRightInd w:val="0"/>
        <w:spacing w:before="10" w:after="0" w:line="250" w:lineRule="auto"/>
        <w:ind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Political Sci- ence</w:t>
      </w:r>
    </w:p>
    <w:p w:rsidR="00585FA3" w:rsidRDefault="00585FA3" w:rsidP="00C655F4">
      <w:pPr>
        <w:widowControl w:val="0"/>
        <w:autoSpaceDE w:val="0"/>
        <w:autoSpaceDN w:val="0"/>
        <w:adjustRightInd w:val="0"/>
        <w:spacing w:after="0" w:line="250" w:lineRule="auto"/>
        <w:ind w:firstLine="0"/>
        <w:jc w:val="both"/>
        <w:rPr>
          <w:rFonts w:ascii="Times New Roman" w:hAnsi="Times New Roman"/>
          <w:color w:val="000000"/>
          <w:sz w:val="20"/>
          <w:szCs w:val="20"/>
        </w:rPr>
      </w:pPr>
      <w:r>
        <w:rPr>
          <w:rFonts w:ascii="Times New Roman" w:hAnsi="Times New Roman"/>
          <w:color w:val="363435"/>
          <w:sz w:val="20"/>
          <w:szCs w:val="20"/>
        </w:rPr>
        <w:t>A.B.,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after="0" w:line="240" w:lineRule="exact"/>
        <w:ind w:firstLine="0"/>
        <w:jc w:val="both"/>
        <w:rPr>
          <w:rFonts w:ascii="Times New Roman" w:hAnsi="Times New Roman"/>
          <w:color w:val="000000"/>
          <w:sz w:val="24"/>
          <w:szCs w:val="24"/>
        </w:rPr>
      </w:pP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Jackson, Prather S.</w:t>
      </w:r>
    </w:p>
    <w:p w:rsidR="00585FA3" w:rsidRDefault="00585FA3" w:rsidP="00C655F4">
      <w:pPr>
        <w:widowControl w:val="0"/>
        <w:autoSpaceDE w:val="0"/>
        <w:autoSpaceDN w:val="0"/>
        <w:adjustRightInd w:val="0"/>
        <w:spacing w:before="10" w:after="0" w:line="250" w:lineRule="auto"/>
        <w:ind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Physi- cal Education and Rec</w:t>
      </w:r>
      <w:r>
        <w:rPr>
          <w:rFonts w:ascii="Times New Roman" w:hAnsi="Times New Roman"/>
          <w:i/>
          <w:iCs/>
          <w:color w:val="363435"/>
          <w:spacing w:val="-7"/>
          <w:sz w:val="20"/>
          <w:szCs w:val="20"/>
        </w:rPr>
        <w:t>r</w:t>
      </w:r>
      <w:r>
        <w:rPr>
          <w:rFonts w:ascii="Times New Roman" w:hAnsi="Times New Roman"/>
          <w:i/>
          <w:iCs/>
          <w:color w:val="363435"/>
          <w:sz w:val="20"/>
          <w:szCs w:val="20"/>
        </w:rPr>
        <w:t>eation</w:t>
      </w:r>
    </w:p>
    <w:p w:rsidR="00585FA3" w:rsidRDefault="00585FA3" w:rsidP="00C655F4">
      <w:pPr>
        <w:widowControl w:val="0"/>
        <w:autoSpaceDE w:val="0"/>
        <w:autoSpaceDN w:val="0"/>
        <w:adjustRightInd w:val="0"/>
        <w:spacing w:after="0"/>
        <w:ind w:firstLine="0"/>
        <w:jc w:val="both"/>
        <w:rPr>
          <w:rFonts w:ascii="Times New Roman" w:hAnsi="Times New Roman"/>
          <w:color w:val="000000"/>
          <w:sz w:val="20"/>
          <w:szCs w:val="20"/>
        </w:rPr>
      </w:pPr>
      <w:r>
        <w:rPr>
          <w:rFonts w:ascii="Times New Roman" w:hAnsi="Times New Roman"/>
          <w:color w:val="363435"/>
          <w:sz w:val="20"/>
          <w:szCs w:val="20"/>
        </w:rPr>
        <w:t>B.A.,</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585FA3" w:rsidRDefault="00585FA3" w:rsidP="00C655F4">
      <w:pPr>
        <w:widowControl w:val="0"/>
        <w:autoSpaceDE w:val="0"/>
        <w:autoSpaceDN w:val="0"/>
        <w:adjustRightInd w:val="0"/>
        <w:spacing w:before="10" w:after="0"/>
        <w:ind w:firstLine="0"/>
        <w:jc w:val="both"/>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estern Reserve University</w:t>
      </w:r>
    </w:p>
    <w:p w:rsidR="00C655F4" w:rsidRDefault="00C655F4" w:rsidP="00C655F4">
      <w:pPr>
        <w:widowControl w:val="0"/>
        <w:autoSpaceDE w:val="0"/>
        <w:autoSpaceDN w:val="0"/>
        <w:adjustRightInd w:val="0"/>
        <w:spacing w:before="10" w:after="0"/>
        <w:ind w:firstLine="0"/>
        <w:jc w:val="both"/>
        <w:rPr>
          <w:rFonts w:ascii="Times New Roman" w:hAnsi="Times New Roman"/>
          <w:color w:val="363435"/>
          <w:sz w:val="20"/>
          <w:szCs w:val="20"/>
        </w:rPr>
      </w:pPr>
    </w:p>
    <w:p w:rsidR="00C655F4" w:rsidRDefault="00C655F4" w:rsidP="00C655F4">
      <w:pPr>
        <w:widowControl w:val="0"/>
        <w:autoSpaceDE w:val="0"/>
        <w:autoSpaceDN w:val="0"/>
        <w:adjustRightInd w:val="0"/>
        <w:spacing w:before="26" w:after="0"/>
        <w:ind w:firstLine="0"/>
        <w:rPr>
          <w:rFonts w:ascii="Times New Roman" w:hAnsi="Times New Roman"/>
          <w:color w:val="000000"/>
          <w:sz w:val="20"/>
          <w:szCs w:val="20"/>
        </w:rPr>
      </w:pPr>
      <w:r>
        <w:rPr>
          <w:rFonts w:ascii="Times New Roman" w:hAnsi="Times New Roman"/>
          <w:color w:val="363435"/>
          <w:sz w:val="20"/>
          <w:szCs w:val="20"/>
        </w:rPr>
        <w:t>*Johnson, Leroy</w:t>
      </w:r>
    </w:p>
    <w:p w:rsidR="00C655F4" w:rsidRDefault="00C655F4" w:rsidP="00C655F4">
      <w:pPr>
        <w:widowControl w:val="0"/>
        <w:autoSpaceDE w:val="0"/>
        <w:autoSpaceDN w:val="0"/>
        <w:adjustRightInd w:val="0"/>
        <w:spacing w:before="10" w:after="0" w:line="250" w:lineRule="auto"/>
        <w:ind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Business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 ministration</w:t>
      </w: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B.S., Bluefield State College</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M.Litt., M.Ed., University of Pittsbu</w:t>
      </w:r>
      <w:r>
        <w:rPr>
          <w:rFonts w:ascii="Times New Roman" w:hAnsi="Times New Roman"/>
          <w:color w:val="363435"/>
          <w:spacing w:val="-4"/>
          <w:sz w:val="20"/>
          <w:szCs w:val="20"/>
        </w:rPr>
        <w:t>r</w:t>
      </w:r>
      <w:r>
        <w:rPr>
          <w:rFonts w:ascii="Times New Roman" w:hAnsi="Times New Roman"/>
          <w:color w:val="363435"/>
          <w:sz w:val="20"/>
          <w:szCs w:val="20"/>
        </w:rPr>
        <w:t>gh</w:t>
      </w:r>
    </w:p>
    <w:p w:rsidR="00C655F4" w:rsidRDefault="00C655F4" w:rsidP="00C655F4">
      <w:pPr>
        <w:widowControl w:val="0"/>
        <w:autoSpaceDE w:val="0"/>
        <w:autoSpaceDN w:val="0"/>
        <w:adjustRightInd w:val="0"/>
        <w:spacing w:before="10" w:after="0" w:line="240" w:lineRule="exact"/>
        <w:ind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Jones,</w:t>
      </w:r>
      <w:r>
        <w:rPr>
          <w:rFonts w:ascii="Times New Roman" w:hAnsi="Times New Roman"/>
          <w:color w:val="363435"/>
          <w:spacing w:val="-4"/>
          <w:sz w:val="20"/>
          <w:szCs w:val="20"/>
        </w:rPr>
        <w:t xml:space="preserve"> </w:t>
      </w:r>
      <w:r>
        <w:rPr>
          <w:rFonts w:ascii="Times New Roman" w:hAnsi="Times New Roman"/>
          <w:color w:val="363435"/>
          <w:spacing w:val="-15"/>
          <w:sz w:val="20"/>
          <w:szCs w:val="20"/>
        </w:rPr>
        <w:t>T</w:t>
      </w:r>
      <w:r>
        <w:rPr>
          <w:rFonts w:ascii="Times New Roman" w:hAnsi="Times New Roman"/>
          <w:color w:val="363435"/>
          <w:sz w:val="20"/>
          <w:szCs w:val="20"/>
        </w:rPr>
        <w:t>. Marshall</w:t>
      </w:r>
    </w:p>
    <w:p w:rsidR="00C655F4" w:rsidRDefault="00C655F4" w:rsidP="00C655F4">
      <w:pPr>
        <w:widowControl w:val="0"/>
        <w:autoSpaceDE w:val="0"/>
        <w:autoSpaceDN w:val="0"/>
        <w:adjustRightInd w:val="0"/>
        <w:spacing w:before="10" w:after="0" w:line="250" w:lineRule="auto"/>
        <w:ind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University M.M., University of Michigan D.M.E., University of Oklahoma</w:t>
      </w:r>
    </w:p>
    <w:p w:rsidR="00C655F4" w:rsidRDefault="00C655F4" w:rsidP="00C655F4">
      <w:pPr>
        <w:widowControl w:val="0"/>
        <w:autoSpaceDE w:val="0"/>
        <w:autoSpaceDN w:val="0"/>
        <w:adjustRightInd w:val="0"/>
        <w:spacing w:after="0" w:line="240" w:lineRule="exact"/>
        <w:ind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*Kirkpatrick, Forrest L.</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w:t>
      </w:r>
    </w:p>
    <w:p w:rsidR="00C655F4" w:rsidRDefault="00C655F4" w:rsidP="00C655F4">
      <w:pPr>
        <w:widowControl w:val="0"/>
        <w:autoSpaceDE w:val="0"/>
        <w:autoSpaceDN w:val="0"/>
        <w:adjustRightInd w:val="0"/>
        <w:spacing w:before="10" w:after="0" w:line="250" w:lineRule="auto"/>
        <w:ind w:firstLine="0"/>
        <w:rPr>
          <w:rFonts w:ascii="Times New Roman" w:hAnsi="Times New Roman"/>
          <w:color w:val="000000"/>
          <w:sz w:val="20"/>
          <w:szCs w:val="20"/>
        </w:rPr>
      </w:pPr>
      <w:r>
        <w:rPr>
          <w:rFonts w:ascii="Times New Roman" w:hAnsi="Times New Roman"/>
          <w:i/>
          <w:iCs/>
          <w:color w:val="363435"/>
          <w:sz w:val="20"/>
          <w:szCs w:val="20"/>
        </w:rPr>
        <w:t xml:space="preserve">Physical Education </w:t>
      </w:r>
      <w:r>
        <w:rPr>
          <w:rFonts w:ascii="Times New Roman" w:hAnsi="Times New Roman"/>
          <w:color w:val="363435"/>
          <w:sz w:val="20"/>
          <w:szCs w:val="20"/>
        </w:rPr>
        <w:t>A.B.,</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 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C655F4" w:rsidRDefault="00C655F4" w:rsidP="00C655F4">
      <w:pPr>
        <w:widowControl w:val="0"/>
        <w:autoSpaceDE w:val="0"/>
        <w:autoSpaceDN w:val="0"/>
        <w:adjustRightInd w:val="0"/>
        <w:spacing w:after="0" w:line="240" w:lineRule="exact"/>
        <w:ind w:firstLine="0"/>
        <w:rPr>
          <w:rFonts w:ascii="Times New Roman" w:hAnsi="Times New Roman"/>
          <w:color w:val="000000"/>
          <w:sz w:val="24"/>
          <w:szCs w:val="24"/>
        </w:rPr>
      </w:pP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*Latime</w:t>
      </w:r>
      <w:r>
        <w:rPr>
          <w:rFonts w:ascii="Times New Roman" w:hAnsi="Times New Roman"/>
          <w:color w:val="363435"/>
          <w:spacing w:val="-8"/>
          <w:sz w:val="20"/>
          <w:szCs w:val="20"/>
        </w:rPr>
        <w:t>r</w:t>
      </w:r>
      <w:r>
        <w:rPr>
          <w:rFonts w:ascii="Times New Roman" w:hAnsi="Times New Roman"/>
          <w:color w:val="363435"/>
          <w:sz w:val="20"/>
          <w:szCs w:val="20"/>
        </w:rPr>
        <w:t>,</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roas Lewis</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Social Sciences</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A.B., Spelman College</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C655F4" w:rsidRDefault="00C655F4" w:rsidP="00C655F4">
      <w:pPr>
        <w:widowControl w:val="0"/>
        <w:autoSpaceDE w:val="0"/>
        <w:autoSpaceDN w:val="0"/>
        <w:adjustRightInd w:val="0"/>
        <w:spacing w:before="10" w:after="0"/>
        <w:ind w:firstLine="0"/>
        <w:jc w:val="both"/>
        <w:rPr>
          <w:rFonts w:ascii="Times New Roman" w:hAnsi="Times New Roman"/>
          <w:color w:val="000000"/>
          <w:sz w:val="20"/>
          <w:szCs w:val="20"/>
        </w:rPr>
      </w:pPr>
    </w:p>
    <w:p w:rsidR="00C655F4" w:rsidRDefault="00C655F4" w:rsidP="00C655F4">
      <w:pPr>
        <w:widowControl w:val="0"/>
        <w:autoSpaceDE w:val="0"/>
        <w:autoSpaceDN w:val="0"/>
        <w:adjustRightInd w:val="0"/>
        <w:spacing w:after="0" w:line="250" w:lineRule="auto"/>
        <w:ind w:right="1961" w:firstLine="0"/>
        <w:rPr>
          <w:rFonts w:ascii="Times New Roman" w:hAnsi="Times New Roman"/>
          <w:color w:val="000000"/>
          <w:sz w:val="20"/>
          <w:szCs w:val="20"/>
        </w:rPr>
      </w:pPr>
      <w:r>
        <w:rPr>
          <w:rFonts w:ascii="Times New Roman" w:hAnsi="Times New Roman"/>
          <w:color w:val="363435"/>
          <w:sz w:val="20"/>
          <w:szCs w:val="20"/>
        </w:rPr>
        <w:t>*Lightfoote,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 xml:space="preserve">illiam E.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C655F4" w:rsidRDefault="00C655F4" w:rsidP="00C655F4">
      <w:pPr>
        <w:widowControl w:val="0"/>
        <w:autoSpaceDE w:val="0"/>
        <w:autoSpaceDN w:val="0"/>
        <w:adjustRightInd w:val="0"/>
        <w:spacing w:after="0"/>
        <w:ind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C655F4" w:rsidRDefault="00C655F4" w:rsidP="00C655F4">
      <w:pPr>
        <w:widowControl w:val="0"/>
        <w:autoSpaceDE w:val="0"/>
        <w:autoSpaceDN w:val="0"/>
        <w:adjustRightInd w:val="0"/>
        <w:spacing w:before="10" w:after="0"/>
        <w:ind w:firstLine="0"/>
        <w:rPr>
          <w:rFonts w:ascii="Times New Roman" w:hAnsi="Times New Roman"/>
          <w:color w:val="000000"/>
          <w:sz w:val="20"/>
          <w:szCs w:val="20"/>
        </w:rPr>
      </w:pPr>
      <w:r>
        <w:rPr>
          <w:rFonts w:ascii="Times New Roman" w:hAnsi="Times New Roman"/>
          <w:color w:val="363435"/>
          <w:sz w:val="20"/>
          <w:szCs w:val="20"/>
        </w:rPr>
        <w:t>Ed.D., Indiana University</w:t>
      </w:r>
    </w:p>
    <w:p w:rsidR="00C655F4" w:rsidRDefault="00C655F4" w:rsidP="00C655F4">
      <w:pPr>
        <w:widowControl w:val="0"/>
        <w:autoSpaceDE w:val="0"/>
        <w:autoSpaceDN w:val="0"/>
        <w:adjustRightInd w:val="0"/>
        <w:spacing w:before="26" w:after="0"/>
        <w:rPr>
          <w:rFonts w:ascii="Times New Roman" w:hAnsi="Times New Roman"/>
          <w:color w:val="000000"/>
          <w:sz w:val="20"/>
          <w:szCs w:val="20"/>
        </w:rPr>
      </w:pPr>
    </w:p>
    <w:p w:rsidR="00585FA3" w:rsidRDefault="00585FA3" w:rsidP="00C655F4">
      <w:pPr>
        <w:widowControl w:val="0"/>
        <w:autoSpaceDE w:val="0"/>
        <w:autoSpaceDN w:val="0"/>
        <w:adjustRightInd w:val="0"/>
        <w:spacing w:before="26" w:after="0"/>
        <w:ind w:right="280" w:firstLine="0"/>
        <w:rPr>
          <w:rFonts w:ascii="Times New Roman" w:hAnsi="Times New Roman"/>
          <w:color w:val="000000"/>
          <w:sz w:val="20"/>
          <w:szCs w:val="20"/>
        </w:rPr>
      </w:pPr>
      <w:r>
        <w:rPr>
          <w:rFonts w:ascii="Times New Roman" w:hAnsi="Times New Roman"/>
          <w:color w:val="000000"/>
          <w:sz w:val="20"/>
          <w:szCs w:val="20"/>
        </w:rPr>
        <w:br w:type="column"/>
      </w:r>
      <w:r>
        <w:rPr>
          <w:rFonts w:ascii="Times New Roman" w:hAnsi="Times New Roman"/>
          <w:color w:val="363435"/>
          <w:sz w:val="20"/>
          <w:szCs w:val="20"/>
        </w:rPr>
        <w:lastRenderedPageBreak/>
        <w:t>Marquis, James H.</w:t>
      </w:r>
    </w:p>
    <w:p w:rsidR="00585FA3" w:rsidRDefault="00585FA3" w:rsidP="00C655F4">
      <w:pPr>
        <w:widowControl w:val="0"/>
        <w:autoSpaceDE w:val="0"/>
        <w:autoSpaceDN w:val="0"/>
        <w:adjustRightInd w:val="0"/>
        <w:spacing w:before="10" w:after="0" w:line="250" w:lineRule="auto"/>
        <w:ind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B.M., University of Detroit M.M., Boston University Ph.D., University of Iowa</w:t>
      </w:r>
    </w:p>
    <w:p w:rsidR="00585FA3" w:rsidRDefault="00585FA3" w:rsidP="00C655F4">
      <w:pPr>
        <w:widowControl w:val="0"/>
        <w:autoSpaceDE w:val="0"/>
        <w:autoSpaceDN w:val="0"/>
        <w:adjustRightInd w:val="0"/>
        <w:spacing w:after="0" w:line="240" w:lineRule="exact"/>
        <w:ind w:right="28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Marshall, Robert</w:t>
      </w:r>
    </w:p>
    <w:p w:rsidR="00585FA3" w:rsidRDefault="00284C41" w:rsidP="00C655F4">
      <w:pPr>
        <w:widowControl w:val="0"/>
        <w:autoSpaceDE w:val="0"/>
        <w:autoSpaceDN w:val="0"/>
        <w:adjustRightInd w:val="0"/>
        <w:spacing w:before="10" w:after="0"/>
        <w:ind w:right="280" w:firstLine="0"/>
        <w:rPr>
          <w:rFonts w:ascii="Times New Roman" w:hAnsi="Times New Roman"/>
          <w:color w:val="000000"/>
          <w:sz w:val="20"/>
          <w:szCs w:val="20"/>
        </w:rPr>
      </w:pPr>
      <w:r w:rsidRPr="00284C41">
        <w:rPr>
          <w:rFonts w:ascii="Times New Roman" w:hAnsi="Times New Roman"/>
          <w:i/>
          <w:iCs/>
          <w:noProof/>
          <w:color w:val="363435"/>
          <w:sz w:val="20"/>
          <w:szCs w:val="20"/>
        </w:rPr>
        <w:pict>
          <v:shape id="_x0000_s7852" type="#_x0000_t202" style="position:absolute;margin-left:523.5pt;margin-top:-.5pt;width:1in;height:679.5pt;z-index:-251246080;mso-position-horizontal-relative:page" o:allowincell="f" filled="f" stroked="f">
            <v:textbox style="layout-flow:vertical;mso-next-textbox:#_x0000_s7852" inset="0,0,0,0">
              <w:txbxContent>
                <w:p w:rsidR="00E410E0" w:rsidRDefault="00E410E0" w:rsidP="00012CE9">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r w:rsidR="00585FA3">
        <w:rPr>
          <w:rFonts w:ascii="Times New Roman" w:hAnsi="Times New Roman"/>
          <w:i/>
          <w:iCs/>
          <w:color w:val="363435"/>
          <w:sz w:val="20"/>
          <w:szCs w:val="20"/>
        </w:rPr>
        <w:t>Associate P</w:t>
      </w:r>
      <w:r w:rsidR="00585FA3">
        <w:rPr>
          <w:rFonts w:ascii="Times New Roman" w:hAnsi="Times New Roman"/>
          <w:i/>
          <w:iCs/>
          <w:color w:val="363435"/>
          <w:spacing w:val="-7"/>
          <w:sz w:val="20"/>
          <w:szCs w:val="20"/>
        </w:rPr>
        <w:t>r</w:t>
      </w:r>
      <w:r w:rsidR="00585FA3">
        <w:rPr>
          <w:rFonts w:ascii="Times New Roman" w:hAnsi="Times New Roman"/>
          <w:i/>
          <w:iCs/>
          <w:color w:val="363435"/>
          <w:sz w:val="20"/>
          <w:szCs w:val="20"/>
        </w:rPr>
        <w:t>ofessor Emeritus of Mathematics</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Ph.D., Southern Illinois University</w:t>
      </w:r>
    </w:p>
    <w:p w:rsidR="00585FA3" w:rsidRDefault="00585FA3" w:rsidP="00C655F4">
      <w:pPr>
        <w:widowControl w:val="0"/>
        <w:autoSpaceDE w:val="0"/>
        <w:autoSpaceDN w:val="0"/>
        <w:adjustRightInd w:val="0"/>
        <w:spacing w:before="10" w:after="0" w:line="240" w:lineRule="exact"/>
        <w:ind w:right="28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Mayes, Helen M.</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i/>
          <w:iCs/>
          <w:color w:val="363435"/>
          <w:sz w:val="20"/>
          <w:szCs w:val="20"/>
        </w:rPr>
        <w:t>Di</w:t>
      </w:r>
      <w:r>
        <w:rPr>
          <w:rFonts w:ascii="Times New Roman" w:hAnsi="Times New Roman"/>
          <w:i/>
          <w:iCs/>
          <w:color w:val="363435"/>
          <w:spacing w:val="-7"/>
          <w:sz w:val="20"/>
          <w:szCs w:val="20"/>
        </w:rPr>
        <w:t>r</w:t>
      </w:r>
      <w:r>
        <w:rPr>
          <w:rFonts w:ascii="Times New Roman" w:hAnsi="Times New Roman"/>
          <w:i/>
          <w:iCs/>
          <w:color w:val="363435"/>
          <w:sz w:val="20"/>
          <w:szCs w:val="20"/>
        </w:rPr>
        <w:t>ector Emerita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Admissions and Reco</w:t>
      </w:r>
      <w:r>
        <w:rPr>
          <w:rFonts w:ascii="Times New Roman" w:hAnsi="Times New Roman"/>
          <w:i/>
          <w:iCs/>
          <w:color w:val="363435"/>
          <w:spacing w:val="-7"/>
          <w:sz w:val="20"/>
          <w:szCs w:val="20"/>
        </w:rPr>
        <w:t>r</w:t>
      </w:r>
      <w:r>
        <w:rPr>
          <w:rFonts w:ascii="Times New Roman" w:hAnsi="Times New Roman"/>
          <w:i/>
          <w:iCs/>
          <w:color w:val="363435"/>
          <w:sz w:val="20"/>
          <w:szCs w:val="20"/>
        </w:rPr>
        <w:t>ds</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B.S., Savannah State College</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585FA3" w:rsidRDefault="00585FA3" w:rsidP="00C655F4">
      <w:pPr>
        <w:widowControl w:val="0"/>
        <w:autoSpaceDE w:val="0"/>
        <w:autoSpaceDN w:val="0"/>
        <w:adjustRightInd w:val="0"/>
        <w:spacing w:before="10" w:after="0" w:line="240" w:lineRule="exact"/>
        <w:ind w:right="28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Mille</w:t>
      </w:r>
      <w:r>
        <w:rPr>
          <w:rFonts w:ascii="Times New Roman" w:hAnsi="Times New Roman"/>
          <w:color w:val="363435"/>
          <w:spacing w:val="-8"/>
          <w:sz w:val="20"/>
          <w:szCs w:val="20"/>
        </w:rPr>
        <w:t>r</w:t>
      </w:r>
      <w:r>
        <w:rPr>
          <w:rFonts w:ascii="Times New Roman" w:hAnsi="Times New Roman"/>
          <w:color w:val="363435"/>
          <w:sz w:val="20"/>
          <w:szCs w:val="20"/>
        </w:rPr>
        <w:t>, Juanita</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A.B., Clark College</w:t>
      </w:r>
    </w:p>
    <w:p w:rsidR="00585FA3" w:rsidRDefault="00585FA3" w:rsidP="00C655F4">
      <w:pPr>
        <w:widowControl w:val="0"/>
        <w:autoSpaceDE w:val="0"/>
        <w:autoSpaceDN w:val="0"/>
        <w:adjustRightInd w:val="0"/>
        <w:spacing w:before="10" w:after="0"/>
        <w:ind w:right="280" w:firstLine="0"/>
        <w:rPr>
          <w:rFonts w:ascii="Times New Roman" w:hAnsi="Times New Roman"/>
          <w:color w:val="000000"/>
          <w:sz w:val="20"/>
          <w:szCs w:val="20"/>
        </w:rPr>
      </w:pPr>
      <w:r>
        <w:rPr>
          <w:rFonts w:ascii="Times New Roman" w:hAnsi="Times New Roman"/>
          <w:color w:val="363435"/>
          <w:sz w:val="20"/>
          <w:szCs w:val="20"/>
        </w:rPr>
        <w:t>M.S.L.S.,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line="240" w:lineRule="exact"/>
        <w:ind w:right="280" w:firstLine="0"/>
        <w:rPr>
          <w:rFonts w:ascii="Times New Roman" w:hAnsi="Times New Roman"/>
          <w:color w:val="000000"/>
          <w:sz w:val="24"/>
          <w:szCs w:val="24"/>
        </w:rPr>
      </w:pPr>
    </w:p>
    <w:p w:rsidR="00585FA3" w:rsidRDefault="00585FA3"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Moble</w:t>
      </w:r>
      <w:r>
        <w:rPr>
          <w:rFonts w:ascii="Times New Roman" w:hAnsi="Times New Roman"/>
          <w:color w:val="363435"/>
          <w:spacing w:val="-13"/>
          <w:sz w:val="20"/>
          <w:szCs w:val="20"/>
        </w:rPr>
        <w:t>y</w:t>
      </w:r>
      <w:r>
        <w:rPr>
          <w:rFonts w:ascii="Times New Roman" w:hAnsi="Times New Roman"/>
          <w:color w:val="363435"/>
          <w:sz w:val="20"/>
          <w:szCs w:val="20"/>
        </w:rPr>
        <w:t xml:space="preserve">, Charles </w:t>
      </w:r>
      <w:r>
        <w:rPr>
          <w:rFonts w:ascii="Times New Roman" w:hAnsi="Times New Roman"/>
          <w:color w:val="363435"/>
          <w:spacing w:val="-22"/>
          <w:sz w:val="20"/>
          <w:szCs w:val="20"/>
        </w:rPr>
        <w:t>P</w:t>
      </w:r>
      <w:r>
        <w:rPr>
          <w:rFonts w:ascii="Times New Roman" w:hAnsi="Times New Roman"/>
          <w:color w:val="363435"/>
          <w:sz w:val="20"/>
          <w:szCs w:val="20"/>
        </w:rPr>
        <w:t>.</w:t>
      </w:r>
    </w:p>
    <w:p w:rsidR="00585FA3" w:rsidRDefault="00585FA3" w:rsidP="00C655F4">
      <w:pPr>
        <w:widowControl w:val="0"/>
        <w:autoSpaceDE w:val="0"/>
        <w:autoSpaceDN w:val="0"/>
        <w:adjustRightInd w:val="0"/>
        <w:spacing w:before="10" w:after="0" w:line="250" w:lineRule="auto"/>
        <w:ind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Political Sci- ence</w:t>
      </w:r>
    </w:p>
    <w:p w:rsidR="00585FA3" w:rsidRDefault="00585FA3"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B.S., Florida Memorial College</w:t>
      </w:r>
    </w:p>
    <w:p w:rsidR="00585FA3" w:rsidRDefault="00585FA3" w:rsidP="00585FA3">
      <w:pPr>
        <w:widowControl w:val="0"/>
        <w:autoSpaceDE w:val="0"/>
        <w:autoSpaceDN w:val="0"/>
        <w:adjustRightInd w:val="0"/>
        <w:spacing w:after="0"/>
        <w:rPr>
          <w:rFonts w:ascii="Times New Roman" w:hAnsi="Times New Roman"/>
          <w:color w:val="000000"/>
          <w:sz w:val="20"/>
          <w:szCs w:val="20"/>
        </w:rPr>
      </w:pPr>
    </w:p>
    <w:p w:rsidR="00C655F4" w:rsidRDefault="00C655F4" w:rsidP="00C655F4">
      <w:pPr>
        <w:widowControl w:val="0"/>
        <w:autoSpaceDE w:val="0"/>
        <w:autoSpaceDN w:val="0"/>
        <w:adjustRightInd w:val="0"/>
        <w:spacing w:before="26" w:after="0"/>
        <w:ind w:right="280" w:firstLine="0"/>
        <w:rPr>
          <w:rFonts w:ascii="Times New Roman" w:hAnsi="Times New Roman"/>
          <w:color w:val="000000"/>
          <w:sz w:val="20"/>
          <w:szCs w:val="20"/>
        </w:rPr>
      </w:pPr>
      <w:r>
        <w:rPr>
          <w:rFonts w:ascii="Times New Roman" w:hAnsi="Times New Roman"/>
          <w:color w:val="363435"/>
          <w:sz w:val="20"/>
          <w:szCs w:val="20"/>
        </w:rPr>
        <w:t>*Newsome,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E.</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C655F4" w:rsidRDefault="00C655F4" w:rsidP="00C655F4">
      <w:pPr>
        <w:widowControl w:val="0"/>
        <w:autoSpaceDE w:val="0"/>
        <w:autoSpaceDN w:val="0"/>
        <w:adjustRightInd w:val="0"/>
        <w:spacing w:before="10" w:after="0" w:line="220" w:lineRule="exact"/>
        <w:ind w:right="280" w:firstLine="0"/>
        <w:rPr>
          <w:rFonts w:ascii="Times New Roman" w:hAnsi="Times New Roman"/>
          <w:color w:val="000000"/>
        </w:rPr>
      </w:pP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*O’Neal, Obie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 Physical Education</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B.S., Bluefield State College</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University</w:t>
      </w:r>
    </w:p>
    <w:p w:rsidR="00C655F4" w:rsidRDefault="00C655F4" w:rsidP="00C655F4">
      <w:pPr>
        <w:widowControl w:val="0"/>
        <w:autoSpaceDE w:val="0"/>
        <w:autoSpaceDN w:val="0"/>
        <w:adjustRightInd w:val="0"/>
        <w:spacing w:before="10" w:after="0" w:line="220" w:lineRule="exact"/>
        <w:ind w:right="280" w:firstLine="0"/>
        <w:rPr>
          <w:rFonts w:ascii="Times New Roman" w:hAnsi="Times New Roman"/>
          <w:color w:val="000000"/>
        </w:rPr>
      </w:pP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*Pende</w:t>
      </w:r>
      <w:r>
        <w:rPr>
          <w:rFonts w:ascii="Times New Roman" w:hAnsi="Times New Roman"/>
          <w:color w:val="363435"/>
          <w:spacing w:val="-4"/>
          <w:sz w:val="20"/>
          <w:szCs w:val="20"/>
        </w:rPr>
        <w:t>r</w:t>
      </w:r>
      <w:r>
        <w:rPr>
          <w:rFonts w:ascii="Times New Roman" w:hAnsi="Times New Roman"/>
          <w:color w:val="363435"/>
          <w:sz w:val="20"/>
          <w:szCs w:val="20"/>
        </w:rPr>
        <w:t>grast, James</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i/>
          <w:iCs/>
          <w:color w:val="363435"/>
          <w:sz w:val="20"/>
          <w:szCs w:val="20"/>
        </w:rPr>
        <w:t>Dean Emeritus for</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B.S., North Carolina</w:t>
      </w:r>
      <w:r>
        <w:rPr>
          <w:rFonts w:ascii="Times New Roman" w:hAnsi="Times New Roman"/>
          <w:color w:val="363435"/>
          <w:spacing w:val="-11"/>
          <w:sz w:val="20"/>
          <w:szCs w:val="20"/>
        </w:rPr>
        <w:t xml:space="preserve"> </w:t>
      </w:r>
      <w:r>
        <w:rPr>
          <w:rFonts w:ascii="Times New Roman" w:hAnsi="Times New Roman"/>
          <w:color w:val="363435"/>
          <w:sz w:val="20"/>
          <w:szCs w:val="20"/>
        </w:rPr>
        <w:t>A&amp;T</w:t>
      </w:r>
      <w:r>
        <w:rPr>
          <w:rFonts w:ascii="Times New Roman" w:hAnsi="Times New Roman"/>
          <w:color w:val="363435"/>
          <w:spacing w:val="-4"/>
          <w:sz w:val="20"/>
          <w:szCs w:val="20"/>
        </w:rPr>
        <w:t xml:space="preserve"> </w:t>
      </w:r>
      <w:r>
        <w:rPr>
          <w:rFonts w:ascii="Times New Roman" w:hAnsi="Times New Roman"/>
          <w:color w:val="363435"/>
          <w:sz w:val="20"/>
          <w:szCs w:val="20"/>
        </w:rPr>
        <w:t>State University</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M.S., Howard University</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Ph.D., Penn State</w:t>
      </w:r>
    </w:p>
    <w:p w:rsidR="00C655F4" w:rsidRDefault="00C655F4" w:rsidP="00C655F4">
      <w:pPr>
        <w:widowControl w:val="0"/>
        <w:autoSpaceDE w:val="0"/>
        <w:autoSpaceDN w:val="0"/>
        <w:adjustRightInd w:val="0"/>
        <w:spacing w:before="10" w:after="0" w:line="220" w:lineRule="exact"/>
        <w:ind w:right="280" w:firstLine="0"/>
        <w:rPr>
          <w:rFonts w:ascii="Times New Roman" w:hAnsi="Times New Roman"/>
          <w:color w:val="000000"/>
        </w:rPr>
      </w:pP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*Pete, J.</w:t>
      </w:r>
      <w:r>
        <w:rPr>
          <w:rFonts w:ascii="Times New Roman" w:hAnsi="Times New Roman"/>
          <w:color w:val="363435"/>
          <w:spacing w:val="-11"/>
          <w:sz w:val="20"/>
          <w:szCs w:val="20"/>
        </w:rPr>
        <w:t xml:space="preserve"> </w:t>
      </w:r>
      <w:r>
        <w:rPr>
          <w:rFonts w:ascii="Times New Roman" w:hAnsi="Times New Roman"/>
          <w:color w:val="363435"/>
          <w:sz w:val="20"/>
          <w:szCs w:val="20"/>
        </w:rPr>
        <w:t>Allen</w:t>
      </w:r>
    </w:p>
    <w:p w:rsidR="00C655F4" w:rsidRDefault="00C655F4" w:rsidP="00C655F4">
      <w:pPr>
        <w:widowControl w:val="0"/>
        <w:autoSpaceDE w:val="0"/>
        <w:autoSpaceDN w:val="0"/>
        <w:adjustRightInd w:val="0"/>
        <w:spacing w:after="0"/>
        <w:ind w:right="28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M.A., Southern University Ed.D., University of Kansas</w:t>
      </w:r>
    </w:p>
    <w:p w:rsidR="00C655F4" w:rsidRDefault="00C655F4" w:rsidP="00C655F4">
      <w:pPr>
        <w:widowControl w:val="0"/>
        <w:autoSpaceDE w:val="0"/>
        <w:autoSpaceDN w:val="0"/>
        <w:adjustRightInd w:val="0"/>
        <w:spacing w:before="10" w:after="0" w:line="220" w:lineRule="exact"/>
        <w:ind w:right="280" w:firstLine="0"/>
        <w:rPr>
          <w:rFonts w:ascii="Times New Roman" w:hAnsi="Times New Roman"/>
          <w:color w:val="000000"/>
        </w:rPr>
      </w:pP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Reese,</w:t>
      </w:r>
      <w:r>
        <w:rPr>
          <w:rFonts w:ascii="Times New Roman" w:hAnsi="Times New Roman"/>
          <w:color w:val="363435"/>
          <w:spacing w:val="-11"/>
          <w:sz w:val="20"/>
          <w:szCs w:val="20"/>
        </w:rPr>
        <w:t xml:space="preserve"> </w:t>
      </w:r>
      <w:r>
        <w:rPr>
          <w:rFonts w:ascii="Times New Roman" w:hAnsi="Times New Roman"/>
          <w:color w:val="363435"/>
          <w:sz w:val="20"/>
          <w:szCs w:val="20"/>
        </w:rPr>
        <w:t>Alma</w:t>
      </w:r>
      <w:r>
        <w:rPr>
          <w:rFonts w:ascii="Times New Roman" w:hAnsi="Times New Roman"/>
          <w:color w:val="363435"/>
          <w:spacing w:val="-4"/>
          <w:sz w:val="20"/>
          <w:szCs w:val="20"/>
        </w:rPr>
        <w:t xml:space="preserve"> </w:t>
      </w:r>
      <w:r>
        <w:rPr>
          <w:rFonts w:ascii="Times New Roman" w:hAnsi="Times New Roman"/>
          <w:color w:val="363435"/>
          <w:spacing w:val="-26"/>
          <w:sz w:val="20"/>
          <w:szCs w:val="20"/>
        </w:rPr>
        <w:t>V</w:t>
      </w:r>
      <w:r>
        <w:rPr>
          <w:rFonts w:ascii="Times New Roman" w:hAnsi="Times New Roman"/>
          <w:color w:val="363435"/>
          <w:sz w:val="20"/>
          <w:szCs w:val="20"/>
        </w:rPr>
        <w:t>.</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C655F4" w:rsidRDefault="00C655F4" w:rsidP="00C655F4">
      <w:pPr>
        <w:widowControl w:val="0"/>
        <w:autoSpaceDE w:val="0"/>
        <w:autoSpaceDN w:val="0"/>
        <w:adjustRightInd w:val="0"/>
        <w:spacing w:before="10" w:after="0" w:line="220" w:lineRule="exact"/>
        <w:ind w:right="280" w:firstLine="0"/>
        <w:rPr>
          <w:rFonts w:ascii="Times New Roman" w:hAnsi="Times New Roman"/>
          <w:color w:val="000000"/>
        </w:rPr>
      </w:pP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*Reese, James C.</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C655F4" w:rsidRDefault="00C655F4" w:rsidP="00C655F4">
      <w:pPr>
        <w:widowControl w:val="0"/>
        <w:autoSpaceDE w:val="0"/>
        <w:autoSpaceDN w:val="0"/>
        <w:adjustRightInd w:val="0"/>
        <w:spacing w:after="0"/>
        <w:ind w:right="280" w:firstLine="0"/>
        <w:rPr>
          <w:rFonts w:ascii="Times New Roman" w:hAnsi="Times New Roman"/>
          <w:color w:val="000000"/>
          <w:sz w:val="20"/>
          <w:szCs w:val="20"/>
        </w:rPr>
      </w:pPr>
      <w:r>
        <w:rPr>
          <w:rFonts w:ascii="Times New Roman" w:hAnsi="Times New Roman"/>
          <w:color w:val="363435"/>
          <w:sz w:val="20"/>
          <w:szCs w:val="20"/>
        </w:rPr>
        <w:t>A.B., Morris Brown College M.Ed.,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LLD., Union Baptist Seminary</w:t>
      </w:r>
    </w:p>
    <w:p w:rsidR="00C655F4" w:rsidRDefault="00C655F4" w:rsidP="00C655F4">
      <w:pPr>
        <w:widowControl w:val="0"/>
        <w:autoSpaceDE w:val="0"/>
        <w:autoSpaceDN w:val="0"/>
        <w:adjustRightInd w:val="0"/>
        <w:spacing w:after="0"/>
        <w:ind w:right="280"/>
        <w:rPr>
          <w:rFonts w:ascii="Times New Roman" w:hAnsi="Times New Roman"/>
          <w:color w:val="000000"/>
          <w:sz w:val="20"/>
          <w:szCs w:val="20"/>
        </w:rPr>
        <w:sectPr w:rsidR="00C655F4" w:rsidSect="008A7386">
          <w:type w:val="continuous"/>
          <w:pgSz w:w="12240" w:h="15840"/>
          <w:pgMar w:top="240" w:right="1710" w:bottom="0" w:left="1350" w:header="720" w:footer="965" w:gutter="0"/>
          <w:cols w:num="2" w:space="720" w:equalWidth="0">
            <w:col w:w="4599" w:space="341"/>
            <w:col w:w="4240"/>
          </w:cols>
          <w:noEndnote/>
        </w:sectPr>
      </w:pPr>
    </w:p>
    <w:tbl>
      <w:tblPr>
        <w:tblW w:w="0" w:type="auto"/>
        <w:tblInd w:w="-630" w:type="dxa"/>
        <w:tblLayout w:type="fixed"/>
        <w:tblCellMar>
          <w:left w:w="0" w:type="dxa"/>
          <w:right w:w="0" w:type="dxa"/>
        </w:tblCellMar>
        <w:tblLook w:val="0000"/>
      </w:tblPr>
      <w:tblGrid>
        <w:gridCol w:w="1830"/>
        <w:gridCol w:w="4560"/>
        <w:gridCol w:w="4140"/>
      </w:tblGrid>
      <w:tr w:rsidR="00585FA3" w:rsidRPr="00FA7AC7" w:rsidTr="000B2EEA">
        <w:trPr>
          <w:trHeight w:hRule="exact" w:val="235"/>
        </w:trPr>
        <w:tc>
          <w:tcPr>
            <w:tcW w:w="183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BF6C01">
            <w:pPr>
              <w:widowControl w:val="0"/>
              <w:autoSpaceDE w:val="0"/>
              <w:autoSpaceDN w:val="0"/>
              <w:adjustRightInd w:val="0"/>
              <w:spacing w:before="50" w:after="0"/>
              <w:ind w:left="66" w:firstLine="38"/>
              <w:rPr>
                <w:rFonts w:ascii="Times New Roman" w:hAnsi="Times New Roman"/>
                <w:sz w:val="24"/>
                <w:szCs w:val="24"/>
              </w:rPr>
            </w:pPr>
            <w:r>
              <w:rPr>
                <w:rFonts w:ascii="Times New Roman" w:hAnsi="Times New Roman"/>
                <w:noProof/>
                <w:position w:val="-17"/>
                <w:sz w:val="24"/>
                <w:szCs w:val="24"/>
              </w:rPr>
              <w:drawing>
                <wp:inline distT="0" distB="0" distL="0" distR="0">
                  <wp:extent cx="407670" cy="393700"/>
                  <wp:effectExtent l="19050" t="0" r="0" b="0"/>
                  <wp:docPr id="15"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r w:rsidRPr="00FA7AC7">
              <w:rPr>
                <w:rFonts w:ascii="Times New Roman" w:hAnsi="Times New Roman"/>
                <w:sz w:val="20"/>
                <w:szCs w:val="20"/>
              </w:rPr>
              <w:t xml:space="preserve">         </w:t>
            </w:r>
            <w:r w:rsidRPr="00FA7AC7">
              <w:rPr>
                <w:rFonts w:ascii="Times New Roman" w:hAnsi="Times New Roman"/>
                <w:b/>
                <w:bCs/>
                <w:color w:val="363435"/>
                <w:sz w:val="36"/>
                <w:szCs w:val="36"/>
              </w:rPr>
              <w:t>P</w:t>
            </w:r>
            <w:r w:rsidR="00BF6C01">
              <w:rPr>
                <w:rFonts w:ascii="Times New Roman" w:hAnsi="Times New Roman"/>
                <w:b/>
                <w:bCs/>
                <w:color w:val="363435"/>
                <w:sz w:val="27"/>
                <w:szCs w:val="27"/>
              </w:rPr>
              <w:t>ERSONN</w:t>
            </w:r>
            <w:r w:rsidRPr="00FA7AC7">
              <w:rPr>
                <w:rFonts w:ascii="Times New Roman" w:hAnsi="Times New Roman"/>
                <w:b/>
                <w:bCs/>
                <w:color w:val="363435"/>
                <w:sz w:val="27"/>
                <w:szCs w:val="27"/>
              </w:rPr>
              <w:t>EL</w:t>
            </w:r>
            <w:r w:rsidRPr="00FA7AC7">
              <w:rPr>
                <w:rFonts w:ascii="Times New Roman" w:hAnsi="Times New Roman"/>
                <w:b/>
                <w:bCs/>
                <w:color w:val="363435"/>
                <w:spacing w:val="8"/>
                <w:sz w:val="27"/>
                <w:szCs w:val="27"/>
              </w:rPr>
              <w:t xml:space="preserve"> </w:t>
            </w:r>
            <w:r w:rsidRPr="00FA7AC7">
              <w:rPr>
                <w:rFonts w:ascii="Times New Roman" w:hAnsi="Times New Roman"/>
                <w:b/>
                <w:bCs/>
                <w:color w:val="363435"/>
                <w:sz w:val="36"/>
                <w:szCs w:val="36"/>
              </w:rPr>
              <w:t>E</w:t>
            </w:r>
            <w:r w:rsidRPr="00FA7AC7">
              <w:rPr>
                <w:rFonts w:ascii="Times New Roman" w:hAnsi="Times New Roman"/>
                <w:b/>
                <w:bCs/>
                <w:color w:val="363435"/>
                <w:sz w:val="27"/>
                <w:szCs w:val="27"/>
              </w:rPr>
              <w:t>MERITI</w:t>
            </w:r>
          </w:p>
        </w:tc>
        <w:tc>
          <w:tcPr>
            <w:tcW w:w="4140"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1830"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140"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1830" w:type="dxa"/>
            <w:tcBorders>
              <w:top w:val="single" w:sz="4" w:space="0" w:color="363435"/>
              <w:left w:val="nil"/>
              <w:bottom w:val="nil"/>
              <w:right w:val="single" w:sz="4" w:space="0" w:color="363435"/>
            </w:tcBorders>
          </w:tcPr>
          <w:p w:rsidR="00585FA3" w:rsidRPr="00FA7AC7" w:rsidRDefault="00284C41" w:rsidP="00C655F4">
            <w:pPr>
              <w:widowControl w:val="0"/>
              <w:autoSpaceDE w:val="0"/>
              <w:autoSpaceDN w:val="0"/>
              <w:adjustRightInd w:val="0"/>
              <w:spacing w:after="0"/>
              <w:rPr>
                <w:rFonts w:ascii="Times New Roman" w:hAnsi="Times New Roman"/>
                <w:sz w:val="24"/>
                <w:szCs w:val="24"/>
              </w:rPr>
            </w:pPr>
            <w:r w:rsidRPr="00284C41">
              <w:rPr>
                <w:rFonts w:ascii="Times New Roman" w:hAnsi="Times New Roman"/>
                <w:noProof/>
                <w:color w:val="363435"/>
                <w:sz w:val="20"/>
                <w:szCs w:val="20"/>
              </w:rPr>
              <w:pict>
                <v:shape id="_x0000_s7853" type="#_x0000_t202" style="position:absolute;left:0;text-align:left;margin-left:18pt;margin-top:4.55pt;width:1in;height:614.25pt;z-index:-251245056;mso-position-horizontal-relative:page;mso-position-vertical-relative:text" o:allowincell="f" filled="f" stroked="f">
                  <v:textbox style="layout-flow:vertical;mso-layout-flow-alt:bottom-to-top;mso-next-textbox:#_x0000_s7853" inset="0,0,0,0">
                    <w:txbxContent>
                      <w:p w:rsidR="00E410E0" w:rsidRDefault="00E410E0" w:rsidP="00012CE9">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140"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5" w:after="0" w:line="180" w:lineRule="exact"/>
        <w:rPr>
          <w:rFonts w:ascii="Times New Roman" w:hAnsi="Times New Roman"/>
          <w:sz w:val="18"/>
          <w:szCs w:val="18"/>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sectPr w:rsidR="00585FA3" w:rsidSect="008A7386">
          <w:footerReference w:type="even" r:id="rId77"/>
          <w:footerReference w:type="default" r:id="rId78"/>
          <w:pgSz w:w="12240" w:h="15840"/>
          <w:pgMar w:top="260" w:right="200" w:bottom="280" w:left="940" w:header="0" w:footer="965" w:gutter="0"/>
          <w:cols w:space="720" w:equalWidth="0">
            <w:col w:w="11100"/>
          </w:cols>
          <w:noEndnote/>
        </w:sectPr>
      </w:pPr>
    </w:p>
    <w:p w:rsidR="00585FA3" w:rsidRDefault="00585FA3" w:rsidP="00585FA3">
      <w:pPr>
        <w:widowControl w:val="0"/>
        <w:autoSpaceDE w:val="0"/>
        <w:autoSpaceDN w:val="0"/>
        <w:adjustRightInd w:val="0"/>
        <w:spacing w:before="10" w:after="0" w:line="220" w:lineRule="exact"/>
        <w:rPr>
          <w:rFonts w:ascii="Times New Roman" w:hAnsi="Times New Roman"/>
          <w:color w:val="000000"/>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*Reese, Mamie B.</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Spelman College</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M.S., Drake University</w:t>
      </w:r>
    </w:p>
    <w:p w:rsidR="00585FA3" w:rsidRDefault="00585FA3" w:rsidP="00C655F4">
      <w:pPr>
        <w:widowControl w:val="0"/>
        <w:autoSpaceDE w:val="0"/>
        <w:autoSpaceDN w:val="0"/>
        <w:adjustRightInd w:val="0"/>
        <w:spacing w:before="10" w:after="0" w:line="220" w:lineRule="exact"/>
        <w:ind w:left="360" w:firstLine="0"/>
        <w:rPr>
          <w:rFonts w:ascii="Times New Roman" w:hAnsi="Times New Roman"/>
          <w:color w:val="000000"/>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Rice,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R.</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Modern Languages</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University of</w:t>
      </w:r>
      <w:r>
        <w:rPr>
          <w:rFonts w:ascii="Times New Roman" w:hAnsi="Times New Roman"/>
          <w:color w:val="363435"/>
          <w:spacing w:val="-11"/>
          <w:sz w:val="20"/>
          <w:szCs w:val="20"/>
        </w:rPr>
        <w:t xml:space="preserve"> </w:t>
      </w:r>
      <w:r>
        <w:rPr>
          <w:rFonts w:ascii="Times New Roman" w:hAnsi="Times New Roman"/>
          <w:color w:val="363435"/>
          <w:sz w:val="20"/>
          <w:szCs w:val="20"/>
        </w:rPr>
        <w:t>Akron</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Kent State University</w:t>
      </w:r>
    </w:p>
    <w:p w:rsidR="00585FA3" w:rsidRDefault="00585FA3" w:rsidP="00C655F4">
      <w:pPr>
        <w:widowControl w:val="0"/>
        <w:autoSpaceDE w:val="0"/>
        <w:autoSpaceDN w:val="0"/>
        <w:adjustRightInd w:val="0"/>
        <w:spacing w:before="10" w:after="0" w:line="220" w:lineRule="exact"/>
        <w:ind w:left="360" w:firstLine="0"/>
        <w:rPr>
          <w:rFonts w:ascii="Times New Roman" w:hAnsi="Times New Roman"/>
          <w:color w:val="000000"/>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*Rivers, Birnell D.</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Administration</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Savannah State</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M.B.A.,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line="220" w:lineRule="exact"/>
        <w:ind w:left="360" w:firstLine="0"/>
        <w:rPr>
          <w:rFonts w:ascii="Times New Roman" w:hAnsi="Times New Roman"/>
          <w:color w:val="000000"/>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w:t>
      </w:r>
      <w:r>
        <w:rPr>
          <w:rFonts w:ascii="Times New Roman" w:hAnsi="Times New Roman"/>
          <w:color w:val="363435"/>
          <w:spacing w:val="-4"/>
          <w:sz w:val="20"/>
          <w:szCs w:val="20"/>
        </w:rPr>
        <w:t>f</w:t>
      </w:r>
      <w:r>
        <w:rPr>
          <w:rFonts w:ascii="Times New Roman" w:hAnsi="Times New Roman"/>
          <w:color w:val="363435"/>
          <w:sz w:val="20"/>
          <w:szCs w:val="20"/>
        </w:rPr>
        <w:t>field,</w:t>
      </w:r>
      <w:r>
        <w:rPr>
          <w:rFonts w:ascii="Times New Roman" w:hAnsi="Times New Roman"/>
          <w:color w:val="363435"/>
          <w:spacing w:val="-11"/>
          <w:sz w:val="20"/>
          <w:szCs w:val="20"/>
        </w:rPr>
        <w:t xml:space="preserve"> </w:t>
      </w:r>
      <w:r>
        <w:rPr>
          <w:rFonts w:ascii="Times New Roman" w:hAnsi="Times New Roman"/>
          <w:color w:val="363435"/>
          <w:sz w:val="20"/>
          <w:szCs w:val="20"/>
        </w:rPr>
        <w:t>Annie L.</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A.B.,</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Columbia University</w:t>
      </w:r>
    </w:p>
    <w:p w:rsidR="00585FA3" w:rsidRDefault="00585FA3" w:rsidP="00C655F4">
      <w:pPr>
        <w:widowControl w:val="0"/>
        <w:autoSpaceDE w:val="0"/>
        <w:autoSpaceDN w:val="0"/>
        <w:adjustRightInd w:val="0"/>
        <w:spacing w:before="10" w:after="0" w:line="220" w:lineRule="exact"/>
        <w:ind w:left="360" w:firstLine="0"/>
        <w:rPr>
          <w:rFonts w:ascii="Times New Roman" w:hAnsi="Times New Roman"/>
          <w:color w:val="000000"/>
        </w:rPr>
      </w:pPr>
    </w:p>
    <w:p w:rsidR="00585FA3" w:rsidRDefault="00585FA3"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Sherman, Eugene</w:t>
      </w:r>
    </w:p>
    <w:p w:rsidR="00C655F4" w:rsidRDefault="00585FA3" w:rsidP="00C655F4">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Sociology </w:t>
      </w:r>
    </w:p>
    <w:p w:rsidR="00C655F4" w:rsidRDefault="00585FA3" w:rsidP="00C655F4">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B.A.,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alley State College </w:t>
      </w:r>
    </w:p>
    <w:p w:rsidR="00C655F4" w:rsidRDefault="00585FA3" w:rsidP="00C655F4">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 xml:space="preserve">M.A., Southern Illinois University </w:t>
      </w:r>
    </w:p>
    <w:p w:rsidR="00585FA3" w:rsidRDefault="00585FA3" w:rsidP="00C655F4">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Ph.D., Purdue University</w:t>
      </w:r>
    </w:p>
    <w:p w:rsidR="00C655F4" w:rsidRDefault="00C655F4" w:rsidP="00C655F4">
      <w:pPr>
        <w:widowControl w:val="0"/>
        <w:autoSpaceDE w:val="0"/>
        <w:autoSpaceDN w:val="0"/>
        <w:adjustRightInd w:val="0"/>
        <w:spacing w:after="0"/>
        <w:ind w:left="360" w:firstLine="0"/>
        <w:rPr>
          <w:rFonts w:ascii="Times New Roman" w:hAnsi="Times New Roman"/>
          <w:color w:val="363435"/>
          <w:sz w:val="20"/>
          <w:szCs w:val="20"/>
        </w:rPr>
      </w:pPr>
    </w:p>
    <w:p w:rsidR="00C655F4" w:rsidRDefault="00C655F4" w:rsidP="00C655F4">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Shields, Portia H.</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Emerita</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District of Columbia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Geo</w:t>
      </w:r>
      <w:r>
        <w:rPr>
          <w:rFonts w:ascii="Times New Roman" w:hAnsi="Times New Roman"/>
          <w:color w:val="363435"/>
          <w:spacing w:val="-4"/>
          <w:sz w:val="20"/>
          <w:szCs w:val="20"/>
        </w:rPr>
        <w:t>r</w:t>
      </w:r>
      <w:r>
        <w:rPr>
          <w:rFonts w:ascii="Times New Roman" w:hAnsi="Times New Roman"/>
          <w:color w:val="363435"/>
          <w:sz w:val="20"/>
          <w:szCs w:val="20"/>
        </w:rPr>
        <w:t>ge</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ashington University</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Maryland</w:t>
      </w:r>
    </w:p>
    <w:p w:rsidR="00C655F4" w:rsidRDefault="00C655F4" w:rsidP="00C655F4">
      <w:pPr>
        <w:widowControl w:val="0"/>
        <w:autoSpaceDE w:val="0"/>
        <w:autoSpaceDN w:val="0"/>
        <w:adjustRightInd w:val="0"/>
        <w:spacing w:before="10" w:after="0" w:line="220" w:lineRule="exact"/>
        <w:ind w:left="360" w:firstLine="0"/>
        <w:rPr>
          <w:rFonts w:ascii="Times New Roman" w:hAnsi="Times New Roman"/>
          <w:color w:val="000000"/>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Simmons, Daisy</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Bennett College</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C655F4" w:rsidRDefault="00C655F4" w:rsidP="00C655F4">
      <w:pPr>
        <w:widowControl w:val="0"/>
        <w:autoSpaceDE w:val="0"/>
        <w:autoSpaceDN w:val="0"/>
        <w:adjustRightInd w:val="0"/>
        <w:spacing w:before="10" w:after="0" w:line="220" w:lineRule="exact"/>
        <w:ind w:left="360" w:firstLine="0"/>
        <w:rPr>
          <w:rFonts w:ascii="Times New Roman" w:hAnsi="Times New Roman"/>
          <w:color w:val="000000"/>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*Smith, Cli</w:t>
      </w:r>
      <w:r>
        <w:rPr>
          <w:rFonts w:ascii="Times New Roman" w:hAnsi="Times New Roman"/>
          <w:color w:val="363435"/>
          <w:spacing w:val="-4"/>
          <w:sz w:val="20"/>
          <w:szCs w:val="20"/>
        </w:rPr>
        <w:t>f</w:t>
      </w:r>
      <w:r>
        <w:rPr>
          <w:rFonts w:ascii="Times New Roman" w:hAnsi="Times New Roman"/>
          <w:color w:val="363435"/>
          <w:sz w:val="20"/>
          <w:szCs w:val="20"/>
        </w:rPr>
        <w:t>ford L.</w:t>
      </w:r>
    </w:p>
    <w:p w:rsidR="00C655F4" w:rsidRDefault="00C655F4" w:rsidP="00C655F4">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Chemistry </w:t>
      </w:r>
    </w:p>
    <w:p w:rsidR="00C655F4" w:rsidRDefault="00C655F4" w:rsidP="00C655F4">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 xml:space="preserve">ginia Union University </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Iowa State University</w:t>
      </w:r>
    </w:p>
    <w:p w:rsidR="00C655F4" w:rsidRDefault="00C655F4" w:rsidP="00C655F4">
      <w:pPr>
        <w:widowControl w:val="0"/>
        <w:autoSpaceDE w:val="0"/>
        <w:autoSpaceDN w:val="0"/>
        <w:adjustRightInd w:val="0"/>
        <w:spacing w:before="10" w:after="0" w:line="220" w:lineRule="exact"/>
        <w:rPr>
          <w:rFonts w:ascii="Times New Roman" w:hAnsi="Times New Roman"/>
          <w:color w:val="000000"/>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Steele, Jack</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Chemistry</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De Pauw University</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Kentucky</w:t>
      </w:r>
    </w:p>
    <w:p w:rsidR="00C655F4" w:rsidRDefault="00C655F4" w:rsidP="00C655F4">
      <w:pPr>
        <w:widowControl w:val="0"/>
        <w:autoSpaceDE w:val="0"/>
        <w:autoSpaceDN w:val="0"/>
        <w:adjustRightInd w:val="0"/>
        <w:spacing w:before="10" w:after="0" w:line="220" w:lineRule="exact"/>
        <w:ind w:left="360" w:firstLine="0"/>
        <w:rPr>
          <w:rFonts w:ascii="Times New Roman" w:hAnsi="Times New Roman"/>
          <w:color w:val="000000"/>
        </w:rPr>
      </w:pP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Sykes, Ellis</w:t>
      </w:r>
    </w:p>
    <w:p w:rsidR="00C655F4" w:rsidRDefault="00C655F4" w:rsidP="00C655F4">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C655F4" w:rsidRDefault="00C655F4" w:rsidP="00C655F4">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 xml:space="preserve">B.S., Morehouse College </w:t>
      </w:r>
    </w:p>
    <w:p w:rsidR="00C655F4" w:rsidRDefault="00C655F4" w:rsidP="00C655F4">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 xml:space="preserve">gia </w:t>
      </w:r>
    </w:p>
    <w:p w:rsidR="00C655F4" w:rsidRDefault="00C655F4" w:rsidP="00C655F4">
      <w:pPr>
        <w:widowControl w:val="0"/>
        <w:autoSpaceDE w:val="0"/>
        <w:autoSpaceDN w:val="0"/>
        <w:adjustRightInd w:val="0"/>
        <w:spacing w:after="0"/>
        <w:ind w:left="360" w:right="457" w:firstLine="0"/>
        <w:rPr>
          <w:rFonts w:ascii="Times New Roman" w:hAnsi="Times New Roman"/>
          <w:color w:val="000000"/>
          <w:sz w:val="20"/>
          <w:szCs w:val="20"/>
        </w:rPr>
      </w:pPr>
      <w:r>
        <w:rPr>
          <w:rFonts w:ascii="Times New Roman" w:hAnsi="Times New Roman"/>
          <w:color w:val="363435"/>
          <w:sz w:val="20"/>
          <w:szCs w:val="20"/>
        </w:rPr>
        <w:t>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585FA3" w:rsidRDefault="00585FA3" w:rsidP="00C655F4">
      <w:pPr>
        <w:widowControl w:val="0"/>
        <w:autoSpaceDE w:val="0"/>
        <w:autoSpaceDN w:val="0"/>
        <w:adjustRightInd w:val="0"/>
        <w:spacing w:before="26" w:after="0"/>
        <w:rPr>
          <w:rFonts w:ascii="Times New Roman" w:hAnsi="Times New Roman"/>
          <w:color w:val="000000"/>
          <w:sz w:val="20"/>
          <w:szCs w:val="20"/>
        </w:rPr>
      </w:pPr>
      <w:r>
        <w:rPr>
          <w:rFonts w:ascii="Times New Roman" w:hAnsi="Times New Roman"/>
          <w:color w:val="000000"/>
          <w:sz w:val="20"/>
          <w:szCs w:val="20"/>
        </w:rPr>
        <w:br w:type="column"/>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7"/>
          <w:sz w:val="20"/>
          <w:szCs w:val="20"/>
        </w:rPr>
        <w:t>T</w:t>
      </w:r>
      <w:r>
        <w:rPr>
          <w:rFonts w:ascii="Times New Roman" w:hAnsi="Times New Roman"/>
          <w:color w:val="363435"/>
          <w:sz w:val="20"/>
          <w:szCs w:val="20"/>
        </w:rPr>
        <w:t>ift, Rosa B.</w:t>
      </w:r>
    </w:p>
    <w:p w:rsidR="00C655F4" w:rsidRDefault="00585FA3" w:rsidP="00C655F4">
      <w:pPr>
        <w:widowControl w:val="0"/>
        <w:autoSpaceDE w:val="0"/>
        <w:autoSpaceDN w:val="0"/>
        <w:adjustRightInd w:val="0"/>
        <w:spacing w:after="0"/>
        <w:ind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Reading </w:t>
      </w:r>
    </w:p>
    <w:p w:rsidR="00C655F4" w:rsidRDefault="00585FA3"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 M.A., Florida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A&amp;M University </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Ph.D., Florida State University</w:t>
      </w:r>
    </w:p>
    <w:p w:rsidR="00585FA3" w:rsidRDefault="00585FA3" w:rsidP="00C655F4">
      <w:pPr>
        <w:widowControl w:val="0"/>
        <w:autoSpaceDE w:val="0"/>
        <w:autoSpaceDN w:val="0"/>
        <w:adjustRightInd w:val="0"/>
        <w:spacing w:after="0" w:line="200" w:lineRule="exact"/>
        <w:ind w:right="7" w:firstLine="0"/>
        <w:rPr>
          <w:rFonts w:ascii="Times New Roman" w:hAnsi="Times New Roman"/>
          <w:color w:val="000000"/>
          <w:sz w:val="20"/>
          <w:szCs w:val="20"/>
        </w:rPr>
      </w:pPr>
    </w:p>
    <w:p w:rsidR="00585FA3" w:rsidRDefault="00585FA3" w:rsidP="00C655F4">
      <w:pPr>
        <w:widowControl w:val="0"/>
        <w:autoSpaceDE w:val="0"/>
        <w:autoSpaceDN w:val="0"/>
        <w:adjustRightInd w:val="0"/>
        <w:spacing w:after="0" w:line="260" w:lineRule="exact"/>
        <w:ind w:right="7" w:firstLine="0"/>
        <w:rPr>
          <w:rFonts w:ascii="Times New Roman" w:hAnsi="Times New Roman"/>
          <w:color w:val="000000"/>
          <w:sz w:val="26"/>
          <w:szCs w:val="26"/>
        </w:rPr>
      </w:pPr>
    </w:p>
    <w:p w:rsidR="00C655F4" w:rsidRDefault="00585FA3" w:rsidP="00C655F4">
      <w:pPr>
        <w:widowControl w:val="0"/>
        <w:autoSpaceDE w:val="0"/>
        <w:autoSpaceDN w:val="0"/>
        <w:adjustRightInd w:val="0"/>
        <w:spacing w:after="0"/>
        <w:ind w:right="7" w:firstLine="0"/>
        <w:rPr>
          <w:rFonts w:ascii="Times New Roman" w:hAnsi="Times New Roman"/>
          <w:i/>
          <w:iCs/>
          <w:color w:val="363435"/>
          <w:sz w:val="20"/>
          <w:szCs w:val="20"/>
        </w:rPr>
      </w:pPr>
      <w:r>
        <w:rPr>
          <w:rFonts w:ascii="Times New Roman" w:hAnsi="Times New Roman"/>
          <w:color w:val="363435"/>
          <w:spacing w:val="-16"/>
          <w:sz w:val="20"/>
          <w:szCs w:val="20"/>
        </w:rPr>
        <w:t>W</w:t>
      </w:r>
      <w:r>
        <w:rPr>
          <w:rFonts w:ascii="Times New Roman" w:hAnsi="Times New Roman"/>
          <w:color w:val="363435"/>
          <w:sz w:val="20"/>
          <w:szCs w:val="20"/>
        </w:rPr>
        <w:t xml:space="preserve">ashington, Betty J.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Biology </w:t>
      </w:r>
    </w:p>
    <w:p w:rsidR="00C655F4" w:rsidRDefault="00585FA3"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 xml:space="preserve">B.S., Grambling College </w:t>
      </w:r>
    </w:p>
    <w:p w:rsidR="00C655F4" w:rsidRDefault="00585FA3"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before="10" w:after="0" w:line="220" w:lineRule="exact"/>
        <w:ind w:right="7" w:firstLine="0"/>
        <w:rPr>
          <w:rFonts w:ascii="Times New Roman" w:hAnsi="Times New Roman"/>
          <w:color w:val="000000"/>
        </w:rPr>
      </w:pP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illiams, Curtis L.</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Speech and Theat</w:t>
      </w:r>
      <w:r>
        <w:rPr>
          <w:rFonts w:ascii="Times New Roman" w:hAnsi="Times New Roman"/>
          <w:i/>
          <w:iCs/>
          <w:color w:val="363435"/>
          <w:spacing w:val="-7"/>
          <w:sz w:val="20"/>
          <w:szCs w:val="20"/>
        </w:rPr>
        <w:t>r</w:t>
      </w:r>
      <w:r>
        <w:rPr>
          <w:rFonts w:ascii="Times New Roman" w:hAnsi="Times New Roman"/>
          <w:i/>
          <w:iCs/>
          <w:color w:val="363435"/>
          <w:sz w:val="20"/>
          <w:szCs w:val="20"/>
        </w:rPr>
        <w:t>e</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A.A., Friendship Junior College</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B.A., Morehouse College</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Ph.D., University of</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exas at</w:t>
      </w:r>
      <w:r>
        <w:rPr>
          <w:rFonts w:ascii="Times New Roman" w:hAnsi="Times New Roman"/>
          <w:color w:val="363435"/>
          <w:spacing w:val="-11"/>
          <w:sz w:val="20"/>
          <w:szCs w:val="20"/>
        </w:rPr>
        <w:t xml:space="preserve"> </w:t>
      </w:r>
      <w:r>
        <w:rPr>
          <w:rFonts w:ascii="Times New Roman" w:hAnsi="Times New Roman"/>
          <w:color w:val="363435"/>
          <w:sz w:val="20"/>
          <w:szCs w:val="20"/>
        </w:rPr>
        <w:t>Austin</w:t>
      </w:r>
    </w:p>
    <w:p w:rsidR="00585FA3" w:rsidRDefault="00585FA3" w:rsidP="00C655F4">
      <w:pPr>
        <w:widowControl w:val="0"/>
        <w:autoSpaceDE w:val="0"/>
        <w:autoSpaceDN w:val="0"/>
        <w:adjustRightInd w:val="0"/>
        <w:spacing w:before="10" w:after="0" w:line="220" w:lineRule="exact"/>
        <w:ind w:right="7" w:firstLine="0"/>
        <w:rPr>
          <w:rFonts w:ascii="Times New Roman" w:hAnsi="Times New Roman"/>
          <w:color w:val="000000"/>
        </w:rPr>
      </w:pP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ilson, Maudecca L.</w:t>
      </w:r>
    </w:p>
    <w:p w:rsidR="00C655F4" w:rsidRDefault="00585FA3" w:rsidP="00C655F4">
      <w:pPr>
        <w:widowControl w:val="0"/>
        <w:autoSpaceDE w:val="0"/>
        <w:autoSpaceDN w:val="0"/>
        <w:adjustRightInd w:val="0"/>
        <w:spacing w:after="0"/>
        <w:ind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Education </w:t>
      </w:r>
    </w:p>
    <w:p w:rsidR="00C655F4" w:rsidRDefault="00585FA3"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Albany State University </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Ph.D., University of Oklahoma</w:t>
      </w:r>
    </w:p>
    <w:p w:rsidR="00585FA3" w:rsidRDefault="00585FA3" w:rsidP="00C655F4">
      <w:pPr>
        <w:widowControl w:val="0"/>
        <w:autoSpaceDE w:val="0"/>
        <w:autoSpaceDN w:val="0"/>
        <w:adjustRightInd w:val="0"/>
        <w:spacing w:before="10" w:after="0" w:line="220" w:lineRule="exact"/>
        <w:ind w:right="7" w:firstLine="0"/>
        <w:rPr>
          <w:rFonts w:ascii="Times New Roman" w:hAnsi="Times New Roman"/>
          <w:color w:val="000000"/>
        </w:rPr>
      </w:pP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8"/>
          <w:sz w:val="20"/>
          <w:szCs w:val="20"/>
        </w:rPr>
        <w:t>W</w:t>
      </w:r>
      <w:r>
        <w:rPr>
          <w:rFonts w:ascii="Times New Roman" w:hAnsi="Times New Roman"/>
          <w:color w:val="363435"/>
          <w:sz w:val="20"/>
          <w:szCs w:val="20"/>
        </w:rPr>
        <w:t>inde</w:t>
      </w:r>
      <w:r>
        <w:rPr>
          <w:rFonts w:ascii="Times New Roman" w:hAnsi="Times New Roman"/>
          <w:color w:val="363435"/>
          <w:spacing w:val="-8"/>
          <w:sz w:val="20"/>
          <w:szCs w:val="20"/>
        </w:rPr>
        <w:t>r</w:t>
      </w:r>
      <w:r>
        <w:rPr>
          <w:rFonts w:ascii="Times New Roman" w:hAnsi="Times New Roman"/>
          <w:color w:val="363435"/>
          <w:sz w:val="20"/>
          <w:szCs w:val="20"/>
        </w:rPr>
        <w:t>, Eleanor</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w:t>
      </w:r>
      <w:r>
        <w:rPr>
          <w:rFonts w:ascii="Times New Roman" w:hAnsi="Times New Roman"/>
          <w:i/>
          <w:iCs/>
          <w:color w:val="363435"/>
          <w:w w:val="133"/>
          <w:sz w:val="20"/>
          <w:szCs w:val="20"/>
        </w:rPr>
        <w:t>o</w:t>
      </w:r>
      <w:r>
        <w:rPr>
          <w:rFonts w:ascii="Times New Roman" w:hAnsi="Times New Roman"/>
          <w:i/>
          <w:iCs/>
          <w:color w:val="363435"/>
          <w:sz w:val="20"/>
          <w:szCs w:val="20"/>
        </w:rPr>
        <w:t>ursing</w:t>
      </w:r>
    </w:p>
    <w:p w:rsidR="00585FA3" w:rsidRDefault="00585FA3" w:rsidP="00C655F4">
      <w:pPr>
        <w:widowControl w:val="0"/>
        <w:autoSpaceDE w:val="0"/>
        <w:autoSpaceDN w:val="0"/>
        <w:adjustRightInd w:val="0"/>
        <w:spacing w:after="0"/>
        <w:ind w:right="7" w:firstLine="0"/>
        <w:rPr>
          <w:rFonts w:ascii="Times New Roman" w:hAnsi="Times New Roman"/>
          <w:color w:val="000000"/>
          <w:sz w:val="20"/>
          <w:szCs w:val="20"/>
        </w:rPr>
      </w:pPr>
      <w:r>
        <w:rPr>
          <w:rFonts w:ascii="Times New Roman" w:hAnsi="Times New Roman"/>
          <w:color w:val="363435"/>
          <w:sz w:val="20"/>
          <w:szCs w:val="20"/>
        </w:rPr>
        <w:t>B.S.,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585FA3" w:rsidRDefault="00585FA3"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M.A., Fisk University</w:t>
      </w:r>
    </w:p>
    <w:p w:rsidR="00C655F4" w:rsidRDefault="00C655F4" w:rsidP="00C655F4">
      <w:pPr>
        <w:widowControl w:val="0"/>
        <w:autoSpaceDE w:val="0"/>
        <w:autoSpaceDN w:val="0"/>
        <w:adjustRightInd w:val="0"/>
        <w:spacing w:after="0"/>
        <w:ind w:right="7" w:firstLine="0"/>
        <w:rPr>
          <w:rFonts w:ascii="Times New Roman" w:hAnsi="Times New Roman"/>
          <w:color w:val="363435"/>
          <w:sz w:val="20"/>
          <w:szCs w:val="20"/>
        </w:rPr>
      </w:pPr>
    </w:p>
    <w:p w:rsidR="00C655F4" w:rsidRDefault="00C655F4" w:rsidP="00C655F4">
      <w:pPr>
        <w:widowControl w:val="0"/>
        <w:autoSpaceDE w:val="0"/>
        <w:autoSpaceDN w:val="0"/>
        <w:adjustRightInd w:val="0"/>
        <w:spacing w:after="0"/>
        <w:ind w:right="7" w:firstLine="0"/>
        <w:rPr>
          <w:rFonts w:ascii="Times New Roman" w:hAnsi="Times New Roman"/>
          <w:color w:val="363435"/>
          <w:sz w:val="20"/>
          <w:szCs w:val="20"/>
        </w:rPr>
      </w:pPr>
      <w:r>
        <w:rPr>
          <w:rFonts w:ascii="Times New Roman" w:hAnsi="Times New Roman"/>
          <w:color w:val="363435"/>
          <w:sz w:val="20"/>
          <w:szCs w:val="20"/>
        </w:rPr>
        <w:t>*deceased</w:t>
      </w:r>
    </w:p>
    <w:p w:rsidR="00585FA3" w:rsidRDefault="00585FA3" w:rsidP="00585FA3">
      <w:pPr>
        <w:widowControl w:val="0"/>
        <w:autoSpaceDE w:val="0"/>
        <w:autoSpaceDN w:val="0"/>
        <w:adjustRightInd w:val="0"/>
        <w:spacing w:after="0"/>
        <w:rPr>
          <w:rFonts w:ascii="Times New Roman" w:hAnsi="Times New Roman"/>
          <w:color w:val="000000"/>
          <w:sz w:val="20"/>
          <w:szCs w:val="20"/>
        </w:rPr>
        <w:sectPr w:rsidR="00585FA3" w:rsidSect="008A7386">
          <w:type w:val="continuous"/>
          <w:pgSz w:w="12240" w:h="15840"/>
          <w:pgMar w:top="240" w:right="1530" w:bottom="0" w:left="1800" w:header="720" w:footer="965" w:gutter="0"/>
          <w:cols w:num="2" w:space="720" w:equalWidth="0">
            <w:col w:w="3733" w:space="310"/>
            <w:col w:w="4867"/>
          </w:cols>
          <w:noEndnote/>
        </w:sectPr>
      </w:pPr>
    </w:p>
    <w:p w:rsidR="00585FA3" w:rsidRDefault="00585FA3" w:rsidP="00585FA3">
      <w:pPr>
        <w:widowControl w:val="0"/>
        <w:autoSpaceDE w:val="0"/>
        <w:autoSpaceDN w:val="0"/>
        <w:adjustRightInd w:val="0"/>
        <w:spacing w:before="3" w:after="0" w:line="220" w:lineRule="exact"/>
        <w:rPr>
          <w:rFonts w:ascii="Times New Roman" w:hAnsi="Times New Roman"/>
          <w:color w:val="000000"/>
        </w:rPr>
      </w:pPr>
    </w:p>
    <w:tbl>
      <w:tblPr>
        <w:tblW w:w="10010" w:type="dxa"/>
        <w:tblInd w:w="160" w:type="dxa"/>
        <w:tblLayout w:type="fixed"/>
        <w:tblCellMar>
          <w:left w:w="0" w:type="dxa"/>
          <w:right w:w="0" w:type="dxa"/>
        </w:tblCellMar>
        <w:tblLook w:val="0000"/>
      </w:tblPr>
      <w:tblGrid>
        <w:gridCol w:w="4340"/>
        <w:gridCol w:w="3870"/>
        <w:gridCol w:w="1800"/>
      </w:tblGrid>
      <w:tr w:rsidR="00585FA3" w:rsidRPr="00FA7AC7" w:rsidTr="000B2EEA">
        <w:trPr>
          <w:trHeight w:hRule="exact" w:val="235"/>
        </w:trPr>
        <w:tc>
          <w:tcPr>
            <w:tcW w:w="434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387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0B2EEA">
            <w:pPr>
              <w:widowControl w:val="0"/>
              <w:autoSpaceDE w:val="0"/>
              <w:autoSpaceDN w:val="0"/>
              <w:adjustRightInd w:val="0"/>
              <w:spacing w:after="0" w:line="372" w:lineRule="exact"/>
              <w:ind w:firstLine="0"/>
              <w:rPr>
                <w:rFonts w:ascii="Times New Roman" w:hAnsi="Times New Roman"/>
                <w:sz w:val="24"/>
                <w:szCs w:val="24"/>
              </w:rPr>
            </w:pPr>
            <w:r w:rsidRPr="00FA7AC7">
              <w:rPr>
                <w:rFonts w:ascii="Times New Roman" w:hAnsi="Times New Roman"/>
                <w:b/>
                <w:bCs/>
                <w:color w:val="363435"/>
                <w:sz w:val="36"/>
                <w:szCs w:val="36"/>
              </w:rPr>
              <w:t>T</w:t>
            </w:r>
            <w:r w:rsidR="00BF6C01">
              <w:rPr>
                <w:rFonts w:ascii="Times New Roman" w:hAnsi="Times New Roman"/>
                <w:b/>
                <w:bCs/>
                <w:color w:val="363435"/>
                <w:sz w:val="27"/>
                <w:szCs w:val="27"/>
              </w:rPr>
              <w:t>ELEPHON</w:t>
            </w:r>
            <w:r w:rsidRPr="00FA7AC7">
              <w:rPr>
                <w:rFonts w:ascii="Times New Roman" w:hAnsi="Times New Roman"/>
                <w:b/>
                <w:bCs/>
                <w:color w:val="363435"/>
                <w:sz w:val="27"/>
                <w:szCs w:val="27"/>
              </w:rPr>
              <w:t>E</w:t>
            </w:r>
            <w:r w:rsidR="000B2EEA">
              <w:rPr>
                <w:rFonts w:ascii="Times New Roman" w:hAnsi="Times New Roman"/>
                <w:b/>
                <w:bCs/>
                <w:color w:val="363435"/>
                <w:sz w:val="27"/>
                <w:szCs w:val="27"/>
              </w:rPr>
              <w:t xml:space="preserve"> </w:t>
            </w:r>
            <w:r w:rsidRPr="00FA7AC7">
              <w:rPr>
                <w:rFonts w:ascii="Times New Roman" w:hAnsi="Times New Roman"/>
                <w:b/>
                <w:bCs/>
                <w:color w:val="363435"/>
                <w:position w:val="-4"/>
                <w:sz w:val="36"/>
                <w:szCs w:val="36"/>
              </w:rPr>
              <w:t>D</w:t>
            </w:r>
            <w:r w:rsidRPr="00FA7AC7">
              <w:rPr>
                <w:rFonts w:ascii="Times New Roman" w:hAnsi="Times New Roman"/>
                <w:b/>
                <w:bCs/>
                <w:color w:val="363435"/>
                <w:position w:val="-4"/>
                <w:sz w:val="27"/>
                <w:szCs w:val="27"/>
              </w:rPr>
              <w:t>IREC</w:t>
            </w:r>
            <w:r w:rsidRPr="00FA7AC7">
              <w:rPr>
                <w:rFonts w:ascii="Times New Roman" w:hAnsi="Times New Roman"/>
                <w:b/>
                <w:bCs/>
                <w:color w:val="363435"/>
                <w:spacing w:val="-5"/>
                <w:position w:val="-4"/>
                <w:sz w:val="27"/>
                <w:szCs w:val="27"/>
              </w:rPr>
              <w:t>T</w:t>
            </w:r>
            <w:r w:rsidRPr="00FA7AC7">
              <w:rPr>
                <w:rFonts w:ascii="Times New Roman" w:hAnsi="Times New Roman"/>
                <w:b/>
                <w:bCs/>
                <w:color w:val="363435"/>
                <w:position w:val="-4"/>
                <w:sz w:val="27"/>
                <w:szCs w:val="27"/>
              </w:rPr>
              <w:t>O</w:t>
            </w:r>
            <w:r w:rsidRPr="00FA7AC7">
              <w:rPr>
                <w:rFonts w:ascii="Times New Roman" w:hAnsi="Times New Roman"/>
                <w:b/>
                <w:bCs/>
                <w:color w:val="363435"/>
                <w:spacing w:val="-9"/>
                <w:position w:val="-4"/>
                <w:sz w:val="27"/>
                <w:szCs w:val="27"/>
              </w:rPr>
              <w:t>R</w:t>
            </w:r>
            <w:r w:rsidRPr="00FA7AC7">
              <w:rPr>
                <w:rFonts w:ascii="Times New Roman" w:hAnsi="Times New Roman"/>
                <w:b/>
                <w:bCs/>
                <w:color w:val="363435"/>
                <w:position w:val="-4"/>
                <w:sz w:val="27"/>
                <w:szCs w:val="27"/>
              </w:rPr>
              <w:t>Y</w:t>
            </w:r>
          </w:p>
        </w:tc>
        <w:tc>
          <w:tcPr>
            <w:tcW w:w="1800"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4340" w:type="dxa"/>
            <w:tcBorders>
              <w:top w:val="single" w:sz="4" w:space="0" w:color="363435"/>
              <w:left w:val="nil"/>
              <w:bottom w:val="single" w:sz="4" w:space="0" w:color="363435"/>
              <w:right w:val="single" w:sz="4" w:space="0" w:color="363435"/>
            </w:tcBorders>
          </w:tcPr>
          <w:p w:rsidR="00585FA3" w:rsidRPr="00FA7AC7" w:rsidRDefault="00585FA3" w:rsidP="000B2EEA">
            <w:pPr>
              <w:widowControl w:val="0"/>
              <w:autoSpaceDE w:val="0"/>
              <w:autoSpaceDN w:val="0"/>
              <w:adjustRightInd w:val="0"/>
              <w:spacing w:after="0"/>
              <w:ind w:firstLine="3520"/>
              <w:rPr>
                <w:rFonts w:ascii="Times New Roman" w:hAnsi="Times New Roman"/>
                <w:sz w:val="24"/>
                <w:szCs w:val="24"/>
              </w:rPr>
            </w:pPr>
          </w:p>
        </w:tc>
        <w:tc>
          <w:tcPr>
            <w:tcW w:w="387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00"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434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387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00"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4" w:after="0" w:line="120" w:lineRule="exact"/>
        <w:rPr>
          <w:rFonts w:ascii="Times New Roman" w:hAnsi="Times New Roman"/>
          <w:sz w:val="12"/>
          <w:szCs w:val="12"/>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Pr="004B400E" w:rsidRDefault="00284C41" w:rsidP="004B400E">
      <w:pPr>
        <w:pStyle w:val="Heading1"/>
        <w:spacing w:before="0"/>
        <w:ind w:firstLine="0"/>
        <w:rPr>
          <w:rFonts w:ascii="Impact" w:hAnsi="Impact" w:cs="Impact"/>
          <w:color w:val="808080" w:themeColor="background1" w:themeShade="80"/>
          <w:sz w:val="32"/>
          <w:szCs w:val="32"/>
        </w:rPr>
      </w:pPr>
      <w:r w:rsidRPr="00284C41">
        <w:rPr>
          <w:rFonts w:ascii="Times New Roman" w:hAnsi="Times New Roman"/>
          <w:noProof/>
          <w:sz w:val="20"/>
          <w:szCs w:val="20"/>
        </w:rPr>
        <w:pict>
          <v:shape id="_x0000_s7854" type="#_x0000_t202" style="position:absolute;margin-left:520.5pt;margin-top:95.2pt;width:1in;height:764pt;z-index:-251244032;mso-wrap-style:none;mso-position-horizontal-relative:page;mso-position-vertical-relative:margin" o:allowincell="f" filled="f" stroked="f">
            <v:textbox style="layout-flow:vertical;mso-next-textbox:#_x0000_s7854" inset="0,0,0,0">
              <w:txbxContent>
                <w:p w:rsidR="00E410E0" w:rsidRDefault="00E410E0" w:rsidP="00012CE9">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sidRPr="00284C41">
        <w:rPr>
          <w:noProof/>
          <w:color w:val="808080" w:themeColor="background1" w:themeShade="80"/>
        </w:rPr>
        <w:pict>
          <v:rect id="_x0000_s7830" style="position:absolute;margin-left:265.85pt;margin-top:-74.2pt;width:31pt;height:31pt;z-index:-251264512;mso-position-horizontal-relative:page" o:allowincell="f" filled="f" stroked="f">
            <v:textbox style="mso-next-textbox:#_x0000_s7830" inset="0,0,0,0">
              <w:txbxContent>
                <w:p w:rsidR="00E410E0" w:rsidRDefault="00E410E0" w:rsidP="00585FA3">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8"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4"/>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E410E0" w:rsidRDefault="00E410E0" w:rsidP="00585FA3">
                  <w:pPr>
                    <w:widowControl w:val="0"/>
                    <w:autoSpaceDE w:val="0"/>
                    <w:autoSpaceDN w:val="0"/>
                    <w:adjustRightInd w:val="0"/>
                    <w:spacing w:after="0"/>
                    <w:rPr>
                      <w:rFonts w:ascii="Times New Roman" w:hAnsi="Times New Roman"/>
                      <w:sz w:val="24"/>
                      <w:szCs w:val="24"/>
                    </w:rPr>
                  </w:pPr>
                </w:p>
              </w:txbxContent>
            </v:textbox>
            <w10:wrap anchorx="page"/>
          </v:rect>
        </w:pict>
      </w:r>
      <w:bookmarkStart w:id="557" w:name="_Toc294969810"/>
      <w:r w:rsidR="00585FA3" w:rsidRPr="004B400E">
        <w:rPr>
          <w:rFonts w:ascii="Impact" w:hAnsi="Impact" w:cs="Impact"/>
          <w:color w:val="808080" w:themeColor="background1" w:themeShade="80"/>
          <w:spacing w:val="-13"/>
          <w:position w:val="-1"/>
          <w:sz w:val="32"/>
          <w:szCs w:val="32"/>
        </w:rPr>
        <w:t>T</w:t>
      </w:r>
      <w:r w:rsidR="00585FA3" w:rsidRPr="004B400E">
        <w:rPr>
          <w:rFonts w:ascii="Impact" w:hAnsi="Impact" w:cs="Impact"/>
          <w:color w:val="808080" w:themeColor="background1" w:themeShade="80"/>
          <w:position w:val="-1"/>
          <w:sz w:val="32"/>
          <w:szCs w:val="32"/>
        </w:rPr>
        <w:t>elephone Directo</w:t>
      </w:r>
      <w:r w:rsidR="00585FA3" w:rsidRPr="004B400E">
        <w:rPr>
          <w:rFonts w:ascii="Impact" w:hAnsi="Impact" w:cs="Impact"/>
          <w:color w:val="808080" w:themeColor="background1" w:themeShade="80"/>
          <w:spacing w:val="6"/>
          <w:position w:val="-1"/>
          <w:sz w:val="32"/>
          <w:szCs w:val="32"/>
        </w:rPr>
        <w:t>r</w:t>
      </w:r>
      <w:r w:rsidR="00585FA3" w:rsidRPr="004B400E">
        <w:rPr>
          <w:rFonts w:ascii="Impact" w:hAnsi="Impact" w:cs="Impact"/>
          <w:color w:val="808080" w:themeColor="background1" w:themeShade="80"/>
          <w:position w:val="-1"/>
          <w:sz w:val="32"/>
          <w:szCs w:val="32"/>
        </w:rPr>
        <w:t>y</w:t>
      </w:r>
      <w:bookmarkEnd w:id="557"/>
    </w:p>
    <w:p w:rsidR="00585FA3" w:rsidRDefault="00585FA3" w:rsidP="00C655F4">
      <w:pPr>
        <w:widowControl w:val="0"/>
        <w:autoSpaceDE w:val="0"/>
        <w:autoSpaceDN w:val="0"/>
        <w:adjustRightInd w:val="0"/>
        <w:spacing w:after="0" w:line="200" w:lineRule="exact"/>
        <w:ind w:firstLine="0"/>
        <w:rPr>
          <w:rFonts w:ascii="Impact" w:hAnsi="Impact" w:cs="Impact"/>
          <w:sz w:val="20"/>
          <w:szCs w:val="20"/>
        </w:rPr>
      </w:pPr>
    </w:p>
    <w:p w:rsidR="00585FA3" w:rsidRDefault="00585FA3" w:rsidP="00C655F4">
      <w:pPr>
        <w:widowControl w:val="0"/>
        <w:autoSpaceDE w:val="0"/>
        <w:autoSpaceDN w:val="0"/>
        <w:adjustRightInd w:val="0"/>
        <w:spacing w:before="16" w:after="0" w:line="200" w:lineRule="exact"/>
        <w:ind w:firstLine="0"/>
        <w:rPr>
          <w:rFonts w:ascii="Impact" w:hAnsi="Impact" w:cs="Impact"/>
          <w:sz w:val="20"/>
          <w:szCs w:val="20"/>
        </w:rPr>
      </w:pPr>
    </w:p>
    <w:p w:rsidR="00585FA3" w:rsidRDefault="00585FA3" w:rsidP="00C655F4">
      <w:pPr>
        <w:widowControl w:val="0"/>
        <w:autoSpaceDE w:val="0"/>
        <w:autoSpaceDN w:val="0"/>
        <w:adjustRightInd w:val="0"/>
        <w:spacing w:before="26" w:after="0"/>
        <w:ind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33"/>
          <w:sz w:val="20"/>
          <w:szCs w:val="20"/>
        </w:rPr>
        <w:t xml:space="preserve"> </w:t>
      </w:r>
      <w:r>
        <w:rPr>
          <w:rFonts w:ascii="Times New Roman" w:hAnsi="Times New Roman"/>
          <w:sz w:val="20"/>
          <w:szCs w:val="20"/>
        </w:rPr>
        <w:t>......................................................................................................(229) 430-4635</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Admissions</w:t>
      </w:r>
      <w:r>
        <w:rPr>
          <w:rFonts w:ascii="Times New Roman" w:hAnsi="Times New Roman"/>
          <w:spacing w:val="-15"/>
          <w:sz w:val="20"/>
          <w:szCs w:val="20"/>
        </w:rPr>
        <w:t xml:space="preserve"> </w:t>
      </w:r>
      <w:r>
        <w:rPr>
          <w:rFonts w:ascii="Times New Roman" w:hAnsi="Times New Roman"/>
          <w:sz w:val="20"/>
          <w:szCs w:val="20"/>
        </w:rPr>
        <w:t>...............................................................................................................(229) 430-4646</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line="438" w:lineRule="auto"/>
        <w:ind w:right="706" w:firstLine="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oll Free Inside Geo</w:t>
      </w:r>
      <w:r>
        <w:rPr>
          <w:rFonts w:ascii="Times New Roman" w:hAnsi="Times New Roman"/>
          <w:spacing w:val="-4"/>
          <w:sz w:val="20"/>
          <w:szCs w:val="20"/>
        </w:rPr>
        <w:t>r</w:t>
      </w:r>
      <w:r>
        <w:rPr>
          <w:rFonts w:ascii="Times New Roman" w:hAnsi="Times New Roman"/>
          <w:sz w:val="20"/>
          <w:szCs w:val="20"/>
        </w:rPr>
        <w:t>gia</w:t>
      </w:r>
      <w:r>
        <w:rPr>
          <w:rFonts w:ascii="Times New Roman" w:hAnsi="Times New Roman"/>
          <w:spacing w:val="-24"/>
          <w:sz w:val="20"/>
          <w:szCs w:val="20"/>
        </w:rPr>
        <w:t xml:space="preserve"> </w:t>
      </w:r>
      <w:r>
        <w:rPr>
          <w:rFonts w:ascii="Times New Roman" w:hAnsi="Times New Roman"/>
          <w:sz w:val="20"/>
          <w:szCs w:val="20"/>
        </w:rPr>
        <w:t>.............................................................................800-822-RAMS A</w:t>
      </w:r>
      <w:r>
        <w:rPr>
          <w:rFonts w:ascii="Times New Roman" w:hAnsi="Times New Roman"/>
          <w:spacing w:val="-4"/>
          <w:sz w:val="20"/>
          <w:szCs w:val="20"/>
        </w:rPr>
        <w:t>f</w:t>
      </w:r>
      <w:r>
        <w:rPr>
          <w:rFonts w:ascii="Times New Roman" w:hAnsi="Times New Roman"/>
          <w:sz w:val="20"/>
          <w:szCs w:val="20"/>
        </w:rPr>
        <w:t>firmative</w:t>
      </w:r>
      <w:r>
        <w:rPr>
          <w:rFonts w:ascii="Times New Roman" w:hAnsi="Times New Roman"/>
          <w:spacing w:val="-11"/>
          <w:sz w:val="20"/>
          <w:szCs w:val="20"/>
        </w:rPr>
        <w:t xml:space="preserve"> </w:t>
      </w:r>
      <w:r>
        <w:rPr>
          <w:rFonts w:ascii="Times New Roman" w:hAnsi="Times New Roman"/>
          <w:sz w:val="20"/>
          <w:szCs w:val="20"/>
        </w:rPr>
        <w:t>Actio</w:t>
      </w:r>
      <w:r>
        <w:rPr>
          <w:rFonts w:ascii="Times New Roman" w:hAnsi="Times New Roman"/>
          <w:spacing w:val="6"/>
          <w:sz w:val="20"/>
          <w:szCs w:val="20"/>
        </w:rPr>
        <w:t>n</w:t>
      </w:r>
      <w:r>
        <w:rPr>
          <w:rFonts w:ascii="Times New Roman" w:hAnsi="Times New Roman"/>
          <w:sz w:val="20"/>
          <w:szCs w:val="20"/>
        </w:rPr>
        <w:t>....................................................................................................(229) 430-4603</w:t>
      </w:r>
    </w:p>
    <w:p w:rsidR="00585FA3" w:rsidRDefault="00585FA3" w:rsidP="00C655F4">
      <w:pPr>
        <w:widowControl w:val="0"/>
        <w:autoSpaceDE w:val="0"/>
        <w:autoSpaceDN w:val="0"/>
        <w:adjustRightInd w:val="0"/>
        <w:spacing w:before="7" w:after="0"/>
        <w:ind w:firstLine="0"/>
        <w:rPr>
          <w:rFonts w:ascii="Times New Roman" w:hAnsi="Times New Roman"/>
          <w:sz w:val="20"/>
          <w:szCs w:val="20"/>
        </w:rPr>
      </w:pPr>
      <w:r>
        <w:rPr>
          <w:rFonts w:ascii="Times New Roman" w:hAnsi="Times New Roman"/>
          <w:sz w:val="20"/>
          <w:szCs w:val="20"/>
        </w:rPr>
        <w:t>ASU Foundation, Inc.</w:t>
      </w:r>
      <w:r>
        <w:rPr>
          <w:rFonts w:ascii="Times New Roman" w:hAnsi="Times New Roman"/>
          <w:spacing w:val="13"/>
          <w:sz w:val="20"/>
          <w:szCs w:val="20"/>
        </w:rPr>
        <w:t xml:space="preserve"> </w:t>
      </w:r>
      <w:r>
        <w:rPr>
          <w:rFonts w:ascii="Times New Roman" w:hAnsi="Times New Roman"/>
          <w:sz w:val="20"/>
          <w:szCs w:val="20"/>
        </w:rPr>
        <w:t>..............................................................................................(229) 430-4663</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Athletic</w:t>
      </w:r>
      <w:r>
        <w:rPr>
          <w:rFonts w:ascii="Times New Roman" w:hAnsi="Times New Roman"/>
          <w:spacing w:val="7"/>
          <w:sz w:val="20"/>
          <w:szCs w:val="20"/>
        </w:rPr>
        <w:t>s</w:t>
      </w:r>
      <w:r>
        <w:rPr>
          <w:rFonts w:ascii="Times New Roman" w:hAnsi="Times New Roman"/>
          <w:sz w:val="20"/>
          <w:szCs w:val="20"/>
        </w:rPr>
        <w:t>....................................................................................................................(229) 430-4654</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Bookstor</w:t>
      </w:r>
      <w:r>
        <w:rPr>
          <w:rFonts w:ascii="Times New Roman" w:hAnsi="Times New Roman"/>
          <w:spacing w:val="7"/>
          <w:sz w:val="20"/>
          <w:szCs w:val="20"/>
        </w:rPr>
        <w:t>e</w:t>
      </w:r>
      <w:r>
        <w:rPr>
          <w:rFonts w:ascii="Times New Roman" w:hAnsi="Times New Roman"/>
          <w:sz w:val="20"/>
          <w:szCs w:val="20"/>
        </w:rPr>
        <w:t>..................................................................................................................(229) 430-4746</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Center for Student Development, Counseling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esting</w:t>
      </w:r>
      <w:r>
        <w:rPr>
          <w:rFonts w:ascii="Times New Roman" w:hAnsi="Times New Roman"/>
          <w:spacing w:val="-8"/>
          <w:sz w:val="20"/>
          <w:szCs w:val="20"/>
        </w:rPr>
        <w:t xml:space="preserve"> </w:t>
      </w:r>
      <w:r>
        <w:rPr>
          <w:rFonts w:ascii="Times New Roman" w:hAnsi="Times New Roman"/>
          <w:sz w:val="20"/>
          <w:szCs w:val="20"/>
        </w:rPr>
        <w:t>......................................(229) 430-4667</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Financial</w:t>
      </w:r>
      <w:r>
        <w:rPr>
          <w:rFonts w:ascii="Times New Roman" w:hAnsi="Times New Roman"/>
          <w:spacing w:val="-11"/>
          <w:sz w:val="20"/>
          <w:szCs w:val="20"/>
        </w:rPr>
        <w:t xml:space="preserve"> </w:t>
      </w:r>
      <w:r>
        <w:rPr>
          <w:rFonts w:ascii="Times New Roman" w:hAnsi="Times New Roman"/>
          <w:sz w:val="20"/>
          <w:szCs w:val="20"/>
        </w:rPr>
        <w:t>Aid</w:t>
      </w:r>
      <w:r>
        <w:rPr>
          <w:rFonts w:ascii="Times New Roman" w:hAnsi="Times New Roman"/>
          <w:spacing w:val="-4"/>
          <w:sz w:val="20"/>
          <w:szCs w:val="20"/>
        </w:rPr>
        <w:t xml:space="preserve"> </w:t>
      </w:r>
      <w:r>
        <w:rPr>
          <w:rFonts w:ascii="Times New Roman" w:hAnsi="Times New Roman"/>
          <w:sz w:val="20"/>
          <w:szCs w:val="20"/>
        </w:rPr>
        <w:t>............................................................................................................(229) 430-4650</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Fiscal</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............................................................................................................(229) 430-4609</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General Information</w:t>
      </w:r>
      <w:r>
        <w:rPr>
          <w:rFonts w:ascii="Times New Roman" w:hAnsi="Times New Roman"/>
          <w:spacing w:val="-9"/>
          <w:sz w:val="20"/>
          <w:szCs w:val="20"/>
        </w:rPr>
        <w:t xml:space="preserve"> </w:t>
      </w:r>
      <w:r>
        <w:rPr>
          <w:rFonts w:ascii="Times New Roman" w:hAnsi="Times New Roman"/>
          <w:sz w:val="20"/>
          <w:szCs w:val="20"/>
        </w:rPr>
        <w:t>.................................................................................................(229) 430-4600</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Librar</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.....................................................................................................................(229) 430-4799</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Public Safet</w:t>
      </w:r>
      <w:r>
        <w:rPr>
          <w:rFonts w:ascii="Times New Roman" w:hAnsi="Times New Roman"/>
          <w:spacing w:val="7"/>
          <w:sz w:val="20"/>
          <w:szCs w:val="20"/>
        </w:rPr>
        <w:t>y</w:t>
      </w:r>
      <w:r>
        <w:rPr>
          <w:rFonts w:ascii="Times New Roman" w:hAnsi="Times New Roman"/>
          <w:sz w:val="20"/>
          <w:szCs w:val="20"/>
        </w:rPr>
        <w:t>.............................................................................................................(229) 430-47</w:t>
      </w:r>
      <w:r>
        <w:rPr>
          <w:rFonts w:ascii="Times New Roman" w:hAnsi="Times New Roman"/>
          <w:spacing w:val="-7"/>
          <w:sz w:val="20"/>
          <w:szCs w:val="20"/>
        </w:rPr>
        <w:t>1</w:t>
      </w:r>
      <w:r>
        <w:rPr>
          <w:rFonts w:ascii="Times New Roman" w:hAnsi="Times New Roman"/>
          <w:sz w:val="20"/>
          <w:szCs w:val="20"/>
        </w:rPr>
        <w:t>1</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Registra</w:t>
      </w:r>
      <w:r>
        <w:rPr>
          <w:rFonts w:ascii="Times New Roman" w:hAnsi="Times New Roman"/>
          <w:spacing w:val="-4"/>
          <w:sz w:val="20"/>
          <w:szCs w:val="20"/>
        </w:rPr>
        <w:t>r</w:t>
      </w:r>
      <w:r>
        <w:rPr>
          <w:rFonts w:ascii="Times New Roman" w:hAnsi="Times New Roman"/>
          <w:sz w:val="20"/>
          <w:szCs w:val="20"/>
        </w:rPr>
        <w:t>-</w:t>
      </w:r>
      <w:r>
        <w:rPr>
          <w:rFonts w:ascii="Times New Roman" w:hAnsi="Times New Roman"/>
          <w:spacing w:val="-7"/>
          <w:sz w:val="20"/>
          <w:szCs w:val="20"/>
        </w:rPr>
        <w:t>T</w:t>
      </w:r>
      <w:r>
        <w:rPr>
          <w:rFonts w:ascii="Times New Roman" w:hAnsi="Times New Roman"/>
          <w:sz w:val="20"/>
          <w:szCs w:val="20"/>
        </w:rPr>
        <w:t>ranscripts, Readmission, Enrollment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erification</w:t>
      </w:r>
      <w:r>
        <w:rPr>
          <w:rFonts w:ascii="Times New Roman" w:hAnsi="Times New Roman"/>
          <w:spacing w:val="-33"/>
          <w:sz w:val="20"/>
          <w:szCs w:val="20"/>
        </w:rPr>
        <w:t xml:space="preserve"> </w:t>
      </w:r>
      <w:r>
        <w:rPr>
          <w:rFonts w:ascii="Times New Roman" w:hAnsi="Times New Roman"/>
          <w:sz w:val="20"/>
          <w:szCs w:val="20"/>
        </w:rPr>
        <w:t>..................................(229) 430-4638</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College of</w:t>
      </w:r>
      <w:r>
        <w:rPr>
          <w:rFonts w:ascii="Times New Roman" w:hAnsi="Times New Roman"/>
          <w:spacing w:val="-11"/>
          <w:sz w:val="20"/>
          <w:szCs w:val="20"/>
        </w:rPr>
        <w:t xml:space="preserve"> </w:t>
      </w:r>
      <w:r>
        <w:rPr>
          <w:rFonts w:ascii="Times New Roman" w:hAnsi="Times New Roman"/>
          <w:sz w:val="20"/>
          <w:szCs w:val="20"/>
        </w:rPr>
        <w:t>Arts and Humanities</w:t>
      </w:r>
      <w:r>
        <w:rPr>
          <w:rFonts w:ascii="Times New Roman" w:hAnsi="Times New Roman"/>
          <w:spacing w:val="-4"/>
          <w:sz w:val="20"/>
          <w:szCs w:val="20"/>
        </w:rPr>
        <w:t xml:space="preserve"> </w:t>
      </w:r>
      <w:r>
        <w:rPr>
          <w:rFonts w:ascii="Times New Roman" w:hAnsi="Times New Roman"/>
          <w:sz w:val="20"/>
          <w:szCs w:val="20"/>
        </w:rPr>
        <w:t>...............................................................................(229) 430-4832</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College of Business</w:t>
      </w:r>
      <w:r>
        <w:rPr>
          <w:rFonts w:ascii="Times New Roman" w:hAnsi="Times New Roman"/>
          <w:spacing w:val="-21"/>
          <w:sz w:val="20"/>
          <w:szCs w:val="20"/>
        </w:rPr>
        <w:t xml:space="preserve"> </w:t>
      </w:r>
      <w:r>
        <w:rPr>
          <w:rFonts w:ascii="Times New Roman" w:hAnsi="Times New Roman"/>
          <w:sz w:val="20"/>
          <w:szCs w:val="20"/>
        </w:rPr>
        <w:t>..................................................................................................(229) 430-2749</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College of Education</w:t>
      </w:r>
      <w:r>
        <w:rPr>
          <w:rFonts w:ascii="Times New Roman" w:hAnsi="Times New Roman"/>
          <w:spacing w:val="-20"/>
          <w:sz w:val="20"/>
          <w:szCs w:val="20"/>
        </w:rPr>
        <w:t xml:space="preserve"> </w:t>
      </w:r>
      <w:r>
        <w:rPr>
          <w:rFonts w:ascii="Times New Roman" w:hAnsi="Times New Roman"/>
          <w:sz w:val="20"/>
          <w:szCs w:val="20"/>
        </w:rPr>
        <w:t>................................................................................................(229) 430-4715</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College of Sciences and Health Professions</w:t>
      </w:r>
      <w:r>
        <w:rPr>
          <w:rFonts w:ascii="Times New Roman" w:hAnsi="Times New Roman"/>
          <w:spacing w:val="-3"/>
          <w:sz w:val="20"/>
          <w:szCs w:val="20"/>
        </w:rPr>
        <w:t xml:space="preserve"> </w:t>
      </w:r>
      <w:r>
        <w:rPr>
          <w:rFonts w:ascii="Times New Roman" w:hAnsi="Times New Roman"/>
          <w:sz w:val="20"/>
          <w:szCs w:val="20"/>
        </w:rPr>
        <w:t>............................................................(229) 430-4724</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Graduate School</w:t>
      </w:r>
      <w:r>
        <w:rPr>
          <w:rFonts w:ascii="Times New Roman" w:hAnsi="Times New Roman"/>
          <w:spacing w:val="-9"/>
          <w:sz w:val="20"/>
          <w:szCs w:val="20"/>
        </w:rPr>
        <w:t xml:space="preserve"> </w:t>
      </w:r>
      <w:r>
        <w:rPr>
          <w:rFonts w:ascii="Times New Roman" w:hAnsi="Times New Roman"/>
          <w:sz w:val="20"/>
          <w:szCs w:val="20"/>
        </w:rPr>
        <w:t>.......................................................................................................(229) 430-4862</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Housing O</w:t>
      </w:r>
      <w:r>
        <w:rPr>
          <w:rFonts w:ascii="Times New Roman" w:hAnsi="Times New Roman"/>
          <w:spacing w:val="-4"/>
          <w:sz w:val="20"/>
          <w:szCs w:val="20"/>
        </w:rPr>
        <w:t>f</w:t>
      </w:r>
      <w:r>
        <w:rPr>
          <w:rFonts w:ascii="Times New Roman" w:hAnsi="Times New Roman"/>
          <w:sz w:val="20"/>
          <w:szCs w:val="20"/>
        </w:rPr>
        <w:t>fice</w:t>
      </w:r>
      <w:r>
        <w:rPr>
          <w:rFonts w:ascii="Times New Roman" w:hAnsi="Times New Roman"/>
          <w:spacing w:val="-6"/>
          <w:sz w:val="20"/>
          <w:szCs w:val="20"/>
        </w:rPr>
        <w:t xml:space="preserve"> </w:t>
      </w:r>
      <w:r>
        <w:rPr>
          <w:rFonts w:ascii="Times New Roman" w:hAnsi="Times New Roman"/>
          <w:sz w:val="20"/>
          <w:szCs w:val="20"/>
        </w:rPr>
        <w:t>.........................................................................................................(229) 430-4741</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Student</w:t>
      </w:r>
      <w:r>
        <w:rPr>
          <w:rFonts w:ascii="Times New Roman" w:hAnsi="Times New Roman"/>
          <w:spacing w:val="-11"/>
          <w:sz w:val="20"/>
          <w:szCs w:val="20"/>
        </w:rPr>
        <w:t xml:space="preserve"> </w:t>
      </w:r>
      <w:r>
        <w:rPr>
          <w:rFonts w:ascii="Times New Roman" w:hAnsi="Times New Roman"/>
          <w:sz w:val="20"/>
          <w:szCs w:val="20"/>
        </w:rPr>
        <w:t>Activitie</w:t>
      </w:r>
      <w:r>
        <w:rPr>
          <w:rFonts w:ascii="Times New Roman" w:hAnsi="Times New Roman"/>
          <w:spacing w:val="2"/>
          <w:sz w:val="20"/>
          <w:szCs w:val="20"/>
        </w:rPr>
        <w:t>s</w:t>
      </w:r>
      <w:r>
        <w:rPr>
          <w:rFonts w:ascii="Times New Roman" w:hAnsi="Times New Roman"/>
          <w:sz w:val="20"/>
          <w:szCs w:val="20"/>
        </w:rPr>
        <w:t>......................................................................................................(229) 430-4739</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Student Government</w:t>
      </w:r>
      <w:r>
        <w:rPr>
          <w:rFonts w:ascii="Times New Roman" w:hAnsi="Times New Roman"/>
          <w:spacing w:val="-11"/>
          <w:sz w:val="20"/>
          <w:szCs w:val="20"/>
        </w:rPr>
        <w:t xml:space="preserve"> </w:t>
      </w:r>
      <w:r>
        <w:rPr>
          <w:rFonts w:ascii="Times New Roman" w:hAnsi="Times New Roman"/>
          <w:sz w:val="20"/>
          <w:szCs w:val="20"/>
        </w:rPr>
        <w:t>Association</w:t>
      </w:r>
      <w:r>
        <w:rPr>
          <w:rFonts w:ascii="Times New Roman" w:hAnsi="Times New Roman"/>
          <w:spacing w:val="-15"/>
          <w:sz w:val="20"/>
          <w:szCs w:val="20"/>
        </w:rPr>
        <w:t xml:space="preserve"> </w:t>
      </w:r>
      <w:r>
        <w:rPr>
          <w:rFonts w:ascii="Times New Roman" w:hAnsi="Times New Roman"/>
          <w:sz w:val="20"/>
          <w:szCs w:val="20"/>
        </w:rPr>
        <w:t>.............................................................................(229) 430-4738</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University Communications</w:t>
      </w:r>
      <w:r>
        <w:rPr>
          <w:rFonts w:ascii="Times New Roman" w:hAnsi="Times New Roman"/>
          <w:spacing w:val="-32"/>
          <w:sz w:val="20"/>
          <w:szCs w:val="20"/>
        </w:rPr>
        <w:t xml:space="preserve"> </w:t>
      </w:r>
      <w:r>
        <w:rPr>
          <w:rFonts w:ascii="Times New Roman" w:hAnsi="Times New Roman"/>
          <w:sz w:val="20"/>
          <w:szCs w:val="20"/>
        </w:rPr>
        <w:t>.....................................................................................(229) 430-4671</w:t>
      </w:r>
    </w:p>
    <w:p w:rsidR="00585FA3" w:rsidRDefault="00585FA3" w:rsidP="00C655F4">
      <w:pPr>
        <w:widowControl w:val="0"/>
        <w:autoSpaceDE w:val="0"/>
        <w:autoSpaceDN w:val="0"/>
        <w:adjustRightInd w:val="0"/>
        <w:spacing w:after="0" w:line="190" w:lineRule="exact"/>
        <w:ind w:firstLine="0"/>
        <w:rPr>
          <w:rFonts w:ascii="Times New Roman" w:hAnsi="Times New Roman"/>
          <w:sz w:val="19"/>
          <w:szCs w:val="19"/>
        </w:rPr>
      </w:pPr>
    </w:p>
    <w:p w:rsidR="00585FA3" w:rsidRDefault="00585FA3" w:rsidP="00C655F4">
      <w:pPr>
        <w:widowControl w:val="0"/>
        <w:autoSpaceDE w:val="0"/>
        <w:autoSpaceDN w:val="0"/>
        <w:adjustRightInd w:val="0"/>
        <w:spacing w:after="0"/>
        <w:ind w:firstLine="0"/>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11"/>
          <w:sz w:val="20"/>
          <w:szCs w:val="20"/>
        </w:rPr>
        <w:t xml:space="preserve"> </w:t>
      </w:r>
      <w:r>
        <w:rPr>
          <w:rFonts w:ascii="Times New Roman" w:hAnsi="Times New Roman"/>
          <w:sz w:val="20"/>
          <w:szCs w:val="20"/>
        </w:rPr>
        <w:t>........................................................................................................(229) 430-2715</w:t>
      </w:r>
    </w:p>
    <w:p w:rsidR="00585FA3" w:rsidRDefault="00585FA3" w:rsidP="00585FA3">
      <w:pPr>
        <w:widowControl w:val="0"/>
        <w:autoSpaceDE w:val="0"/>
        <w:autoSpaceDN w:val="0"/>
        <w:adjustRightInd w:val="0"/>
        <w:spacing w:after="0"/>
        <w:ind w:left="2210"/>
        <w:rPr>
          <w:rFonts w:ascii="Times New Roman" w:hAnsi="Times New Roman"/>
          <w:sz w:val="20"/>
          <w:szCs w:val="20"/>
        </w:rPr>
        <w:sectPr w:rsidR="00585FA3" w:rsidSect="00C655F4">
          <w:pgSz w:w="12240" w:h="15840"/>
          <w:pgMar w:top="280" w:right="1260" w:bottom="280" w:left="1530" w:header="0" w:footer="1024" w:gutter="0"/>
          <w:cols w:space="720" w:equalWidth="0">
            <w:col w:w="9450"/>
          </w:cols>
          <w:noEndnote/>
        </w:sectPr>
      </w:pPr>
    </w:p>
    <w:tbl>
      <w:tblPr>
        <w:tblW w:w="10080" w:type="dxa"/>
        <w:tblInd w:w="-1260" w:type="dxa"/>
        <w:tblLayout w:type="fixed"/>
        <w:tblCellMar>
          <w:left w:w="0" w:type="dxa"/>
          <w:right w:w="0" w:type="dxa"/>
        </w:tblCellMar>
        <w:tblLook w:val="0000"/>
      </w:tblPr>
      <w:tblGrid>
        <w:gridCol w:w="1710"/>
        <w:gridCol w:w="4204"/>
        <w:gridCol w:w="4166"/>
      </w:tblGrid>
      <w:tr w:rsidR="00585FA3" w:rsidRPr="00FA7AC7" w:rsidTr="000B2EEA">
        <w:trPr>
          <w:trHeight w:hRule="exact" w:val="235"/>
        </w:trPr>
        <w:tc>
          <w:tcPr>
            <w:tcW w:w="1710"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204"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before="50" w:after="0"/>
              <w:ind w:left="66" w:hanging="2"/>
              <w:rPr>
                <w:rFonts w:ascii="Times New Roman" w:hAnsi="Times New Roman"/>
                <w:sz w:val="24"/>
                <w:szCs w:val="24"/>
              </w:rPr>
            </w:pPr>
            <w:r>
              <w:rPr>
                <w:rFonts w:ascii="Times New Roman" w:hAnsi="Times New Roman"/>
                <w:noProof/>
                <w:position w:val="-17"/>
                <w:sz w:val="24"/>
                <w:szCs w:val="24"/>
              </w:rPr>
              <w:drawing>
                <wp:inline distT="0" distB="0" distL="0" distR="0">
                  <wp:extent cx="407670" cy="393700"/>
                  <wp:effectExtent l="19050" t="0" r="0" b="0"/>
                  <wp:docPr id="1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r w:rsidRPr="00FA7AC7">
              <w:rPr>
                <w:rFonts w:ascii="Times New Roman" w:hAnsi="Times New Roman"/>
                <w:sz w:val="20"/>
                <w:szCs w:val="20"/>
              </w:rPr>
              <w:t xml:space="preserve">         </w:t>
            </w:r>
            <w:r w:rsidRPr="00FA7AC7">
              <w:rPr>
                <w:rFonts w:ascii="Times New Roman" w:hAnsi="Times New Roman"/>
                <w:b/>
                <w:bCs/>
                <w:color w:val="363435"/>
                <w:sz w:val="36"/>
                <w:szCs w:val="36"/>
              </w:rPr>
              <w:t>U</w:t>
            </w:r>
            <w:r w:rsidR="00BF6C01">
              <w:rPr>
                <w:rFonts w:ascii="Times New Roman" w:hAnsi="Times New Roman"/>
                <w:b/>
                <w:bCs/>
                <w:color w:val="363435"/>
                <w:sz w:val="27"/>
                <w:szCs w:val="27"/>
              </w:rPr>
              <w:t>N</w:t>
            </w:r>
            <w:r w:rsidRPr="00FA7AC7">
              <w:rPr>
                <w:rFonts w:ascii="Times New Roman" w:hAnsi="Times New Roman"/>
                <w:b/>
                <w:bCs/>
                <w:color w:val="363435"/>
                <w:sz w:val="27"/>
                <w:szCs w:val="27"/>
              </w:rPr>
              <w:t>IVERSITY</w:t>
            </w:r>
            <w:r w:rsidRPr="00FA7AC7">
              <w:rPr>
                <w:rFonts w:ascii="Times New Roman" w:hAnsi="Times New Roman"/>
                <w:b/>
                <w:bCs/>
                <w:color w:val="363435"/>
                <w:spacing w:val="13"/>
                <w:sz w:val="27"/>
                <w:szCs w:val="27"/>
              </w:rPr>
              <w:t xml:space="preserve"> </w:t>
            </w:r>
            <w:r w:rsidRPr="00FA7AC7">
              <w:rPr>
                <w:rFonts w:ascii="Times New Roman" w:hAnsi="Times New Roman"/>
                <w:b/>
                <w:bCs/>
                <w:color w:val="363435"/>
                <w:sz w:val="36"/>
                <w:szCs w:val="36"/>
              </w:rPr>
              <w:t>S</w:t>
            </w:r>
            <w:r w:rsidRPr="00FA7AC7">
              <w:rPr>
                <w:rFonts w:ascii="Times New Roman" w:hAnsi="Times New Roman"/>
                <w:b/>
                <w:bCs/>
                <w:color w:val="363435"/>
                <w:sz w:val="27"/>
                <w:szCs w:val="27"/>
              </w:rPr>
              <w:t>YSTEM</w:t>
            </w:r>
          </w:p>
        </w:tc>
        <w:tc>
          <w:tcPr>
            <w:tcW w:w="4166"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1710"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166"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1710"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204"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166"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Pr="004B400E" w:rsidRDefault="00585FA3" w:rsidP="004B400E">
      <w:pPr>
        <w:pStyle w:val="Heading1"/>
        <w:spacing w:before="0"/>
        <w:ind w:firstLine="360"/>
        <w:rPr>
          <w:rFonts w:ascii="Impact" w:hAnsi="Impact" w:cs="Impact"/>
          <w:color w:val="808080" w:themeColor="background1" w:themeShade="80"/>
          <w:sz w:val="32"/>
          <w:szCs w:val="32"/>
        </w:rPr>
      </w:pPr>
      <w:bookmarkStart w:id="558" w:name="_Toc294969811"/>
      <w:r w:rsidRPr="004B400E">
        <w:rPr>
          <w:rFonts w:ascii="Impact" w:hAnsi="Impact" w:cs="Impact"/>
          <w:color w:val="808080" w:themeColor="background1" w:themeShade="80"/>
          <w:position w:val="-1"/>
          <w:sz w:val="32"/>
          <w:szCs w:val="32"/>
        </w:rPr>
        <w:t>Universi</w:t>
      </w:r>
      <w:r w:rsidRPr="004B400E">
        <w:rPr>
          <w:rFonts w:ascii="Impact" w:hAnsi="Impact" w:cs="Impact"/>
          <w:color w:val="808080" w:themeColor="background1" w:themeShade="80"/>
          <w:spacing w:val="6"/>
          <w:position w:val="-1"/>
          <w:sz w:val="32"/>
          <w:szCs w:val="32"/>
        </w:rPr>
        <w:t>t</w:t>
      </w:r>
      <w:r w:rsidRPr="004B400E">
        <w:rPr>
          <w:rFonts w:ascii="Impact" w:hAnsi="Impact" w:cs="Impact"/>
          <w:color w:val="808080" w:themeColor="background1" w:themeShade="80"/>
          <w:position w:val="-1"/>
          <w:sz w:val="32"/>
          <w:szCs w:val="32"/>
        </w:rPr>
        <w:t>y System of Georgia</w:t>
      </w:r>
      <w:bookmarkEnd w:id="558"/>
    </w:p>
    <w:p w:rsidR="00585FA3" w:rsidRDefault="00284C41" w:rsidP="00C655F4">
      <w:pPr>
        <w:widowControl w:val="0"/>
        <w:autoSpaceDE w:val="0"/>
        <w:autoSpaceDN w:val="0"/>
        <w:adjustRightInd w:val="0"/>
        <w:spacing w:before="12" w:after="0" w:line="220" w:lineRule="exact"/>
        <w:ind w:left="360" w:firstLine="0"/>
        <w:rPr>
          <w:rFonts w:ascii="Impact" w:hAnsi="Impact" w:cs="Impact"/>
        </w:rPr>
      </w:pPr>
      <w:r w:rsidRPr="00284C41">
        <w:rPr>
          <w:rFonts w:ascii="Times New Roman" w:hAnsi="Times New Roman"/>
          <w:noProof/>
        </w:rPr>
        <w:pict>
          <v:shape id="_x0000_s7856" type="#_x0000_t202" style="position:absolute;left:0;text-align:left;margin-left:30pt;margin-top:3.8pt;width:1in;height:614.25pt;z-index:-251243008;mso-position-horizontal-relative:page" o:allowincell="f" filled="f" stroked="f">
            <v:textbox style="layout-flow:vertical;mso-layout-flow-alt:bottom-to-top;mso-next-textbox:#_x0000_s7856" inset="0,0,0,0">
              <w:txbxContent>
                <w:p w:rsidR="00E410E0" w:rsidRDefault="00E410E0" w:rsidP="00A6381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p>
    <w:p w:rsidR="00585FA3" w:rsidRDefault="00585FA3" w:rsidP="00C655F4">
      <w:pPr>
        <w:widowControl w:val="0"/>
        <w:tabs>
          <w:tab w:val="left" w:pos="6540"/>
        </w:tabs>
        <w:autoSpaceDE w:val="0"/>
        <w:autoSpaceDN w:val="0"/>
        <w:adjustRightInd w:val="0"/>
        <w:spacing w:before="27" w:after="0"/>
        <w:ind w:left="360" w:firstLine="0"/>
        <w:rPr>
          <w:rFonts w:ascii="Times New Roman" w:hAnsi="Times New Roman"/>
          <w:sz w:val="20"/>
          <w:szCs w:val="20"/>
        </w:rPr>
      </w:pPr>
      <w:r>
        <w:rPr>
          <w:rFonts w:ascii="Times New Roman" w:hAnsi="Times New Roman"/>
          <w:b/>
          <w:bCs/>
          <w:sz w:val="20"/>
          <w:szCs w:val="20"/>
          <w:u w:val="single"/>
        </w:rPr>
        <w:t>Regent</w:t>
      </w:r>
      <w:r>
        <w:rPr>
          <w:rFonts w:ascii="Times New Roman" w:hAnsi="Times New Roman"/>
          <w:b/>
          <w:bCs/>
          <w:sz w:val="20"/>
          <w:szCs w:val="20"/>
        </w:rPr>
        <w:tab/>
      </w:r>
      <w:r>
        <w:rPr>
          <w:rFonts w:ascii="Times New Roman" w:hAnsi="Times New Roman"/>
          <w:b/>
          <w:bCs/>
          <w:sz w:val="20"/>
          <w:szCs w:val="20"/>
          <w:u w:val="single"/>
        </w:rPr>
        <w:t>District</w:t>
      </w:r>
      <w:r>
        <w:rPr>
          <w:rFonts w:ascii="Times New Roman" w:hAnsi="Times New Roman"/>
          <w:b/>
          <w:bCs/>
          <w:spacing w:val="-94"/>
          <w:sz w:val="20"/>
          <w:szCs w:val="20"/>
          <w:u w:val="single"/>
        </w:rPr>
        <w:t xml:space="preserve"> </w:t>
      </w:r>
      <w:r>
        <w:rPr>
          <w:rFonts w:ascii="Times New Roman" w:hAnsi="Times New Roman"/>
          <w:b/>
          <w:bCs/>
          <w:sz w:val="20"/>
          <w:szCs w:val="20"/>
          <w:u w:val="single"/>
        </w:rPr>
        <w:t>&amp;</w:t>
      </w:r>
      <w:r>
        <w:rPr>
          <w:rFonts w:ascii="Times New Roman" w:hAnsi="Times New Roman"/>
          <w:b/>
          <w:bCs/>
          <w:spacing w:val="-98"/>
          <w:sz w:val="20"/>
          <w:szCs w:val="20"/>
          <w:u w:val="single"/>
        </w:rPr>
        <w:t xml:space="preserve"> </w:t>
      </w:r>
      <w:r>
        <w:rPr>
          <w:rFonts w:ascii="Times New Roman" w:hAnsi="Times New Roman"/>
          <w:b/>
          <w:bCs/>
          <w:spacing w:val="-18"/>
          <w:sz w:val="20"/>
          <w:szCs w:val="20"/>
          <w:u w:val="single"/>
        </w:rPr>
        <w:t>T</w:t>
      </w:r>
      <w:r>
        <w:rPr>
          <w:rFonts w:ascii="Times New Roman" w:hAnsi="Times New Roman"/>
          <w:b/>
          <w:bCs/>
          <w:sz w:val="20"/>
          <w:szCs w:val="20"/>
          <w:u w:val="single"/>
        </w:rPr>
        <w:t>erm</w:t>
      </w:r>
    </w:p>
    <w:p w:rsidR="00585FA3" w:rsidRDefault="00585FA3" w:rsidP="00C655F4">
      <w:pPr>
        <w:widowControl w:val="0"/>
        <w:autoSpaceDE w:val="0"/>
        <w:autoSpaceDN w:val="0"/>
        <w:adjustRightInd w:val="0"/>
        <w:spacing w:before="15" w:after="0" w:line="200" w:lineRule="exact"/>
        <w:ind w:left="360" w:firstLine="0"/>
        <w:rPr>
          <w:rFonts w:ascii="Times New Roman" w:hAnsi="Times New Roman"/>
          <w:sz w:val="20"/>
          <w:szCs w:val="20"/>
        </w:rPr>
      </w:pPr>
    </w:p>
    <w:p w:rsidR="00585FA3" w:rsidRDefault="00585FA3" w:rsidP="00C655F4">
      <w:pPr>
        <w:widowControl w:val="0"/>
        <w:tabs>
          <w:tab w:val="left" w:pos="6540"/>
        </w:tabs>
        <w:autoSpaceDE w:val="0"/>
        <w:autoSpaceDN w:val="0"/>
        <w:adjustRightInd w:val="0"/>
        <w:spacing w:before="28" w:after="0"/>
        <w:ind w:left="360" w:firstLine="0"/>
        <w:rPr>
          <w:rFonts w:ascii="Times New Roman" w:hAnsi="Times New Roman"/>
          <w:sz w:val="19"/>
          <w:szCs w:val="19"/>
        </w:rPr>
      </w:pPr>
      <w:r>
        <w:rPr>
          <w:rFonts w:ascii="Times New Roman" w:hAnsi="Times New Roman"/>
          <w:sz w:val="19"/>
          <w:szCs w:val="19"/>
        </w:rPr>
        <w:t>Kenneth R. Bernard,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t>Thirteenth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(01/01/07 - 01/01/14)</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James</w:t>
      </w:r>
      <w:r>
        <w:rPr>
          <w:rFonts w:ascii="Times New Roman" w:hAnsi="Times New Roman"/>
          <w:spacing w:val="-11"/>
          <w:sz w:val="19"/>
          <w:szCs w:val="19"/>
        </w:rPr>
        <w:t xml:space="preserve"> </w:t>
      </w:r>
      <w:r>
        <w:rPr>
          <w:rFonts w:ascii="Times New Roman" w:hAnsi="Times New Roman"/>
          <w:sz w:val="19"/>
          <w:szCs w:val="19"/>
        </w:rPr>
        <w:t>A. Bishop</w:t>
      </w:r>
      <w:r>
        <w:rPr>
          <w:rFonts w:ascii="Times New Roman" w:hAnsi="Times New Roman"/>
          <w:sz w:val="19"/>
          <w:szCs w:val="19"/>
        </w:rPr>
        <w:tab/>
        <w:t>First</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(1/01/07 - 1/01/</w:t>
      </w:r>
      <w:r>
        <w:rPr>
          <w:rFonts w:ascii="Times New Roman" w:hAnsi="Times New Roman"/>
          <w:spacing w:val="-7"/>
          <w:sz w:val="19"/>
          <w:szCs w:val="19"/>
        </w:rPr>
        <w:t>1</w:t>
      </w:r>
      <w:r>
        <w:rPr>
          <w:rFonts w:ascii="Times New Roman" w:hAnsi="Times New Roman"/>
          <w:sz w:val="19"/>
          <w:szCs w:val="19"/>
        </w:rPr>
        <w:t>1)</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Hugh</w:t>
      </w:r>
      <w:r>
        <w:rPr>
          <w:rFonts w:ascii="Times New Roman" w:hAnsi="Times New Roman"/>
          <w:spacing w:val="-10"/>
          <w:sz w:val="19"/>
          <w:szCs w:val="19"/>
        </w:rPr>
        <w:t xml:space="preserve"> </w:t>
      </w:r>
      <w:r>
        <w:rPr>
          <w:rFonts w:ascii="Times New Roman" w:hAnsi="Times New Roman"/>
          <w:sz w:val="19"/>
          <w:szCs w:val="19"/>
        </w:rPr>
        <w:t>A. Carte</w:t>
      </w:r>
      <w:r>
        <w:rPr>
          <w:rFonts w:ascii="Times New Roman" w:hAnsi="Times New Roman"/>
          <w:spacing w:val="-8"/>
          <w:sz w:val="19"/>
          <w:szCs w:val="19"/>
        </w:rPr>
        <w:t>r</w:t>
      </w:r>
      <w:r>
        <w:rPr>
          <w:rFonts w:ascii="Times New Roman" w:hAnsi="Times New Roman"/>
          <w:sz w:val="19"/>
          <w:szCs w:val="19"/>
        </w:rPr>
        <w:t>,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t>At-La</w:t>
      </w:r>
      <w:r>
        <w:rPr>
          <w:rFonts w:ascii="Times New Roman" w:hAnsi="Times New Roman"/>
          <w:spacing w:val="-3"/>
          <w:sz w:val="19"/>
          <w:szCs w:val="19"/>
        </w:rPr>
        <w:t>r</w:t>
      </w:r>
      <w:r>
        <w:rPr>
          <w:rFonts w:ascii="Times New Roman" w:hAnsi="Times New Roman"/>
          <w:sz w:val="19"/>
          <w:szCs w:val="19"/>
        </w:rPr>
        <w:t>ge</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(8/08/00 - 1/01/09)</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pacing w:val="-8"/>
          <w:sz w:val="19"/>
          <w:szCs w:val="19"/>
        </w:rPr>
        <w:t>W</w:t>
      </w:r>
      <w:r>
        <w:rPr>
          <w:rFonts w:ascii="Times New Roman" w:hAnsi="Times New Roman"/>
          <w:sz w:val="19"/>
          <w:szCs w:val="19"/>
        </w:rPr>
        <w:t>illiam H. Cleveland</w:t>
      </w:r>
      <w:r>
        <w:rPr>
          <w:rFonts w:ascii="Times New Roman" w:hAnsi="Times New Roman"/>
          <w:sz w:val="19"/>
          <w:szCs w:val="19"/>
        </w:rPr>
        <w:tab/>
        <w:t>At-La</w:t>
      </w:r>
      <w:r>
        <w:rPr>
          <w:rFonts w:ascii="Times New Roman" w:hAnsi="Times New Roman"/>
          <w:spacing w:val="-3"/>
          <w:sz w:val="19"/>
          <w:szCs w:val="19"/>
        </w:rPr>
        <w:t>r</w:t>
      </w:r>
      <w:r>
        <w:rPr>
          <w:rFonts w:ascii="Times New Roman" w:hAnsi="Times New Roman"/>
          <w:sz w:val="19"/>
          <w:szCs w:val="19"/>
        </w:rPr>
        <w:t>ge</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(10/04/01 - 1/01/09)</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 xml:space="preserve">Robert </w:t>
      </w:r>
      <w:r>
        <w:rPr>
          <w:rFonts w:ascii="Times New Roman" w:hAnsi="Times New Roman"/>
          <w:spacing w:val="-15"/>
          <w:sz w:val="19"/>
          <w:szCs w:val="19"/>
        </w:rPr>
        <w:t>F</w:t>
      </w:r>
      <w:r>
        <w:rPr>
          <w:rFonts w:ascii="Times New Roman" w:hAnsi="Times New Roman"/>
          <w:sz w:val="19"/>
          <w:szCs w:val="19"/>
        </w:rPr>
        <w:t>. Hatcher</w:t>
      </w:r>
      <w:r>
        <w:rPr>
          <w:rFonts w:ascii="Times New Roman" w:hAnsi="Times New Roman"/>
          <w:sz w:val="19"/>
          <w:szCs w:val="19"/>
        </w:rPr>
        <w:tab/>
        <w:t>At-La</w:t>
      </w:r>
      <w:r>
        <w:rPr>
          <w:rFonts w:ascii="Times New Roman" w:hAnsi="Times New Roman"/>
          <w:spacing w:val="-3"/>
          <w:sz w:val="19"/>
          <w:szCs w:val="19"/>
        </w:rPr>
        <w:t>r</w:t>
      </w:r>
      <w:r>
        <w:rPr>
          <w:rFonts w:ascii="Times New Roman" w:hAnsi="Times New Roman"/>
          <w:sz w:val="19"/>
          <w:szCs w:val="19"/>
        </w:rPr>
        <w:t>ge</w:t>
      </w:r>
    </w:p>
    <w:p w:rsidR="00585FA3" w:rsidRDefault="00585FA3" w:rsidP="00C655F4">
      <w:pPr>
        <w:widowControl w:val="0"/>
        <w:tabs>
          <w:tab w:val="left" w:pos="6540"/>
        </w:tabs>
        <w:autoSpaceDE w:val="0"/>
        <w:autoSpaceDN w:val="0"/>
        <w:adjustRightInd w:val="0"/>
        <w:spacing w:before="9" w:after="0"/>
        <w:ind w:left="360" w:firstLine="0"/>
        <w:rPr>
          <w:rFonts w:ascii="Times New Roman" w:hAnsi="Times New Roman"/>
          <w:sz w:val="19"/>
          <w:szCs w:val="19"/>
        </w:rPr>
      </w:pPr>
      <w:r>
        <w:rPr>
          <w:rFonts w:ascii="Times New Roman" w:hAnsi="Times New Roman"/>
          <w:sz w:val="19"/>
          <w:szCs w:val="19"/>
        </w:rPr>
        <w:t>(</w:t>
      </w:r>
      <w:r>
        <w:rPr>
          <w:rFonts w:ascii="Times New Roman" w:hAnsi="Times New Roman"/>
          <w:spacing w:val="-11"/>
          <w:sz w:val="19"/>
          <w:szCs w:val="19"/>
        </w:rPr>
        <w:t>V</w:t>
      </w:r>
      <w:r>
        <w:rPr>
          <w:rFonts w:ascii="Times New Roman" w:hAnsi="Times New Roman"/>
          <w:sz w:val="19"/>
          <w:szCs w:val="19"/>
        </w:rPr>
        <w:t>ice Chair)</w:t>
      </w:r>
      <w:r>
        <w:rPr>
          <w:rFonts w:ascii="Times New Roman" w:hAnsi="Times New Roman"/>
          <w:sz w:val="19"/>
          <w:szCs w:val="19"/>
        </w:rPr>
        <w:tab/>
        <w:t>(1/06/06 - 1/01/13)</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8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Felton Jenkins</w:t>
      </w:r>
      <w:r>
        <w:rPr>
          <w:rFonts w:ascii="Times New Roman" w:hAnsi="Times New Roman"/>
          <w:sz w:val="19"/>
          <w:szCs w:val="19"/>
        </w:rPr>
        <w:tab/>
        <w:t>At-La</w:t>
      </w:r>
      <w:r>
        <w:rPr>
          <w:rFonts w:ascii="Times New Roman" w:hAnsi="Times New Roman"/>
          <w:spacing w:val="-3"/>
          <w:sz w:val="19"/>
          <w:szCs w:val="19"/>
        </w:rPr>
        <w:t>r</w:t>
      </w:r>
      <w:r>
        <w:rPr>
          <w:rFonts w:ascii="Times New Roman" w:hAnsi="Times New Roman"/>
          <w:sz w:val="19"/>
          <w:szCs w:val="19"/>
        </w:rPr>
        <w:t>ge</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(1/06/06 - 1/01/13)</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pacing w:val="-17"/>
          <w:sz w:val="19"/>
          <w:szCs w:val="19"/>
        </w:rPr>
        <w:t>W</w:t>
      </w:r>
      <w:r>
        <w:rPr>
          <w:rFonts w:ascii="Times New Roman" w:hAnsi="Times New Roman"/>
          <w:sz w:val="19"/>
          <w:szCs w:val="19"/>
        </w:rPr>
        <w:t>. Mansfield Jennings,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t>Eighth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(1/06/06 - 1/01/13)</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James R. Jolly</w:t>
      </w:r>
      <w:r>
        <w:rPr>
          <w:rFonts w:ascii="Times New Roman" w:hAnsi="Times New Roman"/>
          <w:sz w:val="19"/>
          <w:szCs w:val="19"/>
        </w:rPr>
        <w:tab/>
        <w:t>Ninth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(1/01/08 - 1/01/15)</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Donald M. Leebern,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t>At-La</w:t>
      </w:r>
      <w:r>
        <w:rPr>
          <w:rFonts w:ascii="Times New Roman" w:hAnsi="Times New Roman"/>
          <w:spacing w:val="-3"/>
          <w:sz w:val="19"/>
          <w:szCs w:val="19"/>
        </w:rPr>
        <w:t>r</w:t>
      </w:r>
      <w:r>
        <w:rPr>
          <w:rFonts w:ascii="Times New Roman" w:hAnsi="Times New Roman"/>
          <w:sz w:val="19"/>
          <w:szCs w:val="19"/>
        </w:rPr>
        <w:t>ge</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(1/01/05 - 1/01/12)</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Elridge McMillan</w:t>
      </w:r>
      <w:r>
        <w:rPr>
          <w:rFonts w:ascii="Times New Roman" w:hAnsi="Times New Roman"/>
          <w:sz w:val="19"/>
          <w:szCs w:val="19"/>
        </w:rPr>
        <w:tab/>
        <w:t>Fifth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(1/01/03 - 1/01/10)</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pacing w:val="-8"/>
          <w:sz w:val="19"/>
          <w:szCs w:val="19"/>
        </w:rPr>
        <w:t>W</w:t>
      </w:r>
      <w:r>
        <w:rPr>
          <w:rFonts w:ascii="Times New Roman" w:hAnsi="Times New Roman"/>
          <w:sz w:val="19"/>
          <w:szCs w:val="19"/>
        </w:rPr>
        <w:t>illiam NeSmith,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r>
      <w:r>
        <w:rPr>
          <w:rFonts w:ascii="Times New Roman" w:hAnsi="Times New Roman"/>
          <w:spacing w:val="-13"/>
          <w:sz w:val="19"/>
          <w:szCs w:val="19"/>
        </w:rPr>
        <w:t>T</w:t>
      </w:r>
      <w:r>
        <w:rPr>
          <w:rFonts w:ascii="Times New Roman" w:hAnsi="Times New Roman"/>
          <w:sz w:val="19"/>
          <w:szCs w:val="19"/>
        </w:rPr>
        <w:t>enth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(03/13/08 - 01/01/15)</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Doreen Stiles Poitevint</w:t>
      </w:r>
      <w:r>
        <w:rPr>
          <w:rFonts w:ascii="Times New Roman" w:hAnsi="Times New Roman"/>
          <w:sz w:val="19"/>
          <w:szCs w:val="19"/>
        </w:rPr>
        <w:tab/>
        <w:t>Second</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(1/13/04 - 1/01/</w:t>
      </w:r>
      <w:r>
        <w:rPr>
          <w:rFonts w:ascii="Times New Roman" w:hAnsi="Times New Roman"/>
          <w:spacing w:val="-7"/>
          <w:sz w:val="19"/>
          <w:szCs w:val="19"/>
        </w:rPr>
        <w:t>1</w:t>
      </w:r>
      <w:r>
        <w:rPr>
          <w:rFonts w:ascii="Times New Roman" w:hAnsi="Times New Roman"/>
          <w:sz w:val="19"/>
          <w:szCs w:val="19"/>
        </w:rPr>
        <w:t>1)</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pacing w:val="-8"/>
          <w:sz w:val="19"/>
          <w:szCs w:val="19"/>
        </w:rPr>
        <w:t>W</w:t>
      </w:r>
      <w:r>
        <w:rPr>
          <w:rFonts w:ascii="Times New Roman" w:hAnsi="Times New Roman"/>
          <w:sz w:val="19"/>
          <w:szCs w:val="19"/>
        </w:rPr>
        <w:t>illis J. Potts</w:t>
      </w:r>
      <w:r>
        <w:rPr>
          <w:rFonts w:ascii="Times New Roman" w:hAnsi="Times New Roman"/>
          <w:sz w:val="19"/>
          <w:szCs w:val="19"/>
        </w:rPr>
        <w:tab/>
        <w:t>Eleventh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(3/07/06 - 1/01/13)</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pacing w:val="-15"/>
          <w:sz w:val="19"/>
          <w:szCs w:val="19"/>
        </w:rPr>
        <w:t>W</w:t>
      </w:r>
      <w:r>
        <w:rPr>
          <w:rFonts w:ascii="Times New Roman" w:hAnsi="Times New Roman"/>
          <w:sz w:val="19"/>
          <w:szCs w:val="19"/>
        </w:rPr>
        <w:t>anda</w:t>
      </w:r>
      <w:r>
        <w:rPr>
          <w:rFonts w:ascii="Times New Roman" w:hAnsi="Times New Roman"/>
          <w:spacing w:val="-7"/>
          <w:sz w:val="19"/>
          <w:szCs w:val="19"/>
        </w:rPr>
        <w:t xml:space="preserve"> </w:t>
      </w:r>
      <w:r>
        <w:rPr>
          <w:rFonts w:ascii="Times New Roman" w:hAnsi="Times New Roman"/>
          <w:spacing w:val="-19"/>
          <w:sz w:val="19"/>
          <w:szCs w:val="19"/>
        </w:rPr>
        <w:t>Y</w:t>
      </w:r>
      <w:r>
        <w:rPr>
          <w:rFonts w:ascii="Times New Roman" w:hAnsi="Times New Roman"/>
          <w:sz w:val="19"/>
          <w:szCs w:val="19"/>
        </w:rPr>
        <w:t>ancey Rodwell</w:t>
      </w:r>
      <w:r>
        <w:rPr>
          <w:rFonts w:ascii="Times New Roman" w:hAnsi="Times New Roman"/>
          <w:sz w:val="19"/>
          <w:szCs w:val="19"/>
        </w:rPr>
        <w:tab/>
        <w:t>Fourth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(1/1/05 - 1/01/12)</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Kessel Stelling, J</w:t>
      </w:r>
      <w:r>
        <w:rPr>
          <w:rFonts w:ascii="Times New Roman" w:hAnsi="Times New Roman"/>
          <w:spacing w:val="-10"/>
          <w:sz w:val="19"/>
          <w:szCs w:val="19"/>
        </w:rPr>
        <w:t>r</w:t>
      </w:r>
      <w:r>
        <w:rPr>
          <w:rFonts w:ascii="Times New Roman" w:hAnsi="Times New Roman"/>
          <w:sz w:val="19"/>
          <w:szCs w:val="19"/>
        </w:rPr>
        <w:t>.</w:t>
      </w:r>
      <w:r>
        <w:rPr>
          <w:rFonts w:ascii="Times New Roman" w:hAnsi="Times New Roman"/>
          <w:sz w:val="19"/>
          <w:szCs w:val="19"/>
        </w:rPr>
        <w:tab/>
        <w:t>Sixth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(01/01/08 - 01/01/15)</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Benjamin J.</w:t>
      </w:r>
      <w:r>
        <w:rPr>
          <w:rFonts w:ascii="Times New Roman" w:hAnsi="Times New Roman"/>
          <w:spacing w:val="-3"/>
          <w:sz w:val="19"/>
          <w:szCs w:val="19"/>
        </w:rPr>
        <w:t xml:space="preserve"> </w:t>
      </w:r>
      <w:r>
        <w:rPr>
          <w:rFonts w:ascii="Times New Roman" w:hAnsi="Times New Roman"/>
          <w:spacing w:val="-13"/>
          <w:sz w:val="19"/>
          <w:szCs w:val="19"/>
        </w:rPr>
        <w:t>T</w:t>
      </w:r>
      <w:r>
        <w:rPr>
          <w:rFonts w:ascii="Times New Roman" w:hAnsi="Times New Roman"/>
          <w:sz w:val="19"/>
          <w:szCs w:val="19"/>
        </w:rPr>
        <w:t>arbutton, III</w:t>
      </w:r>
      <w:r>
        <w:rPr>
          <w:rFonts w:ascii="Times New Roman" w:hAnsi="Times New Roman"/>
          <w:sz w:val="19"/>
          <w:szCs w:val="19"/>
        </w:rPr>
        <w:tab/>
      </w:r>
      <w:r>
        <w:rPr>
          <w:rFonts w:ascii="Times New Roman" w:hAnsi="Times New Roman"/>
          <w:spacing w:val="-13"/>
          <w:sz w:val="19"/>
          <w:szCs w:val="19"/>
        </w:rPr>
        <w:t>T</w:t>
      </w:r>
      <w:r>
        <w:rPr>
          <w:rFonts w:ascii="Times New Roman" w:hAnsi="Times New Roman"/>
          <w:sz w:val="19"/>
          <w:szCs w:val="19"/>
        </w:rPr>
        <w:t>welfth</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(1/06/06 - 1/01/13)</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Richard L.</w:t>
      </w:r>
      <w:r>
        <w:rPr>
          <w:rFonts w:ascii="Times New Roman" w:hAnsi="Times New Roman"/>
          <w:spacing w:val="-3"/>
          <w:sz w:val="19"/>
          <w:szCs w:val="19"/>
        </w:rPr>
        <w:t xml:space="preserve"> </w:t>
      </w:r>
      <w:r>
        <w:rPr>
          <w:rFonts w:ascii="Times New Roman" w:hAnsi="Times New Roman"/>
          <w:spacing w:val="-7"/>
          <w:sz w:val="19"/>
          <w:szCs w:val="19"/>
        </w:rPr>
        <w:t>T</w:t>
      </w:r>
      <w:r>
        <w:rPr>
          <w:rFonts w:ascii="Times New Roman" w:hAnsi="Times New Roman"/>
          <w:sz w:val="19"/>
          <w:szCs w:val="19"/>
        </w:rPr>
        <w:t>ucker</w:t>
      </w:r>
      <w:r>
        <w:rPr>
          <w:rFonts w:ascii="Times New Roman" w:hAnsi="Times New Roman"/>
          <w:sz w:val="19"/>
          <w:szCs w:val="19"/>
        </w:rPr>
        <w:tab/>
        <w:t>Seventh</w:t>
      </w:r>
    </w:p>
    <w:p w:rsidR="00585FA3" w:rsidRDefault="00585FA3" w:rsidP="00C655F4">
      <w:pPr>
        <w:widowControl w:val="0"/>
        <w:tabs>
          <w:tab w:val="left" w:pos="6600"/>
        </w:tabs>
        <w:autoSpaceDE w:val="0"/>
        <w:autoSpaceDN w:val="0"/>
        <w:adjustRightInd w:val="0"/>
        <w:spacing w:before="9" w:after="0"/>
        <w:ind w:left="360" w:firstLine="0"/>
        <w:rPr>
          <w:rFonts w:ascii="Times New Roman" w:hAnsi="Times New Roman"/>
          <w:sz w:val="19"/>
          <w:szCs w:val="19"/>
        </w:rPr>
      </w:pPr>
      <w:r>
        <w:rPr>
          <w:rFonts w:ascii="Times New Roman" w:hAnsi="Times New Roman"/>
          <w:sz w:val="19"/>
          <w:szCs w:val="19"/>
        </w:rPr>
        <w:t>(Chair)</w:t>
      </w:r>
      <w:r>
        <w:rPr>
          <w:rFonts w:ascii="Times New Roman" w:hAnsi="Times New Roman"/>
          <w:sz w:val="19"/>
          <w:szCs w:val="19"/>
        </w:rPr>
        <w:tab/>
        <w:t>(1/28/05 - 1/01/12)</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tabs>
          <w:tab w:val="left" w:pos="6540"/>
        </w:tabs>
        <w:autoSpaceDE w:val="0"/>
        <w:autoSpaceDN w:val="0"/>
        <w:adjustRightInd w:val="0"/>
        <w:spacing w:after="0"/>
        <w:ind w:left="360" w:firstLine="0"/>
        <w:rPr>
          <w:rFonts w:ascii="Times New Roman" w:hAnsi="Times New Roman"/>
          <w:sz w:val="19"/>
          <w:szCs w:val="19"/>
        </w:rPr>
      </w:pPr>
      <w:r>
        <w:rPr>
          <w:rFonts w:ascii="Times New Roman" w:hAnsi="Times New Roman"/>
          <w:sz w:val="19"/>
          <w:szCs w:val="19"/>
        </w:rPr>
        <w:t>Allan</w:t>
      </w:r>
      <w:r>
        <w:rPr>
          <w:rFonts w:ascii="Times New Roman" w:hAnsi="Times New Roman"/>
          <w:spacing w:val="-3"/>
          <w:sz w:val="19"/>
          <w:szCs w:val="19"/>
        </w:rPr>
        <w:t xml:space="preserve"> </w:t>
      </w:r>
      <w:r>
        <w:rPr>
          <w:rFonts w:ascii="Times New Roman" w:hAnsi="Times New Roman"/>
          <w:spacing w:val="-11"/>
          <w:sz w:val="19"/>
          <w:szCs w:val="19"/>
        </w:rPr>
        <w:t>V</w:t>
      </w:r>
      <w:r>
        <w:rPr>
          <w:rFonts w:ascii="Times New Roman" w:hAnsi="Times New Roman"/>
          <w:sz w:val="19"/>
          <w:szCs w:val="19"/>
        </w:rPr>
        <w:t>igil</w:t>
      </w:r>
      <w:r>
        <w:rPr>
          <w:rFonts w:ascii="Times New Roman" w:hAnsi="Times New Roman"/>
          <w:sz w:val="19"/>
          <w:szCs w:val="19"/>
        </w:rPr>
        <w:tab/>
        <w:t>Third</w:t>
      </w:r>
    </w:p>
    <w:p w:rsidR="00585FA3" w:rsidRDefault="00585FA3" w:rsidP="00673138">
      <w:pPr>
        <w:widowControl w:val="0"/>
        <w:autoSpaceDE w:val="0"/>
        <w:autoSpaceDN w:val="0"/>
        <w:adjustRightInd w:val="0"/>
        <w:spacing w:before="9" w:after="0"/>
        <w:ind w:left="6570" w:firstLine="0"/>
        <w:rPr>
          <w:rFonts w:ascii="Times New Roman" w:hAnsi="Times New Roman"/>
          <w:sz w:val="19"/>
          <w:szCs w:val="19"/>
        </w:rPr>
      </w:pPr>
      <w:r>
        <w:rPr>
          <w:rFonts w:ascii="Times New Roman" w:hAnsi="Times New Roman"/>
          <w:sz w:val="19"/>
          <w:szCs w:val="19"/>
        </w:rPr>
        <w:t>(8/06/03 - 1/01/10)</w:t>
      </w:r>
    </w:p>
    <w:p w:rsidR="00585FA3" w:rsidRDefault="00585FA3" w:rsidP="00C655F4">
      <w:pPr>
        <w:widowControl w:val="0"/>
        <w:autoSpaceDE w:val="0"/>
        <w:autoSpaceDN w:val="0"/>
        <w:adjustRightInd w:val="0"/>
        <w:spacing w:before="18" w:after="0" w:line="220" w:lineRule="exact"/>
        <w:ind w:left="360" w:firstLine="0"/>
        <w:rPr>
          <w:rFonts w:ascii="Times New Roman" w:hAnsi="Times New Roman"/>
        </w:rPr>
      </w:pPr>
    </w:p>
    <w:p w:rsidR="00585FA3" w:rsidRDefault="00585FA3" w:rsidP="00C655F4">
      <w:pPr>
        <w:widowControl w:val="0"/>
        <w:autoSpaceDE w:val="0"/>
        <w:autoSpaceDN w:val="0"/>
        <w:adjustRightInd w:val="0"/>
        <w:spacing w:after="0"/>
        <w:ind w:left="360" w:firstLine="0"/>
        <w:rPr>
          <w:rFonts w:ascii="Times New Roman" w:hAnsi="Times New Roman"/>
          <w:sz w:val="19"/>
          <w:szCs w:val="19"/>
        </w:rPr>
      </w:pPr>
      <w:r>
        <w:rPr>
          <w:rFonts w:ascii="Times New Roman" w:hAnsi="Times New Roman"/>
          <w:b/>
          <w:bCs/>
          <w:sz w:val="19"/>
          <w:szCs w:val="19"/>
        </w:rPr>
        <w:t xml:space="preserve">Chancellor: </w:t>
      </w:r>
      <w:r>
        <w:rPr>
          <w:rFonts w:ascii="Times New Roman" w:hAnsi="Times New Roman"/>
          <w:sz w:val="19"/>
          <w:szCs w:val="19"/>
        </w:rPr>
        <w:t>Davis, Erroll B., J</w:t>
      </w:r>
      <w:r>
        <w:rPr>
          <w:rFonts w:ascii="Times New Roman" w:hAnsi="Times New Roman"/>
          <w:spacing w:val="-10"/>
          <w:sz w:val="19"/>
          <w:szCs w:val="19"/>
        </w:rPr>
        <w:t>r</w:t>
      </w:r>
      <w:r>
        <w:rPr>
          <w:rFonts w:ascii="Times New Roman" w:hAnsi="Times New Roman"/>
          <w:sz w:val="19"/>
          <w:szCs w:val="19"/>
        </w:rPr>
        <w:t>.</w:t>
      </w:r>
    </w:p>
    <w:p w:rsidR="00585FA3" w:rsidRDefault="00585FA3" w:rsidP="00585FA3">
      <w:pPr>
        <w:widowControl w:val="0"/>
        <w:autoSpaceDE w:val="0"/>
        <w:autoSpaceDN w:val="0"/>
        <w:adjustRightInd w:val="0"/>
        <w:spacing w:after="0"/>
        <w:ind w:left="795"/>
        <w:rPr>
          <w:rFonts w:ascii="Times New Roman" w:hAnsi="Times New Roman"/>
          <w:sz w:val="19"/>
          <w:szCs w:val="19"/>
        </w:rPr>
        <w:sectPr w:rsidR="00585FA3" w:rsidSect="008A7386">
          <w:pgSz w:w="12240" w:h="15840"/>
          <w:pgMar w:top="280" w:right="1530" w:bottom="280" w:left="1890" w:header="0" w:footer="965" w:gutter="0"/>
          <w:cols w:space="720" w:equalWidth="0">
            <w:col w:w="8820"/>
          </w:cols>
          <w:noEndnote/>
        </w:sectPr>
      </w:pPr>
    </w:p>
    <w:tbl>
      <w:tblPr>
        <w:tblW w:w="10197" w:type="dxa"/>
        <w:tblInd w:w="119" w:type="dxa"/>
        <w:tblLayout w:type="fixed"/>
        <w:tblCellMar>
          <w:left w:w="0" w:type="dxa"/>
          <w:right w:w="0" w:type="dxa"/>
        </w:tblCellMar>
        <w:tblLook w:val="0000"/>
      </w:tblPr>
      <w:tblGrid>
        <w:gridCol w:w="3751"/>
        <w:gridCol w:w="4560"/>
        <w:gridCol w:w="1886"/>
      </w:tblGrid>
      <w:tr w:rsidR="00585FA3" w:rsidRPr="00FA7AC7" w:rsidTr="000B2EEA">
        <w:trPr>
          <w:trHeight w:hRule="exact" w:val="235"/>
        </w:trPr>
        <w:tc>
          <w:tcPr>
            <w:tcW w:w="3751"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0B2EEA">
            <w:pPr>
              <w:widowControl w:val="0"/>
              <w:tabs>
                <w:tab w:val="left" w:pos="326"/>
                <w:tab w:val="left" w:pos="3860"/>
              </w:tabs>
              <w:autoSpaceDE w:val="0"/>
              <w:autoSpaceDN w:val="0"/>
              <w:adjustRightInd w:val="0"/>
              <w:spacing w:before="50" w:after="0"/>
              <w:ind w:left="423" w:right="-43" w:firstLine="83"/>
              <w:rPr>
                <w:rFonts w:ascii="Times New Roman" w:hAnsi="Times New Roman"/>
                <w:sz w:val="24"/>
                <w:szCs w:val="24"/>
              </w:rPr>
            </w:pPr>
            <w:r w:rsidRPr="00FA7AC7">
              <w:rPr>
                <w:rFonts w:ascii="Times New Roman" w:hAnsi="Times New Roman"/>
                <w:b/>
                <w:bCs/>
                <w:color w:val="363435"/>
                <w:sz w:val="36"/>
                <w:szCs w:val="36"/>
              </w:rPr>
              <w:t>U</w:t>
            </w:r>
            <w:r w:rsidR="00BF6C01">
              <w:rPr>
                <w:rFonts w:ascii="Times New Roman" w:hAnsi="Times New Roman"/>
                <w:b/>
                <w:bCs/>
                <w:color w:val="363435"/>
                <w:sz w:val="27"/>
                <w:szCs w:val="27"/>
              </w:rPr>
              <w:t>N</w:t>
            </w:r>
            <w:r w:rsidRPr="00FA7AC7">
              <w:rPr>
                <w:rFonts w:ascii="Times New Roman" w:hAnsi="Times New Roman"/>
                <w:b/>
                <w:bCs/>
                <w:color w:val="363435"/>
                <w:sz w:val="27"/>
                <w:szCs w:val="27"/>
              </w:rPr>
              <w:t>IVERSITY</w:t>
            </w:r>
            <w:r w:rsidRPr="00FA7AC7">
              <w:rPr>
                <w:rFonts w:ascii="Times New Roman" w:hAnsi="Times New Roman"/>
                <w:b/>
                <w:bCs/>
                <w:color w:val="363435"/>
                <w:spacing w:val="13"/>
                <w:sz w:val="27"/>
                <w:szCs w:val="27"/>
              </w:rPr>
              <w:t xml:space="preserve"> </w:t>
            </w:r>
            <w:r w:rsidRPr="00FA7AC7">
              <w:rPr>
                <w:rFonts w:ascii="Times New Roman" w:hAnsi="Times New Roman"/>
                <w:b/>
                <w:bCs/>
                <w:color w:val="363435"/>
                <w:sz w:val="36"/>
                <w:szCs w:val="36"/>
              </w:rPr>
              <w:t>S</w:t>
            </w:r>
            <w:r w:rsidRPr="00FA7AC7">
              <w:rPr>
                <w:rFonts w:ascii="Times New Roman" w:hAnsi="Times New Roman"/>
                <w:b/>
                <w:bCs/>
                <w:color w:val="363435"/>
                <w:sz w:val="27"/>
                <w:szCs w:val="27"/>
              </w:rPr>
              <w:t>YSTEM</w:t>
            </w:r>
            <w:r w:rsidRPr="00FA7AC7">
              <w:rPr>
                <w:rFonts w:ascii="Times New Roman" w:hAnsi="Times New Roman"/>
                <w:b/>
                <w:bCs/>
                <w:color w:val="363435"/>
                <w:sz w:val="27"/>
                <w:szCs w:val="27"/>
              </w:rPr>
              <w:tab/>
            </w:r>
            <w:r>
              <w:rPr>
                <w:rFonts w:ascii="Times New Roman" w:hAnsi="Times New Roman"/>
                <w:b/>
                <w:noProof/>
                <w:color w:val="363435"/>
                <w:position w:val="-19"/>
                <w:sz w:val="27"/>
                <w:szCs w:val="27"/>
              </w:rPr>
              <w:drawing>
                <wp:inline distT="0" distB="0" distL="0" distR="0">
                  <wp:extent cx="407670" cy="393700"/>
                  <wp:effectExtent l="19050" t="0" r="0" b="0"/>
                  <wp:docPr id="15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p>
        </w:tc>
        <w:tc>
          <w:tcPr>
            <w:tcW w:w="1886"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3751"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86"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3751"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86"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before="8" w:after="0" w:line="130" w:lineRule="exact"/>
        <w:rPr>
          <w:rFonts w:ascii="Times New Roman" w:hAnsi="Times New Roman"/>
          <w:sz w:val="13"/>
          <w:szCs w:val="13"/>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Pr="004B400E" w:rsidRDefault="00585FA3" w:rsidP="004B400E">
      <w:pPr>
        <w:pStyle w:val="Heading1"/>
        <w:spacing w:before="0"/>
        <w:rPr>
          <w:rFonts w:ascii="Impact" w:hAnsi="Impact" w:cs="Impact"/>
          <w:color w:val="808080" w:themeColor="background1" w:themeShade="80"/>
          <w:sz w:val="44"/>
          <w:szCs w:val="44"/>
        </w:rPr>
      </w:pPr>
      <w:bookmarkStart w:id="559" w:name="_Toc294969812"/>
      <w:r w:rsidRPr="004B400E">
        <w:rPr>
          <w:rFonts w:ascii="Impact" w:hAnsi="Impact" w:cs="Impact"/>
          <w:color w:val="808080" w:themeColor="background1" w:themeShade="80"/>
          <w:position w:val="-1"/>
          <w:sz w:val="44"/>
          <w:szCs w:val="44"/>
        </w:rPr>
        <w:t>The Universi</w:t>
      </w:r>
      <w:r w:rsidRPr="004B400E">
        <w:rPr>
          <w:rFonts w:ascii="Impact" w:hAnsi="Impact" w:cs="Impact"/>
          <w:color w:val="808080" w:themeColor="background1" w:themeShade="80"/>
          <w:spacing w:val="9"/>
          <w:position w:val="-1"/>
          <w:sz w:val="44"/>
          <w:szCs w:val="44"/>
        </w:rPr>
        <w:t>t</w:t>
      </w:r>
      <w:r w:rsidRPr="004B400E">
        <w:rPr>
          <w:rFonts w:ascii="Impact" w:hAnsi="Impact" w:cs="Impact"/>
          <w:color w:val="808080" w:themeColor="background1" w:themeShade="80"/>
          <w:position w:val="-1"/>
          <w:sz w:val="44"/>
          <w:szCs w:val="44"/>
        </w:rPr>
        <w:t>y System of Georgia</w:t>
      </w:r>
      <w:bookmarkEnd w:id="559"/>
    </w:p>
    <w:p w:rsidR="00585FA3" w:rsidRDefault="00585FA3" w:rsidP="00585FA3">
      <w:pPr>
        <w:widowControl w:val="0"/>
        <w:autoSpaceDE w:val="0"/>
        <w:autoSpaceDN w:val="0"/>
        <w:adjustRightInd w:val="0"/>
        <w:spacing w:after="0" w:line="496" w:lineRule="exact"/>
        <w:ind w:left="2002"/>
        <w:rPr>
          <w:rFonts w:ascii="Impact" w:hAnsi="Impact" w:cs="Impact"/>
          <w:sz w:val="44"/>
          <w:szCs w:val="44"/>
        </w:rPr>
        <w:sectPr w:rsidR="00585FA3" w:rsidSect="00C655F4">
          <w:pgSz w:w="12240" w:h="15840"/>
          <w:pgMar w:top="260" w:right="1300" w:bottom="280" w:left="1440" w:header="0" w:footer="1024" w:gutter="0"/>
          <w:cols w:space="720"/>
          <w:noEndnote/>
        </w:sectPr>
      </w:pPr>
    </w:p>
    <w:p w:rsidR="00585FA3" w:rsidRDefault="00585FA3" w:rsidP="00C655F4">
      <w:pPr>
        <w:widowControl w:val="0"/>
        <w:autoSpaceDE w:val="0"/>
        <w:autoSpaceDN w:val="0"/>
        <w:adjustRightInd w:val="0"/>
        <w:spacing w:before="49" w:after="0" w:line="250" w:lineRule="auto"/>
        <w:ind w:left="180" w:right="-25" w:firstLine="360"/>
        <w:jc w:val="both"/>
        <w:rPr>
          <w:rFonts w:ascii="Times New Roman" w:hAnsi="Times New Roman"/>
          <w:sz w:val="20"/>
          <w:szCs w:val="20"/>
        </w:rPr>
      </w:pPr>
      <w:r>
        <w:rPr>
          <w:rFonts w:ascii="Times New Roman" w:hAnsi="Times New Roman"/>
          <w:sz w:val="20"/>
          <w:szCs w:val="20"/>
        </w:rPr>
        <w:lastRenderedPageBreak/>
        <w:t>The University System of Geo</w:t>
      </w:r>
      <w:r>
        <w:rPr>
          <w:rFonts w:ascii="Times New Roman" w:hAnsi="Times New Roman"/>
          <w:spacing w:val="-4"/>
          <w:sz w:val="20"/>
          <w:szCs w:val="20"/>
        </w:rPr>
        <w:t>r</w:t>
      </w:r>
      <w:r>
        <w:rPr>
          <w:rFonts w:ascii="Times New Roman" w:hAnsi="Times New Roman"/>
          <w:sz w:val="20"/>
          <w:szCs w:val="20"/>
        </w:rPr>
        <w:t>gia in- cludes all state-operated institutions of higher education in Geo</w:t>
      </w:r>
      <w:r>
        <w:rPr>
          <w:rFonts w:ascii="Times New Roman" w:hAnsi="Times New Roman"/>
          <w:spacing w:val="-4"/>
          <w:sz w:val="20"/>
          <w:szCs w:val="20"/>
        </w:rPr>
        <w:t>r</w:t>
      </w:r>
      <w:r>
        <w:rPr>
          <w:rFonts w:ascii="Times New Roman" w:hAnsi="Times New Roman"/>
          <w:sz w:val="20"/>
          <w:szCs w:val="20"/>
        </w:rPr>
        <w:t>gia-four research universities, two regional universities, 13 state universities and 15 colleges.</w:t>
      </w:r>
      <w:r>
        <w:rPr>
          <w:rFonts w:ascii="Times New Roman" w:hAnsi="Times New Roman"/>
          <w:spacing w:val="-4"/>
          <w:sz w:val="20"/>
          <w:szCs w:val="20"/>
        </w:rPr>
        <w:t xml:space="preserve"> </w:t>
      </w:r>
      <w:r>
        <w:rPr>
          <w:rFonts w:ascii="Times New Roman" w:hAnsi="Times New Roman"/>
          <w:sz w:val="20"/>
          <w:szCs w:val="20"/>
        </w:rPr>
        <w:t>These 34 public institutions</w:t>
      </w:r>
      <w:r w:rsidR="00C655F4">
        <w:rPr>
          <w:rFonts w:ascii="Times New Roman" w:hAnsi="Times New Roman"/>
          <w:sz w:val="20"/>
          <w:szCs w:val="20"/>
        </w:rPr>
        <w:t xml:space="preserve"> </w:t>
      </w:r>
      <w:r>
        <w:rPr>
          <w:rFonts w:ascii="Times New Roman" w:hAnsi="Times New Roman"/>
          <w:sz w:val="20"/>
          <w:szCs w:val="20"/>
        </w:rPr>
        <w:t>are located throughout the state.</w:t>
      </w:r>
    </w:p>
    <w:p w:rsidR="00585FA3" w:rsidRDefault="00585FA3" w:rsidP="00C655F4">
      <w:pPr>
        <w:widowControl w:val="0"/>
        <w:autoSpaceDE w:val="0"/>
        <w:autoSpaceDN w:val="0"/>
        <w:adjustRightInd w:val="0"/>
        <w:spacing w:before="10" w:after="0" w:line="250" w:lineRule="auto"/>
        <w:ind w:left="180" w:right="38"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 5-member constitutional Board of Re- gents governs the University System, which has been in operation since 1932.</w:t>
      </w:r>
      <w:r>
        <w:rPr>
          <w:rFonts w:ascii="Times New Roman" w:hAnsi="Times New Roman"/>
          <w:spacing w:val="-11"/>
          <w:sz w:val="20"/>
          <w:szCs w:val="20"/>
        </w:rPr>
        <w:t xml:space="preserve"> </w:t>
      </w:r>
      <w:r w:rsidR="00C655F4">
        <w:rPr>
          <w:rFonts w:ascii="Times New Roman" w:hAnsi="Times New Roman"/>
          <w:sz w:val="20"/>
          <w:szCs w:val="20"/>
        </w:rPr>
        <w:t>Appoint</w:t>
      </w:r>
      <w:r>
        <w:rPr>
          <w:rFonts w:ascii="Times New Roman" w:hAnsi="Times New Roman"/>
          <w:sz w:val="20"/>
          <w:szCs w:val="20"/>
        </w:rPr>
        <w:t>ments of Board members are made by the Gov- 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585FA3" w:rsidRDefault="00585FA3" w:rsidP="00C655F4">
      <w:pPr>
        <w:widowControl w:val="0"/>
        <w:autoSpaceDE w:val="0"/>
        <w:autoSpaceDN w:val="0"/>
        <w:adjustRightInd w:val="0"/>
        <w:spacing w:after="0" w:line="250" w:lineRule="auto"/>
        <w:ind w:left="180" w:right="-34" w:firstLine="36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 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585FA3" w:rsidRDefault="00585FA3" w:rsidP="00C655F4">
      <w:pPr>
        <w:widowControl w:val="0"/>
        <w:autoSpaceDE w:val="0"/>
        <w:autoSpaceDN w:val="0"/>
        <w:adjustRightInd w:val="0"/>
        <w:spacing w:after="0" w:line="250" w:lineRule="auto"/>
        <w:ind w:left="180" w:right="161" w:firstLine="36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w:t>
      </w:r>
    </w:p>
    <w:p w:rsidR="00585FA3" w:rsidRDefault="00585FA3" w:rsidP="00C655F4">
      <w:pPr>
        <w:widowControl w:val="0"/>
        <w:autoSpaceDE w:val="0"/>
        <w:autoSpaceDN w:val="0"/>
        <w:adjustRightInd w:val="0"/>
        <w:spacing w:after="0" w:line="250" w:lineRule="auto"/>
        <w:ind w:left="180" w:right="27" w:firstLine="360"/>
        <w:jc w:val="both"/>
        <w:rPr>
          <w:rFonts w:ascii="Times New Roman" w:hAnsi="Times New Roman"/>
          <w:sz w:val="20"/>
          <w:szCs w:val="20"/>
        </w:rPr>
      </w:pPr>
      <w:r>
        <w:rPr>
          <w:rFonts w:ascii="Times New Roman" w:hAnsi="Times New Roman"/>
          <w:sz w:val="20"/>
          <w:szCs w:val="20"/>
        </w:rPr>
        <w:t>Instruction consists of programs of study leading toward degrees, ranging from the associate (two-year) level to the doctoral level, and certificates.</w:t>
      </w:r>
    </w:p>
    <w:p w:rsidR="00585FA3" w:rsidRDefault="00585FA3" w:rsidP="00C655F4">
      <w:pPr>
        <w:widowControl w:val="0"/>
        <w:autoSpaceDE w:val="0"/>
        <w:autoSpaceDN w:val="0"/>
        <w:adjustRightInd w:val="0"/>
        <w:spacing w:after="0" w:line="250" w:lineRule="auto"/>
        <w:ind w:left="180" w:right="44" w:firstLine="36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w:t>
      </w:r>
      <w:r w:rsidR="00C655F4">
        <w:rPr>
          <w:rFonts w:ascii="Times New Roman" w:hAnsi="Times New Roman"/>
          <w:sz w:val="20"/>
          <w:szCs w:val="20"/>
        </w:rPr>
        <w:t xml:space="preserve"> </w:t>
      </w:r>
      <w:r>
        <w:rPr>
          <w:rFonts w:ascii="Times New Roman" w:hAnsi="Times New Roman"/>
          <w:sz w:val="20"/>
          <w:szCs w:val="20"/>
        </w:rPr>
        <w:t>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585FA3" w:rsidRDefault="00284C41" w:rsidP="00C655F4">
      <w:pPr>
        <w:widowControl w:val="0"/>
        <w:tabs>
          <w:tab w:val="left" w:pos="4770"/>
        </w:tabs>
        <w:autoSpaceDE w:val="0"/>
        <w:autoSpaceDN w:val="0"/>
        <w:adjustRightInd w:val="0"/>
        <w:spacing w:before="49" w:after="0" w:line="250" w:lineRule="auto"/>
        <w:ind w:right="360" w:firstLine="410"/>
        <w:jc w:val="both"/>
        <w:rPr>
          <w:rFonts w:ascii="Times New Roman" w:hAnsi="Times New Roman"/>
          <w:sz w:val="20"/>
          <w:szCs w:val="20"/>
        </w:rPr>
      </w:pPr>
      <w:r w:rsidRPr="00284C41">
        <w:rPr>
          <w:rFonts w:ascii="Times New Roman" w:hAnsi="Times New Roman"/>
          <w:noProof/>
          <w:color w:val="808080" w:themeColor="background1" w:themeShade="80"/>
          <w:sz w:val="20"/>
          <w:szCs w:val="20"/>
        </w:rPr>
        <w:pict>
          <v:shape id="_x0000_s7857" type="#_x0000_t202" style="position:absolute;left:0;text-align:left;margin-left:520.5pt;margin-top:142.3pt;width:1in;height:765pt;z-index:-251241984;mso-wrap-style:none;mso-position-horizontal-relative:page;mso-position-vertical-relative:margin" o:allowincell="f" filled="f" stroked="f">
            <v:textbox style="layout-flow:vertical;mso-next-textbox:#_x0000_s7857" inset="0,0,0,0">
              <w:txbxContent>
                <w:p w:rsidR="00E410E0" w:rsidRDefault="00E410E0" w:rsidP="00A63811">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sidR="00585FA3">
        <w:rPr>
          <w:rFonts w:ascii="Times New Roman" w:hAnsi="Times New Roman"/>
          <w:sz w:val="20"/>
          <w:szCs w:val="20"/>
        </w:rPr>
        <w:br w:type="column"/>
      </w:r>
      <w:r w:rsidR="00585FA3">
        <w:rPr>
          <w:rFonts w:ascii="Times New Roman" w:hAnsi="Times New Roman"/>
          <w:sz w:val="20"/>
          <w:szCs w:val="20"/>
        </w:rPr>
        <w:lastRenderedPageBreak/>
        <w:t>Public Service/Continuing Education consists of non-degree activities, primaril</w:t>
      </w:r>
      <w:r w:rsidR="00585FA3">
        <w:rPr>
          <w:rFonts w:ascii="Times New Roman" w:hAnsi="Times New Roman"/>
          <w:spacing w:val="-13"/>
          <w:sz w:val="20"/>
          <w:szCs w:val="20"/>
        </w:rPr>
        <w:t>y</w:t>
      </w:r>
      <w:r w:rsidR="00585FA3">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sidR="00585FA3">
        <w:rPr>
          <w:rFonts w:ascii="Times New Roman" w:hAnsi="Times New Roman"/>
          <w:spacing w:val="-4"/>
          <w:sz w:val="20"/>
          <w:szCs w:val="20"/>
        </w:rPr>
        <w:t>r</w:t>
      </w:r>
      <w:r w:rsidR="00585FA3">
        <w:rPr>
          <w:rFonts w:ascii="Times New Roman" w:hAnsi="Times New Roman"/>
          <w:sz w:val="20"/>
          <w:szCs w:val="20"/>
        </w:rPr>
        <w:t>ge number of areas of interest.</w:t>
      </w:r>
      <w:r w:rsidR="00585FA3">
        <w:rPr>
          <w:rFonts w:ascii="Times New Roman" w:hAnsi="Times New Roman"/>
          <w:spacing w:val="-4"/>
          <w:sz w:val="20"/>
          <w:szCs w:val="20"/>
        </w:rPr>
        <w:t xml:space="preserve"> </w:t>
      </w:r>
      <w:r w:rsidR="00585FA3">
        <w:rPr>
          <w:rFonts w:ascii="Times New Roman" w:hAnsi="Times New Roman"/>
          <w:sz w:val="20"/>
          <w:szCs w:val="20"/>
        </w:rPr>
        <w:t>These ac- tivities are designed by each institution to meet special educational, informational and cultural needs of the people of the service areas of that institution.</w:t>
      </w:r>
    </w:p>
    <w:p w:rsidR="00585FA3" w:rsidRDefault="00585FA3" w:rsidP="00C655F4">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 fered through extension center programs and teacher education consortiums.</w:t>
      </w:r>
    </w:p>
    <w:p w:rsidR="00585FA3" w:rsidRDefault="00585FA3" w:rsidP="00C655F4">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Research encompasses investigations conducted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 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585FA3" w:rsidRDefault="00585FA3" w:rsidP="00C655F4">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conducted through several of the senior colleges.</w:t>
      </w:r>
    </w:p>
    <w:p w:rsidR="00585FA3" w:rsidRDefault="00585FA3" w:rsidP="00C655F4">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w:t>
      </w:r>
      <w:r w:rsidR="00C655F4">
        <w:rPr>
          <w:rFonts w:ascii="Times New Roman" w:hAnsi="Times New Roman"/>
          <w:sz w:val="20"/>
          <w:szCs w:val="20"/>
        </w:rPr>
        <w:t xml:space="preserve"> </w:t>
      </w:r>
      <w:r>
        <w:rPr>
          <w:rFonts w:ascii="Times New Roman" w:hAnsi="Times New Roman"/>
          <w:sz w:val="20"/>
          <w:szCs w:val="20"/>
        </w:rPr>
        <w:t>head of each institution is the President, whose election is recommended by the Chancellor and approved by the Board.State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585FA3" w:rsidRDefault="00585FA3" w:rsidP="00585FA3">
      <w:pPr>
        <w:widowControl w:val="0"/>
        <w:autoSpaceDE w:val="0"/>
        <w:autoSpaceDN w:val="0"/>
        <w:adjustRightInd w:val="0"/>
        <w:spacing w:after="0" w:line="250" w:lineRule="auto"/>
        <w:ind w:right="1173" w:firstLine="360"/>
        <w:jc w:val="both"/>
        <w:rPr>
          <w:rFonts w:ascii="Times New Roman" w:hAnsi="Times New Roman"/>
          <w:sz w:val="20"/>
          <w:szCs w:val="20"/>
        </w:rPr>
        <w:sectPr w:rsidR="00585FA3" w:rsidSect="00C655F4">
          <w:type w:val="continuous"/>
          <w:pgSz w:w="12240" w:h="15840"/>
          <w:pgMar w:top="240" w:right="1530" w:bottom="0" w:left="1440" w:header="720" w:footer="720" w:gutter="0"/>
          <w:cols w:num="2" w:space="720" w:equalWidth="0">
            <w:col w:w="4230" w:space="540"/>
            <w:col w:w="4500"/>
          </w:cols>
          <w:noEndnote/>
        </w:sectPr>
      </w:pPr>
    </w:p>
    <w:tbl>
      <w:tblPr>
        <w:tblW w:w="0" w:type="auto"/>
        <w:tblInd w:w="-360" w:type="dxa"/>
        <w:tblLayout w:type="fixed"/>
        <w:tblCellMar>
          <w:left w:w="0" w:type="dxa"/>
          <w:right w:w="0" w:type="dxa"/>
        </w:tblCellMar>
        <w:tblLook w:val="0000"/>
      </w:tblPr>
      <w:tblGrid>
        <w:gridCol w:w="1501"/>
        <w:gridCol w:w="4560"/>
        <w:gridCol w:w="4829"/>
      </w:tblGrid>
      <w:tr w:rsidR="00585FA3" w:rsidRPr="00FA7AC7" w:rsidTr="000B2EEA">
        <w:trPr>
          <w:trHeight w:hRule="exact" w:val="235"/>
        </w:trPr>
        <w:tc>
          <w:tcPr>
            <w:tcW w:w="1501"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BF6C01">
            <w:pPr>
              <w:widowControl w:val="0"/>
              <w:autoSpaceDE w:val="0"/>
              <w:autoSpaceDN w:val="0"/>
              <w:adjustRightInd w:val="0"/>
              <w:spacing w:before="50" w:after="0"/>
              <w:ind w:left="66" w:hanging="21"/>
              <w:rPr>
                <w:rFonts w:ascii="Times New Roman" w:hAnsi="Times New Roman"/>
                <w:sz w:val="24"/>
                <w:szCs w:val="24"/>
              </w:rPr>
            </w:pPr>
            <w:r>
              <w:rPr>
                <w:rFonts w:ascii="Times New Roman" w:hAnsi="Times New Roman"/>
                <w:noProof/>
                <w:position w:val="-17"/>
                <w:sz w:val="24"/>
                <w:szCs w:val="24"/>
              </w:rPr>
              <w:drawing>
                <wp:inline distT="0" distB="0" distL="0" distR="0">
                  <wp:extent cx="407670" cy="393700"/>
                  <wp:effectExtent l="19050" t="0" r="0" b="0"/>
                  <wp:docPr id="13"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r w:rsidRPr="00FA7AC7">
              <w:rPr>
                <w:rFonts w:ascii="Times New Roman" w:hAnsi="Times New Roman"/>
                <w:sz w:val="20"/>
                <w:szCs w:val="20"/>
              </w:rPr>
              <w:t xml:space="preserve">         </w:t>
            </w:r>
            <w:r w:rsidRPr="00FA7AC7">
              <w:rPr>
                <w:rFonts w:ascii="Times New Roman" w:hAnsi="Times New Roman"/>
                <w:b/>
                <w:bCs/>
                <w:color w:val="363435"/>
                <w:sz w:val="36"/>
                <w:szCs w:val="36"/>
              </w:rPr>
              <w:t>U</w:t>
            </w:r>
            <w:r w:rsidR="00BF6C01">
              <w:rPr>
                <w:rFonts w:ascii="Times New Roman" w:hAnsi="Times New Roman"/>
                <w:b/>
                <w:bCs/>
                <w:color w:val="363435"/>
                <w:sz w:val="27"/>
                <w:szCs w:val="27"/>
              </w:rPr>
              <w:t>N</w:t>
            </w:r>
            <w:r w:rsidRPr="00FA7AC7">
              <w:rPr>
                <w:rFonts w:ascii="Times New Roman" w:hAnsi="Times New Roman"/>
                <w:b/>
                <w:bCs/>
                <w:color w:val="363435"/>
                <w:sz w:val="27"/>
                <w:szCs w:val="27"/>
              </w:rPr>
              <w:t>IVERSITY</w:t>
            </w:r>
            <w:r w:rsidRPr="00FA7AC7">
              <w:rPr>
                <w:rFonts w:ascii="Times New Roman" w:hAnsi="Times New Roman"/>
                <w:b/>
                <w:bCs/>
                <w:color w:val="363435"/>
                <w:spacing w:val="13"/>
                <w:sz w:val="27"/>
                <w:szCs w:val="27"/>
              </w:rPr>
              <w:t xml:space="preserve"> </w:t>
            </w:r>
            <w:r w:rsidRPr="00FA7AC7">
              <w:rPr>
                <w:rFonts w:ascii="Times New Roman" w:hAnsi="Times New Roman"/>
                <w:b/>
                <w:bCs/>
                <w:color w:val="363435"/>
                <w:sz w:val="36"/>
                <w:szCs w:val="36"/>
              </w:rPr>
              <w:t>S</w:t>
            </w:r>
            <w:r w:rsidRPr="00FA7AC7">
              <w:rPr>
                <w:rFonts w:ascii="Times New Roman" w:hAnsi="Times New Roman"/>
                <w:b/>
                <w:bCs/>
                <w:color w:val="363435"/>
                <w:sz w:val="27"/>
                <w:szCs w:val="27"/>
              </w:rPr>
              <w:t>YSTEM</w:t>
            </w:r>
          </w:p>
        </w:tc>
        <w:tc>
          <w:tcPr>
            <w:tcW w:w="4829"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1501"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829"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1501"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829"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Default="00585FA3" w:rsidP="00585FA3">
      <w:pPr>
        <w:widowControl w:val="0"/>
        <w:autoSpaceDE w:val="0"/>
        <w:autoSpaceDN w:val="0"/>
        <w:adjustRightInd w:val="0"/>
        <w:spacing w:before="13" w:after="0" w:line="280" w:lineRule="exact"/>
        <w:rPr>
          <w:rFonts w:ascii="Times New Roman" w:hAnsi="Times New Roman"/>
          <w:sz w:val="28"/>
          <w:szCs w:val="28"/>
        </w:rPr>
      </w:pPr>
    </w:p>
    <w:p w:rsidR="00585FA3" w:rsidRDefault="00585FA3" w:rsidP="00585FA3">
      <w:pPr>
        <w:widowControl w:val="0"/>
        <w:autoSpaceDE w:val="0"/>
        <w:autoSpaceDN w:val="0"/>
        <w:adjustRightInd w:val="0"/>
        <w:spacing w:before="13" w:after="0" w:line="280" w:lineRule="exact"/>
        <w:rPr>
          <w:rFonts w:ascii="Times New Roman" w:hAnsi="Times New Roman"/>
          <w:sz w:val="28"/>
          <w:szCs w:val="28"/>
        </w:rPr>
        <w:sectPr w:rsidR="00585FA3" w:rsidSect="00876DB1">
          <w:footerReference w:type="even" r:id="rId79"/>
          <w:footerReference w:type="default" r:id="rId80"/>
          <w:pgSz w:w="12240" w:h="15840"/>
          <w:pgMar w:top="260" w:right="200" w:bottom="280" w:left="880" w:header="0" w:footer="1065" w:gutter="0"/>
          <w:cols w:space="720" w:equalWidth="0">
            <w:col w:w="11160"/>
          </w:cols>
          <w:noEndnote/>
        </w:sectPr>
      </w:pPr>
    </w:p>
    <w:p w:rsidR="00585FA3" w:rsidRDefault="00284C41" w:rsidP="004B400E">
      <w:pPr>
        <w:pStyle w:val="Heading1"/>
        <w:spacing w:before="0"/>
        <w:ind w:firstLine="360"/>
        <w:rPr>
          <w:rFonts w:ascii="Impact" w:hAnsi="Impact" w:cs="Impact"/>
          <w:sz w:val="44"/>
          <w:szCs w:val="44"/>
        </w:rPr>
      </w:pPr>
      <w:r w:rsidRPr="00284C41">
        <w:rPr>
          <w:rFonts w:ascii="Times New Roman" w:hAnsi="Times New Roman"/>
          <w:noProof/>
          <w:sz w:val="20"/>
          <w:szCs w:val="20"/>
        </w:rPr>
        <w:lastRenderedPageBreak/>
        <w:pict>
          <v:shape id="_x0000_s7858" type="#_x0000_t202" style="position:absolute;left:0;text-align:left;margin-left:21.75pt;margin-top:20.85pt;width:1in;height:614.25pt;z-index:-251240960;mso-position-horizontal-relative:page" o:allowincell="f" filled="f" stroked="f">
            <v:textbox style="layout-flow:vertical;mso-layout-flow-alt:bottom-to-top;mso-next-textbox:#_x0000_s7858" inset="0,0,0,0">
              <w:txbxContent>
                <w:p w:rsidR="00E410E0" w:rsidRDefault="00E410E0" w:rsidP="00A63811">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bookmarkStart w:id="560" w:name="_Toc294969813"/>
      <w:r w:rsidR="00585FA3">
        <w:rPr>
          <w:rFonts w:ascii="Impact" w:hAnsi="Impact" w:cs="Impact"/>
          <w:position w:val="-1"/>
          <w:sz w:val="44"/>
          <w:szCs w:val="44"/>
        </w:rPr>
        <w:t>Institutions</w:t>
      </w:r>
      <w:bookmarkEnd w:id="560"/>
    </w:p>
    <w:p w:rsidR="00585FA3" w:rsidRDefault="00585FA3" w:rsidP="00C655F4">
      <w:pPr>
        <w:widowControl w:val="0"/>
        <w:autoSpaceDE w:val="0"/>
        <w:autoSpaceDN w:val="0"/>
        <w:adjustRightInd w:val="0"/>
        <w:spacing w:before="5" w:after="0" w:line="100" w:lineRule="exact"/>
        <w:ind w:left="360" w:firstLine="0"/>
        <w:jc w:val="both"/>
        <w:rPr>
          <w:rFonts w:ascii="Impact" w:hAnsi="Impact" w:cs="Impact"/>
          <w:sz w:val="10"/>
          <w:szCs w:val="10"/>
        </w:rPr>
      </w:pPr>
    </w:p>
    <w:p w:rsidR="00585FA3" w:rsidRPr="004B400E" w:rsidRDefault="00585FA3" w:rsidP="00C655F4">
      <w:pPr>
        <w:widowControl w:val="0"/>
        <w:autoSpaceDE w:val="0"/>
        <w:autoSpaceDN w:val="0"/>
        <w:adjustRightInd w:val="0"/>
        <w:spacing w:after="0"/>
        <w:ind w:left="360"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585FA3" w:rsidRDefault="00585FA3" w:rsidP="00C655F4">
      <w:pPr>
        <w:widowControl w:val="0"/>
        <w:autoSpaceDE w:val="0"/>
        <w:autoSpaceDN w:val="0"/>
        <w:adjustRightInd w:val="0"/>
        <w:spacing w:before="34" w:after="0"/>
        <w:ind w:left="360" w:firstLine="0"/>
        <w:jc w:val="both"/>
        <w:rPr>
          <w:rFonts w:ascii="Times New Roman" w:hAnsi="Times New Roman"/>
          <w:sz w:val="20"/>
          <w:szCs w:val="20"/>
        </w:rPr>
      </w:pPr>
      <w:r>
        <w:rPr>
          <w:rFonts w:ascii="Times New Roman" w:hAnsi="Times New Roman"/>
          <w:sz w:val="20"/>
          <w:szCs w:val="20"/>
        </w:rPr>
        <w:t>Athens 30602</w:t>
      </w:r>
    </w:p>
    <w:p w:rsidR="00585FA3" w:rsidRDefault="00585FA3" w:rsidP="00C655F4">
      <w:pPr>
        <w:widowControl w:val="0"/>
        <w:autoSpaceDE w:val="0"/>
        <w:autoSpaceDN w:val="0"/>
        <w:adjustRightInd w:val="0"/>
        <w:spacing w:before="50" w:after="0" w:line="292" w:lineRule="auto"/>
        <w:ind w:left="360" w:right="45" w:firstLine="360"/>
        <w:jc w:val="both"/>
        <w:rPr>
          <w:rFonts w:ascii="Times New Roman" w:hAnsi="Times New Roman"/>
          <w:sz w:val="20"/>
          <w:szCs w:val="20"/>
        </w:rPr>
      </w:pPr>
      <w:r>
        <w:rPr>
          <w:rFonts w:ascii="Times New Roman" w:hAnsi="Times New Roman"/>
          <w:sz w:val="20"/>
          <w:szCs w:val="20"/>
        </w:rPr>
        <w:t>University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BJMS, D Atlanta 30332</w:t>
      </w:r>
    </w:p>
    <w:p w:rsidR="00585FA3" w:rsidRDefault="00585FA3" w:rsidP="00C655F4">
      <w:pPr>
        <w:widowControl w:val="0"/>
        <w:autoSpaceDE w:val="0"/>
        <w:autoSpaceDN w:val="0"/>
        <w:adjustRightInd w:val="0"/>
        <w:spacing w:before="2" w:after="0" w:line="292" w:lineRule="auto"/>
        <w:ind w:left="360" w:right="4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Institute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 B, M, D Atlanta 30303</w:t>
      </w:r>
    </w:p>
    <w:p w:rsidR="00C655F4" w:rsidRDefault="00585FA3" w:rsidP="00C655F4">
      <w:pPr>
        <w:widowControl w:val="0"/>
        <w:tabs>
          <w:tab w:val="left" w:pos="4410"/>
        </w:tabs>
        <w:autoSpaceDE w:val="0"/>
        <w:autoSpaceDN w:val="0"/>
        <w:adjustRightInd w:val="0"/>
        <w:spacing w:before="2" w:after="0" w:line="292" w:lineRule="auto"/>
        <w:ind w:left="360" w:right="-4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State University -</w:t>
      </w:r>
      <w:r>
        <w:rPr>
          <w:rFonts w:ascii="Times New Roman" w:hAnsi="Times New Roman"/>
          <w:spacing w:val="-11"/>
          <w:sz w:val="20"/>
          <w:szCs w:val="20"/>
        </w:rPr>
        <w:t xml:space="preserve"> </w:t>
      </w:r>
      <w:r>
        <w:rPr>
          <w:rFonts w:ascii="Times New Roman" w:hAnsi="Times New Roman"/>
          <w:sz w:val="20"/>
          <w:szCs w:val="20"/>
        </w:rPr>
        <w:t xml:space="preserve">A, B, J, M, S, D </w:t>
      </w:r>
    </w:p>
    <w:p w:rsidR="00585FA3" w:rsidRDefault="00585FA3" w:rsidP="00C655F4">
      <w:pPr>
        <w:widowControl w:val="0"/>
        <w:autoSpaceDE w:val="0"/>
        <w:autoSpaceDN w:val="0"/>
        <w:adjustRightInd w:val="0"/>
        <w:spacing w:before="2" w:after="0" w:line="292" w:lineRule="auto"/>
        <w:ind w:left="360" w:right="533" w:firstLine="360"/>
        <w:jc w:val="both"/>
        <w:rPr>
          <w:rFonts w:ascii="Times New Roman" w:hAnsi="Times New Roman"/>
          <w:sz w:val="20"/>
          <w:szCs w:val="20"/>
        </w:rPr>
      </w:pPr>
      <w:r>
        <w:rPr>
          <w:rFonts w:ascii="Times New Roman" w:hAnsi="Times New Roman"/>
          <w:sz w:val="20"/>
          <w:szCs w:val="20"/>
        </w:rPr>
        <w:t>Augusta 30912</w:t>
      </w:r>
    </w:p>
    <w:p w:rsidR="00585FA3" w:rsidRDefault="00585FA3" w:rsidP="00C655F4">
      <w:pPr>
        <w:widowControl w:val="0"/>
        <w:autoSpaceDE w:val="0"/>
        <w:autoSpaceDN w:val="0"/>
        <w:adjustRightInd w:val="0"/>
        <w:spacing w:before="2" w:after="0"/>
        <w:ind w:left="360" w:firstLine="360"/>
        <w:jc w:val="both"/>
        <w:rPr>
          <w:rFonts w:ascii="Times New Roman" w:hAnsi="Times New Roman"/>
          <w:sz w:val="20"/>
          <w:szCs w:val="20"/>
        </w:rPr>
      </w:pPr>
      <w:r>
        <w:rPr>
          <w:rFonts w:ascii="Times New Roman" w:hAnsi="Times New Roman"/>
          <w:sz w:val="20"/>
          <w:szCs w:val="20"/>
        </w:rPr>
        <w:t>Medical College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 M, S, cD</w:t>
      </w:r>
    </w:p>
    <w:p w:rsidR="00585FA3" w:rsidRDefault="00585FA3" w:rsidP="00C655F4">
      <w:pPr>
        <w:widowControl w:val="0"/>
        <w:autoSpaceDE w:val="0"/>
        <w:autoSpaceDN w:val="0"/>
        <w:adjustRightInd w:val="0"/>
        <w:spacing w:before="4" w:after="0" w:line="130" w:lineRule="exact"/>
        <w:ind w:left="360" w:firstLine="0"/>
        <w:jc w:val="both"/>
        <w:rPr>
          <w:rFonts w:ascii="Times New Roman" w:hAnsi="Times New Roman"/>
          <w:sz w:val="13"/>
          <w:szCs w:val="13"/>
        </w:rPr>
      </w:pPr>
    </w:p>
    <w:p w:rsidR="00585FA3" w:rsidRDefault="00585FA3" w:rsidP="00C655F4">
      <w:pPr>
        <w:widowControl w:val="0"/>
        <w:autoSpaceDE w:val="0"/>
        <w:autoSpaceDN w:val="0"/>
        <w:adjustRightInd w:val="0"/>
        <w:spacing w:after="0" w:line="200" w:lineRule="exact"/>
        <w:ind w:left="360" w:firstLine="0"/>
        <w:jc w:val="both"/>
        <w:rPr>
          <w:rFonts w:ascii="Times New Roman" w:hAnsi="Times New Roman"/>
          <w:sz w:val="20"/>
          <w:szCs w:val="20"/>
        </w:rPr>
      </w:pPr>
    </w:p>
    <w:p w:rsidR="00585FA3" w:rsidRPr="004B400E" w:rsidRDefault="00585FA3" w:rsidP="00C655F4">
      <w:pPr>
        <w:widowControl w:val="0"/>
        <w:autoSpaceDE w:val="0"/>
        <w:autoSpaceDN w:val="0"/>
        <w:adjustRightInd w:val="0"/>
        <w:spacing w:after="0"/>
        <w:ind w:left="360"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Regional Universities</w:t>
      </w:r>
    </w:p>
    <w:p w:rsidR="00585FA3" w:rsidRDefault="00585FA3" w:rsidP="00C655F4">
      <w:pPr>
        <w:widowControl w:val="0"/>
        <w:autoSpaceDE w:val="0"/>
        <w:autoSpaceDN w:val="0"/>
        <w:adjustRightInd w:val="0"/>
        <w:spacing w:before="34" w:after="0"/>
        <w:ind w:left="360" w:firstLine="0"/>
        <w:jc w:val="both"/>
        <w:rPr>
          <w:rFonts w:ascii="Times New Roman" w:hAnsi="Times New Roman"/>
          <w:sz w:val="20"/>
          <w:szCs w:val="20"/>
        </w:rPr>
      </w:pPr>
      <w:r>
        <w:rPr>
          <w:rFonts w:ascii="Times New Roman" w:hAnsi="Times New Roman"/>
          <w:sz w:val="20"/>
          <w:szCs w:val="20"/>
        </w:rPr>
        <w:t>Statesboro 30460</w:t>
      </w:r>
    </w:p>
    <w:p w:rsidR="00C655F4" w:rsidRDefault="00585FA3" w:rsidP="00C655F4">
      <w:pPr>
        <w:widowControl w:val="0"/>
        <w:autoSpaceDE w:val="0"/>
        <w:autoSpaceDN w:val="0"/>
        <w:adjustRightInd w:val="0"/>
        <w:spacing w:before="50" w:after="0" w:line="292" w:lineRule="auto"/>
        <w:ind w:left="360" w:right="-34"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 xml:space="preserve">gia Southern University - </w:t>
      </w:r>
      <w:r>
        <w:rPr>
          <w:rFonts w:ascii="Times New Roman" w:hAnsi="Times New Roman"/>
          <w:spacing w:val="34"/>
          <w:sz w:val="20"/>
          <w:szCs w:val="20"/>
        </w:rPr>
        <w:t xml:space="preserve"> </w:t>
      </w:r>
      <w:r>
        <w:rPr>
          <w:rFonts w:ascii="Times New Roman" w:hAnsi="Times New Roman"/>
          <w:sz w:val="20"/>
          <w:szCs w:val="20"/>
        </w:rPr>
        <w:t>H;</w:t>
      </w:r>
      <w:r>
        <w:rPr>
          <w:rFonts w:ascii="Times New Roman" w:hAnsi="Times New Roman"/>
          <w:spacing w:val="-11"/>
          <w:sz w:val="20"/>
          <w:szCs w:val="20"/>
        </w:rPr>
        <w:t xml:space="preserve"> </w:t>
      </w:r>
      <w:r>
        <w:rPr>
          <w:rFonts w:ascii="Times New Roman" w:hAnsi="Times New Roman"/>
          <w:sz w:val="20"/>
          <w:szCs w:val="20"/>
        </w:rPr>
        <w:t xml:space="preserve">A, B, M, S, cD </w:t>
      </w:r>
    </w:p>
    <w:p w:rsidR="00585FA3" w:rsidRDefault="00585FA3" w:rsidP="00C655F4">
      <w:pPr>
        <w:widowControl w:val="0"/>
        <w:autoSpaceDE w:val="0"/>
        <w:autoSpaceDN w:val="0"/>
        <w:adjustRightInd w:val="0"/>
        <w:spacing w:before="50" w:after="0" w:line="292" w:lineRule="auto"/>
        <w:ind w:right="-34"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31698</w:t>
      </w:r>
    </w:p>
    <w:p w:rsidR="00585FA3" w:rsidRDefault="00585FA3" w:rsidP="00C655F4">
      <w:pPr>
        <w:widowControl w:val="0"/>
        <w:autoSpaceDE w:val="0"/>
        <w:autoSpaceDN w:val="0"/>
        <w:adjustRightInd w:val="0"/>
        <w:spacing w:before="2" w:after="0"/>
        <w:ind w:left="360"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State University - H;</w:t>
      </w:r>
      <w:r>
        <w:rPr>
          <w:rFonts w:ascii="Times New Roman" w:hAnsi="Times New Roman"/>
          <w:spacing w:val="-11"/>
          <w:sz w:val="20"/>
          <w:szCs w:val="20"/>
        </w:rPr>
        <w:t xml:space="preserve"> </w:t>
      </w:r>
      <w:r>
        <w:rPr>
          <w:rFonts w:ascii="Times New Roman" w:hAnsi="Times New Roman"/>
          <w:sz w:val="20"/>
          <w:szCs w:val="20"/>
        </w:rPr>
        <w:t>A, B, M, S, cD</w:t>
      </w:r>
    </w:p>
    <w:p w:rsidR="00585FA3" w:rsidRDefault="00585FA3" w:rsidP="00C655F4">
      <w:pPr>
        <w:widowControl w:val="0"/>
        <w:autoSpaceDE w:val="0"/>
        <w:autoSpaceDN w:val="0"/>
        <w:adjustRightInd w:val="0"/>
        <w:spacing w:before="4" w:after="0" w:line="130" w:lineRule="exact"/>
        <w:ind w:left="360" w:firstLine="0"/>
        <w:jc w:val="both"/>
        <w:rPr>
          <w:rFonts w:ascii="Times New Roman" w:hAnsi="Times New Roman"/>
          <w:sz w:val="13"/>
          <w:szCs w:val="13"/>
        </w:rPr>
      </w:pPr>
    </w:p>
    <w:p w:rsidR="00585FA3" w:rsidRDefault="00585FA3" w:rsidP="00C655F4">
      <w:pPr>
        <w:widowControl w:val="0"/>
        <w:autoSpaceDE w:val="0"/>
        <w:autoSpaceDN w:val="0"/>
        <w:adjustRightInd w:val="0"/>
        <w:spacing w:after="0" w:line="200" w:lineRule="exact"/>
        <w:ind w:left="360" w:firstLine="0"/>
        <w:jc w:val="both"/>
        <w:rPr>
          <w:rFonts w:ascii="Times New Roman" w:hAnsi="Times New Roman"/>
          <w:sz w:val="20"/>
          <w:szCs w:val="20"/>
        </w:rPr>
      </w:pPr>
    </w:p>
    <w:p w:rsidR="00585FA3" w:rsidRPr="004B400E" w:rsidRDefault="00585FA3" w:rsidP="00C655F4">
      <w:pPr>
        <w:widowControl w:val="0"/>
        <w:autoSpaceDE w:val="0"/>
        <w:autoSpaceDN w:val="0"/>
        <w:adjustRightInd w:val="0"/>
        <w:spacing w:after="0"/>
        <w:ind w:left="360"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585FA3" w:rsidRDefault="00585FA3" w:rsidP="00C655F4">
      <w:pPr>
        <w:widowControl w:val="0"/>
        <w:autoSpaceDE w:val="0"/>
        <w:autoSpaceDN w:val="0"/>
        <w:adjustRightInd w:val="0"/>
        <w:spacing w:before="34" w:after="0"/>
        <w:ind w:left="360" w:firstLine="0"/>
        <w:jc w:val="both"/>
        <w:rPr>
          <w:rFonts w:ascii="Times New Roman" w:hAnsi="Times New Roman"/>
          <w:sz w:val="20"/>
          <w:szCs w:val="20"/>
        </w:rPr>
      </w:pPr>
      <w:r>
        <w:rPr>
          <w:rFonts w:ascii="Times New Roman" w:hAnsi="Times New Roman"/>
          <w:sz w:val="20"/>
          <w:szCs w:val="20"/>
        </w:rPr>
        <w:t>Albany 31705</w:t>
      </w:r>
    </w:p>
    <w:p w:rsidR="00585FA3" w:rsidRDefault="00585FA3" w:rsidP="00C655F4">
      <w:pPr>
        <w:widowControl w:val="0"/>
        <w:autoSpaceDE w:val="0"/>
        <w:autoSpaceDN w:val="0"/>
        <w:adjustRightInd w:val="0"/>
        <w:spacing w:before="50" w:after="0" w:line="292" w:lineRule="auto"/>
        <w:ind w:left="360" w:right="707" w:firstLine="360"/>
        <w:jc w:val="both"/>
        <w:rPr>
          <w:rFonts w:ascii="Times New Roman" w:hAnsi="Times New Roman"/>
          <w:sz w:val="20"/>
          <w:szCs w:val="20"/>
        </w:rPr>
      </w:pPr>
      <w:r>
        <w:rPr>
          <w:rFonts w:ascii="Times New Roman" w:hAnsi="Times New Roman"/>
          <w:sz w:val="20"/>
          <w:szCs w:val="20"/>
        </w:rPr>
        <w:t>Albany State University - H;</w:t>
      </w:r>
      <w:r>
        <w:rPr>
          <w:rFonts w:ascii="Times New Roman" w:hAnsi="Times New Roman"/>
          <w:spacing w:val="-11"/>
          <w:sz w:val="20"/>
          <w:szCs w:val="20"/>
        </w:rPr>
        <w:t xml:space="preserve"> </w:t>
      </w:r>
      <w:r>
        <w:rPr>
          <w:rFonts w:ascii="Times New Roman" w:hAnsi="Times New Roman"/>
          <w:sz w:val="20"/>
          <w:szCs w:val="20"/>
        </w:rPr>
        <w:t>A, B, M, S, Americus 31709</w:t>
      </w:r>
    </w:p>
    <w:p w:rsidR="00585FA3" w:rsidRDefault="00585FA3" w:rsidP="00C655F4">
      <w:pPr>
        <w:widowControl w:val="0"/>
        <w:autoSpaceDE w:val="0"/>
        <w:autoSpaceDN w:val="0"/>
        <w:adjustRightInd w:val="0"/>
        <w:spacing w:before="2" w:after="0" w:line="292" w:lineRule="auto"/>
        <w:ind w:left="360" w:right="-4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Southwestern University - H;</w:t>
      </w:r>
      <w:r>
        <w:rPr>
          <w:rFonts w:ascii="Times New Roman" w:hAnsi="Times New Roman"/>
          <w:spacing w:val="-11"/>
          <w:sz w:val="20"/>
          <w:szCs w:val="20"/>
        </w:rPr>
        <w:t xml:space="preserve"> </w:t>
      </w:r>
      <w:r>
        <w:rPr>
          <w:rFonts w:ascii="Times New Roman" w:hAnsi="Times New Roman"/>
          <w:sz w:val="20"/>
          <w:szCs w:val="20"/>
        </w:rPr>
        <w:t>A, B, M, S</w:t>
      </w:r>
    </w:p>
    <w:p w:rsidR="00585FA3" w:rsidRDefault="00585FA3" w:rsidP="00C655F4">
      <w:pPr>
        <w:widowControl w:val="0"/>
        <w:autoSpaceDE w:val="0"/>
        <w:autoSpaceDN w:val="0"/>
        <w:adjustRightInd w:val="0"/>
        <w:spacing w:before="2" w:after="0"/>
        <w:ind w:left="360" w:firstLine="0"/>
        <w:jc w:val="both"/>
        <w:rPr>
          <w:rFonts w:ascii="Times New Roman" w:hAnsi="Times New Roman"/>
          <w:sz w:val="20"/>
          <w:szCs w:val="20"/>
        </w:rPr>
      </w:pPr>
      <w:r>
        <w:rPr>
          <w:rFonts w:ascii="Times New Roman" w:hAnsi="Times New Roman"/>
          <w:sz w:val="20"/>
          <w:szCs w:val="20"/>
        </w:rPr>
        <w:t>Augusta 30910</w:t>
      </w:r>
    </w:p>
    <w:p w:rsidR="00585FA3" w:rsidRDefault="00585FA3" w:rsidP="00C655F4">
      <w:pPr>
        <w:widowControl w:val="0"/>
        <w:autoSpaceDE w:val="0"/>
        <w:autoSpaceDN w:val="0"/>
        <w:adjustRightInd w:val="0"/>
        <w:spacing w:before="50" w:after="0" w:line="292" w:lineRule="auto"/>
        <w:ind w:left="360" w:right="1268" w:firstLine="360"/>
        <w:jc w:val="both"/>
        <w:rPr>
          <w:rFonts w:ascii="Times New Roman" w:hAnsi="Times New Roman"/>
          <w:sz w:val="20"/>
          <w:szCs w:val="20"/>
        </w:rPr>
      </w:pPr>
      <w:r>
        <w:rPr>
          <w:rFonts w:ascii="Times New Roman" w:hAnsi="Times New Roman"/>
          <w:sz w:val="20"/>
          <w:szCs w:val="20"/>
        </w:rPr>
        <w:t>Augusta College -</w:t>
      </w:r>
      <w:r>
        <w:rPr>
          <w:rFonts w:ascii="Times New Roman" w:hAnsi="Times New Roman"/>
          <w:spacing w:val="-11"/>
          <w:sz w:val="20"/>
          <w:szCs w:val="20"/>
        </w:rPr>
        <w:t xml:space="preserve"> </w:t>
      </w:r>
      <w:r>
        <w:rPr>
          <w:rFonts w:ascii="Times New Roman" w:hAnsi="Times New Roman"/>
          <w:sz w:val="20"/>
          <w:szCs w:val="20"/>
        </w:rPr>
        <w:t>A, B, M, S, cD Carrollton 30</w:t>
      </w:r>
      <w:r>
        <w:rPr>
          <w:rFonts w:ascii="Times New Roman" w:hAnsi="Times New Roman"/>
          <w:spacing w:val="-7"/>
          <w:sz w:val="20"/>
          <w:szCs w:val="20"/>
        </w:rPr>
        <w:t>1</w:t>
      </w:r>
      <w:r>
        <w:rPr>
          <w:rFonts w:ascii="Times New Roman" w:hAnsi="Times New Roman"/>
          <w:sz w:val="20"/>
          <w:szCs w:val="20"/>
        </w:rPr>
        <w:t>18</w:t>
      </w:r>
    </w:p>
    <w:p w:rsidR="00585FA3" w:rsidRDefault="00585FA3" w:rsidP="00C655F4">
      <w:pPr>
        <w:widowControl w:val="0"/>
        <w:autoSpaceDE w:val="0"/>
        <w:autoSpaceDN w:val="0"/>
        <w:adjustRightInd w:val="0"/>
        <w:spacing w:before="2" w:after="0" w:line="292" w:lineRule="auto"/>
        <w:ind w:left="360" w:right="599" w:firstLine="36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est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B, M, S, cD Columbus 31993</w:t>
      </w:r>
    </w:p>
    <w:p w:rsidR="00585FA3" w:rsidRDefault="00585FA3" w:rsidP="00C655F4">
      <w:pPr>
        <w:widowControl w:val="0"/>
        <w:autoSpaceDE w:val="0"/>
        <w:autoSpaceDN w:val="0"/>
        <w:adjustRightInd w:val="0"/>
        <w:spacing w:before="2" w:after="0" w:line="292" w:lineRule="auto"/>
        <w:ind w:left="360" w:right="640" w:firstLine="360"/>
        <w:jc w:val="both"/>
        <w:rPr>
          <w:rFonts w:ascii="Times New Roman" w:hAnsi="Times New Roman"/>
          <w:sz w:val="20"/>
          <w:szCs w:val="20"/>
        </w:rPr>
      </w:pPr>
      <w:r>
        <w:rPr>
          <w:rFonts w:ascii="Times New Roman" w:hAnsi="Times New Roman"/>
          <w:sz w:val="20"/>
          <w:szCs w:val="20"/>
        </w:rPr>
        <w:t>Columbus University - H;</w:t>
      </w:r>
      <w:r>
        <w:rPr>
          <w:rFonts w:ascii="Times New Roman" w:hAnsi="Times New Roman"/>
          <w:spacing w:val="-11"/>
          <w:sz w:val="20"/>
          <w:szCs w:val="20"/>
        </w:rPr>
        <w:t xml:space="preserve"> </w:t>
      </w:r>
      <w:r>
        <w:rPr>
          <w:rFonts w:ascii="Times New Roman" w:hAnsi="Times New Roman"/>
          <w:sz w:val="20"/>
          <w:szCs w:val="20"/>
        </w:rPr>
        <w:t>A, B, M, S, cD Dahlonega 30597</w:t>
      </w:r>
    </w:p>
    <w:p w:rsidR="00585FA3" w:rsidRDefault="00585FA3" w:rsidP="00C655F4">
      <w:pPr>
        <w:widowControl w:val="0"/>
        <w:autoSpaceDE w:val="0"/>
        <w:autoSpaceDN w:val="0"/>
        <w:adjustRightInd w:val="0"/>
        <w:spacing w:before="2" w:after="0" w:line="292" w:lineRule="auto"/>
        <w:ind w:left="360" w:right="850" w:firstLine="360"/>
        <w:jc w:val="both"/>
        <w:rPr>
          <w:rFonts w:ascii="Times New Roman" w:hAnsi="Times New Roman"/>
          <w:sz w:val="20"/>
          <w:szCs w:val="20"/>
        </w:rPr>
      </w:pPr>
      <w:r>
        <w:rPr>
          <w:rFonts w:ascii="Times New Roman" w:hAnsi="Times New Roman"/>
          <w:sz w:val="20"/>
          <w:szCs w:val="20"/>
        </w:rPr>
        <w:t>North Geo</w:t>
      </w:r>
      <w:r>
        <w:rPr>
          <w:rFonts w:ascii="Times New Roman" w:hAnsi="Times New Roman"/>
          <w:spacing w:val="-4"/>
          <w:sz w:val="20"/>
          <w:szCs w:val="20"/>
        </w:rPr>
        <w:t>r</w:t>
      </w:r>
      <w:r>
        <w:rPr>
          <w:rFonts w:ascii="Times New Roman" w:hAnsi="Times New Roman"/>
          <w:sz w:val="20"/>
          <w:szCs w:val="20"/>
        </w:rPr>
        <w:t>gia University - H;</w:t>
      </w:r>
      <w:r>
        <w:rPr>
          <w:rFonts w:ascii="Times New Roman" w:hAnsi="Times New Roman"/>
          <w:spacing w:val="-11"/>
          <w:sz w:val="20"/>
          <w:szCs w:val="20"/>
        </w:rPr>
        <w:t xml:space="preserve"> </w:t>
      </w:r>
      <w:r>
        <w:rPr>
          <w:rFonts w:ascii="Times New Roman" w:hAnsi="Times New Roman"/>
          <w:sz w:val="20"/>
          <w:szCs w:val="20"/>
        </w:rPr>
        <w:t>A, B, M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31030</w:t>
      </w:r>
    </w:p>
    <w:p w:rsidR="00585FA3" w:rsidRDefault="00585FA3" w:rsidP="00C655F4">
      <w:pPr>
        <w:widowControl w:val="0"/>
        <w:autoSpaceDE w:val="0"/>
        <w:autoSpaceDN w:val="0"/>
        <w:adjustRightInd w:val="0"/>
        <w:spacing w:before="2" w:after="0" w:line="292" w:lineRule="auto"/>
        <w:ind w:left="360" w:right="666" w:firstLine="360"/>
        <w:jc w:val="both"/>
        <w:rPr>
          <w:rFonts w:ascii="Times New Roman" w:hAnsi="Times New Roman"/>
          <w:sz w:val="20"/>
          <w:szCs w:val="20"/>
        </w:rPr>
      </w:pPr>
      <w:r>
        <w:rPr>
          <w:rFonts w:ascii="Times New Roman" w:hAnsi="Times New Roman"/>
          <w:sz w:val="20"/>
          <w:szCs w:val="20"/>
        </w:rPr>
        <w:t>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State University - H;</w:t>
      </w:r>
      <w:r>
        <w:rPr>
          <w:rFonts w:ascii="Times New Roman" w:hAnsi="Times New Roman"/>
          <w:spacing w:val="-11"/>
          <w:sz w:val="20"/>
          <w:szCs w:val="20"/>
        </w:rPr>
        <w:t xml:space="preserve"> </w:t>
      </w:r>
      <w:r>
        <w:rPr>
          <w:rFonts w:ascii="Times New Roman" w:hAnsi="Times New Roman"/>
          <w:sz w:val="20"/>
          <w:szCs w:val="20"/>
        </w:rPr>
        <w:t>A, B, M Marietta 30060</w:t>
      </w:r>
    </w:p>
    <w:p w:rsidR="00585FA3" w:rsidRDefault="00585FA3" w:rsidP="00C655F4">
      <w:pPr>
        <w:widowControl w:val="0"/>
        <w:autoSpaceDE w:val="0"/>
        <w:autoSpaceDN w:val="0"/>
        <w:adjustRightInd w:val="0"/>
        <w:spacing w:before="2" w:after="0" w:line="292" w:lineRule="auto"/>
        <w:ind w:left="360" w:right="1424" w:firstLine="360"/>
        <w:jc w:val="both"/>
        <w:rPr>
          <w:rFonts w:ascii="Times New Roman" w:hAnsi="Times New Roman"/>
          <w:sz w:val="20"/>
          <w:szCs w:val="20"/>
        </w:rPr>
      </w:pPr>
      <w:r>
        <w:rPr>
          <w:rFonts w:ascii="Times New Roman" w:hAnsi="Times New Roman"/>
          <w:sz w:val="20"/>
          <w:szCs w:val="20"/>
        </w:rPr>
        <w:t>Kennesaw University -</w:t>
      </w:r>
      <w:r>
        <w:rPr>
          <w:rFonts w:ascii="Times New Roman" w:hAnsi="Times New Roman"/>
          <w:spacing w:val="-11"/>
          <w:sz w:val="20"/>
          <w:szCs w:val="20"/>
        </w:rPr>
        <w:t xml:space="preserve"> </w:t>
      </w:r>
      <w:r>
        <w:rPr>
          <w:rFonts w:ascii="Times New Roman" w:hAnsi="Times New Roman"/>
          <w:sz w:val="20"/>
          <w:szCs w:val="20"/>
        </w:rPr>
        <w:t>A, B, M Marietta 30060</w:t>
      </w:r>
    </w:p>
    <w:p w:rsidR="00585FA3" w:rsidRDefault="00585FA3" w:rsidP="00C655F4">
      <w:pPr>
        <w:widowControl w:val="0"/>
        <w:autoSpaceDE w:val="0"/>
        <w:autoSpaceDN w:val="0"/>
        <w:adjustRightInd w:val="0"/>
        <w:spacing w:before="2" w:after="0" w:line="292" w:lineRule="auto"/>
        <w:ind w:left="360" w:right="580" w:firstLine="360"/>
        <w:jc w:val="both"/>
        <w:rPr>
          <w:rFonts w:ascii="Times New Roman" w:hAnsi="Times New Roman"/>
          <w:sz w:val="20"/>
          <w:szCs w:val="20"/>
        </w:rPr>
      </w:pPr>
      <w:r>
        <w:rPr>
          <w:rFonts w:ascii="Times New Roman" w:hAnsi="Times New Roman"/>
          <w:sz w:val="20"/>
          <w:szCs w:val="20"/>
        </w:rPr>
        <w:t>Southern College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w:t>
      </w:r>
      <w:r>
        <w:rPr>
          <w:rFonts w:ascii="Times New Roman" w:hAnsi="Times New Roman"/>
          <w:spacing w:val="-11"/>
          <w:sz w:val="20"/>
          <w:szCs w:val="20"/>
        </w:rPr>
        <w:t xml:space="preserve"> </w:t>
      </w:r>
      <w:r>
        <w:rPr>
          <w:rFonts w:ascii="Times New Roman" w:hAnsi="Times New Roman"/>
          <w:sz w:val="20"/>
          <w:szCs w:val="20"/>
        </w:rPr>
        <w:t>A, B Milledgeville 30601</w:t>
      </w:r>
    </w:p>
    <w:p w:rsidR="00585FA3" w:rsidRDefault="00585FA3" w:rsidP="00C655F4">
      <w:pPr>
        <w:widowControl w:val="0"/>
        <w:autoSpaceDE w:val="0"/>
        <w:autoSpaceDN w:val="0"/>
        <w:adjustRightInd w:val="0"/>
        <w:spacing w:before="2" w:after="0" w:line="292" w:lineRule="auto"/>
        <w:ind w:left="360" w:right="-4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College and State University - H;</w:t>
      </w:r>
      <w:r>
        <w:rPr>
          <w:rFonts w:ascii="Times New Roman" w:hAnsi="Times New Roman"/>
          <w:spacing w:val="-11"/>
          <w:sz w:val="20"/>
          <w:szCs w:val="20"/>
        </w:rPr>
        <w:t xml:space="preserve"> </w:t>
      </w:r>
      <w:r>
        <w:rPr>
          <w:rFonts w:ascii="Times New Roman" w:hAnsi="Times New Roman"/>
          <w:sz w:val="20"/>
          <w:szCs w:val="20"/>
        </w:rPr>
        <w:t>A, B, M, S</w:t>
      </w:r>
    </w:p>
    <w:p w:rsidR="00585FA3" w:rsidRDefault="00585FA3" w:rsidP="00C655F4">
      <w:pPr>
        <w:widowControl w:val="0"/>
        <w:autoSpaceDE w:val="0"/>
        <w:autoSpaceDN w:val="0"/>
        <w:adjustRightInd w:val="0"/>
        <w:spacing w:before="2" w:after="0"/>
        <w:ind w:left="360" w:firstLine="0"/>
        <w:jc w:val="both"/>
        <w:rPr>
          <w:rFonts w:ascii="Times New Roman" w:hAnsi="Times New Roman"/>
          <w:sz w:val="20"/>
          <w:szCs w:val="20"/>
        </w:rPr>
      </w:pPr>
      <w:r>
        <w:rPr>
          <w:rFonts w:ascii="Times New Roman" w:hAnsi="Times New Roman"/>
          <w:sz w:val="20"/>
          <w:szCs w:val="20"/>
        </w:rPr>
        <w:t>Morrow 30260</w:t>
      </w:r>
    </w:p>
    <w:p w:rsidR="00585FA3" w:rsidRDefault="00585FA3" w:rsidP="00C655F4">
      <w:pPr>
        <w:widowControl w:val="0"/>
        <w:autoSpaceDE w:val="0"/>
        <w:autoSpaceDN w:val="0"/>
        <w:adjustRightInd w:val="0"/>
        <w:spacing w:before="50" w:after="0" w:line="292" w:lineRule="auto"/>
        <w:ind w:left="360" w:right="479" w:firstLine="360"/>
        <w:jc w:val="both"/>
        <w:rPr>
          <w:rFonts w:ascii="Times New Roman" w:hAnsi="Times New Roman"/>
          <w:sz w:val="20"/>
          <w:szCs w:val="20"/>
        </w:rPr>
      </w:pPr>
      <w:r>
        <w:rPr>
          <w:rFonts w:ascii="Times New Roman" w:hAnsi="Times New Roman"/>
          <w:sz w:val="20"/>
          <w:szCs w:val="20"/>
        </w:rPr>
        <w:t>Clayton College and State University -A, B Savannah 31406</w:t>
      </w:r>
    </w:p>
    <w:p w:rsidR="00C655F4" w:rsidRDefault="00585FA3" w:rsidP="00C655F4">
      <w:pPr>
        <w:widowControl w:val="0"/>
        <w:autoSpaceDE w:val="0"/>
        <w:autoSpaceDN w:val="0"/>
        <w:adjustRightInd w:val="0"/>
        <w:spacing w:before="2" w:after="0" w:line="292" w:lineRule="auto"/>
        <w:ind w:left="360" w:right="45" w:firstLine="360"/>
        <w:rPr>
          <w:rFonts w:ascii="Times New Roman" w:hAnsi="Times New Roman"/>
          <w:sz w:val="20"/>
          <w:szCs w:val="20"/>
        </w:rPr>
      </w:pPr>
      <w:r>
        <w:rPr>
          <w:rFonts w:ascii="Times New Roman" w:hAnsi="Times New Roman"/>
          <w:sz w:val="20"/>
          <w:szCs w:val="20"/>
        </w:rPr>
        <w:t>Armstrong State University - H;</w:t>
      </w:r>
      <w:r>
        <w:rPr>
          <w:rFonts w:ascii="Times New Roman" w:hAnsi="Times New Roman"/>
          <w:spacing w:val="-11"/>
          <w:sz w:val="20"/>
          <w:szCs w:val="20"/>
        </w:rPr>
        <w:t xml:space="preserve"> </w:t>
      </w:r>
      <w:r>
        <w:rPr>
          <w:rFonts w:ascii="Times New Roman" w:hAnsi="Times New Roman"/>
          <w:sz w:val="20"/>
          <w:szCs w:val="20"/>
        </w:rPr>
        <w:t xml:space="preserve">A, B, M, S </w:t>
      </w:r>
    </w:p>
    <w:p w:rsidR="00585FA3" w:rsidRDefault="00585FA3" w:rsidP="00C655F4">
      <w:pPr>
        <w:widowControl w:val="0"/>
        <w:autoSpaceDE w:val="0"/>
        <w:autoSpaceDN w:val="0"/>
        <w:adjustRightInd w:val="0"/>
        <w:spacing w:before="2" w:after="0" w:line="292" w:lineRule="auto"/>
        <w:ind w:left="360" w:right="45" w:firstLine="0"/>
        <w:rPr>
          <w:rFonts w:ascii="Times New Roman" w:hAnsi="Times New Roman"/>
          <w:sz w:val="20"/>
          <w:szCs w:val="20"/>
        </w:rPr>
      </w:pPr>
      <w:r>
        <w:rPr>
          <w:rFonts w:ascii="Times New Roman" w:hAnsi="Times New Roman"/>
          <w:sz w:val="20"/>
          <w:szCs w:val="20"/>
        </w:rPr>
        <w:t>Savannah 31404</w:t>
      </w:r>
    </w:p>
    <w:p w:rsidR="00C655F4" w:rsidRDefault="00C655F4" w:rsidP="00C655F4">
      <w:pPr>
        <w:widowControl w:val="0"/>
        <w:autoSpaceDE w:val="0"/>
        <w:autoSpaceDN w:val="0"/>
        <w:adjustRightInd w:val="0"/>
        <w:spacing w:after="0" w:line="217" w:lineRule="exact"/>
        <w:ind w:left="20"/>
        <w:rPr>
          <w:rFonts w:ascii="Times New Roman" w:hAnsi="Times New Roman"/>
          <w:sz w:val="20"/>
          <w:szCs w:val="20"/>
        </w:rPr>
      </w:pPr>
      <w:r>
        <w:rPr>
          <w:rFonts w:ascii="Times New Roman" w:hAnsi="Times New Roman"/>
          <w:sz w:val="20"/>
          <w:szCs w:val="20"/>
        </w:rPr>
        <w:t>Savannah State University - H;</w:t>
      </w:r>
      <w:r>
        <w:rPr>
          <w:rFonts w:ascii="Times New Roman" w:hAnsi="Times New Roman"/>
          <w:spacing w:val="-11"/>
          <w:sz w:val="20"/>
          <w:szCs w:val="20"/>
        </w:rPr>
        <w:t xml:space="preserve"> </w:t>
      </w:r>
      <w:r>
        <w:rPr>
          <w:rFonts w:ascii="Times New Roman" w:hAnsi="Times New Roman"/>
          <w:sz w:val="20"/>
          <w:szCs w:val="20"/>
        </w:rPr>
        <w:t>A, B, M</w:t>
      </w:r>
    </w:p>
    <w:p w:rsidR="00C655F4" w:rsidRDefault="00C655F4" w:rsidP="00C655F4">
      <w:pPr>
        <w:widowControl w:val="0"/>
        <w:autoSpaceDE w:val="0"/>
        <w:autoSpaceDN w:val="0"/>
        <w:adjustRightInd w:val="0"/>
        <w:spacing w:before="2" w:after="0" w:line="292" w:lineRule="auto"/>
        <w:ind w:left="360" w:right="45" w:firstLine="0"/>
        <w:rPr>
          <w:rFonts w:ascii="Times New Roman" w:hAnsi="Times New Roman"/>
          <w:sz w:val="20"/>
          <w:szCs w:val="20"/>
        </w:rPr>
      </w:pPr>
    </w:p>
    <w:p w:rsidR="00585FA3" w:rsidRPr="004B400E" w:rsidRDefault="00585FA3" w:rsidP="00C655F4">
      <w:pPr>
        <w:widowControl w:val="0"/>
        <w:autoSpaceDE w:val="0"/>
        <w:autoSpaceDN w:val="0"/>
        <w:adjustRightInd w:val="0"/>
        <w:spacing w:after="0" w:line="337" w:lineRule="exact"/>
        <w:ind w:left="-90" w:firstLine="0"/>
        <w:rPr>
          <w:rFonts w:ascii="Impact" w:hAnsi="Impact" w:cs="Impact"/>
          <w:color w:val="808080" w:themeColor="background1" w:themeShade="80"/>
          <w:sz w:val="28"/>
          <w:szCs w:val="28"/>
        </w:rPr>
      </w:pPr>
      <w:r w:rsidRPr="004B400E">
        <w:rPr>
          <w:rFonts w:ascii="Impact" w:hAnsi="Impact" w:cs="Impact"/>
          <w:color w:val="808080" w:themeColor="background1" w:themeShade="80"/>
          <w:position w:val="-1"/>
          <w:sz w:val="28"/>
          <w:szCs w:val="28"/>
        </w:rPr>
        <w:t>Colleges</w:t>
      </w:r>
    </w:p>
    <w:p w:rsidR="00585FA3" w:rsidRDefault="00585FA3" w:rsidP="00C655F4">
      <w:pPr>
        <w:widowControl w:val="0"/>
        <w:autoSpaceDE w:val="0"/>
        <w:autoSpaceDN w:val="0"/>
        <w:adjustRightInd w:val="0"/>
        <w:spacing w:before="34" w:after="0"/>
        <w:ind w:firstLine="0"/>
        <w:rPr>
          <w:rFonts w:ascii="Times New Roman" w:hAnsi="Times New Roman"/>
          <w:sz w:val="20"/>
          <w:szCs w:val="20"/>
        </w:rPr>
      </w:pPr>
      <w:r>
        <w:rPr>
          <w:rFonts w:ascii="Times New Roman" w:hAnsi="Times New Roman"/>
          <w:sz w:val="20"/>
          <w:szCs w:val="20"/>
        </w:rPr>
        <w:t>Albany 31707</w:t>
      </w:r>
    </w:p>
    <w:p w:rsidR="00585FA3" w:rsidRDefault="00585FA3" w:rsidP="00C655F4">
      <w:pPr>
        <w:widowControl w:val="0"/>
        <w:autoSpaceDE w:val="0"/>
        <w:autoSpaceDN w:val="0"/>
        <w:adjustRightInd w:val="0"/>
        <w:spacing w:before="50" w:after="0" w:line="292" w:lineRule="auto"/>
        <w:ind w:right="45" w:firstLine="322"/>
        <w:rPr>
          <w:rFonts w:ascii="Times New Roman" w:hAnsi="Times New Roman"/>
          <w:sz w:val="20"/>
          <w:szCs w:val="20"/>
        </w:rPr>
      </w:pPr>
      <w:r>
        <w:rPr>
          <w:rFonts w:ascii="Times New Roman" w:hAnsi="Times New Roman"/>
          <w:sz w:val="20"/>
          <w:szCs w:val="20"/>
        </w:rPr>
        <w:t>Darton College -</w:t>
      </w:r>
      <w:r>
        <w:rPr>
          <w:rFonts w:ascii="Times New Roman" w:hAnsi="Times New Roman"/>
          <w:spacing w:val="-11"/>
          <w:sz w:val="20"/>
          <w:szCs w:val="20"/>
        </w:rPr>
        <w:t xml:space="preserve"> </w:t>
      </w:r>
      <w:r>
        <w:rPr>
          <w:rFonts w:ascii="Times New Roman" w:hAnsi="Times New Roman"/>
          <w:sz w:val="20"/>
          <w:szCs w:val="20"/>
        </w:rPr>
        <w:t>A Atlanta 30310</w:t>
      </w:r>
    </w:p>
    <w:p w:rsidR="00C655F4"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 xml:space="preserve">Atlanta </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Metropolitan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Bainbridge 31717</w:t>
      </w:r>
    </w:p>
    <w:p w:rsidR="00C655F4" w:rsidRDefault="00585FA3" w:rsidP="00C655F4">
      <w:pPr>
        <w:widowControl w:val="0"/>
        <w:autoSpaceDE w:val="0"/>
        <w:autoSpaceDN w:val="0"/>
        <w:adjustRightInd w:val="0"/>
        <w:spacing w:before="2" w:after="0" w:line="292" w:lineRule="auto"/>
        <w:ind w:right="135" w:firstLine="322"/>
        <w:rPr>
          <w:rFonts w:ascii="Times New Roman" w:hAnsi="Times New Roman"/>
          <w:sz w:val="20"/>
          <w:szCs w:val="20"/>
        </w:rPr>
      </w:pPr>
      <w:r>
        <w:rPr>
          <w:rFonts w:ascii="Times New Roman" w:hAnsi="Times New Roman"/>
          <w:sz w:val="20"/>
          <w:szCs w:val="20"/>
        </w:rPr>
        <w:t>Bainbridge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135" w:firstLine="0"/>
        <w:rPr>
          <w:rFonts w:ascii="Times New Roman" w:hAnsi="Times New Roman"/>
          <w:sz w:val="20"/>
          <w:szCs w:val="20"/>
        </w:rPr>
      </w:pPr>
      <w:r>
        <w:rPr>
          <w:rFonts w:ascii="Times New Roman" w:hAnsi="Times New Roman"/>
          <w:sz w:val="20"/>
          <w:szCs w:val="20"/>
        </w:rPr>
        <w:t>Barnesville 30204</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Gordon College - H;</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Brunswick 31523</w:t>
      </w:r>
    </w:p>
    <w:p w:rsidR="00585FA3"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Costal Geo</w:t>
      </w:r>
      <w:r>
        <w:rPr>
          <w:rFonts w:ascii="Times New Roman" w:hAnsi="Times New Roman"/>
          <w:spacing w:val="-4"/>
          <w:sz w:val="20"/>
          <w:szCs w:val="20"/>
        </w:rPr>
        <w:t>r</w:t>
      </w:r>
      <w:r>
        <w:rPr>
          <w:rFonts w:ascii="Times New Roman" w:hAnsi="Times New Roman"/>
          <w:sz w:val="20"/>
          <w:szCs w:val="20"/>
        </w:rPr>
        <w:t>gia Community College -</w:t>
      </w:r>
      <w:r>
        <w:rPr>
          <w:rFonts w:ascii="Times New Roman" w:hAnsi="Times New Roman"/>
          <w:spacing w:val="-11"/>
          <w:sz w:val="20"/>
          <w:szCs w:val="20"/>
        </w:rPr>
        <w:t xml:space="preserve"> </w:t>
      </w:r>
      <w:r>
        <w:rPr>
          <w:rFonts w:ascii="Times New Roman" w:hAnsi="Times New Roman"/>
          <w:sz w:val="20"/>
          <w:szCs w:val="20"/>
        </w:rPr>
        <w:t>A Cochran 31014</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Middle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Dalton 30720</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Dalton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Decatur 30089-0601</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Perimeter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Douglas 31533</w:t>
      </w:r>
    </w:p>
    <w:p w:rsidR="00585FA3"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South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Gainesville 30503</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Gainesville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Macon 31297</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Macon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Rome 30163</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Floyd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z w:val="20"/>
          <w:szCs w:val="20"/>
        </w:rPr>
        <w:t>Swainsboro</w:t>
      </w:r>
    </w:p>
    <w:p w:rsidR="00C655F4" w:rsidRDefault="00585FA3" w:rsidP="00C655F4">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East Geo</w:t>
      </w:r>
      <w:r>
        <w:rPr>
          <w:rFonts w:ascii="Times New Roman" w:hAnsi="Times New Roman"/>
          <w:spacing w:val="-4"/>
          <w:sz w:val="20"/>
          <w:szCs w:val="20"/>
        </w:rPr>
        <w:t>r</w:t>
      </w:r>
      <w:r>
        <w:rPr>
          <w:rFonts w:ascii="Times New Roman" w:hAnsi="Times New Roman"/>
          <w:sz w:val="20"/>
          <w:szCs w:val="20"/>
        </w:rPr>
        <w:t>gia College -</w:t>
      </w:r>
      <w:r>
        <w:rPr>
          <w:rFonts w:ascii="Times New Roman" w:hAnsi="Times New Roman"/>
          <w:spacing w:val="-11"/>
          <w:sz w:val="20"/>
          <w:szCs w:val="20"/>
        </w:rPr>
        <w:t xml:space="preserve"> </w:t>
      </w:r>
      <w:r>
        <w:rPr>
          <w:rFonts w:ascii="Times New Roman" w:hAnsi="Times New Roman"/>
          <w:sz w:val="20"/>
          <w:szCs w:val="20"/>
        </w:rPr>
        <w:t xml:space="preserve">A </w:t>
      </w:r>
    </w:p>
    <w:p w:rsidR="00585FA3" w:rsidRDefault="00585FA3" w:rsidP="00C655F4">
      <w:pPr>
        <w:widowControl w:val="0"/>
        <w:autoSpaceDE w:val="0"/>
        <w:autoSpaceDN w:val="0"/>
        <w:adjustRightInd w:val="0"/>
        <w:spacing w:before="2" w:after="0" w:line="292" w:lineRule="auto"/>
        <w:ind w:right="45" w:firstLine="0"/>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ifton</w:t>
      </w:r>
    </w:p>
    <w:p w:rsidR="00585FA3" w:rsidRDefault="00585FA3" w:rsidP="00673138">
      <w:pPr>
        <w:widowControl w:val="0"/>
        <w:autoSpaceDE w:val="0"/>
        <w:autoSpaceDN w:val="0"/>
        <w:adjustRightInd w:val="0"/>
        <w:spacing w:before="2" w:after="0" w:line="292" w:lineRule="auto"/>
        <w:ind w:right="45" w:firstLine="322"/>
        <w:rPr>
          <w:rFonts w:ascii="Times New Roman" w:hAnsi="Times New Roman"/>
          <w:sz w:val="20"/>
          <w:szCs w:val="20"/>
        </w:rPr>
      </w:pPr>
      <w:r>
        <w:rPr>
          <w:rFonts w:ascii="Times New Roman" w:hAnsi="Times New Roman"/>
          <w:sz w:val="20"/>
          <w:szCs w:val="20"/>
        </w:rPr>
        <w:t>Abraham Baldwin</w:t>
      </w:r>
      <w:r>
        <w:rPr>
          <w:rFonts w:ascii="Times New Roman" w:hAnsi="Times New Roman"/>
          <w:spacing w:val="-11"/>
          <w:sz w:val="20"/>
          <w:szCs w:val="20"/>
        </w:rPr>
        <w:t xml:space="preserve"> </w:t>
      </w:r>
      <w:r>
        <w:rPr>
          <w:rFonts w:ascii="Times New Roman" w:hAnsi="Times New Roman"/>
          <w:sz w:val="20"/>
          <w:szCs w:val="20"/>
        </w:rPr>
        <w:t>Agricultural College -H;</w:t>
      </w:r>
      <w:r>
        <w:rPr>
          <w:rFonts w:ascii="Times New Roman" w:hAnsi="Times New Roman"/>
          <w:spacing w:val="-11"/>
          <w:sz w:val="20"/>
          <w:szCs w:val="20"/>
        </w:rPr>
        <w:t xml:space="preserve"> </w:t>
      </w:r>
      <w:r>
        <w:rPr>
          <w:rFonts w:ascii="Times New Roman" w:hAnsi="Times New Roman"/>
          <w:sz w:val="20"/>
          <w:szCs w:val="20"/>
        </w:rPr>
        <w:t xml:space="preserve">A </w:t>
      </w:r>
      <w:r>
        <w:rPr>
          <w:rFonts w:ascii="Times New Roman" w:hAnsi="Times New Roman"/>
          <w:spacing w:val="-16"/>
          <w:sz w:val="20"/>
          <w:szCs w:val="20"/>
        </w:rPr>
        <w:t>W</w:t>
      </w:r>
      <w:r>
        <w:rPr>
          <w:rFonts w:ascii="Times New Roman" w:hAnsi="Times New Roman"/>
          <w:sz w:val="20"/>
          <w:szCs w:val="20"/>
        </w:rPr>
        <w:t>aycross</w:t>
      </w:r>
    </w:p>
    <w:p w:rsidR="00585FA3" w:rsidRDefault="00585FA3" w:rsidP="00673138">
      <w:pPr>
        <w:widowControl w:val="0"/>
        <w:autoSpaceDE w:val="0"/>
        <w:autoSpaceDN w:val="0"/>
        <w:adjustRightInd w:val="0"/>
        <w:spacing w:before="2" w:after="0"/>
        <w:ind w:firstLine="322"/>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aycross College -</w:t>
      </w:r>
      <w:r>
        <w:rPr>
          <w:rFonts w:ascii="Times New Roman" w:hAnsi="Times New Roman"/>
          <w:spacing w:val="-11"/>
          <w:sz w:val="20"/>
          <w:szCs w:val="20"/>
        </w:rPr>
        <w:t xml:space="preserve"> </w:t>
      </w:r>
      <w:r>
        <w:rPr>
          <w:rFonts w:ascii="Times New Roman" w:hAnsi="Times New Roman"/>
          <w:sz w:val="20"/>
          <w:szCs w:val="20"/>
        </w:rPr>
        <w:t>A</w:t>
      </w:r>
    </w:p>
    <w:p w:rsidR="00585FA3" w:rsidRDefault="00585FA3" w:rsidP="00585FA3">
      <w:pPr>
        <w:widowControl w:val="0"/>
        <w:autoSpaceDE w:val="0"/>
        <w:autoSpaceDN w:val="0"/>
        <w:adjustRightInd w:val="0"/>
        <w:spacing w:before="8" w:after="0" w:line="130" w:lineRule="exact"/>
        <w:rPr>
          <w:rFonts w:ascii="Times New Roman" w:hAnsi="Times New Roman"/>
          <w:sz w:val="13"/>
          <w:szCs w:val="13"/>
        </w:rPr>
      </w:pPr>
    </w:p>
    <w:p w:rsidR="00585FA3" w:rsidRDefault="00284C41" w:rsidP="00585FA3">
      <w:pPr>
        <w:widowControl w:val="0"/>
        <w:autoSpaceDE w:val="0"/>
        <w:autoSpaceDN w:val="0"/>
        <w:adjustRightInd w:val="0"/>
        <w:spacing w:after="0" w:line="200" w:lineRule="exact"/>
        <w:rPr>
          <w:rFonts w:ascii="Times New Roman" w:hAnsi="Times New Roman"/>
          <w:sz w:val="20"/>
          <w:szCs w:val="20"/>
        </w:rPr>
      </w:pPr>
      <w:r w:rsidRPr="00284C41">
        <w:rPr>
          <w:noProof/>
        </w:rPr>
        <w:pict>
          <v:group id="_x0000_s7837" style="position:absolute;left:0;text-align:left;margin-left:359.35pt;margin-top:1.35pt;width:222pt;height:190.4pt;z-index:-251257344;mso-position-horizontal-relative:page" coordorigin="5542,-222" coordsize="4440,4054" o:allowincell="f">
            <v:rect id="_x0000_s7838" style="position:absolute;left:5547;top:-217;width:4429;height:4045" o:allowincell="f" fillcolor="#fdfdfd" stroked="f">
              <v:path arrowok="t"/>
            </v:rect>
            <v:rect id="_x0000_s7839" style="position:absolute;left:5547;top:-217;width:4429;height:4045" o:allowincell="f" filled="f" strokecolor="#363435" strokeweight=".5pt">
              <v:path arrowok="t"/>
            </v:rect>
            <w10:wrap anchorx="page"/>
          </v:group>
        </w:pict>
      </w:r>
    </w:p>
    <w:p w:rsidR="00876DB1" w:rsidRPr="004B400E" w:rsidRDefault="00876DB1" w:rsidP="00876DB1">
      <w:pPr>
        <w:widowControl w:val="0"/>
        <w:autoSpaceDE w:val="0"/>
        <w:autoSpaceDN w:val="0"/>
        <w:adjustRightInd w:val="0"/>
        <w:spacing w:after="0"/>
        <w:ind w:left="90" w:firstLine="0"/>
        <w:rPr>
          <w:rFonts w:ascii="Impact" w:hAnsi="Impact" w:cs="Impact"/>
          <w:color w:val="808080" w:themeColor="background1" w:themeShade="80"/>
          <w:sz w:val="32"/>
          <w:szCs w:val="32"/>
        </w:rPr>
      </w:pPr>
      <w:r w:rsidRPr="004B400E">
        <w:rPr>
          <w:rFonts w:ascii="Impact" w:hAnsi="Impact" w:cs="Impact"/>
          <w:color w:val="808080" w:themeColor="background1" w:themeShade="80"/>
          <w:spacing w:val="-2"/>
          <w:sz w:val="32"/>
          <w:szCs w:val="32"/>
        </w:rPr>
        <w:t>K</w:t>
      </w:r>
      <w:r w:rsidRPr="004B400E">
        <w:rPr>
          <w:rFonts w:ascii="Impact" w:hAnsi="Impact" w:cs="Impact"/>
          <w:color w:val="808080" w:themeColor="background1" w:themeShade="80"/>
          <w:spacing w:val="2"/>
          <w:sz w:val="32"/>
          <w:szCs w:val="32"/>
        </w:rPr>
        <w:t>E</w:t>
      </w:r>
      <w:r w:rsidRPr="004B400E">
        <w:rPr>
          <w:rFonts w:ascii="Impact" w:hAnsi="Impact" w:cs="Impact"/>
          <w:color w:val="808080" w:themeColor="background1" w:themeShade="80"/>
          <w:sz w:val="32"/>
          <w:szCs w:val="32"/>
        </w:rPr>
        <w:t>Y</w:t>
      </w:r>
    </w:p>
    <w:p w:rsidR="00876DB1" w:rsidRDefault="00876DB1" w:rsidP="00876DB1">
      <w:pPr>
        <w:widowControl w:val="0"/>
        <w:autoSpaceDE w:val="0"/>
        <w:autoSpaceDN w:val="0"/>
        <w:adjustRightInd w:val="0"/>
        <w:spacing w:before="8" w:after="0" w:line="260" w:lineRule="exact"/>
        <w:rPr>
          <w:rFonts w:ascii="Impact" w:hAnsi="Impact" w:cs="Impact"/>
          <w:sz w:val="26"/>
          <w:szCs w:val="26"/>
        </w:rPr>
      </w:pPr>
    </w:p>
    <w:p w:rsidR="00876DB1" w:rsidRDefault="00876DB1" w:rsidP="00876DB1">
      <w:pPr>
        <w:widowControl w:val="0"/>
        <w:autoSpaceDE w:val="0"/>
        <w:autoSpaceDN w:val="0"/>
        <w:adjustRightInd w:val="0"/>
        <w:spacing w:after="0"/>
        <w:ind w:left="245" w:firstLine="25"/>
        <w:rPr>
          <w:rFonts w:ascii="Times New Roman" w:hAnsi="Times New Roman"/>
          <w:sz w:val="20"/>
          <w:szCs w:val="20"/>
        </w:rPr>
      </w:pPr>
      <w:r>
        <w:rPr>
          <w:rFonts w:ascii="Times New Roman" w:hAnsi="Times New Roman"/>
          <w:sz w:val="20"/>
          <w:szCs w:val="20"/>
        </w:rPr>
        <w:t>H-On Campus Student Housing facilities</w:t>
      </w:r>
    </w:p>
    <w:p w:rsidR="00876DB1" w:rsidRDefault="00876DB1" w:rsidP="00876DB1">
      <w:pPr>
        <w:widowControl w:val="0"/>
        <w:autoSpaceDE w:val="0"/>
        <w:autoSpaceDN w:val="0"/>
        <w:adjustRightInd w:val="0"/>
        <w:spacing w:before="10" w:after="0" w:line="240" w:lineRule="exact"/>
        <w:ind w:firstLine="25"/>
        <w:rPr>
          <w:rFonts w:ascii="Times New Roman" w:hAnsi="Times New Roman"/>
          <w:sz w:val="24"/>
          <w:szCs w:val="24"/>
        </w:rPr>
      </w:pPr>
    </w:p>
    <w:p w:rsidR="00876DB1" w:rsidRDefault="00876DB1" w:rsidP="00876DB1">
      <w:pPr>
        <w:widowControl w:val="0"/>
        <w:autoSpaceDE w:val="0"/>
        <w:autoSpaceDN w:val="0"/>
        <w:adjustRightInd w:val="0"/>
        <w:spacing w:after="0"/>
        <w:ind w:left="207" w:firstLine="25"/>
        <w:rPr>
          <w:rFonts w:ascii="Times New Roman" w:hAnsi="Times New Roman"/>
          <w:sz w:val="20"/>
          <w:szCs w:val="20"/>
        </w:rPr>
      </w:pPr>
      <w:r>
        <w:rPr>
          <w:rFonts w:ascii="Times New Roman" w:hAnsi="Times New Roman"/>
          <w:b/>
          <w:bCs/>
          <w:sz w:val="20"/>
          <w:szCs w:val="20"/>
        </w:rPr>
        <w:t>Deg</w:t>
      </w:r>
      <w:r>
        <w:rPr>
          <w:rFonts w:ascii="Times New Roman" w:hAnsi="Times New Roman"/>
          <w:b/>
          <w:bCs/>
          <w:spacing w:val="-4"/>
          <w:sz w:val="20"/>
          <w:szCs w:val="20"/>
        </w:rPr>
        <w:t>r</w:t>
      </w:r>
      <w:r>
        <w:rPr>
          <w:rFonts w:ascii="Times New Roman" w:hAnsi="Times New Roman"/>
          <w:b/>
          <w:bCs/>
          <w:sz w:val="20"/>
          <w:szCs w:val="20"/>
        </w:rPr>
        <w:t>ees</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warded:</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A-Associates</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B-Bachelor's</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J-Juris Doctor</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M-Master's</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S-Specialist in Education</w:t>
      </w:r>
    </w:p>
    <w:p w:rsidR="00876DB1" w:rsidRDefault="00876DB1" w:rsidP="00876DB1">
      <w:pPr>
        <w:widowControl w:val="0"/>
        <w:autoSpaceDE w:val="0"/>
        <w:autoSpaceDN w:val="0"/>
        <w:adjustRightInd w:val="0"/>
        <w:spacing w:before="10" w:after="0"/>
        <w:ind w:left="485" w:firstLine="25"/>
        <w:jc w:val="both"/>
        <w:rPr>
          <w:rFonts w:ascii="Times New Roman" w:hAnsi="Times New Roman"/>
          <w:sz w:val="20"/>
          <w:szCs w:val="20"/>
        </w:rPr>
      </w:pPr>
      <w:r>
        <w:rPr>
          <w:rFonts w:ascii="Times New Roman" w:hAnsi="Times New Roman"/>
          <w:sz w:val="20"/>
          <w:szCs w:val="20"/>
        </w:rPr>
        <w:t>D-Doctor's</w:t>
      </w:r>
    </w:p>
    <w:p w:rsidR="00585FA3" w:rsidRDefault="00876DB1" w:rsidP="00876DB1">
      <w:pPr>
        <w:widowControl w:val="0"/>
        <w:autoSpaceDE w:val="0"/>
        <w:autoSpaceDN w:val="0"/>
        <w:adjustRightInd w:val="0"/>
        <w:spacing w:before="10" w:after="0" w:line="250" w:lineRule="auto"/>
        <w:ind w:left="485" w:firstLine="25"/>
        <w:jc w:val="both"/>
        <w:rPr>
          <w:rFonts w:ascii="Times New Roman" w:hAnsi="Times New Roman"/>
          <w:sz w:val="20"/>
          <w:szCs w:val="20"/>
        </w:rPr>
      </w:pPr>
      <w:r>
        <w:rPr>
          <w:rFonts w:ascii="Times New Roman" w:hAnsi="Times New Roman"/>
          <w:sz w:val="20"/>
          <w:szCs w:val="20"/>
        </w:rPr>
        <w:t>cD-Doctor's o</w:t>
      </w:r>
      <w:r>
        <w:rPr>
          <w:rFonts w:ascii="Times New Roman" w:hAnsi="Times New Roman"/>
          <w:spacing w:val="-4"/>
          <w:sz w:val="20"/>
          <w:szCs w:val="20"/>
        </w:rPr>
        <w:t>f</w:t>
      </w:r>
      <w:r>
        <w:rPr>
          <w:rFonts w:ascii="Times New Roman" w:hAnsi="Times New Roman"/>
          <w:sz w:val="20"/>
          <w:szCs w:val="20"/>
        </w:rPr>
        <w:t>fered in cooperation with a University System universit</w:t>
      </w:r>
      <w:r>
        <w:rPr>
          <w:rFonts w:ascii="Times New Roman" w:hAnsi="Times New Roman"/>
          <w:spacing w:val="-13"/>
          <w:sz w:val="20"/>
          <w:szCs w:val="20"/>
        </w:rPr>
        <w:t>y</w:t>
      </w:r>
      <w:r>
        <w:rPr>
          <w:rFonts w:ascii="Times New Roman" w:hAnsi="Times New Roman"/>
          <w:sz w:val="20"/>
          <w:szCs w:val="20"/>
        </w:rPr>
        <w:t xml:space="preserve">, </w:t>
      </w:r>
      <w:r w:rsidR="00585FA3">
        <w:rPr>
          <w:rFonts w:ascii="Times New Roman" w:hAnsi="Times New Roman"/>
          <w:sz w:val="20"/>
          <w:szCs w:val="20"/>
        </w:rPr>
        <w:t>with degree awarded by the university</w:t>
      </w:r>
    </w:p>
    <w:p w:rsidR="00585FA3" w:rsidRDefault="00585FA3" w:rsidP="00585FA3">
      <w:pPr>
        <w:widowControl w:val="0"/>
        <w:autoSpaceDE w:val="0"/>
        <w:autoSpaceDN w:val="0"/>
        <w:adjustRightInd w:val="0"/>
        <w:spacing w:before="10" w:after="0" w:line="250" w:lineRule="auto"/>
        <w:ind w:left="485" w:right="2540"/>
        <w:jc w:val="both"/>
        <w:rPr>
          <w:rFonts w:ascii="Times New Roman" w:hAnsi="Times New Roman"/>
          <w:sz w:val="20"/>
          <w:szCs w:val="20"/>
        </w:rPr>
        <w:sectPr w:rsidR="00585FA3" w:rsidSect="00876DB1">
          <w:type w:val="continuous"/>
          <w:pgSz w:w="12240" w:h="15840"/>
          <w:pgMar w:top="240" w:right="1260" w:bottom="0" w:left="1620" w:header="720" w:footer="1065" w:gutter="0"/>
          <w:cols w:num="2" w:space="720" w:equalWidth="0">
            <w:col w:w="5085" w:space="630"/>
            <w:col w:w="3645"/>
          </w:cols>
          <w:noEndnote/>
        </w:sectPr>
      </w:pPr>
    </w:p>
    <w:tbl>
      <w:tblPr>
        <w:tblW w:w="9927" w:type="dxa"/>
        <w:tblInd w:w="-270" w:type="dxa"/>
        <w:tblLayout w:type="fixed"/>
        <w:tblCellMar>
          <w:left w:w="0" w:type="dxa"/>
          <w:right w:w="0" w:type="dxa"/>
        </w:tblCellMar>
        <w:tblLook w:val="0000"/>
      </w:tblPr>
      <w:tblGrid>
        <w:gridCol w:w="3481"/>
        <w:gridCol w:w="4560"/>
        <w:gridCol w:w="1886"/>
      </w:tblGrid>
      <w:tr w:rsidR="00585FA3" w:rsidRPr="00FA7AC7" w:rsidTr="000B2EEA">
        <w:trPr>
          <w:trHeight w:hRule="exact" w:val="235"/>
        </w:trPr>
        <w:tc>
          <w:tcPr>
            <w:tcW w:w="3481" w:type="dxa"/>
            <w:tcBorders>
              <w:top w:val="nil"/>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val="restart"/>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BF6C01">
            <w:pPr>
              <w:widowControl w:val="0"/>
              <w:tabs>
                <w:tab w:val="left" w:pos="3860"/>
              </w:tabs>
              <w:autoSpaceDE w:val="0"/>
              <w:autoSpaceDN w:val="0"/>
              <w:adjustRightInd w:val="0"/>
              <w:spacing w:before="50" w:after="0"/>
              <w:ind w:left="1471" w:right="-43"/>
              <w:rPr>
                <w:rFonts w:ascii="Times New Roman" w:hAnsi="Times New Roman"/>
                <w:sz w:val="24"/>
                <w:szCs w:val="24"/>
              </w:rPr>
            </w:pPr>
            <w:r w:rsidRPr="00FA7AC7">
              <w:rPr>
                <w:rFonts w:ascii="Times New Roman" w:hAnsi="Times New Roman"/>
                <w:b/>
                <w:bCs/>
                <w:color w:val="363435"/>
                <w:sz w:val="36"/>
                <w:szCs w:val="36"/>
              </w:rPr>
              <w:t>I</w:t>
            </w:r>
            <w:r w:rsidR="00BF6C01">
              <w:rPr>
                <w:rFonts w:ascii="Times New Roman" w:hAnsi="Times New Roman"/>
                <w:b/>
                <w:bCs/>
                <w:color w:val="363435"/>
                <w:sz w:val="27"/>
                <w:szCs w:val="27"/>
              </w:rPr>
              <w:t>N</w:t>
            </w:r>
            <w:r w:rsidRPr="00FA7AC7">
              <w:rPr>
                <w:rFonts w:ascii="Times New Roman" w:hAnsi="Times New Roman"/>
                <w:b/>
                <w:bCs/>
                <w:color w:val="363435"/>
                <w:sz w:val="27"/>
                <w:szCs w:val="27"/>
              </w:rPr>
              <w:t>DEX</w:t>
            </w:r>
            <w:r w:rsidRPr="00FA7AC7">
              <w:rPr>
                <w:rFonts w:ascii="Times New Roman" w:hAnsi="Times New Roman"/>
                <w:b/>
                <w:bCs/>
                <w:color w:val="363435"/>
                <w:sz w:val="27"/>
                <w:szCs w:val="27"/>
              </w:rPr>
              <w:tab/>
            </w:r>
            <w:r>
              <w:rPr>
                <w:rFonts w:ascii="Times New Roman" w:hAnsi="Times New Roman"/>
                <w:b/>
                <w:noProof/>
                <w:color w:val="363435"/>
                <w:position w:val="-19"/>
                <w:sz w:val="27"/>
                <w:szCs w:val="27"/>
              </w:rPr>
              <w:drawing>
                <wp:inline distT="0" distB="0" distL="0" distR="0">
                  <wp:extent cx="407670" cy="393700"/>
                  <wp:effectExtent l="19050" t="0" r="0" b="0"/>
                  <wp:docPr id="15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4" cstate="print"/>
                          <a:srcRect/>
                          <a:stretch>
                            <a:fillRect/>
                          </a:stretch>
                        </pic:blipFill>
                        <pic:spPr bwMode="auto">
                          <a:xfrm>
                            <a:off x="0" y="0"/>
                            <a:ext cx="407670" cy="393700"/>
                          </a:xfrm>
                          <a:prstGeom prst="rect">
                            <a:avLst/>
                          </a:prstGeom>
                          <a:noFill/>
                          <a:ln w="9525">
                            <a:noFill/>
                            <a:miter lim="800000"/>
                            <a:headEnd/>
                            <a:tailEnd/>
                          </a:ln>
                        </pic:spPr>
                      </pic:pic>
                    </a:graphicData>
                  </a:graphic>
                </wp:inline>
              </w:drawing>
            </w:r>
          </w:p>
        </w:tc>
        <w:tc>
          <w:tcPr>
            <w:tcW w:w="1886" w:type="dxa"/>
            <w:tcBorders>
              <w:top w:val="nil"/>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56"/>
        </w:trPr>
        <w:tc>
          <w:tcPr>
            <w:tcW w:w="3481" w:type="dxa"/>
            <w:tcBorders>
              <w:top w:val="single" w:sz="4" w:space="0" w:color="363435"/>
              <w:left w:val="nil"/>
              <w:bottom w:val="single" w:sz="4" w:space="0" w:color="363435"/>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86" w:type="dxa"/>
            <w:tcBorders>
              <w:top w:val="single" w:sz="4" w:space="0" w:color="363435"/>
              <w:left w:val="single" w:sz="4" w:space="0" w:color="363435"/>
              <w:bottom w:val="single" w:sz="4" w:space="0" w:color="363435"/>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r w:rsidR="00585FA3" w:rsidRPr="00FA7AC7" w:rsidTr="000B2EEA">
        <w:trPr>
          <w:trHeight w:hRule="exact" w:val="219"/>
        </w:trPr>
        <w:tc>
          <w:tcPr>
            <w:tcW w:w="3481" w:type="dxa"/>
            <w:tcBorders>
              <w:top w:val="single" w:sz="4" w:space="0" w:color="363435"/>
              <w:left w:val="nil"/>
              <w:bottom w:val="nil"/>
              <w:right w:val="single" w:sz="4" w:space="0" w:color="363435"/>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4560" w:type="dxa"/>
            <w:vMerge/>
            <w:tcBorders>
              <w:top w:val="single" w:sz="4" w:space="0" w:color="363435"/>
              <w:left w:val="single" w:sz="4" w:space="0" w:color="363435"/>
              <w:bottom w:val="single" w:sz="4" w:space="0" w:color="363435"/>
              <w:right w:val="single" w:sz="4" w:space="0" w:color="363435"/>
            </w:tcBorders>
            <w:shd w:val="clear" w:color="auto" w:fill="FDFDFD"/>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c>
          <w:tcPr>
            <w:tcW w:w="1886" w:type="dxa"/>
            <w:tcBorders>
              <w:top w:val="single" w:sz="4" w:space="0" w:color="363435"/>
              <w:left w:val="single" w:sz="4" w:space="0" w:color="363435"/>
              <w:bottom w:val="nil"/>
              <w:right w:val="nil"/>
            </w:tcBorders>
          </w:tcPr>
          <w:p w:rsidR="00585FA3" w:rsidRPr="00FA7AC7" w:rsidRDefault="00585FA3" w:rsidP="00C655F4">
            <w:pPr>
              <w:widowControl w:val="0"/>
              <w:autoSpaceDE w:val="0"/>
              <w:autoSpaceDN w:val="0"/>
              <w:adjustRightInd w:val="0"/>
              <w:spacing w:after="0"/>
              <w:rPr>
                <w:rFonts w:ascii="Times New Roman" w:hAnsi="Times New Roman"/>
                <w:sz w:val="24"/>
                <w:szCs w:val="24"/>
              </w:rPr>
            </w:pPr>
          </w:p>
        </w:tc>
      </w:tr>
    </w:tbl>
    <w:p w:rsidR="00585FA3" w:rsidRDefault="00585FA3" w:rsidP="00585FA3">
      <w:pPr>
        <w:widowControl w:val="0"/>
        <w:autoSpaceDE w:val="0"/>
        <w:autoSpaceDN w:val="0"/>
        <w:adjustRightInd w:val="0"/>
        <w:spacing w:after="0" w:line="200" w:lineRule="exact"/>
        <w:rPr>
          <w:rFonts w:ascii="Times New Roman" w:hAnsi="Times New Roman"/>
          <w:sz w:val="20"/>
          <w:szCs w:val="20"/>
        </w:rPr>
      </w:pPr>
    </w:p>
    <w:p w:rsidR="00585FA3" w:rsidRPr="004B400E" w:rsidRDefault="004B400E" w:rsidP="004B400E">
      <w:pPr>
        <w:pStyle w:val="Heading1"/>
        <w:spacing w:before="0"/>
        <w:ind w:firstLine="0"/>
        <w:rPr>
          <w:rFonts w:ascii="Times New Roman" w:hAnsi="Times New Roman"/>
          <w:color w:val="808080" w:themeColor="background1" w:themeShade="80"/>
        </w:rPr>
      </w:pPr>
      <w:bookmarkStart w:id="561" w:name="_Toc294969814"/>
      <w:r w:rsidRPr="004B400E">
        <w:rPr>
          <w:rFonts w:ascii="Times New Roman" w:hAnsi="Times New Roman"/>
          <w:bCs w:val="0"/>
          <w:color w:val="808080" w:themeColor="background1" w:themeShade="80"/>
          <w:sz w:val="36"/>
          <w:szCs w:val="36"/>
        </w:rPr>
        <w:t>I</w:t>
      </w:r>
      <w:r w:rsidRPr="004B400E">
        <w:rPr>
          <w:rFonts w:ascii="Times New Roman" w:hAnsi="Times New Roman"/>
          <w:bCs w:val="0"/>
          <w:color w:val="808080" w:themeColor="background1" w:themeShade="80"/>
          <w:sz w:val="27"/>
          <w:szCs w:val="27"/>
        </w:rPr>
        <w:t>NDEX</w:t>
      </w:r>
      <w:bookmarkEnd w:id="561"/>
    </w:p>
    <w:p w:rsidR="00585FA3" w:rsidRDefault="00585FA3" w:rsidP="00673138">
      <w:pPr>
        <w:widowControl w:val="0"/>
        <w:tabs>
          <w:tab w:val="right" w:leader="dot" w:pos="90"/>
          <w:tab w:val="right" w:leader="dot" w:pos="8190"/>
        </w:tabs>
        <w:autoSpaceDE w:val="0"/>
        <w:autoSpaceDN w:val="0"/>
        <w:adjustRightInd w:val="0"/>
        <w:spacing w:before="26" w:after="0"/>
        <w:ind w:firstLine="0"/>
        <w:rPr>
          <w:rFonts w:ascii="Times New Roman" w:hAnsi="Times New Roman"/>
          <w:sz w:val="20"/>
          <w:szCs w:val="20"/>
        </w:rPr>
      </w:pPr>
      <w:r>
        <w:rPr>
          <w:rFonts w:ascii="Times New Roman" w:hAnsi="Times New Roman"/>
          <w:sz w:val="20"/>
          <w:szCs w:val="20"/>
        </w:rPr>
        <w:t>Academic Calendar</w:t>
      </w:r>
      <w:r>
        <w:rPr>
          <w:rFonts w:ascii="Times New Roman" w:hAnsi="Times New Roman"/>
          <w:spacing w:val="9"/>
          <w:sz w:val="20"/>
          <w:szCs w:val="20"/>
        </w:rPr>
        <w:t>s</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..7</w:t>
      </w:r>
    </w:p>
    <w:p w:rsidR="00585FA3" w:rsidRDefault="00585FA3" w:rsidP="00673138">
      <w:pPr>
        <w:widowControl w:val="0"/>
        <w:tabs>
          <w:tab w:val="lef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Degree Programs</w:t>
      </w:r>
      <w:r w:rsidR="00673138">
        <w:rPr>
          <w:rFonts w:ascii="Times New Roman" w:hAnsi="Times New Roman"/>
          <w:sz w:val="20"/>
          <w:szCs w:val="20"/>
        </w:rPr>
        <w:tab/>
        <w:t>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Master of Business</w:t>
      </w:r>
      <w:r w:rsidR="00585FA3">
        <w:rPr>
          <w:rFonts w:ascii="Times New Roman" w:hAnsi="Times New Roman"/>
          <w:spacing w:val="-11"/>
          <w:sz w:val="20"/>
          <w:szCs w:val="20"/>
        </w:rPr>
        <w:t xml:space="preserve"> </w:t>
      </w:r>
      <w:r w:rsidR="00585FA3">
        <w:rPr>
          <w:rFonts w:ascii="Times New Roman" w:hAnsi="Times New Roman"/>
          <w:sz w:val="20"/>
          <w:szCs w:val="20"/>
        </w:rPr>
        <w:t>Administration</w:t>
      </w:r>
      <w:r w:rsidR="00585FA3">
        <w:rPr>
          <w:rFonts w:ascii="Times New Roman" w:hAnsi="Times New Roman"/>
          <w:spacing w:val="-24"/>
          <w:sz w:val="20"/>
          <w:szCs w:val="20"/>
        </w:rPr>
        <w:t xml:space="preserve"> </w:t>
      </w:r>
      <w:r w:rsidR="00585FA3">
        <w:rPr>
          <w:rFonts w:ascii="Times New Roman" w:hAnsi="Times New Roman"/>
          <w:sz w:val="20"/>
          <w:szCs w:val="20"/>
        </w:rPr>
        <w:t>.........................................................................................35</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Master of Education</w:t>
      </w:r>
      <w:r w:rsidR="00585FA3">
        <w:rPr>
          <w:rFonts w:ascii="Times New Roman" w:hAnsi="Times New Roman"/>
          <w:spacing w:val="-23"/>
          <w:sz w:val="20"/>
          <w:szCs w:val="20"/>
        </w:rPr>
        <w:t xml:space="preserve"> </w:t>
      </w:r>
      <w:r w:rsidR="00585FA3">
        <w:rPr>
          <w:rFonts w:ascii="Times New Roman" w:hAnsi="Times New Roman"/>
          <w:sz w:val="20"/>
          <w:szCs w:val="20"/>
        </w:rPr>
        <w:t>................................................................................................................68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Early Childhood Education</w:t>
      </w:r>
      <w:r w:rsidR="00585FA3">
        <w:rPr>
          <w:rFonts w:ascii="Times New Roman" w:hAnsi="Times New Roman"/>
          <w:spacing w:val="-29"/>
          <w:sz w:val="20"/>
          <w:szCs w:val="20"/>
        </w:rPr>
        <w:t xml:space="preserve"> </w:t>
      </w:r>
      <w:r w:rsidR="00585FA3">
        <w:rPr>
          <w:rFonts w:ascii="Times New Roman" w:hAnsi="Times New Roman"/>
          <w:sz w:val="20"/>
          <w:szCs w:val="20"/>
        </w:rPr>
        <w:t>.....................................................................................................73</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Educational Leadership</w:t>
      </w:r>
      <w:r w:rsidR="00585FA3">
        <w:rPr>
          <w:rFonts w:ascii="Times New Roman" w:hAnsi="Times New Roman"/>
          <w:spacing w:val="-34"/>
          <w:sz w:val="20"/>
          <w:szCs w:val="20"/>
        </w:rPr>
        <w:t xml:space="preserve"> </w:t>
      </w:r>
      <w:r w:rsidR="00585FA3">
        <w:rPr>
          <w:rFonts w:ascii="Times New Roman" w:hAnsi="Times New Roman"/>
          <w:sz w:val="20"/>
          <w:szCs w:val="20"/>
        </w:rPr>
        <w:t>...........................................................................................................76</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English Education</w:t>
      </w:r>
      <w:r w:rsidR="00585FA3">
        <w:rPr>
          <w:rFonts w:ascii="Times New Roman" w:hAnsi="Times New Roman"/>
          <w:spacing w:val="-13"/>
          <w:sz w:val="20"/>
          <w:szCs w:val="20"/>
        </w:rPr>
        <w:t xml:space="preserve"> </w:t>
      </w:r>
      <w:r w:rsidR="00585FA3">
        <w:rPr>
          <w:rFonts w:ascii="Times New Roman" w:hAnsi="Times New Roman"/>
          <w:sz w:val="20"/>
          <w:szCs w:val="20"/>
        </w:rPr>
        <w:t>...................................................................................................................80</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Health and Physical Education</w:t>
      </w:r>
      <w:r w:rsidR="00585FA3">
        <w:rPr>
          <w:rFonts w:ascii="Times New Roman" w:hAnsi="Times New Roman"/>
          <w:spacing w:val="-1"/>
          <w:sz w:val="20"/>
          <w:szCs w:val="20"/>
        </w:rPr>
        <w:t xml:space="preserve"> </w:t>
      </w:r>
      <w:r w:rsidR="00585FA3">
        <w:rPr>
          <w:rFonts w:ascii="Times New Roman" w:hAnsi="Times New Roman"/>
          <w:sz w:val="20"/>
          <w:szCs w:val="20"/>
        </w:rPr>
        <w:t>...............................................................................................84</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Mathematics Education</w:t>
      </w:r>
      <w:r w:rsidR="00585FA3">
        <w:rPr>
          <w:rFonts w:ascii="Times New Roman" w:hAnsi="Times New Roman"/>
          <w:spacing w:val="-35"/>
          <w:sz w:val="20"/>
          <w:szCs w:val="20"/>
        </w:rPr>
        <w:t xml:space="preserve"> </w:t>
      </w:r>
      <w:r w:rsidR="00585FA3">
        <w:rPr>
          <w:rFonts w:ascii="Times New Roman" w:hAnsi="Times New Roman"/>
          <w:sz w:val="20"/>
          <w:szCs w:val="20"/>
        </w:rPr>
        <w:t>...........................................................................................................86</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Middle Grades Educatio</w:t>
      </w:r>
      <w:r w:rsidR="00585FA3">
        <w:rPr>
          <w:rFonts w:ascii="Times New Roman" w:hAnsi="Times New Roman"/>
          <w:spacing w:val="4"/>
          <w:sz w:val="20"/>
          <w:szCs w:val="20"/>
        </w:rPr>
        <w:t>n</w:t>
      </w:r>
      <w:r w:rsidR="00585FA3">
        <w:rPr>
          <w:rFonts w:ascii="Times New Roman" w:hAnsi="Times New Roman"/>
          <w:sz w:val="20"/>
          <w:szCs w:val="20"/>
        </w:rPr>
        <w:t>........................................................................................................89</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Music Education</w:t>
      </w:r>
      <w:r w:rsidR="00585FA3">
        <w:rPr>
          <w:rFonts w:ascii="Times New Roman" w:hAnsi="Times New Roman"/>
          <w:spacing w:val="-1"/>
          <w:sz w:val="20"/>
          <w:szCs w:val="20"/>
        </w:rPr>
        <w:t xml:space="preserve"> </w:t>
      </w:r>
      <w:r w:rsidR="00585FA3">
        <w:rPr>
          <w:rFonts w:ascii="Times New Roman" w:hAnsi="Times New Roman"/>
          <w:sz w:val="20"/>
          <w:szCs w:val="20"/>
        </w:rPr>
        <w:t>.....................................................................................................................92</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Science Education</w:t>
      </w:r>
      <w:r w:rsidR="00585FA3">
        <w:rPr>
          <w:rFonts w:ascii="Times New Roman" w:hAnsi="Times New Roman"/>
          <w:spacing w:val="-23"/>
          <w:sz w:val="20"/>
          <w:szCs w:val="20"/>
        </w:rPr>
        <w:t xml:space="preserve"> </w:t>
      </w:r>
      <w:r w:rsidR="00585FA3">
        <w:rPr>
          <w:rFonts w:ascii="Times New Roman" w:hAnsi="Times New Roman"/>
          <w:sz w:val="20"/>
          <w:szCs w:val="20"/>
        </w:rPr>
        <w:t>...................................................................................................................95</w:t>
      </w:r>
    </w:p>
    <w:p w:rsidR="00585FA3" w:rsidRDefault="00284C41"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noProof/>
          <w:sz w:val="20"/>
          <w:szCs w:val="20"/>
        </w:rPr>
        <w:pict>
          <v:shape id="_x0000_s7859" type="#_x0000_t202" style="position:absolute;margin-left:520.5pt;margin-top:244.2pt;width:1in;height:269.3pt;z-index:-251239936;mso-wrap-style:none;mso-position-horizontal-relative:page;mso-position-vertical-relative:margin" o:allowincell="f" filled="f" stroked="f">
            <v:textbox style="layout-flow:vertical;mso-next-textbox:#_x0000_s7859" inset="0,0,0,0">
              <w:txbxContent>
                <w:p w:rsidR="00E410E0" w:rsidRDefault="00E410E0" w:rsidP="00A63811">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sidR="00673138">
        <w:rPr>
          <w:rFonts w:ascii="Times New Roman" w:hAnsi="Times New Roman"/>
          <w:sz w:val="20"/>
          <w:szCs w:val="20"/>
        </w:rPr>
        <w:tab/>
      </w:r>
      <w:r w:rsidR="00673138">
        <w:rPr>
          <w:rFonts w:ascii="Times New Roman" w:hAnsi="Times New Roman"/>
          <w:sz w:val="20"/>
          <w:szCs w:val="20"/>
        </w:rPr>
        <w:tab/>
      </w:r>
      <w:r w:rsidR="00585FA3">
        <w:rPr>
          <w:rFonts w:ascii="Times New Roman" w:hAnsi="Times New Roman"/>
          <w:sz w:val="20"/>
          <w:szCs w:val="20"/>
        </w:rPr>
        <w:t>Special Educatio</w:t>
      </w:r>
      <w:r w:rsidR="00585FA3">
        <w:rPr>
          <w:rFonts w:ascii="Times New Roman" w:hAnsi="Times New Roman"/>
          <w:spacing w:val="10"/>
          <w:sz w:val="20"/>
          <w:szCs w:val="20"/>
        </w:rPr>
        <w:t>n</w:t>
      </w:r>
      <w:r w:rsidR="00585FA3">
        <w:rPr>
          <w:rFonts w:ascii="Times New Roman" w:hAnsi="Times New Roman"/>
          <w:sz w:val="20"/>
          <w:szCs w:val="20"/>
        </w:rPr>
        <w:t>..................................................................................................................100</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School Counseling</w:t>
      </w:r>
      <w:r w:rsidR="00585FA3">
        <w:rPr>
          <w:rFonts w:ascii="Times New Roman" w:hAnsi="Times New Roman"/>
          <w:spacing w:val="-7"/>
          <w:sz w:val="20"/>
          <w:szCs w:val="20"/>
        </w:rPr>
        <w:t xml:space="preserve"> </w:t>
      </w:r>
      <w:r w:rsidR="00585FA3">
        <w:rPr>
          <w:rFonts w:ascii="Times New Roman" w:hAnsi="Times New Roman"/>
          <w:sz w:val="20"/>
          <w:szCs w:val="20"/>
        </w:rPr>
        <w:t>................................................................................................................103</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Master of Public</w:t>
      </w:r>
      <w:r w:rsidR="00585FA3">
        <w:rPr>
          <w:rFonts w:ascii="Times New Roman" w:hAnsi="Times New Roman"/>
          <w:spacing w:val="-11"/>
          <w:sz w:val="20"/>
          <w:szCs w:val="20"/>
        </w:rPr>
        <w:t xml:space="preserve"> </w:t>
      </w:r>
      <w:r w:rsidR="00585FA3">
        <w:rPr>
          <w:rFonts w:ascii="Times New Roman" w:hAnsi="Times New Roman"/>
          <w:sz w:val="20"/>
          <w:szCs w:val="20"/>
        </w:rPr>
        <w:t>Administration</w:t>
      </w:r>
      <w:r w:rsidR="00585FA3">
        <w:rPr>
          <w:rFonts w:ascii="Times New Roman" w:hAnsi="Times New Roman"/>
          <w:spacing w:val="-24"/>
          <w:sz w:val="20"/>
          <w:szCs w:val="20"/>
        </w:rPr>
        <w:t xml:space="preserve"> </w:t>
      </w:r>
      <w:r w:rsidR="00585FA3">
        <w:rPr>
          <w:rFonts w:ascii="Times New Roman" w:hAnsi="Times New Roman"/>
          <w:sz w:val="20"/>
          <w:szCs w:val="20"/>
        </w:rPr>
        <w:t>.............................................................................................52</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Master of Science in Criminal Justic</w:t>
      </w:r>
      <w:r w:rsidR="00585FA3">
        <w:rPr>
          <w:rFonts w:ascii="Times New Roman" w:hAnsi="Times New Roman"/>
          <w:spacing w:val="5"/>
          <w:sz w:val="20"/>
          <w:szCs w:val="20"/>
        </w:rPr>
        <w:t>e</w:t>
      </w:r>
      <w:r w:rsidR="00585FA3">
        <w:rPr>
          <w:rFonts w:ascii="Times New Roman" w:hAnsi="Times New Roman"/>
          <w:sz w:val="20"/>
          <w:szCs w:val="20"/>
        </w:rPr>
        <w:t>.....................................................................................46</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Master of Science in Nursing</w:t>
      </w:r>
      <w:r w:rsidR="00585FA3">
        <w:rPr>
          <w:rFonts w:ascii="Times New Roman" w:hAnsi="Times New Roman"/>
          <w:spacing w:val="-34"/>
          <w:sz w:val="20"/>
          <w:szCs w:val="20"/>
        </w:rPr>
        <w:t xml:space="preserve"> </w:t>
      </w:r>
      <w:r w:rsidR="00585FA3">
        <w:rPr>
          <w:rFonts w:ascii="Times New Roman" w:hAnsi="Times New Roman"/>
          <w:sz w:val="20"/>
          <w:szCs w:val="20"/>
        </w:rPr>
        <w:t>..................................................................................................61</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Educational Specialist Degree in Educational Leadership......................................................78</w:t>
      </w:r>
    </w:p>
    <w:p w:rsidR="00585FA3" w:rsidRDefault="00585FA3" w:rsidP="00673138">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Admission Requirements and Categories</w:t>
      </w:r>
      <w:r>
        <w:rPr>
          <w:rFonts w:ascii="Times New Roman" w:hAnsi="Times New Roman"/>
          <w:spacing w:val="-2"/>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19</w:t>
      </w:r>
    </w:p>
    <w:p w:rsidR="00585FA3" w:rsidRDefault="00585FA3" w:rsidP="00673138">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Financial Information</w:t>
      </w:r>
      <w:r>
        <w:rPr>
          <w:rFonts w:ascii="Times New Roman" w:hAnsi="Times New Roman"/>
          <w:spacing w:val="-30"/>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Fee Payment Polic</w:t>
      </w:r>
      <w:r w:rsidR="00585FA3">
        <w:rPr>
          <w:rFonts w:ascii="Times New Roman" w:hAnsi="Times New Roman"/>
          <w:spacing w:val="10"/>
          <w:sz w:val="20"/>
          <w:szCs w:val="20"/>
        </w:rPr>
        <w:t>y</w:t>
      </w:r>
      <w:r w:rsidR="00585FA3">
        <w:rPr>
          <w:rFonts w:ascii="Times New Roman" w:hAnsi="Times New Roman"/>
          <w:sz w:val="20"/>
          <w:szCs w:val="20"/>
        </w:rPr>
        <w:t>.................................................................................................................28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Fees and Expenses Beyond Matriculation Fees</w:t>
      </w:r>
      <w:r w:rsidR="00585FA3">
        <w:rPr>
          <w:rFonts w:ascii="Times New Roman" w:hAnsi="Times New Roman"/>
          <w:spacing w:val="-29"/>
          <w:sz w:val="20"/>
          <w:szCs w:val="20"/>
        </w:rPr>
        <w:t xml:space="preserve"> </w:t>
      </w:r>
      <w:r w:rsidR="00585FA3">
        <w:rPr>
          <w:rFonts w:ascii="Times New Roman" w:hAnsi="Times New Roman"/>
          <w:sz w:val="20"/>
          <w:szCs w:val="20"/>
        </w:rPr>
        <w:t>......................................................................28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Financial</w:t>
      </w:r>
      <w:r w:rsidR="00585FA3">
        <w:rPr>
          <w:rFonts w:ascii="Times New Roman" w:hAnsi="Times New Roman"/>
          <w:spacing w:val="-11"/>
          <w:sz w:val="20"/>
          <w:szCs w:val="20"/>
        </w:rPr>
        <w:t xml:space="preserve"> </w:t>
      </w:r>
      <w:r w:rsidR="00585FA3">
        <w:rPr>
          <w:rFonts w:ascii="Times New Roman" w:hAnsi="Times New Roman"/>
          <w:sz w:val="20"/>
          <w:szCs w:val="20"/>
        </w:rPr>
        <w:t>Assistance</w:t>
      </w:r>
      <w:r w:rsidR="00585FA3">
        <w:rPr>
          <w:rFonts w:ascii="Times New Roman" w:hAnsi="Times New Roman"/>
          <w:spacing w:val="-29"/>
          <w:sz w:val="20"/>
          <w:szCs w:val="20"/>
        </w:rPr>
        <w:t xml:space="preserve"> </w:t>
      </w:r>
      <w:r w:rsidR="00585FA3">
        <w:rPr>
          <w:rFonts w:ascii="Times New Roman" w:hAnsi="Times New Roman"/>
          <w:sz w:val="20"/>
          <w:szCs w:val="20"/>
        </w:rPr>
        <w:t>................................................................................................................30</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Graduate Student Fees</w:t>
      </w:r>
      <w:r w:rsidR="00585FA3">
        <w:rPr>
          <w:rFonts w:ascii="Times New Roman" w:hAnsi="Times New Roman"/>
          <w:spacing w:val="-1"/>
          <w:sz w:val="20"/>
          <w:szCs w:val="20"/>
        </w:rPr>
        <w:t xml:space="preserve"> </w:t>
      </w:r>
      <w:r w:rsidR="00585FA3">
        <w:rPr>
          <w:rFonts w:ascii="Times New Roman" w:hAnsi="Times New Roman"/>
          <w:sz w:val="20"/>
          <w:szCs w:val="20"/>
        </w:rPr>
        <w:t>............................................................................................................28</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Refund Policies</w:t>
      </w:r>
      <w:r w:rsidR="00585FA3">
        <w:rPr>
          <w:rFonts w:ascii="Times New Roman" w:hAnsi="Times New Roman"/>
          <w:spacing w:val="-13"/>
          <w:sz w:val="20"/>
          <w:szCs w:val="20"/>
        </w:rPr>
        <w:t xml:space="preserve"> </w:t>
      </w:r>
      <w:r w:rsidR="00585FA3">
        <w:rPr>
          <w:rFonts w:ascii="Times New Roman" w:hAnsi="Times New Roman"/>
          <w:sz w:val="20"/>
          <w:szCs w:val="20"/>
        </w:rPr>
        <w:t>.......................................................................................................................29</w:t>
      </w:r>
    </w:p>
    <w:p w:rsidR="00585FA3" w:rsidRDefault="00673138" w:rsidP="00673138">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r>
      <w:r w:rsidR="00585FA3">
        <w:rPr>
          <w:rFonts w:ascii="Times New Roman" w:hAnsi="Times New Roman"/>
          <w:sz w:val="20"/>
          <w:szCs w:val="20"/>
        </w:rPr>
        <w:t>Sources of Financial</w:t>
      </w:r>
      <w:r w:rsidR="00585FA3">
        <w:rPr>
          <w:rFonts w:ascii="Times New Roman" w:hAnsi="Times New Roman"/>
          <w:spacing w:val="-11"/>
          <w:sz w:val="20"/>
          <w:szCs w:val="20"/>
        </w:rPr>
        <w:t xml:space="preserve"> </w:t>
      </w:r>
      <w:r w:rsidR="00585FA3">
        <w:rPr>
          <w:rFonts w:ascii="Times New Roman" w:hAnsi="Times New Roman"/>
          <w:sz w:val="20"/>
          <w:szCs w:val="20"/>
        </w:rPr>
        <w:t>Aid</w:t>
      </w:r>
      <w:r w:rsidR="00585FA3">
        <w:rPr>
          <w:rFonts w:ascii="Times New Roman" w:hAnsi="Times New Roman"/>
          <w:spacing w:val="-24"/>
          <w:sz w:val="20"/>
          <w:szCs w:val="20"/>
        </w:rPr>
        <w:t xml:space="preserve"> </w:t>
      </w:r>
      <w:r w:rsidR="00585FA3">
        <w:rPr>
          <w:rFonts w:ascii="Times New Roman" w:hAnsi="Times New Roman"/>
          <w:sz w:val="20"/>
          <w:szCs w:val="20"/>
        </w:rPr>
        <w:t>.........................................................................................................30</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Assistance Program</w:t>
      </w:r>
      <w:r>
        <w:rPr>
          <w:rFonts w:ascii="Times New Roman" w:hAnsi="Times New Roman"/>
          <w:spacing w:val="-12"/>
          <w:sz w:val="20"/>
          <w:szCs w:val="20"/>
        </w:rPr>
        <w:t xml:space="preserve"> </w:t>
      </w:r>
      <w:r>
        <w:rPr>
          <w:rFonts w:ascii="Times New Roman" w:hAnsi="Times New Roman"/>
          <w:sz w:val="20"/>
          <w:szCs w:val="20"/>
        </w:rPr>
        <w:t>..................................................................................................31</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General Policie</w:t>
      </w:r>
      <w:r>
        <w:rPr>
          <w:rFonts w:ascii="Times New Roman" w:hAnsi="Times New Roman"/>
          <w:spacing w:val="3"/>
          <w:sz w:val="20"/>
          <w:szCs w:val="20"/>
        </w:rPr>
        <w:t>s</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...26</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Readmission and Other</w:t>
      </w:r>
      <w:r>
        <w:rPr>
          <w:rFonts w:ascii="Times New Roman" w:hAnsi="Times New Roman"/>
          <w:spacing w:val="-11"/>
          <w:sz w:val="20"/>
          <w:szCs w:val="20"/>
        </w:rPr>
        <w:t xml:space="preserve"> </w:t>
      </w:r>
      <w:r>
        <w:rPr>
          <w:rFonts w:ascii="Times New Roman" w:hAnsi="Times New Roman"/>
          <w:sz w:val="20"/>
          <w:szCs w:val="20"/>
        </w:rPr>
        <w:t>Academic Policie</w:t>
      </w:r>
      <w:r>
        <w:rPr>
          <w:rFonts w:ascii="Times New Roman" w:hAnsi="Times New Roman"/>
          <w:spacing w:val="9"/>
          <w:sz w:val="20"/>
          <w:szCs w:val="20"/>
        </w:rPr>
        <w:t>s</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22</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Advisement</w:t>
      </w:r>
      <w:r>
        <w:rPr>
          <w:rFonts w:ascii="Times New Roman" w:hAnsi="Times New Roman"/>
          <w:spacing w:val="-7"/>
          <w:sz w:val="20"/>
          <w:szCs w:val="20"/>
        </w:rPr>
        <w:t xml:space="preserve"> </w:t>
      </w:r>
      <w:r>
        <w:rPr>
          <w:rFonts w:ascii="Times New Roman" w:hAnsi="Times New Roman"/>
          <w:sz w:val="20"/>
          <w:szCs w:val="20"/>
        </w:rPr>
        <w:t>............................................................................................................24</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 Standard</w:t>
      </w:r>
      <w:r>
        <w:rPr>
          <w:rFonts w:ascii="Times New Roman" w:hAnsi="Times New Roman"/>
          <w:spacing w:val="10"/>
          <w:sz w:val="20"/>
          <w:szCs w:val="20"/>
        </w:rPr>
        <w:t>s</w:t>
      </w:r>
      <w:r>
        <w:rPr>
          <w:rFonts w:ascii="Times New Roman" w:hAnsi="Times New Roman"/>
          <w:sz w:val="20"/>
          <w:szCs w:val="20"/>
        </w:rPr>
        <w:t>................................................................................................................23</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Degree Requirements</w:t>
      </w:r>
      <w:r>
        <w:rPr>
          <w:rFonts w:ascii="Times New Roman" w:hAnsi="Times New Roman"/>
          <w:spacing w:val="-29"/>
          <w:sz w:val="20"/>
          <w:szCs w:val="20"/>
        </w:rPr>
        <w:t xml:space="preserve"> </w:t>
      </w:r>
      <w:r>
        <w:rPr>
          <w:rFonts w:ascii="Times New Roman" w:hAnsi="Times New Roman"/>
          <w:sz w:val="20"/>
          <w:szCs w:val="20"/>
        </w:rPr>
        <w:t>..............................................................................................................22</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Following 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6"/>
          <w:sz w:val="20"/>
          <w:szCs w:val="20"/>
        </w:rPr>
        <w:t xml:space="preserve"> </w:t>
      </w:r>
      <w:r>
        <w:rPr>
          <w:rFonts w:ascii="Times New Roman" w:hAnsi="Times New Roman"/>
          <w:sz w:val="20"/>
          <w:szCs w:val="20"/>
        </w:rPr>
        <w:t>..........................................................................................22</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Grading Systems</w:t>
      </w:r>
      <w:r>
        <w:rPr>
          <w:rFonts w:ascii="Times New Roman" w:hAnsi="Times New Roman"/>
          <w:spacing w:val="-13"/>
          <w:sz w:val="20"/>
          <w:szCs w:val="20"/>
        </w:rPr>
        <w:t xml:space="preserve"> </w:t>
      </w:r>
      <w:r>
        <w:rPr>
          <w:rFonts w:ascii="Times New Roman" w:hAnsi="Times New Roman"/>
          <w:sz w:val="20"/>
          <w:szCs w:val="20"/>
        </w:rPr>
        <w:t>.....................................................................................................................23</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Legal Residency Requirement</w:t>
      </w:r>
      <w:r>
        <w:rPr>
          <w:rFonts w:ascii="Times New Roman" w:hAnsi="Times New Roman"/>
          <w:spacing w:val="10"/>
          <w:sz w:val="20"/>
          <w:szCs w:val="20"/>
        </w:rPr>
        <w:t>s</w:t>
      </w:r>
      <w:r>
        <w:rPr>
          <w:rFonts w:ascii="Times New Roman" w:hAnsi="Times New Roman"/>
          <w:sz w:val="20"/>
          <w:szCs w:val="20"/>
        </w:rPr>
        <w:t>...............................................................................................25</w:t>
      </w:r>
    </w:p>
    <w:p w:rsidR="00585FA3" w:rsidRDefault="00585FA3" w:rsidP="00673138">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Planned Degree Programs of Study</w:t>
      </w:r>
      <w:r>
        <w:rPr>
          <w:rFonts w:ascii="Times New Roman" w:hAnsi="Times New Roman"/>
          <w:spacing w:val="-12"/>
          <w:sz w:val="20"/>
          <w:szCs w:val="20"/>
        </w:rPr>
        <w:t xml:space="preserve"> </w:t>
      </w:r>
      <w:r>
        <w:rPr>
          <w:rFonts w:ascii="Times New Roman" w:hAnsi="Times New Roman"/>
          <w:sz w:val="20"/>
          <w:szCs w:val="20"/>
        </w:rPr>
        <w:t>........................................................................................23</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Residence Classification</w:t>
      </w:r>
      <w:r>
        <w:rPr>
          <w:rFonts w:ascii="Times New Roman" w:hAnsi="Times New Roman"/>
          <w:spacing w:val="-2"/>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25</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24"/>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24</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arning</w:t>
      </w:r>
      <w:r>
        <w:rPr>
          <w:rFonts w:ascii="Times New Roman" w:hAnsi="Times New Roman"/>
          <w:spacing w:val="-33"/>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24</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eacher Support Services Endorsement</w:t>
      </w:r>
      <w:r>
        <w:rPr>
          <w:rFonts w:ascii="Times New Roman" w:hAnsi="Times New Roman"/>
          <w:spacing w:val="-27"/>
          <w:sz w:val="20"/>
          <w:szCs w:val="20"/>
        </w:rPr>
        <w:t xml:space="preserve"> </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107</w:t>
      </w:r>
    </w:p>
    <w:p w:rsidR="00585FA3" w:rsidRDefault="00585FA3" w:rsidP="00673138">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ithdrawal from the Universit</w:t>
      </w:r>
      <w:r>
        <w:rPr>
          <w:rFonts w:ascii="Times New Roman" w:hAnsi="Times New Roman"/>
          <w:spacing w:val="6"/>
          <w:sz w:val="20"/>
          <w:szCs w:val="20"/>
        </w:rPr>
        <w:t>y</w:t>
      </w:r>
      <w:r>
        <w:rPr>
          <w:rFonts w:ascii="Times New Roman" w:hAnsi="Times New Roman"/>
          <w:sz w:val="20"/>
          <w:szCs w:val="20"/>
        </w:rPr>
        <w:t>.....................................................................................................</w:t>
      </w:r>
      <w:r w:rsidR="00673138">
        <w:rPr>
          <w:rFonts w:ascii="Times New Roman" w:hAnsi="Times New Roman"/>
          <w:sz w:val="20"/>
          <w:szCs w:val="20"/>
        </w:rPr>
        <w:tab/>
      </w:r>
      <w:r>
        <w:rPr>
          <w:rFonts w:ascii="Times New Roman" w:hAnsi="Times New Roman"/>
          <w:sz w:val="20"/>
          <w:szCs w:val="20"/>
        </w:rPr>
        <w:t>24</w:t>
      </w:r>
    </w:p>
    <w:p w:rsidR="00F42301" w:rsidRDefault="00F42301" w:rsidP="00C57415">
      <w:pPr>
        <w:widowControl w:val="0"/>
        <w:autoSpaceDE w:val="0"/>
        <w:autoSpaceDN w:val="0"/>
        <w:adjustRightInd w:val="0"/>
        <w:spacing w:before="13" w:after="0" w:line="250" w:lineRule="auto"/>
        <w:ind w:left="2285" w:right="865"/>
        <w:jc w:val="both"/>
        <w:rPr>
          <w:rFonts w:ascii="Times New Roman" w:hAnsi="Times New Roman"/>
          <w:color w:val="000000"/>
          <w:sz w:val="20"/>
          <w:szCs w:val="20"/>
        </w:rPr>
        <w:sectPr w:rsidR="00F42301" w:rsidSect="00673138">
          <w:pgSz w:w="12240" w:h="15840"/>
          <w:pgMar w:top="360" w:right="1530" w:bottom="280" w:left="1620" w:header="0" w:footer="949" w:gutter="0"/>
          <w:cols w:space="720" w:equalWidth="0">
            <w:col w:w="9090"/>
          </w:cols>
          <w:noEndnote/>
        </w:sectPr>
      </w:pPr>
    </w:p>
    <w:p w:rsidR="00946B9C" w:rsidRDefault="00284C41" w:rsidP="00F31B43">
      <w:pPr>
        <w:ind w:firstLine="0"/>
      </w:pPr>
      <w:r>
        <w:lastRenderedPageBreak/>
        <w:fldChar w:fldCharType="end"/>
      </w:r>
      <w:r>
        <w:rPr>
          <w:rFonts w:ascii="Times New Roman" w:hAnsi="Times New Roman"/>
          <w:color w:val="000000"/>
          <w:sz w:val="20"/>
          <w:szCs w:val="20"/>
        </w:rPr>
        <w:fldChar w:fldCharType="end"/>
      </w:r>
      <w:r>
        <w:fldChar w:fldCharType="end"/>
      </w:r>
    </w:p>
    <w:sectPr w:rsidR="00946B9C" w:rsidSect="00946B9C">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7D0" w:rsidRDefault="007D47D0" w:rsidP="00BA3C38">
      <w:pPr>
        <w:spacing w:after="0"/>
      </w:pPr>
      <w:r>
        <w:separator/>
      </w:r>
    </w:p>
  </w:endnote>
  <w:endnote w:type="continuationSeparator" w:id="0">
    <w:p w:rsidR="007D47D0" w:rsidRDefault="007D47D0" w:rsidP="00BA3C3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212" style="position:absolute;left:0;text-align:left;margin-left:70.05pt;margin-top:731.8pt;width:0;height:36.15pt;z-index:-251592704;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213" type="#_x0000_t202" style="position:absolute;left:0;text-align:left;margin-left:16pt;margin-top:748.55pt;width:28pt;height:26pt;z-index:-251591680;mso-position-horizontal-relative:page;mso-position-vertical-relative:page" o:allowincell="f" filled="f" stroked="f">
          <v:textbox style="mso-next-textbox:#_x0000_s2213"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sidR="0065123E">
                  <w:rPr>
                    <w:rFonts w:ascii="Times New Roman" w:hAnsi="Times New Roman"/>
                    <w:b/>
                    <w:bCs/>
                    <w:noProof/>
                    <w:color w:val="191919"/>
                    <w:position w:val="1"/>
                    <w:sz w:val="48"/>
                    <w:szCs w:val="48"/>
                  </w:rPr>
                  <w:t>39</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214" type="#_x0000_t202" style="position:absolute;left:0;text-align:left;margin-left:111.9pt;margin-top:756.3pt;width:384.35pt;height:16pt;z-index:-251590656;mso-position-horizontal-relative:page;mso-position-vertical-relative:page" o:allowincell="f" filled="f" stroked="f">
          <v:textbox style="mso-next-textbox:#_x0000_s221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62" style="position:absolute;left:0;text-align:left;margin-left:69.95pt;margin-top:733.8pt;width:0;height:36.15pt;z-index:-251706368;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63" type="#_x0000_t202" style="position:absolute;left:0;text-align:left;margin-left:16pt;margin-top:748.55pt;width:28pt;height:28pt;z-index:-251705344;mso-position-horizontal-relative:page;mso-position-vertical-relative:page" o:allowincell="f" filled="f" stroked="f">
          <v:textbox style="mso-next-textbox:#_x0000_s2063" inset="0,0,0,0">
            <w:txbxContent>
              <w:p w:rsidR="00E410E0" w:rsidRDefault="00E410E0">
                <w:pPr>
                  <w:widowControl w:val="0"/>
                  <w:autoSpaceDE w:val="0"/>
                  <w:autoSpaceDN w:val="0"/>
                  <w:adjustRightInd w:val="0"/>
                  <w:spacing w:after="0" w:line="534"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24</w:t>
                </w:r>
                <w:r>
                  <w:rPr>
                    <w:rFonts w:ascii="Times New Roman" w:hAnsi="Times New Roman"/>
                    <w:b/>
                    <w:bCs/>
                    <w:color w:val="191919"/>
                    <w:sz w:val="48"/>
                    <w:szCs w:val="48"/>
                  </w:rPr>
                  <w:fldChar w:fldCharType="end"/>
                </w:r>
              </w:p>
            </w:txbxContent>
          </v:textbox>
          <w10:wrap anchorx="page" anchory="page"/>
        </v:shape>
      </w:pict>
    </w:r>
    <w:r w:rsidRPr="00284C41">
      <w:rPr>
        <w:rFonts w:ascii="Calibri" w:hAnsi="Calibri"/>
        <w:noProof/>
        <w:lang w:eastAsia="en-US"/>
      </w:rPr>
      <w:pict>
        <v:shape id="_x0000_s2064" type="#_x0000_t202" style="position:absolute;left:0;text-align:left;margin-left:111.8pt;margin-top:758.3pt;width:384.35pt;height:16pt;z-index:-251704320;mso-position-horizontal-relative:page;mso-position-vertical-relative:page" o:allowincell="f" filled="f" stroked="f">
          <v:textbox style="mso-next-textbox:#_x0000_s206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66" type="#_x0000_t202" style="position:absolute;left:0;text-align:left;margin-left:547.5pt;margin-top:748.55pt;width:33pt;height:28pt;z-index:-251702272;mso-position-horizontal-relative:page;mso-position-vertical-relative:page" o:allowincell="f" filled="f" stroked="f">
          <v:textbox style="mso-next-textbox:#_x0000_s2066" inset="0,0,0,0">
            <w:txbxContent>
              <w:p w:rsidR="00E410E0" w:rsidRPr="00EE404B" w:rsidRDefault="00E410E0" w:rsidP="00EE404B">
                <w:pPr>
                  <w:widowControl w:val="0"/>
                  <w:autoSpaceDE w:val="0"/>
                  <w:autoSpaceDN w:val="0"/>
                  <w:adjustRightInd w:val="0"/>
                  <w:spacing w:after="0" w:line="534" w:lineRule="exact"/>
                  <w:ind w:left="40" w:right="-52" w:hanging="40"/>
                  <w:jc w:val="center"/>
                  <w:rPr>
                    <w:rFonts w:ascii="Impact" w:hAnsi="Impact"/>
                    <w:color w:val="000000"/>
                    <w:sz w:val="48"/>
                    <w:szCs w:val="48"/>
                  </w:rPr>
                </w:pPr>
                <w:r w:rsidRPr="00EE404B">
                  <w:rPr>
                    <w:rFonts w:ascii="Impact" w:hAnsi="Impact"/>
                    <w:color w:val="000000"/>
                    <w:sz w:val="48"/>
                    <w:szCs w:val="48"/>
                  </w:rPr>
                  <w:fldChar w:fldCharType="begin"/>
                </w:r>
                <w:r w:rsidRPr="00EE404B">
                  <w:rPr>
                    <w:rFonts w:ascii="Impact" w:hAnsi="Impact"/>
                    <w:color w:val="000000"/>
                    <w:sz w:val="48"/>
                    <w:szCs w:val="48"/>
                  </w:rPr>
                  <w:instrText xml:space="preserve"> PAGE   \* MERGEFORMAT </w:instrText>
                </w:r>
                <w:r w:rsidRPr="00EE404B">
                  <w:rPr>
                    <w:rFonts w:ascii="Impact" w:hAnsi="Impact"/>
                    <w:color w:val="000000"/>
                    <w:sz w:val="48"/>
                    <w:szCs w:val="48"/>
                  </w:rPr>
                  <w:fldChar w:fldCharType="separate"/>
                </w:r>
                <w:r w:rsidR="0065123E">
                  <w:rPr>
                    <w:rFonts w:ascii="Impact" w:hAnsi="Impact"/>
                    <w:noProof/>
                    <w:color w:val="000000"/>
                    <w:sz w:val="48"/>
                    <w:szCs w:val="48"/>
                  </w:rPr>
                  <w:t>17</w:t>
                </w:r>
                <w:r w:rsidRPr="00EE404B">
                  <w:rPr>
                    <w:rFonts w:ascii="Impact" w:hAnsi="Impact"/>
                    <w:color w:val="000000"/>
                    <w:sz w:val="48"/>
                    <w:szCs w:val="48"/>
                  </w:rPr>
                  <w:fldChar w:fldCharType="end"/>
                </w:r>
              </w:p>
            </w:txbxContent>
          </v:textbox>
          <w10:wrap anchorx="page" anchory="page"/>
        </v:shape>
      </w:pict>
    </w:r>
    <w:r w:rsidRPr="00284C41">
      <w:rPr>
        <w:rFonts w:ascii="Calibri" w:hAnsi="Calibri"/>
        <w:noProof/>
        <w:lang w:eastAsia="en-US"/>
      </w:rPr>
      <w:pict>
        <v:shape id="_x0000_s2067" type="#_x0000_t202" style="position:absolute;left:0;text-align:left;margin-left:59.3pt;margin-top:757.3pt;width:436.85pt;height:16pt;z-index:-251701248;mso-position-horizontal-relative:page;mso-position-vertical-relative:page" o:allowincell="f" filled="f" stroked="f">
          <v:textbox style="mso-next-textbox:#_x0000_s2067"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65" style="position:absolute;left:0;text-align:left;margin-left:540pt;margin-top:733.8pt;width:0;height:36.15pt;z-index:-251703296;mso-position-horizontal-relative:page;mso-position-vertical-relative:page" coordsize="0,724" o:allowincell="f" path="m,l,724e" filled="f" strokecolor="#191919" strokeweight="4pt">
          <v:path arrowok="t"/>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72" type="#_x0000_t202" style="position:absolute;left:0;text-align:left;margin-left:-167pt;margin-top:747.55pt;width:46.5pt;height:26pt;z-index:-251699200;mso-position-horizontal-relative:page;mso-position-vertical-relative:page" o:allowincell="f" filled="f" stroked="f">
          <v:textbox style="mso-next-textbox:#_x0000_s2072" inset="0,0,0,0">
            <w:txbxContent>
              <w:p w:rsidR="00E410E0" w:rsidRDefault="00E410E0" w:rsidP="00EE404B">
                <w:pPr>
                  <w:widowControl w:val="0"/>
                  <w:autoSpaceDE w:val="0"/>
                  <w:autoSpaceDN w:val="0"/>
                  <w:adjustRightInd w:val="0"/>
                  <w:spacing w:after="0" w:line="493" w:lineRule="exact"/>
                  <w:ind w:left="90" w:right="-52" w:firstLine="0"/>
                  <w:jc w:val="both"/>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28</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071" style="position:absolute;left:0;text-align:left;margin-left:1in;margin-top:730.8pt;width:0;height:36.15pt;z-index:-251700224;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 id="_x0000_s2073" type="#_x0000_t202" style="position:absolute;left:0;text-align:left;margin-left:113.85pt;margin-top:755.3pt;width:384.3pt;height:16pt;z-index:-251698176;mso-position-horizontal-relative:page;mso-position-vertical-relative:page" o:allowincell="f" filled="f" stroked="f">
          <v:textbox style="mso-next-textbox:#_x0000_s2073"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69" type="#_x0000_t202" style="position:absolute;left:0;text-align:left;margin-left:544.75pt;margin-top:736.5pt;width:32.25pt;height:27pt;z-index:-251696128;mso-position-horizontal-relative:page;mso-position-vertical-relative:page" o:allowincell="f" filled="f" stroked="f">
          <v:textbox style="mso-next-textbox:#_x0000_s2069" inset="0,0,0,0">
            <w:txbxContent>
              <w:p w:rsidR="00E410E0" w:rsidRPr="00EE404B" w:rsidRDefault="00E410E0" w:rsidP="00EE404B">
                <w:pPr>
                  <w:widowControl w:val="0"/>
                  <w:autoSpaceDE w:val="0"/>
                  <w:autoSpaceDN w:val="0"/>
                  <w:adjustRightInd w:val="0"/>
                  <w:spacing w:after="0" w:line="513" w:lineRule="exact"/>
                  <w:ind w:left="40" w:firstLine="50"/>
                  <w:rPr>
                    <w:rFonts w:ascii="Impact" w:hAnsi="Impact"/>
                    <w:color w:val="000000"/>
                    <w:sz w:val="48"/>
                    <w:szCs w:val="48"/>
                  </w:rPr>
                </w:pPr>
                <w:r w:rsidRPr="00EE404B">
                  <w:rPr>
                    <w:rFonts w:ascii="Impact" w:hAnsi="Impact"/>
                    <w:color w:val="000000"/>
                    <w:sz w:val="48"/>
                    <w:szCs w:val="48"/>
                  </w:rPr>
                  <w:fldChar w:fldCharType="begin"/>
                </w:r>
                <w:r w:rsidRPr="00EE404B">
                  <w:rPr>
                    <w:rFonts w:ascii="Impact" w:hAnsi="Impact"/>
                    <w:color w:val="000000"/>
                    <w:sz w:val="48"/>
                    <w:szCs w:val="48"/>
                  </w:rPr>
                  <w:instrText xml:space="preserve"> PAGE   \* MERGEFORMAT </w:instrText>
                </w:r>
                <w:r w:rsidRPr="00EE404B">
                  <w:rPr>
                    <w:rFonts w:ascii="Impact" w:hAnsi="Impact"/>
                    <w:color w:val="000000"/>
                    <w:sz w:val="48"/>
                    <w:szCs w:val="48"/>
                  </w:rPr>
                  <w:fldChar w:fldCharType="separate"/>
                </w:r>
                <w:r w:rsidR="0065123E">
                  <w:rPr>
                    <w:rFonts w:ascii="Impact" w:hAnsi="Impact"/>
                    <w:noProof/>
                    <w:color w:val="000000"/>
                    <w:sz w:val="48"/>
                    <w:szCs w:val="48"/>
                  </w:rPr>
                  <w:t>21</w:t>
                </w:r>
                <w:r w:rsidRPr="00EE404B">
                  <w:rPr>
                    <w:rFonts w:ascii="Impact" w:hAnsi="Impact"/>
                    <w:color w:val="000000"/>
                    <w:sz w:val="48"/>
                    <w:szCs w:val="48"/>
                  </w:rPr>
                  <w:fldChar w:fldCharType="end"/>
                </w:r>
              </w:p>
            </w:txbxContent>
          </v:textbox>
          <w10:wrap anchorx="page" anchory="page"/>
        </v:shape>
      </w:pict>
    </w:r>
    <w:r w:rsidRPr="00284C41">
      <w:rPr>
        <w:rFonts w:ascii="Calibri" w:hAnsi="Calibri"/>
        <w:noProof/>
        <w:lang w:eastAsia="en-US"/>
      </w:rPr>
      <w:pict>
        <v:shape id="_x0000_s2070" type="#_x0000_t202" style="position:absolute;left:0;text-align:left;margin-left:52.35pt;margin-top:755.3pt;width:443.8pt;height:28.55pt;z-index:-251695104;mso-position-horizontal-relative:page;mso-position-vertical-relative:page" o:allowincell="f" filled="f" stroked="f">
          <v:textbox style="mso-next-textbox:#_x0000_s2070"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68" style="position:absolute;left:0;text-align:left;margin-left:540pt;margin-top:731.8pt;width:0;height:36.15pt;z-index:-251697152;mso-position-horizontal-relative:page;mso-position-vertical-relative:page" coordsize="0,724" o:allowincell="f" path="m,l,724e" filled="f" strokecolor="#191919" strokeweight="4pt">
          <v:path arrowok="t"/>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77" style="position:absolute;left:0;text-align:left;margin-left:1in;margin-top:731.8pt;width:0;height:36.15pt;z-index:-251694080;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78" type="#_x0000_t202" style="position:absolute;left:0;text-align:left;margin-left:17pt;margin-top:748.55pt;width:26pt;height:26pt;z-index:-251693056;mso-position-horizontal-relative:page;mso-position-vertical-relative:page" o:allowincell="f" filled="f" stroked="f">
          <v:textbox style="mso-next-textbox:#_x0000_s2078" inset="0,0,0,0">
            <w:txbxContent>
              <w:p w:rsidR="00E410E0" w:rsidRDefault="00E410E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30</w:t>
                </w:r>
              </w:p>
            </w:txbxContent>
          </v:textbox>
          <w10:wrap anchorx="page" anchory="page"/>
        </v:shape>
      </w:pict>
    </w:r>
    <w:r w:rsidRPr="00284C41">
      <w:rPr>
        <w:rFonts w:ascii="Calibri" w:hAnsi="Calibri"/>
        <w:noProof/>
        <w:lang w:eastAsia="en-US"/>
      </w:rPr>
      <w:pict>
        <v:shape id="_x0000_s2079" type="#_x0000_t202" style="position:absolute;left:0;text-align:left;margin-left:113.85pt;margin-top:756.3pt;width:384.3pt;height:16pt;z-index:-251692032;mso-position-horizontal-relative:page;mso-position-vertical-relative:page" o:allowincell="f" filled="f" stroked="f">
          <v:textbox style="mso-next-textbox:#_x0000_s2079"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75" type="#_x0000_t202" style="position:absolute;left:0;text-align:left;margin-left:549pt;margin-top:740.95pt;width:27pt;height:26pt;z-index:-251689984;mso-position-horizontal-relative:page;mso-position-vertical-relative:page" o:allowincell="f" filled="f" stroked="f">
          <v:textbox style="mso-next-textbox:#_x0000_s2075" inset="0,0,0,0">
            <w:txbxContent>
              <w:p w:rsidR="00E410E0" w:rsidRPr="00EE404B" w:rsidRDefault="00E410E0" w:rsidP="00EE404B">
                <w:pPr>
                  <w:widowControl w:val="0"/>
                  <w:autoSpaceDE w:val="0"/>
                  <w:autoSpaceDN w:val="0"/>
                  <w:adjustRightInd w:val="0"/>
                  <w:spacing w:after="0" w:line="493" w:lineRule="exact"/>
                  <w:ind w:left="20" w:right="-72" w:hanging="20"/>
                  <w:rPr>
                    <w:rFonts w:ascii="Impact" w:hAnsi="Impact"/>
                    <w:color w:val="000000"/>
                    <w:sz w:val="48"/>
                    <w:szCs w:val="48"/>
                  </w:rPr>
                </w:pPr>
                <w:r w:rsidRPr="00EE404B">
                  <w:rPr>
                    <w:rFonts w:ascii="Impact" w:hAnsi="Impact"/>
                    <w:b/>
                    <w:bCs/>
                    <w:color w:val="191919"/>
                    <w:position w:val="1"/>
                    <w:sz w:val="48"/>
                    <w:szCs w:val="48"/>
                  </w:rPr>
                  <w:fldChar w:fldCharType="begin"/>
                </w:r>
                <w:r w:rsidRPr="00EE404B">
                  <w:rPr>
                    <w:rFonts w:ascii="Impact" w:hAnsi="Impact"/>
                    <w:b/>
                    <w:bCs/>
                    <w:color w:val="191919"/>
                    <w:position w:val="1"/>
                    <w:sz w:val="48"/>
                    <w:szCs w:val="48"/>
                  </w:rPr>
                  <w:instrText xml:space="preserve"> PAGE   \* MERGEFORMAT </w:instrText>
                </w:r>
                <w:r w:rsidRPr="00EE404B">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23</w:t>
                </w:r>
                <w:r w:rsidRPr="00EE404B">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076" type="#_x0000_t202" style="position:absolute;left:0;text-align:left;margin-left:68.75pt;margin-top:754.3pt;width:429.4pt;height:19.25pt;z-index:-251688960;mso-position-horizontal-relative:page;mso-position-vertical-relative:page" o:allowincell="f" filled="f" stroked="f">
          <v:textbox style="mso-next-textbox:#_x0000_s2076"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74" style="position:absolute;left:0;text-align:left;margin-left:542pt;margin-top:730.8pt;width:0;height:36.15pt;z-index:-251691008;mso-position-horizontal-relative:page;mso-position-vertical-relative:page" coordsize="0,724" o:allowincell="f" path="m,l,724e" filled="f" strokecolor="#191919" strokeweight="4pt">
          <v:path arrowok="t"/>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Freeform 29" o:spid="_x0000_s2225" style="position:absolute;left:0;text-align:left;margin-left:1in;margin-top:731.8pt;width:0;height:36.15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" o:allowincell="f" path="m,l,724e" filled="f" strokecolor="#191919" strokeweight="4pt">
          <v:path arrowok="t" o:connecttype="custom" o:connectlocs="0,0;0,459105" o:connectangles="0,0"/>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Text Box 30" o:spid="_x0000_s2226" type="#_x0000_t202" style="position:absolute;left:0;text-align:left;margin-left:16pt;margin-top:748.55pt;width:28pt;height:26pt;z-index:-2515834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" o:allowincell="f" filled="f" stroked="f">
          <v:textbox style="mso-next-textbox:#Text Box 30"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32</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Text Box 31" o:spid="_x0000_s2227" type="#_x0000_t202" style="position:absolute;left:0;text-align:left;margin-left:113.85pt;margin-top:756.3pt;width:384.3pt;height:16pt;z-index:-2515824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4sAIAALM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" o:allowincell="f" filled="f" stroked="f">
          <v:textbox style="mso-next-textbox:#Text Box 3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Text Box 28" o:spid="_x0000_s2224" type="#_x0000_t202" style="position:absolute;left:0;text-align:left;margin-left:549pt;margin-top:741.95pt;width:26.25pt;height:26pt;z-index:-2515855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" o:allowincell="f" filled="f" stroked="f">
          <v:textbox style="mso-next-textbox:#Text Box 28" inset="0,0,0,0">
            <w:txbxContent>
              <w:p w:rsidR="00E410E0" w:rsidRPr="00EE404B" w:rsidRDefault="00E410E0" w:rsidP="00EE404B">
                <w:pPr>
                  <w:widowControl w:val="0"/>
                  <w:autoSpaceDE w:val="0"/>
                  <w:autoSpaceDN w:val="0"/>
                  <w:adjustRightInd w:val="0"/>
                  <w:spacing w:after="0" w:line="493" w:lineRule="exact"/>
                  <w:ind w:left="40" w:right="-52" w:hanging="40"/>
                  <w:rPr>
                    <w:rFonts w:ascii="Impact" w:hAnsi="Impact"/>
                    <w:color w:val="000000"/>
                    <w:sz w:val="48"/>
                    <w:szCs w:val="48"/>
                  </w:rPr>
                </w:pPr>
                <w:r w:rsidRPr="00EE404B">
                  <w:rPr>
                    <w:rFonts w:ascii="Impact" w:hAnsi="Impact"/>
                    <w:b/>
                    <w:bCs/>
                    <w:color w:val="191919"/>
                    <w:position w:val="1"/>
                    <w:sz w:val="48"/>
                    <w:szCs w:val="48"/>
                  </w:rPr>
                  <w:fldChar w:fldCharType="begin"/>
                </w:r>
                <w:r w:rsidRPr="00EE404B">
                  <w:rPr>
                    <w:rFonts w:ascii="Impact" w:hAnsi="Impact"/>
                    <w:b/>
                    <w:bCs/>
                    <w:color w:val="191919"/>
                    <w:position w:val="1"/>
                    <w:sz w:val="48"/>
                    <w:szCs w:val="48"/>
                  </w:rPr>
                  <w:instrText xml:space="preserve"> PAGE </w:instrText>
                </w:r>
                <w:r w:rsidRPr="00EE404B">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24</w:t>
                </w:r>
                <w:r w:rsidRPr="00EE404B">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Text Box 27" o:spid="_x0000_s2223" type="#_x0000_t202" style="position:absolute;left:0;text-align:left;margin-left:62.25pt;margin-top:748.55pt;width:458.25pt;height:22.75pt;z-index:-2515865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" o:allowincell="f" filled="f" stroked="f">
          <v:textbox style="mso-next-textbox:#Text Box 27" inset="0,0,0,0">
            <w:txbxContent>
              <w:p w:rsidR="00E410E0" w:rsidRDefault="00E410E0">
                <w:pPr>
                  <w:widowControl w:val="0"/>
                  <w:autoSpaceDE w:val="0"/>
                  <w:autoSpaceDN w:val="0"/>
                  <w:adjustRightInd w:val="0"/>
                  <w:spacing w:after="0"/>
                  <w:ind w:left="116" w:right="58"/>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Freeform 26" o:spid="_x0000_s2222" style="position:absolute;left:0;text-align:left;margin-left:542pt;margin-top:731.8pt;width:0;height:36.1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0,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" o:allowincell="f" path="m,l,724e" filled="f" strokecolor="#191919" strokeweight="4pt">
          <v:path arrowok="t" o:connecttype="custom" o:connectlocs="0,0;0,459105" o:connectangles="0,0"/>
          <w10:wrap anchorx="page" anchory="pag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89" style="position:absolute;left:0;text-align:left;margin-left:1in;margin-top:731.8pt;width:0;height:36.15pt;z-index:-251681792;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90" type="#_x0000_t202" style="position:absolute;left:0;text-align:left;margin-left:16pt;margin-top:748.55pt;width:28pt;height:26pt;z-index:-251680768;mso-position-horizontal-relative:page;mso-position-vertical-relative:page" o:allowincell="f" filled="f" stroked="f">
          <v:textbox style="mso-next-textbox:#_x0000_s2090"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34</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091" type="#_x0000_t202" style="position:absolute;left:0;text-align:left;margin-left:113.85pt;margin-top:756.3pt;width:384.3pt;height:16pt;z-index:-251679744;mso-position-horizontal-relative:page;mso-position-vertical-relative:page" o:allowincell="f" filled="f" stroked="f">
          <v:textbox style="mso-next-textbox:#_x0000_s209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87" type="#_x0000_t202" style="position:absolute;left:0;text-align:left;margin-left:549.05pt;margin-top:736.5pt;width:26.2pt;height:26pt;z-index:-251677696;mso-position-horizontal-relative:page;mso-position-vertical-relative:page" o:allowincell="f" filled="f" stroked="f">
          <v:textbox style="mso-next-textbox:#_x0000_s2087" inset="0,0,0,0">
            <w:txbxContent>
              <w:p w:rsidR="00E410E0" w:rsidRPr="00EE404B" w:rsidRDefault="00E410E0" w:rsidP="00EE404B">
                <w:pPr>
                  <w:ind w:firstLine="0"/>
                  <w:rPr>
                    <w:rFonts w:ascii="Impact" w:hAnsi="Impact"/>
                    <w:sz w:val="48"/>
                    <w:szCs w:val="48"/>
                  </w:rPr>
                </w:pPr>
                <w:r w:rsidRPr="00EE404B">
                  <w:rPr>
                    <w:rFonts w:ascii="Impact" w:hAnsi="Impact"/>
                    <w:sz w:val="48"/>
                    <w:szCs w:val="48"/>
                  </w:rPr>
                  <w:fldChar w:fldCharType="begin"/>
                </w:r>
                <w:r w:rsidRPr="00EE404B">
                  <w:rPr>
                    <w:rFonts w:ascii="Impact" w:hAnsi="Impact"/>
                    <w:sz w:val="48"/>
                    <w:szCs w:val="48"/>
                  </w:rPr>
                  <w:instrText xml:space="preserve"> PAGE   \* MERGEFORMAT </w:instrText>
                </w:r>
                <w:r w:rsidRPr="00EE404B">
                  <w:rPr>
                    <w:rFonts w:ascii="Impact" w:hAnsi="Impact"/>
                    <w:sz w:val="48"/>
                    <w:szCs w:val="48"/>
                  </w:rPr>
                  <w:fldChar w:fldCharType="separate"/>
                </w:r>
                <w:r w:rsidR="0065123E">
                  <w:rPr>
                    <w:rFonts w:ascii="Impact" w:hAnsi="Impact"/>
                    <w:noProof/>
                    <w:sz w:val="48"/>
                    <w:szCs w:val="48"/>
                  </w:rPr>
                  <w:t>25</w:t>
                </w:r>
                <w:r w:rsidRPr="00EE404B">
                  <w:rPr>
                    <w:rFonts w:ascii="Impact" w:hAnsi="Impact"/>
                    <w:sz w:val="48"/>
                    <w:szCs w:val="48"/>
                  </w:rPr>
                  <w:fldChar w:fldCharType="end"/>
                </w:r>
              </w:p>
            </w:txbxContent>
          </v:textbox>
          <w10:wrap anchorx="page" anchory="page"/>
        </v:shape>
      </w:pict>
    </w:r>
    <w:r w:rsidRPr="00284C41">
      <w:rPr>
        <w:rFonts w:ascii="Calibri" w:hAnsi="Calibri"/>
        <w:noProof/>
        <w:lang w:eastAsia="en-US"/>
      </w:rPr>
      <w:pict>
        <v:shape id="_x0000_s2088" type="#_x0000_t202" style="position:absolute;left:0;text-align:left;margin-left:1in;margin-top:757.65pt;width:451.65pt;height:27.8pt;z-index:-251676672;mso-position-horizontal-relative:page;mso-position-vertical-relative:page" o:allowincell="f" filled="f" stroked="f">
          <v:textbox style="mso-next-textbox:#_x0000_s208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86" style="position:absolute;left:0;text-align:left;margin-left:542pt;margin-top:731.8pt;width:0;height:36.15pt;z-index:-251678720;mso-position-horizontal-relative:page;mso-position-vertical-relative:page" coordsize="0,724" o:allowincell="f" path="m,l,724e" filled="f" strokecolor="#191919" strokeweight="4pt">
          <v:path arrowok="t"/>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210" type="#_x0000_t202" style="position:absolute;left:0;text-align:left;margin-left:546.85pt;margin-top:741.95pt;width:36pt;height:28pt;z-index:-251594752;mso-position-horizontal-relative:page;mso-position-vertical-relative:page" o:allowincell="f" filled="f" stroked="f">
          <v:textbox style="mso-next-textbox:#_x0000_s2210" inset="0,0,0,0">
            <w:txbxContent>
              <w:p w:rsidR="00E410E0" w:rsidRPr="002B1CC3" w:rsidRDefault="00E410E0" w:rsidP="00776DC2">
                <w:pPr>
                  <w:widowControl w:val="0"/>
                  <w:autoSpaceDE w:val="0"/>
                  <w:autoSpaceDN w:val="0"/>
                  <w:adjustRightInd w:val="0"/>
                  <w:spacing w:after="0" w:line="533" w:lineRule="exact"/>
                  <w:ind w:right="-50" w:firstLine="0"/>
                  <w:rPr>
                    <w:rFonts w:ascii="Impact" w:hAnsi="Impact"/>
                    <w:color w:val="000000"/>
                    <w:sz w:val="48"/>
                    <w:szCs w:val="48"/>
                  </w:rPr>
                </w:pPr>
                <w:r w:rsidRPr="002B1CC3">
                  <w:rPr>
                    <w:rFonts w:ascii="Impact" w:hAnsi="Impact"/>
                    <w:b/>
                    <w:bCs/>
                    <w:color w:val="191919"/>
                    <w:sz w:val="48"/>
                    <w:szCs w:val="48"/>
                  </w:rPr>
                  <w:fldChar w:fldCharType="begin"/>
                </w:r>
                <w:r w:rsidRPr="002B1CC3">
                  <w:rPr>
                    <w:rFonts w:ascii="Impact" w:hAnsi="Impact"/>
                    <w:b/>
                    <w:bCs/>
                    <w:color w:val="191919"/>
                    <w:sz w:val="48"/>
                    <w:szCs w:val="48"/>
                  </w:rPr>
                  <w:instrText xml:space="preserve"> PAGE </w:instrText>
                </w:r>
                <w:r w:rsidRPr="002B1CC3">
                  <w:rPr>
                    <w:rFonts w:ascii="Impact" w:hAnsi="Impact"/>
                    <w:b/>
                    <w:bCs/>
                    <w:color w:val="191919"/>
                    <w:sz w:val="48"/>
                    <w:szCs w:val="48"/>
                  </w:rPr>
                  <w:fldChar w:fldCharType="separate"/>
                </w:r>
                <w:r w:rsidR="0065123E">
                  <w:rPr>
                    <w:rFonts w:ascii="Impact" w:hAnsi="Impact"/>
                    <w:b/>
                    <w:bCs/>
                    <w:noProof/>
                    <w:color w:val="191919"/>
                    <w:sz w:val="48"/>
                    <w:szCs w:val="48"/>
                  </w:rPr>
                  <w:t>7</w:t>
                </w:r>
                <w:r w:rsidRPr="002B1CC3">
                  <w:rPr>
                    <w:rFonts w:ascii="Impact" w:hAnsi="Impact"/>
                    <w:b/>
                    <w:bCs/>
                    <w:color w:val="191919"/>
                    <w:sz w:val="48"/>
                    <w:szCs w:val="48"/>
                  </w:rPr>
                  <w:fldChar w:fldCharType="end"/>
                </w:r>
              </w:p>
            </w:txbxContent>
          </v:textbox>
          <w10:wrap anchorx="page" anchory="page"/>
        </v:shape>
      </w:pict>
    </w:r>
    <w:r w:rsidRPr="00284C41">
      <w:rPr>
        <w:rFonts w:ascii="Calibri" w:hAnsi="Calibri"/>
        <w:noProof/>
        <w:lang w:eastAsia="en-US"/>
      </w:rPr>
      <w:pict>
        <v:shape id="_x0000_s2211" type="#_x0000_t202" style="position:absolute;left:0;text-align:left;margin-left:68.25pt;margin-top:757.3pt;width:471.75pt;height:19.25pt;z-index:-251593728;mso-position-horizontal-relative:page;mso-position-vertical-relative:page" o:allowincell="f" filled="f" stroked="f">
          <v:textbox style="mso-next-textbox:#_x0000_s221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209" style="position:absolute;left:0;text-align:left;margin-left:540pt;margin-top:733.8pt;width:0;height:36.15pt;z-index:-251595776;mso-position-horizontal-relative:page;mso-position-vertical-relative:page" coordsize="0,724" o:allowincell="f" path="m,l,724e" filled="f" strokecolor="#191919" strokeweight="4pt">
          <v:path arrowok="t"/>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92" style="position:absolute;left:0;text-align:left;margin-left:70pt;margin-top:729.8pt;width:0;height:36.15pt;z-index:-251675648;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93" type="#_x0000_t202" style="position:absolute;left:0;text-align:left;margin-left:17pt;margin-top:746.55pt;width:26pt;height:26pt;z-index:-251674624;mso-position-horizontal-relative:page;mso-position-vertical-relative:page" o:allowincell="f" filled="f" stroked="f">
          <v:textbox style="mso-next-textbox:#_x0000_s2093" inset="0,0,0,0">
            <w:txbxContent>
              <w:p w:rsidR="00E410E0" w:rsidRDefault="00E410E0">
                <w:pPr>
                  <w:widowControl w:val="0"/>
                  <w:autoSpaceDE w:val="0"/>
                  <w:autoSpaceDN w:val="0"/>
                  <w:adjustRightInd w:val="0"/>
                  <w:spacing w:after="0" w:line="493" w:lineRule="exact"/>
                  <w:ind w:left="20" w:right="-72"/>
                  <w:rPr>
                    <w:rFonts w:ascii="Times New Roman" w:hAnsi="Times New Roman"/>
                    <w:color w:val="000000"/>
                    <w:sz w:val="48"/>
                    <w:szCs w:val="48"/>
                  </w:rPr>
                </w:pPr>
                <w:r>
                  <w:rPr>
                    <w:rFonts w:ascii="Times New Roman" w:hAnsi="Times New Roman"/>
                    <w:b/>
                    <w:bCs/>
                    <w:color w:val="191919"/>
                    <w:position w:val="1"/>
                    <w:sz w:val="48"/>
                    <w:szCs w:val="48"/>
                  </w:rPr>
                  <w:t>36</w:t>
                </w:r>
              </w:p>
            </w:txbxContent>
          </v:textbox>
          <w10:wrap anchorx="page" anchory="page"/>
        </v:shape>
      </w:pict>
    </w:r>
    <w:r w:rsidRPr="00284C41">
      <w:rPr>
        <w:rFonts w:ascii="Calibri" w:hAnsi="Calibri"/>
        <w:noProof/>
        <w:lang w:eastAsia="en-US"/>
      </w:rPr>
      <w:pict>
        <v:shape id="_x0000_s2094" type="#_x0000_t202" style="position:absolute;left:0;text-align:left;margin-left:111.85pt;margin-top:754.3pt;width:384.3pt;height:16pt;z-index:-251673600;mso-position-horizontal-relative:page;mso-position-vertical-relative:page" o:allowincell="f" filled="f" stroked="f">
          <v:textbox style="mso-next-textbox:#_x0000_s209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096" type="#_x0000_t202" style="position:absolute;left:0;text-align:left;margin-left:544.8pt;margin-top:739.95pt;width:31.5pt;height:26pt;z-index:-251671552;mso-position-horizontal-relative:page;mso-position-vertical-relative:page" o:allowincell="f" filled="f" stroked="f">
          <v:textbox style="mso-next-textbox:#_x0000_s2096" inset="0,0,0,0">
            <w:txbxContent>
              <w:p w:rsidR="00E410E0" w:rsidRPr="00EE404B" w:rsidRDefault="00E410E0" w:rsidP="00EE404B">
                <w:pPr>
                  <w:ind w:firstLine="0"/>
                  <w:rPr>
                    <w:rFonts w:ascii="Impact" w:hAnsi="Impact"/>
                    <w:sz w:val="48"/>
                    <w:szCs w:val="48"/>
                  </w:rPr>
                </w:pPr>
                <w:r w:rsidRPr="00EE404B">
                  <w:rPr>
                    <w:rFonts w:ascii="Impact" w:hAnsi="Impact"/>
                    <w:sz w:val="48"/>
                    <w:szCs w:val="48"/>
                  </w:rPr>
                  <w:fldChar w:fldCharType="begin"/>
                </w:r>
                <w:r w:rsidRPr="00EE404B">
                  <w:rPr>
                    <w:rFonts w:ascii="Impact" w:hAnsi="Impact"/>
                    <w:sz w:val="48"/>
                    <w:szCs w:val="48"/>
                  </w:rPr>
                  <w:instrText xml:space="preserve"> PAGE   \* MERGEFORMAT </w:instrText>
                </w:r>
                <w:r w:rsidRPr="00EE404B">
                  <w:rPr>
                    <w:rFonts w:ascii="Impact" w:hAnsi="Impact"/>
                    <w:sz w:val="48"/>
                    <w:szCs w:val="48"/>
                  </w:rPr>
                  <w:fldChar w:fldCharType="separate"/>
                </w:r>
                <w:r w:rsidR="0065123E">
                  <w:rPr>
                    <w:rFonts w:ascii="Impact" w:hAnsi="Impact"/>
                    <w:noProof/>
                    <w:sz w:val="48"/>
                    <w:szCs w:val="48"/>
                  </w:rPr>
                  <w:t>28</w:t>
                </w:r>
                <w:r w:rsidRPr="00EE404B">
                  <w:rPr>
                    <w:rFonts w:ascii="Impact" w:hAnsi="Impact"/>
                    <w:sz w:val="48"/>
                    <w:szCs w:val="48"/>
                  </w:rPr>
                  <w:fldChar w:fldCharType="end"/>
                </w:r>
              </w:p>
            </w:txbxContent>
          </v:textbox>
          <w10:wrap anchorx="page" anchory="page"/>
        </v:shape>
      </w:pict>
    </w:r>
    <w:r w:rsidRPr="00284C41">
      <w:rPr>
        <w:rFonts w:ascii="Calibri" w:hAnsi="Calibri"/>
        <w:noProof/>
        <w:lang w:eastAsia="en-US"/>
      </w:rPr>
      <w:pict>
        <v:shape id="_x0000_s2097" type="#_x0000_t202" style="position:absolute;left:0;text-align:left;margin-left:69pt;margin-top:753.3pt;width:427.15pt;height:16pt;z-index:-251670528;mso-position-horizontal-relative:page;mso-position-vertical-relative:page" o:allowincell="f" filled="f" stroked="f">
          <v:textbox style="mso-next-textbox:#_x0000_s2097"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95" style="position:absolute;left:0;text-align:left;margin-left:540pt;margin-top:729.8pt;width:0;height:36.15pt;z-index:-251672576;mso-position-horizontal-relative:page;mso-position-vertical-relative:page" coordsize="0,724" o:allowincell="f" path="m,l,724e" filled="f" strokecolor="#191919" strokeweight="4pt">
          <v:path arrowok="t"/>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98" style="position:absolute;left:0;text-align:left;margin-left:1in;margin-top:731.8pt;width:0;height:36.15pt;z-index:-251669504;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99" type="#_x0000_t202" style="position:absolute;left:0;text-align:left;margin-left:113.85pt;margin-top:728.4pt;width:389.85pt;height:43.9pt;z-index:-251668480;mso-position-horizontal-relative:page;mso-position-vertical-relative:page" o:allowincell="f" filled="f" stroked="f">
          <v:textbox style="mso-next-textbox:#_x0000_s2099" inset="0,0,0,0">
            <w:txbxContent>
              <w:p w:rsidR="00E410E0" w:rsidRDefault="00E410E0">
                <w:pPr>
                  <w:widowControl w:val="0"/>
                  <w:autoSpaceDE w:val="0"/>
                  <w:autoSpaceDN w:val="0"/>
                  <w:adjustRightInd w:val="0"/>
                  <w:spacing w:after="0" w:line="217" w:lineRule="exact"/>
                  <w:ind w:left="390" w:right="-30"/>
                  <w:rPr>
                    <w:rFonts w:ascii="Times New Roman" w:hAnsi="Times New Roman"/>
                    <w:sz w:val="20"/>
                    <w:szCs w:val="20"/>
                  </w:rPr>
                </w:pPr>
                <w:proofErr w:type="gramStart"/>
                <w:r>
                  <w:rPr>
                    <w:rFonts w:ascii="Times New Roman" w:hAnsi="Times New Roman"/>
                    <w:sz w:val="20"/>
                    <w:szCs w:val="20"/>
                  </w:rPr>
                  <w:t>which</w:t>
                </w:r>
                <w:proofErr w:type="gramEnd"/>
                <w:r>
                  <w:rPr>
                    <w:rFonts w:ascii="Times New Roman" w:hAnsi="Times New Roman"/>
                    <w:sz w:val="20"/>
                    <w:szCs w:val="20"/>
                  </w:rPr>
                  <w:t xml:space="preserve"> were completed within the six-year time period or six years prior to initial acceptance</w:t>
                </w:r>
              </w:p>
              <w:p w:rsidR="00E410E0" w:rsidRDefault="00E410E0">
                <w:pPr>
                  <w:widowControl w:val="0"/>
                  <w:autoSpaceDE w:val="0"/>
                  <w:autoSpaceDN w:val="0"/>
                  <w:adjustRightInd w:val="0"/>
                  <w:spacing w:before="10" w:after="0"/>
                  <w:ind w:left="413"/>
                  <w:rPr>
                    <w:rFonts w:ascii="Times New Roman" w:hAnsi="Times New Roman"/>
                    <w:sz w:val="20"/>
                    <w:szCs w:val="20"/>
                  </w:rPr>
                </w:pPr>
                <w:proofErr w:type="gramStart"/>
                <w:r>
                  <w:rPr>
                    <w:rFonts w:ascii="Times New Roman" w:hAnsi="Times New Roman"/>
                    <w:sz w:val="20"/>
                    <w:szCs w:val="20"/>
                  </w:rPr>
                  <w:t>into</w:t>
                </w:r>
                <w:proofErr w:type="gramEnd"/>
                <w:r>
                  <w:rPr>
                    <w:rFonts w:ascii="Times New Roman" w:hAnsi="Times New Roman"/>
                    <w:sz w:val="20"/>
                    <w:szCs w:val="20"/>
                  </w:rPr>
                  <w:t xml:space="preserve"> the MBA program, will be authorized.</w:t>
                </w:r>
              </w:p>
              <w:p w:rsidR="00E410E0" w:rsidRDefault="00E410E0">
                <w:pPr>
                  <w:widowControl w:val="0"/>
                  <w:autoSpaceDE w:val="0"/>
                  <w:autoSpaceDN w:val="0"/>
                  <w:adjustRightInd w:val="0"/>
                  <w:spacing w:before="74" w:after="0"/>
                  <w:ind w:left="2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284C41">
      <w:rPr>
        <w:rFonts w:ascii="Calibri" w:hAnsi="Calibri"/>
        <w:noProof/>
        <w:lang w:eastAsia="en-US"/>
      </w:rPr>
      <w:pict>
        <v:shape id="_x0000_s2100" type="#_x0000_t202" style="position:absolute;left:0;text-align:left;margin-left:16pt;margin-top:748.55pt;width:28pt;height:26pt;z-index:-251667456;mso-position-horizontal-relative:page;mso-position-vertical-relative:page" o:allowincell="f" filled="f" stroked="f">
          <v:textbox style="mso-next-textbox:#_x0000_s2100"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38</w:t>
                </w:r>
                <w:r>
                  <w:rPr>
                    <w:rFonts w:ascii="Times New Roman" w:hAnsi="Times New Roman"/>
                    <w:b/>
                    <w:bCs/>
                    <w:color w:val="191919"/>
                    <w:position w:val="1"/>
                    <w:sz w:val="48"/>
                    <w:szCs w:val="48"/>
                  </w:rPr>
                  <w:fldChar w:fldCharType="end"/>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03" type="#_x0000_t202" style="position:absolute;left:0;text-align:left;margin-left:549.05pt;margin-top:741.95pt;width:36pt;height:26pt;z-index:-251664384;mso-position-horizontal-relative:page;mso-position-vertical-relative:page" o:allowincell="f" filled="f" stroked="f">
          <v:textbox style="mso-next-textbox:#_x0000_s2103" inset="0,0,0,0">
            <w:txbxContent>
              <w:p w:rsidR="00E410E0" w:rsidRPr="00EE404B" w:rsidRDefault="00E410E0" w:rsidP="00EE404B">
                <w:pPr>
                  <w:widowControl w:val="0"/>
                  <w:autoSpaceDE w:val="0"/>
                  <w:autoSpaceDN w:val="0"/>
                  <w:adjustRightInd w:val="0"/>
                  <w:spacing w:after="0" w:line="493" w:lineRule="exact"/>
                  <w:ind w:right="-52" w:firstLine="0"/>
                  <w:rPr>
                    <w:rFonts w:ascii="Impact" w:hAnsi="Impact"/>
                    <w:color w:val="000000"/>
                    <w:sz w:val="48"/>
                    <w:szCs w:val="48"/>
                  </w:rPr>
                </w:pPr>
                <w:r w:rsidRPr="00EE404B">
                  <w:rPr>
                    <w:rFonts w:ascii="Impact" w:hAnsi="Impact"/>
                    <w:b/>
                    <w:bCs/>
                    <w:color w:val="191919"/>
                    <w:position w:val="1"/>
                    <w:sz w:val="48"/>
                    <w:szCs w:val="48"/>
                  </w:rPr>
                  <w:fldChar w:fldCharType="begin"/>
                </w:r>
                <w:r w:rsidRPr="00EE404B">
                  <w:rPr>
                    <w:rFonts w:ascii="Impact" w:hAnsi="Impact"/>
                    <w:b/>
                    <w:bCs/>
                    <w:color w:val="191919"/>
                    <w:position w:val="1"/>
                    <w:sz w:val="48"/>
                    <w:szCs w:val="48"/>
                  </w:rPr>
                  <w:instrText xml:space="preserve"> PAGE </w:instrText>
                </w:r>
                <w:r w:rsidRPr="00EE404B">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30</w:t>
                </w:r>
                <w:r w:rsidRPr="00EE404B">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02" type="#_x0000_t202" style="position:absolute;left:0;text-align:left;margin-left:91.65pt;margin-top:748.55pt;width:406.5pt;height:26pt;z-index:-251665408;mso-position-horizontal-relative:page;mso-position-vertical-relative:page" o:allowincell="f" filled="f" stroked="f">
          <v:textbox style="mso-next-textbox:#_x0000_s2102" inset="0,0,0,0">
            <w:txbxContent>
              <w:p w:rsidR="00E410E0" w:rsidRDefault="00E410E0" w:rsidP="0032344C">
                <w:pPr>
                  <w:widowControl w:val="0"/>
                  <w:autoSpaceDE w:val="0"/>
                  <w:autoSpaceDN w:val="0"/>
                  <w:adjustRightInd w:val="0"/>
                  <w:spacing w:before="87" w:after="0"/>
                  <w:ind w:left="157" w:right="-42" w:firstLine="0"/>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01" style="position:absolute;left:0;text-align:left;margin-left:542pt;margin-top:731.8pt;width:0;height:36.15pt;z-index:-251666432;mso-position-horizontal-relative:page;mso-position-vertical-relative:page" coordsize="0,724" o:allowincell="f" path="m,l,724e" filled="f" strokecolor="#191919" strokeweight="4pt">
          <v:path arrowok="t"/>
          <w10:wrap anchorx="page" anchory="pag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04" style="position:absolute;left:0;text-align:left;margin-left:1in;margin-top:731.8pt;width:0;height:36.15pt;z-index:-251663360;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05" type="#_x0000_t202" style="position:absolute;left:0;text-align:left;margin-left:16pt;margin-top:748.55pt;width:28pt;height:26pt;z-index:-251662336;mso-position-horizontal-relative:page;mso-position-vertical-relative:page" o:allowincell="f" filled="f" stroked="f">
          <v:textbox style="mso-next-textbox:#_x0000_s2105"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46</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06" type="#_x0000_t202" style="position:absolute;left:0;text-align:left;margin-left:113.85pt;margin-top:756.3pt;width:384.3pt;height:16pt;z-index:-251661312;mso-position-horizontal-relative:page;mso-position-vertical-relative:page" o:allowincell="f" filled="f" stroked="f">
          <v:textbox style="mso-next-textbox:#_x0000_s2106"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08" type="#_x0000_t202" style="position:absolute;left:0;text-align:left;margin-left:549.25pt;margin-top:739.95pt;width:36pt;height:28pt;z-index:-251659264;mso-position-horizontal-relative:page;mso-position-vertical-relative:page" o:allowincell="f" filled="f" stroked="f">
          <v:textbox style="mso-next-textbox:#_x0000_s2108" inset="0,0,0,0">
            <w:txbxContent>
              <w:p w:rsidR="00E410E0" w:rsidRPr="00EE404B" w:rsidRDefault="00E410E0" w:rsidP="00EE404B">
                <w:pPr>
                  <w:widowControl w:val="0"/>
                  <w:autoSpaceDE w:val="0"/>
                  <w:autoSpaceDN w:val="0"/>
                  <w:adjustRightInd w:val="0"/>
                  <w:spacing w:after="0" w:line="493" w:lineRule="exact"/>
                  <w:ind w:left="81" w:right="-52" w:firstLine="9"/>
                  <w:rPr>
                    <w:rFonts w:ascii="Impact" w:hAnsi="Impact"/>
                    <w:color w:val="000000"/>
                    <w:sz w:val="48"/>
                    <w:szCs w:val="48"/>
                  </w:rPr>
                </w:pPr>
                <w:r w:rsidRPr="00EE404B">
                  <w:rPr>
                    <w:rFonts w:ascii="Impact" w:hAnsi="Impact"/>
                    <w:b/>
                    <w:bCs/>
                    <w:color w:val="191919"/>
                    <w:position w:val="1"/>
                    <w:sz w:val="48"/>
                    <w:szCs w:val="48"/>
                  </w:rPr>
                  <w:fldChar w:fldCharType="begin"/>
                </w:r>
                <w:r w:rsidRPr="00EE404B">
                  <w:rPr>
                    <w:rFonts w:ascii="Impact" w:hAnsi="Impact"/>
                    <w:b/>
                    <w:bCs/>
                    <w:color w:val="191919"/>
                    <w:position w:val="1"/>
                    <w:sz w:val="48"/>
                    <w:szCs w:val="48"/>
                  </w:rPr>
                  <w:instrText xml:space="preserve"> PAGE </w:instrText>
                </w:r>
                <w:r w:rsidRPr="00EE404B">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38</w:t>
                </w:r>
                <w:r w:rsidRPr="00EE404B">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09" type="#_x0000_t202" style="position:absolute;left:0;text-align:left;margin-left:85.4pt;margin-top:755.3pt;width:437.25pt;height:16pt;z-index:-251658240;mso-position-horizontal-relative:page;mso-position-vertical-relative:page" o:allowincell="f" filled="f" stroked="f">
          <v:textbox style="mso-next-textbox:#_x0000_s2109"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07" style="position:absolute;left:0;text-align:left;margin-left:542pt;margin-top:731.8pt;width:0;height:36.15pt;z-index:-251660288;mso-position-horizontal-relative:page;mso-position-vertical-relative:page" coordsize="0,724" o:allowincell="f" path="m,l,724e" filled="f" strokecolor="#191919" strokeweight="4pt">
          <v:path arrowok="t"/>
          <w10:wrap anchorx="page" anchory="pag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319" style="position:absolute;left:0;text-align:left;margin-left:1in;margin-top:731.8pt;width:0;height:36.15pt;z-index:-251548672;mso-position-horizontal-relative:page;mso-position-vertical-relative:page" coordsize="0,724" o:allowincell="f" path="m,l,724e" filled="f" strokecolor="#191919"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320" type="#_x0000_t202" style="position:absolute;left:0;text-align:left;margin-left:13.95pt;margin-top:748.55pt;width:30.05pt;height:26pt;z-index:-251547648;mso-position-horizontal-relative:page;mso-position-vertical-relative:page" o:allowincell="f" filled="f" stroked="f">
          <v:textbox style="mso-next-textbox:#_x0000_s2320" inset="0,0,0,0">
            <w:txbxContent>
              <w:p w:rsidR="00E410E0" w:rsidRDefault="00E410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50</w:t>
                </w:r>
                <w:r>
                  <w:rPr>
                    <w:rFonts w:ascii="Times New Roman" w:hAnsi="Times New Roman"/>
                    <w:b/>
                    <w:bCs/>
                    <w:color w:val="191919"/>
                    <w:position w:val="1"/>
                    <w:sz w:val="48"/>
                    <w:szCs w:val="48"/>
                  </w:rPr>
                  <w:fldChar w:fldCharType="end"/>
                </w:r>
              </w:p>
            </w:txbxContent>
          </v:textbox>
          <w10:wrap anchorx="page" anchory="page"/>
        </v:shape>
      </w:pict>
    </w:r>
    <w:r w:rsidRPr="00284C41">
      <w:rPr>
        <w:noProof/>
      </w:rPr>
      <w:pict>
        <v:shape id="_x0000_s2321" type="#_x0000_t202" style="position:absolute;left:0;text-align:left;margin-left:111.8pt;margin-top:756.3pt;width:384.35pt;height:16pt;z-index:-251546624;mso-position-horizontal-relative:page;mso-position-vertical-relative:page" o:allowincell="f" filled="f" stroked="f">
          <v:textbox style="mso-next-textbox:#_x0000_s232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type id="_x0000_t202" coordsize="21600,21600" o:spt="202" path="m,l,21600r21600,l21600,xe">
          <v:stroke joinstyle="miter"/>
          <v:path gradientshapeok="t" o:connecttype="rect"/>
        </v:shapetype>
        <v:shape id="_x0000_s2323" type="#_x0000_t202" style="position:absolute;left:0;text-align:left;margin-left:549.05pt;margin-top:741.95pt;width:31.5pt;height:26pt;z-index:-251544576;mso-position-horizontal-relative:page;mso-position-vertical-relative:page" o:allowincell="f" filled="f" stroked="f">
          <v:textbox style="mso-next-textbox:#_x0000_s2323" inset="0,0,0,0">
            <w:txbxContent>
              <w:p w:rsidR="00E410E0" w:rsidRPr="00FB3D09" w:rsidRDefault="00E410E0" w:rsidP="00FB3D09">
                <w:pPr>
                  <w:widowControl w:val="0"/>
                  <w:autoSpaceDE w:val="0"/>
                  <w:autoSpaceDN w:val="0"/>
                  <w:adjustRightInd w:val="0"/>
                  <w:spacing w:after="0" w:line="493" w:lineRule="exact"/>
                  <w:ind w:right="-52"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42</w:t>
                </w:r>
                <w:r w:rsidRPr="00FB3D09">
                  <w:rPr>
                    <w:rFonts w:ascii="Impact" w:hAnsi="Impact"/>
                    <w:b/>
                    <w:bCs/>
                    <w:color w:val="191919"/>
                    <w:position w:val="1"/>
                    <w:sz w:val="48"/>
                    <w:szCs w:val="48"/>
                  </w:rPr>
                  <w:fldChar w:fldCharType="end"/>
                </w:r>
              </w:p>
            </w:txbxContent>
          </v:textbox>
          <w10:wrap anchorx="page" anchory="page"/>
        </v:shape>
      </w:pict>
    </w:r>
    <w:r w:rsidRPr="00284C41">
      <w:rPr>
        <w:noProof/>
      </w:rPr>
      <w:pict>
        <v:shape id="_x0000_s2324" type="#_x0000_t202" style="position:absolute;left:0;text-align:left;margin-left:54pt;margin-top:755.3pt;width:444.15pt;height:16pt;z-index:-251543552;mso-position-horizontal-relative:page;mso-position-vertical-relative:page" o:allowincell="f" filled="f" stroked="f">
          <v:textbox style="mso-next-textbox:#_x0000_s232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noProof/>
      </w:rPr>
      <w:pict>
        <v:shape id="_x0000_s2322" style="position:absolute;left:0;text-align:left;margin-left:542pt;margin-top:731.8pt;width:0;height:36.15pt;z-index:-251545600;mso-position-horizontal-relative:page;mso-position-vertical-relative:page" coordsize="0,724" o:allowincell="f" path="m,l,724e" filled="f" strokecolor="#191919" strokeweight="4pt">
          <v:path arrowok="t"/>
          <w10:wrap anchorx="page" anchory="pag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228" style="position:absolute;left:0;text-align:left;margin-left:1in;margin-top:731.8pt;width:0;height:36.15pt;z-index:-251580416;mso-position-horizontal-relative:page;mso-position-vertical-relative:page" coordsize="0,724" o:allowincell="f" path="m,l,724e" filled="f" strokecolor="#191919"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229" type="#_x0000_t202" style="position:absolute;left:0;text-align:left;margin-left:13.95pt;margin-top:748.55pt;width:30.05pt;height:26pt;z-index:-251579392;mso-position-horizontal-relative:page;mso-position-vertical-relative:page" o:allowincell="f" filled="f" stroked="f">
          <v:textbox style="mso-next-textbox:#_x0000_s2229" inset="0,0,0,0">
            <w:txbxContent>
              <w:p w:rsidR="00E410E0" w:rsidRDefault="00E410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50</w:t>
                </w:r>
                <w:r>
                  <w:rPr>
                    <w:rFonts w:ascii="Times New Roman" w:hAnsi="Times New Roman"/>
                    <w:b/>
                    <w:bCs/>
                    <w:color w:val="191919"/>
                    <w:position w:val="1"/>
                    <w:sz w:val="48"/>
                    <w:szCs w:val="48"/>
                  </w:rPr>
                  <w:fldChar w:fldCharType="end"/>
                </w:r>
              </w:p>
            </w:txbxContent>
          </v:textbox>
          <w10:wrap anchorx="page" anchory="page"/>
        </v:shape>
      </w:pict>
    </w:r>
    <w:r w:rsidRPr="00284C41">
      <w:rPr>
        <w:noProof/>
      </w:rPr>
      <w:pict>
        <v:shape id="_x0000_s2230" type="#_x0000_t202" style="position:absolute;left:0;text-align:left;margin-left:111.8pt;margin-top:756.3pt;width:384.35pt;height:16pt;z-index:-251578368;mso-position-horizontal-relative:page;mso-position-vertical-relative:page" o:allowincell="f" filled="f" stroked="f">
          <v:textbox style="mso-next-textbox:#_x0000_s2230"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type id="_x0000_t202" coordsize="21600,21600" o:spt="202" path="m,l,21600r21600,l21600,xe">
          <v:stroke joinstyle="miter"/>
          <v:path gradientshapeok="t" o:connecttype="rect"/>
        </v:shapetype>
        <v:shape id="_x0000_s2232" type="#_x0000_t202" style="position:absolute;left:0;text-align:left;margin-left:549.05pt;margin-top:738pt;width:31.5pt;height:26pt;z-index:-251576320;mso-position-horizontal-relative:page;mso-position-vertical-relative:page" o:allowincell="f" filled="f" stroked="f">
          <v:textbox style="mso-next-textbox:#_x0000_s2232" inset="0,0,0,0">
            <w:txbxContent>
              <w:p w:rsidR="00E410E0" w:rsidRPr="00FB3D09" w:rsidRDefault="00E410E0" w:rsidP="00FB3D09">
                <w:pPr>
                  <w:widowControl w:val="0"/>
                  <w:autoSpaceDE w:val="0"/>
                  <w:autoSpaceDN w:val="0"/>
                  <w:adjustRightInd w:val="0"/>
                  <w:spacing w:after="0" w:line="493" w:lineRule="exact"/>
                  <w:ind w:right="-52"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51</w:t>
                </w:r>
                <w:r w:rsidRPr="00FB3D09">
                  <w:rPr>
                    <w:rFonts w:ascii="Impact" w:hAnsi="Impact"/>
                    <w:b/>
                    <w:bCs/>
                    <w:color w:val="191919"/>
                    <w:position w:val="1"/>
                    <w:sz w:val="48"/>
                    <w:szCs w:val="48"/>
                  </w:rPr>
                  <w:fldChar w:fldCharType="end"/>
                </w:r>
              </w:p>
            </w:txbxContent>
          </v:textbox>
          <w10:wrap anchorx="page" anchory="page"/>
        </v:shape>
      </w:pict>
    </w:r>
    <w:r w:rsidRPr="00284C41">
      <w:rPr>
        <w:noProof/>
      </w:rPr>
      <w:pict>
        <v:shape id="_x0000_s2233" type="#_x0000_t202" style="position:absolute;left:0;text-align:left;margin-left:54pt;margin-top:755.3pt;width:444.15pt;height:16pt;z-index:-251575296;mso-position-horizontal-relative:page;mso-position-vertical-relative:page" o:allowincell="f" filled="f" stroked="f">
          <v:textbox style="mso-next-textbox:#_x0000_s2233"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noProof/>
      </w:rPr>
      <w:pict>
        <v:shape id="_x0000_s2231" style="position:absolute;left:0;text-align:left;margin-left:542pt;margin-top:731.8pt;width:0;height:36.15pt;z-index:-251577344;mso-position-horizontal-relative:page;mso-position-vertical-relative:page" coordsize="0,724" o:allowincell="f" path="m,l,724e" filled="f" strokecolor="#191919" strokeweight="4pt">
          <v:path arrowok="t"/>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pStyle w:val="Foo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13" style="position:absolute;left:0;text-align:left;margin-left:69.95pt;margin-top:731.8pt;width:0;height:36.15pt;z-index:-251657216;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14" type="#_x0000_t202" style="position:absolute;left:0;text-align:left;margin-left:13.95pt;margin-top:748.55pt;width:28pt;height:26pt;z-index:-251656192;mso-position-horizontal-relative:page;mso-position-vertical-relative:page" o:allowincell="f" filled="f" stroked="f">
          <v:textbox style="mso-next-textbox:#_x0000_s2114"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66</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15" type="#_x0000_t202" style="position:absolute;left:0;text-align:left;margin-left:111.8pt;margin-top:756.3pt;width:384.35pt;height:16pt;z-index:-251655168;mso-position-horizontal-relative:page;mso-position-vertical-relative:page" o:allowincell="f" filled="f" stroked="f">
          <v:textbox style="mso-next-textbox:#_x0000_s2115"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11" type="#_x0000_t202" style="position:absolute;left:0;text-align:left;margin-left:544.75pt;margin-top:741.95pt;width:36pt;height:26pt;z-index:-251653120;mso-position-horizontal-relative:page;mso-position-vertical-relative:page" o:allowincell="f" filled="f" stroked="f">
          <v:textbox style="mso-next-textbox:#_x0000_s2111" inset="0,0,0,0">
            <w:txbxContent>
              <w:p w:rsidR="00E410E0" w:rsidRPr="00FB3D09" w:rsidRDefault="00E410E0" w:rsidP="00FB3D09">
                <w:pPr>
                  <w:widowControl w:val="0"/>
                  <w:autoSpaceDE w:val="0"/>
                  <w:autoSpaceDN w:val="0"/>
                  <w:adjustRightInd w:val="0"/>
                  <w:spacing w:after="0" w:line="493" w:lineRule="exact"/>
                  <w:ind w:right="-52"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58</w:t>
                </w:r>
                <w:r w:rsidRPr="00FB3D09">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12" type="#_x0000_t202" style="position:absolute;left:0;text-align:left;margin-left:77.35pt;margin-top:755.3pt;width:6in;height:16pt;z-index:-251652096;mso-position-horizontal-relative:page;mso-position-vertical-relative:page" o:allowincell="f" filled="f" stroked="f">
          <v:textbox style="mso-next-textbox:#_x0000_s2112"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10" style="position:absolute;left:0;text-align:left;margin-left:540pt;margin-top:731.8pt;width:0;height:36.15pt;z-index:-251654144;mso-position-horizontal-relative:page;mso-position-vertical-relative:page" coordsize="0,724" o:allowincell="f" path="m,l,724e" filled="f" strokecolor="#191919" strokeweight="4pt">
          <v:path arrowok="t"/>
          <w10:wrap anchorx="page" anchory="pag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16" style="position:absolute;left:0;text-align:left;margin-left:69.95pt;margin-top:734.8pt;width:0;height:36.15pt;z-index:-251651072;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17" type="#_x0000_t202" style="position:absolute;left:0;text-align:left;margin-left:106.2pt;margin-top:729.1pt;width:389.95pt;height:46.2pt;z-index:-251650048;mso-position-horizontal-relative:page;mso-position-vertical-relative:page" o:allowincell="f" filled="f" stroked="f">
          <v:textbox style="mso-next-textbox:#_x0000_s2117" inset="0,0,0,0">
            <w:txbxContent>
              <w:p w:rsidR="00E410E0" w:rsidRDefault="00E410E0">
                <w:pPr>
                  <w:widowControl w:val="0"/>
                  <w:autoSpaceDE w:val="0"/>
                  <w:autoSpaceDN w:val="0"/>
                  <w:adjustRightInd w:val="0"/>
                  <w:spacing w:after="0" w:line="217" w:lineRule="exact"/>
                  <w:ind w:left="345" w:right="117"/>
                  <w:jc w:val="center"/>
                  <w:rPr>
                    <w:rFonts w:ascii="Times New Roman" w:hAnsi="Times New Roman"/>
                    <w:sz w:val="20"/>
                    <w:szCs w:val="20"/>
                  </w:rPr>
                </w:pPr>
                <w:r>
                  <w:rPr>
                    <w:rFonts w:ascii="Times New Roman" w:hAnsi="Times New Roman"/>
                    <w:sz w:val="20"/>
                    <w:szCs w:val="20"/>
                  </w:rPr>
                  <w:t>Applicants are granted regular admission to graduate studies at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level if</w:t>
                </w:r>
              </w:p>
              <w:p w:rsidR="00E410E0" w:rsidRDefault="00E410E0">
                <w:pPr>
                  <w:widowControl w:val="0"/>
                  <w:autoSpaceDE w:val="0"/>
                  <w:autoSpaceDN w:val="0"/>
                  <w:adjustRightInd w:val="0"/>
                  <w:spacing w:before="10" w:after="0"/>
                  <w:ind w:left="20"/>
                  <w:rPr>
                    <w:rFonts w:ascii="Times New Roman" w:hAnsi="Times New Roman"/>
                    <w:sz w:val="20"/>
                    <w:szCs w:val="20"/>
                  </w:rPr>
                </w:pPr>
                <w:proofErr w:type="gramStart"/>
                <w:r>
                  <w:rPr>
                    <w:rFonts w:ascii="Times New Roman" w:hAnsi="Times New Roman"/>
                    <w:sz w:val="20"/>
                    <w:szCs w:val="20"/>
                  </w:rPr>
                  <w:t>they</w:t>
                </w:r>
                <w:proofErr w:type="gramEnd"/>
                <w:r>
                  <w:rPr>
                    <w:rFonts w:ascii="Times New Roman" w:hAnsi="Times New Roman"/>
                    <w:sz w:val="20"/>
                    <w:szCs w:val="20"/>
                  </w:rPr>
                  <w:t xml:space="preserve"> have met one of the following:</w:t>
                </w:r>
              </w:p>
              <w:p w:rsidR="00E410E0" w:rsidRDefault="00E410E0">
                <w:pPr>
                  <w:widowControl w:val="0"/>
                  <w:autoSpaceDE w:val="0"/>
                  <w:autoSpaceDN w:val="0"/>
                  <w:adjustRightInd w:val="0"/>
                  <w:spacing w:before="1" w:after="0" w:line="120" w:lineRule="exact"/>
                  <w:rPr>
                    <w:rFonts w:ascii="Times New Roman" w:hAnsi="Times New Roman"/>
                    <w:sz w:val="12"/>
                    <w:szCs w:val="12"/>
                  </w:rPr>
                </w:pPr>
              </w:p>
              <w:p w:rsidR="00E410E0" w:rsidRDefault="00E410E0">
                <w:pPr>
                  <w:widowControl w:val="0"/>
                  <w:autoSpaceDE w:val="0"/>
                  <w:autoSpaceDN w:val="0"/>
                  <w:adjustRightInd w:val="0"/>
                  <w:spacing w:after="0"/>
                  <w:ind w:left="91" w:right="-21"/>
                  <w:jc w:val="center"/>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r w:rsidRPr="00284C41">
      <w:rPr>
        <w:rFonts w:ascii="Calibri" w:hAnsi="Calibri"/>
        <w:noProof/>
        <w:lang w:eastAsia="en-US"/>
      </w:rPr>
      <w:pict>
        <v:shape id="_x0000_s2118" type="#_x0000_t202" style="position:absolute;left:0;text-align:left;margin-left:13.95pt;margin-top:746.85pt;width:28pt;height:26pt;z-index:-251649024;mso-position-horizontal-relative:page;mso-position-vertical-relative:page" o:allowincell="f" filled="f" stroked="f">
          <v:textbox style="mso-next-textbox:#_x0000_s2118"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109</w:t>
                </w:r>
                <w:r>
                  <w:rPr>
                    <w:rFonts w:ascii="Times New Roman" w:hAnsi="Times New Roman"/>
                    <w:b/>
                    <w:bCs/>
                    <w:color w:val="191919"/>
                    <w:position w:val="1"/>
                    <w:sz w:val="48"/>
                    <w:szCs w:val="48"/>
                  </w:rPr>
                  <w:fldChar w:fldCharType="end"/>
                </w:r>
              </w:p>
            </w:txbxContent>
          </v:textbox>
          <w10:wrap anchorx="page"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20" type="#_x0000_t202" style="position:absolute;left:0;text-align:left;margin-left:544.75pt;margin-top:741.95pt;width:36pt;height:29pt;z-index:-251646976;mso-position-horizontal-relative:page;mso-position-vertical-relative:page" o:allowincell="f" filled="f" stroked="f">
          <v:textbox style="mso-next-textbox:#_x0000_s2120" inset="0,0,0,0">
            <w:txbxContent>
              <w:p w:rsidR="00E410E0" w:rsidRPr="00FB3D09" w:rsidRDefault="00E410E0" w:rsidP="00FB3D09">
                <w:pPr>
                  <w:widowControl w:val="0"/>
                  <w:autoSpaceDE w:val="0"/>
                  <w:autoSpaceDN w:val="0"/>
                  <w:adjustRightInd w:val="0"/>
                  <w:spacing w:before="1" w:after="0"/>
                  <w:ind w:right="-50" w:firstLine="0"/>
                  <w:rPr>
                    <w:rFonts w:ascii="Impact" w:hAnsi="Impact"/>
                    <w:color w:val="000000"/>
                    <w:sz w:val="48"/>
                    <w:szCs w:val="48"/>
                  </w:rPr>
                </w:pPr>
                <w:r w:rsidRPr="00FB3D09">
                  <w:rPr>
                    <w:rFonts w:ascii="Impact" w:hAnsi="Impact"/>
                    <w:b/>
                    <w:bCs/>
                    <w:color w:val="191919"/>
                    <w:sz w:val="48"/>
                    <w:szCs w:val="48"/>
                  </w:rPr>
                  <w:fldChar w:fldCharType="begin"/>
                </w:r>
                <w:r w:rsidRPr="00FB3D09">
                  <w:rPr>
                    <w:rFonts w:ascii="Impact" w:hAnsi="Impact"/>
                    <w:b/>
                    <w:bCs/>
                    <w:color w:val="191919"/>
                    <w:sz w:val="48"/>
                    <w:szCs w:val="48"/>
                  </w:rPr>
                  <w:instrText xml:space="preserve"> PAGE </w:instrText>
                </w:r>
                <w:r w:rsidRPr="00FB3D09">
                  <w:rPr>
                    <w:rFonts w:ascii="Impact" w:hAnsi="Impact"/>
                    <w:b/>
                    <w:bCs/>
                    <w:color w:val="191919"/>
                    <w:sz w:val="48"/>
                    <w:szCs w:val="48"/>
                  </w:rPr>
                  <w:fldChar w:fldCharType="separate"/>
                </w:r>
                <w:r w:rsidR="0065123E">
                  <w:rPr>
                    <w:rFonts w:ascii="Impact" w:hAnsi="Impact"/>
                    <w:b/>
                    <w:bCs/>
                    <w:noProof/>
                    <w:color w:val="191919"/>
                    <w:sz w:val="48"/>
                    <w:szCs w:val="48"/>
                  </w:rPr>
                  <w:t>60</w:t>
                </w:r>
                <w:r w:rsidRPr="00FB3D09">
                  <w:rPr>
                    <w:rFonts w:ascii="Impact" w:hAnsi="Impact"/>
                    <w:b/>
                    <w:bCs/>
                    <w:color w:val="191919"/>
                    <w:sz w:val="48"/>
                    <w:szCs w:val="48"/>
                  </w:rPr>
                  <w:fldChar w:fldCharType="end"/>
                </w:r>
              </w:p>
            </w:txbxContent>
          </v:textbox>
          <w10:wrap anchorx="page" anchory="page"/>
        </v:shape>
      </w:pict>
    </w:r>
    <w:r w:rsidRPr="00284C41">
      <w:rPr>
        <w:rFonts w:ascii="Calibri" w:hAnsi="Calibri"/>
        <w:noProof/>
        <w:lang w:eastAsia="en-US"/>
      </w:rPr>
      <w:pict>
        <v:shape id="_x0000_s2121" type="#_x0000_t202" style="position:absolute;left:0;text-align:left;margin-left:62.7pt;margin-top:758.3pt;width:433.45pt;height:16pt;z-index:-251645952;mso-position-horizontal-relative:page;mso-position-vertical-relative:page" o:allowincell="f" filled="f" stroked="f">
          <v:textbox style="mso-next-textbox:#_x0000_s212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19" style="position:absolute;left:0;text-align:left;margin-left:540pt;margin-top:734.8pt;width:0;height:36.15pt;z-index:-251648000;mso-position-horizontal-relative:page;mso-position-vertical-relative:page" coordsize="0,724" o:allowincell="f" path="m,l,724e" filled="f" strokecolor="#191919" strokeweight="4pt">
          <v:path arrowok="t"/>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22" style="position:absolute;left:0;text-align:left;margin-left:70.05pt;margin-top:731.8pt;width:0;height:36.15pt;z-index:-251644928;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23" type="#_x0000_t202" style="position:absolute;left:0;text-align:left;margin-left:13.95pt;margin-top:748.55pt;width:28.1pt;height:28pt;z-index:-251643904;mso-position-horizontal-relative:page;mso-position-vertical-relative:page" o:allowincell="f" filled="f" stroked="f">
          <v:textbox style="mso-next-textbox:#_x0000_s2123" inset="0,0,0,0">
            <w:txbxContent>
              <w:p w:rsidR="00E410E0" w:rsidRDefault="00E410E0">
                <w:pPr>
                  <w:widowControl w:val="0"/>
                  <w:autoSpaceDE w:val="0"/>
                  <w:autoSpaceDN w:val="0"/>
                  <w:adjustRightInd w:val="0"/>
                  <w:spacing w:after="0" w:line="534"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72</w:t>
                </w:r>
                <w:r>
                  <w:rPr>
                    <w:rFonts w:ascii="Times New Roman" w:hAnsi="Times New Roman"/>
                    <w:b/>
                    <w:bCs/>
                    <w:color w:val="191919"/>
                    <w:sz w:val="48"/>
                    <w:szCs w:val="48"/>
                  </w:rPr>
                  <w:fldChar w:fldCharType="end"/>
                </w:r>
              </w:p>
            </w:txbxContent>
          </v:textbox>
          <w10:wrap anchorx="page" anchory="page"/>
        </v:shape>
      </w:pict>
    </w:r>
    <w:r w:rsidRPr="00284C41">
      <w:rPr>
        <w:rFonts w:ascii="Calibri" w:hAnsi="Calibri"/>
        <w:noProof/>
        <w:lang w:eastAsia="en-US"/>
      </w:rPr>
      <w:pict>
        <v:shape id="_x0000_s2124" type="#_x0000_t202" style="position:absolute;left:0;text-align:left;margin-left:111.8pt;margin-top:758.3pt;width:384.35pt;height:16pt;z-index:-251642880;mso-position-horizontal-relative:page;mso-position-vertical-relative:page" o:allowincell="f" filled="f" stroked="f">
          <v:textbox style="mso-next-textbox:#_x0000_s212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26" type="#_x0000_t202" style="position:absolute;left:0;text-align:left;margin-left:544.85pt;margin-top:737.3pt;width:30.75pt;height:26pt;z-index:-251640832;mso-position-horizontal-relative:page;mso-position-vertical-relative:page" o:allowincell="f" filled="f" stroked="f">
          <v:textbox style="mso-next-textbox:#_x0000_s2126" inset="0,0,0,0">
            <w:txbxContent>
              <w:p w:rsidR="00E410E0" w:rsidRPr="00FB3D09" w:rsidRDefault="00E410E0" w:rsidP="00FB3D09">
                <w:pPr>
                  <w:widowControl w:val="0"/>
                  <w:autoSpaceDE w:val="0"/>
                  <w:autoSpaceDN w:val="0"/>
                  <w:adjustRightInd w:val="0"/>
                  <w:spacing w:after="0" w:line="493" w:lineRule="exact"/>
                  <w:ind w:right="-52"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64</w:t>
                </w:r>
                <w:r w:rsidRPr="00FB3D09">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27" type="#_x0000_t202" style="position:absolute;left:0;text-align:left;margin-left:1in;margin-top:755.3pt;width:446.75pt;height:19.25pt;z-index:-251639808;mso-position-horizontal-relative:page;mso-position-vertical-relative:page" o:allowincell="f" filled="f" stroked="f">
          <v:textbox style="mso-next-textbox:#_x0000_s2127"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25" style="position:absolute;left:0;text-align:left;margin-left:540.05pt;margin-top:731.8pt;width:0;height:36.15pt;z-index:-251641856;mso-position-horizontal-relative:page;mso-position-vertical-relative:page" coordsize="0,724" o:allowincell="f" path="m,l,724e" filled="f" strokecolor="#191919" strokeweight="4pt">
          <v:path arrowok="t"/>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31" style="position:absolute;left:0;text-align:left;margin-left:69.95pt;margin-top:733.8pt;width:0;height:36.15pt;z-index:-251635712;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32" type="#_x0000_t202" style="position:absolute;left:0;text-align:left;margin-left:13.95pt;margin-top:750.55pt;width:28pt;height:26pt;z-index:-251634688;mso-position-horizontal-relative:page;mso-position-vertical-relative:page" o:allowincell="f" filled="f" stroked="f">
          <v:textbox style="mso-next-textbox:#_x0000_s2132"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76</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33" type="#_x0000_t202" style="position:absolute;left:0;text-align:left;margin-left:111.8pt;margin-top:758.3pt;width:384.35pt;height:16pt;z-index:-251633664;mso-position-horizontal-relative:page;mso-position-vertical-relative:page" o:allowincell="f" filled="f" stroked="f">
          <v:textbox style="mso-next-textbox:#_x0000_s2133"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29" type="#_x0000_t202" style="position:absolute;left:0;text-align:left;margin-left:544.75pt;margin-top:743.8pt;width:31.5pt;height:32.75pt;z-index:-251637760;mso-position-horizontal-relative:page;mso-position-vertical-relative:page" o:allowincell="f" filled="f" stroked="f">
          <v:textbox style="mso-next-textbox:#_x0000_s2129" inset="0,0,0,0">
            <w:txbxContent>
              <w:p w:rsidR="00E410E0" w:rsidRPr="00FB3D09" w:rsidRDefault="00E410E0" w:rsidP="00FB3D09">
                <w:pPr>
                  <w:widowControl w:val="0"/>
                  <w:autoSpaceDE w:val="0"/>
                  <w:autoSpaceDN w:val="0"/>
                  <w:adjustRightInd w:val="0"/>
                  <w:spacing w:after="0" w:line="493" w:lineRule="exact"/>
                  <w:ind w:right="-52"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68</w:t>
                </w:r>
                <w:r w:rsidRPr="00FB3D09">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30" type="#_x0000_t202" style="position:absolute;left:0;text-align:left;margin-left:63.8pt;margin-top:757.3pt;width:432.45pt;height:16pt;z-index:-251636736;mso-position-horizontal-relative:page;mso-position-vertical-relative:page" o:allowincell="f" filled="f" stroked="f">
          <v:textbox style="mso-next-textbox:#_x0000_s2130"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28" style="position:absolute;left:0;text-align:left;margin-left:540.05pt;margin-top:733.8pt;width:0;height:36.15pt;z-index:-251638784;mso-position-horizontal-relative:page;mso-position-vertical-relative:page" coordsize="0,724" o:allowincell="f" path="m,l,724e" filled="f" strokecolor="#191919" strokeweight="4pt">
          <v:path arrowok="t"/>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37" style="position:absolute;left:0;text-align:left;margin-left:69.95pt;margin-top:731.8pt;width:0;height:36.15pt;z-index:-251629568;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38" type="#_x0000_t202" style="position:absolute;left:0;text-align:left;margin-left:13.95pt;margin-top:748.55pt;width:29.8pt;height:27.5pt;z-index:-251628544;mso-position-horizontal-relative:page;mso-position-vertical-relative:page" o:allowincell="f" filled="f" stroked="f">
          <v:textbox style="mso-next-textbox:#_x0000_s2138" inset="0,0,0,0">
            <w:txbxContent>
              <w:p w:rsidR="00E410E0" w:rsidRDefault="00E410E0">
                <w:pPr>
                  <w:widowControl w:val="0"/>
                  <w:autoSpaceDE w:val="0"/>
                  <w:autoSpaceDN w:val="0"/>
                  <w:adjustRightInd w:val="0"/>
                  <w:spacing w:after="0" w:line="493" w:lineRule="exact"/>
                  <w:ind w:left="4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84</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39" type="#_x0000_t202" style="position:absolute;left:0;text-align:left;margin-left:111.8pt;margin-top:756.3pt;width:384.35pt;height:16pt;z-index:-251627520;mso-position-horizontal-relative:page;mso-position-vertical-relative:page" o:allowincell="f" filled="f" stroked="f">
          <v:textbox style="mso-next-textbox:#_x0000_s2139"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35" type="#_x0000_t202" style="position:absolute;left:0;text-align:left;margin-left:544.75pt;margin-top:740.45pt;width:33pt;height:27.5pt;z-index:-251631616;mso-position-horizontal-relative:page;mso-position-vertical-relative:page" o:allowincell="f" filled="f" stroked="f">
          <v:textbox style="mso-next-textbox:#_x0000_s2135" inset="0,0,0,0">
            <w:txbxContent>
              <w:p w:rsidR="00E410E0" w:rsidRPr="00FB3D09" w:rsidRDefault="00E410E0" w:rsidP="00FB3D09">
                <w:pPr>
                  <w:widowControl w:val="0"/>
                  <w:autoSpaceDE w:val="0"/>
                  <w:autoSpaceDN w:val="0"/>
                  <w:adjustRightInd w:val="0"/>
                  <w:spacing w:after="0" w:line="493" w:lineRule="exact"/>
                  <w:ind w:firstLine="0"/>
                  <w:rPr>
                    <w:rFonts w:ascii="Impact" w:hAnsi="Impact"/>
                    <w:color w:val="000000"/>
                    <w:sz w:val="48"/>
                    <w:szCs w:val="48"/>
                  </w:rPr>
                </w:pPr>
                <w:r w:rsidRPr="00FB3D09">
                  <w:rPr>
                    <w:rFonts w:ascii="Impact" w:hAnsi="Impact"/>
                    <w:b/>
                    <w:bCs/>
                    <w:color w:val="191919"/>
                    <w:position w:val="1"/>
                    <w:sz w:val="48"/>
                    <w:szCs w:val="48"/>
                  </w:rPr>
                  <w:fldChar w:fldCharType="begin"/>
                </w:r>
                <w:r w:rsidRPr="00FB3D09">
                  <w:rPr>
                    <w:rFonts w:ascii="Impact" w:hAnsi="Impact"/>
                    <w:b/>
                    <w:bCs/>
                    <w:color w:val="191919"/>
                    <w:position w:val="1"/>
                    <w:sz w:val="48"/>
                    <w:szCs w:val="48"/>
                  </w:rPr>
                  <w:instrText xml:space="preserve"> PAGE </w:instrText>
                </w:r>
                <w:r w:rsidRPr="00FB3D09">
                  <w:rPr>
                    <w:rFonts w:ascii="Impact" w:hAnsi="Impact"/>
                    <w:b/>
                    <w:bCs/>
                    <w:color w:val="191919"/>
                    <w:position w:val="1"/>
                    <w:sz w:val="48"/>
                    <w:szCs w:val="48"/>
                  </w:rPr>
                  <w:fldChar w:fldCharType="separate"/>
                </w:r>
                <w:r w:rsidR="0065123E">
                  <w:rPr>
                    <w:rFonts w:ascii="Impact" w:hAnsi="Impact"/>
                    <w:b/>
                    <w:bCs/>
                    <w:noProof/>
                    <w:color w:val="191919"/>
                    <w:position w:val="1"/>
                    <w:sz w:val="48"/>
                    <w:szCs w:val="48"/>
                  </w:rPr>
                  <w:t>79</w:t>
                </w:r>
                <w:r w:rsidRPr="00FB3D09">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36" type="#_x0000_t202" style="position:absolute;left:0;text-align:left;margin-left:75.55pt;margin-top:755.3pt;width:435.55pt;height:16pt;z-index:-251630592;mso-position-horizontal-relative:page;mso-position-vertical-relative:page" o:allowincell="f" filled="f" stroked="f">
          <v:textbox style="mso-next-textbox:#_x0000_s2136"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34" style="position:absolute;left:0;text-align:left;margin-left:540pt;margin-top:731.8pt;width:0;height:36.15pt;z-index:-251632640;mso-position-horizontal-relative:page;mso-position-vertical-relative:page" coordsize="0,724" o:allowincell="f" path="m,l,724e" filled="f" strokecolor="#191919" strokeweight="4pt">
          <v:path arrowok="t"/>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rPr>
      <w:pict>
        <v:shapetype id="_x0000_t202" coordsize="21600,21600" o:spt="202" path="m,l,21600r21600,l21600,xe">
          <v:stroke joinstyle="miter"/>
          <v:path gradientshapeok="t" o:connecttype="rect"/>
        </v:shapetype>
        <v:shape id="_x0000_s2335" type="#_x0000_t202" style="position:absolute;left:0;text-align:left;margin-left:485.5pt;margin-top:2.15pt;width:20.5pt;height:32.2pt;z-index:251781120" fillcolor="white [3212]" strokecolor="white [3212]">
          <v:textbox style="mso-next-textbox:#_x0000_s2335" inset="0,0,0,0">
            <w:txbxContent>
              <w:p w:rsidR="00E410E0" w:rsidRPr="00C34741" w:rsidRDefault="00E410E0" w:rsidP="00C34741">
                <w:pPr>
                  <w:snapToGrid w:val="0"/>
                  <w:ind w:firstLine="0"/>
                  <w:jc w:val="center"/>
                  <w:rPr>
                    <w:rFonts w:ascii="Impact" w:hAnsi="Impact"/>
                    <w:color w:val="262626" w:themeColor="text1" w:themeTint="D9"/>
                    <w:sz w:val="44"/>
                    <w:szCs w:val="44"/>
                  </w:rPr>
                </w:pPr>
                <w:r w:rsidRPr="00C34741">
                  <w:rPr>
                    <w:rFonts w:ascii="Impact" w:hAnsi="Impact"/>
                    <w:color w:val="262626" w:themeColor="text1" w:themeTint="D9"/>
                    <w:sz w:val="44"/>
                    <w:szCs w:val="44"/>
                  </w:rPr>
                  <w:fldChar w:fldCharType="begin"/>
                </w:r>
                <w:r w:rsidRPr="00C34741">
                  <w:rPr>
                    <w:rFonts w:ascii="Impact" w:hAnsi="Impact"/>
                    <w:color w:val="262626" w:themeColor="text1" w:themeTint="D9"/>
                    <w:sz w:val="44"/>
                    <w:szCs w:val="44"/>
                  </w:rPr>
                  <w:instrText xml:space="preserve"> PAGE   \* MERGEFORMAT </w:instrText>
                </w:r>
                <w:r w:rsidRPr="00C34741">
                  <w:rPr>
                    <w:rFonts w:ascii="Impact" w:hAnsi="Impact"/>
                    <w:color w:val="262626" w:themeColor="text1" w:themeTint="D9"/>
                    <w:sz w:val="44"/>
                    <w:szCs w:val="44"/>
                  </w:rPr>
                  <w:fldChar w:fldCharType="separate"/>
                </w:r>
                <w:r w:rsidR="0065123E">
                  <w:rPr>
                    <w:rFonts w:ascii="Impact" w:hAnsi="Impact"/>
                    <w:noProof/>
                    <w:color w:val="262626" w:themeColor="text1" w:themeTint="D9"/>
                    <w:sz w:val="44"/>
                    <w:szCs w:val="44"/>
                  </w:rPr>
                  <w:t>8</w:t>
                </w:r>
                <w:r w:rsidRPr="00C34741">
                  <w:rPr>
                    <w:rFonts w:ascii="Impact" w:hAnsi="Impact"/>
                    <w:color w:val="262626" w:themeColor="text1" w:themeTint="D9"/>
                    <w:sz w:val="44"/>
                    <w:szCs w:val="44"/>
                  </w:rPr>
                  <w:fldChar w:fldCharType="end"/>
                </w:r>
              </w:p>
            </w:txbxContent>
          </v:textbox>
        </v:shape>
      </w:pict>
    </w:r>
    <w:r w:rsidRPr="00284C41">
      <w:rPr>
        <w:rFonts w:ascii="Calibri" w:hAnsi="Calibri"/>
        <w:noProof/>
        <w:lang w:eastAsia="en-US"/>
      </w:rPr>
      <w:pict>
        <v:shape id="_x0000_s2338" type="#_x0000_t202" style="position:absolute;left:0;text-align:left;margin-left:68.25pt;margin-top:757.3pt;width:471.75pt;height:19.25pt;z-index:-251532288;mso-position-horizontal-relative:page;mso-position-vertical-relative:page" o:allowincell="f" filled="f" stroked="f">
          <v:textbox style="mso-next-textbox:#_x0000_s233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rPr>
      <w:pict>
        <v:shape id="_x0000_s2339" type="#_x0000_t202" style="position:absolute;left:0;text-align:left;margin-left:547.5pt;margin-top:748.55pt;width:28.1pt;height:28pt;z-index:-251531264;mso-position-horizontal-relative:page;mso-position-vertical-relative:page" o:allowincell="f" filled="f" stroked="f">
          <v:textbox style="mso-next-textbox:#_x0000_s2339" inset="0,0,0,0">
            <w:txbxContent>
              <w:p w:rsidR="00E410E0" w:rsidRDefault="00E410E0" w:rsidP="00F531FF">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 Arabic </w:instrText>
                </w:r>
                <w:r>
                  <w:rPr>
                    <w:rFonts w:ascii="Times New Roman" w:hAnsi="Times New Roman"/>
                    <w:b/>
                    <w:bCs/>
                    <w:color w:val="191919"/>
                    <w:sz w:val="48"/>
                    <w:szCs w:val="48"/>
                  </w:rPr>
                  <w:fldChar w:fldCharType="separate"/>
                </w:r>
                <w:r w:rsidR="0065123E">
                  <w:rPr>
                    <w:rFonts w:ascii="Times New Roman" w:hAnsi="Times New Roman"/>
                    <w:b/>
                    <w:bCs/>
                    <w:noProof/>
                    <w:color w:val="191919"/>
                    <w:sz w:val="48"/>
                    <w:szCs w:val="48"/>
                  </w:rPr>
                  <w:t>8</w:t>
                </w:r>
                <w:r>
                  <w:rPr>
                    <w:rFonts w:ascii="Times New Roman" w:hAnsi="Times New Roman"/>
                    <w:b/>
                    <w:bCs/>
                    <w:color w:val="191919"/>
                    <w:sz w:val="48"/>
                    <w:szCs w:val="48"/>
                  </w:rPr>
                  <w:fldChar w:fldCharType="end"/>
                </w:r>
              </w:p>
            </w:txbxContent>
          </v:textbox>
          <w10:wrap anchorx="page" anchory="page"/>
        </v:shape>
      </w:pict>
    </w:r>
    <w:r w:rsidRPr="00284C41">
      <w:rPr>
        <w:rFonts w:ascii="Calibri" w:hAnsi="Calibri"/>
        <w:noProof/>
        <w:lang w:eastAsia="en-US"/>
      </w:rPr>
      <w:pict>
        <v:shape id="_x0000_s2336" style="position:absolute;left:0;text-align:left;margin-left:540pt;margin-top:733.8pt;width:0;height:36.15pt;z-index:-251534336;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 id="_x0000_s2337" type="#_x0000_t202" style="position:absolute;left:0;text-align:left;margin-left:568pt;margin-top:748.55pt;width:28.1pt;height:28pt;z-index:-251533312;mso-position-horizontal-relative:page;mso-position-vertical-relative:page" o:allowincell="f" filled="f" stroked="f">
          <v:textbox style="mso-next-textbox:#_x0000_s2337" inset="0,0,0,0">
            <w:txbxContent>
              <w:p w:rsidR="00E410E0" w:rsidRDefault="00E410E0">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65123E">
                  <w:rPr>
                    <w:rFonts w:ascii="Times New Roman" w:hAnsi="Times New Roman"/>
                    <w:b/>
                    <w:bCs/>
                    <w:noProof/>
                    <w:color w:val="191919"/>
                    <w:sz w:val="48"/>
                    <w:szCs w:val="48"/>
                  </w:rPr>
                  <w:t>8</w:t>
                </w:r>
                <w:r>
                  <w:rPr>
                    <w:rFonts w:ascii="Times New Roman" w:hAnsi="Times New Roman"/>
                    <w:b/>
                    <w:bCs/>
                    <w:color w:val="191919"/>
                    <w:sz w:val="48"/>
                    <w:szCs w:val="48"/>
                  </w:rPr>
                  <w:fldChar w:fldCharType="end"/>
                </w:r>
              </w:p>
            </w:txbxContent>
          </v:textbox>
          <w10:wrap anchorx="page" anchory="pag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40" style="position:absolute;left:0;text-align:left;margin-left:73pt;margin-top:732.8pt;width:0;height:36.15pt;z-index:-251626496;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41" type="#_x0000_t202" style="position:absolute;left:0;text-align:left;margin-left:16.75pt;margin-top:749.05pt;width:28.25pt;height:26.5pt;z-index:-251625472;mso-position-horizontal-relative:page;mso-position-vertical-relative:page" o:allowincell="f" filled="f" stroked="f">
          <v:textbox style="mso-next-textbox:#_x0000_s2141" inset="0,0,0,0">
            <w:txbxContent>
              <w:p w:rsidR="00E410E0" w:rsidRDefault="00E410E0">
                <w:pPr>
                  <w:widowControl w:val="0"/>
                  <w:autoSpaceDE w:val="0"/>
                  <w:autoSpaceDN w:val="0"/>
                  <w:adjustRightInd w:val="0"/>
                  <w:spacing w:after="0" w:line="493" w:lineRule="exact"/>
                  <w:ind w:left="40" w:right="-47"/>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88</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42" type="#_x0000_t202" style="position:absolute;left:0;text-align:left;margin-left:114.6pt;margin-top:756.8pt;width:384.35pt;height:16pt;z-index:-251624448;mso-position-horizontal-relative:page;mso-position-vertical-relative:page" o:allowincell="f" filled="f" stroked="f">
          <v:textbox style="mso-next-textbox:#_x0000_s2142"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44" type="#_x0000_t202" style="position:absolute;left:0;text-align:left;margin-left:549.3pt;margin-top:738.75pt;width:31.5pt;height:26pt;z-index:-251622400;mso-position-horizontal-relative:page;mso-position-vertical-relative:page" o:allowincell="f" filled="f" stroked="f">
          <v:textbox style="mso-next-textbox:#_x0000_s2144" inset="0,0,0,0">
            <w:txbxContent>
              <w:p w:rsidR="00E410E0" w:rsidRPr="008A7386" w:rsidRDefault="00E410E0" w:rsidP="008A7386">
                <w:pPr>
                  <w:widowControl w:val="0"/>
                  <w:autoSpaceDE w:val="0"/>
                  <w:autoSpaceDN w:val="0"/>
                  <w:adjustRightInd w:val="0"/>
                  <w:spacing w:after="0" w:line="493" w:lineRule="exact"/>
                  <w:ind w:right="-52" w:firstLine="0"/>
                  <w:rPr>
                    <w:rFonts w:ascii="Impact" w:hAnsi="Impact"/>
                    <w:color w:val="000000"/>
                    <w:sz w:val="48"/>
                    <w:szCs w:val="48"/>
                  </w:rPr>
                </w:pPr>
                <w:r w:rsidRPr="008A7386">
                  <w:rPr>
                    <w:rFonts w:ascii="Impact" w:hAnsi="Impact"/>
                    <w:b/>
                    <w:bCs/>
                    <w:color w:val="191919"/>
                    <w:position w:val="1"/>
                    <w:sz w:val="48"/>
                    <w:szCs w:val="48"/>
                  </w:rPr>
                  <w:fldChar w:fldCharType="begin"/>
                </w:r>
                <w:r w:rsidRPr="008A7386">
                  <w:rPr>
                    <w:rFonts w:ascii="Impact" w:hAnsi="Impact"/>
                    <w:b/>
                    <w:bCs/>
                    <w:color w:val="191919"/>
                    <w:position w:val="1"/>
                    <w:sz w:val="48"/>
                    <w:szCs w:val="48"/>
                  </w:rPr>
                  <w:instrText xml:space="preserve"> PAGE </w:instrText>
                </w:r>
                <w:r w:rsidRPr="008A7386">
                  <w:rPr>
                    <w:rFonts w:ascii="Impact" w:hAnsi="Impact"/>
                    <w:b/>
                    <w:bCs/>
                    <w:color w:val="191919"/>
                    <w:position w:val="1"/>
                    <w:sz w:val="48"/>
                    <w:szCs w:val="48"/>
                  </w:rPr>
                  <w:fldChar w:fldCharType="separate"/>
                </w:r>
                <w:r w:rsidR="00DE3E2E">
                  <w:rPr>
                    <w:rFonts w:ascii="Impact" w:hAnsi="Impact"/>
                    <w:b/>
                    <w:bCs/>
                    <w:noProof/>
                    <w:color w:val="191919"/>
                    <w:position w:val="1"/>
                    <w:sz w:val="48"/>
                    <w:szCs w:val="48"/>
                  </w:rPr>
                  <w:t>82</w:t>
                </w:r>
                <w:r w:rsidRPr="008A7386">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45" type="#_x0000_t202" style="position:absolute;left:0;text-align:left;margin-left:69.35pt;margin-top:756.3pt;width:429.8pt;height:16pt;z-index:-251621376;mso-position-horizontal-relative:page;mso-position-vertical-relative:page" o:allowincell="f" filled="f" stroked="f">
          <v:textbox style="mso-next-textbox:#_x0000_s2145"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43" style="position:absolute;left:0;text-align:left;margin-left:543pt;margin-top:732.8pt;width:0;height:36.15pt;z-index:-251623424;mso-position-horizontal-relative:page;mso-position-vertical-relative:page" coordsize="0,724" o:allowincell="f" path="m,l,724e" filled="f" strokecolor="#191919" strokeweight="4pt">
          <v:path arrowok="t"/>
          <w10:wrap anchorx="page" anchory="pag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46" style="position:absolute;left:0;text-align:left;margin-left:70.6pt;margin-top:731.8pt;width:0;height:36.15pt;z-index:-251620352;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47" type="#_x0000_t202" style="position:absolute;left:0;text-align:left;margin-left:14.5pt;margin-top:748.55pt;width:31pt;height:27pt;z-index:-251619328;mso-position-horizontal-relative:page;mso-position-vertical-relative:page" o:allowincell="f" filled="f" stroked="f">
          <v:textbox style="mso-next-textbox:#_x0000_s2147" inset="0,0,0,0">
            <w:txbxContent>
              <w:p w:rsidR="00E410E0" w:rsidRDefault="00E410E0">
                <w:pPr>
                  <w:widowControl w:val="0"/>
                  <w:autoSpaceDE w:val="0"/>
                  <w:autoSpaceDN w:val="0"/>
                  <w:adjustRightInd w:val="0"/>
                  <w:spacing w:after="0" w:line="493" w:lineRule="exact"/>
                  <w:ind w:left="60"/>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98</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48" type="#_x0000_t202" style="position:absolute;left:0;text-align:left;margin-left:113.35pt;margin-top:756.3pt;width:384.3pt;height:16pt;z-index:-251618304;mso-position-horizontal-relative:page;mso-position-vertical-relative:page" o:allowincell="f" filled="f" stroked="f">
          <v:textbox style="mso-next-textbox:#_x0000_s214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50" type="#_x0000_t202" style="position:absolute;left:0;text-align:left;margin-left:544.7pt;margin-top:737.25pt;width:31.5pt;height:26pt;z-index:-251616256;mso-position-horizontal-relative:page;mso-position-vertical-relative:page" o:allowincell="f" filled="f" stroked="f">
          <v:textbox style="mso-next-textbox:#_x0000_s2150" inset="0,0,0,0">
            <w:txbxContent>
              <w:p w:rsidR="00E410E0" w:rsidRPr="008A7386" w:rsidRDefault="00E410E0" w:rsidP="008A7386">
                <w:pPr>
                  <w:widowControl w:val="0"/>
                  <w:autoSpaceDE w:val="0"/>
                  <w:autoSpaceDN w:val="0"/>
                  <w:adjustRightInd w:val="0"/>
                  <w:spacing w:after="0" w:line="493" w:lineRule="exact"/>
                  <w:ind w:right="-52" w:firstLine="0"/>
                  <w:rPr>
                    <w:rFonts w:ascii="Impact" w:hAnsi="Impact"/>
                    <w:color w:val="000000"/>
                    <w:sz w:val="48"/>
                    <w:szCs w:val="48"/>
                  </w:rPr>
                </w:pPr>
                <w:r w:rsidRPr="008A7386">
                  <w:rPr>
                    <w:rFonts w:ascii="Impact" w:hAnsi="Impact"/>
                    <w:b/>
                    <w:bCs/>
                    <w:color w:val="191919"/>
                    <w:position w:val="1"/>
                    <w:sz w:val="48"/>
                    <w:szCs w:val="48"/>
                  </w:rPr>
                  <w:fldChar w:fldCharType="begin"/>
                </w:r>
                <w:r w:rsidRPr="008A7386">
                  <w:rPr>
                    <w:rFonts w:ascii="Impact" w:hAnsi="Impact"/>
                    <w:b/>
                    <w:bCs/>
                    <w:color w:val="191919"/>
                    <w:position w:val="1"/>
                    <w:sz w:val="48"/>
                    <w:szCs w:val="48"/>
                  </w:rPr>
                  <w:instrText xml:space="preserve"> PAGE </w:instrText>
                </w:r>
                <w:r w:rsidRPr="008A7386">
                  <w:rPr>
                    <w:rFonts w:ascii="Impact" w:hAnsi="Impact"/>
                    <w:b/>
                    <w:bCs/>
                    <w:color w:val="191919"/>
                    <w:position w:val="1"/>
                    <w:sz w:val="48"/>
                    <w:szCs w:val="48"/>
                  </w:rPr>
                  <w:fldChar w:fldCharType="separate"/>
                </w:r>
                <w:r w:rsidR="00DE3E2E">
                  <w:rPr>
                    <w:rFonts w:ascii="Impact" w:hAnsi="Impact"/>
                    <w:b/>
                    <w:bCs/>
                    <w:noProof/>
                    <w:color w:val="191919"/>
                    <w:position w:val="1"/>
                    <w:sz w:val="48"/>
                    <w:szCs w:val="48"/>
                  </w:rPr>
                  <w:t>90</w:t>
                </w:r>
                <w:r w:rsidRPr="008A7386">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51" type="#_x0000_t202" style="position:absolute;left:0;text-align:left;margin-left:73.65pt;margin-top:748.55pt;width:440.15pt;height:22.75pt;z-index:-251615232;mso-position-horizontal-relative:page;mso-position-vertical-relative:page" o:allowincell="f" filled="f" stroked="f">
          <v:textbox style="mso-next-textbox:#_x0000_s215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49" style="position:absolute;left:0;text-align:left;margin-left:540.65pt;margin-top:731.8pt;width:0;height:36.15pt;z-index:-251617280;mso-position-horizontal-relative:page;mso-position-vertical-relative:page" coordsize="0,724" o:allowincell="f" path="m,l,724e" filled="f" strokecolor="#191919" strokeweight="4pt">
          <v:path arrowok="t"/>
          <w10:wrap anchorx="page" anchory="pag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polyline id="_x0000_s2152" style="position:absolute;left:0;text-align:left;z-index:-251614208;mso-position-horizontal-relative:page;mso-position-vertical-relative:page" points="70.15pt,732pt,70.15pt,768.2pt" coordsize="0,724" o:allowincell="f" filled="f" strokecolor="#191919" strokeweight="4pt">
          <v:path arrowok="t"/>
          <w10:wrap anchorx="page" anchory="page"/>
        </v:polylin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53" type="#_x0000_t202" style="position:absolute;left:0;text-align:left;margin-left:14.2pt;margin-top:748.55pt;width:40pt;height:26.2pt;z-index:-251613184;mso-position-horizontal-relative:page;mso-position-vertical-relative:page" o:allowincell="f" filled="f" stroked="f">
          <v:textbox style="mso-next-textbox:#_x0000_s2153" inset="0,0,0,0">
            <w:txbxContent>
              <w:p w:rsidR="00E410E0" w:rsidRDefault="00E410E0">
                <w:pPr>
                  <w:widowControl w:val="0"/>
                  <w:autoSpaceDE w:val="0"/>
                  <w:autoSpaceDN w:val="0"/>
                  <w:adjustRightInd w:val="0"/>
                  <w:spacing w:after="0" w:line="498" w:lineRule="exact"/>
                  <w:ind w:left="40" w:right="-52"/>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Pr>
                    <w:rFonts w:ascii="Times New Roman" w:hAnsi="Times New Roman"/>
                    <w:b/>
                    <w:bCs/>
                    <w:noProof/>
                    <w:color w:val="191919"/>
                    <w:sz w:val="48"/>
                    <w:szCs w:val="48"/>
                  </w:rPr>
                  <w:t>102</w:t>
                </w:r>
                <w:r>
                  <w:rPr>
                    <w:rFonts w:ascii="Times New Roman" w:hAnsi="Times New Roman"/>
                    <w:b/>
                    <w:bCs/>
                    <w:color w:val="191919"/>
                    <w:sz w:val="48"/>
                    <w:szCs w:val="48"/>
                  </w:rPr>
                  <w:fldChar w:fldCharType="end"/>
                </w:r>
              </w:p>
            </w:txbxContent>
          </v:textbox>
          <w10:wrap anchorx="page" anchory="page"/>
        </v:shape>
      </w:pict>
    </w:r>
    <w:r w:rsidRPr="00284C41">
      <w:rPr>
        <w:rFonts w:ascii="Calibri" w:hAnsi="Calibri"/>
        <w:noProof/>
        <w:lang w:eastAsia="en-US"/>
      </w:rPr>
      <w:pict>
        <v:shape id="_x0000_s2154" type="#_x0000_t202" style="position:absolute;left:0;text-align:left;margin-left:112.05pt;margin-top:756.5pt;width:384.3pt;height:16pt;z-index:-251612160;mso-position-horizontal-relative:page;mso-position-vertical-relative:page" o:allowincell="f" filled="f" stroked="f">
          <v:textbox style="mso-next-textbox:#_x0000_s215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56" type="#_x0000_t202" style="position:absolute;left:0;text-align:left;margin-left:544.75pt;margin-top:741.95pt;width:40.5pt;height:26.2pt;z-index:-251610112;mso-position-horizontal-relative:page;mso-position-vertical-relative:page" o:allowincell="f" filled="f" stroked="f">
          <v:textbox style="mso-next-textbox:#_x0000_s2156" inset="0,0,0,0">
            <w:txbxContent>
              <w:p w:rsidR="00E410E0" w:rsidRPr="008A7386" w:rsidRDefault="00E410E0" w:rsidP="008A7386">
                <w:pPr>
                  <w:widowControl w:val="0"/>
                  <w:autoSpaceDE w:val="0"/>
                  <w:autoSpaceDN w:val="0"/>
                  <w:adjustRightInd w:val="0"/>
                  <w:spacing w:after="0" w:line="498" w:lineRule="exact"/>
                  <w:ind w:right="-52" w:firstLine="0"/>
                  <w:rPr>
                    <w:rFonts w:ascii="Impact" w:hAnsi="Impact"/>
                    <w:color w:val="000000"/>
                    <w:sz w:val="48"/>
                    <w:szCs w:val="48"/>
                  </w:rPr>
                </w:pPr>
                <w:r w:rsidRPr="008A7386">
                  <w:rPr>
                    <w:rFonts w:ascii="Impact" w:hAnsi="Impact"/>
                    <w:b/>
                    <w:bCs/>
                    <w:color w:val="191919"/>
                    <w:sz w:val="48"/>
                    <w:szCs w:val="48"/>
                  </w:rPr>
                  <w:fldChar w:fldCharType="begin"/>
                </w:r>
                <w:r w:rsidRPr="008A7386">
                  <w:rPr>
                    <w:rFonts w:ascii="Impact" w:hAnsi="Impact"/>
                    <w:b/>
                    <w:bCs/>
                    <w:color w:val="191919"/>
                    <w:sz w:val="48"/>
                    <w:szCs w:val="48"/>
                  </w:rPr>
                  <w:instrText xml:space="preserve"> PAGE </w:instrText>
                </w:r>
                <w:r w:rsidRPr="008A7386">
                  <w:rPr>
                    <w:rFonts w:ascii="Impact" w:hAnsi="Impact"/>
                    <w:b/>
                    <w:bCs/>
                    <w:color w:val="191919"/>
                    <w:sz w:val="48"/>
                    <w:szCs w:val="48"/>
                  </w:rPr>
                  <w:fldChar w:fldCharType="separate"/>
                </w:r>
                <w:r w:rsidR="00DE3E2E">
                  <w:rPr>
                    <w:rFonts w:ascii="Impact" w:hAnsi="Impact"/>
                    <w:b/>
                    <w:bCs/>
                    <w:noProof/>
                    <w:color w:val="191919"/>
                    <w:sz w:val="48"/>
                    <w:szCs w:val="48"/>
                  </w:rPr>
                  <w:t>94</w:t>
                </w:r>
                <w:r w:rsidRPr="008A7386">
                  <w:rPr>
                    <w:rFonts w:ascii="Impact" w:hAnsi="Impact"/>
                    <w:b/>
                    <w:bCs/>
                    <w:color w:val="191919"/>
                    <w:sz w:val="48"/>
                    <w:szCs w:val="48"/>
                  </w:rPr>
                  <w:fldChar w:fldCharType="end"/>
                </w:r>
              </w:p>
            </w:txbxContent>
          </v:textbox>
          <w10:wrap anchorx="page" anchory="page"/>
        </v:shape>
      </w:pict>
    </w:r>
    <w:r w:rsidRPr="00284C41">
      <w:rPr>
        <w:rFonts w:ascii="Calibri" w:hAnsi="Calibri"/>
        <w:noProof/>
        <w:lang w:eastAsia="en-US"/>
      </w:rPr>
      <w:pict>
        <v:shape id="_x0000_s2157" type="#_x0000_t202" style="position:absolute;left:0;text-align:left;margin-left:71.25pt;margin-top:755.5pt;width:425.1pt;height:16pt;z-index:-251609088;mso-position-horizontal-relative:page;mso-position-vertical-relative:page" o:allowincell="f" filled="f" stroked="f">
          <v:textbox style="mso-next-textbox:#_x0000_s2157"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55" style="position:absolute;left:0;text-align:left;margin-left:540.2pt;margin-top:732pt;width:0;height:36.15pt;z-index:-251611136;mso-position-horizontal-relative:page;mso-position-vertical-relative:page" coordsize="0,724" o:allowincell="f" path="m,l,724e" filled="f" strokecolor="#191919" strokeweight="4pt">
          <v:path arrowok="t"/>
          <w10:wrap anchorx="page" anchory="pag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158" style="position:absolute;left:0;text-align:left;margin-left:69.95pt;margin-top:731.8pt;width:0;height:36.15pt;z-index:-251608064;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59" type="#_x0000_t202" style="position:absolute;left:0;text-align:left;margin-left:13.95pt;margin-top:748.55pt;width:40.4pt;height:26.1pt;z-index:-251607040;mso-position-horizontal-relative:page;mso-position-vertical-relative:page" o:allowincell="f" filled="f" stroked="f">
          <v:textbox style="mso-next-textbox:#_x0000_s2159" inset="0,0,0,0">
            <w:txbxContent>
              <w:p w:rsidR="00E410E0" w:rsidRDefault="00E410E0">
                <w:pPr>
                  <w:widowControl w:val="0"/>
                  <w:autoSpaceDE w:val="0"/>
                  <w:autoSpaceDN w:val="0"/>
                  <w:adjustRightInd w:val="0"/>
                  <w:spacing w:after="0" w:line="493" w:lineRule="exact"/>
                  <w:ind w:left="40" w:right="-45"/>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110</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60" type="#_x0000_t202" style="position:absolute;left:0;text-align:left;margin-left:111.8pt;margin-top:756.3pt;width:384.35pt;height:16pt;z-index:-251606016;mso-position-horizontal-relative:page;mso-position-vertical-relative:page" o:allowincell="f" filled="f" stroked="f">
          <v:textbox style="mso-next-textbox:#_x0000_s2160"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62" type="#_x0000_t202" style="position:absolute;left:0;text-align:left;margin-left:544.75pt;margin-top:737.25pt;width:36pt;height:26pt;z-index:-251603968;mso-position-horizontal-relative:page;mso-position-vertical-relative:page" o:allowincell="f" filled="f" stroked="f">
          <v:textbox style="mso-next-textbox:#_x0000_s2162" inset="0,0,0,0">
            <w:txbxContent>
              <w:p w:rsidR="00E410E0" w:rsidRPr="008A7386" w:rsidRDefault="00E410E0" w:rsidP="008A7386">
                <w:pPr>
                  <w:widowControl w:val="0"/>
                  <w:autoSpaceDE w:val="0"/>
                  <w:autoSpaceDN w:val="0"/>
                  <w:adjustRightInd w:val="0"/>
                  <w:spacing w:after="0" w:line="493" w:lineRule="exact"/>
                  <w:ind w:right="-52" w:firstLine="0"/>
                  <w:rPr>
                    <w:rFonts w:ascii="Impact" w:hAnsi="Impact"/>
                    <w:color w:val="000000"/>
                    <w:sz w:val="48"/>
                    <w:szCs w:val="48"/>
                  </w:rPr>
                </w:pPr>
                <w:r w:rsidRPr="008A7386">
                  <w:rPr>
                    <w:rFonts w:ascii="Impact" w:hAnsi="Impact"/>
                    <w:b/>
                    <w:bCs/>
                    <w:color w:val="191919"/>
                    <w:position w:val="1"/>
                    <w:sz w:val="48"/>
                    <w:szCs w:val="48"/>
                  </w:rPr>
                  <w:fldChar w:fldCharType="begin"/>
                </w:r>
                <w:r w:rsidRPr="008A7386">
                  <w:rPr>
                    <w:rFonts w:ascii="Impact" w:hAnsi="Impact"/>
                    <w:b/>
                    <w:bCs/>
                    <w:color w:val="191919"/>
                    <w:position w:val="1"/>
                    <w:sz w:val="48"/>
                    <w:szCs w:val="48"/>
                  </w:rPr>
                  <w:instrText xml:space="preserve"> PAGE </w:instrText>
                </w:r>
                <w:r w:rsidRPr="008A7386">
                  <w:rPr>
                    <w:rFonts w:ascii="Impact" w:hAnsi="Impact"/>
                    <w:b/>
                    <w:bCs/>
                    <w:color w:val="191919"/>
                    <w:position w:val="1"/>
                    <w:sz w:val="48"/>
                    <w:szCs w:val="48"/>
                  </w:rPr>
                  <w:fldChar w:fldCharType="separate"/>
                </w:r>
                <w:r w:rsidR="00DE3E2E">
                  <w:rPr>
                    <w:rFonts w:ascii="Impact" w:hAnsi="Impact"/>
                    <w:b/>
                    <w:bCs/>
                    <w:noProof/>
                    <w:color w:val="191919"/>
                    <w:position w:val="1"/>
                    <w:sz w:val="48"/>
                    <w:szCs w:val="48"/>
                  </w:rPr>
                  <w:t>98</w:t>
                </w:r>
                <w:r w:rsidRPr="008A7386">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163" type="#_x0000_t202" style="position:absolute;left:0;text-align:left;margin-left:1in;margin-top:755.3pt;width:424.15pt;height:16pt;z-index:-251602944;mso-position-horizontal-relative:page;mso-position-vertical-relative:page" o:allowincell="f" filled="f" stroked="f">
          <v:textbox style="mso-next-textbox:#_x0000_s2163"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161" style="position:absolute;left:0;text-align:left;margin-left:540pt;margin-top:731.8pt;width:0;height:36.15pt;z-index:-251604992;mso-position-horizontal-relative:page;mso-position-vertical-relative:page" coordsize="0,724" o:allowincell="f" path="m,l,724e" filled="f" strokecolor="#191919" strokeweight="4pt">
          <v:path arrowok="t"/>
          <w10:wrap anchorx="page" anchory="pag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polyline id="_x0000_s2166" style="position:absolute;left:0;text-align:left;z-index:-251599872;mso-position-horizontal-relative:page;mso-position-vertical-relative:page" points="70pt,736.55pt,70pt,772.75pt" coordsize="0,724" o:allowincell="f" filled="f" strokecolor="#191919" strokeweight="4pt">
          <v:path arrowok="t"/>
          <w10:wrap anchorx="page" anchory="page"/>
        </v:polylin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167" type="#_x0000_t202" style="position:absolute;left:0;text-align:left;margin-left:14pt;margin-top:748.55pt;width:40.7pt;height:30.7pt;z-index:-251598848;mso-position-horizontal-relative:page;mso-position-vertical-relative:page" o:allowincell="f" filled="f" stroked="f">
          <v:textbox style="mso-next-textbox:#_x0000_s2167" inset="0,0,0,0">
            <w:txbxContent>
              <w:p w:rsidR="00E410E0" w:rsidRDefault="00E410E0">
                <w:pPr>
                  <w:widowControl w:val="0"/>
                  <w:autoSpaceDE w:val="0"/>
                  <w:autoSpaceDN w:val="0"/>
                  <w:adjustRightInd w:val="0"/>
                  <w:spacing w:after="0" w:line="493" w:lineRule="exact"/>
                  <w:ind w:left="8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110</w:t>
                </w:r>
                <w:r>
                  <w:rPr>
                    <w:rFonts w:ascii="Times New Roman" w:hAnsi="Times New Roman"/>
                    <w:b/>
                    <w:bCs/>
                    <w:color w:val="363435"/>
                    <w:position w:val="1"/>
                    <w:sz w:val="48"/>
                    <w:szCs w:val="48"/>
                  </w:rPr>
                  <w:fldChar w:fldCharType="end"/>
                </w:r>
              </w:p>
            </w:txbxContent>
          </v:textbox>
          <w10:wrap anchorx="page" anchory="page"/>
        </v:shape>
      </w:pict>
    </w:r>
    <w:r w:rsidRPr="00284C41">
      <w:rPr>
        <w:rFonts w:ascii="Calibri" w:hAnsi="Calibri"/>
        <w:noProof/>
        <w:lang w:eastAsia="en-US"/>
      </w:rPr>
      <w:pict>
        <v:shape id="_x0000_s2168" type="#_x0000_t202" style="position:absolute;left:0;text-align:left;margin-left:113.85pt;margin-top:756.3pt;width:384.3pt;height:16pt;z-index:-251597824;mso-position-horizontal-relative:page;mso-position-vertical-relative:page" o:allowincell="f" filled="f" stroked="f">
          <v:textbox style="mso-next-textbox:#_x0000_s216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164" type="#_x0000_t202" style="position:absolute;left:0;text-align:left;margin-left:536.25pt;margin-top:740.1pt;width:47.25pt;height:26pt;z-index:-251601920;mso-position-horizontal-relative:page;mso-position-vertical-relative:page" o:allowincell="f" filled="f" stroked="f">
          <v:textbox style="mso-next-textbox:#_x0000_s2164" inset="0,0,0,0">
            <w:txbxContent>
              <w:p w:rsidR="00E410E0" w:rsidRPr="008A7386" w:rsidRDefault="00E410E0" w:rsidP="008A7386">
                <w:pPr>
                  <w:widowControl w:val="0"/>
                  <w:autoSpaceDE w:val="0"/>
                  <w:autoSpaceDN w:val="0"/>
                  <w:adjustRightInd w:val="0"/>
                  <w:spacing w:after="0" w:line="493" w:lineRule="exact"/>
                  <w:ind w:right="-52" w:firstLine="0"/>
                  <w:rPr>
                    <w:rFonts w:ascii="Impact" w:hAnsi="Impact"/>
                    <w:color w:val="000000"/>
                    <w:sz w:val="48"/>
                    <w:szCs w:val="48"/>
                  </w:rPr>
                </w:pPr>
                <w:r w:rsidRPr="008A7386">
                  <w:rPr>
                    <w:rFonts w:ascii="Impact" w:hAnsi="Impact"/>
                    <w:b/>
                    <w:bCs/>
                    <w:color w:val="191919"/>
                    <w:position w:val="1"/>
                    <w:sz w:val="48"/>
                    <w:szCs w:val="48"/>
                  </w:rPr>
                  <w:fldChar w:fldCharType="begin"/>
                </w:r>
                <w:r w:rsidRPr="008A7386">
                  <w:rPr>
                    <w:rFonts w:ascii="Impact" w:hAnsi="Impact"/>
                    <w:b/>
                    <w:bCs/>
                    <w:color w:val="191919"/>
                    <w:position w:val="1"/>
                    <w:sz w:val="48"/>
                    <w:szCs w:val="48"/>
                  </w:rPr>
                  <w:instrText xml:space="preserve"> PAGE </w:instrText>
                </w:r>
                <w:r w:rsidRPr="008A7386">
                  <w:rPr>
                    <w:rFonts w:ascii="Impact" w:hAnsi="Impact"/>
                    <w:b/>
                    <w:bCs/>
                    <w:color w:val="191919"/>
                    <w:position w:val="1"/>
                    <w:sz w:val="48"/>
                    <w:szCs w:val="48"/>
                  </w:rPr>
                  <w:fldChar w:fldCharType="separate"/>
                </w:r>
                <w:r w:rsidR="00DE3E2E">
                  <w:rPr>
                    <w:rFonts w:ascii="Impact" w:hAnsi="Impact"/>
                    <w:b/>
                    <w:bCs/>
                    <w:noProof/>
                    <w:color w:val="191919"/>
                    <w:position w:val="1"/>
                    <w:sz w:val="48"/>
                    <w:szCs w:val="48"/>
                  </w:rPr>
                  <w:t>101</w:t>
                </w:r>
                <w:r w:rsidRPr="008A7386">
                  <w:rPr>
                    <w:rFonts w:ascii="Impact" w:hAnsi="Impact"/>
                    <w:b/>
                    <w:bCs/>
                    <w:color w:val="191919"/>
                    <w:position w:val="1"/>
                    <w:sz w:val="48"/>
                    <w:szCs w:val="48"/>
                  </w:rPr>
                  <w:fldChar w:fldCharType="end"/>
                </w:r>
              </w:p>
            </w:txbxContent>
          </v:textbox>
          <w10:wrap anchorx="page" anchory="page"/>
        </v:shape>
      </w:pict>
    </w:r>
    <w:r w:rsidRPr="00284C41">
      <w:rPr>
        <w:rFonts w:ascii="Calibri" w:hAnsi="Calibri"/>
        <w:noProof/>
      </w:rPr>
      <w:pict>
        <v:shape id="_x0000_s2344" style="position:absolute;left:0;text-align:left;margin-left:530.25pt;margin-top:735.25pt;width:0;height:36.15pt;z-index:-251526144;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 id="_x0000_s2165" type="#_x0000_t202" style="position:absolute;left:0;text-align:left;margin-left:83.65pt;margin-top:755.4pt;width:429.35pt;height:16pt;z-index:-251600896;mso-position-horizontal-relative:page;mso-position-vertical-relative:page" o:allowincell="f" filled="f" stroked="f">
          <v:textbox style="mso-next-textbox:#_x0000_s2165"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52" style="position:absolute;left:0;text-align:left;margin-left:70.05pt;margin-top:731.8pt;width:0;height:36.15pt;z-index:-251719680;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53" type="#_x0000_t202" style="position:absolute;left:0;text-align:left;margin-left:16pt;margin-top:748.55pt;width:28pt;height:26pt;z-index:-251718656;mso-position-horizontal-relative:page;mso-position-vertical-relative:page" o:allowincell="f" filled="f" stroked="f">
          <v:textbox style="mso-next-textbox:#_x0000_s2053"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16</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054" type="#_x0000_t202" style="position:absolute;left:0;text-align:left;margin-left:111.9pt;margin-top:756.3pt;width:384.35pt;height:16pt;z-index:-251717632;mso-position-horizontal-relative:page;mso-position-vertical-relative:page" o:allowincell="f" filled="f" stroked="f">
          <v:textbox style="mso-next-textbox:#_x0000_s2054"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298" style="position:absolute;left:0;text-align:left;margin-left:1in;margin-top:731.8pt;width:0;height:36.15pt;z-index:-251571200;mso-position-horizontal-relative:page;mso-position-vertical-relative:page" coordsize="0,724" o:allowincell="f" path="m,l,724e" filled="f" strokecolor="#363435"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299" type="#_x0000_t202" style="position:absolute;left:0;text-align:left;margin-left:16pt;margin-top:748.55pt;width:38.7pt;height:26pt;z-index:-251570176;mso-position-horizontal-relative:page;mso-position-vertical-relative:page" o:allowincell="f" filled="f" stroked="f">
          <v:textbox style="mso-next-textbox:#_x0000_s2299"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111</w:t>
                </w:r>
                <w:r>
                  <w:rPr>
                    <w:rFonts w:ascii="Times New Roman" w:hAnsi="Times New Roman"/>
                    <w:b/>
                    <w:bCs/>
                    <w:color w:val="363435"/>
                    <w:position w:val="1"/>
                    <w:sz w:val="48"/>
                    <w:szCs w:val="48"/>
                  </w:rPr>
                  <w:fldChar w:fldCharType="end"/>
                </w:r>
              </w:p>
            </w:txbxContent>
          </v:textbox>
          <w10:wrap anchorx="page" anchory="page"/>
        </v:shape>
      </w:pict>
    </w:r>
    <w:r w:rsidRPr="00284C41">
      <w:rPr>
        <w:noProof/>
      </w:rPr>
      <w:pict>
        <v:shape id="_x0000_s2300" type="#_x0000_t202" style="position:absolute;left:0;text-align:left;margin-left:113.85pt;margin-top:756.3pt;width:384.3pt;height:16pt;z-index:-251569152;mso-position-horizontal-relative:page;mso-position-vertical-relative:page" o:allowincell="f" filled="f" stroked="f">
          <v:textbox style="mso-next-textbox:#_x0000_s2300"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345" style="position:absolute;left:0;text-align:left;margin-left:542.25pt;margin-top:737.1pt;width:0;height:36.15pt;z-index:-251525120;mso-position-horizontal-relative:page;mso-position-vertical-relative:page" coordsize="0,724" o:allowincell="f" path="m,l,724e" filled="f" strokecolor="#191919"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296" type="#_x0000_t202" style="position:absolute;left:0;text-align:left;margin-left:548.9pt;margin-top:743.1pt;width:47.25pt;height:26pt;z-index:-251573248;mso-position-horizontal-relative:page;mso-position-vertical-relative:page" o:allowincell="f" filled="f" stroked="f">
          <v:textbox style="mso-next-textbox:#_x0000_s2296" inset="0,0,0,0">
            <w:txbxContent>
              <w:p w:rsidR="00E410E0" w:rsidRPr="008A7386" w:rsidRDefault="00E410E0" w:rsidP="008A7386">
                <w:pPr>
                  <w:widowControl w:val="0"/>
                  <w:autoSpaceDE w:val="0"/>
                  <w:autoSpaceDN w:val="0"/>
                  <w:adjustRightInd w:val="0"/>
                  <w:spacing w:after="0" w:line="493" w:lineRule="exact"/>
                  <w:ind w:right="-52" w:firstLine="0"/>
                  <w:rPr>
                    <w:rFonts w:ascii="Impact" w:hAnsi="Impact"/>
                    <w:color w:val="000000"/>
                    <w:sz w:val="48"/>
                    <w:szCs w:val="48"/>
                  </w:rPr>
                </w:pPr>
                <w:r w:rsidRPr="008A7386">
                  <w:rPr>
                    <w:rFonts w:ascii="Impact" w:hAnsi="Impact"/>
                    <w:b/>
                    <w:bCs/>
                    <w:color w:val="363435"/>
                    <w:position w:val="1"/>
                    <w:sz w:val="48"/>
                    <w:szCs w:val="48"/>
                  </w:rPr>
                  <w:fldChar w:fldCharType="begin"/>
                </w:r>
                <w:r w:rsidRPr="008A7386">
                  <w:rPr>
                    <w:rFonts w:ascii="Impact" w:hAnsi="Impact"/>
                    <w:b/>
                    <w:bCs/>
                    <w:color w:val="363435"/>
                    <w:position w:val="1"/>
                    <w:sz w:val="48"/>
                    <w:szCs w:val="48"/>
                  </w:rPr>
                  <w:instrText xml:space="preserve"> PAGE </w:instrText>
                </w:r>
                <w:r w:rsidRPr="008A7386">
                  <w:rPr>
                    <w:rFonts w:ascii="Impact" w:hAnsi="Impact"/>
                    <w:b/>
                    <w:bCs/>
                    <w:color w:val="363435"/>
                    <w:position w:val="1"/>
                    <w:sz w:val="48"/>
                    <w:szCs w:val="48"/>
                  </w:rPr>
                  <w:fldChar w:fldCharType="separate"/>
                </w:r>
                <w:r w:rsidR="00DE3E2E">
                  <w:rPr>
                    <w:rFonts w:ascii="Impact" w:hAnsi="Impact"/>
                    <w:b/>
                    <w:bCs/>
                    <w:noProof/>
                    <w:color w:val="363435"/>
                    <w:position w:val="1"/>
                    <w:sz w:val="48"/>
                    <w:szCs w:val="48"/>
                  </w:rPr>
                  <w:t>102</w:t>
                </w:r>
                <w:r w:rsidRPr="008A7386">
                  <w:rPr>
                    <w:rFonts w:ascii="Impact" w:hAnsi="Impact"/>
                    <w:b/>
                    <w:bCs/>
                    <w:color w:val="363435"/>
                    <w:position w:val="1"/>
                    <w:sz w:val="48"/>
                    <w:szCs w:val="48"/>
                  </w:rPr>
                  <w:fldChar w:fldCharType="end"/>
                </w:r>
              </w:p>
            </w:txbxContent>
          </v:textbox>
          <w10:wrap anchorx="page" anchory="page"/>
        </v:shape>
      </w:pict>
    </w:r>
    <w:r w:rsidRPr="00284C41">
      <w:rPr>
        <w:noProof/>
      </w:rPr>
      <w:pict>
        <v:shape id="_x0000_s2297" type="#_x0000_t202" style="position:absolute;left:0;text-align:left;margin-left:86.25pt;margin-top:764pt;width:443.25pt;height:22.75pt;z-index:-251572224;mso-position-horizontal-relative:page;mso-position-vertical-relative:page" o:allowincell="f" filled="f" stroked="f">
          <v:textbox style="mso-next-textbox:#_x0000_s2297"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2011-2012</w:t>
                </w:r>
              </w:p>
            </w:txbxContent>
          </v:textbox>
          <w10:wrap anchorx="page" anchory="pag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303" style="position:absolute;left:0;text-align:left;margin-left:70pt;margin-top:731.8pt;width:0;height:36.15pt;z-index:-251566080;mso-position-horizontal-relative:page;mso-position-vertical-relative:page" coordsize="0,724" o:allowincell="f" path="m,l,724e" filled="f" strokecolor="#363435"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304" type="#_x0000_t202" style="position:absolute;left:0;text-align:left;margin-left:315.2pt;margin-top:733.75pt;width:101.7pt;height:12pt;z-index:-251565056;mso-position-horizontal-relative:page;mso-position-vertical-relative:page" o:allowincell="f" filled="f" stroked="f">
          <v:textbox style="mso-next-textbox:#_x0000_s2304" inset="0,0,0,0">
            <w:txbxContent>
              <w:p w:rsidR="00E410E0" w:rsidRDefault="00E410E0">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txbxContent>
          </v:textbox>
          <w10:wrap anchorx="page" anchory="page"/>
        </v:shape>
      </w:pict>
    </w:r>
    <w:r w:rsidRPr="00284C41">
      <w:rPr>
        <w:noProof/>
      </w:rPr>
      <w:pict>
        <v:shape id="_x0000_s2305" type="#_x0000_t202" style="position:absolute;left:0;text-align:left;margin-left:14pt;margin-top:748.55pt;width:38.7pt;height:26pt;z-index:-251564032;mso-position-horizontal-relative:page;mso-position-vertical-relative:page" o:allowincell="f" filled="f" stroked="f">
          <v:textbox style="mso-next-textbox:#_x0000_s2305"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363435"/>
                    <w:position w:val="1"/>
                    <w:sz w:val="48"/>
                    <w:szCs w:val="48"/>
                  </w:rPr>
                  <w:t>114</w:t>
                </w:r>
              </w:p>
            </w:txbxContent>
          </v:textbox>
          <w10:wrap anchorx="page" anchory="page"/>
        </v:shape>
      </w:pict>
    </w:r>
    <w:r w:rsidRPr="00284C41">
      <w:rPr>
        <w:noProof/>
      </w:rPr>
      <w:pict>
        <v:shape id="_x0000_s2306" type="#_x0000_t202" style="position:absolute;left:0;text-align:left;margin-left:111.85pt;margin-top:756.3pt;width:384.3pt;height:16pt;z-index:-251563008;mso-position-horizontal-relative:page;mso-position-vertical-relative:page" o:allowincell="f" filled="f" stroked="f">
          <v:textbox style="mso-next-textbox:#_x0000_s2306"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type id="_x0000_t202" coordsize="21600,21600" o:spt="202" path="m,l,21600r21600,l21600,xe">
          <v:stroke joinstyle="miter"/>
          <v:path gradientshapeok="t" o:connecttype="rect"/>
        </v:shapetype>
        <v:shape id="_x0000_s2301" type="#_x0000_t202" style="position:absolute;left:0;text-align:left;margin-left:546.75pt;margin-top:737.3pt;width:39pt;height:26pt;z-index:-251568128;mso-position-horizontal-relative:page;mso-position-vertical-relative:page" o:allowincell="f" filled="f" stroked="f">
          <v:textbox style="mso-next-textbox:#_x0000_s2301" inset="0,0,0,0">
            <w:txbxContent>
              <w:p w:rsidR="00E410E0" w:rsidRPr="008A7386" w:rsidRDefault="00E410E0" w:rsidP="008A7386">
                <w:pPr>
                  <w:ind w:firstLine="0"/>
                  <w:rPr>
                    <w:rFonts w:ascii="Impact" w:hAnsi="Impact"/>
                    <w:sz w:val="48"/>
                    <w:szCs w:val="48"/>
                  </w:rPr>
                </w:pPr>
                <w:r w:rsidRPr="008A7386">
                  <w:rPr>
                    <w:rFonts w:ascii="Impact" w:hAnsi="Impact"/>
                    <w:sz w:val="48"/>
                    <w:szCs w:val="48"/>
                  </w:rPr>
                  <w:fldChar w:fldCharType="begin"/>
                </w:r>
                <w:r w:rsidRPr="008A7386">
                  <w:rPr>
                    <w:rFonts w:ascii="Impact" w:hAnsi="Impact"/>
                    <w:sz w:val="48"/>
                    <w:szCs w:val="48"/>
                  </w:rPr>
                  <w:instrText xml:space="preserve"> PAGE   \* MERGEFORMAT </w:instrText>
                </w:r>
                <w:r w:rsidRPr="008A7386">
                  <w:rPr>
                    <w:rFonts w:ascii="Impact" w:hAnsi="Impact"/>
                    <w:sz w:val="48"/>
                    <w:szCs w:val="48"/>
                  </w:rPr>
                  <w:fldChar w:fldCharType="separate"/>
                </w:r>
                <w:r w:rsidR="0065123E">
                  <w:rPr>
                    <w:rFonts w:ascii="Impact" w:hAnsi="Impact"/>
                    <w:noProof/>
                    <w:sz w:val="48"/>
                    <w:szCs w:val="48"/>
                  </w:rPr>
                  <w:t>103</w:t>
                </w:r>
                <w:r w:rsidRPr="008A7386">
                  <w:rPr>
                    <w:rFonts w:ascii="Impact" w:hAnsi="Impact"/>
                    <w:sz w:val="48"/>
                    <w:szCs w:val="48"/>
                  </w:rPr>
                  <w:fldChar w:fldCharType="end"/>
                </w:r>
              </w:p>
            </w:txbxContent>
          </v:textbox>
          <w10:wrap anchorx="page" anchory="page"/>
        </v:shape>
      </w:pict>
    </w:r>
    <w:r w:rsidRPr="00284C41">
      <w:rPr>
        <w:noProof/>
      </w:rPr>
      <w:pict>
        <v:shape id="_x0000_s2346" style="position:absolute;left:0;text-align:left;margin-left:541.5pt;margin-top:734.9pt;width:0;height:36.15pt;z-index:-251524096;mso-position-horizontal-relative:page;mso-position-vertical-relative:page" coordsize="0,724" o:allowincell="f" path="m,l,724e" filled="f" strokecolor="#191919" strokeweight="4pt">
          <v:path arrowok="t"/>
          <w10:wrap anchorx="page" anchory="page"/>
        </v:shape>
      </w:pict>
    </w:r>
    <w:r w:rsidRPr="00284C41">
      <w:rPr>
        <w:noProof/>
      </w:rPr>
      <w:pict>
        <v:shape id="_x0000_s2302" type="#_x0000_t202" style="position:absolute;left:0;text-align:left;margin-left:63.15pt;margin-top:755.3pt;width:435pt;height:19.25pt;z-index:-251567104;mso-position-horizontal-relative:page;mso-position-vertical-relative:page" o:allowincell="f" filled="f" stroked="f">
          <v:textbox style="mso-next-textbox:#_x0000_s2302"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2011-2012</w:t>
                </w:r>
              </w:p>
            </w:txbxContent>
          </v:textbox>
          <w10:wrap anchorx="page" anchory="pag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 id="_x0000_s2310" style="position:absolute;left:0;text-align:left;margin-left:1in;margin-top:732.8pt;width:0;height:36.15pt;z-index:-251558912;mso-position-horizontal-relative:page;mso-position-vertical-relative:page" coordsize="0,724" o:allowincell="f" path="m,l,724e" filled="f" strokecolor="#363435" strokeweight="4pt">
          <v:path arrowok="t"/>
          <w10:wrap anchorx="page" anchory="page"/>
        </v:shape>
      </w:pict>
    </w:r>
    <w:r w:rsidRPr="00284C41">
      <w:rPr>
        <w:noProof/>
      </w:rPr>
      <w:pict>
        <v:shapetype id="_x0000_t202" coordsize="21600,21600" o:spt="202" path="m,l,21600r21600,l21600,xe">
          <v:stroke joinstyle="miter"/>
          <v:path gradientshapeok="t" o:connecttype="rect"/>
        </v:shapetype>
        <v:shape id="_x0000_s2311" type="#_x0000_t202" style="position:absolute;left:0;text-align:left;margin-left:13.95pt;margin-top:748.55pt;width:40.75pt;height:27pt;z-index:-251557888;mso-position-horizontal-relative:page;mso-position-vertical-relative:page" o:allowincell="f" filled="f" stroked="f">
          <v:textbox style="mso-next-textbox:#_x0000_s2311" inset="0,0,0,0">
            <w:txbxContent>
              <w:p w:rsidR="00E410E0" w:rsidRDefault="00E410E0">
                <w:pPr>
                  <w:widowControl w:val="0"/>
                  <w:autoSpaceDE w:val="0"/>
                  <w:autoSpaceDN w:val="0"/>
                  <w:adjustRightInd w:val="0"/>
                  <w:spacing w:after="0" w:line="513" w:lineRule="exact"/>
                  <w:ind w:left="81" w:right="-52"/>
                  <w:rPr>
                    <w:rFonts w:ascii="Times New Roman" w:hAnsi="Times New Roman"/>
                    <w:color w:val="000000"/>
                    <w:sz w:val="48"/>
                    <w:szCs w:val="48"/>
                  </w:rPr>
                </w:pPr>
                <w:r>
                  <w:rPr>
                    <w:rFonts w:ascii="Times New Roman" w:hAnsi="Times New Roman"/>
                    <w:b/>
                    <w:bCs/>
                    <w:color w:val="363435"/>
                    <w:sz w:val="48"/>
                    <w:szCs w:val="48"/>
                  </w:rPr>
                  <w:fldChar w:fldCharType="begin"/>
                </w:r>
                <w:r>
                  <w:rPr>
                    <w:rFonts w:ascii="Times New Roman" w:hAnsi="Times New Roman"/>
                    <w:b/>
                    <w:bCs/>
                    <w:color w:val="363435"/>
                    <w:sz w:val="48"/>
                    <w:szCs w:val="48"/>
                  </w:rPr>
                  <w:instrText xml:space="preserve"> PAGE </w:instrText>
                </w:r>
                <w:r>
                  <w:rPr>
                    <w:rFonts w:ascii="Times New Roman" w:hAnsi="Times New Roman"/>
                    <w:b/>
                    <w:bCs/>
                    <w:color w:val="363435"/>
                    <w:sz w:val="48"/>
                    <w:szCs w:val="48"/>
                  </w:rPr>
                  <w:fldChar w:fldCharType="separate"/>
                </w:r>
                <w:r>
                  <w:rPr>
                    <w:rFonts w:ascii="Times New Roman" w:hAnsi="Times New Roman"/>
                    <w:b/>
                    <w:bCs/>
                    <w:noProof/>
                    <w:color w:val="363435"/>
                    <w:sz w:val="48"/>
                    <w:szCs w:val="48"/>
                  </w:rPr>
                  <w:t>118</w:t>
                </w:r>
                <w:r>
                  <w:rPr>
                    <w:rFonts w:ascii="Times New Roman" w:hAnsi="Times New Roman"/>
                    <w:b/>
                    <w:bCs/>
                    <w:color w:val="363435"/>
                    <w:sz w:val="48"/>
                    <w:szCs w:val="48"/>
                  </w:rPr>
                  <w:fldChar w:fldCharType="end"/>
                </w:r>
              </w:p>
            </w:txbxContent>
          </v:textbox>
          <w10:wrap anchorx="page" anchory="page"/>
        </v:shape>
      </w:pict>
    </w:r>
    <w:r w:rsidRPr="00284C41">
      <w:rPr>
        <w:noProof/>
      </w:rPr>
      <w:pict>
        <v:shape id="_x0000_s2312" type="#_x0000_t202" style="position:absolute;left:0;text-align:left;margin-left:113.85pt;margin-top:757.3pt;width:384.3pt;height:16pt;z-index:-251556864;mso-position-horizontal-relative:page;mso-position-vertical-relative:page" o:allowincell="f" filled="f" stroked="f">
          <v:textbox style="mso-next-textbox:#_x0000_s2312"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type id="_x0000_t202" coordsize="21600,21600" o:spt="202" path="m,l,21600r21600,l21600,xe">
          <v:stroke joinstyle="miter"/>
          <v:path gradientshapeok="t" o:connecttype="rect"/>
        </v:shapetype>
        <v:shape id="_x0000_s2308" type="#_x0000_t202" style="position:absolute;left:0;text-align:left;margin-left:545.35pt;margin-top:736.55pt;width:48.75pt;height:27pt;z-index:-251560960;mso-position-horizontal-relative:page;mso-position-vertical-relative:page" o:allowincell="f" filled="f" stroked="f">
          <v:textbox style="mso-next-textbox:#_x0000_s2308" inset="0,0,0,0">
            <w:txbxContent>
              <w:p w:rsidR="00E410E0" w:rsidRPr="008A7386" w:rsidRDefault="00E410E0" w:rsidP="008A7386">
                <w:pPr>
                  <w:widowControl w:val="0"/>
                  <w:autoSpaceDE w:val="0"/>
                  <w:autoSpaceDN w:val="0"/>
                  <w:adjustRightInd w:val="0"/>
                  <w:spacing w:after="0" w:line="513" w:lineRule="exact"/>
                  <w:ind w:right="-52" w:firstLine="0"/>
                  <w:rPr>
                    <w:rFonts w:ascii="Impact" w:hAnsi="Impact"/>
                    <w:color w:val="000000"/>
                    <w:sz w:val="48"/>
                    <w:szCs w:val="48"/>
                  </w:rPr>
                </w:pPr>
                <w:r w:rsidRPr="008A7386">
                  <w:rPr>
                    <w:rFonts w:ascii="Impact" w:hAnsi="Impact"/>
                    <w:b/>
                    <w:bCs/>
                    <w:color w:val="363435"/>
                    <w:sz w:val="48"/>
                    <w:szCs w:val="48"/>
                  </w:rPr>
                  <w:fldChar w:fldCharType="begin"/>
                </w:r>
                <w:r w:rsidRPr="008A7386">
                  <w:rPr>
                    <w:rFonts w:ascii="Impact" w:hAnsi="Impact"/>
                    <w:b/>
                    <w:bCs/>
                    <w:color w:val="363435"/>
                    <w:sz w:val="48"/>
                    <w:szCs w:val="48"/>
                  </w:rPr>
                  <w:instrText xml:space="preserve"> PAGE </w:instrText>
                </w:r>
                <w:r w:rsidRPr="008A7386">
                  <w:rPr>
                    <w:rFonts w:ascii="Impact" w:hAnsi="Impact"/>
                    <w:b/>
                    <w:bCs/>
                    <w:color w:val="363435"/>
                    <w:sz w:val="48"/>
                    <w:szCs w:val="48"/>
                  </w:rPr>
                  <w:fldChar w:fldCharType="separate"/>
                </w:r>
                <w:r w:rsidR="0065123E">
                  <w:rPr>
                    <w:rFonts w:ascii="Impact" w:hAnsi="Impact"/>
                    <w:b/>
                    <w:bCs/>
                    <w:noProof/>
                    <w:color w:val="363435"/>
                    <w:sz w:val="48"/>
                    <w:szCs w:val="48"/>
                  </w:rPr>
                  <w:t>107</w:t>
                </w:r>
                <w:r w:rsidRPr="008A7386">
                  <w:rPr>
                    <w:rFonts w:ascii="Impact" w:hAnsi="Impact"/>
                    <w:b/>
                    <w:bCs/>
                    <w:color w:val="363435"/>
                    <w:sz w:val="48"/>
                    <w:szCs w:val="48"/>
                  </w:rPr>
                  <w:fldChar w:fldCharType="end"/>
                </w:r>
              </w:p>
            </w:txbxContent>
          </v:textbox>
          <w10:wrap anchorx="page" anchory="page"/>
        </v:shape>
      </w:pict>
    </w:r>
    <w:r w:rsidRPr="00284C41">
      <w:rPr>
        <w:noProof/>
      </w:rPr>
      <w:pict>
        <v:shape id="_x0000_s2309" type="#_x0000_t202" style="position:absolute;left:0;text-align:left;margin-left:67.55pt;margin-top:756.3pt;width:430.6pt;height:16pt;z-index:-251559936;mso-position-horizontal-relative:page;mso-position-vertical-relative:page" o:allowincell="f" filled="f" stroked="f">
          <v:textbox style="mso-next-textbox:#_x0000_s2309"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2011-2012</w:t>
                </w:r>
              </w:p>
            </w:txbxContent>
          </v:textbox>
          <w10:wrap anchorx="page" anchory="page"/>
        </v:shape>
      </w:pict>
    </w:r>
    <w:r w:rsidRPr="00284C41">
      <w:rPr>
        <w:noProof/>
      </w:rPr>
      <w:pict>
        <v:shape id="_x0000_s2307" style="position:absolute;left:0;text-align:left;margin-left:540pt;margin-top:731.8pt;width:0;height:36.15pt;z-index:-251561984;mso-position-horizontal-relative:page;mso-position-vertical-relative:page" coordsize="0,724" o:allowincell="f" path="m,l,724e" filled="f" strokecolor="#363435" strokeweight="4pt">
          <v:path arrowok="t"/>
          <w10:wrap anchorx="page" anchory="pag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polyline id="_x0000_s2316" style="position:absolute;left:0;text-align:left;z-index:-251552768;mso-position-horizontal-relative:page;mso-position-vertical-relative:page" points="69.95pt,731.8pt,69.95pt,768pt" coordsize="0,724" o:allowincell="f" filled="f" strokecolor="#363435" strokeweight="4pt">
          <v:path arrowok="t"/>
          <w10:wrap anchorx="page" anchory="page"/>
        </v:polyline>
      </w:pict>
    </w:r>
    <w:r w:rsidRPr="00284C41">
      <w:rPr>
        <w:noProof/>
      </w:rPr>
      <w:pict>
        <v:shapetype id="_x0000_t202" coordsize="21600,21600" o:spt="202" path="m,l,21600r21600,l21600,xe">
          <v:stroke joinstyle="miter"/>
          <v:path gradientshapeok="t" o:connecttype="rect"/>
        </v:shapetype>
        <v:shape id="_x0000_s2317" type="#_x0000_t202" style="position:absolute;left:0;text-align:left;margin-left:13.95pt;margin-top:748.55pt;width:40pt;height:26pt;z-index:-251551744;mso-position-horizontal-relative:page;mso-position-vertical-relative:page" o:allowincell="f" filled="f" stroked="f">
          <v:textbox style="mso-next-textbox:#_x0000_s2317"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363435"/>
                    <w:position w:val="1"/>
                    <w:sz w:val="48"/>
                    <w:szCs w:val="48"/>
                  </w:rPr>
                  <w:fldChar w:fldCharType="begin"/>
                </w:r>
                <w:r>
                  <w:rPr>
                    <w:rFonts w:ascii="Times New Roman" w:hAnsi="Times New Roman"/>
                    <w:b/>
                    <w:bCs/>
                    <w:color w:val="363435"/>
                    <w:position w:val="1"/>
                    <w:sz w:val="48"/>
                    <w:szCs w:val="48"/>
                  </w:rPr>
                  <w:instrText xml:space="preserve"> PAGE </w:instrText>
                </w:r>
                <w:r>
                  <w:rPr>
                    <w:rFonts w:ascii="Times New Roman" w:hAnsi="Times New Roman"/>
                    <w:b/>
                    <w:bCs/>
                    <w:color w:val="363435"/>
                    <w:position w:val="1"/>
                    <w:sz w:val="48"/>
                    <w:szCs w:val="48"/>
                  </w:rPr>
                  <w:fldChar w:fldCharType="separate"/>
                </w:r>
                <w:r>
                  <w:rPr>
                    <w:rFonts w:ascii="Times New Roman" w:hAnsi="Times New Roman"/>
                    <w:b/>
                    <w:bCs/>
                    <w:noProof/>
                    <w:color w:val="363435"/>
                    <w:position w:val="1"/>
                    <w:sz w:val="48"/>
                    <w:szCs w:val="48"/>
                  </w:rPr>
                  <w:t>120</w:t>
                </w:r>
                <w:r>
                  <w:rPr>
                    <w:rFonts w:ascii="Times New Roman" w:hAnsi="Times New Roman"/>
                    <w:b/>
                    <w:bCs/>
                    <w:color w:val="363435"/>
                    <w:position w:val="1"/>
                    <w:sz w:val="48"/>
                    <w:szCs w:val="48"/>
                  </w:rPr>
                  <w:fldChar w:fldCharType="end"/>
                </w:r>
              </w:p>
            </w:txbxContent>
          </v:textbox>
          <w10:wrap anchorx="page" anchory="page"/>
        </v:shape>
      </w:pict>
    </w:r>
    <w:r w:rsidRPr="00284C41">
      <w:rPr>
        <w:noProof/>
      </w:rPr>
      <w:pict>
        <v:shape id="_x0000_s2318" type="#_x0000_t202" style="position:absolute;left:0;text-align:left;margin-left:111.8pt;margin-top:756.3pt;width:384.35pt;height:16pt;z-index:-251550720;mso-position-horizontal-relative:page;mso-position-vertical-relative:page" o:allowincell="f" filled="f" stroked="f">
          <v:textbox style="mso-next-textbox:#_x0000_s231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2008-2012</w:t>
                </w:r>
              </w:p>
            </w:txbxContent>
          </v:textbox>
          <w10:wrap anchorx="page" anchory="pag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noProof/>
      </w:rPr>
      <w:pict>
        <v:shapetype id="_x0000_t202" coordsize="21600,21600" o:spt="202" path="m,l,21600r21600,l21600,xe">
          <v:stroke joinstyle="miter"/>
          <v:path gradientshapeok="t" o:connecttype="rect"/>
        </v:shapetype>
        <v:shape id="_x0000_s2315" type="#_x0000_t202" style="position:absolute;left:0;text-align:left;margin-left:544.55pt;margin-top:735.25pt;width:51.75pt;height:26pt;z-index:-251553792;mso-position-horizontal-relative:page;mso-position-vertical-relative:page" o:allowincell="f" filled="f" stroked="f">
          <v:textbox style="mso-next-textbox:#_x0000_s2315" inset="0,0,0,0">
            <w:txbxContent>
              <w:p w:rsidR="00E410E0" w:rsidRPr="00876DB1" w:rsidRDefault="00E410E0" w:rsidP="00876DB1">
                <w:pPr>
                  <w:widowControl w:val="0"/>
                  <w:autoSpaceDE w:val="0"/>
                  <w:autoSpaceDN w:val="0"/>
                  <w:adjustRightInd w:val="0"/>
                  <w:spacing w:after="0" w:line="493" w:lineRule="exact"/>
                  <w:ind w:right="-52" w:firstLine="0"/>
                  <w:rPr>
                    <w:rFonts w:ascii="Impact" w:hAnsi="Impact"/>
                    <w:color w:val="000000"/>
                    <w:sz w:val="48"/>
                    <w:szCs w:val="48"/>
                  </w:rPr>
                </w:pPr>
                <w:r w:rsidRPr="00876DB1">
                  <w:rPr>
                    <w:rFonts w:ascii="Impact" w:hAnsi="Impact"/>
                    <w:b/>
                    <w:bCs/>
                    <w:color w:val="363435"/>
                    <w:position w:val="1"/>
                    <w:sz w:val="48"/>
                    <w:szCs w:val="48"/>
                  </w:rPr>
                  <w:fldChar w:fldCharType="begin"/>
                </w:r>
                <w:r w:rsidRPr="00876DB1">
                  <w:rPr>
                    <w:rFonts w:ascii="Impact" w:hAnsi="Impact"/>
                    <w:b/>
                    <w:bCs/>
                    <w:color w:val="363435"/>
                    <w:position w:val="1"/>
                    <w:sz w:val="48"/>
                    <w:szCs w:val="48"/>
                  </w:rPr>
                  <w:instrText xml:space="preserve"> PAGE </w:instrText>
                </w:r>
                <w:r w:rsidRPr="00876DB1">
                  <w:rPr>
                    <w:rFonts w:ascii="Impact" w:hAnsi="Impact"/>
                    <w:b/>
                    <w:bCs/>
                    <w:color w:val="363435"/>
                    <w:position w:val="1"/>
                    <w:sz w:val="48"/>
                    <w:szCs w:val="48"/>
                  </w:rPr>
                  <w:fldChar w:fldCharType="separate"/>
                </w:r>
                <w:r w:rsidR="0065123E">
                  <w:rPr>
                    <w:rFonts w:ascii="Impact" w:hAnsi="Impact"/>
                    <w:b/>
                    <w:bCs/>
                    <w:noProof/>
                    <w:color w:val="363435"/>
                    <w:position w:val="1"/>
                    <w:sz w:val="48"/>
                    <w:szCs w:val="48"/>
                  </w:rPr>
                  <w:t>110</w:t>
                </w:r>
                <w:r w:rsidRPr="00876DB1">
                  <w:rPr>
                    <w:rFonts w:ascii="Impact" w:hAnsi="Impact"/>
                    <w:b/>
                    <w:bCs/>
                    <w:color w:val="363435"/>
                    <w:position w:val="1"/>
                    <w:sz w:val="48"/>
                    <w:szCs w:val="48"/>
                  </w:rPr>
                  <w:fldChar w:fldCharType="end"/>
                </w:r>
              </w:p>
            </w:txbxContent>
          </v:textbox>
          <w10:wrap anchorx="page" anchory="page"/>
        </v:shape>
      </w:pict>
    </w:r>
    <w:r w:rsidRPr="00284C41">
      <w:rPr>
        <w:noProof/>
      </w:rPr>
      <w:pict>
        <v:shape id="_x0000_s2313" style="position:absolute;left:0;text-align:left;margin-left:540pt;margin-top:731.8pt;width:0;height:36.15pt;z-index:-251555840;mso-position-horizontal-relative:page;mso-position-vertical-relative:page" coordsize="0,724" o:allowincell="f" path="m,l,724e" filled="f" strokecolor="#363435" strokeweight="4pt">
          <v:path arrowok="t"/>
          <w10:wrap anchorx="page" anchory="page"/>
        </v:shape>
      </w:pict>
    </w:r>
    <w:r w:rsidRPr="00284C41">
      <w:rPr>
        <w:noProof/>
      </w:rPr>
      <w:pict>
        <v:shape id="_x0000_s2314" type="#_x0000_t202" style="position:absolute;left:0;text-align:left;margin-left:64.6pt;margin-top:735.25pt;width:431.55pt;height:36.05pt;z-index:-251554816;mso-position-horizontal-relative:page;mso-position-vertical-relative:page" o:allowincell="f" filled="f" stroked="f">
          <v:textbox style="mso-next-textbox:#_x0000_s2314" inset="0,0,0,0">
            <w:txbxContent>
              <w:p w:rsidR="00E410E0" w:rsidRDefault="00E410E0">
                <w:pPr>
                  <w:widowControl w:val="0"/>
                  <w:autoSpaceDE w:val="0"/>
                  <w:autoSpaceDN w:val="0"/>
                  <w:adjustRightInd w:val="0"/>
                  <w:spacing w:before="8" w:after="0" w:line="150" w:lineRule="exact"/>
                  <w:rPr>
                    <w:rFonts w:ascii="Times New Roman" w:hAnsi="Times New Roman"/>
                    <w:sz w:val="15"/>
                    <w:szCs w:val="15"/>
                  </w:rPr>
                </w:pPr>
              </w:p>
              <w:p w:rsidR="00E410E0" w:rsidRDefault="00E410E0" w:rsidP="00673138">
                <w:pPr>
                  <w:widowControl w:val="0"/>
                  <w:autoSpaceDE w:val="0"/>
                  <w:autoSpaceDN w:val="0"/>
                  <w:adjustRightInd w:val="0"/>
                  <w:spacing w:after="0"/>
                  <w:ind w:right="-42"/>
                  <w:rPr>
                    <w:rFonts w:ascii="Times New Roman" w:hAnsi="Times New Roman"/>
                    <w:color w:val="000000"/>
                    <w:sz w:val="28"/>
                    <w:szCs w:val="28"/>
                  </w:rPr>
                </w:pPr>
                <w:r>
                  <w:rPr>
                    <w:rFonts w:ascii="Times New Roman" w:hAnsi="Times New Roman"/>
                    <w:color w:val="363435"/>
                    <w:sz w:val="28"/>
                    <w:szCs w:val="28"/>
                  </w:rPr>
                  <w:t>A</w:t>
                </w:r>
                <w:r>
                  <w:rPr>
                    <w:rFonts w:ascii="Times New Roman" w:hAnsi="Times New Roman"/>
                    <w:color w:val="363435"/>
                    <w:sz w:val="21"/>
                    <w:szCs w:val="21"/>
                  </w:rPr>
                  <w:t>LBANY</w:t>
                </w:r>
                <w:r>
                  <w:rPr>
                    <w:rFonts w:ascii="Times New Roman" w:hAnsi="Times New Roman"/>
                    <w:color w:val="363435"/>
                    <w:spacing w:val="10"/>
                    <w:sz w:val="21"/>
                    <w:szCs w:val="21"/>
                  </w:rPr>
                  <w:t xml:space="preserve"> </w:t>
                </w:r>
                <w:r>
                  <w:rPr>
                    <w:rFonts w:ascii="Times New Roman" w:hAnsi="Times New Roman"/>
                    <w:color w:val="363435"/>
                    <w:sz w:val="28"/>
                    <w:szCs w:val="28"/>
                  </w:rPr>
                  <w:t>S</w:t>
                </w:r>
                <w:r>
                  <w:rPr>
                    <w:rFonts w:ascii="Times New Roman" w:hAnsi="Times New Roman"/>
                    <w:color w:val="363435"/>
                    <w:spacing w:val="-17"/>
                    <w:sz w:val="21"/>
                    <w:szCs w:val="21"/>
                  </w:rPr>
                  <w:t>T</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7"/>
                    <w:sz w:val="21"/>
                    <w:szCs w:val="21"/>
                  </w:rPr>
                  <w:t xml:space="preserve"> </w:t>
                </w:r>
                <w:r>
                  <w:rPr>
                    <w:rFonts w:ascii="Times New Roman" w:hAnsi="Times New Roman"/>
                    <w:color w:val="363435"/>
                    <w:sz w:val="28"/>
                    <w:szCs w:val="28"/>
                  </w:rPr>
                  <w:t>U</w:t>
                </w:r>
                <w:r>
                  <w:rPr>
                    <w:rFonts w:ascii="Times New Roman" w:hAnsi="Times New Roman"/>
                    <w:color w:val="363435"/>
                    <w:sz w:val="21"/>
                    <w:szCs w:val="21"/>
                  </w:rPr>
                  <w:t>NIVERSITY</w:t>
                </w:r>
                <w:r>
                  <w:rPr>
                    <w:rFonts w:ascii="Times New Roman" w:hAnsi="Times New Roman"/>
                    <w:color w:val="363435"/>
                    <w:spacing w:val="10"/>
                    <w:sz w:val="21"/>
                    <w:szCs w:val="21"/>
                  </w:rPr>
                  <w:t xml:space="preserve"> </w:t>
                </w:r>
                <w:r>
                  <w:rPr>
                    <w:rFonts w:ascii="Times New Roman" w:hAnsi="Times New Roman"/>
                    <w:color w:val="363435"/>
                    <w:sz w:val="28"/>
                    <w:szCs w:val="28"/>
                  </w:rPr>
                  <w:t>G</w:t>
                </w:r>
                <w:r>
                  <w:rPr>
                    <w:rFonts w:ascii="Times New Roman" w:hAnsi="Times New Roman"/>
                    <w:color w:val="363435"/>
                    <w:sz w:val="21"/>
                    <w:szCs w:val="21"/>
                  </w:rPr>
                  <w:t>RADU</w:t>
                </w:r>
                <w:r>
                  <w:rPr>
                    <w:rFonts w:ascii="Times New Roman" w:hAnsi="Times New Roman"/>
                    <w:color w:val="363435"/>
                    <w:spacing w:val="-23"/>
                    <w:sz w:val="21"/>
                    <w:szCs w:val="21"/>
                  </w:rPr>
                  <w:t>A</w:t>
                </w:r>
                <w:r>
                  <w:rPr>
                    <w:rFonts w:ascii="Times New Roman" w:hAnsi="Times New Roman"/>
                    <w:color w:val="363435"/>
                    <w:sz w:val="21"/>
                    <w:szCs w:val="21"/>
                  </w:rPr>
                  <w:t>TE</w:t>
                </w:r>
                <w:r>
                  <w:rPr>
                    <w:rFonts w:ascii="Times New Roman" w:hAnsi="Times New Roman"/>
                    <w:color w:val="363435"/>
                    <w:spacing w:val="18"/>
                    <w:sz w:val="21"/>
                    <w:szCs w:val="21"/>
                  </w:rPr>
                  <w:t xml:space="preserve"> </w:t>
                </w:r>
                <w:r>
                  <w:rPr>
                    <w:rFonts w:ascii="Times New Roman" w:hAnsi="Times New Roman"/>
                    <w:color w:val="363435"/>
                    <w:sz w:val="28"/>
                    <w:szCs w:val="28"/>
                  </w:rPr>
                  <w:t>S</w:t>
                </w:r>
                <w:r>
                  <w:rPr>
                    <w:rFonts w:ascii="Times New Roman" w:hAnsi="Times New Roman"/>
                    <w:color w:val="363435"/>
                    <w:sz w:val="21"/>
                    <w:szCs w:val="21"/>
                  </w:rPr>
                  <w:t>CHOOL</w:t>
                </w:r>
                <w:r>
                  <w:rPr>
                    <w:rFonts w:ascii="Times New Roman" w:hAnsi="Times New Roman"/>
                    <w:color w:val="363435"/>
                    <w:spacing w:val="10"/>
                    <w:sz w:val="21"/>
                    <w:szCs w:val="21"/>
                  </w:rPr>
                  <w:t xml:space="preserve"> </w:t>
                </w:r>
                <w:r>
                  <w:rPr>
                    <w:rFonts w:ascii="Times New Roman" w:hAnsi="Times New Roman"/>
                    <w:color w:val="363435"/>
                    <w:sz w:val="28"/>
                    <w:szCs w:val="28"/>
                  </w:rPr>
                  <w:t>C</w:t>
                </w:r>
                <w:r>
                  <w:rPr>
                    <w:rFonts w:ascii="Times New Roman" w:hAnsi="Times New Roman"/>
                    <w:color w:val="363435"/>
                    <w:spacing w:val="-23"/>
                    <w:sz w:val="21"/>
                    <w:szCs w:val="21"/>
                  </w:rPr>
                  <w:t>A</w:t>
                </w:r>
                <w:r>
                  <w:rPr>
                    <w:rFonts w:ascii="Times New Roman" w:hAnsi="Times New Roman"/>
                    <w:color w:val="363435"/>
                    <w:spacing w:val="-17"/>
                    <w:sz w:val="21"/>
                    <w:szCs w:val="21"/>
                  </w:rPr>
                  <w:t>T</w:t>
                </w:r>
                <w:r>
                  <w:rPr>
                    <w:rFonts w:ascii="Times New Roman" w:hAnsi="Times New Roman"/>
                    <w:color w:val="363435"/>
                    <w:sz w:val="21"/>
                    <w:szCs w:val="21"/>
                  </w:rPr>
                  <w:t>ALOG</w:t>
                </w:r>
                <w:r>
                  <w:rPr>
                    <w:rFonts w:ascii="Times New Roman" w:hAnsi="Times New Roman"/>
                    <w:color w:val="363435"/>
                    <w:sz w:val="28"/>
                    <w:szCs w:val="28"/>
                  </w:rPr>
                  <w:t>: 2011-2012</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rPr>
      <w:pict>
        <v:shapetype id="_x0000_t202" coordsize="21600,21600" o:spt="202" path="m,l,21600r21600,l21600,xe">
          <v:stroke joinstyle="miter"/>
          <v:path gradientshapeok="t" o:connecttype="rect"/>
        </v:shapetype>
        <v:shape id="_x0000_s2326" type="#_x0000_t202" style="position:absolute;left:0;text-align:left;margin-left:537.25pt;margin-top:12.55pt;width:27pt;height:32.2pt;z-index:251773952" fillcolor="white [3212]" strokecolor="white [3212]">
          <v:textbox style="mso-next-textbox:#_x0000_s2326" inset="0,0,0,0">
            <w:txbxContent>
              <w:p w:rsidR="00E410E0" w:rsidRPr="00C34741" w:rsidRDefault="00E410E0" w:rsidP="00C34741">
                <w:pPr>
                  <w:snapToGrid w:val="0"/>
                  <w:ind w:firstLine="0"/>
                  <w:jc w:val="center"/>
                  <w:rPr>
                    <w:rFonts w:ascii="Impact" w:hAnsi="Impact"/>
                    <w:color w:val="262626" w:themeColor="text1" w:themeTint="D9"/>
                    <w:sz w:val="44"/>
                    <w:szCs w:val="44"/>
                  </w:rPr>
                </w:pPr>
                <w:r w:rsidRPr="00C34741">
                  <w:rPr>
                    <w:rFonts w:ascii="Impact" w:hAnsi="Impact"/>
                    <w:color w:val="262626" w:themeColor="text1" w:themeTint="D9"/>
                    <w:sz w:val="44"/>
                    <w:szCs w:val="44"/>
                  </w:rPr>
                  <w:fldChar w:fldCharType="begin"/>
                </w:r>
                <w:r w:rsidRPr="00C34741">
                  <w:rPr>
                    <w:rFonts w:ascii="Impact" w:hAnsi="Impact"/>
                    <w:color w:val="262626" w:themeColor="text1" w:themeTint="D9"/>
                    <w:sz w:val="44"/>
                    <w:szCs w:val="44"/>
                  </w:rPr>
                  <w:instrText xml:space="preserve"> PAGE   \* MERGEFORMAT </w:instrText>
                </w:r>
                <w:r w:rsidRPr="00C34741">
                  <w:rPr>
                    <w:rFonts w:ascii="Impact" w:hAnsi="Impact"/>
                    <w:color w:val="262626" w:themeColor="text1" w:themeTint="D9"/>
                    <w:sz w:val="44"/>
                    <w:szCs w:val="44"/>
                  </w:rPr>
                  <w:fldChar w:fldCharType="separate"/>
                </w:r>
                <w:r w:rsidR="0065123E">
                  <w:rPr>
                    <w:rFonts w:ascii="Impact" w:hAnsi="Impact"/>
                    <w:noProof/>
                    <w:color w:val="262626" w:themeColor="text1" w:themeTint="D9"/>
                    <w:sz w:val="44"/>
                    <w:szCs w:val="44"/>
                  </w:rPr>
                  <w:t>9</w:t>
                </w:r>
                <w:r w:rsidRPr="00C34741">
                  <w:rPr>
                    <w:rFonts w:ascii="Impact" w:hAnsi="Impact"/>
                    <w:color w:val="262626" w:themeColor="text1" w:themeTint="D9"/>
                    <w:sz w:val="44"/>
                    <w:szCs w:val="44"/>
                  </w:rPr>
                  <w:fldChar w:fldCharType="end"/>
                </w:r>
              </w:p>
            </w:txbxContent>
          </v:textbox>
        </v:shape>
      </w:pict>
    </w:r>
    <w:r w:rsidRPr="00284C41">
      <w:rPr>
        <w:rFonts w:ascii="Calibri" w:hAnsi="Calibri"/>
        <w:noProof/>
        <w:lang w:eastAsia="en-US"/>
      </w:rPr>
      <w:pict>
        <v:shape id="_x0000_s2051" type="#_x0000_t202" style="position:absolute;left:0;text-align:left;margin-left:69pt;margin-top:757.3pt;width:427.15pt;height:16pt;z-index:-251714560;mso-position-horizontal-relative:page;mso-position-vertical-relative:page" o:allowincell="f" filled="f" stroked="f">
          <v:textbox style="mso-next-textbox:#_x0000_s2051"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049" style="position:absolute;left:0;text-align:left;margin-left:540pt;margin-top:733.8pt;width:0;height:36.15pt;z-index:-251716608;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 id="_x0000_s2050" type="#_x0000_t202" style="position:absolute;left:0;text-align:left;margin-left:568pt;margin-top:748.55pt;width:28.1pt;height:28pt;z-index:-251715584;mso-position-horizontal-relative:page;mso-position-vertical-relative:page" o:allowincell="f" filled="f" stroked="f">
          <v:textbox style="mso-next-textbox:#_x0000_s2050" inset="0,0,0,0">
            <w:txbxContent>
              <w:p w:rsidR="00E410E0" w:rsidRDefault="00E410E0">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65123E">
                  <w:rPr>
                    <w:rFonts w:ascii="Times New Roman" w:hAnsi="Times New Roman"/>
                    <w:b/>
                    <w:bCs/>
                    <w:noProof/>
                    <w:color w:val="191919"/>
                    <w:sz w:val="48"/>
                    <w:szCs w:val="48"/>
                  </w:rPr>
                  <w:t>9</w:t>
                </w:r>
                <w:r>
                  <w:rPr>
                    <w:rFonts w:ascii="Times New Roman" w:hAnsi="Times New Roman"/>
                    <w:b/>
                    <w:bCs/>
                    <w:color w:val="191919"/>
                    <w:sz w:val="48"/>
                    <w:szCs w:val="48"/>
                  </w:rPr>
                  <w:fldChar w:fldCharType="end"/>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rPr>
      <w:pict>
        <v:shapetype id="_x0000_t202" coordsize="21600,21600" o:spt="202" path="m,l,21600r21600,l21600,xe">
          <v:stroke joinstyle="miter"/>
          <v:path gradientshapeok="t" o:connecttype="rect"/>
        </v:shapetype>
        <v:shape id="_x0000_s2334" type="#_x0000_t202" style="position:absolute;left:0;text-align:left;margin-left:481.85pt;margin-top:7.45pt;width:32.25pt;height:32.2pt;z-index:251779072" fillcolor="white [3212]" strokecolor="white [3212]">
          <v:textbox style="mso-next-textbox:#_x0000_s2334" inset="0,0,0,0">
            <w:txbxContent>
              <w:p w:rsidR="00E410E0" w:rsidRPr="00C34741" w:rsidRDefault="00E410E0" w:rsidP="00C34741">
                <w:pPr>
                  <w:snapToGrid w:val="0"/>
                  <w:ind w:firstLine="0"/>
                  <w:jc w:val="center"/>
                  <w:rPr>
                    <w:rFonts w:ascii="Impact" w:hAnsi="Impact"/>
                    <w:color w:val="262626" w:themeColor="text1" w:themeTint="D9"/>
                    <w:sz w:val="44"/>
                    <w:szCs w:val="44"/>
                  </w:rPr>
                </w:pPr>
                <w:r w:rsidRPr="00C34741">
                  <w:rPr>
                    <w:rFonts w:ascii="Impact" w:hAnsi="Impact"/>
                    <w:color w:val="262626" w:themeColor="text1" w:themeTint="D9"/>
                    <w:sz w:val="44"/>
                    <w:szCs w:val="44"/>
                  </w:rPr>
                  <w:fldChar w:fldCharType="begin"/>
                </w:r>
                <w:r w:rsidRPr="00C34741">
                  <w:rPr>
                    <w:rFonts w:ascii="Impact" w:hAnsi="Impact"/>
                    <w:color w:val="262626" w:themeColor="text1" w:themeTint="D9"/>
                    <w:sz w:val="44"/>
                    <w:szCs w:val="44"/>
                  </w:rPr>
                  <w:instrText xml:space="preserve"> PAGE   \* MERGEFORMAT </w:instrText>
                </w:r>
                <w:r w:rsidRPr="00C34741">
                  <w:rPr>
                    <w:rFonts w:ascii="Impact" w:hAnsi="Impact"/>
                    <w:color w:val="262626" w:themeColor="text1" w:themeTint="D9"/>
                    <w:sz w:val="44"/>
                    <w:szCs w:val="44"/>
                  </w:rPr>
                  <w:fldChar w:fldCharType="separate"/>
                </w:r>
                <w:r w:rsidR="0065123E">
                  <w:rPr>
                    <w:rFonts w:ascii="Impact" w:hAnsi="Impact"/>
                    <w:noProof/>
                    <w:color w:val="262626" w:themeColor="text1" w:themeTint="D9"/>
                    <w:sz w:val="44"/>
                    <w:szCs w:val="44"/>
                  </w:rPr>
                  <w:t>10</w:t>
                </w:r>
                <w:r w:rsidRPr="00C34741">
                  <w:rPr>
                    <w:rFonts w:ascii="Impact" w:hAnsi="Impact"/>
                    <w:color w:val="262626" w:themeColor="text1" w:themeTint="D9"/>
                    <w:sz w:val="44"/>
                    <w:szCs w:val="44"/>
                  </w:rPr>
                  <w:fldChar w:fldCharType="end"/>
                </w:r>
              </w:p>
            </w:txbxContent>
          </v:textbox>
        </v:shape>
      </w:pict>
    </w:r>
    <w:r w:rsidRPr="00284C41">
      <w:rPr>
        <w:rFonts w:ascii="Calibri" w:hAnsi="Calibri"/>
        <w:noProof/>
        <w:lang w:eastAsia="en-US"/>
      </w:rPr>
      <w:pict>
        <v:shape id="_x0000_s2333" type="#_x0000_t202" style="position:absolute;left:0;text-align:left;margin-left:69pt;margin-top:757.3pt;width:427.15pt;height:16pt;z-index:-251538432;mso-position-horizontal-relative:page;mso-position-vertical-relative:page" o:allowincell="f" filled="f" stroked="f">
          <v:textbox style="mso-next-textbox:#_x0000_s2333"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331" style="position:absolute;left:0;text-align:left;margin-left:540pt;margin-top:733.8pt;width:0;height:36.15pt;z-index:-251540480;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 id="_x0000_s2332" type="#_x0000_t202" style="position:absolute;left:0;text-align:left;margin-left:568pt;margin-top:748.55pt;width:28.1pt;height:28pt;z-index:-251539456;mso-position-horizontal-relative:page;mso-position-vertical-relative:page" o:allowincell="f" filled="f" stroked="f">
          <v:textbox style="mso-next-textbox:#_x0000_s2332" inset="0,0,0,0">
            <w:txbxContent>
              <w:p w:rsidR="00E410E0" w:rsidRDefault="00E410E0">
                <w:pPr>
                  <w:widowControl w:val="0"/>
                  <w:autoSpaceDE w:val="0"/>
                  <w:autoSpaceDN w:val="0"/>
                  <w:adjustRightInd w:val="0"/>
                  <w:spacing w:after="0" w:line="533" w:lineRule="exact"/>
                  <w:ind w:left="40" w:right="-50"/>
                  <w:rPr>
                    <w:rFonts w:ascii="Times New Roman" w:hAnsi="Times New Roman"/>
                    <w:color w:val="000000"/>
                    <w:sz w:val="48"/>
                    <w:szCs w:val="48"/>
                  </w:rPr>
                </w:pPr>
                <w:r>
                  <w:rPr>
                    <w:rFonts w:ascii="Times New Roman" w:hAnsi="Times New Roman"/>
                    <w:b/>
                    <w:bCs/>
                    <w:color w:val="191919"/>
                    <w:sz w:val="48"/>
                    <w:szCs w:val="48"/>
                  </w:rPr>
                  <w:fldChar w:fldCharType="begin"/>
                </w:r>
                <w:r>
                  <w:rPr>
                    <w:rFonts w:ascii="Times New Roman" w:hAnsi="Times New Roman"/>
                    <w:b/>
                    <w:bCs/>
                    <w:color w:val="191919"/>
                    <w:sz w:val="48"/>
                    <w:szCs w:val="48"/>
                  </w:rPr>
                  <w:instrText xml:space="preserve"> PAGE </w:instrText>
                </w:r>
                <w:r>
                  <w:rPr>
                    <w:rFonts w:ascii="Times New Roman" w:hAnsi="Times New Roman"/>
                    <w:b/>
                    <w:bCs/>
                    <w:color w:val="191919"/>
                    <w:sz w:val="48"/>
                    <w:szCs w:val="48"/>
                  </w:rPr>
                  <w:fldChar w:fldCharType="separate"/>
                </w:r>
                <w:r w:rsidR="0065123E">
                  <w:rPr>
                    <w:rFonts w:ascii="Times New Roman" w:hAnsi="Times New Roman"/>
                    <w:b/>
                    <w:bCs/>
                    <w:noProof/>
                    <w:color w:val="191919"/>
                    <w:sz w:val="48"/>
                    <w:szCs w:val="48"/>
                  </w:rPr>
                  <w:t>10</w:t>
                </w:r>
                <w:r>
                  <w:rPr>
                    <w:rFonts w:ascii="Times New Roman" w:hAnsi="Times New Roman"/>
                    <w:b/>
                    <w:bCs/>
                    <w:color w:val="191919"/>
                    <w:sz w:val="48"/>
                    <w:szCs w:val="48"/>
                  </w:rP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 id="_x0000_s2055" style="position:absolute;left:0;text-align:left;margin-left:70.05pt;margin-top:733.8pt;width:0;height:36.15pt;z-index:-251713536;mso-position-horizontal-relative:page;mso-position-vertical-relative:page" coordsize="0,724" o:allowincell="f" path="m,l,724e" filled="f" strokecolor="#191919" strokeweight="4pt">
          <v:path arrowok="t"/>
          <w10:wrap anchorx="page" anchory="page"/>
        </v:shape>
      </w:pict>
    </w:r>
    <w:r w:rsidRPr="00284C41">
      <w:rPr>
        <w:rFonts w:ascii="Calibri" w:hAnsi="Calibri"/>
        <w:noProof/>
        <w:lang w:eastAsia="en-US"/>
      </w:rPr>
      <w:pict>
        <v:shapetype id="_x0000_t202" coordsize="21600,21600" o:spt="202" path="m,l,21600r21600,l21600,xe">
          <v:stroke joinstyle="miter"/>
          <v:path gradientshapeok="t" o:connecttype="rect"/>
        </v:shapetype>
        <v:shape id="_x0000_s2056" type="#_x0000_t202" style="position:absolute;left:0;text-align:left;margin-left:125pt;margin-top:734.9pt;width:322.75pt;height:12pt;z-index:-251712512;mso-position-horizontal-relative:page;mso-position-vertical-relative:page" o:allowincell="f" filled="f" stroked="f">
          <v:textbox style="mso-next-textbox:#_x0000_s2056" inset="0,0,0,0">
            <w:txbxContent>
              <w:p w:rsidR="00E410E0" w:rsidRDefault="00E410E0">
                <w:pPr>
                  <w:widowControl w:val="0"/>
                  <w:autoSpaceDE w:val="0"/>
                  <w:autoSpaceDN w:val="0"/>
                  <w:adjustRightInd w:val="0"/>
                  <w:spacing w:after="0" w:line="217" w:lineRule="exact"/>
                  <w:ind w:left="20" w:right="-30"/>
                  <w:rPr>
                    <w:rFonts w:ascii="Times New Roman" w:hAnsi="Times New Roman"/>
                    <w:color w:val="000000"/>
                    <w:sz w:val="20"/>
                    <w:szCs w:val="20"/>
                  </w:rPr>
                </w:pPr>
                <w:r>
                  <w:rPr>
                    <w:rFonts w:ascii="Times New Roman" w:hAnsi="Times New Roman"/>
                    <w:color w:val="191919"/>
                    <w:sz w:val="20"/>
                    <w:szCs w:val="20"/>
                  </w:rPr>
                  <w:t>Standardized tests required for admission vary according to the degree program.</w:t>
                </w:r>
              </w:p>
            </w:txbxContent>
          </v:textbox>
          <w10:wrap anchorx="page" anchory="page"/>
        </v:shape>
      </w:pict>
    </w:r>
    <w:r w:rsidRPr="00284C41">
      <w:rPr>
        <w:rFonts w:ascii="Calibri" w:hAnsi="Calibri"/>
        <w:noProof/>
        <w:lang w:eastAsia="en-US"/>
      </w:rPr>
      <w:pict>
        <v:shape id="_x0000_s2057" type="#_x0000_t202" style="position:absolute;left:0;text-align:left;margin-left:16pt;margin-top:750.55pt;width:28pt;height:26pt;z-index:-251711488;mso-position-horizontal-relative:page;mso-position-vertical-relative:page" o:allowincell="f" filled="f" stroked="f">
          <v:textbox style="mso-next-textbox:#_x0000_s2057" inset="0,0,0,0">
            <w:txbxContent>
              <w:p w:rsidR="00E410E0" w:rsidRDefault="00E410E0">
                <w:pPr>
                  <w:widowControl w:val="0"/>
                  <w:autoSpaceDE w:val="0"/>
                  <w:autoSpaceDN w:val="0"/>
                  <w:adjustRightInd w:val="0"/>
                  <w:spacing w:after="0" w:line="493" w:lineRule="exact"/>
                  <w:ind w:left="40" w:right="-52"/>
                  <w:rPr>
                    <w:rFonts w:ascii="Times New Roman" w:hAnsi="Times New Roman"/>
                    <w:color w:val="000000"/>
                    <w:sz w:val="48"/>
                    <w:szCs w:val="48"/>
                  </w:rPr>
                </w:pPr>
                <w:r>
                  <w:rPr>
                    <w:rFonts w:ascii="Times New Roman" w:hAnsi="Times New Roman"/>
                    <w:b/>
                    <w:bCs/>
                    <w:color w:val="191919"/>
                    <w:position w:val="1"/>
                    <w:sz w:val="48"/>
                    <w:szCs w:val="48"/>
                  </w:rPr>
                  <w:fldChar w:fldCharType="begin"/>
                </w:r>
                <w:r>
                  <w:rPr>
                    <w:rFonts w:ascii="Times New Roman" w:hAnsi="Times New Roman"/>
                    <w:b/>
                    <w:bCs/>
                    <w:color w:val="191919"/>
                    <w:position w:val="1"/>
                    <w:sz w:val="48"/>
                    <w:szCs w:val="48"/>
                  </w:rPr>
                  <w:instrText xml:space="preserve"> PAGE </w:instrText>
                </w:r>
                <w:r>
                  <w:rPr>
                    <w:rFonts w:ascii="Times New Roman" w:hAnsi="Times New Roman"/>
                    <w:b/>
                    <w:bCs/>
                    <w:color w:val="191919"/>
                    <w:position w:val="1"/>
                    <w:sz w:val="48"/>
                    <w:szCs w:val="48"/>
                  </w:rPr>
                  <w:fldChar w:fldCharType="separate"/>
                </w:r>
                <w:r>
                  <w:rPr>
                    <w:rFonts w:ascii="Times New Roman" w:hAnsi="Times New Roman"/>
                    <w:b/>
                    <w:bCs/>
                    <w:noProof/>
                    <w:color w:val="191919"/>
                    <w:position w:val="1"/>
                    <w:sz w:val="48"/>
                    <w:szCs w:val="48"/>
                  </w:rPr>
                  <w:t>18</w:t>
                </w:r>
                <w:r>
                  <w:rPr>
                    <w:rFonts w:ascii="Times New Roman" w:hAnsi="Times New Roman"/>
                    <w:b/>
                    <w:bCs/>
                    <w:color w:val="191919"/>
                    <w:position w:val="1"/>
                    <w:sz w:val="48"/>
                    <w:szCs w:val="48"/>
                  </w:rPr>
                  <w:fldChar w:fldCharType="end"/>
                </w:r>
              </w:p>
            </w:txbxContent>
          </v:textbox>
          <w10:wrap anchorx="page" anchory="page"/>
        </v:shape>
      </w:pict>
    </w:r>
    <w:r w:rsidRPr="00284C41">
      <w:rPr>
        <w:rFonts w:ascii="Calibri" w:hAnsi="Calibri"/>
        <w:noProof/>
        <w:lang w:eastAsia="en-US"/>
      </w:rPr>
      <w:pict>
        <v:shape id="_x0000_s2058" type="#_x0000_t202" style="position:absolute;left:0;text-align:left;margin-left:111.9pt;margin-top:758.3pt;width:384.35pt;height:16pt;z-index:-251710464;mso-position-horizontal-relative:page;mso-position-vertical-relative:page" o:allowincell="f" filled="f" stroked="f">
          <v:textbox style="mso-next-textbox:#_x0000_s2058"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2008-2012</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widowControl w:val="0"/>
      <w:autoSpaceDE w:val="0"/>
      <w:autoSpaceDN w:val="0"/>
      <w:adjustRightInd w:val="0"/>
      <w:spacing w:after="0" w:line="200" w:lineRule="exact"/>
      <w:rPr>
        <w:rFonts w:ascii="Times New Roman" w:hAnsi="Times New Roman"/>
        <w:sz w:val="20"/>
        <w:szCs w:val="20"/>
      </w:rPr>
    </w:pPr>
    <w:r w:rsidRPr="00284C41">
      <w:rPr>
        <w:rFonts w:ascii="Calibri" w:hAnsi="Calibri"/>
        <w:noProof/>
        <w:lang w:eastAsia="en-US"/>
      </w:rPr>
      <w:pict>
        <v:shapetype id="_x0000_t202" coordsize="21600,21600" o:spt="202" path="m,l,21600r21600,l21600,xe">
          <v:stroke joinstyle="miter"/>
          <v:path gradientshapeok="t" o:connecttype="rect"/>
        </v:shapetype>
        <v:shape id="_x0000_s2341" type="#_x0000_t202" style="position:absolute;left:0;text-align:left;margin-left:545.5pt;margin-top:745.3pt;width:30.75pt;height:28pt;z-index:-251528192;mso-position-horizontal-relative:page;mso-position-vertical-relative:page" o:allowincell="f" filled="f" stroked="f">
          <v:textbox style="mso-next-textbox:#_x0000_s2341" inset="0,0,0,0">
            <w:txbxContent>
              <w:p w:rsidR="00E410E0" w:rsidRPr="00EE404B" w:rsidRDefault="00E410E0" w:rsidP="00EE404B">
                <w:pPr>
                  <w:widowControl w:val="0"/>
                  <w:autoSpaceDE w:val="0"/>
                  <w:autoSpaceDN w:val="0"/>
                  <w:adjustRightInd w:val="0"/>
                  <w:spacing w:after="0" w:line="533" w:lineRule="exact"/>
                  <w:ind w:left="40" w:right="-50" w:firstLine="50"/>
                  <w:jc w:val="center"/>
                  <w:rPr>
                    <w:rFonts w:ascii="Impact" w:hAnsi="Impact"/>
                    <w:color w:val="000000"/>
                    <w:sz w:val="48"/>
                    <w:szCs w:val="48"/>
                  </w:rPr>
                </w:pPr>
                <w:r w:rsidRPr="00EE404B">
                  <w:rPr>
                    <w:rFonts w:ascii="Impact" w:hAnsi="Impact"/>
                    <w:b/>
                    <w:bCs/>
                    <w:color w:val="191919"/>
                    <w:sz w:val="48"/>
                    <w:szCs w:val="48"/>
                  </w:rPr>
                  <w:fldChar w:fldCharType="begin"/>
                </w:r>
                <w:r w:rsidRPr="00EE404B">
                  <w:rPr>
                    <w:rFonts w:ascii="Impact" w:hAnsi="Impact"/>
                    <w:b/>
                    <w:bCs/>
                    <w:color w:val="191919"/>
                    <w:sz w:val="48"/>
                    <w:szCs w:val="48"/>
                  </w:rPr>
                  <w:instrText xml:space="preserve"> PAGE </w:instrText>
                </w:r>
                <w:r w:rsidRPr="00EE404B">
                  <w:rPr>
                    <w:rFonts w:ascii="Impact" w:hAnsi="Impact"/>
                    <w:b/>
                    <w:bCs/>
                    <w:color w:val="191919"/>
                    <w:sz w:val="48"/>
                    <w:szCs w:val="48"/>
                  </w:rPr>
                  <w:fldChar w:fldCharType="separate"/>
                </w:r>
                <w:r w:rsidR="0065123E">
                  <w:rPr>
                    <w:rFonts w:ascii="Impact" w:hAnsi="Impact"/>
                    <w:b/>
                    <w:bCs/>
                    <w:noProof/>
                    <w:color w:val="191919"/>
                    <w:sz w:val="48"/>
                    <w:szCs w:val="48"/>
                  </w:rPr>
                  <w:t>12</w:t>
                </w:r>
                <w:r w:rsidRPr="00EE404B">
                  <w:rPr>
                    <w:rFonts w:ascii="Impact" w:hAnsi="Impact"/>
                    <w:b/>
                    <w:bCs/>
                    <w:color w:val="191919"/>
                    <w:sz w:val="48"/>
                    <w:szCs w:val="48"/>
                  </w:rPr>
                  <w:fldChar w:fldCharType="end"/>
                </w:r>
              </w:p>
            </w:txbxContent>
          </v:textbox>
          <w10:wrap anchorx="page" anchory="page"/>
        </v:shape>
      </w:pict>
    </w:r>
    <w:r w:rsidRPr="00284C41">
      <w:rPr>
        <w:rFonts w:ascii="Calibri" w:hAnsi="Calibri"/>
        <w:noProof/>
        <w:lang w:eastAsia="en-US"/>
      </w:rPr>
      <w:pict>
        <v:shape id="_x0000_s2342" type="#_x0000_t202" style="position:absolute;left:0;text-align:left;margin-left:69pt;margin-top:757.3pt;width:427.15pt;height:16pt;z-index:-251527168;mso-position-horizontal-relative:page;mso-position-vertical-relative:page" o:allowincell="f" filled="f" stroked="f">
          <v:textbox style="mso-next-textbox:#_x0000_s2342" inset="0,0,0,0">
            <w:txbxContent>
              <w:p w:rsidR="00E410E0" w:rsidRDefault="00E410E0">
                <w:pPr>
                  <w:widowControl w:val="0"/>
                  <w:autoSpaceDE w:val="0"/>
                  <w:autoSpaceDN w:val="0"/>
                  <w:adjustRightInd w:val="0"/>
                  <w:spacing w:after="0" w:line="295" w:lineRule="exact"/>
                  <w:ind w:left="20" w:right="-42"/>
                  <w:rPr>
                    <w:rFonts w:ascii="Times New Roman" w:hAnsi="Times New Roman"/>
                    <w:color w:val="000000"/>
                    <w:sz w:val="28"/>
                    <w:szCs w:val="28"/>
                  </w:rPr>
                </w:pPr>
                <w:r>
                  <w:rPr>
                    <w:rFonts w:ascii="Times New Roman" w:hAnsi="Times New Roman"/>
                    <w:color w:val="191919"/>
                    <w:sz w:val="28"/>
                    <w:szCs w:val="28"/>
                  </w:rPr>
                  <w:t>A</w:t>
                </w:r>
                <w:r>
                  <w:rPr>
                    <w:rFonts w:ascii="Times New Roman" w:hAnsi="Times New Roman"/>
                    <w:color w:val="191919"/>
                    <w:sz w:val="21"/>
                    <w:szCs w:val="21"/>
                  </w:rPr>
                  <w:t>LBANY</w:t>
                </w:r>
                <w:r>
                  <w:rPr>
                    <w:rFonts w:ascii="Times New Roman" w:hAnsi="Times New Roman"/>
                    <w:color w:val="191919"/>
                    <w:spacing w:val="10"/>
                    <w:sz w:val="21"/>
                    <w:szCs w:val="21"/>
                  </w:rPr>
                  <w:t xml:space="preserve"> </w:t>
                </w:r>
                <w:r>
                  <w:rPr>
                    <w:rFonts w:ascii="Times New Roman" w:hAnsi="Times New Roman"/>
                    <w:color w:val="191919"/>
                    <w:sz w:val="28"/>
                    <w:szCs w:val="28"/>
                  </w:rPr>
                  <w:t>S</w:t>
                </w:r>
                <w:r>
                  <w:rPr>
                    <w:rFonts w:ascii="Times New Roman" w:hAnsi="Times New Roman"/>
                    <w:color w:val="191919"/>
                    <w:spacing w:val="-17"/>
                    <w:sz w:val="21"/>
                    <w:szCs w:val="21"/>
                  </w:rPr>
                  <w:t>T</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7"/>
                    <w:sz w:val="21"/>
                    <w:szCs w:val="21"/>
                  </w:rPr>
                  <w:t xml:space="preserve"> </w:t>
                </w:r>
                <w:r>
                  <w:rPr>
                    <w:rFonts w:ascii="Times New Roman" w:hAnsi="Times New Roman"/>
                    <w:color w:val="191919"/>
                    <w:sz w:val="28"/>
                    <w:szCs w:val="28"/>
                  </w:rPr>
                  <w:t>U</w:t>
                </w:r>
                <w:r>
                  <w:rPr>
                    <w:rFonts w:ascii="Times New Roman" w:hAnsi="Times New Roman"/>
                    <w:color w:val="191919"/>
                    <w:sz w:val="21"/>
                    <w:szCs w:val="21"/>
                  </w:rPr>
                  <w:t>NIVERSITY</w:t>
                </w:r>
                <w:r>
                  <w:rPr>
                    <w:rFonts w:ascii="Times New Roman" w:hAnsi="Times New Roman"/>
                    <w:color w:val="191919"/>
                    <w:spacing w:val="10"/>
                    <w:sz w:val="21"/>
                    <w:szCs w:val="21"/>
                  </w:rPr>
                  <w:t xml:space="preserve"> </w:t>
                </w:r>
                <w:r>
                  <w:rPr>
                    <w:rFonts w:ascii="Times New Roman" w:hAnsi="Times New Roman"/>
                    <w:color w:val="191919"/>
                    <w:sz w:val="28"/>
                    <w:szCs w:val="28"/>
                  </w:rPr>
                  <w:t>G</w:t>
                </w:r>
                <w:r>
                  <w:rPr>
                    <w:rFonts w:ascii="Times New Roman" w:hAnsi="Times New Roman"/>
                    <w:color w:val="191919"/>
                    <w:sz w:val="21"/>
                    <w:szCs w:val="21"/>
                  </w:rPr>
                  <w:t>RADU</w:t>
                </w:r>
                <w:r>
                  <w:rPr>
                    <w:rFonts w:ascii="Times New Roman" w:hAnsi="Times New Roman"/>
                    <w:color w:val="191919"/>
                    <w:spacing w:val="-23"/>
                    <w:sz w:val="21"/>
                    <w:szCs w:val="21"/>
                  </w:rPr>
                  <w:t>A</w:t>
                </w:r>
                <w:r>
                  <w:rPr>
                    <w:rFonts w:ascii="Times New Roman" w:hAnsi="Times New Roman"/>
                    <w:color w:val="191919"/>
                    <w:sz w:val="21"/>
                    <w:szCs w:val="21"/>
                  </w:rPr>
                  <w:t>TE</w:t>
                </w:r>
                <w:r>
                  <w:rPr>
                    <w:rFonts w:ascii="Times New Roman" w:hAnsi="Times New Roman"/>
                    <w:color w:val="191919"/>
                    <w:spacing w:val="18"/>
                    <w:sz w:val="21"/>
                    <w:szCs w:val="21"/>
                  </w:rPr>
                  <w:t xml:space="preserve"> </w:t>
                </w:r>
                <w:r>
                  <w:rPr>
                    <w:rFonts w:ascii="Times New Roman" w:hAnsi="Times New Roman"/>
                    <w:color w:val="191919"/>
                    <w:sz w:val="28"/>
                    <w:szCs w:val="28"/>
                  </w:rPr>
                  <w:t>S</w:t>
                </w:r>
                <w:r>
                  <w:rPr>
                    <w:rFonts w:ascii="Times New Roman" w:hAnsi="Times New Roman"/>
                    <w:color w:val="191919"/>
                    <w:sz w:val="21"/>
                    <w:szCs w:val="21"/>
                  </w:rPr>
                  <w:t>CHOOL</w:t>
                </w:r>
                <w:r>
                  <w:rPr>
                    <w:rFonts w:ascii="Times New Roman" w:hAnsi="Times New Roman"/>
                    <w:color w:val="191919"/>
                    <w:spacing w:val="10"/>
                    <w:sz w:val="21"/>
                    <w:szCs w:val="21"/>
                  </w:rPr>
                  <w:t xml:space="preserve"> </w:t>
                </w:r>
                <w:r>
                  <w:rPr>
                    <w:rFonts w:ascii="Times New Roman" w:hAnsi="Times New Roman"/>
                    <w:color w:val="191919"/>
                    <w:sz w:val="28"/>
                    <w:szCs w:val="28"/>
                  </w:rPr>
                  <w:t>C</w:t>
                </w:r>
                <w:r>
                  <w:rPr>
                    <w:rFonts w:ascii="Times New Roman" w:hAnsi="Times New Roman"/>
                    <w:color w:val="191919"/>
                    <w:spacing w:val="-23"/>
                    <w:sz w:val="21"/>
                    <w:szCs w:val="21"/>
                  </w:rPr>
                  <w:t>A</w:t>
                </w:r>
                <w:r>
                  <w:rPr>
                    <w:rFonts w:ascii="Times New Roman" w:hAnsi="Times New Roman"/>
                    <w:color w:val="191919"/>
                    <w:spacing w:val="-17"/>
                    <w:sz w:val="21"/>
                    <w:szCs w:val="21"/>
                  </w:rPr>
                  <w:t>T</w:t>
                </w:r>
                <w:r>
                  <w:rPr>
                    <w:rFonts w:ascii="Times New Roman" w:hAnsi="Times New Roman"/>
                    <w:color w:val="191919"/>
                    <w:sz w:val="21"/>
                    <w:szCs w:val="21"/>
                  </w:rPr>
                  <w:t>ALOG</w:t>
                </w:r>
                <w:r>
                  <w:rPr>
                    <w:rFonts w:ascii="Times New Roman" w:hAnsi="Times New Roman"/>
                    <w:color w:val="191919"/>
                    <w:sz w:val="28"/>
                    <w:szCs w:val="28"/>
                  </w:rPr>
                  <w:t>: 2011-2012</w:t>
                </w:r>
              </w:p>
            </w:txbxContent>
          </v:textbox>
          <w10:wrap anchorx="page" anchory="page"/>
        </v:shape>
      </w:pict>
    </w:r>
    <w:r w:rsidRPr="00284C41">
      <w:rPr>
        <w:rFonts w:ascii="Calibri" w:hAnsi="Calibri"/>
        <w:noProof/>
        <w:lang w:eastAsia="en-US"/>
      </w:rPr>
      <w:pict>
        <v:shape id="_x0000_s2340" style="position:absolute;left:0;text-align:left;margin-left:540pt;margin-top:733.8pt;width:0;height:36.15pt;z-index:-251529216;mso-position-horizontal-relative:page;mso-position-vertical-relative:page" coordsize="0,724" o:allowincell="f" path="m,l,724e" filled="f" strokecolor="#191919" strokeweight="4pt">
          <v:path arrowok="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7D0" w:rsidRDefault="007D47D0" w:rsidP="00BA3C38">
      <w:pPr>
        <w:spacing w:after="0"/>
      </w:pPr>
      <w:r>
        <w:separator/>
      </w:r>
    </w:p>
  </w:footnote>
  <w:footnote w:type="continuationSeparator" w:id="0">
    <w:p w:rsidR="007D47D0" w:rsidRDefault="007D47D0" w:rsidP="00BA3C3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0E0" w:rsidRDefault="00E410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1EAD"/>
    <w:multiLevelType w:val="hybridMultilevel"/>
    <w:tmpl w:val="293658EE"/>
    <w:lvl w:ilvl="0" w:tplc="B10CA1EA">
      <w:start w:val="1"/>
      <w:numFmt w:val="decimal"/>
      <w:lvlText w:val="%1."/>
      <w:lvlJc w:val="left"/>
      <w:pPr>
        <w:ind w:left="2610" w:hanging="360"/>
      </w:pPr>
      <w:rPr>
        <w:rFonts w:hint="eastAsi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nsid w:val="08CF16E1"/>
    <w:multiLevelType w:val="hybridMultilevel"/>
    <w:tmpl w:val="C59434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992F85"/>
    <w:multiLevelType w:val="hybridMultilevel"/>
    <w:tmpl w:val="591AB6B4"/>
    <w:lvl w:ilvl="0" w:tplc="B10CA1EA">
      <w:start w:val="1"/>
      <w:numFmt w:val="decimal"/>
      <w:lvlText w:val="%1."/>
      <w:lvlJc w:val="left"/>
      <w:pPr>
        <w:ind w:left="2970" w:hanging="360"/>
      </w:pPr>
      <w:rPr>
        <w:rFonts w:hint="eastAsia"/>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
    <w:nsid w:val="0BBE30EB"/>
    <w:multiLevelType w:val="hybridMultilevel"/>
    <w:tmpl w:val="BF906BC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0C1F258C"/>
    <w:multiLevelType w:val="hybridMultilevel"/>
    <w:tmpl w:val="334EA840"/>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485ACF"/>
    <w:multiLevelType w:val="hybridMultilevel"/>
    <w:tmpl w:val="8CEEF8D0"/>
    <w:lvl w:ilvl="0" w:tplc="0409000F">
      <w:start w:val="1"/>
      <w:numFmt w:val="decimal"/>
      <w:lvlText w:val="%1."/>
      <w:lvlJc w:val="left"/>
      <w:pPr>
        <w:ind w:left="2590" w:hanging="360"/>
      </w:pPr>
    </w:lvl>
    <w:lvl w:ilvl="1" w:tplc="04090019" w:tentative="1">
      <w:start w:val="1"/>
      <w:numFmt w:val="lowerLetter"/>
      <w:lvlText w:val="%2."/>
      <w:lvlJc w:val="left"/>
      <w:pPr>
        <w:ind w:left="3310" w:hanging="360"/>
      </w:pPr>
    </w:lvl>
    <w:lvl w:ilvl="2" w:tplc="0409001B" w:tentative="1">
      <w:start w:val="1"/>
      <w:numFmt w:val="lowerRoman"/>
      <w:lvlText w:val="%3."/>
      <w:lvlJc w:val="right"/>
      <w:pPr>
        <w:ind w:left="4030" w:hanging="180"/>
      </w:pPr>
    </w:lvl>
    <w:lvl w:ilvl="3" w:tplc="0409000F" w:tentative="1">
      <w:start w:val="1"/>
      <w:numFmt w:val="decimal"/>
      <w:lvlText w:val="%4."/>
      <w:lvlJc w:val="left"/>
      <w:pPr>
        <w:ind w:left="4750" w:hanging="360"/>
      </w:pPr>
    </w:lvl>
    <w:lvl w:ilvl="4" w:tplc="04090019" w:tentative="1">
      <w:start w:val="1"/>
      <w:numFmt w:val="lowerLetter"/>
      <w:lvlText w:val="%5."/>
      <w:lvlJc w:val="left"/>
      <w:pPr>
        <w:ind w:left="5470" w:hanging="360"/>
      </w:pPr>
    </w:lvl>
    <w:lvl w:ilvl="5" w:tplc="0409001B" w:tentative="1">
      <w:start w:val="1"/>
      <w:numFmt w:val="lowerRoman"/>
      <w:lvlText w:val="%6."/>
      <w:lvlJc w:val="right"/>
      <w:pPr>
        <w:ind w:left="6190" w:hanging="180"/>
      </w:pPr>
    </w:lvl>
    <w:lvl w:ilvl="6" w:tplc="0409000F" w:tentative="1">
      <w:start w:val="1"/>
      <w:numFmt w:val="decimal"/>
      <w:lvlText w:val="%7."/>
      <w:lvlJc w:val="left"/>
      <w:pPr>
        <w:ind w:left="6910" w:hanging="360"/>
      </w:pPr>
    </w:lvl>
    <w:lvl w:ilvl="7" w:tplc="04090019" w:tentative="1">
      <w:start w:val="1"/>
      <w:numFmt w:val="lowerLetter"/>
      <w:lvlText w:val="%8."/>
      <w:lvlJc w:val="left"/>
      <w:pPr>
        <w:ind w:left="7630" w:hanging="360"/>
      </w:pPr>
    </w:lvl>
    <w:lvl w:ilvl="8" w:tplc="0409001B" w:tentative="1">
      <w:start w:val="1"/>
      <w:numFmt w:val="lowerRoman"/>
      <w:lvlText w:val="%9."/>
      <w:lvlJc w:val="right"/>
      <w:pPr>
        <w:ind w:left="8350" w:hanging="180"/>
      </w:pPr>
    </w:lvl>
  </w:abstractNum>
  <w:abstractNum w:abstractNumId="6">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F75E45"/>
    <w:multiLevelType w:val="hybridMultilevel"/>
    <w:tmpl w:val="78A25FA0"/>
    <w:lvl w:ilvl="0" w:tplc="298E95B8">
      <w:start w:val="4"/>
      <w:numFmt w:val="decimal"/>
      <w:lvlText w:val="%1."/>
      <w:lvlJc w:val="left"/>
      <w:pPr>
        <w:ind w:left="252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9267BA7"/>
    <w:multiLevelType w:val="hybridMultilevel"/>
    <w:tmpl w:val="C3A4E9D2"/>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9">
    <w:nsid w:val="1C9B0DCA"/>
    <w:multiLevelType w:val="hybridMultilevel"/>
    <w:tmpl w:val="44E2E250"/>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810C74"/>
    <w:multiLevelType w:val="hybridMultilevel"/>
    <w:tmpl w:val="BE1E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F73909"/>
    <w:multiLevelType w:val="hybridMultilevel"/>
    <w:tmpl w:val="83D0490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4">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nsid w:val="36232C6E"/>
    <w:multiLevelType w:val="hybridMultilevel"/>
    <w:tmpl w:val="B72A38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ED62B3"/>
    <w:multiLevelType w:val="hybridMultilevel"/>
    <w:tmpl w:val="864814D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FF423F9"/>
    <w:multiLevelType w:val="hybridMultilevel"/>
    <w:tmpl w:val="C44C1E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971EA"/>
    <w:multiLevelType w:val="hybridMultilevel"/>
    <w:tmpl w:val="FB9E7540"/>
    <w:lvl w:ilvl="0" w:tplc="B10CA1EA">
      <w:start w:val="1"/>
      <w:numFmt w:val="decimal"/>
      <w:lvlText w:val="%1."/>
      <w:lvlJc w:val="left"/>
      <w:pPr>
        <w:ind w:left="2340" w:hanging="360"/>
      </w:pPr>
      <w:rPr>
        <w:rFonts w:hint="eastAsia"/>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29">
    <w:nsid w:val="55E62D78"/>
    <w:multiLevelType w:val="hybridMultilevel"/>
    <w:tmpl w:val="18EC9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C618E4"/>
    <w:multiLevelType w:val="hybridMultilevel"/>
    <w:tmpl w:val="296C7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5">
    <w:nsid w:val="5EF77A0C"/>
    <w:multiLevelType w:val="hybridMultilevel"/>
    <w:tmpl w:val="0560AE8C"/>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E11F91"/>
    <w:multiLevelType w:val="hybridMultilevel"/>
    <w:tmpl w:val="60FC062E"/>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9">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0">
    <w:nsid w:val="69E8367C"/>
    <w:multiLevelType w:val="hybridMultilevel"/>
    <w:tmpl w:val="BEECFBDA"/>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EF610FF"/>
    <w:multiLevelType w:val="hybridMultilevel"/>
    <w:tmpl w:val="916A16BA"/>
    <w:lvl w:ilvl="0" w:tplc="CE28593A">
      <w:start w:val="2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5">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FC56DD2"/>
    <w:multiLevelType w:val="hybridMultilevel"/>
    <w:tmpl w:val="D03E7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6"/>
  </w:num>
  <w:num w:numId="2">
    <w:abstractNumId w:val="39"/>
  </w:num>
  <w:num w:numId="3">
    <w:abstractNumId w:val="11"/>
  </w:num>
  <w:num w:numId="4">
    <w:abstractNumId w:val="28"/>
  </w:num>
  <w:num w:numId="5">
    <w:abstractNumId w:val="1"/>
  </w:num>
  <w:num w:numId="6">
    <w:abstractNumId w:val="3"/>
  </w:num>
  <w:num w:numId="7">
    <w:abstractNumId w:val="18"/>
  </w:num>
  <w:num w:numId="8">
    <w:abstractNumId w:val="8"/>
  </w:num>
  <w:num w:numId="9">
    <w:abstractNumId w:val="5"/>
  </w:num>
  <w:num w:numId="10">
    <w:abstractNumId w:val="48"/>
  </w:num>
  <w:num w:numId="11">
    <w:abstractNumId w:val="31"/>
  </w:num>
  <w:num w:numId="12">
    <w:abstractNumId w:val="23"/>
  </w:num>
  <w:num w:numId="13">
    <w:abstractNumId w:val="10"/>
  </w:num>
  <w:num w:numId="14">
    <w:abstractNumId w:val="34"/>
  </w:num>
  <w:num w:numId="15">
    <w:abstractNumId w:val="20"/>
  </w:num>
  <w:num w:numId="16">
    <w:abstractNumId w:val="33"/>
  </w:num>
  <w:num w:numId="17">
    <w:abstractNumId w:val="25"/>
  </w:num>
  <w:num w:numId="18">
    <w:abstractNumId w:val="27"/>
  </w:num>
  <w:num w:numId="19">
    <w:abstractNumId w:val="32"/>
  </w:num>
  <w:num w:numId="20">
    <w:abstractNumId w:val="44"/>
  </w:num>
  <w:num w:numId="21">
    <w:abstractNumId w:val="38"/>
  </w:num>
  <w:num w:numId="22">
    <w:abstractNumId w:val="19"/>
  </w:num>
  <w:num w:numId="23">
    <w:abstractNumId w:val="16"/>
  </w:num>
  <w:num w:numId="24">
    <w:abstractNumId w:val="7"/>
  </w:num>
  <w:num w:numId="25">
    <w:abstractNumId w:val="9"/>
  </w:num>
  <w:num w:numId="26">
    <w:abstractNumId w:val="40"/>
  </w:num>
  <w:num w:numId="27">
    <w:abstractNumId w:val="47"/>
  </w:num>
  <w:num w:numId="28">
    <w:abstractNumId w:val="2"/>
  </w:num>
  <w:num w:numId="29">
    <w:abstractNumId w:val="36"/>
  </w:num>
  <w:num w:numId="30">
    <w:abstractNumId w:val="24"/>
  </w:num>
  <w:num w:numId="31">
    <w:abstractNumId w:val="15"/>
  </w:num>
  <w:num w:numId="32">
    <w:abstractNumId w:val="0"/>
  </w:num>
  <w:num w:numId="33">
    <w:abstractNumId w:val="26"/>
  </w:num>
  <w:num w:numId="34">
    <w:abstractNumId w:val="37"/>
  </w:num>
  <w:num w:numId="35">
    <w:abstractNumId w:val="14"/>
  </w:num>
  <w:num w:numId="36">
    <w:abstractNumId w:val="35"/>
  </w:num>
  <w:num w:numId="37">
    <w:abstractNumId w:val="4"/>
  </w:num>
  <w:num w:numId="38">
    <w:abstractNumId w:val="29"/>
  </w:num>
  <w:num w:numId="39">
    <w:abstractNumId w:val="21"/>
  </w:num>
  <w:num w:numId="40">
    <w:abstractNumId w:val="13"/>
  </w:num>
  <w:num w:numId="41">
    <w:abstractNumId w:val="30"/>
  </w:num>
  <w:num w:numId="42">
    <w:abstractNumId w:val="43"/>
  </w:num>
  <w:num w:numId="43">
    <w:abstractNumId w:val="22"/>
  </w:num>
  <w:num w:numId="44">
    <w:abstractNumId w:val="42"/>
  </w:num>
  <w:num w:numId="45">
    <w:abstractNumId w:val="17"/>
  </w:num>
  <w:num w:numId="46">
    <w:abstractNumId w:val="45"/>
  </w:num>
  <w:num w:numId="47">
    <w:abstractNumId w:val="41"/>
  </w:num>
  <w:num w:numId="48">
    <w:abstractNumId w:val="12"/>
  </w:num>
  <w:num w:numId="49">
    <w:abstractNumId w:val="6"/>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8674"/>
    <o:shapelayout v:ext="edit">
      <o:idmap v:ext="edit" data="2"/>
    </o:shapelayout>
  </w:hdrShapeDefaults>
  <w:footnotePr>
    <w:footnote w:id="-1"/>
    <w:footnote w:id="0"/>
  </w:footnotePr>
  <w:endnotePr>
    <w:endnote w:id="-1"/>
    <w:endnote w:id="0"/>
  </w:endnotePr>
  <w:compat>
    <w:useFELayout/>
  </w:compat>
  <w:rsids>
    <w:rsidRoot w:val="00800E3C"/>
    <w:rsid w:val="00012CE9"/>
    <w:rsid w:val="00072AD6"/>
    <w:rsid w:val="000B2EEA"/>
    <w:rsid w:val="00104551"/>
    <w:rsid w:val="00122DC4"/>
    <w:rsid w:val="0014395C"/>
    <w:rsid w:val="00146D59"/>
    <w:rsid w:val="001746B5"/>
    <w:rsid w:val="00191670"/>
    <w:rsid w:val="00212972"/>
    <w:rsid w:val="002364D5"/>
    <w:rsid w:val="002552DB"/>
    <w:rsid w:val="00261EBB"/>
    <w:rsid w:val="00284C41"/>
    <w:rsid w:val="00287E4F"/>
    <w:rsid w:val="002956D9"/>
    <w:rsid w:val="002960BB"/>
    <w:rsid w:val="002B1CC3"/>
    <w:rsid w:val="002C1C21"/>
    <w:rsid w:val="002C2272"/>
    <w:rsid w:val="002F33CD"/>
    <w:rsid w:val="0032344C"/>
    <w:rsid w:val="00367DC2"/>
    <w:rsid w:val="003848ED"/>
    <w:rsid w:val="003A74B1"/>
    <w:rsid w:val="003B4D34"/>
    <w:rsid w:val="003B79EC"/>
    <w:rsid w:val="003F3F12"/>
    <w:rsid w:val="00405D33"/>
    <w:rsid w:val="00422738"/>
    <w:rsid w:val="00456FF7"/>
    <w:rsid w:val="00475F35"/>
    <w:rsid w:val="00492D18"/>
    <w:rsid w:val="004B400E"/>
    <w:rsid w:val="004D76C4"/>
    <w:rsid w:val="004E78AD"/>
    <w:rsid w:val="0051680F"/>
    <w:rsid w:val="0051686C"/>
    <w:rsid w:val="00530EB1"/>
    <w:rsid w:val="00543F74"/>
    <w:rsid w:val="00565BD4"/>
    <w:rsid w:val="00572943"/>
    <w:rsid w:val="00585FA3"/>
    <w:rsid w:val="005A3C7A"/>
    <w:rsid w:val="005A71B8"/>
    <w:rsid w:val="005B014E"/>
    <w:rsid w:val="005B18AD"/>
    <w:rsid w:val="005C3AAB"/>
    <w:rsid w:val="00601DCA"/>
    <w:rsid w:val="00632C99"/>
    <w:rsid w:val="00640B1C"/>
    <w:rsid w:val="00643F98"/>
    <w:rsid w:val="00650DA9"/>
    <w:rsid w:val="0065123E"/>
    <w:rsid w:val="00673138"/>
    <w:rsid w:val="006C28C5"/>
    <w:rsid w:val="006E4486"/>
    <w:rsid w:val="006F2981"/>
    <w:rsid w:val="00752F60"/>
    <w:rsid w:val="00776B83"/>
    <w:rsid w:val="00776DC2"/>
    <w:rsid w:val="0079029D"/>
    <w:rsid w:val="007C27CF"/>
    <w:rsid w:val="007D47D0"/>
    <w:rsid w:val="007D5B3F"/>
    <w:rsid w:val="00800696"/>
    <w:rsid w:val="00800E3C"/>
    <w:rsid w:val="0082559B"/>
    <w:rsid w:val="00826618"/>
    <w:rsid w:val="00872D63"/>
    <w:rsid w:val="00876DB1"/>
    <w:rsid w:val="00876EC3"/>
    <w:rsid w:val="008864A8"/>
    <w:rsid w:val="00896FAA"/>
    <w:rsid w:val="008A01C7"/>
    <w:rsid w:val="008A05AD"/>
    <w:rsid w:val="008A0E7A"/>
    <w:rsid w:val="008A2649"/>
    <w:rsid w:val="008A7386"/>
    <w:rsid w:val="008B6DEF"/>
    <w:rsid w:val="008D0470"/>
    <w:rsid w:val="00907558"/>
    <w:rsid w:val="00943C8B"/>
    <w:rsid w:val="00946B9C"/>
    <w:rsid w:val="009950B4"/>
    <w:rsid w:val="009E5F68"/>
    <w:rsid w:val="00A4282F"/>
    <w:rsid w:val="00A63811"/>
    <w:rsid w:val="00A6778A"/>
    <w:rsid w:val="00AB0D55"/>
    <w:rsid w:val="00AB16FB"/>
    <w:rsid w:val="00AC2581"/>
    <w:rsid w:val="00AC3640"/>
    <w:rsid w:val="00AE34B4"/>
    <w:rsid w:val="00B17C8E"/>
    <w:rsid w:val="00B420F0"/>
    <w:rsid w:val="00B44D84"/>
    <w:rsid w:val="00B75622"/>
    <w:rsid w:val="00B7717F"/>
    <w:rsid w:val="00B82CCE"/>
    <w:rsid w:val="00B84A8A"/>
    <w:rsid w:val="00B9712F"/>
    <w:rsid w:val="00BA3C38"/>
    <w:rsid w:val="00BA7100"/>
    <w:rsid w:val="00BE0F70"/>
    <w:rsid w:val="00BF6C01"/>
    <w:rsid w:val="00C34741"/>
    <w:rsid w:val="00C47A74"/>
    <w:rsid w:val="00C57415"/>
    <w:rsid w:val="00C60407"/>
    <w:rsid w:val="00C655F4"/>
    <w:rsid w:val="00C7608E"/>
    <w:rsid w:val="00CD2215"/>
    <w:rsid w:val="00CE68E0"/>
    <w:rsid w:val="00CF4745"/>
    <w:rsid w:val="00D110A5"/>
    <w:rsid w:val="00D37788"/>
    <w:rsid w:val="00D41D60"/>
    <w:rsid w:val="00D8640C"/>
    <w:rsid w:val="00D868FF"/>
    <w:rsid w:val="00DA7ACB"/>
    <w:rsid w:val="00DA7D25"/>
    <w:rsid w:val="00DC772D"/>
    <w:rsid w:val="00DD3825"/>
    <w:rsid w:val="00DE3E2E"/>
    <w:rsid w:val="00DF717A"/>
    <w:rsid w:val="00E142B9"/>
    <w:rsid w:val="00E25F7C"/>
    <w:rsid w:val="00E328FF"/>
    <w:rsid w:val="00E410E0"/>
    <w:rsid w:val="00E67BE1"/>
    <w:rsid w:val="00E70B61"/>
    <w:rsid w:val="00E96E7B"/>
    <w:rsid w:val="00EB44B6"/>
    <w:rsid w:val="00EE404B"/>
    <w:rsid w:val="00EE4CC3"/>
    <w:rsid w:val="00F06FB0"/>
    <w:rsid w:val="00F11A81"/>
    <w:rsid w:val="00F207C6"/>
    <w:rsid w:val="00F31B43"/>
    <w:rsid w:val="00F4051F"/>
    <w:rsid w:val="00F40E20"/>
    <w:rsid w:val="00F42301"/>
    <w:rsid w:val="00F462B8"/>
    <w:rsid w:val="00F531FF"/>
    <w:rsid w:val="00F77309"/>
    <w:rsid w:val="00F86A53"/>
    <w:rsid w:val="00FA137F"/>
    <w:rsid w:val="00FB3D09"/>
    <w:rsid w:val="00FD130B"/>
    <w:rsid w:val="00FD6ACA"/>
    <w:rsid w:val="00FF55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3,6,7"/>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B9C"/>
  </w:style>
  <w:style w:type="paragraph" w:styleId="Heading1">
    <w:name w:val="heading 1"/>
    <w:basedOn w:val="Normal"/>
    <w:next w:val="Normal"/>
    <w:link w:val="Heading1Char"/>
    <w:uiPriority w:val="9"/>
    <w:qFormat/>
    <w:rsid w:val="00A638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76EC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9D"/>
    <w:rPr>
      <w:rFonts w:ascii="Tahoma" w:hAnsi="Tahoma" w:cs="Tahoma"/>
      <w:sz w:val="16"/>
      <w:szCs w:val="16"/>
    </w:rPr>
  </w:style>
  <w:style w:type="paragraph" w:styleId="ListParagraph">
    <w:name w:val="List Paragraph"/>
    <w:basedOn w:val="Normal"/>
    <w:uiPriority w:val="34"/>
    <w:qFormat/>
    <w:rsid w:val="00F42301"/>
    <w:pPr>
      <w:spacing w:line="276" w:lineRule="auto"/>
      <w:ind w:left="720" w:firstLine="0"/>
      <w:contextualSpacing/>
    </w:pPr>
    <w:rPr>
      <w:rFonts w:eastAsiaTheme="minorHAnsi"/>
      <w:lang w:eastAsia="en-US"/>
    </w:rPr>
  </w:style>
  <w:style w:type="paragraph" w:styleId="Revision">
    <w:name w:val="Revision"/>
    <w:hidden/>
    <w:uiPriority w:val="99"/>
    <w:semiHidden/>
    <w:rsid w:val="00F42301"/>
    <w:pPr>
      <w:spacing w:after="0"/>
      <w:ind w:firstLine="0"/>
    </w:pPr>
    <w:rPr>
      <w:rFonts w:ascii="Calibri" w:eastAsia="Times New Roman" w:hAnsi="Calibri" w:cs="Times New Roman"/>
      <w:lang w:eastAsia="en-US"/>
    </w:rPr>
  </w:style>
  <w:style w:type="paragraph" w:styleId="Caption">
    <w:name w:val="caption"/>
    <w:basedOn w:val="Normal"/>
    <w:next w:val="Normal"/>
    <w:uiPriority w:val="35"/>
    <w:semiHidden/>
    <w:unhideWhenUsed/>
    <w:qFormat/>
    <w:rsid w:val="00F42301"/>
    <w:pPr>
      <w:ind w:firstLine="0"/>
    </w:pPr>
    <w:rPr>
      <w:rFonts w:ascii="Calibri" w:eastAsia="Times New Roman" w:hAnsi="Calibri" w:cs="Times New Roman"/>
      <w:b/>
      <w:bCs/>
      <w:color w:val="4F81BD" w:themeColor="accent1"/>
      <w:sz w:val="18"/>
      <w:szCs w:val="18"/>
      <w:lang w:eastAsia="en-US"/>
    </w:rPr>
  </w:style>
  <w:style w:type="paragraph" w:styleId="Header">
    <w:name w:val="header"/>
    <w:basedOn w:val="Normal"/>
    <w:link w:val="HeaderChar"/>
    <w:uiPriority w:val="99"/>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HeaderChar">
    <w:name w:val="Header Char"/>
    <w:basedOn w:val="DefaultParagraphFont"/>
    <w:link w:val="Header"/>
    <w:uiPriority w:val="99"/>
    <w:rsid w:val="00F42301"/>
    <w:rPr>
      <w:rFonts w:ascii="Calibri" w:eastAsia="Times New Roman" w:hAnsi="Calibri" w:cs="Times New Roman"/>
      <w:lang w:eastAsia="en-US"/>
    </w:rPr>
  </w:style>
  <w:style w:type="paragraph" w:styleId="Footer">
    <w:name w:val="footer"/>
    <w:basedOn w:val="Normal"/>
    <w:link w:val="FooterChar"/>
    <w:uiPriority w:val="99"/>
    <w:unhideWhenUsed/>
    <w:rsid w:val="00F42301"/>
    <w:pPr>
      <w:tabs>
        <w:tab w:val="center" w:pos="4680"/>
        <w:tab w:val="right" w:pos="9360"/>
      </w:tabs>
      <w:spacing w:after="0"/>
      <w:ind w:firstLine="0"/>
    </w:pPr>
    <w:rPr>
      <w:rFonts w:ascii="Calibri" w:eastAsia="Times New Roman" w:hAnsi="Calibri" w:cs="Times New Roman"/>
      <w:lang w:eastAsia="en-US"/>
    </w:rPr>
  </w:style>
  <w:style w:type="character" w:customStyle="1" w:styleId="FooterChar">
    <w:name w:val="Footer Char"/>
    <w:basedOn w:val="DefaultParagraphFont"/>
    <w:link w:val="Footer"/>
    <w:uiPriority w:val="99"/>
    <w:rsid w:val="00F42301"/>
    <w:rPr>
      <w:rFonts w:ascii="Calibri" w:eastAsia="Times New Roman" w:hAnsi="Calibri" w:cs="Times New Roman"/>
      <w:lang w:eastAsia="en-US"/>
    </w:rPr>
  </w:style>
  <w:style w:type="paragraph" w:styleId="TOC1">
    <w:name w:val="toc 1"/>
    <w:basedOn w:val="Normal"/>
    <w:next w:val="Normal"/>
    <w:autoRedefine/>
    <w:uiPriority w:val="39"/>
    <w:unhideWhenUsed/>
    <w:rsid w:val="002B1CC3"/>
    <w:pPr>
      <w:tabs>
        <w:tab w:val="right" w:leader="dot" w:pos="4590"/>
      </w:tabs>
      <w:spacing w:after="0"/>
      <w:ind w:left="90" w:right="30" w:firstLine="0"/>
    </w:pPr>
    <w:rPr>
      <w:rFonts w:ascii="Times New Roman" w:hAnsi="Times New Roman" w:cs="Times New Roman"/>
      <w:b/>
      <w:bCs/>
      <w:noProof/>
      <w:color w:val="262626" w:themeColor="text1" w:themeTint="D9"/>
      <w:sz w:val="20"/>
      <w:szCs w:val="20"/>
      <w:lang w:eastAsia="en-US"/>
    </w:rPr>
  </w:style>
  <w:style w:type="paragraph" w:styleId="TOC2">
    <w:name w:val="toc 2"/>
    <w:basedOn w:val="Normal"/>
    <w:next w:val="Normal"/>
    <w:autoRedefine/>
    <w:uiPriority w:val="39"/>
    <w:unhideWhenUsed/>
    <w:rsid w:val="00876EC3"/>
    <w:pPr>
      <w:tabs>
        <w:tab w:val="right" w:leader="dot" w:pos="4880"/>
      </w:tabs>
      <w:spacing w:before="240" w:after="0"/>
      <w:ind w:left="270" w:firstLine="0"/>
    </w:pPr>
    <w:rPr>
      <w:b/>
      <w:bCs/>
      <w:sz w:val="20"/>
      <w:szCs w:val="20"/>
    </w:rPr>
  </w:style>
  <w:style w:type="paragraph" w:styleId="TOC3">
    <w:name w:val="toc 3"/>
    <w:basedOn w:val="Normal"/>
    <w:next w:val="Normal"/>
    <w:autoRedefine/>
    <w:uiPriority w:val="39"/>
    <w:unhideWhenUsed/>
    <w:rsid w:val="00A63811"/>
    <w:pPr>
      <w:spacing w:after="0"/>
      <w:ind w:left="220"/>
    </w:pPr>
    <w:rPr>
      <w:sz w:val="20"/>
      <w:szCs w:val="20"/>
    </w:rPr>
  </w:style>
  <w:style w:type="paragraph" w:styleId="TOC4">
    <w:name w:val="toc 4"/>
    <w:basedOn w:val="Normal"/>
    <w:next w:val="Normal"/>
    <w:autoRedefine/>
    <w:uiPriority w:val="39"/>
    <w:unhideWhenUsed/>
    <w:rsid w:val="00A63811"/>
    <w:pPr>
      <w:spacing w:after="0"/>
      <w:ind w:left="440"/>
    </w:pPr>
    <w:rPr>
      <w:sz w:val="20"/>
      <w:szCs w:val="20"/>
    </w:rPr>
  </w:style>
  <w:style w:type="paragraph" w:styleId="TOC5">
    <w:name w:val="toc 5"/>
    <w:basedOn w:val="Normal"/>
    <w:next w:val="Normal"/>
    <w:autoRedefine/>
    <w:uiPriority w:val="39"/>
    <w:unhideWhenUsed/>
    <w:rsid w:val="00A63811"/>
    <w:pPr>
      <w:spacing w:after="0"/>
      <w:ind w:left="660"/>
    </w:pPr>
    <w:rPr>
      <w:sz w:val="20"/>
      <w:szCs w:val="20"/>
    </w:rPr>
  </w:style>
  <w:style w:type="paragraph" w:styleId="TOC6">
    <w:name w:val="toc 6"/>
    <w:basedOn w:val="Normal"/>
    <w:next w:val="Normal"/>
    <w:autoRedefine/>
    <w:uiPriority w:val="39"/>
    <w:unhideWhenUsed/>
    <w:rsid w:val="00A63811"/>
    <w:pPr>
      <w:spacing w:after="0"/>
      <w:ind w:left="880"/>
    </w:pPr>
    <w:rPr>
      <w:sz w:val="20"/>
      <w:szCs w:val="20"/>
    </w:rPr>
  </w:style>
  <w:style w:type="paragraph" w:styleId="TOC7">
    <w:name w:val="toc 7"/>
    <w:basedOn w:val="Normal"/>
    <w:next w:val="Normal"/>
    <w:autoRedefine/>
    <w:uiPriority w:val="39"/>
    <w:unhideWhenUsed/>
    <w:rsid w:val="00A63811"/>
    <w:pPr>
      <w:spacing w:after="0"/>
      <w:ind w:left="1100"/>
    </w:pPr>
    <w:rPr>
      <w:sz w:val="20"/>
      <w:szCs w:val="20"/>
    </w:rPr>
  </w:style>
  <w:style w:type="paragraph" w:styleId="TOC8">
    <w:name w:val="toc 8"/>
    <w:basedOn w:val="Normal"/>
    <w:next w:val="Normal"/>
    <w:autoRedefine/>
    <w:uiPriority w:val="39"/>
    <w:unhideWhenUsed/>
    <w:rsid w:val="00A63811"/>
    <w:pPr>
      <w:spacing w:after="0"/>
      <w:ind w:left="1320"/>
    </w:pPr>
    <w:rPr>
      <w:sz w:val="20"/>
      <w:szCs w:val="20"/>
    </w:rPr>
  </w:style>
  <w:style w:type="paragraph" w:styleId="TOC9">
    <w:name w:val="toc 9"/>
    <w:basedOn w:val="Normal"/>
    <w:next w:val="Normal"/>
    <w:autoRedefine/>
    <w:uiPriority w:val="39"/>
    <w:unhideWhenUsed/>
    <w:rsid w:val="00A63811"/>
    <w:pPr>
      <w:spacing w:after="0"/>
      <w:ind w:left="1540"/>
    </w:pPr>
    <w:rPr>
      <w:sz w:val="20"/>
      <w:szCs w:val="20"/>
    </w:rPr>
  </w:style>
  <w:style w:type="character" w:customStyle="1" w:styleId="Heading1Char">
    <w:name w:val="Heading 1 Char"/>
    <w:basedOn w:val="DefaultParagraphFont"/>
    <w:link w:val="Heading1"/>
    <w:uiPriority w:val="9"/>
    <w:rsid w:val="00A638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876E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D5B3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hyperlink" Target="mailto:frink@asurams.edu" TargetMode="External"/><Relationship Id="rId39" Type="http://schemas.openxmlformats.org/officeDocument/2006/relationships/footer" Target="footer22.xml"/><Relationship Id="rId21" Type="http://schemas.openxmlformats.org/officeDocument/2006/relationships/footer" Target="footer9.xml"/><Relationship Id="rId34" Type="http://schemas.openxmlformats.org/officeDocument/2006/relationships/footer" Target="footer17.xml"/><Relationship Id="rId42" Type="http://schemas.openxmlformats.org/officeDocument/2006/relationships/footer" Target="footer24.xml"/><Relationship Id="rId47" Type="http://schemas.openxmlformats.org/officeDocument/2006/relationships/hyperlink" Target="mailto:gthomas@asurams.edu" TargetMode="External"/><Relationship Id="rId50" Type="http://schemas.openxmlformats.org/officeDocument/2006/relationships/image" Target="media/image5.png"/><Relationship Id="rId55" Type="http://schemas.openxmlformats.org/officeDocument/2006/relationships/footer" Target="footer33.xml"/><Relationship Id="rId63" Type="http://schemas.openxmlformats.org/officeDocument/2006/relationships/footer" Target="footer41.xml"/><Relationship Id="rId68" Type="http://schemas.openxmlformats.org/officeDocument/2006/relationships/footer" Target="footer46.xml"/><Relationship Id="rId76" Type="http://schemas.openxmlformats.org/officeDocument/2006/relationships/footer" Target="footer53.xml"/><Relationship Id="rId7" Type="http://schemas.openxmlformats.org/officeDocument/2006/relationships/endnotes" Target="endnotes.xml"/><Relationship Id="rId71" Type="http://schemas.openxmlformats.org/officeDocument/2006/relationships/footer" Target="footer49.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3.xml"/><Relationship Id="rId11" Type="http://schemas.openxmlformats.org/officeDocument/2006/relationships/footer" Target="footer1.xml"/><Relationship Id="rId24" Type="http://schemas.openxmlformats.org/officeDocument/2006/relationships/footer" Target="footer10.xml"/><Relationship Id="rId32" Type="http://schemas.openxmlformats.org/officeDocument/2006/relationships/hyperlink" Target="http://www.fafsa.ed.gov" TargetMode="External"/><Relationship Id="rId37" Type="http://schemas.openxmlformats.org/officeDocument/2006/relationships/footer" Target="footer20.xml"/><Relationship Id="rId40" Type="http://schemas.openxmlformats.org/officeDocument/2006/relationships/footer" Target="footer23.xml"/><Relationship Id="rId45" Type="http://schemas.openxmlformats.org/officeDocument/2006/relationships/footer" Target="footer26.xml"/><Relationship Id="rId53" Type="http://schemas.openxmlformats.org/officeDocument/2006/relationships/hyperlink" Target="http://www.asurams.edu" TargetMode="External"/><Relationship Id="rId58" Type="http://schemas.openxmlformats.org/officeDocument/2006/relationships/footer" Target="footer36.xml"/><Relationship Id="rId66" Type="http://schemas.openxmlformats.org/officeDocument/2006/relationships/footer" Target="footer44.xml"/><Relationship Id="rId74" Type="http://schemas.openxmlformats.org/officeDocument/2006/relationships/image" Target="media/image6.png"/><Relationship Id="rId79" Type="http://schemas.openxmlformats.org/officeDocument/2006/relationships/footer" Target="footer56.xml"/><Relationship Id="rId5" Type="http://schemas.openxmlformats.org/officeDocument/2006/relationships/webSettings" Target="webSettings.xml"/><Relationship Id="rId61" Type="http://schemas.openxmlformats.org/officeDocument/2006/relationships/footer" Target="footer39.xml"/><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footer" Target="footer7.xml"/><Relationship Id="rId31" Type="http://schemas.openxmlformats.org/officeDocument/2006/relationships/footer" Target="footer15.xml"/><Relationship Id="rId44" Type="http://schemas.openxmlformats.org/officeDocument/2006/relationships/image" Target="media/image4.png"/><Relationship Id="rId52" Type="http://schemas.openxmlformats.org/officeDocument/2006/relationships/footer" Target="footer31.xml"/><Relationship Id="rId60" Type="http://schemas.openxmlformats.org/officeDocument/2006/relationships/footer" Target="footer38.xml"/><Relationship Id="rId65" Type="http://schemas.openxmlformats.org/officeDocument/2006/relationships/footer" Target="footer43.xml"/><Relationship Id="rId73" Type="http://schemas.openxmlformats.org/officeDocument/2006/relationships/footer" Target="footer51.xml"/><Relationship Id="rId78" Type="http://schemas.openxmlformats.org/officeDocument/2006/relationships/footer" Target="footer55.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asurams.edu" TargetMode="External"/><Relationship Id="rId27" Type="http://schemas.openxmlformats.org/officeDocument/2006/relationships/image" Target="media/image3.png"/><Relationship Id="rId30" Type="http://schemas.openxmlformats.org/officeDocument/2006/relationships/footer" Target="footer14.xml"/><Relationship Id="rId35" Type="http://schemas.openxmlformats.org/officeDocument/2006/relationships/footer" Target="footer18.xml"/><Relationship Id="rId43" Type="http://schemas.openxmlformats.org/officeDocument/2006/relationships/footer" Target="footer25.xml"/><Relationship Id="rId48" Type="http://schemas.openxmlformats.org/officeDocument/2006/relationships/footer" Target="footer28.xml"/><Relationship Id="rId56" Type="http://schemas.openxmlformats.org/officeDocument/2006/relationships/footer" Target="footer34.xml"/><Relationship Id="rId64" Type="http://schemas.openxmlformats.org/officeDocument/2006/relationships/footer" Target="footer42.xml"/><Relationship Id="rId69" Type="http://schemas.openxmlformats.org/officeDocument/2006/relationships/footer" Target="footer47.xml"/><Relationship Id="rId77" Type="http://schemas.openxmlformats.org/officeDocument/2006/relationships/footer" Target="footer54.xml"/><Relationship Id="rId8" Type="http://schemas.openxmlformats.org/officeDocument/2006/relationships/hyperlink" Target="http://www.asurams.edu" TargetMode="External"/><Relationship Id="rId51" Type="http://schemas.openxmlformats.org/officeDocument/2006/relationships/footer" Target="footer30.xml"/><Relationship Id="rId72" Type="http://schemas.openxmlformats.org/officeDocument/2006/relationships/footer" Target="footer50.xml"/><Relationship Id="rId80" Type="http://schemas.openxmlformats.org/officeDocument/2006/relationships/footer" Target="footer5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11.xml"/><Relationship Id="rId33" Type="http://schemas.openxmlformats.org/officeDocument/2006/relationships/footer" Target="footer16.xml"/><Relationship Id="rId38" Type="http://schemas.openxmlformats.org/officeDocument/2006/relationships/footer" Target="footer21.xml"/><Relationship Id="rId46" Type="http://schemas.openxmlformats.org/officeDocument/2006/relationships/footer" Target="footer27.xml"/><Relationship Id="rId59" Type="http://schemas.openxmlformats.org/officeDocument/2006/relationships/footer" Target="footer37.xml"/><Relationship Id="rId67" Type="http://schemas.openxmlformats.org/officeDocument/2006/relationships/footer" Target="footer45.xml"/><Relationship Id="rId20" Type="http://schemas.openxmlformats.org/officeDocument/2006/relationships/footer" Target="footer8.xml"/><Relationship Id="rId41" Type="http://schemas.openxmlformats.org/officeDocument/2006/relationships/hyperlink" Target="mailto:snyder@asurams.edu" TargetMode="External"/><Relationship Id="rId54" Type="http://schemas.openxmlformats.org/officeDocument/2006/relationships/footer" Target="footer32.xml"/><Relationship Id="rId62" Type="http://schemas.openxmlformats.org/officeDocument/2006/relationships/footer" Target="footer40.xml"/><Relationship Id="rId70" Type="http://schemas.openxmlformats.org/officeDocument/2006/relationships/footer" Target="footer48.xml"/><Relationship Id="rId75" Type="http://schemas.openxmlformats.org/officeDocument/2006/relationships/footer" Target="footer5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2.png"/><Relationship Id="rId28" Type="http://schemas.openxmlformats.org/officeDocument/2006/relationships/footer" Target="footer12.xml"/><Relationship Id="rId36" Type="http://schemas.openxmlformats.org/officeDocument/2006/relationships/footer" Target="footer19.xml"/><Relationship Id="rId49" Type="http://schemas.openxmlformats.org/officeDocument/2006/relationships/footer" Target="footer29.xml"/><Relationship Id="rId57" Type="http://schemas.openxmlformats.org/officeDocument/2006/relationships/footer" Target="footer3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9BAE52-D495-4767-9E33-CED800AF0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112</Pages>
  <Words>53236</Words>
  <Characters>303449</Characters>
  <Application>Microsoft Office Word</Application>
  <DocSecurity>0</DocSecurity>
  <Lines>2528</Lines>
  <Paragraphs>711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355974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50</cp:revision>
  <dcterms:created xsi:type="dcterms:W3CDTF">2011-06-02T20:36:00Z</dcterms:created>
  <dcterms:modified xsi:type="dcterms:W3CDTF">2011-06-10T01:21:00Z</dcterms:modified>
</cp:coreProperties>
</file>