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476F" w:rsidRDefault="001254CF" w:rsidP="0038476F">
      <w:pPr>
        <w:widowControl w:val="0"/>
        <w:autoSpaceDE w:val="0"/>
        <w:autoSpaceDN w:val="0"/>
        <w:adjustRightInd w:val="0"/>
        <w:spacing w:before="71" w:after="0" w:line="240" w:lineRule="auto"/>
        <w:ind w:right="494"/>
        <w:jc w:val="right"/>
        <w:rPr>
          <w:rFonts w:ascii="Century Gothic" w:hAnsi="Century Gothic" w:cs="Century Gothic"/>
          <w:color w:val="000000"/>
          <w:sz w:val="14"/>
          <w:szCs w:val="14"/>
        </w:rPr>
      </w:pPr>
      <w:r w:rsidRPr="001254CF">
        <w:rPr>
          <w:rFonts w:ascii="Times New Roman" w:hAnsi="Times New Roman"/>
          <w:noProof/>
          <w:color w:val="191919"/>
          <w:sz w:val="72"/>
          <w:szCs w:val="72"/>
          <w:lang w:eastAsia="zh-CN"/>
        </w:rPr>
        <w:pict>
          <v:group id="_x0000_s1457" style="position:absolute;left:0;text-align:left;margin-left:424.7pt;margin-top:-16.45pt;width:156.05pt;height:11in;z-index:-250889216" coordorigin="9092,13" coordsize="3121,15840">
            <v:group id="_x0000_s1458" style="position:absolute;left:9092;top:13;width:3121;height:15840;mso-position-horizontal-relative:page;mso-position-vertical-relative:page" coordorigin="9119" coordsize="312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" o:allowincell="f">
              <v:rect id="Rectangle 2736" o:spid="_x0000_s1459" style="position:absolute;left:11160;width:1080;height:25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dcdcdc" stroked="f">
                <v:path arrowok="t"/>
                <v:textbox>
                  <w:txbxContent>
                    <w:p w:rsidR="00886238" w:rsidRDefault="00886238" w:rsidP="00C8400F"/>
                  </w:txbxContent>
                </v:textbox>
              </v:rect>
              <v:rect id="Rectangle 2737" o:spid="_x0000_s1460" style="position:absolute;left:11160;top:4294;width:1080;height:115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fMsMA&#10;AADdAAAADwAAAGRycy9kb3ducmV2LnhtbERPy2rCQBTdC/7DcIXudFKlUdNMpAiW0o2vFre3mdsk&#10;NHMnzExN+vedheDycN75ZjCtuJLzjWUFj7MEBHFpdcOVgo/zbroC4QOyxtYyKfgjD5tiPMox07bn&#10;I11PoRIxhH2GCuoQukxKX9Zk0M9sRxy5b+sMhghdJbXDPoabVs6TJJUGG44NNXa0ran8Of0aBb0b&#10;6Om10vtV+v55Xl++ltgdnFIPk+HlGUSgIdzFN/ebVpAuF3F/fBOf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ZfMsMAAADdAAAADwAAAAAAAAAAAAAAAACYAgAAZHJzL2Rv&#10;d25yZXYueG1sUEsFBgAAAAAEAAQA9QAAAIgDAAAAAA==&#10;" fillcolor="#dcdcdc" stroked="f">
                <v:path arrowok="t"/>
              </v:rect>
              <v:rect id="Rectangle 2738" o:spid="_x0000_s1461" style="position:absolute;left:11160;top:2513;width:1080;height:1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x8McA&#10;AADdAAAADwAAAGRycy9kb3ducmV2LnhtbESPQWvCQBSE74X+h+UVvBTdJIKV6CpSFATpIVol3h7Z&#10;ZxKafRuyq8Z/3y0UPA4z8w0zX/amETfqXG1ZQTyKQBAXVtdcKvg+bIZTEM4ja2wsk4IHOVguXl/m&#10;mGp754xue1+KAGGXooLK+zaV0hUVGXQj2xIH72I7gz7IrpS6w3uAm0YmUTSRBmsOCxW29FlR8bO/&#10;GgXrJF9ddk3WZl8mP8aUmPfifFJq8NavZiA89f4Z/m9vtYLJxziGvzfh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lcfDHAAAA3QAAAA8AAAAAAAAAAAAAAAAAmAIAAGRy&#10;cy9kb3ducmV2LnhtbFBLBQYAAAAABAAEAPUAAACMAwAAAAA=&#10;" fillcolor="#d8d8d8 [2732]" stroked="f">
                <v:path arrowok="t"/>
              </v:rect>
              <v:rect id="_x0000_s1462" style="position:absolute;left:9159;top:393;width:2320;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rutMcA&#10;AADdAAAADwAAAGRycy9kb3ducmV2LnhtbESPQWvCQBSE74X+h+UVequbpJhK6iqlUKniJamX3l6y&#10;zySYfRuy25j+e1cQPA4z8w2zXE+mEyMNrrWsIJ5FIIgrq1uuFRx+vl4WIJxH1thZJgX/5GC9enxY&#10;YqbtmXMaC1+LAGGXoYLG+z6T0lUNGXQz2xMH72gHgz7IoZZ6wHOAm04mUZRKgy2HhQZ7+myoOhV/&#10;RkG53ed+sztsxkVZ950tf+O9nSv1/DR9vIPwNPl7+Nb+1grSt9cErm/CE5Cr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q7rTHAAAA3QAAAA8AAAAAAAAAAAAAAAAAmAIAAGRy&#10;cy9kb3ducmV2LnhtbFBLBQYAAAAABAAEAPUAAACMAwAAAAA=&#10;" stroked="f">
                <v:path arrowok="t"/>
              </v:rect>
              <v:rect id="Rectangle 2740" o:spid="_x0000_s1463" style="position:absolute;left:9139;top:373;width:2360;height: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Ta8MgA&#10;AADdAAAADwAAAGRycy9kb3ducmV2LnhtbESPT2vCQBTE74V+h+UVvBTdqBht6ipVkHqq+Aekt9fs&#10;a5I2+zbsrjH99m6h0OMwM79h5svO1KIl5yvLCoaDBARxbnXFhYLTcdOfgfABWWNtmRT8kIfl4v5u&#10;jpm2V95TewiFiBD2GSooQ2gyKX1ekkE/sA1x9D6tMxiidIXUDq8Rbmo5SpJUGqw4LpTY0Lqk/Ptw&#10;MQq+zq9u9fQ+2e3yj7rdUPqWDKePSvUeupdnEIG68B/+a2+1gnQ6HsPvm/gE5O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NNrwyAAAAN0AAAAPAAAAAAAAAAAAAAAAAJgCAABk&#10;cnMvZG93bnJldi54bWxQSwUGAAAAAAQABAD1AAAAjQMAAAAA&#10;" filled="f" strokecolor="#a3a3a3" strokeweight="2pt">
                <v:path arrowok="t"/>
              </v:rect>
              <v:rect id="Rectangle 2741" o:spid="_x0000_s1464" style="position:absolute;left:11145;top:2485;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hoZsgA&#10;AADdAAAADwAAAGRycy9kb3ducmV2LnhtbESPQWvCQBSE74X+h+UVeil1EytaYjZSSis9iFirB2+P&#10;7DMJZt+m2dXEf+8KgsdhZr5h0llvanGi1lWWFcSDCARxbnXFhYLN3/frOwjnkTXWlknBmRzMsseH&#10;FBNtO/6l09oXIkDYJaig9L5JpHR5SQbdwDbEwdvb1qAPsi2kbrELcFPLYRSNpcGKw0KJDX2WlB/W&#10;R6Ngvjwvhi+HeBt/9V21Ge3+i9UElXp+6j+mIDz1/h6+tX+0gvHkbQTXN+EJyO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aGhmyAAAAN0AAAAPAAAAAAAAAAAAAAAAAJgCAABk&#10;cnMvZG93bnJldi54bWxQSwUGAAAAAAQABAD1AAAAjQMAAAAA&#10;" fillcolor="#191919" stroked="f">
                <v:path arrowok="t"/>
              </v:rect>
              <v:rect id="Rectangle 2742" o:spid="_x0000_s1465" style="position:absolute;left:11145;top:4285;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TN/cgA&#10;AADdAAAADwAAAGRycy9kb3ducmV2LnhtbESPQWvCQBSE70L/w/IKXqRuYmssqasUUfEg0lp76O2R&#10;fU2C2bcxu5r477sFweMwM98w03lnKnGhxpWWFcTDCARxZnXJuYLD1+rpFYTzyBory6TgSg7ms4fe&#10;FFNtW/6ky97nIkDYpaig8L5OpXRZQQbd0NbEwfu1jUEfZJNL3WAb4KaSoyhKpMGSw0KBNS0Kyo77&#10;s1Gw3l23o8Ex/o6XXVseXn5O+ccEleo/du9vIDx1/h6+tTdaQTJ5HsP/m/AE5Ow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JM39yAAAAN0AAAAPAAAAAAAAAAAAAAAAAJgCAABk&#10;cnMvZG93bnJldi54bWxQSwUGAAAAAAQABAD1AAAAjQMAAAAA&#10;" fillcolor="#191919" stroked="f">
                <v:path arrowok="t"/>
              </v:rect>
              <v:group id="Group 2743" o:spid="_x0000_s1466" style="position:absolute;left:11145;top:6105;width:1967;height:0" coordorigin="11145,61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9lLPxgAAAN0A&#10;AAAPAAAAAAAAAAAAAAAAAKoCAABkcnMvZG93bnJldi54bWxQSwUGAAAAAAQABAD6AAAAnQMAAAAA&#10;">
                <v:shape id="Freeform 2744" o:spid="_x0000_s1467"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ilLcYA&#10;AADdAAAADwAAAGRycy9kb3ducmV2LnhtbESPT4vCMBTE78J+h/AWvMiaruIfqlEWQfAkq25Bb4/m&#10;2Rabl9LEWv30ZkHwOMzMb5j5sjWlaKh2hWUF3/0IBHFqdcGZgr/D+msKwnlkjaVlUnAnB8vFR2eO&#10;sbY33lGz95kIEHYxKsi9r2IpXZqTQde3FXHwzrY26IOsM6lrvAW4KeUgisbSYMFhIceKVjmll/3V&#10;KJiWoyFR8nvqNcljux41x3uaHJXqfrY/MxCeWv8Ov9obrWA8GU7g/014AnL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ilLcYAAADdAAAADwAAAAAAAAAAAAAAAACYAgAAZHJz&#10;L2Rvd25yZXYueG1sUEsFBgAAAAAEAAQA9QAAAIsDAAAAAA==&#10;" path="m1094,l,e" filled="f" strokecolor="#191919" strokeweight="2pt">
                  <v:path arrowok="t" o:connecttype="custom" o:connectlocs="1094,0;0,0" o:connectangles="0,0"/>
                </v:shape>
                <v:shape id="Freeform 2745" o:spid="_x0000_s1468"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cxX8MA&#10;AADdAAAADwAAAGRycy9kb3ducmV2LnhtbERPy4rCMBTdD/gP4QpuBk1H8UE1igwIrsRRC7q7NNe2&#10;2NyUJtbq15vFgMvDeS9WrSlFQ7UrLCv4GUQgiFOrC84UnI6b/gyE88gaS8uk4EkOVsvO1wJjbR/8&#10;R83BZyKEsItRQe59FUvp0pwMuoGtiAN3tbVBH2CdSV3jI4SbUg6jaCINFhwacqzoN6f0drgbBbNy&#10;PCJK9pfvJnntNuPm/EyTs1K9brueg/DU+o/4373VCibTUZgb3oQn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cxX8MAAADdAAAADwAAAAAAAAAAAAAAAACYAgAAZHJzL2Rv&#10;d25yZXYueG1sUEsFBgAAAAAEAAQA9QAAAIgDAAAAAA==&#10;" path="m,l1094,e" filled="f" strokecolor="#191919" strokeweight="2pt">
                  <v:path arrowok="t" o:connecttype="custom" o:connectlocs="0,0;1094,0" o:connectangles="0,0"/>
                </v:shape>
              </v:group>
              <v:group id="Group 2746" o:spid="_x0000_s1469" style="position:absolute;left:11145;top:7905;width:1953;height:0" coordorigin="11145,7905" coordsize="19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nGvcYAAADdAAAADwAAAGRycy9kb3ducmV2LnhtbESPQWvCQBSE74X+h+UV&#10;vOkmSm2NriKi4kGEakG8PbLPJJh9G7JrEv99VxB6HGbmG2a26EwpGqpdYVlBPIhAEKdWF5wp+D1t&#10;+t8gnEfWWFomBQ9ysJi/v80w0bblH2qOPhMBwi5BBbn3VSKlS3My6Aa2Ig7e1dYGfZB1JnWNbYCb&#10;Ug6jaCwNFhwWcqxolVN6O96Ngm2L7XIUr5v97bp6XE6fh/M+JqV6H91yCsJT5//Dr/ZOKxh/jSb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qaca9xgAAAN0A&#10;AAAPAAAAAAAAAAAAAAAAAKoCAABkcnMvZG93bnJldi54bWxQSwUGAAAAAAQABAD6AAAAnQMAAAAA&#10;">
                <v:shape id="Freeform 2747" o:spid="_x0000_s1470"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zAtcAA&#10;AADdAAAADwAAAGRycy9kb3ducmV2LnhtbERPy6rCMBDdX/AfwghuRFPFZzWKCIobER8Ll2MztsVm&#10;Upqo9e/NQrjLw3nPl7UpxIsql1tW0OtGIIgTq3NOFVzOm84EhPPIGgvLpOBDDpaLxt8cY23ffKTX&#10;yacihLCLUUHmfRlL6ZKMDLquLYkDd7eVQR9glUpd4TuEm0L2o2gkDeYcGjIsaZ1R8jg9jYJre3M3&#10;kZsO24ct3eg80M9Vsleq1axXMxCeav8v/rl3WsFoPAj7w5vwBOTi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bzAtcAAAADdAAAADwAAAAAAAAAAAAAAAACYAgAAZHJzL2Rvd25y&#10;ZXYueG1sUEsFBgAAAAAEAAQA9QAAAIUDAAAAAA==&#10;" path="m1094,l,e" filled="f" strokecolor="#191919" strokeweight="2pt">
                  <v:path arrowok="t" o:connecttype="custom" o:connectlocs="1094,0;0,0" o:connectangles="0,0"/>
                </v:shape>
                <v:shape id="Freeform 2748" o:spid="_x0000_s1471"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BlLscA&#10;AADdAAAADwAAAGRycy9kb3ducmV2LnhtbESPT2vCQBTE7wW/w/KEXsRsLFbbNKuIEOmllKoHj6/Z&#10;lz+YfRuyGxO/fbdQ6HGYmd8w6XY0jbhR52rLChZRDII4t7rmUsH5lM1fQDiPrLGxTAru5GC7mTyk&#10;mGg78Bfdjr4UAcIuQQWV920ipcsrMugi2xIHr7CdQR9kV0rd4RDgppFPcbySBmsOCxW2tK8ovx57&#10;o+AyywoTu9fn2eeBvum01P0u/1DqcTru3kB4Gv1/+K/9rhWs1ssF/L4JT0B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wZS7HAAAA3QAAAA8AAAAAAAAAAAAAAAAAmAIAAGRy&#10;cy9kb3ducmV2LnhtbFBLBQYAAAAABAAEAPUAAACMAwAAAAA=&#10;" path="m,l1094,e" filled="f" strokecolor="#191919" strokeweight="2pt">
                  <v:path arrowok="t" o:connecttype="custom" o:connectlocs="0,0;1094,0" o:connectangles="0,0"/>
                </v:shape>
              </v:group>
              <v:group id="Group 2749" o:spid="_x0000_s1472" style="position:absolute;left:11145;top:9705;width:1967;height:0" coordorigin="11145,97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snsccAAADdAAAADwAAAGRycy9kb3ducmV2LnhtbESPT2vCQBTE7wW/w/KE&#10;3nQT26pEVxHR0oMI/gHx9sg+k2D2bciuSfz23YLQ4zAzv2Hmy86UoqHaFZYVxMMIBHFqdcGZgvNp&#10;O5iCcB5ZY2mZFDzJwXLRe5tjom3LB2qOPhMBwi5BBbn3VSKlS3My6Ia2Ig7ezdYGfZB1JnWNbYCb&#10;Uo6iaCwNFhwWcqxonVN6Pz6Mgu8W29VHvGl299v6eT197S+7mJR673erGQhPnf8Pv9o/WsF48jmC&#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MsnsccAAADd&#10;AAAADwAAAAAAAAAAAAAAAACqAgAAZHJzL2Rvd25yZXYueG1sUEsFBgAAAAAEAAQA+gAAAJ4DAAAA&#10;AA==&#10;">
                <v:shape id="Freeform 2750" o:spid="_x0000_s1473"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XQU8cA&#10;AADdAAAADwAAAGRycy9kb3ducmV2LnhtbESPQWvCQBSE7wX/w/KEXorZWBsNqatIQehJrBqwt0f2&#10;NQnNvg3ZbYz99a5Q6HGYmW+Y5Xowjeipc7VlBdMoBkFcWF1zqeB03E5SEM4ja2wsk4IrOVivRg9L&#10;zLS98Af1B1+KAGGXoYLK+zaT0hUVGXSRbYmD92U7gz7IrpS6w0uAm0Y+x/FcGqw5LFTY0ltFxffh&#10;xyhIm2RGlO8/n/r8d7dN+vO1yM9KPY6HzSsIT4P/D/+137WC+eJlBvc34QnI1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0l0FPHAAAA3QAAAA8AAAAAAAAAAAAAAAAAmAIAAGRy&#10;cy9kb3ducmV2LnhtbFBLBQYAAAAABAAEAPUAAACMAwAAAAA=&#10;" path="m1094,l,e" filled="f" strokecolor="#191919" strokeweight="2pt">
                  <v:path arrowok="t" o:connecttype="custom" o:connectlocs="1094,0;0,0" o:connectangles="0,0"/>
                </v:shape>
                <v:shape id="Freeform 2751" o:spid="_x0000_s1474"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xIJ8gA&#10;AADdAAAADwAAAGRycy9kb3ducmV2LnhtbESPT2vCQBTE70K/w/IKvYhuao1KdJUiCD2VahvQ2yP7&#10;TILZtyG7zZ9++m6h4HGYmd8wm11vKtFS40rLCp6nEQjizOqScwVfn4fJCoTzyBory6RgIAe77cNo&#10;g4m2HR+pPflcBAi7BBUU3teJlC4ryKCb2po4eFfbGPRBNrnUDXYBbio5i6KFNFhyWCiwpn1B2e30&#10;bRSsqviFKP24jNv05/0Qt+chS89KPT32r2sQnnp/D/+337SCxXI+h7834QnI7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zEgnyAAAAN0AAAAPAAAAAAAAAAAAAAAAAJgCAABk&#10;cnMvZG93bnJldi54bWxQSwUGAAAAAAQABAD1AAAAjQMAAAAA&#10;" path="m,l1094,e" filled="f" strokecolor="#191919" strokeweight="2pt">
                  <v:path arrowok="t" o:connecttype="custom" o:connectlocs="0,0;1094,0" o:connectangles="0,0"/>
                </v:shape>
              </v:group>
              <v:group id="Group 2752" o:spid="_x0000_s1475" style="position:absolute;left:11145;top:11505;width:1967;height:0" coordorigin="11145,115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K/xccAAADdAAAADwAAAGRycy9kb3ducmV2LnhtbESPQWvCQBSE7wX/w/IK&#10;vdVNtEZJs4qILT2IoBaKt0f2mYRk34bsNon/vlso9DjMzDdMthlNI3rqXGVZQTyNQBDnVldcKPi8&#10;vD2vQDiPrLGxTAru5GCznjxkmGo78In6sy9EgLBLUUHpfZtK6fKSDLqpbYmDd7OdQR9kV0jd4RDg&#10;ppGzKEqkwYrDQokt7UrK6/O3UfA+4LCdx/v+UN929+tlcfw6xKTU0+O4fQXhafT/4b/2h1aQLF8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yK/xccAAADd&#10;AAAADwAAAAAAAAAAAAAAAACqAgAAZHJzL2Rvd25yZXYueG1sUEsFBgAAAAAEAAQA+gAAAJ4DAAAA&#10;AA==&#10;">
                <v:shape id="Freeform 2753" o:spid="_x0000_s1476"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Jzy8gA&#10;AADdAAAADwAAAGRycy9kb3ducmV2LnhtbESPS2vDMBCE74X+B7GFXEosNw/HuFFCKQR6Ks3DkNwW&#10;a2ubWitjqY6TX18VAjkOM/MNs1wPphE9da62rOAlikEQF1bXXCo47DfjFITzyBoby6TgQg7Wq8eH&#10;JWbannlL/c6XIkDYZaig8r7NpHRFRQZdZFvi4H3bzqAPsiul7vAc4KaRkzhOpMGaw0KFLb1XVPzs&#10;fo2CtJlPifKv03OfXz838/54KfKjUqOn4e0VhKfB38O39odWkCxmCfy/CU9Ar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9UnPLyAAAAN0AAAAPAAAAAAAAAAAAAAAAAJgCAABk&#10;cnMvZG93bnJldi54bWxQSwUGAAAAAAQABAD1AAAAjQMAAAAA&#10;" path="m1094,l,e" filled="f" strokecolor="#191919" strokeweight="2pt">
                  <v:path arrowok="t" o:connecttype="custom" o:connectlocs="1094,0;0,0" o:connectangles="0,0"/>
                </v:shape>
                <v:shape id="Freeform 2754" o:spid="_x0000_s1477"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7WUMYA&#10;AADdAAAADwAAAGRycy9kb3ducmV2LnhtbESPT2vCQBTE70K/w/IEL6Kb+p/UVUpB8FTUNqC3R/Y1&#10;CWbfhuwao5++Kwgeh5n5DbNct6YUDdWusKzgfRiBIE6tLjhT8PuzGSxAOI+ssbRMCm7kYL166ywx&#10;1vbKe2oOPhMBwi5GBbn3VSylS3My6Ia2Ig7en60N+iDrTOoarwFuSjmKopk0WHBYyLGir5zS8+Fi&#10;FCzK6Zgo2Z36TXL/3kyb4y1Njkr1uu3nBwhPrX+Fn+2tVjCbT+bweBOegF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7WUMYAAADdAAAADwAAAAAAAAAAAAAAAACYAgAAZHJz&#10;L2Rvd25yZXYueG1sUEsFBgAAAAAEAAQA9QAAAIsDAAAAAA==&#10;" path="m,l1094,e" filled="f" strokecolor="#191919" strokeweight="2pt">
                  <v:path arrowok="t" o:connecttype="custom" o:connectlocs="0,0;1094,0" o:connectangles="0,0"/>
                </v:shape>
              </v:group>
              <v:group id="Group 2755" o:spid="_x0000_s1478" style="position:absolute;left:11145;top:13305;width:1939;height:0" coordorigin="11145,13305" coordsize="19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SMQW8QAAADdAAAA&#10;DwAAAAAAAAAAAAAAAACqAgAAZHJzL2Rvd25yZXYueG1sUEsFBgAAAAAEAAQA+gAAAJsDAAAAAA==&#10;">
                <v:shape id="Freeform 2756" o:spid="_x0000_s1479"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QpZccA&#10;AADdAAAADwAAAGRycy9kb3ducmV2LnhtbESP3WrCQBSE74W+w3IKvRHdRKw/0VVEWrAUxKgPcMge&#10;k2j2bMxuY/r23UKhl8PMN8Ms152pREuNKy0riIcRCOLM6pJzBefT+2AGwnlkjZVlUvBNDtarp94S&#10;E20fnFJ79LkIJewSVFB4XydSuqwgg25oa+LgXWxj0AfZ5FI3+AjlppKjKJpIgyWHhQJr2haU3Y5f&#10;RsEkHe3j6/317ar7n5v2FB/u6cdBqZfnbrMA4anz/+E/eqcDNx3P4fdNeAJ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kKWXHAAAA3QAAAA8AAAAAAAAAAAAAAAAAmAIAAGRy&#10;cy9kb3ducmV2LnhtbFBLBQYAAAAABAAEAPUAAACMAwAAAAA=&#10;" path="m1094,l,e" filled="f" strokecolor="#191919" strokeweight="2pt">
                  <v:path arrowok="t" o:connecttype="custom" o:connectlocs="1094,0;0,0" o:connectangles="0,0"/>
                </v:shape>
                <v:shape id="Freeform 2757" o:spid="_x0000_s1480"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cWJcQA&#10;AADdAAAADwAAAGRycy9kb3ducmV2LnhtbERPzWrCQBC+F/oOyxR6KXUTQVuiq0hpwSIUoz7AkB2T&#10;aHY2ZteYvr1zKPT48f3Pl4NrVE9dqD0bSEcJKOLC25pLA4f91+s7qBCRLTaeycAvBVguHh/mmFl/&#10;45z6XSyVhHDI0EAVY5tpHYqKHIaRb4mFO/rOYRTYldp2eJNw1+hxkky1w5qlocKWPioqzrurMzDN&#10;xz/p6TL5PNmXzarfp9tL/r015vlpWM1ARRriv/jPvbbie5vIfnkjT0A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HFiXEAAAA3QAAAA8AAAAAAAAAAAAAAAAAmAIAAGRycy9k&#10;b3ducmV2LnhtbFBLBQYAAAAABAAEAPUAAACJAwAAAAA=&#10;" path="m,l1094,e" filled="f" strokecolor="#191919" strokeweight="2pt">
                  <v:path arrowok="t" o:connecttype="custom" o:connectlocs="0,0;1094,0" o:connectangles="0,0"/>
                </v:shape>
              </v:group>
              <v:shape id="Freeform 2758" o:spid="_x0000_s1481" style="position:absolute;left:11816;top:1510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ed="f" strokecolor="#191919" strokeweight="2pt">
                <v:path arrowok="t" o:connecttype="custom" o:connectlocs="0,0;423,0" o:connectangles="0,0"/>
              </v:shape>
              <v:shape id="Freeform 2759" o:spid="_x0000_s1482" style="position:absolute;left:11160;top:15085;width:0;height:40;visibility:visible;mso-wrap-style:square;v-text-anchor:top" coordsize="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KN58UA&#10;AADdAAAADwAAAGRycy9kb3ducmV2LnhtbESPQUsDMRSE70L/Q3gFL2Kztrgra9NSREuvrSJ4e26e&#10;yeLmJSSx3f57Iwg9DjPzDbNcj24QR4qp96zgblaBIO687tkoeHt9uX0AkTKyxsEzKThTgvVqcrXE&#10;VvsT7+l4yEYUCKcWFdicQytl6iw5TDMfiIv35aPDXGQ0Ukc8Fbgb5Lyqaumw57JgMdCTpe778OMU&#10;7Jvmk8Luxph6EfvteRPs8/uHUtfTcfMIItOYL+H/9k4rqJv7Ofy9KU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ko3nxQAAAN0AAAAPAAAAAAAAAAAAAAAAAJgCAABkcnMv&#10;ZG93bnJldi54bWxQSwUGAAAAAAQABAD1AAAAigMAAAAA&#10;" path="m,l,40e" filled="f" strokecolor="#191919" strokeweight="2pt">
                <v:path arrowok="t" o:connecttype="custom" o:connectlocs="0,0;0,40" o:connectangles="0,0"/>
              </v:shape>
              <v:rect id="Rectangle 2760" o:spid="_x0000_s1483" style="position:absolute;left:11176;top:14864;width:640;height:6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muj8UA&#10;AADdAAAADwAAAGRycy9kb3ducmV2LnhtbESPS4vCQBCE74L/YWhhbzpxxQfRUURYWRcvPi7eOpk2&#10;CWZ6QmaM8d/vCILHoqq+ohar1pSiodoVlhUMBxEI4tTqgjMF59NPfwbCeWSNpWVS8CQHq2W3s8BY&#10;2wcfqDn6TAQIuxgV5N5XsZQuzcmgG9iKOHhXWxv0QdaZ1DU+AtyU8juKJtJgwWEhx4o2OaW3490o&#10;SHb7g9/+nbfNLMmq0iaX4d6Olfrqtes5CE+t/4Tf7V+tYDIdj+D1Jjw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ua6PxQAAAN0AAAAPAAAAAAAAAAAAAAAAAJgCAABkcnMv&#10;ZG93bnJldi54bWxQSwUGAAAAAAQABAD1AAAAigMAAAAA&#10;" stroked="f">
                <v:path arrowok="t"/>
              </v:rect>
              <v:rect id="Rectangle 2761" o:spid="_x0000_s1484" style="position:absolute;left:11156;top:14844;width:680;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ed="f" strokecolor="#191919" strokeweight="2pt">
                <v:path arrowok="t"/>
              </v:rect>
            </v:group>
            <v:shapetype id="_x0000_t202" coordsize="21600,21600" o:spt="202" path="m,l,21600r21600,l21600,xe">
              <v:stroke joinstyle="miter"/>
              <v:path gradientshapeok="t" o:connecttype="rect"/>
            </v:shapetype>
            <v:shape id="_x0000_s1485" type="#_x0000_t202" style="position:absolute;left:11160;top:8070;width:720;height:11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" o:allowincell="f" filled="f" stroked="f">
              <v:textbox style="layout-flow:vertical;mso-next-textbox:#_x0000_s1485" inset="0,0,0,0">
                <w:txbxContent>
                  <w:p w:rsidR="00886238" w:rsidRDefault="00886238" w:rsidP="00C8400F">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886238" w:rsidRDefault="00886238" w:rsidP="00C8400F">
                    <w:pPr>
                      <w:widowControl w:val="0"/>
                      <w:autoSpaceDE w:val="0"/>
                      <w:autoSpaceDN w:val="0"/>
                      <w:adjustRightInd w:val="0"/>
                      <w:spacing w:after="0" w:line="240" w:lineRule="exact"/>
                      <w:ind w:left="202" w:right="202"/>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886238" w:rsidRDefault="00886238" w:rsidP="00C8400F">
                    <w:pPr>
                      <w:widowControl w:val="0"/>
                      <w:autoSpaceDE w:val="0"/>
                      <w:autoSpaceDN w:val="0"/>
                      <w:adjustRightInd w:val="0"/>
                      <w:spacing w:after="0" w:line="240" w:lineRule="exact"/>
                      <w:ind w:left="-7" w:right="-7"/>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_x0000_s1486" type="#_x0000_t202" style="position:absolute;left:11380;top:9799;width:480;height:9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PX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" o:allowincell="f" filled="f" stroked="f">
              <v:textbox style="layout-flow:vertical;mso-next-textbox:#_x0000_s1486" inset="0,0,0,0">
                <w:txbxContent>
                  <w:p w:rsidR="00886238" w:rsidRDefault="00886238" w:rsidP="00C8400F">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886238" w:rsidRDefault="00886238" w:rsidP="00C8400F">
                    <w:pPr>
                      <w:widowControl w:val="0"/>
                      <w:autoSpaceDE w:val="0"/>
                      <w:autoSpaceDN w:val="0"/>
                      <w:adjustRightInd w:val="0"/>
                      <w:spacing w:after="0" w:line="240" w:lineRule="exact"/>
                      <w:ind w:right="125"/>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_x0000_s1487" type="#_x0000_t202" style="position:absolute;left:11360;top:11639;width:480;height:12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y30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" o:allowincell="f" filled="f" stroked="f">
              <v:textbox style="layout-flow:vertical;mso-next-textbox:#_x0000_s1487" inset="0,0,0,0">
                <w:txbxContent>
                  <w:p w:rsidR="00886238" w:rsidRDefault="00886238" w:rsidP="00C8400F">
                    <w:pPr>
                      <w:widowControl w:val="0"/>
                      <w:autoSpaceDE w:val="0"/>
                      <w:autoSpaceDN w:val="0"/>
                      <w:adjustRightInd w:val="0"/>
                      <w:spacing w:after="0" w:line="221" w:lineRule="exact"/>
                      <w:ind w:left="229" w:right="229"/>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886238" w:rsidRDefault="00886238" w:rsidP="00C8400F">
                    <w:pPr>
                      <w:widowControl w:val="0"/>
                      <w:autoSpaceDE w:val="0"/>
                      <w:autoSpaceDN w:val="0"/>
                      <w:adjustRightInd w:val="0"/>
                      <w:spacing w:after="0" w:line="240"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_x0000_s1488" type="#_x0000_t202" style="position:absolute;left:11340;top:13489;width:480;height:11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" o:allowincell="f" filled="f" stroked="f">
              <v:textbox style="layout-flow:vertical;mso-next-textbox:#_x0000_s1488" inset="0,0,0,0">
                <w:txbxContent>
                  <w:p w:rsidR="00886238" w:rsidRDefault="00886238" w:rsidP="00C8400F">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_x0000_s1489" type="#_x0000_t202" style="position:absolute;left:11472;top:649;width:377;height:1711;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xjWtQIAALc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" o:allowincell="f" filled="f" stroked="f">
              <v:textbox style="layout-flow:vertical;mso-next-textbox:#_x0000_s1489" inset="0,0,0,0">
                <w:txbxContent>
                  <w:p w:rsidR="00886238" w:rsidRDefault="00886238" w:rsidP="00C8400F">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Albany State</w:t>
                    </w:r>
                  </w:p>
                </w:txbxContent>
              </v:textbox>
            </v:shape>
            <v:rect id="_x0000_s1490" style="position:absolute;left:11133;top:2626;width:1060;height:1659" fillcolor="#d8d8d8 [2732]" stroked="f" strokecolor="#f2f2f2 [3041]" strokeweight="3pt">
              <v:shadow on="t" type="perspective" color="#7f7f7f [1601]" opacity=".5" offset="1pt" offset2="-1pt"/>
              <v:textbox style="layout-flow:vertical;mso-next-textbox:#_x0000_s1490">
                <w:txbxContent>
                  <w:p w:rsidR="00886238" w:rsidRPr="00F91ACB" w:rsidRDefault="00886238" w:rsidP="00C8400F">
                    <w:pPr>
                      <w:spacing w:after="0"/>
                      <w:rPr>
                        <w:b/>
                        <w:color w:val="000000" w:themeColor="text1"/>
                      </w:rPr>
                    </w:pPr>
                    <w:r w:rsidRPr="00F91ACB">
                      <w:rPr>
                        <w:b/>
                        <w:color w:val="000000" w:themeColor="text1"/>
                      </w:rPr>
                      <w:t>Arts &amp; Humanities</w:t>
                    </w:r>
                  </w:p>
                </w:txbxContent>
              </v:textbox>
            </v:rect>
            <v:rect id="_x0000_s1491" style="position:absolute;left:11149;top:4338;width:1060;height:1692" fillcolor="#404040 [2429]" strokecolor="#f2f2f2 [3041]" strokeweight="3pt">
              <v:shadow on="t" type="perspective" color="#7f7f7f [1601]" opacity=".5" offset="1pt" offset2="-1pt"/>
              <v:textbox style="layout-flow:vertical;mso-next-textbox:#_x0000_s1491">
                <w:txbxContent>
                  <w:p w:rsidR="00886238" w:rsidRDefault="00886238" w:rsidP="00C8400F">
                    <w:pPr>
                      <w:spacing w:after="0"/>
                      <w:rPr>
                        <w:b/>
                        <w:color w:val="F2F2F2" w:themeColor="background1" w:themeShade="F2"/>
                      </w:rPr>
                    </w:pPr>
                  </w:p>
                  <w:p w:rsidR="00886238" w:rsidRPr="00F91ACB" w:rsidRDefault="00886238" w:rsidP="00C8400F">
                    <w:pPr>
                      <w:rPr>
                        <w:b/>
                        <w:color w:val="F2F2F2" w:themeColor="background1" w:themeShade="F2"/>
                      </w:rPr>
                    </w:pPr>
                    <w:r>
                      <w:rPr>
                        <w:b/>
                        <w:color w:val="F2F2F2" w:themeColor="background1" w:themeShade="F2"/>
                      </w:rPr>
                      <w:t>Business</w:t>
                    </w:r>
                  </w:p>
                </w:txbxContent>
              </v:textbox>
            </v:rect>
            <v:rect id="_x0000_s1492" style="position:absolute;left:11129;top:6120;width:1080;height:1796" fillcolor="#d8d8d8 [2732]" stroked="f">
              <v:textbox style="layout-flow:vertical">
                <w:txbxContent>
                  <w:p w:rsidR="00886238" w:rsidRDefault="00886238" w:rsidP="00C8400F">
                    <w:pPr>
                      <w:spacing w:after="0"/>
                    </w:pPr>
                  </w:p>
                  <w:p w:rsidR="00886238" w:rsidRPr="00CB7C80" w:rsidRDefault="00886238" w:rsidP="00C8400F">
                    <w:pPr>
                      <w:spacing w:after="0"/>
                      <w:rPr>
                        <w:b/>
                      </w:rPr>
                    </w:pPr>
                    <w:r w:rsidRPr="00CB7C80">
                      <w:rPr>
                        <w:b/>
                      </w:rPr>
                      <w:t>Education</w:t>
                    </w:r>
                  </w:p>
                </w:txbxContent>
              </v:textbox>
            </v:rect>
          </v:group>
        </w:pict>
      </w:r>
      <w:r w:rsidR="0038476F">
        <w:rPr>
          <w:rFonts w:ascii="Century Gothic" w:hAnsi="Century Gothic" w:cs="Century Gothic"/>
          <w:b/>
          <w:bCs/>
          <w:color w:val="191919"/>
          <w:sz w:val="14"/>
          <w:szCs w:val="14"/>
        </w:rPr>
        <w:t>Accounting, Business Information</w:t>
      </w:r>
    </w:p>
    <w:p w:rsidR="0038476F" w:rsidRDefault="0038476F" w:rsidP="0038476F">
      <w:pPr>
        <w:widowControl w:val="0"/>
        <w:autoSpaceDE w:val="0"/>
        <w:autoSpaceDN w:val="0"/>
        <w:adjustRightInd w:val="0"/>
        <w:spacing w:after="0" w:line="168" w:lineRule="exact"/>
        <w:ind w:right="912"/>
        <w:jc w:val="right"/>
        <w:rPr>
          <w:rFonts w:ascii="Century Gothic" w:hAnsi="Century Gothic" w:cs="Century Gothic"/>
          <w:color w:val="000000"/>
          <w:sz w:val="14"/>
          <w:szCs w:val="14"/>
        </w:rPr>
      </w:pPr>
      <w:r>
        <w:rPr>
          <w:rFonts w:ascii="Century Gothic" w:hAnsi="Century Gothic" w:cs="Century Gothic"/>
          <w:b/>
          <w:bCs/>
          <w:color w:val="191919"/>
          <w:sz w:val="14"/>
          <w:szCs w:val="14"/>
        </w:rPr>
        <w:t>Systems &amp; Marketing</w:t>
      </w:r>
    </w:p>
    <w:p w:rsidR="0038476F" w:rsidRDefault="0038476F" w:rsidP="0038476F">
      <w:pPr>
        <w:widowControl w:val="0"/>
        <w:autoSpaceDE w:val="0"/>
        <w:autoSpaceDN w:val="0"/>
        <w:adjustRightInd w:val="0"/>
        <w:spacing w:before="6" w:after="0" w:line="150" w:lineRule="exact"/>
        <w:rPr>
          <w:rFonts w:ascii="Century Gothic" w:hAnsi="Century Gothic" w:cs="Century Gothic"/>
          <w:color w:val="000000"/>
          <w:sz w:val="15"/>
          <w:szCs w:val="15"/>
        </w:rPr>
      </w:pPr>
    </w:p>
    <w:p w:rsidR="0038476F" w:rsidRDefault="0038476F" w:rsidP="0038476F">
      <w:pPr>
        <w:widowControl w:val="0"/>
        <w:autoSpaceDE w:val="0"/>
        <w:autoSpaceDN w:val="0"/>
        <w:adjustRightInd w:val="0"/>
        <w:spacing w:after="0" w:line="250" w:lineRule="auto"/>
        <w:ind w:left="427" w:right="1427"/>
        <w:jc w:val="center"/>
        <w:rPr>
          <w:rFonts w:ascii="Times New Roman" w:hAnsi="Times New Roman"/>
          <w:color w:val="000000"/>
          <w:sz w:val="54"/>
          <w:szCs w:val="54"/>
        </w:rPr>
      </w:pPr>
      <w:r>
        <w:rPr>
          <w:rFonts w:ascii="Times New Roman" w:hAnsi="Times New Roman"/>
          <w:color w:val="191919"/>
          <w:sz w:val="72"/>
          <w:szCs w:val="72"/>
        </w:rPr>
        <w:t>D</w:t>
      </w:r>
      <w:r>
        <w:rPr>
          <w:rFonts w:ascii="Times New Roman" w:hAnsi="Times New Roman"/>
          <w:color w:val="191919"/>
          <w:sz w:val="54"/>
          <w:szCs w:val="54"/>
        </w:rPr>
        <w:t>E</w:t>
      </w:r>
      <w:r>
        <w:rPr>
          <w:rFonts w:ascii="Times New Roman" w:hAnsi="Times New Roman"/>
          <w:color w:val="191919"/>
          <w:spacing w:val="-50"/>
          <w:sz w:val="54"/>
          <w:szCs w:val="54"/>
        </w:rPr>
        <w:t>P</w:t>
      </w:r>
      <w:r>
        <w:rPr>
          <w:rFonts w:ascii="Times New Roman" w:hAnsi="Times New Roman"/>
          <w:color w:val="191919"/>
          <w:sz w:val="54"/>
          <w:szCs w:val="54"/>
        </w:rPr>
        <w:t>A</w:t>
      </w:r>
      <w:r>
        <w:rPr>
          <w:rFonts w:ascii="Times New Roman" w:hAnsi="Times New Roman"/>
          <w:color w:val="191919"/>
          <w:spacing w:val="-32"/>
          <w:sz w:val="54"/>
          <w:szCs w:val="54"/>
        </w:rPr>
        <w:t>R</w:t>
      </w:r>
      <w:r>
        <w:rPr>
          <w:rFonts w:ascii="Times New Roman" w:hAnsi="Times New Roman"/>
          <w:color w:val="191919"/>
          <w:sz w:val="54"/>
          <w:szCs w:val="54"/>
        </w:rPr>
        <w:t>TMENT</w:t>
      </w:r>
      <w:r>
        <w:rPr>
          <w:rFonts w:ascii="Times New Roman" w:hAnsi="Times New Roman"/>
          <w:color w:val="191919"/>
          <w:spacing w:val="35"/>
          <w:sz w:val="54"/>
          <w:szCs w:val="54"/>
        </w:rPr>
        <w:t xml:space="preserve"> </w:t>
      </w:r>
      <w:r>
        <w:rPr>
          <w:rFonts w:ascii="Times New Roman" w:hAnsi="Times New Roman"/>
          <w:color w:val="191919"/>
          <w:sz w:val="54"/>
          <w:szCs w:val="54"/>
        </w:rPr>
        <w:t>OF</w:t>
      </w:r>
      <w:r>
        <w:rPr>
          <w:rFonts w:ascii="Times New Roman" w:hAnsi="Times New Roman"/>
          <w:color w:val="191919"/>
          <w:spacing w:val="5"/>
          <w:sz w:val="54"/>
          <w:szCs w:val="54"/>
        </w:rPr>
        <w:t xml:space="preserve"> </w:t>
      </w:r>
      <w:r>
        <w:rPr>
          <w:rFonts w:ascii="Times New Roman" w:hAnsi="Times New Roman"/>
          <w:color w:val="191919"/>
          <w:sz w:val="72"/>
          <w:szCs w:val="72"/>
        </w:rPr>
        <w:t>A</w:t>
      </w:r>
      <w:r>
        <w:rPr>
          <w:rFonts w:ascii="Times New Roman" w:hAnsi="Times New Roman"/>
          <w:color w:val="191919"/>
          <w:sz w:val="54"/>
          <w:szCs w:val="54"/>
        </w:rPr>
        <w:t>CCOUNTING</w:t>
      </w:r>
      <w:r>
        <w:rPr>
          <w:rFonts w:ascii="Times New Roman" w:hAnsi="Times New Roman"/>
          <w:color w:val="191919"/>
          <w:sz w:val="72"/>
          <w:szCs w:val="72"/>
        </w:rPr>
        <w:t>, B</w:t>
      </w:r>
      <w:r>
        <w:rPr>
          <w:rFonts w:ascii="Times New Roman" w:hAnsi="Times New Roman"/>
          <w:color w:val="191919"/>
          <w:sz w:val="54"/>
          <w:szCs w:val="54"/>
        </w:rPr>
        <w:t>USINESS</w:t>
      </w:r>
      <w:r>
        <w:rPr>
          <w:rFonts w:ascii="Times New Roman" w:hAnsi="Times New Roman"/>
          <w:color w:val="191919"/>
          <w:spacing w:val="45"/>
          <w:sz w:val="54"/>
          <w:szCs w:val="54"/>
        </w:rPr>
        <w:t xml:space="preserve"> </w:t>
      </w:r>
      <w:r>
        <w:rPr>
          <w:rFonts w:ascii="Times New Roman" w:hAnsi="Times New Roman"/>
          <w:color w:val="191919"/>
          <w:sz w:val="72"/>
          <w:szCs w:val="72"/>
        </w:rPr>
        <w:t>I</w:t>
      </w:r>
      <w:r>
        <w:rPr>
          <w:rFonts w:ascii="Times New Roman" w:hAnsi="Times New Roman"/>
          <w:color w:val="191919"/>
          <w:sz w:val="54"/>
          <w:szCs w:val="54"/>
        </w:rPr>
        <w:t>NFORM</w:t>
      </w:r>
      <w:r>
        <w:rPr>
          <w:rFonts w:ascii="Times New Roman" w:hAnsi="Times New Roman"/>
          <w:color w:val="191919"/>
          <w:spacing w:val="-60"/>
          <w:sz w:val="54"/>
          <w:szCs w:val="54"/>
        </w:rPr>
        <w:t>A</w:t>
      </w:r>
      <w:r>
        <w:rPr>
          <w:rFonts w:ascii="Times New Roman" w:hAnsi="Times New Roman"/>
          <w:color w:val="191919"/>
          <w:sz w:val="54"/>
          <w:szCs w:val="54"/>
        </w:rPr>
        <w:t>TION</w:t>
      </w:r>
      <w:r>
        <w:rPr>
          <w:rFonts w:ascii="Times New Roman" w:hAnsi="Times New Roman"/>
          <w:color w:val="191919"/>
          <w:spacing w:val="45"/>
          <w:sz w:val="54"/>
          <w:szCs w:val="54"/>
        </w:rPr>
        <w:t xml:space="preserve"> </w:t>
      </w:r>
      <w:r>
        <w:rPr>
          <w:rFonts w:ascii="Times New Roman" w:hAnsi="Times New Roman"/>
          <w:color w:val="191919"/>
          <w:sz w:val="72"/>
          <w:szCs w:val="72"/>
        </w:rPr>
        <w:t>S</w:t>
      </w:r>
      <w:r>
        <w:rPr>
          <w:rFonts w:ascii="Times New Roman" w:hAnsi="Times New Roman"/>
          <w:color w:val="191919"/>
          <w:sz w:val="54"/>
          <w:szCs w:val="54"/>
        </w:rPr>
        <w:t>YSTEMS AND</w:t>
      </w:r>
      <w:r>
        <w:rPr>
          <w:rFonts w:ascii="Times New Roman" w:hAnsi="Times New Roman"/>
          <w:color w:val="191919"/>
          <w:spacing w:val="45"/>
          <w:sz w:val="54"/>
          <w:szCs w:val="54"/>
        </w:rPr>
        <w:t xml:space="preserve"> </w:t>
      </w:r>
      <w:r>
        <w:rPr>
          <w:rFonts w:ascii="Times New Roman" w:hAnsi="Times New Roman"/>
          <w:color w:val="191919"/>
          <w:sz w:val="72"/>
          <w:szCs w:val="72"/>
        </w:rPr>
        <w:t>M</w:t>
      </w:r>
      <w:r>
        <w:rPr>
          <w:rFonts w:ascii="Times New Roman" w:hAnsi="Times New Roman"/>
          <w:color w:val="191919"/>
          <w:sz w:val="54"/>
          <w:szCs w:val="54"/>
        </w:rPr>
        <w:t>ARKETING</w:t>
      </w:r>
    </w:p>
    <w:p w:rsidR="0038476F" w:rsidRDefault="0038476F" w:rsidP="0038476F">
      <w:pPr>
        <w:widowControl w:val="0"/>
        <w:autoSpaceDE w:val="0"/>
        <w:autoSpaceDN w:val="0"/>
        <w:adjustRightInd w:val="0"/>
        <w:spacing w:before="1" w:after="0" w:line="130" w:lineRule="exact"/>
        <w:rPr>
          <w:rFonts w:ascii="Times New Roman" w:hAnsi="Times New Roman"/>
          <w:color w:val="000000"/>
          <w:sz w:val="13"/>
          <w:szCs w:val="13"/>
        </w:rPr>
      </w:pPr>
    </w:p>
    <w:p w:rsidR="0038476F" w:rsidRDefault="0038476F" w:rsidP="0038476F">
      <w:pPr>
        <w:widowControl w:val="0"/>
        <w:autoSpaceDE w:val="0"/>
        <w:autoSpaceDN w:val="0"/>
        <w:adjustRightInd w:val="0"/>
        <w:spacing w:after="0" w:line="250" w:lineRule="auto"/>
        <w:ind w:left="120" w:right="1089"/>
        <w:jc w:val="both"/>
        <w:rPr>
          <w:rFonts w:ascii="Times New Roman" w:hAnsi="Times New Roman"/>
          <w:color w:val="000000"/>
          <w:sz w:val="18"/>
          <w:szCs w:val="18"/>
        </w:rPr>
      </w:pPr>
      <w:r>
        <w:rPr>
          <w:rFonts w:ascii="Times New Roman" w:hAnsi="Times New Roman"/>
          <w:color w:val="191919"/>
          <w:sz w:val="18"/>
          <w:szCs w:val="18"/>
        </w:rPr>
        <w:t>The</w:t>
      </w:r>
      <w:r>
        <w:rPr>
          <w:rFonts w:ascii="Times New Roman" w:hAnsi="Times New Roman"/>
          <w:color w:val="191919"/>
          <w:spacing w:val="-5"/>
          <w:sz w:val="18"/>
          <w:szCs w:val="18"/>
        </w:rPr>
        <w:t xml:space="preserve"> </w:t>
      </w:r>
      <w:r>
        <w:rPr>
          <w:rFonts w:ascii="Times New Roman" w:hAnsi="Times New Roman"/>
          <w:color w:val="191919"/>
          <w:sz w:val="18"/>
          <w:szCs w:val="18"/>
        </w:rPr>
        <w:t>Accounting,</w:t>
      </w:r>
      <w:r>
        <w:rPr>
          <w:rFonts w:ascii="Times New Roman" w:hAnsi="Times New Roman"/>
          <w:color w:val="191919"/>
          <w:spacing w:val="5"/>
          <w:sz w:val="18"/>
          <w:szCs w:val="18"/>
        </w:rPr>
        <w:t xml:space="preserve"> </w:t>
      </w:r>
      <w:r>
        <w:rPr>
          <w:rFonts w:ascii="Times New Roman" w:hAnsi="Times New Roman"/>
          <w:color w:val="191919"/>
          <w:sz w:val="18"/>
          <w:szCs w:val="18"/>
        </w:rPr>
        <w:t>Business</w:t>
      </w:r>
      <w:r>
        <w:rPr>
          <w:rFonts w:ascii="Times New Roman" w:hAnsi="Times New Roman"/>
          <w:color w:val="191919"/>
          <w:spacing w:val="5"/>
          <w:sz w:val="18"/>
          <w:szCs w:val="18"/>
        </w:rPr>
        <w:t xml:space="preserve"> </w:t>
      </w:r>
      <w:r>
        <w:rPr>
          <w:rFonts w:ascii="Times New Roman" w:hAnsi="Times New Roman"/>
          <w:color w:val="191919"/>
          <w:sz w:val="18"/>
          <w:szCs w:val="18"/>
        </w:rPr>
        <w:t>Information</w:t>
      </w:r>
      <w:r>
        <w:rPr>
          <w:rFonts w:ascii="Times New Roman" w:hAnsi="Times New Roman"/>
          <w:color w:val="191919"/>
          <w:spacing w:val="5"/>
          <w:sz w:val="18"/>
          <w:szCs w:val="18"/>
        </w:rPr>
        <w:t xml:space="preserve"> </w:t>
      </w:r>
      <w:r>
        <w:rPr>
          <w:rFonts w:ascii="Times New Roman" w:hAnsi="Times New Roman"/>
          <w:color w:val="191919"/>
          <w:sz w:val="18"/>
          <w:szCs w:val="18"/>
        </w:rPr>
        <w:t>Systems</w:t>
      </w:r>
      <w:r>
        <w:rPr>
          <w:rFonts w:ascii="Times New Roman" w:hAnsi="Times New Roman"/>
          <w:color w:val="191919"/>
          <w:spacing w:val="5"/>
          <w:sz w:val="18"/>
          <w:szCs w:val="18"/>
        </w:rPr>
        <w:t xml:space="preserve"> </w:t>
      </w:r>
      <w:r>
        <w:rPr>
          <w:rFonts w:ascii="Times New Roman" w:hAnsi="Times New Roman"/>
          <w:color w:val="191919"/>
          <w:sz w:val="18"/>
          <w:szCs w:val="18"/>
        </w:rPr>
        <w:t>and</w:t>
      </w:r>
      <w:r>
        <w:rPr>
          <w:rFonts w:ascii="Times New Roman" w:hAnsi="Times New Roman"/>
          <w:color w:val="191919"/>
          <w:spacing w:val="5"/>
          <w:sz w:val="18"/>
          <w:szCs w:val="18"/>
        </w:rPr>
        <w:t xml:space="preserve"> </w:t>
      </w:r>
      <w:r>
        <w:rPr>
          <w:rFonts w:ascii="Times New Roman" w:hAnsi="Times New Roman"/>
          <w:color w:val="191919"/>
          <w:sz w:val="18"/>
          <w:szCs w:val="18"/>
        </w:rPr>
        <w:t>Marketing</w:t>
      </w:r>
      <w:r>
        <w:rPr>
          <w:rFonts w:ascii="Times New Roman" w:hAnsi="Times New Roman"/>
          <w:color w:val="191919"/>
          <w:spacing w:val="5"/>
          <w:sz w:val="18"/>
          <w:szCs w:val="18"/>
        </w:rPr>
        <w:t xml:space="preserve"> </w:t>
      </w:r>
      <w:r>
        <w:rPr>
          <w:rFonts w:ascii="Times New Roman" w:hAnsi="Times New Roman"/>
          <w:color w:val="191919"/>
          <w:sz w:val="18"/>
          <w:szCs w:val="18"/>
        </w:rPr>
        <w:t>Department</w:t>
      </w:r>
      <w:r>
        <w:rPr>
          <w:rFonts w:ascii="Times New Roman" w:hAnsi="Times New Roman"/>
          <w:color w:val="191919"/>
          <w:spacing w:val="5"/>
          <w:sz w:val="18"/>
          <w:szCs w:val="18"/>
        </w:rPr>
        <w:t xml:space="preserve"> </w:t>
      </w:r>
      <w:r>
        <w:rPr>
          <w:rFonts w:ascii="Times New Roman" w:hAnsi="Times New Roman"/>
          <w:color w:val="191919"/>
          <w:sz w:val="18"/>
          <w:szCs w:val="18"/>
        </w:rPr>
        <w:t>o</w:t>
      </w:r>
      <w:r>
        <w:rPr>
          <w:rFonts w:ascii="Times New Roman" w:hAnsi="Times New Roman"/>
          <w:color w:val="191919"/>
          <w:spacing w:val="-3"/>
          <w:sz w:val="18"/>
          <w:szCs w:val="18"/>
        </w:rPr>
        <w:t>f</w:t>
      </w:r>
      <w:r>
        <w:rPr>
          <w:rFonts w:ascii="Times New Roman" w:hAnsi="Times New Roman"/>
          <w:color w:val="191919"/>
          <w:sz w:val="18"/>
          <w:szCs w:val="18"/>
        </w:rPr>
        <w:t>fers</w:t>
      </w:r>
      <w:r>
        <w:rPr>
          <w:rFonts w:ascii="Times New Roman" w:hAnsi="Times New Roman"/>
          <w:color w:val="191919"/>
          <w:spacing w:val="5"/>
          <w:sz w:val="18"/>
          <w:szCs w:val="18"/>
        </w:rPr>
        <w:t xml:space="preserve"> </w:t>
      </w:r>
      <w:r>
        <w:rPr>
          <w:rFonts w:ascii="Times New Roman" w:hAnsi="Times New Roman"/>
          <w:color w:val="191919"/>
          <w:sz w:val="18"/>
          <w:szCs w:val="18"/>
        </w:rPr>
        <w:t>unde</w:t>
      </w:r>
      <w:r>
        <w:rPr>
          <w:rFonts w:ascii="Times New Roman" w:hAnsi="Times New Roman"/>
          <w:color w:val="191919"/>
          <w:spacing w:val="-3"/>
          <w:sz w:val="18"/>
          <w:szCs w:val="18"/>
        </w:rPr>
        <w:t>r</w:t>
      </w:r>
      <w:r>
        <w:rPr>
          <w:rFonts w:ascii="Times New Roman" w:hAnsi="Times New Roman"/>
          <w:color w:val="191919"/>
          <w:sz w:val="18"/>
          <w:szCs w:val="18"/>
        </w:rPr>
        <w:t>graduate</w:t>
      </w:r>
      <w:r>
        <w:rPr>
          <w:rFonts w:ascii="Times New Roman" w:hAnsi="Times New Roman"/>
          <w:color w:val="191919"/>
          <w:spacing w:val="5"/>
          <w:sz w:val="18"/>
          <w:szCs w:val="18"/>
        </w:rPr>
        <w:t xml:space="preserve"> </w:t>
      </w:r>
      <w:r>
        <w:rPr>
          <w:rFonts w:ascii="Times New Roman" w:hAnsi="Times New Roman"/>
          <w:color w:val="191919"/>
          <w:sz w:val="18"/>
          <w:szCs w:val="18"/>
        </w:rPr>
        <w:t>courses</w:t>
      </w:r>
      <w:r>
        <w:rPr>
          <w:rFonts w:ascii="Times New Roman" w:hAnsi="Times New Roman"/>
          <w:color w:val="191919"/>
          <w:spacing w:val="5"/>
          <w:sz w:val="18"/>
          <w:szCs w:val="18"/>
        </w:rPr>
        <w:t xml:space="preserve"> </w:t>
      </w:r>
      <w:r>
        <w:rPr>
          <w:rFonts w:ascii="Times New Roman" w:hAnsi="Times New Roman"/>
          <w:color w:val="191919"/>
          <w:sz w:val="18"/>
          <w:szCs w:val="18"/>
        </w:rPr>
        <w:t>for</w:t>
      </w:r>
      <w:r>
        <w:rPr>
          <w:rFonts w:ascii="Times New Roman" w:hAnsi="Times New Roman"/>
          <w:color w:val="191919"/>
          <w:spacing w:val="5"/>
          <w:sz w:val="18"/>
          <w:szCs w:val="18"/>
        </w:rPr>
        <w:t xml:space="preserve"> </w:t>
      </w:r>
      <w:r>
        <w:rPr>
          <w:rFonts w:ascii="Times New Roman" w:hAnsi="Times New Roman"/>
          <w:color w:val="191919"/>
          <w:sz w:val="18"/>
          <w:szCs w:val="18"/>
        </w:rPr>
        <w:t>the</w:t>
      </w:r>
      <w:r>
        <w:rPr>
          <w:rFonts w:ascii="Times New Roman" w:hAnsi="Times New Roman"/>
          <w:color w:val="191919"/>
          <w:spacing w:val="5"/>
          <w:sz w:val="18"/>
          <w:szCs w:val="18"/>
        </w:rPr>
        <w:t xml:space="preserve"> </w:t>
      </w:r>
      <w:r>
        <w:rPr>
          <w:rFonts w:ascii="Times New Roman" w:hAnsi="Times New Roman"/>
          <w:color w:val="191919"/>
          <w:sz w:val="18"/>
          <w:szCs w:val="18"/>
        </w:rPr>
        <w:t>student</w:t>
      </w:r>
      <w:r>
        <w:rPr>
          <w:rFonts w:ascii="Times New Roman" w:hAnsi="Times New Roman"/>
          <w:color w:val="191919"/>
          <w:spacing w:val="5"/>
          <w:sz w:val="18"/>
          <w:szCs w:val="18"/>
        </w:rPr>
        <w:t xml:space="preserve"> </w:t>
      </w:r>
      <w:r>
        <w:rPr>
          <w:rFonts w:ascii="Times New Roman" w:hAnsi="Times New Roman"/>
          <w:color w:val="191919"/>
          <w:sz w:val="18"/>
          <w:szCs w:val="18"/>
        </w:rPr>
        <w:t>who</w:t>
      </w:r>
      <w:r>
        <w:rPr>
          <w:rFonts w:ascii="Times New Roman" w:hAnsi="Times New Roman"/>
          <w:color w:val="191919"/>
          <w:spacing w:val="5"/>
          <w:sz w:val="18"/>
          <w:szCs w:val="18"/>
        </w:rPr>
        <w:t xml:space="preserve"> </w:t>
      </w:r>
      <w:r>
        <w:rPr>
          <w:rFonts w:ascii="Times New Roman" w:hAnsi="Times New Roman"/>
          <w:color w:val="191919"/>
          <w:sz w:val="18"/>
          <w:szCs w:val="18"/>
        </w:rPr>
        <w:t>plans</w:t>
      </w:r>
      <w:r>
        <w:rPr>
          <w:rFonts w:ascii="Times New Roman" w:hAnsi="Times New Roman"/>
          <w:color w:val="191919"/>
          <w:spacing w:val="5"/>
          <w:sz w:val="18"/>
          <w:szCs w:val="18"/>
        </w:rPr>
        <w:t xml:space="preserve"> </w:t>
      </w:r>
      <w:r>
        <w:rPr>
          <w:rFonts w:ascii="Times New Roman" w:hAnsi="Times New Roman"/>
          <w:color w:val="191919"/>
          <w:sz w:val="18"/>
          <w:szCs w:val="18"/>
        </w:rPr>
        <w:t>to</w:t>
      </w:r>
      <w:r>
        <w:rPr>
          <w:rFonts w:ascii="Times New Roman" w:hAnsi="Times New Roman"/>
          <w:color w:val="191919"/>
          <w:spacing w:val="4"/>
          <w:sz w:val="18"/>
          <w:szCs w:val="18"/>
        </w:rPr>
        <w:t xml:space="preserve"> </w:t>
      </w:r>
      <w:r>
        <w:rPr>
          <w:rFonts w:ascii="Times New Roman" w:hAnsi="Times New Roman"/>
          <w:color w:val="191919"/>
          <w:sz w:val="18"/>
          <w:szCs w:val="18"/>
        </w:rPr>
        <w:t xml:space="preserve">enter </w:t>
      </w:r>
      <w:r>
        <w:rPr>
          <w:rFonts w:ascii="Times New Roman" w:hAnsi="Times New Roman"/>
          <w:color w:val="191919"/>
          <w:spacing w:val="-1"/>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
          <w:sz w:val="18"/>
          <w:szCs w:val="18"/>
        </w:rPr>
        <w:t>busines</w:t>
      </w:r>
      <w:r>
        <w:rPr>
          <w:rFonts w:ascii="Times New Roman" w:hAnsi="Times New Roman"/>
          <w:color w:val="191919"/>
          <w:sz w:val="18"/>
          <w:szCs w:val="18"/>
        </w:rPr>
        <w:t>s</w:t>
      </w:r>
      <w:r>
        <w:rPr>
          <w:rFonts w:ascii="Times New Roman" w:hAnsi="Times New Roman"/>
          <w:color w:val="191919"/>
          <w:spacing w:val="-7"/>
          <w:sz w:val="18"/>
          <w:szCs w:val="18"/>
        </w:rPr>
        <w:t xml:space="preserve"> </w:t>
      </w:r>
      <w:proofErr w:type="spellStart"/>
      <w:proofErr w:type="gramStart"/>
      <w:r>
        <w:rPr>
          <w:rFonts w:ascii="Times New Roman" w:hAnsi="Times New Roman"/>
          <w:color w:val="191919"/>
          <w:spacing w:val="-1"/>
          <w:sz w:val="18"/>
          <w:szCs w:val="18"/>
        </w:rPr>
        <w:t>wo</w:t>
      </w:r>
      <w:proofErr w:type="gramEnd"/>
      <w:del w:id="0" w:author="melliard" w:date="2011-03-24T15:18:00Z">
        <w:r w:rsidDel="00886238">
          <w:rPr>
            <w:rFonts w:ascii="Times New Roman" w:hAnsi="Times New Roman"/>
            <w:color w:val="191919"/>
            <w:spacing w:val="-1"/>
            <w:sz w:val="18"/>
            <w:szCs w:val="18"/>
          </w:rPr>
          <w:delText>r</w:delText>
        </w:r>
      </w:del>
      <w:r>
        <w:rPr>
          <w:rFonts w:ascii="Times New Roman" w:hAnsi="Times New Roman"/>
          <w:color w:val="191919"/>
          <w:spacing w:val="-1"/>
          <w:sz w:val="18"/>
          <w:szCs w:val="18"/>
        </w:rPr>
        <w:t>l</w:t>
      </w:r>
      <w:r>
        <w:rPr>
          <w:rFonts w:ascii="Times New Roman" w:hAnsi="Times New Roman"/>
          <w:color w:val="191919"/>
          <w:sz w:val="18"/>
          <w:szCs w:val="18"/>
        </w:rPr>
        <w:t>d</w:t>
      </w:r>
      <w:proofErr w:type="spellEnd"/>
      <w:r>
        <w:rPr>
          <w:rFonts w:ascii="Times New Roman" w:hAnsi="Times New Roman"/>
          <w:color w:val="191919"/>
          <w:spacing w:val="-7"/>
          <w:sz w:val="18"/>
          <w:szCs w:val="18"/>
        </w:rPr>
        <w:t xml:space="preserve"> </w:t>
      </w:r>
      <w:r>
        <w:rPr>
          <w:rFonts w:ascii="Times New Roman" w:hAnsi="Times New Roman"/>
          <w:color w:val="191919"/>
          <w:spacing w:val="-1"/>
          <w:sz w:val="18"/>
          <w:szCs w:val="18"/>
        </w:rPr>
        <w:t>i</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1"/>
          <w:sz w:val="18"/>
          <w:szCs w:val="18"/>
        </w:rPr>
        <w:t>a</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1"/>
          <w:sz w:val="18"/>
          <w:szCs w:val="18"/>
        </w:rPr>
        <w:t>administrativ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
          <w:sz w:val="18"/>
          <w:szCs w:val="18"/>
        </w:rPr>
        <w:t>capacit</w:t>
      </w:r>
      <w:r>
        <w:rPr>
          <w:rFonts w:ascii="Times New Roman" w:hAnsi="Times New Roman"/>
          <w:color w:val="191919"/>
          <w:spacing w:val="-12"/>
          <w:sz w:val="18"/>
          <w:szCs w:val="18"/>
        </w:rPr>
        <w:t>y</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1"/>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
          <w:sz w:val="18"/>
          <w:szCs w:val="18"/>
        </w:rPr>
        <w:t>program</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1"/>
          <w:sz w:val="18"/>
          <w:szCs w:val="18"/>
        </w:rPr>
        <w:t>ar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
          <w:sz w:val="18"/>
          <w:szCs w:val="18"/>
        </w:rPr>
        <w:t>accredite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1"/>
          <w:sz w:val="18"/>
          <w:szCs w:val="18"/>
        </w:rPr>
        <w:t>b</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1"/>
          <w:sz w:val="18"/>
          <w:szCs w:val="18"/>
        </w:rPr>
        <w:t>th</w:t>
      </w:r>
      <w:r>
        <w:rPr>
          <w:rFonts w:ascii="Times New Roman" w:hAnsi="Times New Roman"/>
          <w:color w:val="191919"/>
          <w:sz w:val="18"/>
          <w:szCs w:val="18"/>
        </w:rPr>
        <w:t>e</w:t>
      </w:r>
      <w:r>
        <w:rPr>
          <w:rFonts w:ascii="Times New Roman" w:hAnsi="Times New Roman"/>
          <w:color w:val="191919"/>
          <w:spacing w:val="-17"/>
          <w:sz w:val="18"/>
          <w:szCs w:val="18"/>
        </w:rPr>
        <w:t xml:space="preserve"> </w:t>
      </w:r>
      <w:r>
        <w:rPr>
          <w:rFonts w:ascii="Times New Roman" w:hAnsi="Times New Roman"/>
          <w:color w:val="191919"/>
          <w:spacing w:val="-1"/>
          <w:sz w:val="18"/>
          <w:szCs w:val="18"/>
        </w:rPr>
        <w:t>Associatio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1"/>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1"/>
          <w:sz w:val="18"/>
          <w:szCs w:val="18"/>
        </w:rPr>
        <w:t>Collegiat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
          <w:sz w:val="18"/>
          <w:szCs w:val="18"/>
        </w:rPr>
        <w:t>Busines</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1"/>
          <w:sz w:val="18"/>
          <w:szCs w:val="18"/>
        </w:rPr>
        <w:t>School</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1"/>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1"/>
          <w:sz w:val="18"/>
          <w:szCs w:val="18"/>
        </w:rPr>
        <w:t xml:space="preserve">Programs </w:t>
      </w:r>
      <w:r>
        <w:rPr>
          <w:rFonts w:ascii="Times New Roman" w:hAnsi="Times New Roman"/>
          <w:color w:val="191919"/>
          <w:sz w:val="18"/>
          <w:szCs w:val="18"/>
        </w:rPr>
        <w:t>(ACBSP).</w:t>
      </w:r>
    </w:p>
    <w:p w:rsidR="0038476F" w:rsidRDefault="0038476F" w:rsidP="0038476F">
      <w:pPr>
        <w:widowControl w:val="0"/>
        <w:autoSpaceDE w:val="0"/>
        <w:autoSpaceDN w:val="0"/>
        <w:adjustRightInd w:val="0"/>
        <w:spacing w:before="16" w:after="0" w:line="200" w:lineRule="exact"/>
        <w:rPr>
          <w:rFonts w:ascii="Times New Roman" w:hAnsi="Times New Roman"/>
          <w:color w:val="000000"/>
          <w:sz w:val="20"/>
          <w:szCs w:val="20"/>
        </w:rPr>
      </w:pPr>
    </w:p>
    <w:p w:rsidR="0038476F" w:rsidRDefault="001254CF" w:rsidP="0038476F">
      <w:pPr>
        <w:widowControl w:val="0"/>
        <w:autoSpaceDE w:val="0"/>
        <w:autoSpaceDN w:val="0"/>
        <w:adjustRightInd w:val="0"/>
        <w:spacing w:after="0" w:line="250" w:lineRule="auto"/>
        <w:ind w:left="120" w:right="1089"/>
        <w:jc w:val="both"/>
        <w:rPr>
          <w:rFonts w:ascii="Times New Roman" w:hAnsi="Times New Roman"/>
          <w:color w:val="000000"/>
          <w:sz w:val="18"/>
          <w:szCs w:val="18"/>
        </w:rPr>
      </w:pPr>
      <w:r w:rsidRPr="001254CF">
        <w:rPr>
          <w:noProof/>
        </w:rPr>
        <w:pict>
          <v:shape id="Text Box 3726" o:spid="_x0000_s1059" type="#_x0000_t202" style="position:absolute;left:0;text-align:left;margin-left:578.9pt;margin-top:16.6pt;width:12pt;height:41.8pt;z-index:-251649024;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" o:allowincell="f" filled="f" stroked="f">
            <v:textbox style="layout-flow:vertical" inset="0,0,0,0">
              <w:txbxContent>
                <w:p w:rsidR="00886238" w:rsidRDefault="00886238" w:rsidP="0038476F">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Business</w:t>
                  </w:r>
                </w:p>
              </w:txbxContent>
            </v:textbox>
            <w10:wrap anchorx="page"/>
          </v:shape>
        </w:pict>
      </w:r>
      <w:r w:rsidR="0038476F">
        <w:rPr>
          <w:rFonts w:ascii="Times New Roman" w:hAnsi="Times New Roman"/>
          <w:color w:val="191919"/>
          <w:sz w:val="18"/>
          <w:szCs w:val="18"/>
        </w:rPr>
        <w:t>The</w:t>
      </w:r>
      <w:r w:rsidR="0038476F">
        <w:rPr>
          <w:rFonts w:ascii="Times New Roman" w:hAnsi="Times New Roman"/>
          <w:color w:val="191919"/>
          <w:spacing w:val="10"/>
          <w:sz w:val="18"/>
          <w:szCs w:val="18"/>
        </w:rPr>
        <w:t xml:space="preserve"> </w:t>
      </w:r>
      <w:r w:rsidR="0038476F">
        <w:rPr>
          <w:rFonts w:ascii="Times New Roman" w:hAnsi="Times New Roman"/>
          <w:color w:val="191919"/>
          <w:sz w:val="18"/>
          <w:szCs w:val="18"/>
        </w:rPr>
        <w:t>program</w:t>
      </w:r>
      <w:r w:rsidR="0038476F">
        <w:rPr>
          <w:rFonts w:ascii="Times New Roman" w:hAnsi="Times New Roman"/>
          <w:color w:val="191919"/>
          <w:spacing w:val="10"/>
          <w:sz w:val="18"/>
          <w:szCs w:val="18"/>
        </w:rPr>
        <w:t xml:space="preserve"> </w:t>
      </w:r>
      <w:r w:rsidR="0038476F">
        <w:rPr>
          <w:rFonts w:ascii="Times New Roman" w:hAnsi="Times New Roman"/>
          <w:color w:val="191919"/>
          <w:sz w:val="18"/>
          <w:szCs w:val="18"/>
        </w:rPr>
        <w:t>of</w:t>
      </w:r>
      <w:r w:rsidR="0038476F">
        <w:rPr>
          <w:rFonts w:ascii="Times New Roman" w:hAnsi="Times New Roman"/>
          <w:color w:val="191919"/>
          <w:spacing w:val="10"/>
          <w:sz w:val="18"/>
          <w:szCs w:val="18"/>
        </w:rPr>
        <w:t xml:space="preserve"> </w:t>
      </w:r>
      <w:r w:rsidR="0038476F">
        <w:rPr>
          <w:rFonts w:ascii="Times New Roman" w:hAnsi="Times New Roman"/>
          <w:color w:val="191919"/>
          <w:sz w:val="18"/>
          <w:szCs w:val="18"/>
        </w:rPr>
        <w:t>study</w:t>
      </w:r>
      <w:r w:rsidR="0038476F">
        <w:rPr>
          <w:rFonts w:ascii="Times New Roman" w:hAnsi="Times New Roman"/>
          <w:color w:val="191919"/>
          <w:spacing w:val="10"/>
          <w:sz w:val="18"/>
          <w:szCs w:val="18"/>
        </w:rPr>
        <w:t xml:space="preserve"> </w:t>
      </w:r>
      <w:r w:rsidR="0038476F">
        <w:rPr>
          <w:rFonts w:ascii="Times New Roman" w:hAnsi="Times New Roman"/>
          <w:color w:val="191919"/>
          <w:sz w:val="18"/>
          <w:szCs w:val="18"/>
        </w:rPr>
        <w:t>in Accounting,</w:t>
      </w:r>
      <w:r w:rsidR="0038476F">
        <w:rPr>
          <w:rFonts w:ascii="Times New Roman" w:hAnsi="Times New Roman"/>
          <w:color w:val="191919"/>
          <w:spacing w:val="10"/>
          <w:sz w:val="18"/>
          <w:szCs w:val="18"/>
        </w:rPr>
        <w:t xml:space="preserve"> </w:t>
      </w:r>
      <w:r w:rsidR="0038476F">
        <w:rPr>
          <w:rFonts w:ascii="Times New Roman" w:hAnsi="Times New Roman"/>
          <w:color w:val="191919"/>
          <w:sz w:val="18"/>
          <w:szCs w:val="18"/>
        </w:rPr>
        <w:t>Business</w:t>
      </w:r>
      <w:r w:rsidR="0038476F">
        <w:rPr>
          <w:rFonts w:ascii="Times New Roman" w:hAnsi="Times New Roman"/>
          <w:color w:val="191919"/>
          <w:spacing w:val="10"/>
          <w:sz w:val="18"/>
          <w:szCs w:val="18"/>
        </w:rPr>
        <w:t xml:space="preserve"> </w:t>
      </w:r>
      <w:r w:rsidR="0038476F">
        <w:rPr>
          <w:rFonts w:ascii="Times New Roman" w:hAnsi="Times New Roman"/>
          <w:color w:val="191919"/>
          <w:sz w:val="18"/>
          <w:szCs w:val="18"/>
        </w:rPr>
        <w:t>Information</w:t>
      </w:r>
      <w:r w:rsidR="0038476F">
        <w:rPr>
          <w:rFonts w:ascii="Times New Roman" w:hAnsi="Times New Roman"/>
          <w:color w:val="191919"/>
          <w:spacing w:val="10"/>
          <w:sz w:val="18"/>
          <w:szCs w:val="18"/>
        </w:rPr>
        <w:t xml:space="preserve"> </w:t>
      </w:r>
      <w:r w:rsidR="0038476F">
        <w:rPr>
          <w:rFonts w:ascii="Times New Roman" w:hAnsi="Times New Roman"/>
          <w:color w:val="191919"/>
          <w:sz w:val="18"/>
          <w:szCs w:val="18"/>
        </w:rPr>
        <w:t>Systems</w:t>
      </w:r>
      <w:r w:rsidR="0038476F">
        <w:rPr>
          <w:rFonts w:ascii="Times New Roman" w:hAnsi="Times New Roman"/>
          <w:color w:val="191919"/>
          <w:spacing w:val="10"/>
          <w:sz w:val="18"/>
          <w:szCs w:val="18"/>
        </w:rPr>
        <w:t xml:space="preserve"> </w:t>
      </w:r>
      <w:r w:rsidR="0038476F">
        <w:rPr>
          <w:rFonts w:ascii="Times New Roman" w:hAnsi="Times New Roman"/>
          <w:color w:val="191919"/>
          <w:sz w:val="18"/>
          <w:szCs w:val="18"/>
        </w:rPr>
        <w:t>and</w:t>
      </w:r>
      <w:r w:rsidR="0038476F">
        <w:rPr>
          <w:rFonts w:ascii="Times New Roman" w:hAnsi="Times New Roman"/>
          <w:color w:val="191919"/>
          <w:spacing w:val="10"/>
          <w:sz w:val="18"/>
          <w:szCs w:val="18"/>
        </w:rPr>
        <w:t xml:space="preserve"> </w:t>
      </w:r>
      <w:r w:rsidR="0038476F">
        <w:rPr>
          <w:rFonts w:ascii="Times New Roman" w:hAnsi="Times New Roman"/>
          <w:color w:val="191919"/>
          <w:sz w:val="18"/>
          <w:szCs w:val="18"/>
        </w:rPr>
        <w:t>Marketing</w:t>
      </w:r>
      <w:r w:rsidR="0038476F">
        <w:rPr>
          <w:rFonts w:ascii="Times New Roman" w:hAnsi="Times New Roman"/>
          <w:color w:val="191919"/>
          <w:spacing w:val="10"/>
          <w:sz w:val="18"/>
          <w:szCs w:val="18"/>
        </w:rPr>
        <w:t xml:space="preserve"> </w:t>
      </w:r>
      <w:r w:rsidR="0038476F">
        <w:rPr>
          <w:rFonts w:ascii="Times New Roman" w:hAnsi="Times New Roman"/>
          <w:color w:val="191919"/>
          <w:sz w:val="18"/>
          <w:szCs w:val="18"/>
        </w:rPr>
        <w:t>leads</w:t>
      </w:r>
      <w:r w:rsidR="0038476F">
        <w:rPr>
          <w:rFonts w:ascii="Times New Roman" w:hAnsi="Times New Roman"/>
          <w:color w:val="191919"/>
          <w:spacing w:val="10"/>
          <w:sz w:val="18"/>
          <w:szCs w:val="18"/>
        </w:rPr>
        <w:t xml:space="preserve"> </w:t>
      </w:r>
      <w:r w:rsidR="0038476F">
        <w:rPr>
          <w:rFonts w:ascii="Times New Roman" w:hAnsi="Times New Roman"/>
          <w:color w:val="191919"/>
          <w:sz w:val="18"/>
          <w:szCs w:val="18"/>
        </w:rPr>
        <w:t>to</w:t>
      </w:r>
      <w:r w:rsidR="0038476F">
        <w:rPr>
          <w:rFonts w:ascii="Times New Roman" w:hAnsi="Times New Roman"/>
          <w:color w:val="191919"/>
          <w:spacing w:val="10"/>
          <w:sz w:val="18"/>
          <w:szCs w:val="18"/>
        </w:rPr>
        <w:t xml:space="preserve"> </w:t>
      </w:r>
      <w:r w:rsidR="0038476F">
        <w:rPr>
          <w:rFonts w:ascii="Times New Roman" w:hAnsi="Times New Roman"/>
          <w:color w:val="191919"/>
          <w:sz w:val="18"/>
          <w:szCs w:val="18"/>
        </w:rPr>
        <w:t>a</w:t>
      </w:r>
      <w:r w:rsidR="0038476F">
        <w:rPr>
          <w:rFonts w:ascii="Times New Roman" w:hAnsi="Times New Roman"/>
          <w:color w:val="191919"/>
          <w:spacing w:val="10"/>
          <w:sz w:val="18"/>
          <w:szCs w:val="18"/>
        </w:rPr>
        <w:t xml:space="preserve"> </w:t>
      </w:r>
      <w:r w:rsidR="0038476F">
        <w:rPr>
          <w:rFonts w:ascii="Times New Roman" w:hAnsi="Times New Roman"/>
          <w:color w:val="191919"/>
          <w:sz w:val="18"/>
          <w:szCs w:val="18"/>
        </w:rPr>
        <w:t>Bachelor</w:t>
      </w:r>
      <w:r w:rsidR="0038476F">
        <w:rPr>
          <w:rFonts w:ascii="Times New Roman" w:hAnsi="Times New Roman"/>
          <w:color w:val="191919"/>
          <w:spacing w:val="10"/>
          <w:sz w:val="18"/>
          <w:szCs w:val="18"/>
        </w:rPr>
        <w:t xml:space="preserve"> </w:t>
      </w:r>
      <w:r w:rsidR="0038476F">
        <w:rPr>
          <w:rFonts w:ascii="Times New Roman" w:hAnsi="Times New Roman"/>
          <w:color w:val="191919"/>
          <w:sz w:val="18"/>
          <w:szCs w:val="18"/>
        </w:rPr>
        <w:t>of</w:t>
      </w:r>
      <w:r w:rsidR="0038476F">
        <w:rPr>
          <w:rFonts w:ascii="Times New Roman" w:hAnsi="Times New Roman"/>
          <w:color w:val="191919"/>
          <w:spacing w:val="10"/>
          <w:sz w:val="18"/>
          <w:szCs w:val="18"/>
        </w:rPr>
        <w:t xml:space="preserve"> </w:t>
      </w:r>
      <w:r w:rsidR="0038476F">
        <w:rPr>
          <w:rFonts w:ascii="Times New Roman" w:hAnsi="Times New Roman"/>
          <w:color w:val="191919"/>
          <w:sz w:val="18"/>
          <w:szCs w:val="18"/>
        </w:rPr>
        <w:t>Science</w:t>
      </w:r>
      <w:r w:rsidR="0038476F">
        <w:rPr>
          <w:rFonts w:ascii="Times New Roman" w:hAnsi="Times New Roman"/>
          <w:color w:val="191919"/>
          <w:spacing w:val="10"/>
          <w:sz w:val="18"/>
          <w:szCs w:val="18"/>
        </w:rPr>
        <w:t xml:space="preserve"> </w:t>
      </w:r>
      <w:r w:rsidR="0038476F">
        <w:rPr>
          <w:rFonts w:ascii="Times New Roman" w:hAnsi="Times New Roman"/>
          <w:color w:val="191919"/>
          <w:sz w:val="18"/>
          <w:szCs w:val="18"/>
        </w:rPr>
        <w:t>degree</w:t>
      </w:r>
      <w:r w:rsidR="0038476F">
        <w:rPr>
          <w:rFonts w:ascii="Times New Roman" w:hAnsi="Times New Roman"/>
          <w:color w:val="191919"/>
          <w:spacing w:val="10"/>
          <w:sz w:val="18"/>
          <w:szCs w:val="18"/>
        </w:rPr>
        <w:t xml:space="preserve"> </w:t>
      </w:r>
      <w:r w:rsidR="0038476F">
        <w:rPr>
          <w:rFonts w:ascii="Times New Roman" w:hAnsi="Times New Roman"/>
          <w:color w:val="191919"/>
          <w:sz w:val="18"/>
          <w:szCs w:val="18"/>
        </w:rPr>
        <w:t>in Accoun</w:t>
      </w:r>
      <w:r w:rsidR="0038476F">
        <w:rPr>
          <w:rFonts w:ascii="Times New Roman" w:hAnsi="Times New Roman"/>
          <w:color w:val="191919"/>
          <w:spacing w:val="-1"/>
          <w:sz w:val="18"/>
          <w:szCs w:val="18"/>
        </w:rPr>
        <w:t>t</w:t>
      </w:r>
      <w:r w:rsidR="0038476F">
        <w:rPr>
          <w:rFonts w:ascii="Times New Roman" w:hAnsi="Times New Roman"/>
          <w:color w:val="191919"/>
          <w:sz w:val="18"/>
          <w:szCs w:val="18"/>
        </w:rPr>
        <w:t>ing, Business Information Systems, or Marketing. Internships are available for students to apply what has been learned in the class</w:t>
      </w:r>
      <w:r w:rsidR="0038476F">
        <w:rPr>
          <w:rFonts w:ascii="Times New Roman" w:hAnsi="Times New Roman"/>
          <w:color w:val="191919"/>
          <w:spacing w:val="-1"/>
          <w:sz w:val="18"/>
          <w:szCs w:val="18"/>
        </w:rPr>
        <w:t>r</w:t>
      </w:r>
      <w:r w:rsidR="0038476F">
        <w:rPr>
          <w:rFonts w:ascii="Times New Roman" w:hAnsi="Times New Roman"/>
          <w:color w:val="191919"/>
          <w:sz w:val="18"/>
          <w:szCs w:val="18"/>
        </w:rPr>
        <w:t>oom to real world</w:t>
      </w:r>
      <w:r w:rsidR="0038476F">
        <w:rPr>
          <w:rFonts w:ascii="Times New Roman" w:hAnsi="Times New Roman"/>
          <w:color w:val="191919"/>
          <w:spacing w:val="1"/>
          <w:sz w:val="18"/>
          <w:szCs w:val="18"/>
        </w:rPr>
        <w:t xml:space="preserve"> </w:t>
      </w:r>
      <w:r w:rsidR="0038476F">
        <w:rPr>
          <w:rFonts w:ascii="Times New Roman" w:hAnsi="Times New Roman"/>
          <w:color w:val="191919"/>
          <w:sz w:val="18"/>
          <w:szCs w:val="18"/>
        </w:rPr>
        <w:t>situations.</w:t>
      </w:r>
      <w:r w:rsidR="0038476F">
        <w:rPr>
          <w:rFonts w:ascii="Times New Roman" w:hAnsi="Times New Roman"/>
          <w:color w:val="191919"/>
          <w:spacing w:val="-2"/>
          <w:sz w:val="18"/>
          <w:szCs w:val="18"/>
        </w:rPr>
        <w:t xml:space="preserve"> </w:t>
      </w:r>
      <w:r w:rsidR="0038476F">
        <w:rPr>
          <w:rFonts w:ascii="Times New Roman" w:hAnsi="Times New Roman"/>
          <w:color w:val="191919"/>
          <w:spacing w:val="-13"/>
          <w:sz w:val="18"/>
          <w:szCs w:val="18"/>
        </w:rPr>
        <w:t>T</w:t>
      </w:r>
      <w:r w:rsidR="0038476F">
        <w:rPr>
          <w:rFonts w:ascii="Times New Roman" w:hAnsi="Times New Roman"/>
          <w:color w:val="191919"/>
          <w:sz w:val="18"/>
          <w:szCs w:val="18"/>
        </w:rPr>
        <w:t>o</w:t>
      </w:r>
      <w:r w:rsidR="0038476F">
        <w:rPr>
          <w:rFonts w:ascii="Times New Roman" w:hAnsi="Times New Roman"/>
          <w:color w:val="191919"/>
          <w:spacing w:val="1"/>
          <w:sz w:val="18"/>
          <w:szCs w:val="18"/>
        </w:rPr>
        <w:t xml:space="preserve"> </w:t>
      </w:r>
      <w:r w:rsidR="0038476F">
        <w:rPr>
          <w:rFonts w:ascii="Times New Roman" w:hAnsi="Times New Roman"/>
          <w:color w:val="191919"/>
          <w:sz w:val="18"/>
          <w:szCs w:val="18"/>
        </w:rPr>
        <w:t>be</w:t>
      </w:r>
      <w:r w:rsidR="0038476F">
        <w:rPr>
          <w:rFonts w:ascii="Times New Roman" w:hAnsi="Times New Roman"/>
          <w:color w:val="191919"/>
          <w:spacing w:val="1"/>
          <w:sz w:val="18"/>
          <w:szCs w:val="18"/>
        </w:rPr>
        <w:t xml:space="preserve"> </w:t>
      </w:r>
      <w:r w:rsidR="0038476F">
        <w:rPr>
          <w:rFonts w:ascii="Times New Roman" w:hAnsi="Times New Roman"/>
          <w:color w:val="191919"/>
          <w:sz w:val="18"/>
          <w:szCs w:val="18"/>
        </w:rPr>
        <w:t>admitted</w:t>
      </w:r>
      <w:r w:rsidR="0038476F">
        <w:rPr>
          <w:rFonts w:ascii="Times New Roman" w:hAnsi="Times New Roman"/>
          <w:color w:val="191919"/>
          <w:spacing w:val="1"/>
          <w:sz w:val="18"/>
          <w:szCs w:val="18"/>
        </w:rPr>
        <w:t xml:space="preserve"> </w:t>
      </w:r>
      <w:r w:rsidR="0038476F">
        <w:rPr>
          <w:rFonts w:ascii="Times New Roman" w:hAnsi="Times New Roman"/>
          <w:color w:val="191919"/>
          <w:sz w:val="18"/>
          <w:szCs w:val="18"/>
        </w:rPr>
        <w:t>to</w:t>
      </w:r>
      <w:r w:rsidR="0038476F">
        <w:rPr>
          <w:rFonts w:ascii="Times New Roman" w:hAnsi="Times New Roman"/>
          <w:color w:val="191919"/>
          <w:spacing w:val="1"/>
          <w:sz w:val="18"/>
          <w:szCs w:val="18"/>
        </w:rPr>
        <w:t xml:space="preserve"> </w:t>
      </w:r>
      <w:r w:rsidR="0038476F">
        <w:rPr>
          <w:rFonts w:ascii="Times New Roman" w:hAnsi="Times New Roman"/>
          <w:color w:val="191919"/>
          <w:sz w:val="18"/>
          <w:szCs w:val="18"/>
        </w:rPr>
        <w:t>programs</w:t>
      </w:r>
      <w:r w:rsidR="0038476F">
        <w:rPr>
          <w:rFonts w:ascii="Times New Roman" w:hAnsi="Times New Roman"/>
          <w:color w:val="191919"/>
          <w:spacing w:val="1"/>
          <w:sz w:val="18"/>
          <w:szCs w:val="18"/>
        </w:rPr>
        <w:t xml:space="preserve"> </w:t>
      </w:r>
      <w:r w:rsidR="0038476F">
        <w:rPr>
          <w:rFonts w:ascii="Times New Roman" w:hAnsi="Times New Roman"/>
          <w:color w:val="191919"/>
          <w:sz w:val="18"/>
          <w:szCs w:val="18"/>
        </w:rPr>
        <w:t>in</w:t>
      </w:r>
      <w:r w:rsidR="0038476F">
        <w:rPr>
          <w:rFonts w:ascii="Times New Roman" w:hAnsi="Times New Roman"/>
          <w:color w:val="191919"/>
          <w:spacing w:val="1"/>
          <w:sz w:val="18"/>
          <w:szCs w:val="18"/>
        </w:rPr>
        <w:t xml:space="preserve"> </w:t>
      </w:r>
      <w:r w:rsidR="0038476F">
        <w:rPr>
          <w:rFonts w:ascii="Times New Roman" w:hAnsi="Times New Roman"/>
          <w:color w:val="191919"/>
          <w:sz w:val="18"/>
          <w:szCs w:val="18"/>
        </w:rPr>
        <w:t>Business</w:t>
      </w:r>
      <w:r w:rsidR="0038476F">
        <w:rPr>
          <w:rFonts w:ascii="Times New Roman" w:hAnsi="Times New Roman"/>
          <w:color w:val="191919"/>
          <w:spacing w:val="1"/>
          <w:sz w:val="18"/>
          <w:szCs w:val="18"/>
        </w:rPr>
        <w:t xml:space="preserve"> </w:t>
      </w:r>
      <w:r w:rsidR="0038476F">
        <w:rPr>
          <w:rFonts w:ascii="Times New Roman" w:hAnsi="Times New Roman"/>
          <w:color w:val="191919"/>
          <w:sz w:val="18"/>
          <w:szCs w:val="18"/>
        </w:rPr>
        <w:t>Information</w:t>
      </w:r>
      <w:r w:rsidR="0038476F">
        <w:rPr>
          <w:rFonts w:ascii="Times New Roman" w:hAnsi="Times New Roman"/>
          <w:color w:val="191919"/>
          <w:spacing w:val="1"/>
          <w:sz w:val="18"/>
          <w:szCs w:val="18"/>
        </w:rPr>
        <w:t xml:space="preserve"> </w:t>
      </w:r>
      <w:r w:rsidR="0038476F">
        <w:rPr>
          <w:rFonts w:ascii="Times New Roman" w:hAnsi="Times New Roman"/>
          <w:color w:val="191919"/>
          <w:sz w:val="18"/>
          <w:szCs w:val="18"/>
        </w:rPr>
        <w:t>Systems</w:t>
      </w:r>
      <w:r w:rsidR="0038476F">
        <w:rPr>
          <w:rFonts w:ascii="Times New Roman" w:hAnsi="Times New Roman"/>
          <w:color w:val="191919"/>
          <w:spacing w:val="1"/>
          <w:sz w:val="18"/>
          <w:szCs w:val="18"/>
        </w:rPr>
        <w:t xml:space="preserve"> </w:t>
      </w:r>
      <w:r w:rsidR="0038476F">
        <w:rPr>
          <w:rFonts w:ascii="Times New Roman" w:hAnsi="Times New Roman"/>
          <w:color w:val="191919"/>
          <w:sz w:val="18"/>
          <w:szCs w:val="18"/>
        </w:rPr>
        <w:t>and</w:t>
      </w:r>
      <w:r w:rsidR="0038476F">
        <w:rPr>
          <w:rFonts w:ascii="Times New Roman" w:hAnsi="Times New Roman"/>
          <w:color w:val="191919"/>
          <w:spacing w:val="1"/>
          <w:sz w:val="18"/>
          <w:szCs w:val="18"/>
        </w:rPr>
        <w:t xml:space="preserve"> </w:t>
      </w:r>
      <w:r w:rsidR="0038476F">
        <w:rPr>
          <w:rFonts w:ascii="Times New Roman" w:hAnsi="Times New Roman"/>
          <w:color w:val="191919"/>
          <w:sz w:val="18"/>
          <w:szCs w:val="18"/>
        </w:rPr>
        <w:t>Education</w:t>
      </w:r>
      <w:r w:rsidR="0038476F">
        <w:rPr>
          <w:rFonts w:ascii="Times New Roman" w:hAnsi="Times New Roman"/>
          <w:color w:val="191919"/>
          <w:spacing w:val="1"/>
          <w:sz w:val="18"/>
          <w:szCs w:val="18"/>
        </w:rPr>
        <w:t xml:space="preserve"> </w:t>
      </w:r>
      <w:r w:rsidR="0038476F">
        <w:rPr>
          <w:rFonts w:ascii="Times New Roman" w:hAnsi="Times New Roman"/>
          <w:color w:val="191919"/>
          <w:sz w:val="18"/>
          <w:szCs w:val="18"/>
        </w:rPr>
        <w:t>Department</w:t>
      </w:r>
      <w:r w:rsidR="0038476F">
        <w:rPr>
          <w:rFonts w:ascii="Times New Roman" w:hAnsi="Times New Roman"/>
          <w:color w:val="191919"/>
          <w:spacing w:val="1"/>
          <w:sz w:val="18"/>
          <w:szCs w:val="18"/>
        </w:rPr>
        <w:t xml:space="preserve"> </w:t>
      </w:r>
      <w:r w:rsidR="0038476F">
        <w:rPr>
          <w:rFonts w:ascii="Times New Roman" w:hAnsi="Times New Roman"/>
          <w:color w:val="191919"/>
          <w:sz w:val="18"/>
          <w:szCs w:val="18"/>
        </w:rPr>
        <w:t>as</w:t>
      </w:r>
      <w:r w:rsidR="0038476F">
        <w:rPr>
          <w:rFonts w:ascii="Times New Roman" w:hAnsi="Times New Roman"/>
          <w:color w:val="191919"/>
          <w:spacing w:val="1"/>
          <w:sz w:val="18"/>
          <w:szCs w:val="18"/>
        </w:rPr>
        <w:t xml:space="preserve"> </w:t>
      </w:r>
      <w:r w:rsidR="0038476F">
        <w:rPr>
          <w:rFonts w:ascii="Times New Roman" w:hAnsi="Times New Roman"/>
          <w:color w:val="191919"/>
          <w:sz w:val="18"/>
          <w:szCs w:val="18"/>
        </w:rPr>
        <w:t>a</w:t>
      </w:r>
      <w:r w:rsidR="0038476F">
        <w:rPr>
          <w:rFonts w:ascii="Times New Roman" w:hAnsi="Times New Roman"/>
          <w:color w:val="191919"/>
          <w:spacing w:val="1"/>
          <w:sz w:val="18"/>
          <w:szCs w:val="18"/>
        </w:rPr>
        <w:t xml:space="preserve"> </w:t>
      </w:r>
      <w:r w:rsidR="0038476F">
        <w:rPr>
          <w:rFonts w:ascii="Times New Roman" w:hAnsi="Times New Roman"/>
          <w:color w:val="191919"/>
          <w:sz w:val="18"/>
          <w:szCs w:val="18"/>
        </w:rPr>
        <w:t>majo</w:t>
      </w:r>
      <w:r w:rsidR="0038476F">
        <w:rPr>
          <w:rFonts w:ascii="Times New Roman" w:hAnsi="Times New Roman"/>
          <w:color w:val="191919"/>
          <w:spacing w:val="-7"/>
          <w:sz w:val="18"/>
          <w:szCs w:val="18"/>
        </w:rPr>
        <w:t>r</w:t>
      </w:r>
      <w:r w:rsidR="0038476F">
        <w:rPr>
          <w:rFonts w:ascii="Times New Roman" w:hAnsi="Times New Roman"/>
          <w:color w:val="191919"/>
          <w:sz w:val="18"/>
          <w:szCs w:val="18"/>
        </w:rPr>
        <w:t>,</w:t>
      </w:r>
      <w:r w:rsidR="0038476F">
        <w:rPr>
          <w:rFonts w:ascii="Times New Roman" w:hAnsi="Times New Roman"/>
          <w:color w:val="191919"/>
          <w:spacing w:val="1"/>
          <w:sz w:val="18"/>
          <w:szCs w:val="18"/>
        </w:rPr>
        <w:t xml:space="preserve"> </w:t>
      </w:r>
      <w:r w:rsidR="0038476F">
        <w:rPr>
          <w:rFonts w:ascii="Times New Roman" w:hAnsi="Times New Roman"/>
          <w:color w:val="191919"/>
          <w:sz w:val="18"/>
          <w:szCs w:val="18"/>
        </w:rPr>
        <w:t>the</w:t>
      </w:r>
      <w:r w:rsidR="0038476F">
        <w:rPr>
          <w:rFonts w:ascii="Times New Roman" w:hAnsi="Times New Roman"/>
          <w:color w:val="191919"/>
          <w:spacing w:val="1"/>
          <w:sz w:val="18"/>
          <w:szCs w:val="18"/>
        </w:rPr>
        <w:t xml:space="preserve"> </w:t>
      </w:r>
      <w:r w:rsidR="0038476F">
        <w:rPr>
          <w:rFonts w:ascii="Times New Roman" w:hAnsi="Times New Roman"/>
          <w:color w:val="191919"/>
          <w:sz w:val="18"/>
          <w:szCs w:val="18"/>
        </w:rPr>
        <w:t>student</w:t>
      </w:r>
      <w:r w:rsidR="0038476F">
        <w:rPr>
          <w:rFonts w:ascii="Times New Roman" w:hAnsi="Times New Roman"/>
          <w:color w:val="191919"/>
          <w:spacing w:val="1"/>
          <w:sz w:val="18"/>
          <w:szCs w:val="18"/>
        </w:rPr>
        <w:t xml:space="preserve"> </w:t>
      </w:r>
      <w:r w:rsidR="0038476F">
        <w:rPr>
          <w:rFonts w:ascii="Times New Roman" w:hAnsi="Times New Roman"/>
          <w:color w:val="191919"/>
          <w:spacing w:val="-1"/>
          <w:sz w:val="18"/>
          <w:szCs w:val="18"/>
        </w:rPr>
        <w:t>m</w:t>
      </w:r>
      <w:r w:rsidR="0038476F">
        <w:rPr>
          <w:rFonts w:ascii="Times New Roman" w:hAnsi="Times New Roman"/>
          <w:color w:val="191919"/>
          <w:sz w:val="18"/>
          <w:szCs w:val="18"/>
        </w:rPr>
        <w:t>ust</w:t>
      </w:r>
      <w:r w:rsidR="0038476F">
        <w:rPr>
          <w:rFonts w:ascii="Times New Roman" w:hAnsi="Times New Roman"/>
          <w:color w:val="191919"/>
          <w:spacing w:val="1"/>
          <w:sz w:val="18"/>
          <w:szCs w:val="18"/>
        </w:rPr>
        <w:t xml:space="preserve"> </w:t>
      </w:r>
      <w:r w:rsidR="0038476F">
        <w:rPr>
          <w:rFonts w:ascii="Times New Roman" w:hAnsi="Times New Roman"/>
          <w:color w:val="191919"/>
          <w:sz w:val="18"/>
          <w:szCs w:val="18"/>
        </w:rPr>
        <w:t>have a cumulative grade point average of 2.25 or highe</w:t>
      </w:r>
      <w:r w:rsidR="0038476F">
        <w:rPr>
          <w:rFonts w:ascii="Times New Roman" w:hAnsi="Times New Roman"/>
          <w:color w:val="191919"/>
          <w:spacing w:val="-10"/>
          <w:sz w:val="18"/>
          <w:szCs w:val="18"/>
        </w:rPr>
        <w:t>r</w:t>
      </w:r>
      <w:r w:rsidR="0038476F">
        <w:rPr>
          <w:rFonts w:ascii="Times New Roman" w:hAnsi="Times New Roman"/>
          <w:color w:val="191919"/>
          <w:sz w:val="18"/>
          <w:szCs w:val="18"/>
        </w:rPr>
        <w:t>.</w:t>
      </w:r>
    </w:p>
    <w:p w:rsidR="0038476F" w:rsidRDefault="0038476F" w:rsidP="0038476F">
      <w:pPr>
        <w:widowControl w:val="0"/>
        <w:autoSpaceDE w:val="0"/>
        <w:autoSpaceDN w:val="0"/>
        <w:adjustRightInd w:val="0"/>
        <w:spacing w:before="16" w:after="0" w:line="200" w:lineRule="exact"/>
        <w:rPr>
          <w:rFonts w:ascii="Times New Roman" w:hAnsi="Times New Roman"/>
          <w:color w:val="000000"/>
          <w:sz w:val="20"/>
          <w:szCs w:val="20"/>
        </w:rPr>
      </w:pPr>
    </w:p>
    <w:p w:rsidR="0038476F" w:rsidRDefault="0038476F" w:rsidP="0038476F">
      <w:pPr>
        <w:widowControl w:val="0"/>
        <w:autoSpaceDE w:val="0"/>
        <w:autoSpaceDN w:val="0"/>
        <w:adjustRightInd w:val="0"/>
        <w:spacing w:after="0" w:line="250" w:lineRule="auto"/>
        <w:ind w:left="120" w:right="1089"/>
        <w:jc w:val="both"/>
        <w:rPr>
          <w:rFonts w:ascii="Times New Roman" w:hAnsi="Times New Roman"/>
          <w:color w:val="000000"/>
          <w:sz w:val="18"/>
          <w:szCs w:val="18"/>
        </w:rPr>
      </w:pPr>
      <w:r>
        <w:rPr>
          <w:rFonts w:ascii="Times New Roman" w:hAnsi="Times New Roman"/>
          <w:color w:val="191919"/>
          <w:sz w:val="18"/>
          <w:szCs w:val="18"/>
        </w:rPr>
        <w:t>The accounting program is designed to prepare accountants for the 21st centur</w:t>
      </w:r>
      <w:r>
        <w:rPr>
          <w:rFonts w:ascii="Times New Roman" w:hAnsi="Times New Roman"/>
          <w:color w:val="191919"/>
          <w:spacing w:val="-12"/>
          <w:sz w:val="18"/>
          <w:szCs w:val="18"/>
        </w:rPr>
        <w:t>y</w:t>
      </w:r>
      <w:r>
        <w:rPr>
          <w:rFonts w:ascii="Times New Roman" w:hAnsi="Times New Roman"/>
          <w:color w:val="191919"/>
          <w:sz w:val="18"/>
          <w:szCs w:val="18"/>
        </w:rPr>
        <w:t>. Students are given the opportunity to gain a w</w:t>
      </w:r>
      <w:r>
        <w:rPr>
          <w:rFonts w:ascii="Times New Roman" w:hAnsi="Times New Roman"/>
          <w:color w:val="191919"/>
          <w:spacing w:val="-1"/>
          <w:sz w:val="18"/>
          <w:szCs w:val="18"/>
        </w:rPr>
        <w:t>i</w:t>
      </w:r>
      <w:r>
        <w:rPr>
          <w:rFonts w:ascii="Times New Roman" w:hAnsi="Times New Roman"/>
          <w:color w:val="191919"/>
          <w:sz w:val="18"/>
          <w:szCs w:val="18"/>
        </w:rPr>
        <w:t>de variety of needed skills. Courses in the program build a rich knowledge of accounting theory and practice on both public and private leve</w:t>
      </w:r>
      <w:r>
        <w:rPr>
          <w:rFonts w:ascii="Times New Roman" w:hAnsi="Times New Roman"/>
          <w:color w:val="191919"/>
          <w:spacing w:val="-1"/>
          <w:sz w:val="18"/>
          <w:szCs w:val="18"/>
        </w:rPr>
        <w:t>l</w:t>
      </w:r>
      <w:r>
        <w:rPr>
          <w:rFonts w:ascii="Times New Roman" w:hAnsi="Times New Roman"/>
          <w:color w:val="191919"/>
          <w:sz w:val="18"/>
          <w:szCs w:val="18"/>
        </w:rPr>
        <w:t>s. Students are also introduced and taught to use and interact with contemporary technolog</w:t>
      </w:r>
      <w:r>
        <w:rPr>
          <w:rFonts w:ascii="Times New Roman" w:hAnsi="Times New Roman"/>
          <w:color w:val="191919"/>
          <w:spacing w:val="-12"/>
          <w:sz w:val="18"/>
          <w:szCs w:val="18"/>
        </w:rPr>
        <w:t>y</w:t>
      </w:r>
      <w:r>
        <w:rPr>
          <w:rFonts w:ascii="Times New Roman" w:hAnsi="Times New Roman"/>
          <w:color w:val="191919"/>
          <w:sz w:val="18"/>
          <w:szCs w:val="18"/>
        </w:rPr>
        <w:t>. Developing critical thinking and communicatio</w:t>
      </w:r>
      <w:r>
        <w:rPr>
          <w:rFonts w:ascii="Times New Roman" w:hAnsi="Times New Roman"/>
          <w:color w:val="191919"/>
          <w:spacing w:val="-1"/>
          <w:sz w:val="18"/>
          <w:szCs w:val="18"/>
        </w:rPr>
        <w:t>n</w:t>
      </w:r>
      <w:r>
        <w:rPr>
          <w:rFonts w:ascii="Times New Roman" w:hAnsi="Times New Roman"/>
          <w:color w:val="191919"/>
          <w:sz w:val="18"/>
          <w:szCs w:val="18"/>
        </w:rPr>
        <w:t>s skills is also</w:t>
      </w:r>
      <w:r>
        <w:rPr>
          <w:rFonts w:ascii="Times New Roman" w:hAnsi="Times New Roman"/>
          <w:color w:val="191919"/>
          <w:spacing w:val="-2"/>
          <w:sz w:val="18"/>
          <w:szCs w:val="18"/>
        </w:rPr>
        <w:t xml:space="preserve"> </w:t>
      </w:r>
      <w:r>
        <w:rPr>
          <w:rFonts w:ascii="Times New Roman" w:hAnsi="Times New Roman"/>
          <w:color w:val="191919"/>
          <w:sz w:val="18"/>
          <w:szCs w:val="18"/>
        </w:rPr>
        <w:t>emphasized</w:t>
      </w:r>
      <w:r>
        <w:rPr>
          <w:rFonts w:ascii="Times New Roman" w:hAnsi="Times New Roman"/>
          <w:color w:val="191919"/>
          <w:spacing w:val="-2"/>
          <w:sz w:val="18"/>
          <w:szCs w:val="18"/>
        </w:rPr>
        <w:t xml:space="preserve"> </w:t>
      </w:r>
      <w:r>
        <w:rPr>
          <w:rFonts w:ascii="Times New Roman" w:hAnsi="Times New Roman"/>
          <w:color w:val="191919"/>
          <w:sz w:val="18"/>
          <w:szCs w:val="18"/>
        </w:rPr>
        <w:t>in</w:t>
      </w:r>
      <w:r>
        <w:rPr>
          <w:rFonts w:ascii="Times New Roman" w:hAnsi="Times New Roman"/>
          <w:color w:val="191919"/>
          <w:spacing w:val="-2"/>
          <w:sz w:val="18"/>
          <w:szCs w:val="18"/>
        </w:rPr>
        <w:t xml:space="preserve"> </w:t>
      </w:r>
      <w:r>
        <w:rPr>
          <w:rFonts w:ascii="Times New Roman" w:hAnsi="Times New Roman"/>
          <w:color w:val="191919"/>
          <w:sz w:val="18"/>
          <w:szCs w:val="18"/>
        </w:rPr>
        <w:t>the</w:t>
      </w:r>
      <w:r>
        <w:rPr>
          <w:rFonts w:ascii="Times New Roman" w:hAnsi="Times New Roman"/>
          <w:color w:val="191919"/>
          <w:spacing w:val="-2"/>
          <w:sz w:val="18"/>
          <w:szCs w:val="18"/>
        </w:rPr>
        <w:t xml:space="preserve"> </w:t>
      </w:r>
      <w:r>
        <w:rPr>
          <w:rFonts w:ascii="Times New Roman" w:hAnsi="Times New Roman"/>
          <w:color w:val="191919"/>
          <w:sz w:val="18"/>
          <w:szCs w:val="18"/>
        </w:rPr>
        <w:t>program.</w:t>
      </w:r>
      <w:r>
        <w:rPr>
          <w:rFonts w:ascii="Times New Roman" w:hAnsi="Times New Roman"/>
          <w:color w:val="191919"/>
          <w:spacing w:val="-12"/>
          <w:sz w:val="18"/>
          <w:szCs w:val="18"/>
        </w:rPr>
        <w:t xml:space="preserve"> </w:t>
      </w:r>
      <w:r>
        <w:rPr>
          <w:rFonts w:ascii="Times New Roman" w:hAnsi="Times New Roman"/>
          <w:color w:val="191919"/>
          <w:sz w:val="18"/>
          <w:szCs w:val="18"/>
        </w:rPr>
        <w:t>Additionall</w:t>
      </w:r>
      <w:r>
        <w:rPr>
          <w:rFonts w:ascii="Times New Roman" w:hAnsi="Times New Roman"/>
          <w:color w:val="191919"/>
          <w:spacing w:val="-12"/>
          <w:sz w:val="18"/>
          <w:szCs w:val="18"/>
        </w:rPr>
        <w:t>y</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z w:val="18"/>
          <w:szCs w:val="18"/>
        </w:rPr>
        <w:t>students</w:t>
      </w:r>
      <w:r>
        <w:rPr>
          <w:rFonts w:ascii="Times New Roman" w:hAnsi="Times New Roman"/>
          <w:color w:val="191919"/>
          <w:spacing w:val="-2"/>
          <w:sz w:val="18"/>
          <w:szCs w:val="18"/>
        </w:rPr>
        <w:t xml:space="preserve"> </w:t>
      </w:r>
      <w:r>
        <w:rPr>
          <w:rFonts w:ascii="Times New Roman" w:hAnsi="Times New Roman"/>
          <w:color w:val="191919"/>
          <w:sz w:val="18"/>
          <w:szCs w:val="18"/>
        </w:rPr>
        <w:t>are</w:t>
      </w:r>
      <w:r>
        <w:rPr>
          <w:rFonts w:ascii="Times New Roman" w:hAnsi="Times New Roman"/>
          <w:color w:val="191919"/>
          <w:spacing w:val="-2"/>
          <w:sz w:val="18"/>
          <w:szCs w:val="18"/>
        </w:rPr>
        <w:t xml:space="preserve"> </w:t>
      </w:r>
      <w:r>
        <w:rPr>
          <w:rFonts w:ascii="Times New Roman" w:hAnsi="Times New Roman"/>
          <w:color w:val="191919"/>
          <w:sz w:val="18"/>
          <w:szCs w:val="18"/>
        </w:rPr>
        <w:t>encouraged</w:t>
      </w:r>
      <w:r>
        <w:rPr>
          <w:rFonts w:ascii="Times New Roman" w:hAnsi="Times New Roman"/>
          <w:color w:val="191919"/>
          <w:spacing w:val="-2"/>
          <w:sz w:val="18"/>
          <w:szCs w:val="18"/>
        </w:rPr>
        <w:t xml:space="preserve"> </w:t>
      </w:r>
      <w:r>
        <w:rPr>
          <w:rFonts w:ascii="Times New Roman" w:hAnsi="Times New Roman"/>
          <w:color w:val="191919"/>
          <w:sz w:val="18"/>
          <w:szCs w:val="18"/>
        </w:rPr>
        <w:t>to</w:t>
      </w:r>
      <w:r>
        <w:rPr>
          <w:rFonts w:ascii="Times New Roman" w:hAnsi="Times New Roman"/>
          <w:color w:val="191919"/>
          <w:spacing w:val="-2"/>
          <w:sz w:val="18"/>
          <w:szCs w:val="18"/>
        </w:rPr>
        <w:t xml:space="preserve"> </w:t>
      </w:r>
      <w:r>
        <w:rPr>
          <w:rFonts w:ascii="Times New Roman" w:hAnsi="Times New Roman"/>
          <w:color w:val="191919"/>
          <w:sz w:val="18"/>
          <w:szCs w:val="18"/>
        </w:rPr>
        <w:t>sit</w:t>
      </w:r>
      <w:r>
        <w:rPr>
          <w:rFonts w:ascii="Times New Roman" w:hAnsi="Times New Roman"/>
          <w:color w:val="191919"/>
          <w:spacing w:val="-2"/>
          <w:sz w:val="18"/>
          <w:szCs w:val="18"/>
        </w:rPr>
        <w:t xml:space="preserve"> </w:t>
      </w:r>
      <w:r>
        <w:rPr>
          <w:rFonts w:ascii="Times New Roman" w:hAnsi="Times New Roman"/>
          <w:color w:val="191919"/>
          <w:sz w:val="18"/>
          <w:szCs w:val="18"/>
        </w:rPr>
        <w:t>for</w:t>
      </w:r>
      <w:r>
        <w:rPr>
          <w:rFonts w:ascii="Times New Roman" w:hAnsi="Times New Roman"/>
          <w:color w:val="191919"/>
          <w:spacing w:val="-2"/>
          <w:sz w:val="18"/>
          <w:szCs w:val="18"/>
        </w:rPr>
        <w:t xml:space="preserve"> </w:t>
      </w:r>
      <w:r>
        <w:rPr>
          <w:rFonts w:ascii="Times New Roman" w:hAnsi="Times New Roman"/>
          <w:color w:val="191919"/>
          <w:sz w:val="18"/>
          <w:szCs w:val="18"/>
        </w:rPr>
        <w:t>certification</w:t>
      </w:r>
      <w:r>
        <w:rPr>
          <w:rFonts w:ascii="Times New Roman" w:hAnsi="Times New Roman"/>
          <w:color w:val="191919"/>
          <w:spacing w:val="-2"/>
          <w:sz w:val="18"/>
          <w:szCs w:val="18"/>
        </w:rPr>
        <w:t xml:space="preserve"> </w:t>
      </w:r>
      <w:r>
        <w:rPr>
          <w:rFonts w:ascii="Times New Roman" w:hAnsi="Times New Roman"/>
          <w:color w:val="191919"/>
          <w:sz w:val="18"/>
          <w:szCs w:val="18"/>
        </w:rPr>
        <w:t>examinations</w:t>
      </w:r>
      <w:r>
        <w:rPr>
          <w:rFonts w:ascii="Times New Roman" w:hAnsi="Times New Roman"/>
          <w:color w:val="191919"/>
          <w:spacing w:val="-2"/>
          <w:sz w:val="18"/>
          <w:szCs w:val="18"/>
        </w:rPr>
        <w:t xml:space="preserve"> </w:t>
      </w:r>
      <w:r>
        <w:rPr>
          <w:rFonts w:ascii="Times New Roman" w:hAnsi="Times New Roman"/>
          <w:color w:val="191919"/>
          <w:sz w:val="18"/>
          <w:szCs w:val="18"/>
        </w:rPr>
        <w:t>at</w:t>
      </w:r>
      <w:r>
        <w:rPr>
          <w:rFonts w:ascii="Times New Roman" w:hAnsi="Times New Roman"/>
          <w:color w:val="191919"/>
          <w:spacing w:val="-2"/>
          <w:sz w:val="18"/>
          <w:szCs w:val="18"/>
        </w:rPr>
        <w:t xml:space="preserve"> </w:t>
      </w:r>
      <w:r>
        <w:rPr>
          <w:rFonts w:ascii="Times New Roman" w:hAnsi="Times New Roman"/>
          <w:color w:val="191919"/>
          <w:sz w:val="18"/>
          <w:szCs w:val="18"/>
        </w:rPr>
        <w:t>the</w:t>
      </w:r>
      <w:r>
        <w:rPr>
          <w:rFonts w:ascii="Times New Roman" w:hAnsi="Times New Roman"/>
          <w:color w:val="191919"/>
          <w:spacing w:val="-2"/>
          <w:sz w:val="18"/>
          <w:szCs w:val="18"/>
        </w:rPr>
        <w:t xml:space="preserve"> </w:t>
      </w:r>
      <w:r>
        <w:rPr>
          <w:rFonts w:ascii="Times New Roman" w:hAnsi="Times New Roman"/>
          <w:color w:val="191919"/>
          <w:sz w:val="18"/>
          <w:szCs w:val="18"/>
        </w:rPr>
        <w:t>completion</w:t>
      </w:r>
      <w:r>
        <w:rPr>
          <w:rFonts w:ascii="Times New Roman" w:hAnsi="Times New Roman"/>
          <w:color w:val="191919"/>
          <w:spacing w:val="-2"/>
          <w:sz w:val="18"/>
          <w:szCs w:val="18"/>
        </w:rPr>
        <w:t xml:space="preserve"> </w:t>
      </w:r>
      <w:r>
        <w:rPr>
          <w:rFonts w:ascii="Times New Roman" w:hAnsi="Times New Roman"/>
          <w:color w:val="191919"/>
          <w:spacing w:val="-1"/>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w:t>
      </w:r>
      <w:r>
        <w:rPr>
          <w:rFonts w:ascii="Times New Roman" w:hAnsi="Times New Roman"/>
          <w:color w:val="191919"/>
          <w:sz w:val="18"/>
          <w:szCs w:val="18"/>
        </w:rPr>
        <w:t>the</w:t>
      </w:r>
      <w:r>
        <w:rPr>
          <w:rFonts w:ascii="Times New Roman" w:hAnsi="Times New Roman"/>
          <w:color w:val="191919"/>
          <w:spacing w:val="-2"/>
          <w:sz w:val="18"/>
          <w:szCs w:val="18"/>
        </w:rPr>
        <w:t xml:space="preserve"> </w:t>
      </w:r>
      <w:r>
        <w:rPr>
          <w:rFonts w:ascii="Times New Roman" w:hAnsi="Times New Roman"/>
          <w:color w:val="191919"/>
          <w:sz w:val="18"/>
          <w:szCs w:val="18"/>
        </w:rPr>
        <w:t>program.</w:t>
      </w:r>
    </w:p>
    <w:p w:rsidR="0038476F" w:rsidRDefault="0038476F" w:rsidP="0038476F">
      <w:pPr>
        <w:widowControl w:val="0"/>
        <w:autoSpaceDE w:val="0"/>
        <w:autoSpaceDN w:val="0"/>
        <w:adjustRightInd w:val="0"/>
        <w:spacing w:before="16" w:after="0" w:line="200" w:lineRule="exact"/>
        <w:rPr>
          <w:rFonts w:ascii="Times New Roman" w:hAnsi="Times New Roman"/>
          <w:color w:val="000000"/>
          <w:sz w:val="20"/>
          <w:szCs w:val="20"/>
        </w:rPr>
      </w:pPr>
    </w:p>
    <w:p w:rsidR="0038476F" w:rsidRDefault="0038476F" w:rsidP="0038476F">
      <w:pPr>
        <w:widowControl w:val="0"/>
        <w:autoSpaceDE w:val="0"/>
        <w:autoSpaceDN w:val="0"/>
        <w:adjustRightInd w:val="0"/>
        <w:spacing w:after="0" w:line="250" w:lineRule="auto"/>
        <w:ind w:left="120" w:right="1089"/>
        <w:jc w:val="both"/>
        <w:rPr>
          <w:rFonts w:ascii="Times New Roman" w:hAnsi="Times New Roman"/>
          <w:color w:val="000000"/>
          <w:sz w:val="18"/>
          <w:szCs w:val="18"/>
        </w:rPr>
      </w:pPr>
      <w:r>
        <w:rPr>
          <w:rFonts w:ascii="Times New Roman" w:hAnsi="Times New Roman"/>
          <w:color w:val="191919"/>
          <w:sz w:val="18"/>
          <w:szCs w:val="18"/>
        </w:rPr>
        <w:t>The business information systems (end users) program provides professional preparation for persons who are interested in the c</w:t>
      </w:r>
      <w:r>
        <w:rPr>
          <w:rFonts w:ascii="Times New Roman" w:hAnsi="Times New Roman"/>
          <w:color w:val="191919"/>
          <w:spacing w:val="-1"/>
          <w:sz w:val="18"/>
          <w:szCs w:val="18"/>
        </w:rPr>
        <w:t>o</w:t>
      </w:r>
      <w:r>
        <w:rPr>
          <w:rFonts w:ascii="Times New Roman" w:hAnsi="Times New Roman"/>
          <w:color w:val="191919"/>
          <w:sz w:val="18"/>
          <w:szCs w:val="18"/>
        </w:rPr>
        <w:t>ordinating, facilitating</w:t>
      </w:r>
      <w:r>
        <w:rPr>
          <w:rFonts w:ascii="Times New Roman" w:hAnsi="Times New Roman"/>
          <w:color w:val="191919"/>
          <w:spacing w:val="-5"/>
          <w:sz w:val="18"/>
          <w:szCs w:val="18"/>
        </w:rPr>
        <w:t xml:space="preserve"> </w:t>
      </w:r>
      <w:r>
        <w:rPr>
          <w:rFonts w:ascii="Times New Roman" w:hAnsi="Times New Roman"/>
          <w:color w:val="191919"/>
          <w:sz w:val="18"/>
          <w:szCs w:val="18"/>
        </w:rPr>
        <w:t>and</w:t>
      </w:r>
      <w:r>
        <w:rPr>
          <w:rFonts w:ascii="Times New Roman" w:hAnsi="Times New Roman"/>
          <w:color w:val="191919"/>
          <w:spacing w:val="-6"/>
          <w:sz w:val="18"/>
          <w:szCs w:val="18"/>
        </w:rPr>
        <w:t xml:space="preserve"> </w:t>
      </w:r>
      <w:r>
        <w:rPr>
          <w:rFonts w:ascii="Times New Roman" w:hAnsi="Times New Roman"/>
          <w:color w:val="191919"/>
          <w:sz w:val="18"/>
          <w:szCs w:val="18"/>
        </w:rPr>
        <w:t>expediting</w:t>
      </w:r>
      <w:r>
        <w:rPr>
          <w:rFonts w:ascii="Times New Roman" w:hAnsi="Times New Roman"/>
          <w:color w:val="191919"/>
          <w:spacing w:val="-5"/>
          <w:sz w:val="18"/>
          <w:szCs w:val="18"/>
        </w:rPr>
        <w:t xml:space="preserve"> </w:t>
      </w:r>
      <w:r>
        <w:rPr>
          <w:rFonts w:ascii="Times New Roman" w:hAnsi="Times New Roman"/>
          <w:color w:val="191919"/>
          <w:sz w:val="18"/>
          <w:szCs w:val="18"/>
        </w:rPr>
        <w:t>functions</w:t>
      </w:r>
      <w:r>
        <w:rPr>
          <w:rFonts w:ascii="Times New Roman" w:hAnsi="Times New Roman"/>
          <w:color w:val="191919"/>
          <w:spacing w:val="-6"/>
          <w:sz w:val="18"/>
          <w:szCs w:val="18"/>
        </w:rPr>
        <w:t xml:space="preserve"> </w:t>
      </w:r>
      <w:r>
        <w:rPr>
          <w:rFonts w:ascii="Times New Roman" w:hAnsi="Times New Roman"/>
          <w:color w:val="191919"/>
          <w:sz w:val="18"/>
          <w:szCs w:val="18"/>
        </w:rPr>
        <w:t>of</w:t>
      </w:r>
      <w:r>
        <w:rPr>
          <w:rFonts w:ascii="Times New Roman" w:hAnsi="Times New Roman"/>
          <w:color w:val="191919"/>
          <w:spacing w:val="-6"/>
          <w:sz w:val="18"/>
          <w:szCs w:val="18"/>
        </w:rPr>
        <w:t xml:space="preserve"> </w:t>
      </w:r>
      <w:r>
        <w:rPr>
          <w:rFonts w:ascii="Times New Roman" w:hAnsi="Times New Roman"/>
          <w:color w:val="191919"/>
          <w:sz w:val="18"/>
          <w:szCs w:val="18"/>
        </w:rPr>
        <w:t>the</w:t>
      </w:r>
      <w:r>
        <w:rPr>
          <w:rFonts w:ascii="Times New Roman" w:hAnsi="Times New Roman"/>
          <w:color w:val="191919"/>
          <w:spacing w:val="-6"/>
          <w:sz w:val="18"/>
          <w:szCs w:val="18"/>
        </w:rPr>
        <w:t xml:space="preserve"> </w:t>
      </w:r>
      <w:r>
        <w:rPr>
          <w:rFonts w:ascii="Times New Roman" w:hAnsi="Times New Roman"/>
          <w:color w:val="191919"/>
          <w:sz w:val="18"/>
          <w:szCs w:val="18"/>
        </w:rPr>
        <w:t>o</w:t>
      </w:r>
      <w:r>
        <w:rPr>
          <w:rFonts w:ascii="Times New Roman" w:hAnsi="Times New Roman"/>
          <w:color w:val="191919"/>
          <w:spacing w:val="-3"/>
          <w:sz w:val="18"/>
          <w:szCs w:val="18"/>
        </w:rPr>
        <w:t>f</w:t>
      </w:r>
      <w:r>
        <w:rPr>
          <w:rFonts w:ascii="Times New Roman" w:hAnsi="Times New Roman"/>
          <w:color w:val="191919"/>
          <w:sz w:val="18"/>
          <w:szCs w:val="18"/>
        </w:rPr>
        <w:t>fice</w:t>
      </w:r>
      <w:r>
        <w:rPr>
          <w:rFonts w:ascii="Times New Roman" w:hAnsi="Times New Roman"/>
          <w:color w:val="191919"/>
          <w:spacing w:val="-5"/>
          <w:sz w:val="18"/>
          <w:szCs w:val="18"/>
        </w:rPr>
        <w:t xml:space="preserve"> </w:t>
      </w:r>
      <w:r>
        <w:rPr>
          <w:rFonts w:ascii="Times New Roman" w:hAnsi="Times New Roman"/>
          <w:color w:val="191919"/>
          <w:sz w:val="18"/>
          <w:szCs w:val="18"/>
        </w:rPr>
        <w:t>in</w:t>
      </w:r>
      <w:r>
        <w:rPr>
          <w:rFonts w:ascii="Times New Roman" w:hAnsi="Times New Roman"/>
          <w:color w:val="191919"/>
          <w:spacing w:val="-6"/>
          <w:sz w:val="18"/>
          <w:szCs w:val="18"/>
        </w:rPr>
        <w:t xml:space="preserve"> </w:t>
      </w:r>
      <w:r>
        <w:rPr>
          <w:rFonts w:ascii="Times New Roman" w:hAnsi="Times New Roman"/>
          <w:color w:val="191919"/>
          <w:sz w:val="18"/>
          <w:szCs w:val="18"/>
        </w:rPr>
        <w:t>business,</w:t>
      </w:r>
      <w:r>
        <w:rPr>
          <w:rFonts w:ascii="Times New Roman" w:hAnsi="Times New Roman"/>
          <w:color w:val="191919"/>
          <w:spacing w:val="-6"/>
          <w:sz w:val="18"/>
          <w:szCs w:val="18"/>
        </w:rPr>
        <w:t xml:space="preserve"> </w:t>
      </w:r>
      <w:r>
        <w:rPr>
          <w:rFonts w:ascii="Times New Roman" w:hAnsi="Times New Roman"/>
          <w:color w:val="191919"/>
          <w:sz w:val="18"/>
          <w:szCs w:val="18"/>
        </w:rPr>
        <w:t>industrial</w:t>
      </w:r>
      <w:r>
        <w:rPr>
          <w:rFonts w:ascii="Times New Roman" w:hAnsi="Times New Roman"/>
          <w:color w:val="191919"/>
          <w:spacing w:val="-5"/>
          <w:sz w:val="18"/>
          <w:szCs w:val="18"/>
        </w:rPr>
        <w:t xml:space="preserve"> </w:t>
      </w:r>
      <w:r>
        <w:rPr>
          <w:rFonts w:ascii="Times New Roman" w:hAnsi="Times New Roman"/>
          <w:color w:val="191919"/>
          <w:sz w:val="18"/>
          <w:szCs w:val="18"/>
        </w:rPr>
        <w:t>and</w:t>
      </w:r>
      <w:r>
        <w:rPr>
          <w:rFonts w:ascii="Times New Roman" w:hAnsi="Times New Roman"/>
          <w:color w:val="191919"/>
          <w:spacing w:val="-6"/>
          <w:sz w:val="18"/>
          <w:szCs w:val="18"/>
        </w:rPr>
        <w:t xml:space="preserve"> </w:t>
      </w:r>
      <w:r>
        <w:rPr>
          <w:rFonts w:ascii="Times New Roman" w:hAnsi="Times New Roman"/>
          <w:color w:val="191919"/>
          <w:sz w:val="18"/>
          <w:szCs w:val="18"/>
        </w:rPr>
        <w:t>governmental</w:t>
      </w:r>
      <w:r>
        <w:rPr>
          <w:rFonts w:ascii="Times New Roman" w:hAnsi="Times New Roman"/>
          <w:color w:val="191919"/>
          <w:spacing w:val="-5"/>
          <w:sz w:val="18"/>
          <w:szCs w:val="18"/>
        </w:rPr>
        <w:t xml:space="preserve"> </w:t>
      </w:r>
      <w:r>
        <w:rPr>
          <w:rFonts w:ascii="Times New Roman" w:hAnsi="Times New Roman"/>
          <w:color w:val="191919"/>
          <w:sz w:val="18"/>
          <w:szCs w:val="18"/>
        </w:rPr>
        <w:t>o</w:t>
      </w:r>
      <w:r>
        <w:rPr>
          <w:rFonts w:ascii="Times New Roman" w:hAnsi="Times New Roman"/>
          <w:color w:val="191919"/>
          <w:spacing w:val="-3"/>
          <w:sz w:val="18"/>
          <w:szCs w:val="18"/>
        </w:rPr>
        <w:t>r</w:t>
      </w:r>
      <w:r>
        <w:rPr>
          <w:rFonts w:ascii="Times New Roman" w:hAnsi="Times New Roman"/>
          <w:color w:val="191919"/>
          <w:sz w:val="18"/>
          <w:szCs w:val="18"/>
        </w:rPr>
        <w:t>ganizations.</w:t>
      </w:r>
      <w:r>
        <w:rPr>
          <w:rFonts w:ascii="Times New Roman" w:hAnsi="Times New Roman"/>
          <w:color w:val="191919"/>
          <w:spacing w:val="-5"/>
          <w:sz w:val="18"/>
          <w:szCs w:val="18"/>
        </w:rPr>
        <w:t xml:space="preserve"> </w:t>
      </w:r>
      <w:r>
        <w:rPr>
          <w:rFonts w:ascii="Times New Roman" w:hAnsi="Times New Roman"/>
          <w:color w:val="191919"/>
          <w:sz w:val="18"/>
          <w:szCs w:val="18"/>
        </w:rPr>
        <w:t>Focus</w:t>
      </w:r>
      <w:r>
        <w:rPr>
          <w:rFonts w:ascii="Times New Roman" w:hAnsi="Times New Roman"/>
          <w:color w:val="191919"/>
          <w:spacing w:val="-6"/>
          <w:sz w:val="18"/>
          <w:szCs w:val="18"/>
        </w:rPr>
        <w:t xml:space="preserve"> </w:t>
      </w:r>
      <w:r>
        <w:rPr>
          <w:rFonts w:ascii="Times New Roman" w:hAnsi="Times New Roman"/>
          <w:color w:val="191919"/>
          <w:sz w:val="18"/>
          <w:szCs w:val="18"/>
        </w:rPr>
        <w:t>is</w:t>
      </w:r>
      <w:r>
        <w:rPr>
          <w:rFonts w:ascii="Times New Roman" w:hAnsi="Times New Roman"/>
          <w:color w:val="191919"/>
          <w:spacing w:val="-6"/>
          <w:sz w:val="18"/>
          <w:szCs w:val="18"/>
        </w:rPr>
        <w:t xml:space="preserve"> </w:t>
      </w:r>
      <w:r>
        <w:rPr>
          <w:rFonts w:ascii="Times New Roman" w:hAnsi="Times New Roman"/>
          <w:color w:val="191919"/>
          <w:sz w:val="18"/>
          <w:szCs w:val="18"/>
        </w:rPr>
        <w:t>on</w:t>
      </w:r>
      <w:r>
        <w:rPr>
          <w:rFonts w:ascii="Times New Roman" w:hAnsi="Times New Roman"/>
          <w:color w:val="191919"/>
          <w:spacing w:val="-6"/>
          <w:sz w:val="18"/>
          <w:szCs w:val="18"/>
        </w:rPr>
        <w:t xml:space="preserve"> </w:t>
      </w:r>
      <w:r>
        <w:rPr>
          <w:rFonts w:ascii="Times New Roman" w:hAnsi="Times New Roman"/>
          <w:color w:val="191919"/>
          <w:sz w:val="18"/>
          <w:szCs w:val="18"/>
        </w:rPr>
        <w:t>the</w:t>
      </w:r>
      <w:r>
        <w:rPr>
          <w:rFonts w:ascii="Times New Roman" w:hAnsi="Times New Roman"/>
          <w:color w:val="191919"/>
          <w:spacing w:val="-6"/>
          <w:sz w:val="18"/>
          <w:szCs w:val="18"/>
        </w:rPr>
        <w:t xml:space="preserve"> </w:t>
      </w:r>
      <w:r>
        <w:rPr>
          <w:rFonts w:ascii="Times New Roman" w:hAnsi="Times New Roman"/>
          <w:color w:val="191919"/>
          <w:sz w:val="18"/>
          <w:szCs w:val="18"/>
        </w:rPr>
        <w:t>de</w:t>
      </w:r>
      <w:r>
        <w:rPr>
          <w:rFonts w:ascii="Times New Roman" w:hAnsi="Times New Roman"/>
          <w:color w:val="191919"/>
          <w:spacing w:val="-1"/>
          <w:sz w:val="18"/>
          <w:szCs w:val="18"/>
        </w:rPr>
        <w:t>v</w:t>
      </w:r>
      <w:r>
        <w:rPr>
          <w:rFonts w:ascii="Times New Roman" w:hAnsi="Times New Roman"/>
          <w:color w:val="191919"/>
          <w:sz w:val="18"/>
          <w:szCs w:val="18"/>
        </w:rPr>
        <w:t>elopment</w:t>
      </w:r>
      <w:r>
        <w:rPr>
          <w:rFonts w:ascii="Times New Roman" w:hAnsi="Times New Roman"/>
          <w:color w:val="191919"/>
          <w:spacing w:val="-5"/>
          <w:sz w:val="18"/>
          <w:szCs w:val="18"/>
        </w:rPr>
        <w:t xml:space="preserve"> </w:t>
      </w:r>
      <w:r>
        <w:rPr>
          <w:rFonts w:ascii="Times New Roman" w:hAnsi="Times New Roman"/>
          <w:color w:val="191919"/>
          <w:sz w:val="18"/>
          <w:szCs w:val="18"/>
        </w:rPr>
        <w:t>of</w:t>
      </w:r>
      <w:r>
        <w:rPr>
          <w:rFonts w:ascii="Times New Roman" w:hAnsi="Times New Roman"/>
          <w:color w:val="191919"/>
          <w:spacing w:val="-6"/>
          <w:sz w:val="18"/>
          <w:szCs w:val="18"/>
        </w:rPr>
        <w:t xml:space="preserve"> </w:t>
      </w:r>
      <w:r>
        <w:rPr>
          <w:rFonts w:ascii="Times New Roman" w:hAnsi="Times New Roman"/>
          <w:color w:val="191919"/>
          <w:sz w:val="18"/>
          <w:szCs w:val="18"/>
        </w:rPr>
        <w:t>sup- port services for text processing, general support and o</w:t>
      </w:r>
      <w:r>
        <w:rPr>
          <w:rFonts w:ascii="Times New Roman" w:hAnsi="Times New Roman"/>
          <w:color w:val="191919"/>
          <w:spacing w:val="-3"/>
          <w:sz w:val="18"/>
          <w:szCs w:val="18"/>
        </w:rPr>
        <w:t>f</w:t>
      </w:r>
      <w:r>
        <w:rPr>
          <w:rFonts w:ascii="Times New Roman" w:hAnsi="Times New Roman"/>
          <w:color w:val="191919"/>
          <w:sz w:val="18"/>
          <w:szCs w:val="18"/>
        </w:rPr>
        <w:t>fice tasks for managers, technical and professional personnel, o</w:t>
      </w:r>
      <w:r>
        <w:rPr>
          <w:rFonts w:ascii="Times New Roman" w:hAnsi="Times New Roman"/>
          <w:color w:val="191919"/>
          <w:spacing w:val="-3"/>
          <w:sz w:val="18"/>
          <w:szCs w:val="18"/>
        </w:rPr>
        <w:t>f</w:t>
      </w:r>
      <w:r>
        <w:rPr>
          <w:rFonts w:ascii="Times New Roman" w:hAnsi="Times New Roman"/>
          <w:color w:val="191919"/>
          <w:sz w:val="18"/>
          <w:szCs w:val="18"/>
        </w:rPr>
        <w:t>fice environment management,</w:t>
      </w:r>
      <w:r>
        <w:rPr>
          <w:rFonts w:ascii="Times New Roman" w:hAnsi="Times New Roman"/>
          <w:color w:val="191919"/>
          <w:spacing w:val="-1"/>
          <w:sz w:val="18"/>
          <w:szCs w:val="18"/>
        </w:rPr>
        <w:t xml:space="preserve"> </w:t>
      </w:r>
      <w:r>
        <w:rPr>
          <w:rFonts w:ascii="Times New Roman" w:hAnsi="Times New Roman"/>
          <w:color w:val="191919"/>
          <w:sz w:val="18"/>
          <w:szCs w:val="18"/>
        </w:rPr>
        <w:t>processing</w:t>
      </w:r>
      <w:r>
        <w:rPr>
          <w:rFonts w:ascii="Times New Roman" w:hAnsi="Times New Roman"/>
          <w:color w:val="191919"/>
          <w:spacing w:val="-1"/>
          <w:sz w:val="18"/>
          <w:szCs w:val="18"/>
        </w:rPr>
        <w:t xml:space="preserve"> </w:t>
      </w:r>
      <w:r>
        <w:rPr>
          <w:rFonts w:ascii="Times New Roman" w:hAnsi="Times New Roman"/>
          <w:color w:val="191919"/>
          <w:sz w:val="18"/>
          <w:szCs w:val="18"/>
        </w:rPr>
        <w:t>of</w:t>
      </w:r>
      <w:r>
        <w:rPr>
          <w:rFonts w:ascii="Times New Roman" w:hAnsi="Times New Roman"/>
          <w:color w:val="191919"/>
          <w:spacing w:val="-1"/>
          <w:sz w:val="18"/>
          <w:szCs w:val="18"/>
        </w:rPr>
        <w:t xml:space="preserve"> </w:t>
      </w:r>
      <w:r>
        <w:rPr>
          <w:rFonts w:ascii="Times New Roman" w:hAnsi="Times New Roman"/>
          <w:color w:val="191919"/>
          <w:sz w:val="18"/>
          <w:szCs w:val="18"/>
        </w:rPr>
        <w:t>unstructured</w:t>
      </w:r>
      <w:r>
        <w:rPr>
          <w:rFonts w:ascii="Times New Roman" w:hAnsi="Times New Roman"/>
          <w:color w:val="191919"/>
          <w:spacing w:val="-1"/>
          <w:sz w:val="18"/>
          <w:szCs w:val="18"/>
        </w:rPr>
        <w:t xml:space="preserve"> </w:t>
      </w:r>
      <w:r>
        <w:rPr>
          <w:rFonts w:ascii="Times New Roman" w:hAnsi="Times New Roman"/>
          <w:color w:val="191919"/>
          <w:sz w:val="18"/>
          <w:szCs w:val="18"/>
        </w:rPr>
        <w:t>tasks,</w:t>
      </w:r>
      <w:r>
        <w:rPr>
          <w:rFonts w:ascii="Times New Roman" w:hAnsi="Times New Roman"/>
          <w:color w:val="191919"/>
          <w:spacing w:val="-1"/>
          <w:sz w:val="18"/>
          <w:szCs w:val="18"/>
        </w:rPr>
        <w:t xml:space="preserve"> </w:t>
      </w:r>
      <w:r>
        <w:rPr>
          <w:rFonts w:ascii="Times New Roman" w:hAnsi="Times New Roman"/>
          <w:color w:val="191919"/>
          <w:sz w:val="18"/>
          <w:szCs w:val="18"/>
        </w:rPr>
        <w:t>and</w:t>
      </w:r>
      <w:r>
        <w:rPr>
          <w:rFonts w:ascii="Times New Roman" w:hAnsi="Times New Roman"/>
          <w:color w:val="191919"/>
          <w:spacing w:val="-1"/>
          <w:sz w:val="18"/>
          <w:szCs w:val="18"/>
        </w:rPr>
        <w:t xml:space="preserve"> </w:t>
      </w:r>
      <w:r>
        <w:rPr>
          <w:rFonts w:ascii="Times New Roman" w:hAnsi="Times New Roman"/>
          <w:color w:val="191919"/>
          <w:sz w:val="18"/>
          <w:szCs w:val="18"/>
        </w:rPr>
        <w:t>the</w:t>
      </w:r>
      <w:r>
        <w:rPr>
          <w:rFonts w:ascii="Times New Roman" w:hAnsi="Times New Roman"/>
          <w:color w:val="191919"/>
          <w:spacing w:val="-1"/>
          <w:sz w:val="18"/>
          <w:szCs w:val="18"/>
        </w:rPr>
        <w:t xml:space="preserve"> </w:t>
      </w:r>
      <w:r>
        <w:rPr>
          <w:rFonts w:ascii="Times New Roman" w:hAnsi="Times New Roman"/>
          <w:color w:val="191919"/>
          <w:sz w:val="18"/>
          <w:szCs w:val="18"/>
        </w:rPr>
        <w:t>utilization</w:t>
      </w:r>
      <w:r>
        <w:rPr>
          <w:rFonts w:ascii="Times New Roman" w:hAnsi="Times New Roman"/>
          <w:color w:val="191919"/>
          <w:spacing w:val="-1"/>
          <w:sz w:val="18"/>
          <w:szCs w:val="18"/>
        </w:rPr>
        <w:t xml:space="preserve"> </w:t>
      </w:r>
      <w:r>
        <w:rPr>
          <w:rFonts w:ascii="Times New Roman" w:hAnsi="Times New Roman"/>
          <w:color w:val="191919"/>
          <w:sz w:val="18"/>
          <w:szCs w:val="18"/>
        </w:rPr>
        <w:t>of</w:t>
      </w:r>
      <w:r>
        <w:rPr>
          <w:rFonts w:ascii="Times New Roman" w:hAnsi="Times New Roman"/>
          <w:color w:val="191919"/>
          <w:spacing w:val="-1"/>
          <w:sz w:val="18"/>
          <w:szCs w:val="18"/>
        </w:rPr>
        <w:t xml:space="preserve"> </w:t>
      </w:r>
      <w:r>
        <w:rPr>
          <w:rFonts w:ascii="Times New Roman" w:hAnsi="Times New Roman"/>
          <w:color w:val="191919"/>
          <w:sz w:val="18"/>
          <w:szCs w:val="18"/>
        </w:rPr>
        <w:t>small</w:t>
      </w:r>
      <w:r>
        <w:rPr>
          <w:rFonts w:ascii="Times New Roman" w:hAnsi="Times New Roman"/>
          <w:color w:val="191919"/>
          <w:spacing w:val="-1"/>
          <w:sz w:val="18"/>
          <w:szCs w:val="18"/>
        </w:rPr>
        <w:t xml:space="preserve"> </w:t>
      </w:r>
      <w:r>
        <w:rPr>
          <w:rFonts w:ascii="Times New Roman" w:hAnsi="Times New Roman"/>
          <w:color w:val="191919"/>
          <w:sz w:val="18"/>
          <w:szCs w:val="18"/>
        </w:rPr>
        <w:t>systems,</w:t>
      </w:r>
      <w:r>
        <w:rPr>
          <w:rFonts w:ascii="Times New Roman" w:hAnsi="Times New Roman"/>
          <w:color w:val="191919"/>
          <w:spacing w:val="-1"/>
          <w:sz w:val="18"/>
          <w:szCs w:val="18"/>
        </w:rPr>
        <w:t xml:space="preserve"> </w:t>
      </w:r>
      <w:r>
        <w:rPr>
          <w:rFonts w:ascii="Times New Roman" w:hAnsi="Times New Roman"/>
          <w:color w:val="191919"/>
          <w:sz w:val="18"/>
          <w:szCs w:val="18"/>
        </w:rPr>
        <w:t>PCs,</w:t>
      </w:r>
      <w:r>
        <w:rPr>
          <w:rFonts w:ascii="Times New Roman" w:hAnsi="Times New Roman"/>
          <w:color w:val="191919"/>
          <w:spacing w:val="-1"/>
          <w:sz w:val="18"/>
          <w:szCs w:val="18"/>
        </w:rPr>
        <w:t xml:space="preserve"> </w:t>
      </w:r>
      <w:r>
        <w:rPr>
          <w:rFonts w:ascii="Times New Roman" w:hAnsi="Times New Roman"/>
          <w:color w:val="191919"/>
          <w:sz w:val="18"/>
          <w:szCs w:val="18"/>
        </w:rPr>
        <w:t>copiers,</w:t>
      </w:r>
      <w:r>
        <w:rPr>
          <w:rFonts w:ascii="Times New Roman" w:hAnsi="Times New Roman"/>
          <w:color w:val="191919"/>
          <w:spacing w:val="-1"/>
          <w:sz w:val="18"/>
          <w:szCs w:val="18"/>
        </w:rPr>
        <w:t xml:space="preserve"> </w:t>
      </w:r>
      <w:r>
        <w:rPr>
          <w:rFonts w:ascii="Times New Roman" w:hAnsi="Times New Roman"/>
          <w:color w:val="191919"/>
          <w:sz w:val="18"/>
          <w:szCs w:val="18"/>
        </w:rPr>
        <w:t>printers,</w:t>
      </w:r>
      <w:r>
        <w:rPr>
          <w:rFonts w:ascii="Times New Roman" w:hAnsi="Times New Roman"/>
          <w:color w:val="191919"/>
          <w:spacing w:val="-1"/>
          <w:sz w:val="18"/>
          <w:szCs w:val="18"/>
        </w:rPr>
        <w:t xml:space="preserve"> </w:t>
      </w:r>
      <w:r>
        <w:rPr>
          <w:rFonts w:ascii="Times New Roman" w:hAnsi="Times New Roman"/>
          <w:color w:val="191919"/>
          <w:sz w:val="18"/>
          <w:szCs w:val="18"/>
        </w:rPr>
        <w:t>etc.</w:t>
      </w:r>
      <w:r>
        <w:rPr>
          <w:rFonts w:ascii="Times New Roman" w:hAnsi="Times New Roman"/>
          <w:color w:val="191919"/>
          <w:spacing w:val="-1"/>
          <w:sz w:val="18"/>
          <w:szCs w:val="18"/>
        </w:rPr>
        <w:t xml:space="preserve"> </w:t>
      </w:r>
      <w:r>
        <w:rPr>
          <w:rFonts w:ascii="Times New Roman" w:hAnsi="Times New Roman"/>
          <w:color w:val="191919"/>
          <w:sz w:val="18"/>
          <w:szCs w:val="18"/>
        </w:rPr>
        <w:t>Interpersonal</w:t>
      </w:r>
      <w:r>
        <w:rPr>
          <w:rFonts w:ascii="Times New Roman" w:hAnsi="Times New Roman"/>
          <w:color w:val="191919"/>
          <w:spacing w:val="-2"/>
          <w:sz w:val="18"/>
          <w:szCs w:val="18"/>
        </w:rPr>
        <w:t xml:space="preserve"> </w:t>
      </w:r>
      <w:r>
        <w:rPr>
          <w:rFonts w:ascii="Times New Roman" w:hAnsi="Times New Roman"/>
          <w:color w:val="191919"/>
          <w:sz w:val="18"/>
          <w:szCs w:val="18"/>
        </w:rPr>
        <w:t>communication and o</w:t>
      </w:r>
      <w:r>
        <w:rPr>
          <w:rFonts w:ascii="Times New Roman" w:hAnsi="Times New Roman"/>
          <w:color w:val="191919"/>
          <w:spacing w:val="-3"/>
          <w:sz w:val="18"/>
          <w:szCs w:val="18"/>
        </w:rPr>
        <w:t>r</w:t>
      </w:r>
      <w:r>
        <w:rPr>
          <w:rFonts w:ascii="Times New Roman" w:hAnsi="Times New Roman"/>
          <w:color w:val="191919"/>
          <w:sz w:val="18"/>
          <w:szCs w:val="18"/>
        </w:rPr>
        <w:t>ganizational understanding are important skills that are developed.</w:t>
      </w:r>
    </w:p>
    <w:p w:rsidR="0038476F" w:rsidRDefault="0038476F" w:rsidP="0038476F">
      <w:pPr>
        <w:widowControl w:val="0"/>
        <w:autoSpaceDE w:val="0"/>
        <w:autoSpaceDN w:val="0"/>
        <w:adjustRightInd w:val="0"/>
        <w:spacing w:before="16" w:after="0" w:line="200" w:lineRule="exact"/>
        <w:rPr>
          <w:rFonts w:ascii="Times New Roman" w:hAnsi="Times New Roman"/>
          <w:color w:val="000000"/>
          <w:sz w:val="20"/>
          <w:szCs w:val="20"/>
        </w:rPr>
      </w:pPr>
    </w:p>
    <w:p w:rsidR="004A5C37" w:rsidRDefault="004A5C37" w:rsidP="004A5C37">
      <w:pPr>
        <w:rPr>
          <w:ins w:id="1" w:author="melliard" w:date="2011-03-24T15:33:00Z"/>
        </w:rPr>
      </w:pPr>
      <w:ins w:id="2" w:author="melliard" w:date="2011-03-24T15:33:00Z">
        <w:r>
          <w:t xml:space="preserve">The marketing degree program prepares students for marketing positions in sales, retail management, marketing research, promotion, and others.  The marketing curriculum integrates marketing theory with experiential learning to prepare students for careers with profit and non- profit organizations.  During their course of study, students develop critical skills in such areas as communication, problem solving, needs assessment, market identification, creativity, and customer relationship management.  </w:t>
        </w:r>
      </w:ins>
    </w:p>
    <w:p w:rsidR="004A5C37" w:rsidRDefault="004A5C37" w:rsidP="0038476F">
      <w:pPr>
        <w:widowControl w:val="0"/>
        <w:autoSpaceDE w:val="0"/>
        <w:autoSpaceDN w:val="0"/>
        <w:adjustRightInd w:val="0"/>
        <w:spacing w:after="0" w:line="250" w:lineRule="auto"/>
        <w:ind w:left="120" w:right="1089"/>
        <w:jc w:val="both"/>
        <w:rPr>
          <w:ins w:id="3" w:author="melliard" w:date="2011-03-24T15:33:00Z"/>
          <w:rFonts w:ascii="Times New Roman" w:hAnsi="Times New Roman"/>
          <w:color w:val="191919"/>
          <w:sz w:val="18"/>
          <w:szCs w:val="18"/>
        </w:rPr>
      </w:pPr>
    </w:p>
    <w:p w:rsidR="004A5C37" w:rsidRDefault="004A5C37" w:rsidP="0038476F">
      <w:pPr>
        <w:widowControl w:val="0"/>
        <w:autoSpaceDE w:val="0"/>
        <w:autoSpaceDN w:val="0"/>
        <w:adjustRightInd w:val="0"/>
        <w:spacing w:after="0" w:line="250" w:lineRule="auto"/>
        <w:ind w:left="120" w:right="1089"/>
        <w:jc w:val="both"/>
        <w:rPr>
          <w:ins w:id="4" w:author="melliard" w:date="2011-03-24T15:33:00Z"/>
          <w:rFonts w:ascii="Times New Roman" w:hAnsi="Times New Roman"/>
          <w:color w:val="191919"/>
          <w:sz w:val="18"/>
          <w:szCs w:val="18"/>
        </w:rPr>
      </w:pPr>
    </w:p>
    <w:p w:rsidR="0038476F" w:rsidDel="004A5C37" w:rsidRDefault="0038476F" w:rsidP="0038476F">
      <w:pPr>
        <w:widowControl w:val="0"/>
        <w:autoSpaceDE w:val="0"/>
        <w:autoSpaceDN w:val="0"/>
        <w:adjustRightInd w:val="0"/>
        <w:spacing w:after="0" w:line="250" w:lineRule="auto"/>
        <w:ind w:left="120" w:right="1089"/>
        <w:jc w:val="both"/>
        <w:rPr>
          <w:del w:id="5" w:author="melliard" w:date="2011-03-24T15:33:00Z"/>
          <w:rFonts w:ascii="Times New Roman" w:hAnsi="Times New Roman"/>
          <w:color w:val="000000"/>
          <w:sz w:val="18"/>
          <w:szCs w:val="18"/>
        </w:rPr>
      </w:pPr>
      <w:del w:id="6" w:author="melliard" w:date="2011-03-24T15:33:00Z">
        <w:r w:rsidDel="004A5C37">
          <w:rPr>
            <w:rFonts w:ascii="Times New Roman" w:hAnsi="Times New Roman"/>
            <w:color w:val="191919"/>
            <w:sz w:val="18"/>
            <w:szCs w:val="18"/>
          </w:rPr>
          <w:delText>The</w:delText>
        </w:r>
        <w:r w:rsidDel="004A5C37">
          <w:rPr>
            <w:rFonts w:ascii="Times New Roman" w:hAnsi="Times New Roman"/>
            <w:color w:val="191919"/>
            <w:spacing w:val="-4"/>
            <w:sz w:val="18"/>
            <w:szCs w:val="18"/>
          </w:rPr>
          <w:delText xml:space="preserve"> </w:delText>
        </w:r>
        <w:r w:rsidDel="004A5C37">
          <w:rPr>
            <w:rFonts w:ascii="Times New Roman" w:hAnsi="Times New Roman"/>
            <w:color w:val="191919"/>
            <w:sz w:val="18"/>
            <w:szCs w:val="18"/>
          </w:rPr>
          <w:delText>marketing</w:delText>
        </w:r>
        <w:r w:rsidDel="004A5C37">
          <w:rPr>
            <w:rFonts w:ascii="Times New Roman" w:hAnsi="Times New Roman"/>
            <w:color w:val="191919"/>
            <w:spacing w:val="-3"/>
            <w:sz w:val="18"/>
            <w:szCs w:val="18"/>
          </w:rPr>
          <w:delText xml:space="preserve"> </w:delText>
        </w:r>
        <w:r w:rsidDel="004A5C37">
          <w:rPr>
            <w:rFonts w:ascii="Times New Roman" w:hAnsi="Times New Roman"/>
            <w:color w:val="191919"/>
            <w:sz w:val="18"/>
            <w:szCs w:val="18"/>
          </w:rPr>
          <w:delText>program</w:delText>
        </w:r>
        <w:r w:rsidDel="004A5C37">
          <w:rPr>
            <w:rFonts w:ascii="Times New Roman" w:hAnsi="Times New Roman"/>
            <w:color w:val="191919"/>
            <w:spacing w:val="-4"/>
            <w:sz w:val="18"/>
            <w:szCs w:val="18"/>
          </w:rPr>
          <w:delText xml:space="preserve"> </w:delText>
        </w:r>
        <w:r w:rsidDel="004A5C37">
          <w:rPr>
            <w:rFonts w:ascii="Times New Roman" w:hAnsi="Times New Roman"/>
            <w:color w:val="191919"/>
            <w:sz w:val="18"/>
            <w:szCs w:val="18"/>
          </w:rPr>
          <w:delText>is</w:delText>
        </w:r>
        <w:r w:rsidDel="004A5C37">
          <w:rPr>
            <w:rFonts w:ascii="Times New Roman" w:hAnsi="Times New Roman"/>
            <w:color w:val="191919"/>
            <w:spacing w:val="-4"/>
            <w:sz w:val="18"/>
            <w:szCs w:val="18"/>
          </w:rPr>
          <w:delText xml:space="preserve"> </w:delText>
        </w:r>
        <w:r w:rsidDel="004A5C37">
          <w:rPr>
            <w:rFonts w:ascii="Times New Roman" w:hAnsi="Times New Roman"/>
            <w:color w:val="191919"/>
            <w:sz w:val="18"/>
            <w:szCs w:val="18"/>
          </w:rPr>
          <w:delText>designed</w:delText>
        </w:r>
        <w:r w:rsidDel="004A5C37">
          <w:rPr>
            <w:rFonts w:ascii="Times New Roman" w:hAnsi="Times New Roman"/>
            <w:color w:val="191919"/>
            <w:spacing w:val="-4"/>
            <w:sz w:val="18"/>
            <w:szCs w:val="18"/>
          </w:rPr>
          <w:delText xml:space="preserve"> </w:delText>
        </w:r>
        <w:r w:rsidDel="004A5C37">
          <w:rPr>
            <w:rFonts w:ascii="Times New Roman" w:hAnsi="Times New Roman"/>
            <w:color w:val="191919"/>
            <w:sz w:val="18"/>
            <w:szCs w:val="18"/>
          </w:rPr>
          <w:delText>to</w:delText>
        </w:r>
        <w:r w:rsidDel="004A5C37">
          <w:rPr>
            <w:rFonts w:ascii="Times New Roman" w:hAnsi="Times New Roman"/>
            <w:color w:val="191919"/>
            <w:spacing w:val="-4"/>
            <w:sz w:val="18"/>
            <w:szCs w:val="18"/>
          </w:rPr>
          <w:delText xml:space="preserve"> </w:delText>
        </w:r>
        <w:r w:rsidDel="004A5C37">
          <w:rPr>
            <w:rFonts w:ascii="Times New Roman" w:hAnsi="Times New Roman"/>
            <w:color w:val="191919"/>
            <w:sz w:val="18"/>
            <w:szCs w:val="18"/>
          </w:rPr>
          <w:delText>provide</w:delText>
        </w:r>
        <w:r w:rsidDel="004A5C37">
          <w:rPr>
            <w:rFonts w:ascii="Times New Roman" w:hAnsi="Times New Roman"/>
            <w:color w:val="191919"/>
            <w:spacing w:val="-4"/>
            <w:sz w:val="18"/>
            <w:szCs w:val="18"/>
          </w:rPr>
          <w:delText xml:space="preserve"> </w:delText>
        </w:r>
        <w:r w:rsidDel="004A5C37">
          <w:rPr>
            <w:rFonts w:ascii="Times New Roman" w:hAnsi="Times New Roman"/>
            <w:color w:val="191919"/>
            <w:sz w:val="18"/>
            <w:szCs w:val="18"/>
          </w:rPr>
          <w:delText>the</w:delText>
        </w:r>
        <w:r w:rsidDel="004A5C37">
          <w:rPr>
            <w:rFonts w:ascii="Times New Roman" w:hAnsi="Times New Roman"/>
            <w:color w:val="191919"/>
            <w:spacing w:val="-4"/>
            <w:sz w:val="18"/>
            <w:szCs w:val="18"/>
          </w:rPr>
          <w:delText xml:space="preserve"> </w:delText>
        </w:r>
        <w:r w:rsidDel="004A5C37">
          <w:rPr>
            <w:rFonts w:ascii="Times New Roman" w:hAnsi="Times New Roman"/>
            <w:color w:val="191919"/>
            <w:sz w:val="18"/>
            <w:szCs w:val="18"/>
          </w:rPr>
          <w:delText>student</w:delText>
        </w:r>
        <w:r w:rsidDel="004A5C37">
          <w:rPr>
            <w:rFonts w:ascii="Times New Roman" w:hAnsi="Times New Roman"/>
            <w:color w:val="191919"/>
            <w:spacing w:val="-4"/>
            <w:sz w:val="18"/>
            <w:szCs w:val="18"/>
          </w:rPr>
          <w:delText xml:space="preserve"> </w:delText>
        </w:r>
        <w:r w:rsidDel="004A5C37">
          <w:rPr>
            <w:rFonts w:ascii="Times New Roman" w:hAnsi="Times New Roman"/>
            <w:color w:val="191919"/>
            <w:sz w:val="18"/>
            <w:szCs w:val="18"/>
          </w:rPr>
          <w:delText>with</w:delText>
        </w:r>
        <w:r w:rsidDel="004A5C37">
          <w:rPr>
            <w:rFonts w:ascii="Times New Roman" w:hAnsi="Times New Roman"/>
            <w:color w:val="191919"/>
            <w:spacing w:val="-4"/>
            <w:sz w:val="18"/>
            <w:szCs w:val="18"/>
          </w:rPr>
          <w:delText xml:space="preserve"> </w:delText>
        </w:r>
        <w:r w:rsidDel="004A5C37">
          <w:rPr>
            <w:rFonts w:ascii="Times New Roman" w:hAnsi="Times New Roman"/>
            <w:color w:val="191919"/>
            <w:sz w:val="18"/>
            <w:szCs w:val="18"/>
          </w:rPr>
          <w:delText>opportunities</w:delText>
        </w:r>
        <w:r w:rsidDel="004A5C37">
          <w:rPr>
            <w:rFonts w:ascii="Times New Roman" w:hAnsi="Times New Roman"/>
            <w:color w:val="191919"/>
            <w:spacing w:val="-4"/>
            <w:sz w:val="18"/>
            <w:szCs w:val="18"/>
          </w:rPr>
          <w:delText xml:space="preserve"> </w:delText>
        </w:r>
        <w:r w:rsidDel="004A5C37">
          <w:rPr>
            <w:rFonts w:ascii="Times New Roman" w:hAnsi="Times New Roman"/>
            <w:color w:val="191919"/>
            <w:sz w:val="18"/>
            <w:szCs w:val="18"/>
          </w:rPr>
          <w:delText>to</w:delText>
        </w:r>
        <w:r w:rsidDel="004A5C37">
          <w:rPr>
            <w:rFonts w:ascii="Times New Roman" w:hAnsi="Times New Roman"/>
            <w:color w:val="191919"/>
            <w:spacing w:val="-4"/>
            <w:sz w:val="18"/>
            <w:szCs w:val="18"/>
          </w:rPr>
          <w:delText xml:space="preserve"> </w:delText>
        </w:r>
        <w:r w:rsidDel="004A5C37">
          <w:rPr>
            <w:rFonts w:ascii="Times New Roman" w:hAnsi="Times New Roman"/>
            <w:color w:val="191919"/>
            <w:sz w:val="18"/>
            <w:szCs w:val="18"/>
          </w:rPr>
          <w:delText>acquire</w:delText>
        </w:r>
        <w:r w:rsidDel="004A5C37">
          <w:rPr>
            <w:rFonts w:ascii="Times New Roman" w:hAnsi="Times New Roman"/>
            <w:color w:val="191919"/>
            <w:spacing w:val="-4"/>
            <w:sz w:val="18"/>
            <w:szCs w:val="18"/>
          </w:rPr>
          <w:delText xml:space="preserve"> </w:delText>
        </w:r>
        <w:r w:rsidDel="004A5C37">
          <w:rPr>
            <w:rFonts w:ascii="Times New Roman" w:hAnsi="Times New Roman"/>
            <w:color w:val="191919"/>
            <w:sz w:val="18"/>
            <w:szCs w:val="18"/>
          </w:rPr>
          <w:delText>the</w:delText>
        </w:r>
        <w:r w:rsidDel="004A5C37">
          <w:rPr>
            <w:rFonts w:ascii="Times New Roman" w:hAnsi="Times New Roman"/>
            <w:color w:val="191919"/>
            <w:spacing w:val="-4"/>
            <w:sz w:val="18"/>
            <w:szCs w:val="18"/>
          </w:rPr>
          <w:delText xml:space="preserve"> </w:delText>
        </w:r>
        <w:r w:rsidDel="004A5C37">
          <w:rPr>
            <w:rFonts w:ascii="Times New Roman" w:hAnsi="Times New Roman"/>
            <w:color w:val="191919"/>
            <w:sz w:val="18"/>
            <w:szCs w:val="18"/>
          </w:rPr>
          <w:delText>skills,</w:delText>
        </w:r>
        <w:r w:rsidDel="004A5C37">
          <w:rPr>
            <w:rFonts w:ascii="Times New Roman" w:hAnsi="Times New Roman"/>
            <w:color w:val="191919"/>
            <w:spacing w:val="-4"/>
            <w:sz w:val="18"/>
            <w:szCs w:val="18"/>
          </w:rPr>
          <w:delText xml:space="preserve"> </w:delText>
        </w:r>
        <w:r w:rsidDel="004A5C37">
          <w:rPr>
            <w:rFonts w:ascii="Times New Roman" w:hAnsi="Times New Roman"/>
            <w:color w:val="191919"/>
            <w:sz w:val="18"/>
            <w:szCs w:val="18"/>
          </w:rPr>
          <w:delText>concepts</w:delText>
        </w:r>
        <w:r w:rsidDel="004A5C37">
          <w:rPr>
            <w:rFonts w:ascii="Times New Roman" w:hAnsi="Times New Roman"/>
            <w:color w:val="191919"/>
            <w:spacing w:val="-4"/>
            <w:sz w:val="18"/>
            <w:szCs w:val="18"/>
          </w:rPr>
          <w:delText xml:space="preserve"> </w:delText>
        </w:r>
        <w:r w:rsidDel="004A5C37">
          <w:rPr>
            <w:rFonts w:ascii="Times New Roman" w:hAnsi="Times New Roman"/>
            <w:color w:val="191919"/>
            <w:sz w:val="18"/>
            <w:szCs w:val="18"/>
          </w:rPr>
          <w:delText>and</w:delText>
        </w:r>
        <w:r w:rsidDel="004A5C37">
          <w:rPr>
            <w:rFonts w:ascii="Times New Roman" w:hAnsi="Times New Roman"/>
            <w:color w:val="191919"/>
            <w:spacing w:val="-4"/>
            <w:sz w:val="18"/>
            <w:szCs w:val="18"/>
          </w:rPr>
          <w:delText xml:space="preserve"> </w:delText>
        </w:r>
        <w:r w:rsidDel="004A5C37">
          <w:rPr>
            <w:rFonts w:ascii="Times New Roman" w:hAnsi="Times New Roman"/>
            <w:color w:val="191919"/>
            <w:sz w:val="18"/>
            <w:szCs w:val="18"/>
          </w:rPr>
          <w:delText>knowledge</w:delText>
        </w:r>
        <w:r w:rsidDel="004A5C37">
          <w:rPr>
            <w:rFonts w:ascii="Times New Roman" w:hAnsi="Times New Roman"/>
            <w:color w:val="191919"/>
            <w:spacing w:val="-4"/>
            <w:sz w:val="18"/>
            <w:szCs w:val="18"/>
          </w:rPr>
          <w:delText xml:space="preserve"> </w:delText>
        </w:r>
        <w:r w:rsidDel="004A5C37">
          <w:rPr>
            <w:rFonts w:ascii="Times New Roman" w:hAnsi="Times New Roman"/>
            <w:color w:val="191919"/>
            <w:sz w:val="18"/>
            <w:szCs w:val="18"/>
          </w:rPr>
          <w:delText>need</w:delText>
        </w:r>
        <w:r w:rsidDel="004A5C37">
          <w:rPr>
            <w:rFonts w:ascii="Times New Roman" w:hAnsi="Times New Roman"/>
            <w:color w:val="191919"/>
            <w:spacing w:val="-1"/>
            <w:sz w:val="18"/>
            <w:szCs w:val="18"/>
          </w:rPr>
          <w:delText>e</w:delText>
        </w:r>
        <w:r w:rsidDel="004A5C37">
          <w:rPr>
            <w:rFonts w:ascii="Times New Roman" w:hAnsi="Times New Roman"/>
            <w:color w:val="191919"/>
            <w:sz w:val="18"/>
            <w:szCs w:val="18"/>
          </w:rPr>
          <w:delText>d</w:delText>
        </w:r>
        <w:r w:rsidDel="004A5C37">
          <w:rPr>
            <w:rFonts w:ascii="Times New Roman" w:hAnsi="Times New Roman"/>
            <w:color w:val="191919"/>
            <w:spacing w:val="-4"/>
            <w:sz w:val="18"/>
            <w:szCs w:val="18"/>
          </w:rPr>
          <w:delText xml:space="preserve"> </w:delText>
        </w:r>
        <w:r w:rsidDel="004A5C37">
          <w:rPr>
            <w:rFonts w:ascii="Times New Roman" w:hAnsi="Times New Roman"/>
            <w:color w:val="191919"/>
            <w:sz w:val="18"/>
            <w:szCs w:val="18"/>
          </w:rPr>
          <w:delText>to</w:delText>
        </w:r>
        <w:r w:rsidDel="004A5C37">
          <w:rPr>
            <w:rFonts w:ascii="Times New Roman" w:hAnsi="Times New Roman"/>
            <w:color w:val="191919"/>
            <w:spacing w:val="-4"/>
            <w:sz w:val="18"/>
            <w:szCs w:val="18"/>
          </w:rPr>
          <w:delText xml:space="preserve"> </w:delText>
        </w:r>
        <w:r w:rsidDel="004A5C37">
          <w:rPr>
            <w:rFonts w:ascii="Times New Roman" w:hAnsi="Times New Roman"/>
            <w:color w:val="191919"/>
            <w:sz w:val="18"/>
            <w:szCs w:val="18"/>
          </w:rPr>
          <w:delText>assume responsible</w:delText>
        </w:r>
        <w:r w:rsidDel="004A5C37">
          <w:rPr>
            <w:rFonts w:ascii="Times New Roman" w:hAnsi="Times New Roman"/>
            <w:color w:val="191919"/>
            <w:spacing w:val="-7"/>
            <w:sz w:val="18"/>
            <w:szCs w:val="18"/>
          </w:rPr>
          <w:delText xml:space="preserve"> </w:delText>
        </w:r>
        <w:r w:rsidDel="004A5C37">
          <w:rPr>
            <w:rFonts w:ascii="Times New Roman" w:hAnsi="Times New Roman"/>
            <w:color w:val="191919"/>
            <w:sz w:val="18"/>
            <w:szCs w:val="18"/>
          </w:rPr>
          <w:delText>positions</w:delText>
        </w:r>
        <w:r w:rsidDel="004A5C37">
          <w:rPr>
            <w:rFonts w:ascii="Times New Roman" w:hAnsi="Times New Roman"/>
            <w:color w:val="191919"/>
            <w:spacing w:val="-7"/>
            <w:sz w:val="18"/>
            <w:szCs w:val="18"/>
          </w:rPr>
          <w:delText xml:space="preserve"> </w:delText>
        </w:r>
        <w:r w:rsidDel="004A5C37">
          <w:rPr>
            <w:rFonts w:ascii="Times New Roman" w:hAnsi="Times New Roman"/>
            <w:color w:val="191919"/>
            <w:sz w:val="18"/>
            <w:szCs w:val="18"/>
          </w:rPr>
          <w:delText>in</w:delText>
        </w:r>
        <w:r w:rsidDel="004A5C37">
          <w:rPr>
            <w:rFonts w:ascii="Times New Roman" w:hAnsi="Times New Roman"/>
            <w:color w:val="191919"/>
            <w:spacing w:val="-7"/>
            <w:sz w:val="18"/>
            <w:szCs w:val="18"/>
          </w:rPr>
          <w:delText xml:space="preserve"> </w:delText>
        </w:r>
        <w:r w:rsidDel="004A5C37">
          <w:rPr>
            <w:rFonts w:ascii="Times New Roman" w:hAnsi="Times New Roman"/>
            <w:color w:val="191919"/>
            <w:sz w:val="18"/>
            <w:szCs w:val="18"/>
          </w:rPr>
          <w:delText>marketing.</w:delText>
        </w:r>
        <w:r w:rsidDel="004A5C37">
          <w:rPr>
            <w:rFonts w:ascii="Times New Roman" w:hAnsi="Times New Roman"/>
            <w:color w:val="191919"/>
            <w:spacing w:val="-6"/>
            <w:sz w:val="18"/>
            <w:szCs w:val="18"/>
          </w:rPr>
          <w:delText xml:space="preserve"> </w:delText>
        </w:r>
        <w:r w:rsidDel="004A5C37">
          <w:rPr>
            <w:rFonts w:ascii="Times New Roman" w:hAnsi="Times New Roman"/>
            <w:color w:val="191919"/>
            <w:sz w:val="18"/>
            <w:szCs w:val="18"/>
          </w:rPr>
          <w:delText>Skills</w:delText>
        </w:r>
        <w:r w:rsidDel="004A5C37">
          <w:rPr>
            <w:rFonts w:ascii="Times New Roman" w:hAnsi="Times New Roman"/>
            <w:color w:val="191919"/>
            <w:spacing w:val="-7"/>
            <w:sz w:val="18"/>
            <w:szCs w:val="18"/>
          </w:rPr>
          <w:delText xml:space="preserve"> </w:delText>
        </w:r>
        <w:r w:rsidDel="004A5C37">
          <w:rPr>
            <w:rFonts w:ascii="Times New Roman" w:hAnsi="Times New Roman"/>
            <w:color w:val="191919"/>
            <w:sz w:val="18"/>
            <w:szCs w:val="18"/>
          </w:rPr>
          <w:delText>in</w:delText>
        </w:r>
        <w:r w:rsidDel="004A5C37">
          <w:rPr>
            <w:rFonts w:ascii="Times New Roman" w:hAnsi="Times New Roman"/>
            <w:color w:val="191919"/>
            <w:spacing w:val="-7"/>
            <w:sz w:val="18"/>
            <w:szCs w:val="18"/>
          </w:rPr>
          <w:delText xml:space="preserve"> </w:delText>
        </w:r>
        <w:r w:rsidDel="004A5C37">
          <w:rPr>
            <w:rFonts w:ascii="Times New Roman" w:hAnsi="Times New Roman"/>
            <w:color w:val="191919"/>
            <w:sz w:val="18"/>
            <w:szCs w:val="18"/>
          </w:rPr>
          <w:delText>problem</w:delText>
        </w:r>
        <w:r w:rsidDel="004A5C37">
          <w:rPr>
            <w:rFonts w:ascii="Times New Roman" w:hAnsi="Times New Roman"/>
            <w:color w:val="191919"/>
            <w:spacing w:val="-7"/>
            <w:sz w:val="18"/>
            <w:szCs w:val="18"/>
          </w:rPr>
          <w:delText xml:space="preserve"> </w:delText>
        </w:r>
        <w:r w:rsidDel="004A5C37">
          <w:rPr>
            <w:rFonts w:ascii="Times New Roman" w:hAnsi="Times New Roman"/>
            <w:color w:val="191919"/>
            <w:sz w:val="18"/>
            <w:szCs w:val="18"/>
          </w:rPr>
          <w:delText>solving,</w:delText>
        </w:r>
        <w:r w:rsidDel="004A5C37">
          <w:rPr>
            <w:rFonts w:ascii="Times New Roman" w:hAnsi="Times New Roman"/>
            <w:color w:val="191919"/>
            <w:spacing w:val="-7"/>
            <w:sz w:val="18"/>
            <w:szCs w:val="18"/>
          </w:rPr>
          <w:delText xml:space="preserve"> </w:delText>
        </w:r>
        <w:r w:rsidDel="004A5C37">
          <w:rPr>
            <w:rFonts w:ascii="Times New Roman" w:hAnsi="Times New Roman"/>
            <w:color w:val="191919"/>
            <w:sz w:val="18"/>
            <w:szCs w:val="18"/>
          </w:rPr>
          <w:delText>decision</w:delText>
        </w:r>
        <w:r w:rsidDel="004A5C37">
          <w:rPr>
            <w:rFonts w:ascii="Times New Roman" w:hAnsi="Times New Roman"/>
            <w:color w:val="191919"/>
            <w:spacing w:val="-7"/>
            <w:sz w:val="18"/>
            <w:szCs w:val="18"/>
          </w:rPr>
          <w:delText xml:space="preserve"> </w:delText>
        </w:r>
        <w:r w:rsidDel="004A5C37">
          <w:rPr>
            <w:rFonts w:ascii="Times New Roman" w:hAnsi="Times New Roman"/>
            <w:color w:val="191919"/>
            <w:sz w:val="18"/>
            <w:szCs w:val="18"/>
          </w:rPr>
          <w:delText>making,</w:delText>
        </w:r>
        <w:r w:rsidDel="004A5C37">
          <w:rPr>
            <w:rFonts w:ascii="Times New Roman" w:hAnsi="Times New Roman"/>
            <w:color w:val="191919"/>
            <w:spacing w:val="-7"/>
            <w:sz w:val="18"/>
            <w:szCs w:val="18"/>
          </w:rPr>
          <w:delText xml:space="preserve"> </w:delText>
        </w:r>
        <w:r w:rsidDel="004A5C37">
          <w:rPr>
            <w:rFonts w:ascii="Times New Roman" w:hAnsi="Times New Roman"/>
            <w:color w:val="191919"/>
            <w:sz w:val="18"/>
            <w:szCs w:val="18"/>
          </w:rPr>
          <w:delText>and</w:delText>
        </w:r>
        <w:r w:rsidDel="004A5C37">
          <w:rPr>
            <w:rFonts w:ascii="Times New Roman" w:hAnsi="Times New Roman"/>
            <w:color w:val="191919"/>
            <w:spacing w:val="-7"/>
            <w:sz w:val="18"/>
            <w:szCs w:val="18"/>
          </w:rPr>
          <w:delText xml:space="preserve"> </w:delText>
        </w:r>
        <w:r w:rsidDel="004A5C37">
          <w:rPr>
            <w:rFonts w:ascii="Times New Roman" w:hAnsi="Times New Roman"/>
            <w:color w:val="191919"/>
            <w:sz w:val="18"/>
            <w:szCs w:val="18"/>
          </w:rPr>
          <w:delText>applying</w:delText>
        </w:r>
        <w:r w:rsidDel="004A5C37">
          <w:rPr>
            <w:rFonts w:ascii="Times New Roman" w:hAnsi="Times New Roman"/>
            <w:color w:val="191919"/>
            <w:spacing w:val="-7"/>
            <w:sz w:val="18"/>
            <w:szCs w:val="18"/>
          </w:rPr>
          <w:delText xml:space="preserve"> </w:delText>
        </w:r>
        <w:r w:rsidDel="004A5C37">
          <w:rPr>
            <w:rFonts w:ascii="Times New Roman" w:hAnsi="Times New Roman"/>
            <w:color w:val="191919"/>
            <w:sz w:val="18"/>
            <w:szCs w:val="18"/>
          </w:rPr>
          <w:delText>the</w:delText>
        </w:r>
        <w:r w:rsidDel="004A5C37">
          <w:rPr>
            <w:rFonts w:ascii="Times New Roman" w:hAnsi="Times New Roman"/>
            <w:color w:val="191919"/>
            <w:spacing w:val="-7"/>
            <w:sz w:val="18"/>
            <w:szCs w:val="18"/>
          </w:rPr>
          <w:delText xml:space="preserve"> </w:delText>
        </w:r>
        <w:r w:rsidDel="004A5C37">
          <w:rPr>
            <w:rFonts w:ascii="Times New Roman" w:hAnsi="Times New Roman"/>
            <w:color w:val="191919"/>
            <w:sz w:val="18"/>
            <w:szCs w:val="18"/>
          </w:rPr>
          <w:delText>principles</w:delText>
        </w:r>
        <w:r w:rsidDel="004A5C37">
          <w:rPr>
            <w:rFonts w:ascii="Times New Roman" w:hAnsi="Times New Roman"/>
            <w:color w:val="191919"/>
            <w:spacing w:val="-6"/>
            <w:sz w:val="18"/>
            <w:szCs w:val="18"/>
          </w:rPr>
          <w:delText xml:space="preserve"> </w:delText>
        </w:r>
        <w:r w:rsidDel="004A5C37">
          <w:rPr>
            <w:rFonts w:ascii="Times New Roman" w:hAnsi="Times New Roman"/>
            <w:color w:val="191919"/>
            <w:sz w:val="18"/>
            <w:szCs w:val="18"/>
          </w:rPr>
          <w:delText>of</w:delText>
        </w:r>
        <w:r w:rsidDel="004A5C37">
          <w:rPr>
            <w:rFonts w:ascii="Times New Roman" w:hAnsi="Times New Roman"/>
            <w:color w:val="191919"/>
            <w:spacing w:val="-7"/>
            <w:sz w:val="18"/>
            <w:szCs w:val="18"/>
          </w:rPr>
          <w:delText xml:space="preserve"> </w:delText>
        </w:r>
        <w:r w:rsidDel="004A5C37">
          <w:rPr>
            <w:rFonts w:ascii="Times New Roman" w:hAnsi="Times New Roman"/>
            <w:color w:val="191919"/>
            <w:sz w:val="18"/>
            <w:szCs w:val="18"/>
          </w:rPr>
          <w:delText>economics,</w:delText>
        </w:r>
        <w:r w:rsidDel="004A5C37">
          <w:rPr>
            <w:rFonts w:ascii="Times New Roman" w:hAnsi="Times New Roman"/>
            <w:color w:val="191919"/>
            <w:spacing w:val="-6"/>
            <w:sz w:val="18"/>
            <w:szCs w:val="18"/>
          </w:rPr>
          <w:delText xml:space="preserve"> </w:delText>
        </w:r>
        <w:r w:rsidDel="004A5C37">
          <w:rPr>
            <w:rFonts w:ascii="Times New Roman" w:hAnsi="Times New Roman"/>
            <w:color w:val="191919"/>
            <w:sz w:val="18"/>
            <w:szCs w:val="18"/>
          </w:rPr>
          <w:delText>psyc</w:delText>
        </w:r>
        <w:r w:rsidDel="004A5C37">
          <w:rPr>
            <w:rFonts w:ascii="Times New Roman" w:hAnsi="Times New Roman"/>
            <w:color w:val="191919"/>
            <w:spacing w:val="-1"/>
            <w:sz w:val="18"/>
            <w:szCs w:val="18"/>
          </w:rPr>
          <w:delText>h</w:delText>
        </w:r>
        <w:r w:rsidDel="004A5C37">
          <w:rPr>
            <w:rFonts w:ascii="Times New Roman" w:hAnsi="Times New Roman"/>
            <w:color w:val="191919"/>
            <w:sz w:val="18"/>
            <w:szCs w:val="18"/>
          </w:rPr>
          <w:delText>ology</w:delText>
        </w:r>
        <w:r w:rsidDel="004A5C37">
          <w:rPr>
            <w:rFonts w:ascii="Times New Roman" w:hAnsi="Times New Roman"/>
            <w:color w:val="191919"/>
            <w:spacing w:val="-7"/>
            <w:sz w:val="18"/>
            <w:szCs w:val="18"/>
          </w:rPr>
          <w:delText xml:space="preserve"> </w:delText>
        </w:r>
        <w:r w:rsidDel="004A5C37">
          <w:rPr>
            <w:rFonts w:ascii="Times New Roman" w:hAnsi="Times New Roman"/>
            <w:color w:val="191919"/>
            <w:sz w:val="18"/>
            <w:szCs w:val="18"/>
          </w:rPr>
          <w:delText>and</w:delText>
        </w:r>
        <w:r w:rsidDel="004A5C37">
          <w:rPr>
            <w:rFonts w:ascii="Times New Roman" w:hAnsi="Times New Roman"/>
            <w:color w:val="191919"/>
            <w:spacing w:val="-7"/>
            <w:sz w:val="18"/>
            <w:szCs w:val="18"/>
          </w:rPr>
          <w:delText xml:space="preserve"> </w:delText>
        </w:r>
        <w:r w:rsidDel="004A5C37">
          <w:rPr>
            <w:rFonts w:ascii="Times New Roman" w:hAnsi="Times New Roman"/>
            <w:color w:val="191919"/>
            <w:sz w:val="18"/>
            <w:szCs w:val="18"/>
          </w:rPr>
          <w:delText>so- ciology</w:delText>
        </w:r>
        <w:r w:rsidDel="004A5C37">
          <w:rPr>
            <w:rFonts w:ascii="Times New Roman" w:hAnsi="Times New Roman"/>
            <w:color w:val="191919"/>
            <w:spacing w:val="-6"/>
            <w:sz w:val="18"/>
            <w:szCs w:val="18"/>
          </w:rPr>
          <w:delText xml:space="preserve"> </w:delText>
        </w:r>
        <w:r w:rsidDel="004A5C37">
          <w:rPr>
            <w:rFonts w:ascii="Times New Roman" w:hAnsi="Times New Roman"/>
            <w:color w:val="191919"/>
            <w:sz w:val="18"/>
            <w:szCs w:val="18"/>
          </w:rPr>
          <w:delText>to</w:delText>
        </w:r>
        <w:r w:rsidDel="004A5C37">
          <w:rPr>
            <w:rFonts w:ascii="Times New Roman" w:hAnsi="Times New Roman"/>
            <w:color w:val="191919"/>
            <w:spacing w:val="-6"/>
            <w:sz w:val="18"/>
            <w:szCs w:val="18"/>
          </w:rPr>
          <w:delText xml:space="preserve"> </w:delText>
        </w:r>
        <w:r w:rsidDel="004A5C37">
          <w:rPr>
            <w:rFonts w:ascii="Times New Roman" w:hAnsi="Times New Roman"/>
            <w:color w:val="191919"/>
            <w:sz w:val="18"/>
            <w:szCs w:val="18"/>
          </w:rPr>
          <w:delText>consumer</w:delText>
        </w:r>
        <w:r w:rsidDel="004A5C37">
          <w:rPr>
            <w:rFonts w:ascii="Times New Roman" w:hAnsi="Times New Roman"/>
            <w:color w:val="191919"/>
            <w:spacing w:val="-6"/>
            <w:sz w:val="18"/>
            <w:szCs w:val="18"/>
          </w:rPr>
          <w:delText xml:space="preserve"> </w:delText>
        </w:r>
        <w:r w:rsidDel="004A5C37">
          <w:rPr>
            <w:rFonts w:ascii="Times New Roman" w:hAnsi="Times New Roman"/>
            <w:color w:val="191919"/>
            <w:sz w:val="18"/>
            <w:szCs w:val="18"/>
          </w:rPr>
          <w:delText>behavior</w:delText>
        </w:r>
        <w:r w:rsidDel="004A5C37">
          <w:rPr>
            <w:rFonts w:ascii="Times New Roman" w:hAnsi="Times New Roman"/>
            <w:color w:val="191919"/>
            <w:spacing w:val="-6"/>
            <w:sz w:val="18"/>
            <w:szCs w:val="18"/>
          </w:rPr>
          <w:delText xml:space="preserve"> </w:delText>
        </w:r>
        <w:r w:rsidDel="004A5C37">
          <w:rPr>
            <w:rFonts w:ascii="Times New Roman" w:hAnsi="Times New Roman"/>
            <w:color w:val="191919"/>
            <w:sz w:val="18"/>
            <w:szCs w:val="18"/>
          </w:rPr>
          <w:delText>are</w:delText>
        </w:r>
        <w:r w:rsidDel="004A5C37">
          <w:rPr>
            <w:rFonts w:ascii="Times New Roman" w:hAnsi="Times New Roman"/>
            <w:color w:val="191919"/>
            <w:spacing w:val="-6"/>
            <w:sz w:val="18"/>
            <w:szCs w:val="18"/>
          </w:rPr>
          <w:delText xml:space="preserve"> </w:delText>
        </w:r>
        <w:r w:rsidDel="004A5C37">
          <w:rPr>
            <w:rFonts w:ascii="Times New Roman" w:hAnsi="Times New Roman"/>
            <w:color w:val="191919"/>
            <w:sz w:val="18"/>
            <w:szCs w:val="18"/>
          </w:rPr>
          <w:delText>developed</w:delText>
        </w:r>
        <w:r w:rsidDel="004A5C37">
          <w:rPr>
            <w:rFonts w:ascii="Times New Roman" w:hAnsi="Times New Roman"/>
            <w:color w:val="191919"/>
            <w:spacing w:val="-6"/>
            <w:sz w:val="18"/>
            <w:szCs w:val="18"/>
          </w:rPr>
          <w:delText xml:space="preserve"> </w:delText>
        </w:r>
        <w:r w:rsidDel="004A5C37">
          <w:rPr>
            <w:rFonts w:ascii="Times New Roman" w:hAnsi="Times New Roman"/>
            <w:color w:val="191919"/>
            <w:sz w:val="18"/>
            <w:szCs w:val="18"/>
          </w:rPr>
          <w:delText>for</w:delText>
        </w:r>
        <w:r w:rsidDel="004A5C37">
          <w:rPr>
            <w:rFonts w:ascii="Times New Roman" w:hAnsi="Times New Roman"/>
            <w:color w:val="191919"/>
            <w:spacing w:val="-6"/>
            <w:sz w:val="18"/>
            <w:szCs w:val="18"/>
          </w:rPr>
          <w:delText xml:space="preserve"> </w:delText>
        </w:r>
        <w:r w:rsidDel="004A5C37">
          <w:rPr>
            <w:rFonts w:ascii="Times New Roman" w:hAnsi="Times New Roman"/>
            <w:color w:val="191919"/>
            <w:sz w:val="18"/>
            <w:szCs w:val="18"/>
          </w:rPr>
          <w:delText>future</w:delText>
        </w:r>
        <w:r w:rsidDel="004A5C37">
          <w:rPr>
            <w:rFonts w:ascii="Times New Roman" w:hAnsi="Times New Roman"/>
            <w:color w:val="191919"/>
            <w:spacing w:val="-6"/>
            <w:sz w:val="18"/>
            <w:szCs w:val="18"/>
          </w:rPr>
          <w:delText xml:space="preserve"> </w:delText>
        </w:r>
        <w:r w:rsidDel="004A5C37">
          <w:rPr>
            <w:rFonts w:ascii="Times New Roman" w:hAnsi="Times New Roman"/>
            <w:color w:val="191919"/>
            <w:sz w:val="18"/>
            <w:szCs w:val="18"/>
          </w:rPr>
          <w:delText>marketing</w:delText>
        </w:r>
        <w:r w:rsidDel="004A5C37">
          <w:rPr>
            <w:rFonts w:ascii="Times New Roman" w:hAnsi="Times New Roman"/>
            <w:color w:val="191919"/>
            <w:spacing w:val="-6"/>
            <w:sz w:val="18"/>
            <w:szCs w:val="18"/>
          </w:rPr>
          <w:delText xml:space="preserve"> </w:delText>
        </w:r>
        <w:r w:rsidDel="004A5C37">
          <w:rPr>
            <w:rFonts w:ascii="Times New Roman" w:hAnsi="Times New Roman"/>
            <w:color w:val="191919"/>
            <w:sz w:val="18"/>
            <w:szCs w:val="18"/>
          </w:rPr>
          <w:delText>professionals</w:delText>
        </w:r>
        <w:r w:rsidDel="004A5C37">
          <w:rPr>
            <w:rFonts w:ascii="Times New Roman" w:hAnsi="Times New Roman"/>
            <w:color w:val="191919"/>
            <w:spacing w:val="-6"/>
            <w:sz w:val="18"/>
            <w:szCs w:val="18"/>
          </w:rPr>
          <w:delText xml:space="preserve"> </w:delText>
        </w:r>
        <w:r w:rsidDel="004A5C37">
          <w:rPr>
            <w:rFonts w:ascii="Times New Roman" w:hAnsi="Times New Roman"/>
            <w:color w:val="191919"/>
            <w:sz w:val="18"/>
            <w:szCs w:val="18"/>
          </w:rPr>
          <w:delText>and</w:delText>
        </w:r>
        <w:r w:rsidDel="004A5C37">
          <w:rPr>
            <w:rFonts w:ascii="Times New Roman" w:hAnsi="Times New Roman"/>
            <w:color w:val="191919"/>
            <w:spacing w:val="-6"/>
            <w:sz w:val="18"/>
            <w:szCs w:val="18"/>
          </w:rPr>
          <w:delText xml:space="preserve"> </w:delText>
        </w:r>
        <w:r w:rsidDel="004A5C37">
          <w:rPr>
            <w:rFonts w:ascii="Times New Roman" w:hAnsi="Times New Roman"/>
            <w:color w:val="191919"/>
            <w:sz w:val="18"/>
            <w:szCs w:val="18"/>
          </w:rPr>
          <w:delText>marketing</w:delText>
        </w:r>
        <w:r w:rsidDel="004A5C37">
          <w:rPr>
            <w:rFonts w:ascii="Times New Roman" w:hAnsi="Times New Roman"/>
            <w:color w:val="191919"/>
            <w:spacing w:val="-6"/>
            <w:sz w:val="18"/>
            <w:szCs w:val="18"/>
          </w:rPr>
          <w:delText xml:space="preserve"> </w:delText>
        </w:r>
        <w:r w:rsidDel="004A5C37">
          <w:rPr>
            <w:rFonts w:ascii="Times New Roman" w:hAnsi="Times New Roman"/>
            <w:color w:val="191919"/>
            <w:sz w:val="18"/>
            <w:szCs w:val="18"/>
          </w:rPr>
          <w:delText>leaders.</w:delText>
        </w:r>
        <w:r w:rsidDel="004A5C37">
          <w:rPr>
            <w:rFonts w:ascii="Times New Roman" w:hAnsi="Times New Roman"/>
            <w:color w:val="191919"/>
            <w:spacing w:val="-6"/>
            <w:sz w:val="18"/>
            <w:szCs w:val="18"/>
          </w:rPr>
          <w:delText xml:space="preserve"> </w:delText>
        </w:r>
        <w:r w:rsidDel="004A5C37">
          <w:rPr>
            <w:rFonts w:ascii="Times New Roman" w:hAnsi="Times New Roman"/>
            <w:color w:val="191919"/>
            <w:sz w:val="18"/>
            <w:szCs w:val="18"/>
          </w:rPr>
          <w:delText>Career</w:delText>
        </w:r>
        <w:r w:rsidDel="004A5C37">
          <w:rPr>
            <w:rFonts w:ascii="Times New Roman" w:hAnsi="Times New Roman"/>
            <w:color w:val="191919"/>
            <w:spacing w:val="-6"/>
            <w:sz w:val="18"/>
            <w:szCs w:val="18"/>
          </w:rPr>
          <w:delText xml:space="preserve"> </w:delText>
        </w:r>
        <w:r w:rsidDel="004A5C37">
          <w:rPr>
            <w:rFonts w:ascii="Times New Roman" w:hAnsi="Times New Roman"/>
            <w:color w:val="191919"/>
            <w:sz w:val="18"/>
            <w:szCs w:val="18"/>
          </w:rPr>
          <w:delText>options</w:delText>
        </w:r>
        <w:r w:rsidDel="004A5C37">
          <w:rPr>
            <w:rFonts w:ascii="Times New Roman" w:hAnsi="Times New Roman"/>
            <w:color w:val="191919"/>
            <w:spacing w:val="-6"/>
            <w:sz w:val="18"/>
            <w:szCs w:val="18"/>
          </w:rPr>
          <w:delText xml:space="preserve"> </w:delText>
        </w:r>
        <w:r w:rsidDel="004A5C37">
          <w:rPr>
            <w:rFonts w:ascii="Times New Roman" w:hAnsi="Times New Roman"/>
            <w:color w:val="191919"/>
            <w:sz w:val="18"/>
            <w:szCs w:val="18"/>
          </w:rPr>
          <w:delText>are</w:delText>
        </w:r>
        <w:r w:rsidDel="004A5C37">
          <w:rPr>
            <w:rFonts w:ascii="Times New Roman" w:hAnsi="Times New Roman"/>
            <w:color w:val="191919"/>
            <w:spacing w:val="-6"/>
            <w:sz w:val="18"/>
            <w:szCs w:val="18"/>
          </w:rPr>
          <w:delText xml:space="preserve"> </w:delText>
        </w:r>
        <w:r w:rsidDel="004A5C37">
          <w:rPr>
            <w:rFonts w:ascii="Times New Roman" w:hAnsi="Times New Roman"/>
            <w:color w:val="191919"/>
            <w:sz w:val="18"/>
            <w:szCs w:val="18"/>
          </w:rPr>
          <w:delText>availa</w:delText>
        </w:r>
        <w:r w:rsidDel="004A5C37">
          <w:rPr>
            <w:rFonts w:ascii="Times New Roman" w:hAnsi="Times New Roman"/>
            <w:color w:val="191919"/>
            <w:spacing w:val="-1"/>
            <w:sz w:val="18"/>
            <w:szCs w:val="18"/>
          </w:rPr>
          <w:delText>b</w:delText>
        </w:r>
        <w:r w:rsidDel="004A5C37">
          <w:rPr>
            <w:rFonts w:ascii="Times New Roman" w:hAnsi="Times New Roman"/>
            <w:color w:val="191919"/>
            <w:sz w:val="18"/>
            <w:szCs w:val="18"/>
          </w:rPr>
          <w:delText>le</w:delText>
        </w:r>
        <w:r w:rsidDel="004A5C37">
          <w:rPr>
            <w:rFonts w:ascii="Times New Roman" w:hAnsi="Times New Roman"/>
            <w:color w:val="191919"/>
            <w:spacing w:val="-6"/>
            <w:sz w:val="18"/>
            <w:szCs w:val="18"/>
          </w:rPr>
          <w:delText xml:space="preserve"> </w:delText>
        </w:r>
        <w:r w:rsidDel="004A5C37">
          <w:rPr>
            <w:rFonts w:ascii="Times New Roman" w:hAnsi="Times New Roman"/>
            <w:color w:val="191919"/>
            <w:sz w:val="18"/>
            <w:szCs w:val="18"/>
          </w:rPr>
          <w:delText>in</w:delText>
        </w:r>
        <w:r w:rsidDel="004A5C37">
          <w:rPr>
            <w:rFonts w:ascii="Times New Roman" w:hAnsi="Times New Roman"/>
            <w:color w:val="191919"/>
            <w:spacing w:val="-6"/>
            <w:sz w:val="18"/>
            <w:szCs w:val="18"/>
          </w:rPr>
          <w:delText xml:space="preserve"> </w:delText>
        </w:r>
        <w:r w:rsidDel="004A5C37">
          <w:rPr>
            <w:rFonts w:ascii="Times New Roman" w:hAnsi="Times New Roman"/>
            <w:color w:val="191919"/>
            <w:sz w:val="18"/>
            <w:szCs w:val="18"/>
          </w:rPr>
          <w:delText>selling, purchasing,</w:delText>
        </w:r>
        <w:r w:rsidDel="004A5C37">
          <w:rPr>
            <w:rFonts w:ascii="Times New Roman" w:hAnsi="Times New Roman"/>
            <w:color w:val="191919"/>
            <w:spacing w:val="2"/>
            <w:sz w:val="18"/>
            <w:szCs w:val="18"/>
          </w:rPr>
          <w:delText xml:space="preserve"> </w:delText>
        </w:r>
        <w:r w:rsidDel="004A5C37">
          <w:rPr>
            <w:rFonts w:ascii="Times New Roman" w:hAnsi="Times New Roman"/>
            <w:color w:val="191919"/>
            <w:sz w:val="18"/>
            <w:szCs w:val="18"/>
          </w:rPr>
          <w:delText>advertising,</w:delText>
        </w:r>
        <w:r w:rsidDel="004A5C37">
          <w:rPr>
            <w:rFonts w:ascii="Times New Roman" w:hAnsi="Times New Roman"/>
            <w:color w:val="191919"/>
            <w:spacing w:val="2"/>
            <w:sz w:val="18"/>
            <w:szCs w:val="18"/>
          </w:rPr>
          <w:delText xml:space="preserve"> </w:delText>
        </w:r>
        <w:r w:rsidDel="004A5C37">
          <w:rPr>
            <w:rFonts w:ascii="Times New Roman" w:hAnsi="Times New Roman"/>
            <w:color w:val="191919"/>
            <w:sz w:val="18"/>
            <w:szCs w:val="18"/>
          </w:rPr>
          <w:delText>promotion,</w:delText>
        </w:r>
        <w:r w:rsidDel="004A5C37">
          <w:rPr>
            <w:rFonts w:ascii="Times New Roman" w:hAnsi="Times New Roman"/>
            <w:color w:val="191919"/>
            <w:spacing w:val="2"/>
            <w:sz w:val="18"/>
            <w:szCs w:val="18"/>
          </w:rPr>
          <w:delText xml:space="preserve"> </w:delText>
        </w:r>
        <w:r w:rsidDel="004A5C37">
          <w:rPr>
            <w:rFonts w:ascii="Times New Roman" w:hAnsi="Times New Roman"/>
            <w:color w:val="191919"/>
            <w:sz w:val="18"/>
            <w:szCs w:val="18"/>
          </w:rPr>
          <w:delText>physical</w:delText>
        </w:r>
        <w:r w:rsidDel="004A5C37">
          <w:rPr>
            <w:rFonts w:ascii="Times New Roman" w:hAnsi="Times New Roman"/>
            <w:color w:val="191919"/>
            <w:spacing w:val="2"/>
            <w:sz w:val="18"/>
            <w:szCs w:val="18"/>
          </w:rPr>
          <w:delText xml:space="preserve"> </w:delText>
        </w:r>
        <w:r w:rsidDel="004A5C37">
          <w:rPr>
            <w:rFonts w:ascii="Times New Roman" w:hAnsi="Times New Roman"/>
            <w:color w:val="191919"/>
            <w:sz w:val="18"/>
            <w:szCs w:val="18"/>
          </w:rPr>
          <w:delText>distribution,</w:delText>
        </w:r>
        <w:r w:rsidDel="004A5C37">
          <w:rPr>
            <w:rFonts w:ascii="Times New Roman" w:hAnsi="Times New Roman"/>
            <w:color w:val="191919"/>
            <w:spacing w:val="2"/>
            <w:sz w:val="18"/>
            <w:szCs w:val="18"/>
          </w:rPr>
          <w:delText xml:space="preserve"> </w:delText>
        </w:r>
        <w:r w:rsidDel="004A5C37">
          <w:rPr>
            <w:rFonts w:ascii="Times New Roman" w:hAnsi="Times New Roman"/>
            <w:color w:val="191919"/>
            <w:sz w:val="18"/>
            <w:szCs w:val="18"/>
          </w:rPr>
          <w:delText>industrial</w:delText>
        </w:r>
        <w:r w:rsidDel="004A5C37">
          <w:rPr>
            <w:rFonts w:ascii="Times New Roman" w:hAnsi="Times New Roman"/>
            <w:color w:val="191919"/>
            <w:spacing w:val="2"/>
            <w:sz w:val="18"/>
            <w:szCs w:val="18"/>
          </w:rPr>
          <w:delText xml:space="preserve"> </w:delText>
        </w:r>
        <w:r w:rsidDel="004A5C37">
          <w:rPr>
            <w:rFonts w:ascii="Times New Roman" w:hAnsi="Times New Roman"/>
            <w:color w:val="191919"/>
            <w:sz w:val="18"/>
            <w:szCs w:val="18"/>
          </w:rPr>
          <w:delText>marketing,</w:delText>
        </w:r>
        <w:r w:rsidDel="004A5C37">
          <w:rPr>
            <w:rFonts w:ascii="Times New Roman" w:hAnsi="Times New Roman"/>
            <w:color w:val="191919"/>
            <w:spacing w:val="2"/>
            <w:sz w:val="18"/>
            <w:szCs w:val="18"/>
          </w:rPr>
          <w:delText xml:space="preserve"> </w:delText>
        </w:r>
        <w:r w:rsidDel="004A5C37">
          <w:rPr>
            <w:rFonts w:ascii="Times New Roman" w:hAnsi="Times New Roman"/>
            <w:color w:val="191919"/>
            <w:sz w:val="18"/>
            <w:szCs w:val="18"/>
          </w:rPr>
          <w:delText>customer</w:delText>
        </w:r>
        <w:r w:rsidDel="004A5C37">
          <w:rPr>
            <w:rFonts w:ascii="Times New Roman" w:hAnsi="Times New Roman"/>
            <w:color w:val="191919"/>
            <w:spacing w:val="2"/>
            <w:sz w:val="18"/>
            <w:szCs w:val="18"/>
          </w:rPr>
          <w:delText xml:space="preserve"> </w:delText>
        </w:r>
        <w:r w:rsidDel="004A5C37">
          <w:rPr>
            <w:rFonts w:ascii="Times New Roman" w:hAnsi="Times New Roman"/>
            <w:color w:val="191919"/>
            <w:sz w:val="18"/>
            <w:szCs w:val="18"/>
          </w:rPr>
          <w:delText>service,</w:delText>
        </w:r>
        <w:r w:rsidDel="004A5C37">
          <w:rPr>
            <w:rFonts w:ascii="Times New Roman" w:hAnsi="Times New Roman"/>
            <w:color w:val="191919"/>
            <w:spacing w:val="2"/>
            <w:sz w:val="18"/>
            <w:szCs w:val="18"/>
          </w:rPr>
          <w:delText xml:space="preserve"> </w:delText>
        </w:r>
        <w:r w:rsidDel="004A5C37">
          <w:rPr>
            <w:rFonts w:ascii="Times New Roman" w:hAnsi="Times New Roman"/>
            <w:color w:val="191919"/>
            <w:sz w:val="18"/>
            <w:szCs w:val="18"/>
          </w:rPr>
          <w:delText>marketing</w:delText>
        </w:r>
        <w:r w:rsidDel="004A5C37">
          <w:rPr>
            <w:rFonts w:ascii="Times New Roman" w:hAnsi="Times New Roman"/>
            <w:color w:val="191919"/>
            <w:spacing w:val="2"/>
            <w:sz w:val="18"/>
            <w:szCs w:val="18"/>
          </w:rPr>
          <w:delText xml:space="preserve"> </w:delText>
        </w:r>
        <w:r w:rsidDel="004A5C37">
          <w:rPr>
            <w:rFonts w:ascii="Times New Roman" w:hAnsi="Times New Roman"/>
            <w:color w:val="191919"/>
            <w:sz w:val="18"/>
            <w:szCs w:val="18"/>
          </w:rPr>
          <w:delText>research,</w:delText>
        </w:r>
        <w:r w:rsidDel="004A5C37">
          <w:rPr>
            <w:rFonts w:ascii="Times New Roman" w:hAnsi="Times New Roman"/>
            <w:color w:val="191919"/>
            <w:spacing w:val="2"/>
            <w:sz w:val="18"/>
            <w:szCs w:val="18"/>
          </w:rPr>
          <w:delText xml:space="preserve"> </w:delText>
        </w:r>
        <w:r w:rsidDel="004A5C37">
          <w:rPr>
            <w:rFonts w:ascii="Times New Roman" w:hAnsi="Times New Roman"/>
            <w:color w:val="191919"/>
            <w:sz w:val="18"/>
            <w:szCs w:val="18"/>
          </w:rPr>
          <w:delText>consumer service</w:delText>
        </w:r>
        <w:r w:rsidDel="004A5C37">
          <w:rPr>
            <w:rFonts w:ascii="Times New Roman" w:hAnsi="Times New Roman"/>
            <w:color w:val="191919"/>
            <w:spacing w:val="2"/>
            <w:sz w:val="18"/>
            <w:szCs w:val="18"/>
          </w:rPr>
          <w:delText xml:space="preserve"> </w:delText>
        </w:r>
        <w:r w:rsidDel="004A5C37">
          <w:rPr>
            <w:rFonts w:ascii="Times New Roman" w:hAnsi="Times New Roman"/>
            <w:color w:val="191919"/>
            <w:sz w:val="18"/>
            <w:szCs w:val="18"/>
          </w:rPr>
          <w:delText>and many other specialties.</w:delText>
        </w:r>
      </w:del>
    </w:p>
    <w:p w:rsidR="0038476F" w:rsidDel="004A5C37" w:rsidRDefault="0038476F" w:rsidP="0038476F">
      <w:pPr>
        <w:widowControl w:val="0"/>
        <w:autoSpaceDE w:val="0"/>
        <w:autoSpaceDN w:val="0"/>
        <w:adjustRightInd w:val="0"/>
        <w:spacing w:before="7" w:after="0" w:line="170" w:lineRule="exact"/>
        <w:rPr>
          <w:del w:id="7" w:author="melliard" w:date="2011-03-24T15:33:00Z"/>
          <w:rFonts w:ascii="Times New Roman" w:hAnsi="Times New Roman"/>
          <w:color w:val="000000"/>
          <w:sz w:val="17"/>
          <w:szCs w:val="17"/>
        </w:rPr>
      </w:pPr>
    </w:p>
    <w:p w:rsidR="0038476F" w:rsidRDefault="0038476F" w:rsidP="0038476F">
      <w:pPr>
        <w:widowControl w:val="0"/>
        <w:autoSpaceDE w:val="0"/>
        <w:autoSpaceDN w:val="0"/>
        <w:adjustRightInd w:val="0"/>
        <w:spacing w:after="0" w:line="240" w:lineRule="auto"/>
        <w:ind w:left="120" w:right="1564"/>
        <w:jc w:val="both"/>
        <w:rPr>
          <w:rFonts w:ascii="Times New Roman" w:hAnsi="Times New Roman"/>
          <w:color w:val="000000"/>
          <w:sz w:val="24"/>
          <w:szCs w:val="24"/>
        </w:rPr>
      </w:pPr>
      <w:r>
        <w:rPr>
          <w:rFonts w:ascii="Times New Roman" w:hAnsi="Times New Roman"/>
          <w:b/>
          <w:bCs/>
          <w:color w:val="191919"/>
          <w:sz w:val="32"/>
          <w:szCs w:val="32"/>
        </w:rPr>
        <w:t>R</w:t>
      </w:r>
      <w:r>
        <w:rPr>
          <w:rFonts w:ascii="Times New Roman" w:hAnsi="Times New Roman"/>
          <w:b/>
          <w:bCs/>
          <w:color w:val="191919"/>
          <w:sz w:val="24"/>
          <w:szCs w:val="24"/>
        </w:rPr>
        <w:t>EQUIREMENTS</w:t>
      </w:r>
      <w:r>
        <w:rPr>
          <w:rFonts w:ascii="Times New Roman" w:hAnsi="Times New Roman"/>
          <w:b/>
          <w:bCs/>
          <w:color w:val="191919"/>
          <w:spacing w:val="20"/>
          <w:sz w:val="24"/>
          <w:szCs w:val="24"/>
        </w:rPr>
        <w:t xml:space="preserve"> </w:t>
      </w:r>
      <w:r>
        <w:rPr>
          <w:rFonts w:ascii="Times New Roman" w:hAnsi="Times New Roman"/>
          <w:b/>
          <w:bCs/>
          <w:color w:val="191919"/>
          <w:sz w:val="24"/>
          <w:szCs w:val="24"/>
        </w:rPr>
        <w:t>FOR</w:t>
      </w:r>
      <w:r>
        <w:rPr>
          <w:rFonts w:ascii="Times New Roman" w:hAnsi="Times New Roman"/>
          <w:b/>
          <w:bCs/>
          <w:color w:val="191919"/>
          <w:spacing w:val="16"/>
          <w:sz w:val="24"/>
          <w:szCs w:val="24"/>
        </w:rPr>
        <w:t xml:space="preserve"> </w:t>
      </w:r>
      <w:r>
        <w:rPr>
          <w:rFonts w:ascii="Times New Roman" w:hAnsi="Times New Roman"/>
          <w:b/>
          <w:bCs/>
          <w:color w:val="191919"/>
          <w:sz w:val="24"/>
          <w:szCs w:val="24"/>
        </w:rPr>
        <w:t>THE</w:t>
      </w:r>
      <w:r>
        <w:rPr>
          <w:rFonts w:ascii="Times New Roman" w:hAnsi="Times New Roman"/>
          <w:b/>
          <w:bCs/>
          <w:color w:val="191919"/>
          <w:spacing w:val="20"/>
          <w:sz w:val="24"/>
          <w:szCs w:val="24"/>
        </w:rPr>
        <w:t xml:space="preserve"> </w:t>
      </w:r>
      <w:r>
        <w:rPr>
          <w:rFonts w:ascii="Times New Roman" w:hAnsi="Times New Roman"/>
          <w:b/>
          <w:bCs/>
          <w:color w:val="191919"/>
          <w:sz w:val="32"/>
          <w:szCs w:val="32"/>
        </w:rPr>
        <w:t>B</w:t>
      </w:r>
      <w:r>
        <w:rPr>
          <w:rFonts w:ascii="Times New Roman" w:hAnsi="Times New Roman"/>
          <w:b/>
          <w:bCs/>
          <w:color w:val="191919"/>
          <w:sz w:val="24"/>
          <w:szCs w:val="24"/>
        </w:rPr>
        <w:t>ACHELOR</w:t>
      </w:r>
      <w:r>
        <w:rPr>
          <w:rFonts w:ascii="Times New Roman" w:hAnsi="Times New Roman"/>
          <w:b/>
          <w:bCs/>
          <w:color w:val="191919"/>
          <w:spacing w:val="20"/>
          <w:sz w:val="24"/>
          <w:szCs w:val="24"/>
        </w:rPr>
        <w:t xml:space="preserve"> </w:t>
      </w:r>
      <w:r>
        <w:rPr>
          <w:rFonts w:ascii="Times New Roman" w:hAnsi="Times New Roman"/>
          <w:b/>
          <w:bCs/>
          <w:color w:val="191919"/>
          <w:sz w:val="24"/>
          <w:szCs w:val="24"/>
        </w:rPr>
        <w:t>OF</w:t>
      </w:r>
      <w:r>
        <w:rPr>
          <w:rFonts w:ascii="Times New Roman" w:hAnsi="Times New Roman"/>
          <w:b/>
          <w:bCs/>
          <w:color w:val="191919"/>
          <w:spacing w:val="11"/>
          <w:sz w:val="24"/>
          <w:szCs w:val="24"/>
        </w:rPr>
        <w:t xml:space="preserve"> </w:t>
      </w:r>
      <w:r>
        <w:rPr>
          <w:rFonts w:ascii="Times New Roman" w:hAnsi="Times New Roman"/>
          <w:b/>
          <w:bCs/>
          <w:color w:val="191919"/>
          <w:sz w:val="32"/>
          <w:szCs w:val="32"/>
        </w:rPr>
        <w:t>S</w:t>
      </w:r>
      <w:r>
        <w:rPr>
          <w:rFonts w:ascii="Times New Roman" w:hAnsi="Times New Roman"/>
          <w:b/>
          <w:bCs/>
          <w:color w:val="191919"/>
          <w:sz w:val="24"/>
          <w:szCs w:val="24"/>
        </w:rPr>
        <w:t>CIENCE</w:t>
      </w:r>
      <w:r>
        <w:rPr>
          <w:rFonts w:ascii="Times New Roman" w:hAnsi="Times New Roman"/>
          <w:b/>
          <w:bCs/>
          <w:color w:val="191919"/>
          <w:spacing w:val="20"/>
          <w:sz w:val="24"/>
          <w:szCs w:val="24"/>
        </w:rPr>
        <w:t xml:space="preserve"> </w:t>
      </w:r>
      <w:r>
        <w:rPr>
          <w:rFonts w:ascii="Times New Roman" w:hAnsi="Times New Roman"/>
          <w:b/>
          <w:bCs/>
          <w:color w:val="191919"/>
          <w:sz w:val="32"/>
          <w:szCs w:val="32"/>
        </w:rPr>
        <w:t>D</w:t>
      </w:r>
      <w:r>
        <w:rPr>
          <w:rFonts w:ascii="Times New Roman" w:hAnsi="Times New Roman"/>
          <w:b/>
          <w:bCs/>
          <w:color w:val="191919"/>
          <w:sz w:val="24"/>
          <w:szCs w:val="24"/>
        </w:rPr>
        <w:t>EGREE</w:t>
      </w:r>
      <w:r>
        <w:rPr>
          <w:rFonts w:ascii="Times New Roman" w:hAnsi="Times New Roman"/>
          <w:b/>
          <w:bCs/>
          <w:color w:val="191919"/>
          <w:spacing w:val="20"/>
          <w:sz w:val="24"/>
          <w:szCs w:val="24"/>
        </w:rPr>
        <w:t xml:space="preserve"> </w:t>
      </w:r>
      <w:r>
        <w:rPr>
          <w:rFonts w:ascii="Times New Roman" w:hAnsi="Times New Roman"/>
          <w:b/>
          <w:bCs/>
          <w:color w:val="191919"/>
          <w:sz w:val="24"/>
          <w:szCs w:val="24"/>
        </w:rPr>
        <w:t>IN</w:t>
      </w:r>
      <w:r>
        <w:rPr>
          <w:rFonts w:ascii="Times New Roman" w:hAnsi="Times New Roman"/>
          <w:b/>
          <w:bCs/>
          <w:color w:val="191919"/>
          <w:spacing w:val="2"/>
          <w:sz w:val="24"/>
          <w:szCs w:val="24"/>
        </w:rPr>
        <w:t xml:space="preserve"> </w:t>
      </w:r>
      <w:r>
        <w:rPr>
          <w:rFonts w:ascii="Times New Roman" w:hAnsi="Times New Roman"/>
          <w:b/>
          <w:bCs/>
          <w:color w:val="191919"/>
          <w:sz w:val="32"/>
          <w:szCs w:val="32"/>
        </w:rPr>
        <w:t>A</w:t>
      </w:r>
      <w:r>
        <w:rPr>
          <w:rFonts w:ascii="Times New Roman" w:hAnsi="Times New Roman"/>
          <w:b/>
          <w:bCs/>
          <w:color w:val="191919"/>
          <w:sz w:val="24"/>
          <w:szCs w:val="24"/>
        </w:rPr>
        <w:t>CCOUNTING</w:t>
      </w:r>
    </w:p>
    <w:p w:rsidR="0038476F" w:rsidRDefault="0038476F" w:rsidP="0038476F">
      <w:pPr>
        <w:widowControl w:val="0"/>
        <w:autoSpaceDE w:val="0"/>
        <w:autoSpaceDN w:val="0"/>
        <w:adjustRightInd w:val="0"/>
        <w:spacing w:before="11" w:after="0" w:line="260" w:lineRule="exact"/>
        <w:rPr>
          <w:rFonts w:ascii="Times New Roman" w:hAnsi="Times New Roman"/>
          <w:color w:val="000000"/>
          <w:sz w:val="26"/>
          <w:szCs w:val="26"/>
        </w:rPr>
      </w:pPr>
    </w:p>
    <w:p w:rsidR="0038476F" w:rsidRDefault="0038476F" w:rsidP="0038476F">
      <w:pPr>
        <w:widowControl w:val="0"/>
        <w:autoSpaceDE w:val="0"/>
        <w:autoSpaceDN w:val="0"/>
        <w:adjustRightInd w:val="0"/>
        <w:spacing w:after="0" w:line="240" w:lineRule="auto"/>
        <w:ind w:left="300"/>
        <w:rPr>
          <w:rFonts w:ascii="Times New Roman" w:hAnsi="Times New Roman"/>
          <w:color w:val="000000"/>
          <w:sz w:val="18"/>
          <w:szCs w:val="18"/>
        </w:rPr>
      </w:pPr>
      <w:r>
        <w:rPr>
          <w:rFonts w:ascii="Times New Roman" w:hAnsi="Times New Roman"/>
          <w:color w:val="191919"/>
          <w:sz w:val="18"/>
          <w:szCs w:val="18"/>
        </w:rPr>
        <w:t>1. The student must have a cumulative grade point average of 2.25 or higher to be admitted to the program.</w:t>
      </w:r>
    </w:p>
    <w:p w:rsidR="0038476F" w:rsidRDefault="0038476F" w:rsidP="0038476F">
      <w:pPr>
        <w:widowControl w:val="0"/>
        <w:autoSpaceDE w:val="0"/>
        <w:autoSpaceDN w:val="0"/>
        <w:adjustRightInd w:val="0"/>
        <w:spacing w:before="5" w:after="0" w:line="220" w:lineRule="exact"/>
        <w:rPr>
          <w:rFonts w:ascii="Times New Roman" w:hAnsi="Times New Roman"/>
          <w:color w:val="000000"/>
        </w:rPr>
      </w:pPr>
    </w:p>
    <w:p w:rsidR="0038476F" w:rsidRDefault="0038476F" w:rsidP="0038476F">
      <w:pPr>
        <w:widowControl w:val="0"/>
        <w:autoSpaceDE w:val="0"/>
        <w:autoSpaceDN w:val="0"/>
        <w:adjustRightInd w:val="0"/>
        <w:spacing w:after="0" w:line="250" w:lineRule="auto"/>
        <w:ind w:left="480" w:right="1648" w:hanging="180"/>
        <w:rPr>
          <w:rFonts w:ascii="Times New Roman" w:hAnsi="Times New Roman"/>
          <w:color w:val="000000"/>
          <w:sz w:val="18"/>
          <w:szCs w:val="18"/>
        </w:rPr>
      </w:pPr>
      <w:r>
        <w:rPr>
          <w:rFonts w:ascii="Times New Roman" w:hAnsi="Times New Roman"/>
          <w:color w:val="191919"/>
          <w:sz w:val="18"/>
          <w:szCs w:val="18"/>
        </w:rPr>
        <w:t>2.</w:t>
      </w:r>
      <w:r>
        <w:rPr>
          <w:rFonts w:ascii="Times New Roman" w:hAnsi="Times New Roman"/>
          <w:color w:val="191919"/>
          <w:spacing w:val="-3"/>
          <w:sz w:val="18"/>
          <w:szCs w:val="18"/>
        </w:rPr>
        <w:t xml:space="preserve"> </w:t>
      </w:r>
      <w:r>
        <w:rPr>
          <w:rFonts w:ascii="Times New Roman" w:hAnsi="Times New Roman"/>
          <w:color w:val="191919"/>
          <w:sz w:val="18"/>
          <w:szCs w:val="18"/>
        </w:rPr>
        <w:t>The student must complete 30 hours of business courses beyond</w:t>
      </w:r>
      <w:r>
        <w:rPr>
          <w:rFonts w:ascii="Times New Roman" w:hAnsi="Times New Roman"/>
          <w:color w:val="191919"/>
          <w:spacing w:val="-10"/>
          <w:sz w:val="18"/>
          <w:szCs w:val="18"/>
        </w:rPr>
        <w:t xml:space="preserve"> </w:t>
      </w:r>
      <w:r>
        <w:rPr>
          <w:rFonts w:ascii="Times New Roman" w:hAnsi="Times New Roman"/>
          <w:color w:val="191919"/>
          <w:sz w:val="18"/>
          <w:szCs w:val="18"/>
        </w:rPr>
        <w:t>Area F requirements plus an additional 27 hours of accounting concentration.</w:t>
      </w:r>
    </w:p>
    <w:p w:rsidR="0038476F" w:rsidRDefault="0038476F" w:rsidP="0038476F">
      <w:pPr>
        <w:widowControl w:val="0"/>
        <w:autoSpaceDE w:val="0"/>
        <w:autoSpaceDN w:val="0"/>
        <w:adjustRightInd w:val="0"/>
        <w:spacing w:before="16" w:after="0" w:line="200" w:lineRule="exact"/>
        <w:rPr>
          <w:rFonts w:ascii="Times New Roman" w:hAnsi="Times New Roman"/>
          <w:color w:val="000000"/>
          <w:sz w:val="20"/>
          <w:szCs w:val="20"/>
        </w:rPr>
      </w:pPr>
    </w:p>
    <w:p w:rsidR="0038476F" w:rsidRDefault="0038476F" w:rsidP="0038476F">
      <w:pPr>
        <w:widowControl w:val="0"/>
        <w:autoSpaceDE w:val="0"/>
        <w:autoSpaceDN w:val="0"/>
        <w:adjustRightInd w:val="0"/>
        <w:spacing w:after="0" w:line="250" w:lineRule="auto"/>
        <w:ind w:left="480" w:right="1583" w:hanging="180"/>
        <w:rPr>
          <w:rFonts w:ascii="Times New Roman" w:hAnsi="Times New Roman"/>
          <w:color w:val="000000"/>
          <w:sz w:val="18"/>
          <w:szCs w:val="18"/>
        </w:rPr>
      </w:pPr>
      <w:r>
        <w:rPr>
          <w:rFonts w:ascii="Times New Roman" w:hAnsi="Times New Roman"/>
          <w:color w:val="191919"/>
          <w:sz w:val="18"/>
          <w:szCs w:val="18"/>
        </w:rPr>
        <w:t>3.</w:t>
      </w:r>
      <w:r>
        <w:rPr>
          <w:rFonts w:ascii="Times New Roman" w:hAnsi="Times New Roman"/>
          <w:color w:val="191919"/>
          <w:spacing w:val="-3"/>
          <w:sz w:val="18"/>
          <w:szCs w:val="18"/>
        </w:rPr>
        <w:t xml:space="preserve"> </w:t>
      </w:r>
      <w:r>
        <w:rPr>
          <w:rFonts w:ascii="Times New Roman" w:hAnsi="Times New Roman"/>
          <w:color w:val="191919"/>
          <w:sz w:val="18"/>
          <w:szCs w:val="18"/>
        </w:rPr>
        <w:t>The student must complete a minimum of 123 semester hours with a cumulative grade point average of 2.25 in overall program, and a grade of “C” or above in all business courses.</w:t>
      </w:r>
    </w:p>
    <w:p w:rsidR="0038476F" w:rsidRDefault="0038476F" w:rsidP="0038476F">
      <w:pPr>
        <w:widowControl w:val="0"/>
        <w:autoSpaceDE w:val="0"/>
        <w:autoSpaceDN w:val="0"/>
        <w:adjustRightInd w:val="0"/>
        <w:spacing w:before="16" w:after="0" w:line="200" w:lineRule="exact"/>
        <w:rPr>
          <w:rFonts w:ascii="Times New Roman" w:hAnsi="Times New Roman"/>
          <w:color w:val="000000"/>
          <w:sz w:val="20"/>
          <w:szCs w:val="20"/>
        </w:rPr>
      </w:pPr>
    </w:p>
    <w:p w:rsidR="0038476F" w:rsidRDefault="0038476F" w:rsidP="0038476F">
      <w:pPr>
        <w:widowControl w:val="0"/>
        <w:autoSpaceDE w:val="0"/>
        <w:autoSpaceDN w:val="0"/>
        <w:adjustRightInd w:val="0"/>
        <w:spacing w:after="0" w:line="240" w:lineRule="auto"/>
        <w:ind w:left="300"/>
        <w:rPr>
          <w:rFonts w:ascii="Times New Roman" w:hAnsi="Times New Roman"/>
          <w:color w:val="000000"/>
          <w:sz w:val="18"/>
          <w:szCs w:val="18"/>
        </w:rPr>
      </w:pPr>
      <w:r>
        <w:rPr>
          <w:rFonts w:ascii="Times New Roman" w:hAnsi="Times New Roman"/>
          <w:color w:val="191919"/>
          <w:sz w:val="18"/>
          <w:szCs w:val="18"/>
        </w:rPr>
        <w:t>4.</w:t>
      </w:r>
      <w:r>
        <w:rPr>
          <w:rFonts w:ascii="Times New Roman" w:hAnsi="Times New Roman"/>
          <w:color w:val="191919"/>
          <w:spacing w:val="-3"/>
          <w:sz w:val="18"/>
          <w:szCs w:val="18"/>
        </w:rPr>
        <w:t xml:space="preserve"> </w:t>
      </w:r>
      <w:r>
        <w:rPr>
          <w:rFonts w:ascii="Times New Roman" w:hAnsi="Times New Roman"/>
          <w:color w:val="191919"/>
          <w:sz w:val="18"/>
          <w:szCs w:val="18"/>
        </w:rPr>
        <w:t>The student must complete the Major Field</w:t>
      </w:r>
      <w:r>
        <w:rPr>
          <w:rFonts w:ascii="Times New Roman" w:hAnsi="Times New Roman"/>
          <w:color w:val="191919"/>
          <w:spacing w:val="-10"/>
          <w:sz w:val="18"/>
          <w:szCs w:val="18"/>
        </w:rPr>
        <w:t xml:space="preserve"> </w:t>
      </w:r>
      <w:r>
        <w:rPr>
          <w:rFonts w:ascii="Times New Roman" w:hAnsi="Times New Roman"/>
          <w:color w:val="191919"/>
          <w:sz w:val="18"/>
          <w:szCs w:val="18"/>
        </w:rPr>
        <w:t>Achievement</w:t>
      </w:r>
      <w:r>
        <w:rPr>
          <w:rFonts w:ascii="Times New Roman" w:hAnsi="Times New Roman"/>
          <w:color w:val="191919"/>
          <w:spacing w:val="-3"/>
          <w:sz w:val="18"/>
          <w:szCs w:val="18"/>
        </w:rPr>
        <w:t xml:space="preserve"> </w:t>
      </w:r>
      <w:r>
        <w:rPr>
          <w:rFonts w:ascii="Times New Roman" w:hAnsi="Times New Roman"/>
          <w:color w:val="191919"/>
          <w:spacing w:val="-13"/>
          <w:sz w:val="18"/>
          <w:szCs w:val="18"/>
        </w:rPr>
        <w:t>T</w:t>
      </w:r>
      <w:r>
        <w:rPr>
          <w:rFonts w:ascii="Times New Roman" w:hAnsi="Times New Roman"/>
          <w:color w:val="191919"/>
          <w:sz w:val="18"/>
          <w:szCs w:val="18"/>
        </w:rPr>
        <w:t>est (M</w:t>
      </w:r>
      <w:r>
        <w:rPr>
          <w:rFonts w:ascii="Times New Roman" w:hAnsi="Times New Roman"/>
          <w:color w:val="191919"/>
          <w:spacing w:val="-13"/>
          <w:sz w:val="18"/>
          <w:szCs w:val="18"/>
        </w:rPr>
        <w:t>F</w:t>
      </w:r>
      <w:r>
        <w:rPr>
          <w:rFonts w:ascii="Times New Roman" w:hAnsi="Times New Roman"/>
          <w:color w:val="191919"/>
          <w:spacing w:val="-20"/>
          <w:sz w:val="18"/>
          <w:szCs w:val="18"/>
        </w:rPr>
        <w:t>A</w:t>
      </w:r>
      <w:r>
        <w:rPr>
          <w:rFonts w:ascii="Times New Roman" w:hAnsi="Times New Roman"/>
          <w:color w:val="191919"/>
          <w:sz w:val="18"/>
          <w:szCs w:val="18"/>
        </w:rPr>
        <w:t>T) as a part of course requirements for MGMT</w:t>
      </w:r>
      <w:r>
        <w:rPr>
          <w:rFonts w:ascii="Times New Roman" w:hAnsi="Times New Roman"/>
          <w:color w:val="191919"/>
          <w:spacing w:val="-3"/>
          <w:sz w:val="18"/>
          <w:szCs w:val="18"/>
        </w:rPr>
        <w:t xml:space="preserve"> </w:t>
      </w:r>
      <w:r>
        <w:rPr>
          <w:rFonts w:ascii="Times New Roman" w:hAnsi="Times New Roman"/>
          <w:color w:val="191919"/>
          <w:sz w:val="18"/>
          <w:szCs w:val="18"/>
        </w:rPr>
        <w:t>4199</w:t>
      </w:r>
    </w:p>
    <w:p w:rsidR="0038476F" w:rsidRDefault="0038476F" w:rsidP="0038476F">
      <w:pPr>
        <w:widowControl w:val="0"/>
        <w:autoSpaceDE w:val="0"/>
        <w:autoSpaceDN w:val="0"/>
        <w:adjustRightInd w:val="0"/>
        <w:spacing w:before="6" w:after="0" w:line="180" w:lineRule="exact"/>
        <w:rPr>
          <w:rFonts w:ascii="Times New Roman" w:hAnsi="Times New Roman"/>
          <w:color w:val="000000"/>
          <w:sz w:val="18"/>
          <w:szCs w:val="18"/>
        </w:rPr>
      </w:pPr>
    </w:p>
    <w:p w:rsidR="0038476F" w:rsidRDefault="0038476F" w:rsidP="0038476F">
      <w:pPr>
        <w:widowControl w:val="0"/>
        <w:autoSpaceDE w:val="0"/>
        <w:autoSpaceDN w:val="0"/>
        <w:adjustRightInd w:val="0"/>
        <w:spacing w:after="0" w:line="250" w:lineRule="auto"/>
        <w:ind w:left="120" w:right="3690"/>
        <w:rPr>
          <w:rFonts w:ascii="Times New Roman" w:hAnsi="Times New Roman"/>
          <w:color w:val="000000"/>
          <w:sz w:val="24"/>
          <w:szCs w:val="24"/>
        </w:rPr>
      </w:pPr>
      <w:r>
        <w:rPr>
          <w:rFonts w:ascii="Times New Roman" w:hAnsi="Times New Roman"/>
          <w:b/>
          <w:bCs/>
          <w:color w:val="191919"/>
          <w:sz w:val="32"/>
          <w:szCs w:val="32"/>
        </w:rPr>
        <w:t>R</w:t>
      </w:r>
      <w:r>
        <w:rPr>
          <w:rFonts w:ascii="Times New Roman" w:hAnsi="Times New Roman"/>
          <w:b/>
          <w:bCs/>
          <w:color w:val="191919"/>
          <w:sz w:val="24"/>
          <w:szCs w:val="24"/>
        </w:rPr>
        <w:t>EQUIREMENTS</w:t>
      </w:r>
      <w:r>
        <w:rPr>
          <w:rFonts w:ascii="Times New Roman" w:hAnsi="Times New Roman"/>
          <w:b/>
          <w:bCs/>
          <w:color w:val="191919"/>
          <w:spacing w:val="20"/>
          <w:sz w:val="24"/>
          <w:szCs w:val="24"/>
        </w:rPr>
        <w:t xml:space="preserve"> </w:t>
      </w:r>
      <w:r>
        <w:rPr>
          <w:rFonts w:ascii="Times New Roman" w:hAnsi="Times New Roman"/>
          <w:b/>
          <w:bCs/>
          <w:color w:val="191919"/>
          <w:sz w:val="24"/>
          <w:szCs w:val="24"/>
        </w:rPr>
        <w:t>FOR</w:t>
      </w:r>
      <w:r>
        <w:rPr>
          <w:rFonts w:ascii="Times New Roman" w:hAnsi="Times New Roman"/>
          <w:b/>
          <w:bCs/>
          <w:color w:val="191919"/>
          <w:spacing w:val="16"/>
          <w:sz w:val="24"/>
          <w:szCs w:val="24"/>
        </w:rPr>
        <w:t xml:space="preserve"> </w:t>
      </w:r>
      <w:r>
        <w:rPr>
          <w:rFonts w:ascii="Times New Roman" w:hAnsi="Times New Roman"/>
          <w:b/>
          <w:bCs/>
          <w:color w:val="191919"/>
          <w:sz w:val="24"/>
          <w:szCs w:val="24"/>
        </w:rPr>
        <w:t>THE</w:t>
      </w:r>
      <w:r>
        <w:rPr>
          <w:rFonts w:ascii="Times New Roman" w:hAnsi="Times New Roman"/>
          <w:b/>
          <w:bCs/>
          <w:color w:val="191919"/>
          <w:spacing w:val="20"/>
          <w:sz w:val="24"/>
          <w:szCs w:val="24"/>
        </w:rPr>
        <w:t xml:space="preserve"> </w:t>
      </w:r>
      <w:r>
        <w:rPr>
          <w:rFonts w:ascii="Times New Roman" w:hAnsi="Times New Roman"/>
          <w:b/>
          <w:bCs/>
          <w:color w:val="191919"/>
          <w:sz w:val="32"/>
          <w:szCs w:val="32"/>
        </w:rPr>
        <w:t>B</w:t>
      </w:r>
      <w:r>
        <w:rPr>
          <w:rFonts w:ascii="Times New Roman" w:hAnsi="Times New Roman"/>
          <w:b/>
          <w:bCs/>
          <w:color w:val="191919"/>
          <w:sz w:val="24"/>
          <w:szCs w:val="24"/>
        </w:rPr>
        <w:t>ACHELOR</w:t>
      </w:r>
      <w:r>
        <w:rPr>
          <w:rFonts w:ascii="Times New Roman" w:hAnsi="Times New Roman"/>
          <w:b/>
          <w:bCs/>
          <w:color w:val="191919"/>
          <w:spacing w:val="20"/>
          <w:sz w:val="24"/>
          <w:szCs w:val="24"/>
        </w:rPr>
        <w:t xml:space="preserve"> </w:t>
      </w:r>
      <w:r>
        <w:rPr>
          <w:rFonts w:ascii="Times New Roman" w:hAnsi="Times New Roman"/>
          <w:b/>
          <w:bCs/>
          <w:color w:val="191919"/>
          <w:sz w:val="24"/>
          <w:szCs w:val="24"/>
        </w:rPr>
        <w:t>OF</w:t>
      </w:r>
      <w:r>
        <w:rPr>
          <w:rFonts w:ascii="Times New Roman" w:hAnsi="Times New Roman"/>
          <w:b/>
          <w:bCs/>
          <w:color w:val="191919"/>
          <w:spacing w:val="11"/>
          <w:sz w:val="24"/>
          <w:szCs w:val="24"/>
        </w:rPr>
        <w:t xml:space="preserve"> </w:t>
      </w:r>
      <w:r>
        <w:rPr>
          <w:rFonts w:ascii="Times New Roman" w:hAnsi="Times New Roman"/>
          <w:b/>
          <w:bCs/>
          <w:color w:val="191919"/>
          <w:sz w:val="32"/>
          <w:szCs w:val="32"/>
        </w:rPr>
        <w:t>S</w:t>
      </w:r>
      <w:r>
        <w:rPr>
          <w:rFonts w:ascii="Times New Roman" w:hAnsi="Times New Roman"/>
          <w:b/>
          <w:bCs/>
          <w:color w:val="191919"/>
          <w:sz w:val="24"/>
          <w:szCs w:val="24"/>
        </w:rPr>
        <w:t>CIENCE</w:t>
      </w:r>
      <w:r>
        <w:rPr>
          <w:rFonts w:ascii="Times New Roman" w:hAnsi="Times New Roman"/>
          <w:b/>
          <w:bCs/>
          <w:color w:val="191919"/>
          <w:spacing w:val="20"/>
          <w:sz w:val="24"/>
          <w:szCs w:val="24"/>
        </w:rPr>
        <w:t xml:space="preserve"> </w:t>
      </w:r>
      <w:r>
        <w:rPr>
          <w:rFonts w:ascii="Times New Roman" w:hAnsi="Times New Roman"/>
          <w:b/>
          <w:bCs/>
          <w:color w:val="191919"/>
          <w:sz w:val="32"/>
          <w:szCs w:val="32"/>
        </w:rPr>
        <w:t>D</w:t>
      </w:r>
      <w:r>
        <w:rPr>
          <w:rFonts w:ascii="Times New Roman" w:hAnsi="Times New Roman"/>
          <w:b/>
          <w:bCs/>
          <w:color w:val="191919"/>
          <w:sz w:val="24"/>
          <w:szCs w:val="24"/>
        </w:rPr>
        <w:t>EGREE IN</w:t>
      </w:r>
      <w:r>
        <w:rPr>
          <w:rFonts w:ascii="Times New Roman" w:hAnsi="Times New Roman"/>
          <w:b/>
          <w:bCs/>
          <w:color w:val="191919"/>
          <w:spacing w:val="20"/>
          <w:sz w:val="24"/>
          <w:szCs w:val="24"/>
        </w:rPr>
        <w:t xml:space="preserve"> </w:t>
      </w:r>
      <w:r>
        <w:rPr>
          <w:rFonts w:ascii="Times New Roman" w:hAnsi="Times New Roman"/>
          <w:b/>
          <w:bCs/>
          <w:color w:val="191919"/>
          <w:sz w:val="32"/>
          <w:szCs w:val="32"/>
        </w:rPr>
        <w:t>B</w:t>
      </w:r>
      <w:r>
        <w:rPr>
          <w:rFonts w:ascii="Times New Roman" w:hAnsi="Times New Roman"/>
          <w:b/>
          <w:bCs/>
          <w:color w:val="191919"/>
          <w:sz w:val="24"/>
          <w:szCs w:val="24"/>
        </w:rPr>
        <w:t>USINESS</w:t>
      </w:r>
      <w:r>
        <w:rPr>
          <w:rFonts w:ascii="Times New Roman" w:hAnsi="Times New Roman"/>
          <w:b/>
          <w:bCs/>
          <w:color w:val="191919"/>
          <w:spacing w:val="20"/>
          <w:sz w:val="24"/>
          <w:szCs w:val="24"/>
        </w:rPr>
        <w:t xml:space="preserve"> </w:t>
      </w:r>
      <w:r>
        <w:rPr>
          <w:rFonts w:ascii="Times New Roman" w:hAnsi="Times New Roman"/>
          <w:b/>
          <w:bCs/>
          <w:color w:val="191919"/>
          <w:sz w:val="32"/>
          <w:szCs w:val="32"/>
        </w:rPr>
        <w:t>I</w:t>
      </w:r>
      <w:r>
        <w:rPr>
          <w:rFonts w:ascii="Times New Roman" w:hAnsi="Times New Roman"/>
          <w:b/>
          <w:bCs/>
          <w:color w:val="191919"/>
          <w:sz w:val="24"/>
          <w:szCs w:val="24"/>
        </w:rPr>
        <w:t>NFORM</w:t>
      </w:r>
      <w:r>
        <w:rPr>
          <w:rFonts w:ascii="Times New Roman" w:hAnsi="Times New Roman"/>
          <w:b/>
          <w:bCs/>
          <w:color w:val="191919"/>
          <w:spacing w:val="-18"/>
          <w:sz w:val="24"/>
          <w:szCs w:val="24"/>
        </w:rPr>
        <w:t>A</w:t>
      </w:r>
      <w:r>
        <w:rPr>
          <w:rFonts w:ascii="Times New Roman" w:hAnsi="Times New Roman"/>
          <w:b/>
          <w:bCs/>
          <w:color w:val="191919"/>
          <w:sz w:val="24"/>
          <w:szCs w:val="24"/>
        </w:rPr>
        <w:t>TION</w:t>
      </w:r>
      <w:r>
        <w:rPr>
          <w:rFonts w:ascii="Times New Roman" w:hAnsi="Times New Roman"/>
          <w:b/>
          <w:bCs/>
          <w:color w:val="191919"/>
          <w:spacing w:val="20"/>
          <w:sz w:val="24"/>
          <w:szCs w:val="24"/>
        </w:rPr>
        <w:t xml:space="preserve"> </w:t>
      </w:r>
      <w:r>
        <w:rPr>
          <w:rFonts w:ascii="Times New Roman" w:hAnsi="Times New Roman"/>
          <w:b/>
          <w:bCs/>
          <w:color w:val="191919"/>
          <w:sz w:val="32"/>
          <w:szCs w:val="32"/>
        </w:rPr>
        <w:t>S</w:t>
      </w:r>
      <w:r>
        <w:rPr>
          <w:rFonts w:ascii="Times New Roman" w:hAnsi="Times New Roman"/>
          <w:b/>
          <w:bCs/>
          <w:color w:val="191919"/>
          <w:sz w:val="24"/>
          <w:szCs w:val="24"/>
        </w:rPr>
        <w:t>YSTEMS</w:t>
      </w:r>
    </w:p>
    <w:p w:rsidR="0038476F" w:rsidRDefault="0038476F" w:rsidP="0038476F">
      <w:pPr>
        <w:widowControl w:val="0"/>
        <w:autoSpaceDE w:val="0"/>
        <w:autoSpaceDN w:val="0"/>
        <w:adjustRightInd w:val="0"/>
        <w:spacing w:before="15" w:after="0" w:line="240" w:lineRule="exact"/>
        <w:rPr>
          <w:rFonts w:ascii="Times New Roman" w:hAnsi="Times New Roman"/>
          <w:color w:val="000000"/>
          <w:sz w:val="24"/>
          <w:szCs w:val="24"/>
        </w:rPr>
      </w:pPr>
    </w:p>
    <w:p w:rsidR="0038476F" w:rsidRDefault="0038476F" w:rsidP="0038476F">
      <w:pPr>
        <w:widowControl w:val="0"/>
        <w:autoSpaceDE w:val="0"/>
        <w:autoSpaceDN w:val="0"/>
        <w:adjustRightInd w:val="0"/>
        <w:spacing w:after="0" w:line="240" w:lineRule="auto"/>
        <w:ind w:left="300"/>
        <w:rPr>
          <w:rFonts w:ascii="Times New Roman" w:hAnsi="Times New Roman"/>
          <w:color w:val="000000"/>
          <w:sz w:val="18"/>
          <w:szCs w:val="18"/>
        </w:rPr>
      </w:pPr>
      <w:r>
        <w:rPr>
          <w:rFonts w:ascii="Times New Roman" w:hAnsi="Times New Roman"/>
          <w:color w:val="191919"/>
          <w:sz w:val="18"/>
          <w:szCs w:val="18"/>
        </w:rPr>
        <w:t>1. The student must have a cumulative grade point average of 2.25 or higher to be admitted to the program.</w:t>
      </w:r>
    </w:p>
    <w:p w:rsidR="0038476F" w:rsidRDefault="0038476F" w:rsidP="0038476F">
      <w:pPr>
        <w:widowControl w:val="0"/>
        <w:autoSpaceDE w:val="0"/>
        <w:autoSpaceDN w:val="0"/>
        <w:adjustRightInd w:val="0"/>
        <w:spacing w:before="5" w:after="0" w:line="220" w:lineRule="exact"/>
        <w:rPr>
          <w:rFonts w:ascii="Times New Roman" w:hAnsi="Times New Roman"/>
          <w:color w:val="000000"/>
        </w:rPr>
      </w:pPr>
    </w:p>
    <w:p w:rsidR="0038476F" w:rsidRDefault="0038476F" w:rsidP="0038476F">
      <w:pPr>
        <w:widowControl w:val="0"/>
        <w:autoSpaceDE w:val="0"/>
        <w:autoSpaceDN w:val="0"/>
        <w:adjustRightInd w:val="0"/>
        <w:spacing w:after="0" w:line="250" w:lineRule="auto"/>
        <w:ind w:left="480" w:right="1585" w:hanging="180"/>
        <w:rPr>
          <w:rFonts w:ascii="Times New Roman" w:hAnsi="Times New Roman"/>
          <w:color w:val="000000"/>
          <w:sz w:val="18"/>
          <w:szCs w:val="18"/>
        </w:rPr>
      </w:pPr>
      <w:r>
        <w:rPr>
          <w:rFonts w:ascii="Times New Roman" w:hAnsi="Times New Roman"/>
          <w:color w:val="191919"/>
          <w:sz w:val="18"/>
          <w:szCs w:val="18"/>
        </w:rPr>
        <w:t>2. The student must complete 30 hours of business courses beyond</w:t>
      </w:r>
      <w:r>
        <w:rPr>
          <w:rFonts w:ascii="Times New Roman" w:hAnsi="Times New Roman"/>
          <w:color w:val="191919"/>
          <w:spacing w:val="-10"/>
          <w:sz w:val="18"/>
          <w:szCs w:val="18"/>
        </w:rPr>
        <w:t xml:space="preserve"> </w:t>
      </w:r>
      <w:r>
        <w:rPr>
          <w:rFonts w:ascii="Times New Roman" w:hAnsi="Times New Roman"/>
          <w:color w:val="191919"/>
          <w:sz w:val="18"/>
          <w:szCs w:val="18"/>
        </w:rPr>
        <w:t>Area F requirements plus an additional 30 hours of information systems concentration.</w:t>
      </w:r>
    </w:p>
    <w:p w:rsidR="0038476F" w:rsidRDefault="0038476F" w:rsidP="0038476F">
      <w:pPr>
        <w:widowControl w:val="0"/>
        <w:autoSpaceDE w:val="0"/>
        <w:autoSpaceDN w:val="0"/>
        <w:adjustRightInd w:val="0"/>
        <w:spacing w:before="16" w:after="0" w:line="200" w:lineRule="exact"/>
        <w:rPr>
          <w:rFonts w:ascii="Times New Roman" w:hAnsi="Times New Roman"/>
          <w:color w:val="000000"/>
          <w:sz w:val="20"/>
          <w:szCs w:val="20"/>
        </w:rPr>
      </w:pPr>
    </w:p>
    <w:p w:rsidR="0038476F" w:rsidRDefault="0038476F" w:rsidP="0038476F">
      <w:pPr>
        <w:widowControl w:val="0"/>
        <w:autoSpaceDE w:val="0"/>
        <w:autoSpaceDN w:val="0"/>
        <w:adjustRightInd w:val="0"/>
        <w:spacing w:after="0" w:line="250" w:lineRule="auto"/>
        <w:ind w:left="480" w:right="1625" w:hanging="180"/>
        <w:rPr>
          <w:rFonts w:ascii="Times New Roman" w:hAnsi="Times New Roman"/>
          <w:color w:val="000000"/>
          <w:sz w:val="18"/>
          <w:szCs w:val="18"/>
        </w:rPr>
      </w:pPr>
      <w:r>
        <w:rPr>
          <w:rFonts w:ascii="Times New Roman" w:hAnsi="Times New Roman"/>
          <w:color w:val="191919"/>
          <w:sz w:val="18"/>
          <w:szCs w:val="18"/>
        </w:rPr>
        <w:t>3. The student must complete a minimum of 120 semester hours with a cumulative grade point average of 2.25 in overall program and a grade of “C” or above in all business courses.</w:t>
      </w:r>
    </w:p>
    <w:p w:rsidR="0038476F" w:rsidRDefault="0038476F" w:rsidP="0038476F">
      <w:pPr>
        <w:widowControl w:val="0"/>
        <w:autoSpaceDE w:val="0"/>
        <w:autoSpaceDN w:val="0"/>
        <w:adjustRightInd w:val="0"/>
        <w:spacing w:before="13" w:after="0" w:line="200" w:lineRule="exact"/>
        <w:rPr>
          <w:rFonts w:ascii="Times New Roman" w:hAnsi="Times New Roman"/>
          <w:color w:val="000000"/>
          <w:sz w:val="20"/>
          <w:szCs w:val="20"/>
        </w:rPr>
      </w:pPr>
    </w:p>
    <w:p w:rsidR="0038476F" w:rsidRDefault="0038476F" w:rsidP="0038476F">
      <w:pPr>
        <w:widowControl w:val="0"/>
        <w:autoSpaceDE w:val="0"/>
        <w:autoSpaceDN w:val="0"/>
        <w:adjustRightInd w:val="0"/>
        <w:spacing w:after="0" w:line="210" w:lineRule="atLeast"/>
        <w:ind w:left="345" w:right="3340" w:hanging="45"/>
        <w:rPr>
          <w:rFonts w:ascii="Times New Roman" w:hAnsi="Times New Roman"/>
          <w:color w:val="000000"/>
          <w:sz w:val="18"/>
          <w:szCs w:val="18"/>
        </w:rPr>
      </w:pPr>
      <w:r>
        <w:rPr>
          <w:rFonts w:ascii="Times New Roman" w:hAnsi="Times New Roman"/>
          <w:color w:val="191919"/>
          <w:sz w:val="18"/>
          <w:szCs w:val="18"/>
        </w:rPr>
        <w:t>4. The student must complete the Major Field</w:t>
      </w:r>
      <w:r>
        <w:rPr>
          <w:rFonts w:ascii="Times New Roman" w:hAnsi="Times New Roman"/>
          <w:color w:val="191919"/>
          <w:spacing w:val="-10"/>
          <w:sz w:val="18"/>
          <w:szCs w:val="18"/>
        </w:rPr>
        <w:t xml:space="preserve"> </w:t>
      </w:r>
      <w:r>
        <w:rPr>
          <w:rFonts w:ascii="Times New Roman" w:hAnsi="Times New Roman"/>
          <w:color w:val="191919"/>
          <w:sz w:val="18"/>
          <w:szCs w:val="18"/>
        </w:rPr>
        <w:t>Achievement</w:t>
      </w:r>
      <w:r>
        <w:rPr>
          <w:rFonts w:ascii="Times New Roman" w:hAnsi="Times New Roman"/>
          <w:color w:val="191919"/>
          <w:spacing w:val="-3"/>
          <w:sz w:val="18"/>
          <w:szCs w:val="18"/>
        </w:rPr>
        <w:t xml:space="preserve"> </w:t>
      </w:r>
      <w:r>
        <w:rPr>
          <w:rFonts w:ascii="Times New Roman" w:hAnsi="Times New Roman"/>
          <w:color w:val="191919"/>
          <w:spacing w:val="-13"/>
          <w:sz w:val="18"/>
          <w:szCs w:val="18"/>
        </w:rPr>
        <w:t>T</w:t>
      </w:r>
      <w:r>
        <w:rPr>
          <w:rFonts w:ascii="Times New Roman" w:hAnsi="Times New Roman"/>
          <w:color w:val="191919"/>
          <w:sz w:val="18"/>
          <w:szCs w:val="18"/>
        </w:rPr>
        <w:t>est (M</w:t>
      </w:r>
      <w:r>
        <w:rPr>
          <w:rFonts w:ascii="Times New Roman" w:hAnsi="Times New Roman"/>
          <w:color w:val="191919"/>
          <w:spacing w:val="-13"/>
          <w:sz w:val="18"/>
          <w:szCs w:val="18"/>
        </w:rPr>
        <w:t>F</w:t>
      </w:r>
      <w:r>
        <w:rPr>
          <w:rFonts w:ascii="Times New Roman" w:hAnsi="Times New Roman"/>
          <w:color w:val="191919"/>
          <w:spacing w:val="-20"/>
          <w:sz w:val="18"/>
          <w:szCs w:val="18"/>
        </w:rPr>
        <w:t>A</w:t>
      </w:r>
      <w:r>
        <w:rPr>
          <w:rFonts w:ascii="Times New Roman" w:hAnsi="Times New Roman"/>
          <w:color w:val="191919"/>
          <w:sz w:val="18"/>
          <w:szCs w:val="18"/>
        </w:rPr>
        <w:t>T) as a part of a course requirement for MGMT</w:t>
      </w:r>
      <w:r>
        <w:rPr>
          <w:rFonts w:ascii="Times New Roman" w:hAnsi="Times New Roman"/>
          <w:color w:val="191919"/>
          <w:spacing w:val="-3"/>
          <w:sz w:val="18"/>
          <w:szCs w:val="18"/>
        </w:rPr>
        <w:t xml:space="preserve"> </w:t>
      </w:r>
      <w:r>
        <w:rPr>
          <w:rFonts w:ascii="Times New Roman" w:hAnsi="Times New Roman"/>
          <w:color w:val="191919"/>
          <w:sz w:val="18"/>
          <w:szCs w:val="18"/>
        </w:rPr>
        <w:t>4199.</w:t>
      </w:r>
    </w:p>
    <w:p w:rsidR="0038476F" w:rsidRDefault="0038476F" w:rsidP="0038476F">
      <w:pPr>
        <w:widowControl w:val="0"/>
        <w:autoSpaceDE w:val="0"/>
        <w:autoSpaceDN w:val="0"/>
        <w:adjustRightInd w:val="0"/>
        <w:spacing w:after="0" w:line="210" w:lineRule="atLeast"/>
        <w:ind w:left="345" w:right="3340" w:hanging="45"/>
        <w:rPr>
          <w:rFonts w:ascii="Times New Roman" w:hAnsi="Times New Roman"/>
          <w:color w:val="000000"/>
          <w:sz w:val="18"/>
          <w:szCs w:val="18"/>
        </w:rPr>
        <w:sectPr w:rsidR="0038476F">
          <w:pgSz w:w="12240" w:h="15840"/>
          <w:pgMar w:top="340" w:right="320" w:bottom="280" w:left="600" w:header="720" w:footer="720" w:gutter="0"/>
          <w:cols w:space="720" w:equalWidth="0">
            <w:col w:w="11320"/>
          </w:cols>
          <w:noEndnote/>
        </w:sectPr>
      </w:pPr>
    </w:p>
    <w:p w:rsidR="0038476F" w:rsidRDefault="0038476F" w:rsidP="0038476F">
      <w:pPr>
        <w:widowControl w:val="0"/>
        <w:autoSpaceDE w:val="0"/>
        <w:autoSpaceDN w:val="0"/>
        <w:adjustRightInd w:val="0"/>
        <w:spacing w:before="24" w:after="0" w:line="240" w:lineRule="auto"/>
        <w:ind w:left="4133" w:right="-50"/>
        <w:rPr>
          <w:rFonts w:ascii="Times New Roman" w:hAnsi="Times New Roman"/>
          <w:color w:val="000000"/>
          <w:sz w:val="20"/>
          <w:szCs w:val="20"/>
        </w:rPr>
      </w:pPr>
      <w:r>
        <w:rPr>
          <w:rFonts w:ascii="Times New Roman" w:hAnsi="Times New Roman"/>
          <w:color w:val="191919"/>
          <w:sz w:val="20"/>
          <w:szCs w:val="20"/>
        </w:rPr>
        <w:lastRenderedPageBreak/>
        <w:t>2008-2012 Unde</w:t>
      </w:r>
      <w:r>
        <w:rPr>
          <w:rFonts w:ascii="Times New Roman" w:hAnsi="Times New Roman"/>
          <w:color w:val="191919"/>
          <w:spacing w:val="-4"/>
          <w:sz w:val="20"/>
          <w:szCs w:val="20"/>
        </w:rPr>
        <w:t>r</w:t>
      </w:r>
      <w:r>
        <w:rPr>
          <w:rFonts w:ascii="Times New Roman" w:hAnsi="Times New Roman"/>
          <w:color w:val="191919"/>
          <w:sz w:val="20"/>
          <w:szCs w:val="20"/>
        </w:rPr>
        <w:t>graduate Catalog</w:t>
      </w:r>
    </w:p>
    <w:p w:rsidR="00C8400F" w:rsidRDefault="0038476F" w:rsidP="0038476F">
      <w:pPr>
        <w:widowControl w:val="0"/>
        <w:autoSpaceDE w:val="0"/>
        <w:autoSpaceDN w:val="0"/>
        <w:adjustRightInd w:val="0"/>
        <w:spacing w:after="0" w:line="225" w:lineRule="exact"/>
        <w:rPr>
          <w:rFonts w:ascii="Times New Roman" w:hAnsi="Times New Roman"/>
          <w:color w:val="000000"/>
          <w:sz w:val="20"/>
          <w:szCs w:val="20"/>
        </w:rPr>
        <w:sectPr w:rsidR="00C8400F">
          <w:type w:val="continuous"/>
          <w:pgSz w:w="12240" w:h="15840"/>
          <w:pgMar w:top="1480" w:right="320" w:bottom="280" w:left="600" w:header="720" w:footer="720" w:gutter="0"/>
          <w:cols w:num="2" w:space="720" w:equalWidth="0">
            <w:col w:w="6907" w:space="3693"/>
            <w:col w:w="720"/>
          </w:cols>
          <w:noEndnote/>
        </w:sectPr>
      </w:pPr>
      <w:r>
        <w:rPr>
          <w:rFonts w:ascii="Times New Roman" w:hAnsi="Times New Roman"/>
          <w:color w:val="000000"/>
          <w:sz w:val="20"/>
          <w:szCs w:val="20"/>
        </w:rPr>
        <w:br w:type="column"/>
      </w:r>
    </w:p>
    <w:p w:rsidR="0038476F" w:rsidRDefault="001254CF" w:rsidP="00C8400F">
      <w:pPr>
        <w:widowControl w:val="0"/>
        <w:tabs>
          <w:tab w:val="left" w:pos="90"/>
        </w:tabs>
        <w:autoSpaceDE w:val="0"/>
        <w:autoSpaceDN w:val="0"/>
        <w:adjustRightInd w:val="0"/>
        <w:spacing w:before="68" w:after="0" w:line="240" w:lineRule="auto"/>
        <w:ind w:left="360" w:right="8120"/>
        <w:jc w:val="center"/>
        <w:rPr>
          <w:rFonts w:ascii="Century Gothic" w:hAnsi="Century Gothic" w:cs="Century Gothic"/>
          <w:color w:val="000000"/>
          <w:sz w:val="14"/>
          <w:szCs w:val="14"/>
        </w:rPr>
      </w:pPr>
      <w:r w:rsidRPr="001254CF">
        <w:rPr>
          <w:rFonts w:ascii="Times New Roman" w:hAnsi="Times New Roman"/>
          <w:noProof/>
          <w:color w:val="191919"/>
          <w:sz w:val="20"/>
          <w:szCs w:val="20"/>
          <w:lang w:eastAsia="zh-CN"/>
        </w:rPr>
        <w:lastRenderedPageBreak/>
        <w:pict>
          <v:group id="_x0000_s1673" style="position:absolute;left:0;text-align:left;margin-left:-17.25pt;margin-top:-21.9pt;width:156pt;height:11in;z-index:-250883072" coordorigin="12,13" coordsize="3120,15840">
            <v:group id="Group 2700" o:spid="_x0000_s1674" style="position:absolute;left:12;top:13;width:3120;height:15840;mso-position-horizontal-relative:page;mso-position-vertical-relative:page" coordsize="312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" o:allowincell="f">
              <v:rect id="_x0000_s1675" style="position:absolute;width:1080;height:24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2LMUA&#10;AADdAAAADwAAAGRycy9kb3ducmV2LnhtbESPT2vCQBTE70K/w/IKvZlNpY0aXUUKLcVL/Uuvr9ln&#10;Epp9G3a3Jn57Vyh4HGbmN8x82ZtGnMn52rKC5yQFQVxYXXOp4LB/H05A+ICssbFMCi7kYbl4GMwx&#10;17bjLZ13oRQRwj5HBVUIbS6lLyoy6BPbEkfvZJ3BEKUrpXbYRbhp5ChNM2mw5rhQYUtvFRW/uz+j&#10;oHM9vX6U+muSrY/76ffPGNuNU+rpsV/NQATqwz383/7UCrJx9gK3N/EJ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nYsxQAAAN0AAAAPAAAAAAAAAAAAAAAAAJgCAABkcnMv&#10;ZG93bnJldi54bWxQSwUGAAAAAAQABAD1AAAAigMAAAAA&#10;" fillcolor="#dcdcdc" stroked="f">
                <v:path arrowok="t"/>
              </v:rect>
              <v:rect id="Rectangle 2702" o:spid="_x0000_s1676" style="position:absolute;top:4294;width:1080;height:115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LTt8UA&#10;AADdAAAADwAAAGRycy9kb3ducmV2LnhtbESPT2vCQBTE70K/w/IKvemmglGjqxShRbxo/YPXZ/aZ&#10;BLNvw+7WpN++Kwg9DjPzG2a+7Ewt7uR8ZVnB+yABQZxbXXGh4Hj47E9A+ICssbZMCn7Jw3Lx0ptj&#10;pm3L33Tfh0JECPsMFZQhNJmUPi/JoB/Yhjh6V+sMhihdIbXDNsJNLYdJkkqDFceFEhtalZTf9j9G&#10;Qes6Gn0VejtJN6fD9HwZY7NzSr29dh8zEIG68B9+ttdaQTpOR/B4E5+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MtO3xQAAAN0AAAAPAAAAAAAAAAAAAAAAAJgCAABkcnMv&#10;ZG93bnJldi54bWxQSwUGAAAAAAQABAD1AAAAigMAAAAA&#10;" fillcolor="#dcdcdc" stroked="f">
                <v:path arrowok="t"/>
              </v:rect>
              <v:rect id="Rectangle 2703" o:spid="_x0000_s1677" style="position:absolute;top:2488;width:1080;height:18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GmccA&#10;AADdAAAADwAAAGRycy9kb3ducmV2LnhtbESPT2vCQBTE74V+h+UVehHdmEMsaVaRUqEgHqJt0dsj&#10;+/KHZt+G7JrEb+8WCj0OM/MbJttMphUD9a6xrGC5iEAQF1Y3XCn4PO3mLyCcR9bYWiYFN3KwWT8+&#10;ZJhqO3JOw9FXIkDYpaig9r5LpXRFTQbdwnbEwSttb9AH2VdS9zgGuGllHEWJNNhwWKixo7eaip/j&#10;1Sh4j8/bct/mXX4w568lxWZWXL6Ven6atq8gPE3+P/zX/tAKklWSwO+b8ATk+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xpnHAAAA3QAAAA8AAAAAAAAAAAAAAAAAmAIAAGRy&#10;cy9kb3ducmV2LnhtbFBLBQYAAAAABAAEAPUAAACMAwAAAAA=&#10;" fillcolor="#dcdcdc" stroked="f">
                <v:path arrowok="t"/>
              </v:rect>
              <v:rect id="_x0000_s1678" style="position:absolute;left:760;top:393;width:2320;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iMcUA&#10;AADdAAAADwAAAGRycy9kb3ducmV2LnhtbESPQYvCMBSE78L+h/AWvGmqsFW6RpGFlVW8WL14e23e&#10;tsXmpTSx1n9vBMHjMDPfMItVb2rRUesqywom4wgEcW51xYWC0/F3NAfhPLLG2jIpuJOD1fJjsMBE&#10;2xsfqEt9IQKEXYIKSu+bREqXl2TQjW1DHLx/2xr0QbaF1C3eAtzUchpFsTRYcVgosaGfkvJLejUK&#10;su3+4De706abZ0VT2+w82dsvpYaf/fobhKfev8Ov9p9WEM/iGTzfh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7mIxxQAAAN0AAAAPAAAAAAAAAAAAAAAAAJgCAABkcnMv&#10;ZG93bnJldi54bWxQSwUGAAAAAAQABAD1AAAAigMAAAAA&#10;" stroked="f">
                <v:path arrowok="t"/>
              </v:rect>
              <v:rect id="_x0000_s1679" style="position:absolute;left:740;top:373;width:2360;height: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NnnMQA&#10;AADdAAAADwAAAGRycy9kb3ducmV2LnhtbERPz2vCMBS+C/sfwhvsIjNVWHXVKCrIPCmrg7HbW/Ns&#10;uzUvJclq/e/NQdjx4/u9WPWmER05X1tWMB4lIIgLq2suFXycds8zED4ga2wsk4IreVgtHwYLzLS9&#10;8Dt1eShFDGGfoYIqhDaT0hcVGfQj2xJH7mydwRChK6V2eInhppGTJEmlwZpjQ4UtbSsqfvM/o+Dn&#10;881tXr9ejsfiu+l2lB6S8XSo1NNjv56DCNSHf/HdvdcK0mka58Y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jZ5zEAAAA3QAAAA8AAAAAAAAAAAAAAAAAmAIAAGRycy9k&#10;b3ducmV2LnhtbFBLBQYAAAAABAAEAPUAAACJAwAAAAA=&#10;" filled="f" strokecolor="#a3a3a3" strokeweight="2pt">
                <v:path arrowok="t"/>
              </v:rect>
              <v:rect id="Rectangle 2706" o:spid="_x0000_s1680" style="position:absolute;top:2484;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ro5cgA&#10;AADdAAAADwAAAGRycy9kb3ducmV2LnhtbESPQWvCQBSE7wX/w/IEL6VuIhLb1FVEVDwUaa0evD2y&#10;r0kw+zZmVxP/fbdQ8DjMzDfMdN6ZStyocaVlBfEwAkGcWV1yruDwvX55BeE8ssbKMim4k4P5rPc0&#10;xVTblr/otve5CBB2KSoovK9TKV1WkEE3tDVx8H5sY9AH2eRSN9gGuKnkKIoSabDksFBgTcuCsvP+&#10;ahRsdveP0fM5Psarri0P49Ml/5ygUoN+t3gH4anzj/B/e6sVJJPkDf7ehCc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2ujlyAAAAN0AAAAPAAAAAAAAAAAAAAAAAJgCAABk&#10;cnMvZG93bnJldi54bWxQSwUGAAAAAAQABAD1AAAAjQMAAAAA&#10;" fillcolor="#191919" stroked="f">
                <v:path arrowok="t"/>
              </v:rect>
              <v:rect id="Rectangle 2707" o:spid="_x0000_s1681" style="position:absolute;top:4284;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nXpcUA&#10;AADdAAAADwAAAGRycy9kb3ducmV2LnhtbERPy2rCQBTdF/yH4Qpuik4ixUh0FCkqLoq0PhbuLplr&#10;EszcSTOjiX/vLApdHs57vuxMJR7UuNKygngUgSDOrC45V3A6boZTEM4ja6wsk4InOVguem9zTLVt&#10;+YceB5+LEMIuRQWF93UqpcsKMuhGtiYO3NU2Bn2ATS51g20IN5UcR9FEGiw5NBRY02dB2e1wNwq2&#10;++fX+P0Wn+N115anj8tv/p2gUoN+t5qB8NT5f/Gfe6cVTJIk7A9vwhO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OdelxQAAAN0AAAAPAAAAAAAAAAAAAAAAAJgCAABkcnMv&#10;ZG93bnJldi54bWxQSwUGAAAAAAQABAD1AAAAigMAAAAA&#10;" fillcolor="#191919" stroked="f">
                <v:path arrowok="t"/>
              </v:rect>
              <v:group id="Group 2708" o:spid="_x0000_s1682" style="position:absolute;left:-720;top:6104;width:1804;height:0" coordorigin="-720,6104" coordsize="18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Vze8cAAADdAAAADwAAAGRycy9kb3ducmV2LnhtbESPT2vCQBTE7wW/w/KE&#10;3uomSlWiq4jU0kMoNBFKb4/sMwlm34bsNn++fbdQ6HGYmd8w++NoGtFT52rLCuJFBIK4sLrmUsE1&#10;vzxtQTiPrLGxTAomcnA8zB72mGg78Af1mS9FgLBLUEHlfZtI6YqKDLqFbYmDd7OdQR9kV0rd4RDg&#10;ppHLKFpLgzWHhQpbOldU3LNvo+B1wOG0il/69H47T1/58/tnGpNSj/PxtAPhafT/4b/2m1aw3mxi&#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nVze8cAAADd&#10;AAAADwAAAAAAAAAAAAAAAACqAgAAZHJzL2Rvd25yZXYueG1sUEsFBgAAAAAEAAQA+gAAAJ4DAAAA&#10;AA==&#10;">
                <v:shape id="Freeform 2709" o:spid="_x0000_s1683"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2csUA&#10;AADdAAAADwAAAGRycy9kb3ducmV2LnhtbESPzWrDMBCE74G+g9hCb7FcH+LgRDGltNCQXPJTSm6L&#10;tZVNrZWR1MR9+yoQyHGYmW+YZT3aXpzJh86xgucsB0HcON2xUXA8vE/nIEJE1tg7JgV/FKBePUyW&#10;WGl34R2d99GIBOFQoYI2xqGSMjQtWQyZG4iT9+28xZikN1J7vCS47WWR5zNpseO00OJAry01P/tf&#10;qyC8rbvPsLbj1vbutPnypTEbr9TT4/iyABFpjPfwrf2hFczKsoDrm/Q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ZyxQAAAN0AAAAPAAAAAAAAAAAAAAAAAJgCAABkcnMv&#10;ZG93bnJldi54bWxQSwUGAAAAAAQABAD1AAAAigMAAAAA&#10;" path="m1804,l720,e" filled="f" strokecolor="#191919" strokeweight="2pt">
                  <v:path arrowok="t" o:connecttype="custom" o:connectlocs="1804,0;720,0" o:connectangles="0,0"/>
                </v:shape>
                <v:shape id="Freeform 2710" o:spid="_x0000_s1684"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2T6cUA&#10;AADdAAAADwAAAGRycy9kb3ducmV2LnhtbESPQWsCMRSE74X+h/AKvdVsW3DLanYppQVFL9qKeHts&#10;ntnFzcuSRF3/vRGEHoeZ+YaZVoPtxIl8aB0reB1lIIhrp1s2Cv5+f14+QISIrLFzTAouFKAqHx+m&#10;WGh35hWd1tGIBOFQoIImxr6QMtQNWQwj1xMnb++8xZikN1J7PCe47eRblo2lxZbTQoM9fTVUH9ZH&#10;qyB8z9tNmNthaTu3W2x9bszCK/X8NHxOQEQa4n/43p5pBeM8f4fbm/QEZH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PZPpxQAAAN0AAAAPAAAAAAAAAAAAAAAAAJgCAABkcnMv&#10;ZG93bnJldi54bWxQSwUGAAAAAAQABAD1AAAAigMAAAAA&#10;" path="m720,l1804,e" filled="f" strokecolor="#191919" strokeweight="2pt">
                  <v:path arrowok="t" o:connecttype="custom" o:connectlocs="720,0;1804,0" o:connectangles="0,0"/>
                </v:shape>
              </v:group>
              <v:group id="Group 2711" o:spid="_x0000_s1685" style="position:absolute;left:-696;top:7904;width:1780;height:0" coordorigin="-696,79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LQ48cAAADdAAAADwAAAGRycy9kb3ducmV2LnhtbESPT2vCQBTE74LfYXmC&#10;N93EtirRVUTa0oMI/gHx9sg+k2D2bciuSfz23ULB4zAzv2GW686UoqHaFZYVxOMIBHFqdcGZgvPp&#10;azQH4TyyxtIyKXiSg/Wq31tiom3LB2qOPhMBwi5BBbn3VSKlS3My6Ma2Ig7ezdYGfZB1JnWNbYCb&#10;Uk6iaCoNFhwWcqxom1N6Pz6Mgu8W281b/Nns7rft83r62F92MSk1HHSbBQhPnX+F/9s/WsF0Nnu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gLQ48cAAADd&#10;AAAADwAAAAAAAAAAAAAAAACqAgAAZHJzL2Rvd25yZXYueG1sUEsFBgAAAAAEAAQA+gAAAJ4DAAAA&#10;AA==&#10;">
                <v:shape id="Freeform 2712" o:spid="_x0000_s1686"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KgBsUA&#10;AADdAAAADwAAAGRycy9kb3ducmV2LnhtbESPT4vCMBTE7wt+h/AEL4smiqtSjSJS2T3sxT94fjTP&#10;trR5KU2s9dtvFhb2OMzMb5jNrre16Kj1pWMN04kCQZw5U3Ku4Xo5jlcgfEA2WDsmDS/ysNsO3jaY&#10;GPfkE3XnkIsIYZ+ghiKEJpHSZwVZ9BPXEEfv7lqLIco2l6bFZ4TbWs6UWkiLJceFAhs6FJRV54fV&#10;0Kdz2X2qSn1nPJ+m1fssDZeb1qNhv1+DCNSH//Bf+8toWCy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qAGxQAAAN0AAAAPAAAAAAAAAAAAAAAAAJgCAABkcnMv&#10;ZG93bnJldi54bWxQSwUGAAAAAAQABAD1AAAAigMAAAAA&#10;" path="m1781,l696,e" filled="f" strokecolor="#191919" strokeweight="2pt">
                  <v:path arrowok="t" o:connecttype="custom" o:connectlocs="1781,0;696,0" o:connectangles="0,0"/>
                </v:shape>
                <v:shape id="Freeform 2713" o:spid="_x0000_s1687"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A+ccUA&#10;AADdAAAADwAAAGRycy9kb3ducmV2LnhtbESPQWvCQBSE7wX/w/KEXoruKhIlugmlROyhl2rp+ZF9&#10;JiHZtyG7xvTfu4VCj8PMfMMc8sl2YqTBN441rJYKBHHpTMOVhq/LcbED4QOywc4xafghD3k2ezpg&#10;atydP2k8h0pECPsUNdQh9KmUvqzJol+6njh6VzdYDFEOlTQD3iPcdnKtVCItNhwXauzpraayPd+s&#10;hqnYyPGkWvVR8mZVtC/rIly+tX6eT697EIGm8B/+a78bDcl2m8Dvm/gEZP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8D5xxQAAAN0AAAAPAAAAAAAAAAAAAAAAAJgCAABkcnMv&#10;ZG93bnJldi54bWxQSwUGAAAAAAQABAD1AAAAigMAAAAA&#10;" path="m696,l1781,e" filled="f" strokecolor="#191919" strokeweight="2pt">
                  <v:path arrowok="t" o:connecttype="custom" o:connectlocs="696,0;1781,0" o:connectangles="0,0"/>
                </v:shape>
              </v:group>
              <v:group id="Group 2714" o:spid="_x0000_s1688" style="position:absolute;left:-687;top:9704;width:1771;height:0" coordorigin="-687,9704" coordsize="177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BOlMYAAADdAAAADwAAAGRycy9kb3ducmV2LnhtbESPQWvCQBSE7wX/w/KE&#10;3uomSo1EVxGppQcRqoJ4e2SfSTD7NmS3Sfz3riD0OMzMN8xi1ZtKtNS40rKCeBSBIM6sLjlXcDpu&#10;P2YgnEfWWFkmBXdysFoO3haYatvxL7UHn4sAYZeigsL7OpXSZQUZdCNbEwfvahuDPsgml7rBLsBN&#10;JcdRNJUGSw4LBda0KSi7Hf6Mgu8Ou/Uk/mp3t+vmfjl+7s+7mJR6H/brOQhPvf8Pv9o/WsE0SRJ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0E6UxgAAAN0A&#10;AAAPAAAAAAAAAAAAAAAAAKoCAABkcnMvZG93bnJldi54bWxQSwUGAAAAAAQABAD6AAAAnQMAAAAA&#10;">
                <v:shape id="Freeform 2715" o:spid="_x0000_s1689"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IgFMMA&#10;AADdAAAADwAAAGRycy9kb3ducmV2LnhtbERP3WrCMBS+F/YO4Qx2I5q6QSvVKFMm24UIVh/g2Bzb&#10;suakJJlWn95cDLz8+P7ny9604kLON5YVTMYJCOLS6oYrBcfDZjQF4QOyxtYyKbiRh+XiZTDHXNsr&#10;7+lShErEEPY5KqhD6HIpfVmTQT+2HXHkztYZDBG6SmqH1xhuWvmeJKk02HBsqLGjdU3lb/FnFGT3&#10;ydeHNpy2hdt+r/a33fa0GSr19tp/zkAE6sNT/O/+0QrSLItz45v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IgFMMAAADdAAAADwAAAAAAAAAAAAAAAACYAgAAZHJzL2Rv&#10;d25yZXYueG1sUEsFBgAAAAAEAAQA9QAAAIgDAAAAAA==&#10;" path="m1772,l687,e" filled="f" strokecolor="#191919" strokeweight="2pt">
                  <v:path arrowok="t" o:connecttype="custom" o:connectlocs="1772,0;687,0" o:connectangles="0,0"/>
                </v:shape>
                <v:shape id="Freeform 2716" o:spid="_x0000_s1690"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6Fj8cA&#10;AADdAAAADwAAAGRycy9kb3ducmV2LnhtbESP0WrCQBRE34X+w3KFvkjdWCFpo6tUqdQHKZj2A26z&#10;1ySYvRt2txr9ercg9HGYmTPMfNmbVpzI+caygsk4AUFcWt1wpeD7a/P0AsIHZI2tZVJwIQ/LxcNg&#10;jrm2Z97TqQiViBD2OSqoQ+hyKX1Zk0E/th1x9A7WGQxRukpqh+cIN618TpJUGmw4LtTY0bqm8lj8&#10;GgXZdfI+1YbTtnC7j9X+8rn72YyUehz2bzMQgfrwH763t1pBmmWv8PcmPg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hY/HAAAA3QAAAA8AAAAAAAAAAAAAAAAAmAIAAGRy&#10;cy9kb3ducmV2LnhtbFBLBQYAAAAABAAEAPUAAACMAwAAAAA=&#10;" path="m687,l1772,e" filled="f" strokecolor="#191919" strokeweight="2pt">
                  <v:path arrowok="t" o:connecttype="custom" o:connectlocs="687,0;1772,0" o:connectangles="0,0"/>
                </v:shape>
              </v:group>
              <v:group id="Group 2717" o:spid="_x0000_s1691" style="position:absolute;left:-705;top:11504;width:1789;height:0" coordorigin="-705,11504" coordsize="17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Y7KbHwwAAAN0AAAAP&#10;AAAAAAAAAAAAAAAAAKoCAABkcnMvZG93bnJldi54bWxQSwUGAAAAAAQABAD6AAAAmgMAAAAA&#10;">
                <v:shape id="Freeform 2718" o:spid="_x0000_s1692"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3DZMYA&#10;AADdAAAADwAAAGRycy9kb3ducmV2LnhtbESPUUvDQBCE3wv9D8cWfGsv8aHW2GsRwVaRIkZ/wJJb&#10;c6G53Zi7ttFf7xUKfRxm5htmuR58q47Uh0bYQD7LQBFXYhuuDXx9Pk8XoEJEttgKk4FfCrBejUdL&#10;LKyc+IOOZaxVgnAo0ICLsSu0DpUjj2EmHXHyvqX3GJPsa217PCW4b/Vtls21x4bTgsOOnhxV+/Lg&#10;DWy299v87c+J7LXPfqrdu7x22pibyfD4ACrSEK/hS/vFGpjfLXI4v0lPQK/+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3DZMYAAADdAAAADwAAAAAAAAAAAAAAAACYAgAAZHJz&#10;L2Rvd25yZXYueG1sUEsFBgAAAAAEAAQA9QAAAIsDAAAAAA==&#10;" path="m1790,l705,e" filled="f" strokecolor="#191919" strokeweight="2pt">
                  <v:path arrowok="t" o:connecttype="custom" o:connectlocs="1790,0;705,0" o:connectangles="0,0"/>
                </v:shape>
                <v:shape id="Freeform 2719" o:spid="_x0000_s1693"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9dE8YA&#10;AADdAAAADwAAAGRycy9kb3ducmV2LnhtbESPzWoCQRCE74G8w9CB3HRWD/5sHCUEjAkioskDNDud&#10;ncWd7nVnohuf3hGEHIuq+oqaLTpfqxO1oRI2MOhnoIgLsRWXBr6/lr0JqBCRLdbCZOCPAizmjw8z&#10;zK2ceUenfSxVgnDI0YCLscm1DoUjj6EvDXHyfqT1GJNsS21bPCe4r/Uwy0baY8VpwWFDb46Kw/7X&#10;G3hfTVeD9cWJHLTPjsVmK5+NNub5qXt9ARWpi//he/vDGhiNJ0O4vUlPQM+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9dE8YAAADdAAAADwAAAAAAAAAAAAAAAACYAgAAZHJz&#10;L2Rvd25yZXYueG1sUEsFBgAAAAAEAAQA9QAAAIsDAAAAAA==&#10;" path="m705,l1790,e" filled="f" strokecolor="#191919" strokeweight="2pt">
                  <v:path arrowok="t" o:connecttype="custom" o:connectlocs="705,0;1790,0" o:connectangles="0,0"/>
                </v:shape>
              </v:group>
              <v:group id="_x0000_s1694" style="position:absolute;left:-696;top:13304;width:1780;height:0" coordorigin="-696,133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PjiwxgAAAN0A&#10;AAAPAAAAAAAAAAAAAAAAAKoCAABkcnMvZG93bnJldi54bWxQSwUGAAAAAAQABAD6AAAAnQMAAAAA&#10;">
                <v:shape id="Freeform 2721" o:spid="_x0000_s1695"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t1usUA&#10;AADdAAAADwAAAGRycy9kb3ducmV2LnhtbESPQWvCQBSE70L/w/IKXqTuKsFKdBWRlHroxVh6fmSf&#10;SUj2bchuY/z3XaHgcZiZb5jtfrStGKj3tWMNi7kCQVw4U3Op4fvy8bYG4QOywdYxabiTh/3uZbLF&#10;1Lgbn2nIQykihH2KGqoQulRKX1Rk0c9dRxy9q+sthij7UpoebxFuW7lUaiUt1hwXKuzoWFHR5L9W&#10;w5glcvhUjfoqOFlkzWyZhcuP1tPX8bABEWgMz/B/+2Q0rN7XCTzexCc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u3W6xQAAAN0AAAAPAAAAAAAAAAAAAAAAAJgCAABkcnMv&#10;ZG93bnJldi54bWxQSwUGAAAAAAQABAD1AAAAigMAAAAA&#10;" path="m1781,l696,e" filled="f" strokecolor="#191919" strokeweight="2pt">
                  <v:path arrowok="t" o:connecttype="custom" o:connectlocs="1781,0;696,0" o:connectangles="0,0"/>
                </v:shape>
                <v:shape id="Freeform 2722" o:spid="_x0000_s1696"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QIcUA&#10;AADdAAAADwAAAGRycy9kb3ducmV2LnhtbESPT4vCMBTE7wt+h/AEL4smiqtSjSJS2T3sxT94fjTP&#10;trR5KU2s9dtvFhb2OMzMb5jNrre16Kj1pWMN04kCQZw5U3Ku4Xo5jlcgfEA2WDsmDS/ysNsO3jaY&#10;GPfkE3XnkIsIYZ+ghiKEJpHSZwVZ9BPXEEfv7lqLIco2l6bFZ4TbWs6UWkiLJceFAhs6FJRV54fV&#10;0Kdz2X2qSn1nPJ+m1fssDZeb1qNhv1+DCNSH//Bf+8toWCx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99AhxQAAAN0AAAAPAAAAAAAAAAAAAAAAAJgCAABkcnMv&#10;ZG93bnJldi54bWxQSwUGAAAAAAQABAD1AAAAigMAAAAA&#10;" path="m696,l1781,e" filled="f" strokecolor="#191919" strokeweight="2pt">
                  <v:path arrowok="t" o:connecttype="custom" o:connectlocs="696,0;1781,0" o:connectangles="0,0"/>
                </v:shape>
              </v:group>
              <v:shape id="_x0000_s1697" style="position:absolute;left:1039;top:15104;width:45;height:0;visibility:visible;mso-wrap-style:square;v-text-anchor:top" coordsize="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8ijcQA&#10;AADdAAAADwAAAGRycy9kb3ducmV2LnhtbESPQWuDQBSE74H+h+UVcotrA7ViswklteAlB23p+eG+&#10;qKn7VtyNmn+fLRR6HGbmG2Z3WEwvJhpdZ1nBUxSDIK6t7rhR8PX5sUlBOI+ssbdMCm7k4LB/WO0w&#10;03bmkqbKNyJA2GWooPV+yKR0dUsGXWQH4uCd7WjQBzk2Uo84B7jp5TaOE2mw47DQ4kDHluqf6moU&#10;zEPuLoWpj9W3rE55SUv+/F4qtX5c3l5BeFr8f/ivXWgFyUuawO+b8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vIo3EAAAA3QAAAA8AAAAAAAAAAAAAAAAAmAIAAGRycy9k&#10;b3ducmV2LnhtbFBLBQYAAAAABAAEAPUAAACJAwAAAAA=&#10;" path="m,l44,e" filled="f" strokecolor="#191919" strokeweight="2pt">
                <v:path arrowok="t" o:connecttype="custom" o:connectlocs="0,0;44,0" o:connectangles="0,0"/>
              </v:shape>
              <v:shape id="_x0000_s1698" style="position:absolute;top:15104;width:400;height:0;visibility:visible;mso-wrap-style:square;v-text-anchor:top" coordsize="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H3nMQA&#10;AADdAAAADwAAAGRycy9kb3ducmV2LnhtbESPQWsCMRSE74X+h/AKXopmFauyNYqIgnirevD42Lxu&#10;VjcvyyZq/PdGEDwOM/MNM51HW4srtb5yrKDfy0AQF05XXCo47NfdCQgfkDXWjknBnTzMZ58fU8y1&#10;u/EfXXehFAnCPkcFJoQml9IXhiz6nmuIk/fvWoshybaUusVbgttaDrJsJC1WnBYMNrQ0VJx3F6sg&#10;28cfHB5Ox0au6sU3reJwezdKdb7i4hdEoBje4Vd7oxWMxpMxPN+k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R95zEAAAA3QAAAA8AAAAAAAAAAAAAAAAAmAIAAGRycy9k&#10;b3ducmV2LnhtbFBLBQYAAAAABAAEAPUAAACJAwAAAAA=&#10;" path="m,l400,e" filled="f" strokecolor="#191919" strokeweight="2pt">
                <v:path arrowok="t" o:connecttype="custom" o:connectlocs="0,0;400,0" o:connectangles="0,0"/>
              </v:shape>
              <v:rect id="_x0000_s1699" style="position:absolute;left:400;top:14864;width:640;height:6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0QucIA&#10;AADdAAAADwAAAGRycy9kb3ducmV2LnhtbERPTYvCMBC9C/6HMII3TRXU0jUti6Do4kXXy96mzWxb&#10;tpmUJtb6781hwePjfW+zwTSip87VlhUs5hEI4sLqmksFt+/9LAbhPLLGxjIpeJKDLB2Ptpho++AL&#10;9VdfihDCLkEFlfdtIqUrKjLo5rYlDtyv7Qz6ALtS6g4fIdw0chlFa2mw5tBQYUu7ioq/690oyE/n&#10;iz983Q59nJdtY/OfxdmulJpOhs8PEJ4G/xb/u49awXoTh7nhTXgCM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fRC5wgAAAN0AAAAPAAAAAAAAAAAAAAAAAJgCAABkcnMvZG93&#10;bnJldi54bWxQSwUGAAAAAAQABAD1AAAAhwMAAAAA&#10;" stroked="f">
                <v:path arrowok="t"/>
              </v:rect>
              <v:rect id="_x0000_s1700" style="position:absolute;left:380;top:14844;width:680;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fKccA&#10;AADdAAAADwAAAGRycy9kb3ducmV2LnhtbESP3UoDMRSE74W+QziF3ojNWmp/1qZFCi3VG3H1AY6b&#10;42bb5GRJ0nZ9eyMIXg4z8w2z2vTOiguF2HpWcD8uQBDXXrfcKPh4390tQMSErNF6JgXfFGGzHtys&#10;sNT+ym90qVIjMoRjiQpMSl0pZawNOYxj3xFn78sHhynL0Egd8JrhzspJUcykw5bzgsGOtobqU3V2&#10;Cuj19vlhfzieXo7aWrOcflbneVBqNOyfHkEk6tN/+K990Apm88USft/k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P3ynHAAAA3QAAAA8AAAAAAAAAAAAAAAAAmAIAAGRy&#10;cy9kb3ducmV2LnhtbFBLBQYAAAAABAAEAPUAAACMAwAAAAA=&#10;" filled="f" strokecolor="#191919" strokeweight="2pt">
                <v:path arrowok="t"/>
              </v:rect>
            </v:group>
            <v:shape id="_x0000_s1701" type="#_x0000_t202" style="position:absolute;left:389;top:13545;width:480;height:11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VQBuAIAALo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" o:allowincell="f" filled="f" stroked="f">
              <v:textbox style="layout-flow:vertical;mso-layout-flow-alt:bottom-to-top;mso-next-textbox:#_x0000_s1701" inset="0,0,0,0">
                <w:txbxContent>
                  <w:p w:rsidR="00886238" w:rsidRDefault="00886238" w:rsidP="00C8400F">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_x0000_s1702" type="#_x0000_t202" style="position:absolute;left:389;top:8277;width:720;height:11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" o:allowincell="f" filled="f" stroked="f">
              <v:textbox style="layout-flow:vertical;mso-layout-flow-alt:bottom-to-top;mso-next-textbox:#_x0000_s1702" inset="0,0,0,0">
                <w:txbxContent>
                  <w:p w:rsidR="00886238" w:rsidRDefault="00886238" w:rsidP="00C8400F">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886238" w:rsidRDefault="00886238" w:rsidP="00C8400F">
                    <w:pPr>
                      <w:widowControl w:val="0"/>
                      <w:autoSpaceDE w:val="0"/>
                      <w:autoSpaceDN w:val="0"/>
                      <w:adjustRightInd w:val="0"/>
                      <w:spacing w:after="0" w:line="240" w:lineRule="exact"/>
                      <w:ind w:right="202"/>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886238" w:rsidRDefault="00886238" w:rsidP="00C8400F">
                    <w:pPr>
                      <w:widowControl w:val="0"/>
                      <w:autoSpaceDE w:val="0"/>
                      <w:autoSpaceDN w:val="0"/>
                      <w:adjustRightInd w:val="0"/>
                      <w:spacing w:after="0" w:line="240" w:lineRule="exact"/>
                      <w:ind w:left="-7" w:right="-7"/>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_x0000_s1703" type="#_x0000_t202" style="position:absolute;left:409;top:11823;width:480;height:12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" o:allowincell="f" filled="f" stroked="f">
              <v:textbox style="layout-flow:vertical;mso-layout-flow-alt:bottom-to-top;mso-next-textbox:#_x0000_s1703" inset="0,0,0,0">
                <w:txbxContent>
                  <w:p w:rsidR="00886238" w:rsidRDefault="00886238" w:rsidP="00C8400F">
                    <w:pPr>
                      <w:widowControl w:val="0"/>
                      <w:autoSpaceDE w:val="0"/>
                      <w:autoSpaceDN w:val="0"/>
                      <w:adjustRightInd w:val="0"/>
                      <w:spacing w:after="0" w:line="221" w:lineRule="exact"/>
                      <w:ind w:right="229"/>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886238" w:rsidRDefault="00886238" w:rsidP="00C8400F">
                    <w:pPr>
                      <w:widowControl w:val="0"/>
                      <w:autoSpaceDE w:val="0"/>
                      <w:autoSpaceDN w:val="0"/>
                      <w:adjustRightInd w:val="0"/>
                      <w:spacing w:after="0" w:line="240"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_x0000_s1704" type="#_x0000_t202" style="position:absolute;left:409;top:10141;width:480;height:9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" o:allowincell="f" filled="f" stroked="f">
              <v:textbox style="layout-flow:vertical;mso-layout-flow-alt:bottom-to-top;mso-next-textbox:#_x0000_s1704" inset="0,0,0,0">
                <w:txbxContent>
                  <w:p w:rsidR="00886238" w:rsidRDefault="00886238" w:rsidP="00C8400F">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886238" w:rsidRDefault="00886238" w:rsidP="00C8400F">
                    <w:pPr>
                      <w:widowControl w:val="0"/>
                      <w:autoSpaceDE w:val="0"/>
                      <w:autoSpaceDN w:val="0"/>
                      <w:adjustRightInd w:val="0"/>
                      <w:spacing w:after="0" w:line="240" w:lineRule="exact"/>
                      <w:ind w:right="125"/>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_x0000_s1705" type="#_x0000_t202" style="position:absolute;left:412;top:663;width:257;height:16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" o:allowincell="f" filled="f" stroked="f">
              <v:textbox style="layout-flow:vertical;mso-layout-flow-alt:bottom-to-top;mso-next-textbox:#_x0000_s1705" inset="0,0,0,0">
                <w:txbxContent>
                  <w:p w:rsidR="00886238" w:rsidRDefault="00886238" w:rsidP="00C8400F">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 xml:space="preserve">Albany State </w:t>
                    </w:r>
                  </w:p>
                </w:txbxContent>
              </v:textbox>
            </v:shape>
            <v:rect id="_x0000_s1706" style="position:absolute;left:12;top:2523;width:1060;height:1784" fillcolor="#d8d8d8 [2732]" stroked="f" strokecolor="#f2f2f2 [3041]" strokeweight="3pt">
              <v:shadow on="t" type="perspective" color="#7f7f7f [1601]" opacity=".5" offset="1pt" offset2="-1pt"/>
              <v:textbox style="layout-flow:vertical;mso-layout-flow-alt:bottom-to-top;mso-next-textbox:#_x0000_s1706">
                <w:txbxContent>
                  <w:p w:rsidR="00886238" w:rsidRPr="00F91ACB" w:rsidRDefault="00886238" w:rsidP="00C8400F">
                    <w:pPr>
                      <w:spacing w:after="0"/>
                      <w:rPr>
                        <w:b/>
                        <w:color w:val="000000" w:themeColor="text1"/>
                      </w:rPr>
                    </w:pPr>
                    <w:r w:rsidRPr="00F91ACB">
                      <w:rPr>
                        <w:b/>
                        <w:color w:val="000000" w:themeColor="text1"/>
                      </w:rPr>
                      <w:t xml:space="preserve">  Arts &amp; Humanities</w:t>
                    </w:r>
                  </w:p>
                </w:txbxContent>
              </v:textbox>
            </v:rect>
            <v:rect id="_x0000_s1707" style="position:absolute;left:12;top:4337;width:1039;height:1784" fillcolor="#404040 [2429]" strokecolor="#f2f2f2 [3041]" strokeweight="3pt">
              <v:shadow on="t" type="perspective" color="#7f7f7f [1601]" opacity=".5" offset="1pt" offset2="-1pt"/>
              <v:textbox style="layout-flow:vertical;mso-layout-flow-alt:bottom-to-top;mso-next-textbox:#_x0000_s1707">
                <w:txbxContent>
                  <w:p w:rsidR="00886238" w:rsidRDefault="00886238" w:rsidP="00C8400F">
                    <w:pPr>
                      <w:spacing w:after="0"/>
                      <w:rPr>
                        <w:b/>
                        <w:color w:val="FFFFFF" w:themeColor="background1"/>
                      </w:rPr>
                    </w:pPr>
                  </w:p>
                  <w:p w:rsidR="00886238" w:rsidRPr="007A3E3A" w:rsidRDefault="00886238" w:rsidP="00C8400F">
                    <w:pPr>
                      <w:spacing w:after="0"/>
                      <w:rPr>
                        <w:b/>
                        <w:color w:val="FFFFFF" w:themeColor="background1"/>
                      </w:rPr>
                    </w:pPr>
                    <w:r>
                      <w:rPr>
                        <w:b/>
                        <w:color w:val="FFFFFF" w:themeColor="background1"/>
                      </w:rPr>
                      <w:t>Business</w:t>
                    </w:r>
                  </w:p>
                </w:txbxContent>
              </v:textbox>
            </v:rect>
            <v:rect id="_x0000_s1708" style="position:absolute;left:12;top:6210;width:1060;height:1707" fillcolor="#d8d8d8 [2732]" stroked="f">
              <v:textbox style="layout-flow:vertical;mso-layout-flow-alt:bottom-to-top">
                <w:txbxContent>
                  <w:p w:rsidR="00886238" w:rsidRDefault="00886238" w:rsidP="00C8400F">
                    <w:pPr>
                      <w:spacing w:after="0"/>
                    </w:pPr>
                  </w:p>
                  <w:p w:rsidR="00886238" w:rsidRPr="00CB7C80" w:rsidRDefault="00886238" w:rsidP="00C8400F">
                    <w:pPr>
                      <w:spacing w:after="0"/>
                      <w:rPr>
                        <w:b/>
                      </w:rPr>
                    </w:pPr>
                    <w:r w:rsidRPr="00CB7C80">
                      <w:rPr>
                        <w:b/>
                      </w:rPr>
                      <w:t>Education</w:t>
                    </w:r>
                  </w:p>
                </w:txbxContent>
              </v:textbox>
            </v:rect>
          </v:group>
        </w:pict>
      </w:r>
      <w:r w:rsidR="0038476F">
        <w:rPr>
          <w:rFonts w:ascii="Century Gothic" w:hAnsi="Century Gothic" w:cs="Century Gothic"/>
          <w:b/>
          <w:bCs/>
          <w:color w:val="191919"/>
          <w:sz w:val="14"/>
          <w:szCs w:val="14"/>
        </w:rPr>
        <w:t>Accounting, Business Information</w:t>
      </w:r>
    </w:p>
    <w:p w:rsidR="0038476F" w:rsidRDefault="0038476F" w:rsidP="00C8400F">
      <w:pPr>
        <w:widowControl w:val="0"/>
        <w:autoSpaceDE w:val="0"/>
        <w:autoSpaceDN w:val="0"/>
        <w:adjustRightInd w:val="0"/>
        <w:spacing w:after="0" w:line="168" w:lineRule="exact"/>
        <w:ind w:left="450" w:right="8120"/>
        <w:jc w:val="center"/>
        <w:rPr>
          <w:rFonts w:ascii="Century Gothic" w:hAnsi="Century Gothic" w:cs="Century Gothic"/>
          <w:color w:val="000000"/>
          <w:sz w:val="14"/>
          <w:szCs w:val="14"/>
        </w:rPr>
      </w:pPr>
      <w:r>
        <w:rPr>
          <w:rFonts w:ascii="Century Gothic" w:hAnsi="Century Gothic" w:cs="Century Gothic"/>
          <w:b/>
          <w:bCs/>
          <w:color w:val="191919"/>
          <w:sz w:val="14"/>
          <w:szCs w:val="14"/>
        </w:rPr>
        <w:t>Systems &amp; Marketing</w:t>
      </w:r>
    </w:p>
    <w:p w:rsidR="0038476F" w:rsidRDefault="0038476F" w:rsidP="0038476F">
      <w:pPr>
        <w:widowControl w:val="0"/>
        <w:autoSpaceDE w:val="0"/>
        <w:autoSpaceDN w:val="0"/>
        <w:adjustRightInd w:val="0"/>
        <w:spacing w:before="10" w:after="0" w:line="240" w:lineRule="exact"/>
        <w:rPr>
          <w:rFonts w:ascii="Century Gothic" w:hAnsi="Century Gothic" w:cs="Century Gothic"/>
          <w:color w:val="000000"/>
          <w:sz w:val="24"/>
          <w:szCs w:val="24"/>
        </w:rPr>
      </w:pPr>
    </w:p>
    <w:p w:rsidR="0038476F" w:rsidRDefault="0038476F" w:rsidP="00C8400F">
      <w:pPr>
        <w:widowControl w:val="0"/>
        <w:tabs>
          <w:tab w:val="left" w:pos="990"/>
        </w:tabs>
        <w:autoSpaceDE w:val="0"/>
        <w:autoSpaceDN w:val="0"/>
        <w:adjustRightInd w:val="0"/>
        <w:spacing w:after="0" w:line="240" w:lineRule="auto"/>
        <w:ind w:left="1080"/>
        <w:rPr>
          <w:rFonts w:ascii="Times New Roman" w:hAnsi="Times New Roman"/>
          <w:color w:val="000000"/>
          <w:sz w:val="24"/>
          <w:szCs w:val="24"/>
        </w:rPr>
      </w:pPr>
      <w:r>
        <w:rPr>
          <w:rFonts w:ascii="Times New Roman" w:hAnsi="Times New Roman"/>
          <w:b/>
          <w:bCs/>
          <w:color w:val="191919"/>
          <w:sz w:val="32"/>
          <w:szCs w:val="32"/>
        </w:rPr>
        <w:t>R</w:t>
      </w:r>
      <w:r>
        <w:rPr>
          <w:rFonts w:ascii="Times New Roman" w:hAnsi="Times New Roman"/>
          <w:b/>
          <w:bCs/>
          <w:color w:val="191919"/>
          <w:sz w:val="24"/>
          <w:szCs w:val="24"/>
        </w:rPr>
        <w:t>EQUIREMENTS</w:t>
      </w:r>
      <w:r>
        <w:rPr>
          <w:rFonts w:ascii="Times New Roman" w:hAnsi="Times New Roman"/>
          <w:b/>
          <w:bCs/>
          <w:color w:val="191919"/>
          <w:spacing w:val="20"/>
          <w:sz w:val="24"/>
          <w:szCs w:val="24"/>
        </w:rPr>
        <w:t xml:space="preserve"> </w:t>
      </w:r>
      <w:r>
        <w:rPr>
          <w:rFonts w:ascii="Times New Roman" w:hAnsi="Times New Roman"/>
          <w:b/>
          <w:bCs/>
          <w:color w:val="191919"/>
          <w:sz w:val="24"/>
          <w:szCs w:val="24"/>
        </w:rPr>
        <w:t>FOR</w:t>
      </w:r>
      <w:r>
        <w:rPr>
          <w:rFonts w:ascii="Times New Roman" w:hAnsi="Times New Roman"/>
          <w:b/>
          <w:bCs/>
          <w:color w:val="191919"/>
          <w:spacing w:val="7"/>
          <w:sz w:val="24"/>
          <w:szCs w:val="24"/>
        </w:rPr>
        <w:t xml:space="preserve"> </w:t>
      </w:r>
      <w:r>
        <w:rPr>
          <w:rFonts w:ascii="Times New Roman" w:hAnsi="Times New Roman"/>
          <w:b/>
          <w:bCs/>
          <w:color w:val="191919"/>
          <w:sz w:val="24"/>
          <w:szCs w:val="24"/>
        </w:rPr>
        <w:t>A</w:t>
      </w:r>
      <w:r>
        <w:rPr>
          <w:rFonts w:ascii="Times New Roman" w:hAnsi="Times New Roman"/>
          <w:b/>
          <w:bCs/>
          <w:color w:val="191919"/>
          <w:spacing w:val="7"/>
          <w:sz w:val="24"/>
          <w:szCs w:val="24"/>
        </w:rPr>
        <w:t xml:space="preserve"> </w:t>
      </w:r>
      <w:r>
        <w:rPr>
          <w:rFonts w:ascii="Times New Roman" w:hAnsi="Times New Roman"/>
          <w:b/>
          <w:bCs/>
          <w:color w:val="191919"/>
          <w:sz w:val="32"/>
          <w:szCs w:val="32"/>
        </w:rPr>
        <w:t>B</w:t>
      </w:r>
      <w:r>
        <w:rPr>
          <w:rFonts w:ascii="Times New Roman" w:hAnsi="Times New Roman"/>
          <w:b/>
          <w:bCs/>
          <w:color w:val="191919"/>
          <w:sz w:val="24"/>
          <w:szCs w:val="24"/>
        </w:rPr>
        <w:t>ACHELOR</w:t>
      </w:r>
      <w:r>
        <w:rPr>
          <w:rFonts w:ascii="Times New Roman" w:hAnsi="Times New Roman"/>
          <w:b/>
          <w:bCs/>
          <w:color w:val="191919"/>
          <w:spacing w:val="20"/>
          <w:sz w:val="24"/>
          <w:szCs w:val="24"/>
        </w:rPr>
        <w:t xml:space="preserve"> </w:t>
      </w:r>
      <w:r>
        <w:rPr>
          <w:rFonts w:ascii="Times New Roman" w:hAnsi="Times New Roman"/>
          <w:b/>
          <w:bCs/>
          <w:color w:val="191919"/>
          <w:sz w:val="24"/>
          <w:szCs w:val="24"/>
        </w:rPr>
        <w:t>OF</w:t>
      </w:r>
      <w:r>
        <w:rPr>
          <w:rFonts w:ascii="Times New Roman" w:hAnsi="Times New Roman"/>
          <w:b/>
          <w:bCs/>
          <w:color w:val="191919"/>
          <w:spacing w:val="11"/>
          <w:sz w:val="24"/>
          <w:szCs w:val="24"/>
        </w:rPr>
        <w:t xml:space="preserve"> </w:t>
      </w:r>
      <w:r>
        <w:rPr>
          <w:rFonts w:ascii="Times New Roman" w:hAnsi="Times New Roman"/>
          <w:b/>
          <w:bCs/>
          <w:color w:val="191919"/>
          <w:sz w:val="32"/>
          <w:szCs w:val="32"/>
        </w:rPr>
        <w:t>S</w:t>
      </w:r>
      <w:r>
        <w:rPr>
          <w:rFonts w:ascii="Times New Roman" w:hAnsi="Times New Roman"/>
          <w:b/>
          <w:bCs/>
          <w:color w:val="191919"/>
          <w:sz w:val="24"/>
          <w:szCs w:val="24"/>
        </w:rPr>
        <w:t>CIENCE</w:t>
      </w:r>
      <w:r>
        <w:rPr>
          <w:rFonts w:ascii="Times New Roman" w:hAnsi="Times New Roman"/>
          <w:b/>
          <w:bCs/>
          <w:color w:val="191919"/>
          <w:spacing w:val="20"/>
          <w:sz w:val="24"/>
          <w:szCs w:val="24"/>
        </w:rPr>
        <w:t xml:space="preserve"> </w:t>
      </w:r>
      <w:r>
        <w:rPr>
          <w:rFonts w:ascii="Times New Roman" w:hAnsi="Times New Roman"/>
          <w:b/>
          <w:bCs/>
          <w:color w:val="191919"/>
          <w:sz w:val="32"/>
          <w:szCs w:val="32"/>
        </w:rPr>
        <w:t>D</w:t>
      </w:r>
      <w:r>
        <w:rPr>
          <w:rFonts w:ascii="Times New Roman" w:hAnsi="Times New Roman"/>
          <w:b/>
          <w:bCs/>
          <w:color w:val="191919"/>
          <w:sz w:val="24"/>
          <w:szCs w:val="24"/>
        </w:rPr>
        <w:t>EGREE</w:t>
      </w:r>
      <w:r>
        <w:rPr>
          <w:rFonts w:ascii="Times New Roman" w:hAnsi="Times New Roman"/>
          <w:b/>
          <w:bCs/>
          <w:color w:val="191919"/>
          <w:spacing w:val="20"/>
          <w:sz w:val="24"/>
          <w:szCs w:val="24"/>
        </w:rPr>
        <w:t xml:space="preserve"> </w:t>
      </w:r>
      <w:r>
        <w:rPr>
          <w:rFonts w:ascii="Times New Roman" w:hAnsi="Times New Roman"/>
          <w:b/>
          <w:bCs/>
          <w:color w:val="191919"/>
          <w:sz w:val="24"/>
          <w:szCs w:val="24"/>
        </w:rPr>
        <w:t>IN</w:t>
      </w:r>
      <w:r>
        <w:rPr>
          <w:rFonts w:ascii="Times New Roman" w:hAnsi="Times New Roman"/>
          <w:b/>
          <w:bCs/>
          <w:color w:val="191919"/>
          <w:spacing w:val="20"/>
          <w:sz w:val="24"/>
          <w:szCs w:val="24"/>
        </w:rPr>
        <w:t xml:space="preserve"> </w:t>
      </w:r>
      <w:r>
        <w:rPr>
          <w:rFonts w:ascii="Times New Roman" w:hAnsi="Times New Roman"/>
          <w:b/>
          <w:bCs/>
          <w:color w:val="191919"/>
          <w:sz w:val="32"/>
          <w:szCs w:val="32"/>
        </w:rPr>
        <w:t>M</w:t>
      </w:r>
      <w:r>
        <w:rPr>
          <w:rFonts w:ascii="Times New Roman" w:hAnsi="Times New Roman"/>
          <w:b/>
          <w:bCs/>
          <w:color w:val="191919"/>
          <w:sz w:val="24"/>
          <w:szCs w:val="24"/>
        </w:rPr>
        <w:t>ARKETING</w:t>
      </w:r>
    </w:p>
    <w:p w:rsidR="0038476F" w:rsidRDefault="0038476F" w:rsidP="0038476F">
      <w:pPr>
        <w:widowControl w:val="0"/>
        <w:autoSpaceDE w:val="0"/>
        <w:autoSpaceDN w:val="0"/>
        <w:adjustRightInd w:val="0"/>
        <w:spacing w:before="11" w:after="0" w:line="260" w:lineRule="exact"/>
        <w:rPr>
          <w:rFonts w:ascii="Times New Roman" w:hAnsi="Times New Roman"/>
          <w:color w:val="000000"/>
          <w:sz w:val="26"/>
          <w:szCs w:val="26"/>
        </w:rPr>
      </w:pPr>
    </w:p>
    <w:p w:rsidR="0038476F" w:rsidRDefault="0038476F" w:rsidP="0038476F">
      <w:pPr>
        <w:widowControl w:val="0"/>
        <w:autoSpaceDE w:val="0"/>
        <w:autoSpaceDN w:val="0"/>
        <w:adjustRightInd w:val="0"/>
        <w:spacing w:after="0" w:line="250" w:lineRule="auto"/>
        <w:ind w:left="1325" w:right="2833" w:hanging="45"/>
        <w:rPr>
          <w:rFonts w:ascii="Times New Roman" w:hAnsi="Times New Roman"/>
          <w:color w:val="000000"/>
          <w:sz w:val="18"/>
          <w:szCs w:val="18"/>
        </w:rPr>
      </w:pPr>
      <w:r>
        <w:rPr>
          <w:rFonts w:ascii="Times New Roman" w:hAnsi="Times New Roman"/>
          <w:color w:val="191919"/>
          <w:sz w:val="18"/>
          <w:szCs w:val="18"/>
        </w:rPr>
        <w:t>1.</w:t>
      </w:r>
      <w:r>
        <w:rPr>
          <w:rFonts w:ascii="Times New Roman" w:hAnsi="Times New Roman"/>
          <w:color w:val="191919"/>
          <w:spacing w:val="-3"/>
          <w:sz w:val="18"/>
          <w:szCs w:val="18"/>
        </w:rPr>
        <w:t xml:space="preserve"> </w:t>
      </w:r>
      <w:r>
        <w:rPr>
          <w:rFonts w:ascii="Times New Roman" w:hAnsi="Times New Roman"/>
          <w:color w:val="191919"/>
          <w:sz w:val="18"/>
          <w:szCs w:val="18"/>
        </w:rPr>
        <w:t xml:space="preserve">The student must complete a minimum of 124 semester hours with a cumulative grade point average of 2.25 </w:t>
      </w:r>
      <w:del w:id="8" w:author="melliard" w:date="2011-03-24T15:34:00Z">
        <w:r w:rsidDel="004A5C37">
          <w:rPr>
            <w:rFonts w:ascii="Times New Roman" w:hAnsi="Times New Roman"/>
            <w:color w:val="191919"/>
            <w:sz w:val="18"/>
            <w:szCs w:val="18"/>
          </w:rPr>
          <w:delText xml:space="preserve">in overall program </w:delText>
        </w:r>
      </w:del>
      <w:r>
        <w:rPr>
          <w:rFonts w:ascii="Times New Roman" w:hAnsi="Times New Roman"/>
          <w:color w:val="191919"/>
          <w:sz w:val="18"/>
          <w:szCs w:val="18"/>
        </w:rPr>
        <w:t>and a grade of “C” or above in all business courses.</w:t>
      </w:r>
    </w:p>
    <w:p w:rsidR="0038476F" w:rsidRDefault="0038476F" w:rsidP="0038476F">
      <w:pPr>
        <w:widowControl w:val="0"/>
        <w:autoSpaceDE w:val="0"/>
        <w:autoSpaceDN w:val="0"/>
        <w:adjustRightInd w:val="0"/>
        <w:spacing w:before="16" w:after="0" w:line="200" w:lineRule="exact"/>
        <w:rPr>
          <w:rFonts w:ascii="Times New Roman" w:hAnsi="Times New Roman"/>
          <w:color w:val="000000"/>
          <w:sz w:val="20"/>
          <w:szCs w:val="20"/>
        </w:rPr>
      </w:pPr>
    </w:p>
    <w:p w:rsidR="0038476F" w:rsidRDefault="0038476F" w:rsidP="0038476F">
      <w:pPr>
        <w:widowControl w:val="0"/>
        <w:autoSpaceDE w:val="0"/>
        <w:autoSpaceDN w:val="0"/>
        <w:adjustRightInd w:val="0"/>
        <w:spacing w:after="0" w:line="240" w:lineRule="auto"/>
        <w:ind w:left="1280"/>
        <w:rPr>
          <w:rFonts w:ascii="Times New Roman" w:hAnsi="Times New Roman"/>
          <w:color w:val="000000"/>
          <w:sz w:val="18"/>
          <w:szCs w:val="18"/>
        </w:rPr>
      </w:pPr>
      <w:r>
        <w:rPr>
          <w:rFonts w:ascii="Times New Roman" w:hAnsi="Times New Roman"/>
          <w:color w:val="191919"/>
          <w:sz w:val="18"/>
          <w:szCs w:val="18"/>
        </w:rPr>
        <w:t>2.</w:t>
      </w:r>
      <w:r>
        <w:rPr>
          <w:rFonts w:ascii="Times New Roman" w:hAnsi="Times New Roman"/>
          <w:color w:val="191919"/>
          <w:spacing w:val="-3"/>
          <w:sz w:val="18"/>
          <w:szCs w:val="18"/>
        </w:rPr>
        <w:t xml:space="preserve"> </w:t>
      </w:r>
      <w:r>
        <w:rPr>
          <w:rFonts w:ascii="Times New Roman" w:hAnsi="Times New Roman"/>
          <w:color w:val="191919"/>
          <w:sz w:val="18"/>
          <w:szCs w:val="18"/>
        </w:rPr>
        <w:t>The student must have a cumulative grade point average of 2.25 or higher to be admitted to the program.</w:t>
      </w:r>
    </w:p>
    <w:p w:rsidR="0038476F" w:rsidRDefault="0038476F" w:rsidP="0038476F">
      <w:pPr>
        <w:widowControl w:val="0"/>
        <w:autoSpaceDE w:val="0"/>
        <w:autoSpaceDN w:val="0"/>
        <w:adjustRightInd w:val="0"/>
        <w:spacing w:before="5" w:after="0" w:line="220" w:lineRule="exact"/>
        <w:rPr>
          <w:rFonts w:ascii="Times New Roman" w:hAnsi="Times New Roman"/>
          <w:color w:val="000000"/>
        </w:rPr>
      </w:pPr>
    </w:p>
    <w:p w:rsidR="0038476F" w:rsidRDefault="0038476F" w:rsidP="0038476F">
      <w:pPr>
        <w:widowControl w:val="0"/>
        <w:autoSpaceDE w:val="0"/>
        <w:autoSpaceDN w:val="0"/>
        <w:adjustRightInd w:val="0"/>
        <w:spacing w:after="0" w:line="240" w:lineRule="auto"/>
        <w:ind w:left="1280"/>
        <w:rPr>
          <w:rFonts w:ascii="Times New Roman" w:hAnsi="Times New Roman"/>
          <w:color w:val="000000"/>
          <w:sz w:val="18"/>
          <w:szCs w:val="18"/>
        </w:rPr>
      </w:pPr>
      <w:r>
        <w:rPr>
          <w:rFonts w:ascii="Times New Roman" w:hAnsi="Times New Roman"/>
          <w:color w:val="191919"/>
          <w:sz w:val="18"/>
          <w:szCs w:val="18"/>
        </w:rPr>
        <w:t>3.</w:t>
      </w:r>
      <w:r>
        <w:rPr>
          <w:rFonts w:ascii="Times New Roman" w:hAnsi="Times New Roman"/>
          <w:color w:val="191919"/>
          <w:spacing w:val="-3"/>
          <w:sz w:val="18"/>
          <w:szCs w:val="18"/>
        </w:rPr>
        <w:t xml:space="preserve"> </w:t>
      </w:r>
      <w:r>
        <w:rPr>
          <w:rFonts w:ascii="Times New Roman" w:hAnsi="Times New Roman"/>
          <w:color w:val="191919"/>
          <w:sz w:val="18"/>
          <w:szCs w:val="18"/>
        </w:rPr>
        <w:t>The student must complete 30 hours of business courses beyond</w:t>
      </w:r>
      <w:r>
        <w:rPr>
          <w:rFonts w:ascii="Times New Roman" w:hAnsi="Times New Roman"/>
          <w:color w:val="191919"/>
          <w:spacing w:val="-10"/>
          <w:sz w:val="18"/>
          <w:szCs w:val="18"/>
        </w:rPr>
        <w:t xml:space="preserve"> </w:t>
      </w:r>
      <w:r>
        <w:rPr>
          <w:rFonts w:ascii="Times New Roman" w:hAnsi="Times New Roman"/>
          <w:color w:val="191919"/>
          <w:sz w:val="18"/>
          <w:szCs w:val="18"/>
        </w:rPr>
        <w:t>Area F requirements plus an additional</w:t>
      </w:r>
    </w:p>
    <w:p w:rsidR="0038476F" w:rsidRDefault="0038476F" w:rsidP="0038476F">
      <w:pPr>
        <w:widowControl w:val="0"/>
        <w:autoSpaceDE w:val="0"/>
        <w:autoSpaceDN w:val="0"/>
        <w:adjustRightInd w:val="0"/>
        <w:spacing w:before="9" w:after="0" w:line="240" w:lineRule="auto"/>
        <w:ind w:left="1280"/>
        <w:rPr>
          <w:rFonts w:ascii="Times New Roman" w:hAnsi="Times New Roman"/>
          <w:color w:val="000000"/>
          <w:sz w:val="18"/>
          <w:szCs w:val="18"/>
        </w:rPr>
      </w:pPr>
      <w:r>
        <w:rPr>
          <w:rFonts w:ascii="Times New Roman" w:hAnsi="Times New Roman"/>
          <w:color w:val="191919"/>
          <w:sz w:val="18"/>
          <w:szCs w:val="18"/>
        </w:rPr>
        <w:t>30 hours of marketing concentration.</w:t>
      </w:r>
    </w:p>
    <w:p w:rsidR="0038476F" w:rsidRDefault="0038476F" w:rsidP="0038476F">
      <w:pPr>
        <w:widowControl w:val="0"/>
        <w:autoSpaceDE w:val="0"/>
        <w:autoSpaceDN w:val="0"/>
        <w:adjustRightInd w:val="0"/>
        <w:spacing w:before="5" w:after="0" w:line="220" w:lineRule="exact"/>
        <w:rPr>
          <w:rFonts w:ascii="Times New Roman" w:hAnsi="Times New Roman"/>
          <w:color w:val="000000"/>
        </w:rPr>
      </w:pPr>
    </w:p>
    <w:p w:rsidR="0038476F" w:rsidRDefault="0038476F" w:rsidP="0038476F">
      <w:pPr>
        <w:widowControl w:val="0"/>
        <w:autoSpaceDE w:val="0"/>
        <w:autoSpaceDN w:val="0"/>
        <w:adjustRightInd w:val="0"/>
        <w:spacing w:after="0" w:line="240" w:lineRule="auto"/>
        <w:ind w:left="1280"/>
        <w:rPr>
          <w:rFonts w:ascii="Times New Roman" w:hAnsi="Times New Roman"/>
          <w:color w:val="000000"/>
          <w:sz w:val="18"/>
          <w:szCs w:val="18"/>
        </w:rPr>
      </w:pPr>
      <w:r>
        <w:rPr>
          <w:rFonts w:ascii="Times New Roman" w:hAnsi="Times New Roman"/>
          <w:color w:val="191919"/>
          <w:sz w:val="18"/>
          <w:szCs w:val="18"/>
        </w:rPr>
        <w:t>4.</w:t>
      </w:r>
      <w:r>
        <w:rPr>
          <w:rFonts w:ascii="Times New Roman" w:hAnsi="Times New Roman"/>
          <w:color w:val="191919"/>
          <w:spacing w:val="-3"/>
          <w:sz w:val="18"/>
          <w:szCs w:val="18"/>
        </w:rPr>
        <w:t xml:space="preserve"> </w:t>
      </w:r>
      <w:r>
        <w:rPr>
          <w:rFonts w:ascii="Times New Roman" w:hAnsi="Times New Roman"/>
          <w:color w:val="191919"/>
          <w:sz w:val="18"/>
          <w:szCs w:val="18"/>
        </w:rPr>
        <w:t>The student must complete the Major Field</w:t>
      </w:r>
      <w:r>
        <w:rPr>
          <w:rFonts w:ascii="Times New Roman" w:hAnsi="Times New Roman"/>
          <w:color w:val="191919"/>
          <w:spacing w:val="-10"/>
          <w:sz w:val="18"/>
          <w:szCs w:val="18"/>
        </w:rPr>
        <w:t xml:space="preserve"> </w:t>
      </w:r>
      <w:r>
        <w:rPr>
          <w:rFonts w:ascii="Times New Roman" w:hAnsi="Times New Roman"/>
          <w:color w:val="191919"/>
          <w:sz w:val="18"/>
          <w:szCs w:val="18"/>
        </w:rPr>
        <w:t>Achievement</w:t>
      </w:r>
      <w:r>
        <w:rPr>
          <w:rFonts w:ascii="Times New Roman" w:hAnsi="Times New Roman"/>
          <w:color w:val="191919"/>
          <w:spacing w:val="-3"/>
          <w:sz w:val="18"/>
          <w:szCs w:val="18"/>
        </w:rPr>
        <w:t xml:space="preserve"> </w:t>
      </w:r>
      <w:r>
        <w:rPr>
          <w:rFonts w:ascii="Times New Roman" w:hAnsi="Times New Roman"/>
          <w:color w:val="191919"/>
          <w:spacing w:val="-13"/>
          <w:sz w:val="18"/>
          <w:szCs w:val="18"/>
        </w:rPr>
        <w:t>T</w:t>
      </w:r>
      <w:r>
        <w:rPr>
          <w:rFonts w:ascii="Times New Roman" w:hAnsi="Times New Roman"/>
          <w:color w:val="191919"/>
          <w:sz w:val="18"/>
          <w:szCs w:val="18"/>
        </w:rPr>
        <w:t>est (M</w:t>
      </w:r>
      <w:r>
        <w:rPr>
          <w:rFonts w:ascii="Times New Roman" w:hAnsi="Times New Roman"/>
          <w:color w:val="191919"/>
          <w:spacing w:val="-13"/>
          <w:sz w:val="18"/>
          <w:szCs w:val="18"/>
        </w:rPr>
        <w:t>F</w:t>
      </w:r>
      <w:r>
        <w:rPr>
          <w:rFonts w:ascii="Times New Roman" w:hAnsi="Times New Roman"/>
          <w:color w:val="191919"/>
          <w:spacing w:val="-20"/>
          <w:sz w:val="18"/>
          <w:szCs w:val="18"/>
        </w:rPr>
        <w:t>A</w:t>
      </w:r>
      <w:r>
        <w:rPr>
          <w:rFonts w:ascii="Times New Roman" w:hAnsi="Times New Roman"/>
          <w:color w:val="191919"/>
          <w:sz w:val="18"/>
          <w:szCs w:val="18"/>
        </w:rPr>
        <w:t>T) as a part of course requirements for MGMT</w:t>
      </w:r>
      <w:r>
        <w:rPr>
          <w:rFonts w:ascii="Times New Roman" w:hAnsi="Times New Roman"/>
          <w:color w:val="191919"/>
          <w:spacing w:val="-3"/>
          <w:sz w:val="18"/>
          <w:szCs w:val="18"/>
        </w:rPr>
        <w:t xml:space="preserve"> </w:t>
      </w:r>
      <w:r>
        <w:rPr>
          <w:rFonts w:ascii="Times New Roman" w:hAnsi="Times New Roman"/>
          <w:color w:val="191919"/>
          <w:sz w:val="18"/>
          <w:szCs w:val="18"/>
        </w:rPr>
        <w:t>4199.</w:t>
      </w:r>
    </w:p>
    <w:p w:rsidR="0038476F" w:rsidRDefault="0038476F" w:rsidP="0038476F">
      <w:pPr>
        <w:widowControl w:val="0"/>
        <w:autoSpaceDE w:val="0"/>
        <w:autoSpaceDN w:val="0"/>
        <w:adjustRightInd w:val="0"/>
        <w:spacing w:before="7" w:after="0" w:line="170" w:lineRule="exact"/>
        <w:rPr>
          <w:rFonts w:ascii="Times New Roman" w:hAnsi="Times New Roman"/>
          <w:color w:val="000000"/>
          <w:sz w:val="17"/>
          <w:szCs w:val="17"/>
        </w:rPr>
      </w:pPr>
    </w:p>
    <w:p w:rsidR="0038476F" w:rsidRDefault="0038476F" w:rsidP="0038476F">
      <w:pPr>
        <w:widowControl w:val="0"/>
        <w:autoSpaceDE w:val="0"/>
        <w:autoSpaceDN w:val="0"/>
        <w:adjustRightInd w:val="0"/>
        <w:spacing w:after="0" w:line="240" w:lineRule="auto"/>
        <w:ind w:left="1090"/>
        <w:rPr>
          <w:rFonts w:ascii="Times New Roman" w:hAnsi="Times New Roman"/>
          <w:color w:val="000000"/>
          <w:sz w:val="24"/>
          <w:szCs w:val="24"/>
        </w:rPr>
      </w:pPr>
      <w:r>
        <w:rPr>
          <w:rFonts w:ascii="Times New Roman" w:hAnsi="Times New Roman"/>
          <w:b/>
          <w:bCs/>
          <w:color w:val="191919"/>
          <w:sz w:val="32"/>
          <w:szCs w:val="32"/>
        </w:rPr>
        <w:t>B</w:t>
      </w:r>
      <w:r>
        <w:rPr>
          <w:rFonts w:ascii="Times New Roman" w:hAnsi="Times New Roman"/>
          <w:b/>
          <w:bCs/>
          <w:color w:val="191919"/>
          <w:sz w:val="24"/>
          <w:szCs w:val="24"/>
        </w:rPr>
        <w:t>ACHELOR</w:t>
      </w:r>
      <w:r>
        <w:rPr>
          <w:rFonts w:ascii="Times New Roman" w:hAnsi="Times New Roman"/>
          <w:b/>
          <w:bCs/>
          <w:color w:val="191919"/>
          <w:spacing w:val="20"/>
          <w:sz w:val="24"/>
          <w:szCs w:val="24"/>
        </w:rPr>
        <w:t xml:space="preserve"> </w:t>
      </w:r>
      <w:r>
        <w:rPr>
          <w:rFonts w:ascii="Times New Roman" w:hAnsi="Times New Roman"/>
          <w:b/>
          <w:bCs/>
          <w:color w:val="191919"/>
          <w:sz w:val="24"/>
          <w:szCs w:val="24"/>
        </w:rPr>
        <w:t>OF</w:t>
      </w:r>
      <w:r>
        <w:rPr>
          <w:rFonts w:ascii="Times New Roman" w:hAnsi="Times New Roman"/>
          <w:b/>
          <w:bCs/>
          <w:color w:val="191919"/>
          <w:spacing w:val="11"/>
          <w:sz w:val="24"/>
          <w:szCs w:val="24"/>
        </w:rPr>
        <w:t xml:space="preserve"> </w:t>
      </w:r>
      <w:r>
        <w:rPr>
          <w:rFonts w:ascii="Times New Roman" w:hAnsi="Times New Roman"/>
          <w:b/>
          <w:bCs/>
          <w:color w:val="191919"/>
          <w:sz w:val="32"/>
          <w:szCs w:val="32"/>
        </w:rPr>
        <w:t>S</w:t>
      </w:r>
      <w:r>
        <w:rPr>
          <w:rFonts w:ascii="Times New Roman" w:hAnsi="Times New Roman"/>
          <w:b/>
          <w:bCs/>
          <w:color w:val="191919"/>
          <w:sz w:val="24"/>
          <w:szCs w:val="24"/>
        </w:rPr>
        <w:t>CIENCE</w:t>
      </w:r>
      <w:r>
        <w:rPr>
          <w:rFonts w:ascii="Times New Roman" w:hAnsi="Times New Roman"/>
          <w:b/>
          <w:bCs/>
          <w:color w:val="191919"/>
          <w:spacing w:val="20"/>
          <w:sz w:val="24"/>
          <w:szCs w:val="24"/>
        </w:rPr>
        <w:t xml:space="preserve"> </w:t>
      </w:r>
      <w:r>
        <w:rPr>
          <w:rFonts w:ascii="Times New Roman" w:hAnsi="Times New Roman"/>
          <w:b/>
          <w:bCs/>
          <w:color w:val="191919"/>
          <w:sz w:val="32"/>
          <w:szCs w:val="32"/>
        </w:rPr>
        <w:t>D</w:t>
      </w:r>
      <w:r>
        <w:rPr>
          <w:rFonts w:ascii="Times New Roman" w:hAnsi="Times New Roman"/>
          <w:b/>
          <w:bCs/>
          <w:color w:val="191919"/>
          <w:sz w:val="24"/>
          <w:szCs w:val="24"/>
        </w:rPr>
        <w:t>EGREE</w:t>
      </w:r>
      <w:r>
        <w:rPr>
          <w:rFonts w:ascii="Times New Roman" w:hAnsi="Times New Roman"/>
          <w:b/>
          <w:bCs/>
          <w:color w:val="191919"/>
          <w:spacing w:val="20"/>
          <w:sz w:val="24"/>
          <w:szCs w:val="24"/>
        </w:rPr>
        <w:t xml:space="preserve"> </w:t>
      </w:r>
      <w:r>
        <w:rPr>
          <w:rFonts w:ascii="Times New Roman" w:hAnsi="Times New Roman"/>
          <w:b/>
          <w:bCs/>
          <w:color w:val="191919"/>
          <w:sz w:val="24"/>
          <w:szCs w:val="24"/>
        </w:rPr>
        <w:t>IN</w:t>
      </w:r>
      <w:r>
        <w:rPr>
          <w:rFonts w:ascii="Times New Roman" w:hAnsi="Times New Roman"/>
          <w:b/>
          <w:bCs/>
          <w:color w:val="191919"/>
          <w:spacing w:val="2"/>
          <w:sz w:val="24"/>
          <w:szCs w:val="24"/>
        </w:rPr>
        <w:t xml:space="preserve"> </w:t>
      </w:r>
      <w:r>
        <w:rPr>
          <w:rFonts w:ascii="Times New Roman" w:hAnsi="Times New Roman"/>
          <w:b/>
          <w:bCs/>
          <w:color w:val="191919"/>
          <w:sz w:val="32"/>
          <w:szCs w:val="32"/>
        </w:rPr>
        <w:t>A</w:t>
      </w:r>
      <w:r>
        <w:rPr>
          <w:rFonts w:ascii="Times New Roman" w:hAnsi="Times New Roman"/>
          <w:b/>
          <w:bCs/>
          <w:color w:val="191919"/>
          <w:sz w:val="24"/>
          <w:szCs w:val="24"/>
        </w:rPr>
        <w:t>CCOUNTING</w:t>
      </w:r>
    </w:p>
    <w:p w:rsidR="0038476F" w:rsidRDefault="0038476F" w:rsidP="0038476F">
      <w:pPr>
        <w:widowControl w:val="0"/>
        <w:autoSpaceDE w:val="0"/>
        <w:autoSpaceDN w:val="0"/>
        <w:adjustRightInd w:val="0"/>
        <w:spacing w:before="8" w:after="0" w:line="260" w:lineRule="exact"/>
        <w:rPr>
          <w:rFonts w:ascii="Times New Roman" w:hAnsi="Times New Roman"/>
          <w:color w:val="000000"/>
          <w:sz w:val="26"/>
          <w:szCs w:val="26"/>
        </w:rPr>
      </w:pPr>
    </w:p>
    <w:p w:rsidR="0038476F" w:rsidRDefault="0038476F" w:rsidP="0038476F">
      <w:pPr>
        <w:widowControl w:val="0"/>
        <w:autoSpaceDE w:val="0"/>
        <w:autoSpaceDN w:val="0"/>
        <w:adjustRightInd w:val="0"/>
        <w:spacing w:after="0" w:line="240" w:lineRule="auto"/>
        <w:ind w:left="1090"/>
        <w:rPr>
          <w:rFonts w:ascii="Times New Roman" w:hAnsi="Times New Roman"/>
          <w:color w:val="000000"/>
          <w:sz w:val="18"/>
          <w:szCs w:val="18"/>
        </w:rPr>
      </w:pPr>
      <w:r>
        <w:rPr>
          <w:rFonts w:ascii="Times New Roman" w:hAnsi="Times New Roman"/>
          <w:b/>
          <w:bCs/>
          <w:color w:val="191919"/>
          <w:sz w:val="18"/>
          <w:szCs w:val="18"/>
        </w:rPr>
        <w:t>Courses</w:t>
      </w:r>
      <w:r>
        <w:rPr>
          <w:rFonts w:ascii="Times New Roman" w:hAnsi="Times New Roman"/>
          <w:b/>
          <w:bCs/>
          <w:color w:val="191919"/>
          <w:spacing w:val="-3"/>
          <w:sz w:val="18"/>
          <w:szCs w:val="18"/>
        </w:rPr>
        <w:t xml:space="preserve"> T</w:t>
      </w:r>
      <w:r>
        <w:rPr>
          <w:rFonts w:ascii="Times New Roman" w:hAnsi="Times New Roman"/>
          <w:b/>
          <w:bCs/>
          <w:color w:val="191919"/>
          <w:sz w:val="18"/>
          <w:szCs w:val="18"/>
        </w:rPr>
        <w:t>itles P</w:t>
      </w:r>
      <w:r>
        <w:rPr>
          <w:rFonts w:ascii="Times New Roman" w:hAnsi="Times New Roman"/>
          <w:b/>
          <w:bCs/>
          <w:color w:val="191919"/>
          <w:spacing w:val="-3"/>
          <w:sz w:val="18"/>
          <w:szCs w:val="18"/>
        </w:rPr>
        <w:t>r</w:t>
      </w:r>
      <w:r>
        <w:rPr>
          <w:rFonts w:ascii="Times New Roman" w:hAnsi="Times New Roman"/>
          <w:b/>
          <w:bCs/>
          <w:color w:val="191919"/>
          <w:sz w:val="18"/>
          <w:szCs w:val="18"/>
        </w:rPr>
        <w:t>e</w:t>
      </w:r>
      <w:r>
        <w:rPr>
          <w:rFonts w:ascii="Times New Roman" w:hAnsi="Times New Roman"/>
          <w:b/>
          <w:bCs/>
          <w:color w:val="191919"/>
          <w:spacing w:val="-3"/>
          <w:sz w:val="18"/>
          <w:szCs w:val="18"/>
        </w:rPr>
        <w:t>r</w:t>
      </w:r>
      <w:r>
        <w:rPr>
          <w:rFonts w:ascii="Times New Roman" w:hAnsi="Times New Roman"/>
          <w:b/>
          <w:bCs/>
          <w:color w:val="191919"/>
          <w:sz w:val="18"/>
          <w:szCs w:val="18"/>
        </w:rPr>
        <w:t>equisites C</w:t>
      </w:r>
      <w:r>
        <w:rPr>
          <w:rFonts w:ascii="Times New Roman" w:hAnsi="Times New Roman"/>
          <w:b/>
          <w:bCs/>
          <w:color w:val="191919"/>
          <w:spacing w:val="-3"/>
          <w:sz w:val="18"/>
          <w:szCs w:val="18"/>
        </w:rPr>
        <w:t>r</w:t>
      </w:r>
      <w:r>
        <w:rPr>
          <w:rFonts w:ascii="Times New Roman" w:hAnsi="Times New Roman"/>
          <w:b/>
          <w:bCs/>
          <w:color w:val="191919"/>
          <w:sz w:val="18"/>
          <w:szCs w:val="18"/>
        </w:rPr>
        <w:t>edit</w:t>
      </w:r>
    </w:p>
    <w:p w:rsidR="0038476F" w:rsidRDefault="001254CF" w:rsidP="0038476F">
      <w:pPr>
        <w:widowControl w:val="0"/>
        <w:autoSpaceDE w:val="0"/>
        <w:autoSpaceDN w:val="0"/>
        <w:adjustRightInd w:val="0"/>
        <w:spacing w:before="9" w:after="0" w:line="240" w:lineRule="auto"/>
        <w:ind w:left="1090"/>
        <w:rPr>
          <w:rFonts w:ascii="Times New Roman" w:hAnsi="Times New Roman"/>
          <w:color w:val="000000"/>
          <w:sz w:val="18"/>
          <w:szCs w:val="18"/>
        </w:rPr>
      </w:pPr>
      <w:r w:rsidRPr="001254CF">
        <w:rPr>
          <w:noProof/>
        </w:rPr>
        <w:pict>
          <v:shape id="Text Box 3761" o:spid="_x0000_s1093" type="#_x0000_t202" style="position:absolute;left:0;text-align:left;margin-left:21pt;margin-top:10.55pt;width:12pt;height:41.8pt;z-index:-251640832;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" o:allowincell="f" filled="f" stroked="f">
            <v:textbox style="layout-flow:vertical;mso-layout-flow-alt:bottom-to-top" inset="0,0,0,0">
              <w:txbxContent>
                <w:p w:rsidR="00886238" w:rsidRDefault="00886238" w:rsidP="0038476F">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Business</w:t>
                  </w:r>
                </w:p>
              </w:txbxContent>
            </v:textbox>
            <w10:wrap anchorx="page"/>
          </v:shape>
        </w:pict>
      </w:r>
      <w:r w:rsidR="0038476F">
        <w:rPr>
          <w:rFonts w:ascii="Times New Roman" w:hAnsi="Times New Roman"/>
          <w:b/>
          <w:bCs/>
          <w:color w:val="191919"/>
          <w:sz w:val="18"/>
          <w:szCs w:val="18"/>
        </w:rPr>
        <w:t>A</w:t>
      </w:r>
      <w:r w:rsidR="0038476F">
        <w:rPr>
          <w:rFonts w:ascii="Times New Roman" w:hAnsi="Times New Roman"/>
          <w:b/>
          <w:bCs/>
          <w:color w:val="191919"/>
          <w:spacing w:val="-3"/>
          <w:sz w:val="18"/>
          <w:szCs w:val="18"/>
        </w:rPr>
        <w:t>r</w:t>
      </w:r>
      <w:r w:rsidR="0038476F">
        <w:rPr>
          <w:rFonts w:ascii="Times New Roman" w:hAnsi="Times New Roman"/>
          <w:b/>
          <w:bCs/>
          <w:color w:val="191919"/>
          <w:sz w:val="18"/>
          <w:szCs w:val="18"/>
        </w:rPr>
        <w:t>ea F: P</w:t>
      </w:r>
      <w:r w:rsidR="0038476F">
        <w:rPr>
          <w:rFonts w:ascii="Times New Roman" w:hAnsi="Times New Roman"/>
          <w:b/>
          <w:bCs/>
          <w:color w:val="191919"/>
          <w:spacing w:val="-3"/>
          <w:sz w:val="18"/>
          <w:szCs w:val="18"/>
        </w:rPr>
        <w:t>r</w:t>
      </w:r>
      <w:r w:rsidR="0038476F">
        <w:rPr>
          <w:rFonts w:ascii="Times New Roman" w:hAnsi="Times New Roman"/>
          <w:b/>
          <w:bCs/>
          <w:color w:val="191919"/>
          <w:sz w:val="18"/>
          <w:szCs w:val="18"/>
        </w:rPr>
        <w:t>ogram of Study Related Courses Hrs</w:t>
      </w:r>
    </w:p>
    <w:tbl>
      <w:tblPr>
        <w:tblW w:w="0" w:type="auto"/>
        <w:tblInd w:w="1050" w:type="dxa"/>
        <w:tblLayout w:type="fixed"/>
        <w:tblCellMar>
          <w:left w:w="0" w:type="dxa"/>
          <w:right w:w="0" w:type="dxa"/>
        </w:tblCellMar>
        <w:tblLook w:val="0000"/>
      </w:tblPr>
      <w:tblGrid>
        <w:gridCol w:w="905"/>
        <w:gridCol w:w="935"/>
        <w:gridCol w:w="3622"/>
        <w:gridCol w:w="2672"/>
        <w:gridCol w:w="1666"/>
      </w:tblGrid>
      <w:tr w:rsidR="0038476F" w:rsidRPr="007A7452" w:rsidTr="00886238">
        <w:trPr>
          <w:trHeight w:hRule="exact" w:val="237"/>
        </w:trPr>
        <w:tc>
          <w:tcPr>
            <w:tcW w:w="905" w:type="dxa"/>
            <w:tcBorders>
              <w:top w:val="nil"/>
              <w:left w:val="nil"/>
              <w:bottom w:val="nil"/>
              <w:right w:val="nil"/>
            </w:tcBorders>
          </w:tcPr>
          <w:p w:rsidR="0038476F" w:rsidRPr="007A7452" w:rsidRDefault="0038476F" w:rsidP="00886238">
            <w:pPr>
              <w:widowControl w:val="0"/>
              <w:autoSpaceDE w:val="0"/>
              <w:autoSpaceDN w:val="0"/>
              <w:adjustRightInd w:val="0"/>
              <w:spacing w:before="9" w:after="0" w:line="240" w:lineRule="auto"/>
              <w:ind w:left="40"/>
              <w:rPr>
                <w:rFonts w:ascii="Times New Roman" w:hAnsi="Times New Roman"/>
                <w:sz w:val="24"/>
                <w:szCs w:val="24"/>
              </w:rPr>
            </w:pPr>
            <w:r w:rsidRPr="007A7452">
              <w:rPr>
                <w:rFonts w:ascii="Times New Roman" w:hAnsi="Times New Roman"/>
                <w:color w:val="191919"/>
                <w:sz w:val="18"/>
                <w:szCs w:val="18"/>
              </w:rPr>
              <w:t>ACCT</w:t>
            </w:r>
          </w:p>
        </w:tc>
        <w:tc>
          <w:tcPr>
            <w:tcW w:w="935" w:type="dxa"/>
            <w:tcBorders>
              <w:top w:val="nil"/>
              <w:left w:val="nil"/>
              <w:bottom w:val="nil"/>
              <w:right w:val="nil"/>
            </w:tcBorders>
          </w:tcPr>
          <w:p w:rsidR="0038476F" w:rsidRPr="007A7452" w:rsidRDefault="0038476F" w:rsidP="00886238">
            <w:pPr>
              <w:widowControl w:val="0"/>
              <w:autoSpaceDE w:val="0"/>
              <w:autoSpaceDN w:val="0"/>
              <w:adjustRightInd w:val="0"/>
              <w:spacing w:before="9" w:after="0" w:line="240" w:lineRule="auto"/>
              <w:ind w:left="215"/>
              <w:rPr>
                <w:rFonts w:ascii="Times New Roman" w:hAnsi="Times New Roman"/>
                <w:sz w:val="24"/>
                <w:szCs w:val="24"/>
              </w:rPr>
            </w:pPr>
            <w:r w:rsidRPr="007A7452">
              <w:rPr>
                <w:rFonts w:ascii="Times New Roman" w:hAnsi="Times New Roman"/>
                <w:color w:val="191919"/>
                <w:sz w:val="18"/>
                <w:szCs w:val="18"/>
              </w:rPr>
              <w:t>2101</w:t>
            </w:r>
          </w:p>
        </w:tc>
        <w:tc>
          <w:tcPr>
            <w:tcW w:w="3622" w:type="dxa"/>
            <w:tcBorders>
              <w:top w:val="nil"/>
              <w:left w:val="nil"/>
              <w:bottom w:val="nil"/>
              <w:right w:val="nil"/>
            </w:tcBorders>
          </w:tcPr>
          <w:p w:rsidR="0038476F" w:rsidRPr="007A7452" w:rsidRDefault="0038476F" w:rsidP="00886238">
            <w:pPr>
              <w:widowControl w:val="0"/>
              <w:autoSpaceDE w:val="0"/>
              <w:autoSpaceDN w:val="0"/>
              <w:adjustRightInd w:val="0"/>
              <w:spacing w:before="9" w:after="0" w:line="240" w:lineRule="auto"/>
              <w:ind w:left="360"/>
              <w:rPr>
                <w:rFonts w:ascii="Times New Roman" w:hAnsi="Times New Roman"/>
                <w:sz w:val="24"/>
                <w:szCs w:val="24"/>
              </w:rPr>
            </w:pPr>
            <w:r w:rsidRPr="007A7452">
              <w:rPr>
                <w:rFonts w:ascii="Times New Roman" w:hAnsi="Times New Roman"/>
                <w:color w:val="191919"/>
                <w:sz w:val="18"/>
                <w:szCs w:val="18"/>
              </w:rPr>
              <w:t>Principles of</w:t>
            </w:r>
            <w:r w:rsidRPr="007A7452">
              <w:rPr>
                <w:rFonts w:ascii="Times New Roman" w:hAnsi="Times New Roman"/>
                <w:color w:val="191919"/>
                <w:spacing w:val="-10"/>
                <w:sz w:val="18"/>
                <w:szCs w:val="18"/>
              </w:rPr>
              <w:t xml:space="preserve"> </w:t>
            </w:r>
            <w:r w:rsidRPr="007A7452">
              <w:rPr>
                <w:rFonts w:ascii="Times New Roman" w:hAnsi="Times New Roman"/>
                <w:color w:val="191919"/>
                <w:sz w:val="18"/>
                <w:szCs w:val="18"/>
              </w:rPr>
              <w:t>Accounting I</w:t>
            </w:r>
          </w:p>
        </w:tc>
        <w:tc>
          <w:tcPr>
            <w:tcW w:w="2672" w:type="dxa"/>
            <w:tcBorders>
              <w:top w:val="nil"/>
              <w:left w:val="nil"/>
              <w:bottom w:val="nil"/>
              <w:right w:val="nil"/>
            </w:tcBorders>
          </w:tcPr>
          <w:p w:rsidR="0038476F" w:rsidRPr="007A7452" w:rsidRDefault="0038476F" w:rsidP="00886238">
            <w:pPr>
              <w:widowControl w:val="0"/>
              <w:autoSpaceDE w:val="0"/>
              <w:autoSpaceDN w:val="0"/>
              <w:adjustRightInd w:val="0"/>
              <w:spacing w:before="9" w:after="0" w:line="240" w:lineRule="auto"/>
              <w:ind w:left="338"/>
              <w:rPr>
                <w:rFonts w:ascii="Times New Roman" w:hAnsi="Times New Roman"/>
                <w:sz w:val="24"/>
                <w:szCs w:val="24"/>
              </w:rPr>
            </w:pPr>
            <w:r w:rsidRPr="007A7452">
              <w:rPr>
                <w:rFonts w:ascii="Times New Roman" w:hAnsi="Times New Roman"/>
                <w:color w:val="191919"/>
                <w:sz w:val="18"/>
                <w:szCs w:val="18"/>
              </w:rPr>
              <w:t>M</w:t>
            </w:r>
            <w:r w:rsidRPr="007A7452">
              <w:rPr>
                <w:rFonts w:ascii="Times New Roman" w:hAnsi="Times New Roman"/>
                <w:color w:val="191919"/>
                <w:spacing w:val="-20"/>
                <w:sz w:val="18"/>
                <w:szCs w:val="18"/>
              </w:rPr>
              <w:t>A</w:t>
            </w:r>
            <w:r w:rsidRPr="007A7452">
              <w:rPr>
                <w:rFonts w:ascii="Times New Roman" w:hAnsi="Times New Roman"/>
                <w:color w:val="191919"/>
                <w:sz w:val="18"/>
                <w:szCs w:val="18"/>
              </w:rPr>
              <w:t xml:space="preserve">TH </w:t>
            </w:r>
            <w:r w:rsidRPr="007A7452">
              <w:rPr>
                <w:rFonts w:ascii="Times New Roman" w:hAnsi="Times New Roman"/>
                <w:color w:val="191919"/>
                <w:spacing w:val="-7"/>
                <w:sz w:val="18"/>
                <w:szCs w:val="18"/>
              </w:rPr>
              <w:t>1111</w:t>
            </w:r>
          </w:p>
        </w:tc>
        <w:tc>
          <w:tcPr>
            <w:tcW w:w="1666" w:type="dxa"/>
            <w:tcBorders>
              <w:top w:val="nil"/>
              <w:left w:val="nil"/>
              <w:bottom w:val="nil"/>
              <w:right w:val="nil"/>
            </w:tcBorders>
          </w:tcPr>
          <w:p w:rsidR="0038476F" w:rsidRPr="007A7452" w:rsidRDefault="0038476F" w:rsidP="00886238">
            <w:pPr>
              <w:widowControl w:val="0"/>
              <w:autoSpaceDE w:val="0"/>
              <w:autoSpaceDN w:val="0"/>
              <w:adjustRightInd w:val="0"/>
              <w:spacing w:before="9" w:after="0" w:line="240" w:lineRule="auto"/>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216"/>
        </w:trPr>
        <w:tc>
          <w:tcPr>
            <w:tcW w:w="90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ACCT</w:t>
            </w:r>
          </w:p>
        </w:tc>
        <w:tc>
          <w:tcPr>
            <w:tcW w:w="93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215"/>
              <w:rPr>
                <w:rFonts w:ascii="Times New Roman" w:hAnsi="Times New Roman"/>
                <w:sz w:val="24"/>
                <w:szCs w:val="24"/>
              </w:rPr>
            </w:pPr>
            <w:r w:rsidRPr="007A7452">
              <w:rPr>
                <w:rFonts w:ascii="Times New Roman" w:hAnsi="Times New Roman"/>
                <w:color w:val="191919"/>
                <w:sz w:val="18"/>
                <w:szCs w:val="18"/>
              </w:rPr>
              <w:t>2102</w:t>
            </w:r>
          </w:p>
        </w:tc>
        <w:tc>
          <w:tcPr>
            <w:tcW w:w="3622"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60"/>
              <w:rPr>
                <w:rFonts w:ascii="Times New Roman" w:hAnsi="Times New Roman"/>
                <w:sz w:val="24"/>
                <w:szCs w:val="24"/>
              </w:rPr>
            </w:pPr>
            <w:r w:rsidRPr="007A7452">
              <w:rPr>
                <w:rFonts w:ascii="Times New Roman" w:hAnsi="Times New Roman"/>
                <w:color w:val="191919"/>
                <w:sz w:val="18"/>
                <w:szCs w:val="18"/>
              </w:rPr>
              <w:t>Principles of</w:t>
            </w:r>
            <w:r w:rsidRPr="007A7452">
              <w:rPr>
                <w:rFonts w:ascii="Times New Roman" w:hAnsi="Times New Roman"/>
                <w:color w:val="191919"/>
                <w:spacing w:val="-10"/>
                <w:sz w:val="18"/>
                <w:szCs w:val="18"/>
              </w:rPr>
              <w:t xml:space="preserve"> </w:t>
            </w:r>
            <w:r w:rsidRPr="007A7452">
              <w:rPr>
                <w:rFonts w:ascii="Times New Roman" w:hAnsi="Times New Roman"/>
                <w:color w:val="191919"/>
                <w:sz w:val="18"/>
                <w:szCs w:val="18"/>
              </w:rPr>
              <w:t>Accounting II</w:t>
            </w:r>
          </w:p>
        </w:tc>
        <w:tc>
          <w:tcPr>
            <w:tcW w:w="2672"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38"/>
              <w:rPr>
                <w:rFonts w:ascii="Times New Roman" w:hAnsi="Times New Roman"/>
                <w:sz w:val="24"/>
                <w:szCs w:val="24"/>
              </w:rPr>
            </w:pPr>
            <w:r w:rsidRPr="007A7452">
              <w:rPr>
                <w:rFonts w:ascii="Times New Roman" w:hAnsi="Times New Roman"/>
                <w:color w:val="191919"/>
                <w:sz w:val="18"/>
                <w:szCs w:val="18"/>
              </w:rPr>
              <w:t>ACCT</w:t>
            </w:r>
            <w:r w:rsidRPr="007A7452">
              <w:rPr>
                <w:rFonts w:ascii="Times New Roman" w:hAnsi="Times New Roman"/>
                <w:color w:val="191919"/>
                <w:spacing w:val="-3"/>
                <w:sz w:val="18"/>
                <w:szCs w:val="18"/>
              </w:rPr>
              <w:t xml:space="preserve"> </w:t>
            </w:r>
            <w:r w:rsidRPr="007A7452">
              <w:rPr>
                <w:rFonts w:ascii="Times New Roman" w:hAnsi="Times New Roman"/>
                <w:color w:val="191919"/>
                <w:sz w:val="18"/>
                <w:szCs w:val="18"/>
              </w:rPr>
              <w:t>2101</w:t>
            </w:r>
          </w:p>
        </w:tc>
        <w:tc>
          <w:tcPr>
            <w:tcW w:w="1666"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216"/>
        </w:trPr>
        <w:tc>
          <w:tcPr>
            <w:tcW w:w="90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BISE</w:t>
            </w:r>
          </w:p>
        </w:tc>
        <w:tc>
          <w:tcPr>
            <w:tcW w:w="93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215"/>
              <w:rPr>
                <w:rFonts w:ascii="Times New Roman" w:hAnsi="Times New Roman"/>
                <w:sz w:val="24"/>
                <w:szCs w:val="24"/>
              </w:rPr>
            </w:pPr>
            <w:r w:rsidRPr="007A7452">
              <w:rPr>
                <w:rFonts w:ascii="Times New Roman" w:hAnsi="Times New Roman"/>
                <w:color w:val="191919"/>
                <w:sz w:val="18"/>
                <w:szCs w:val="18"/>
              </w:rPr>
              <w:t>2010</w:t>
            </w:r>
          </w:p>
        </w:tc>
        <w:tc>
          <w:tcPr>
            <w:tcW w:w="3622"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60"/>
              <w:rPr>
                <w:rFonts w:ascii="Times New Roman" w:hAnsi="Times New Roman"/>
                <w:sz w:val="24"/>
                <w:szCs w:val="24"/>
              </w:rPr>
            </w:pPr>
            <w:r w:rsidRPr="007A7452">
              <w:rPr>
                <w:rFonts w:ascii="Times New Roman" w:hAnsi="Times New Roman"/>
                <w:color w:val="191919"/>
                <w:sz w:val="18"/>
                <w:szCs w:val="18"/>
              </w:rPr>
              <w:t>Fundamentals of Computer</w:t>
            </w:r>
            <w:r w:rsidRPr="007A7452">
              <w:rPr>
                <w:rFonts w:ascii="Times New Roman" w:hAnsi="Times New Roman"/>
                <w:color w:val="191919"/>
                <w:spacing w:val="-10"/>
                <w:sz w:val="18"/>
                <w:szCs w:val="18"/>
              </w:rPr>
              <w:t xml:space="preserve"> </w:t>
            </w:r>
            <w:r w:rsidRPr="007A7452">
              <w:rPr>
                <w:rFonts w:ascii="Times New Roman" w:hAnsi="Times New Roman"/>
                <w:color w:val="191919"/>
                <w:sz w:val="18"/>
                <w:szCs w:val="18"/>
              </w:rPr>
              <w:t>Applications</w:t>
            </w:r>
          </w:p>
        </w:tc>
        <w:tc>
          <w:tcPr>
            <w:tcW w:w="2672"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c>
          <w:tcPr>
            <w:tcW w:w="1666"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216"/>
        </w:trPr>
        <w:tc>
          <w:tcPr>
            <w:tcW w:w="90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BISE</w:t>
            </w:r>
          </w:p>
        </w:tc>
        <w:tc>
          <w:tcPr>
            <w:tcW w:w="93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215"/>
              <w:rPr>
                <w:rFonts w:ascii="Times New Roman" w:hAnsi="Times New Roman"/>
                <w:sz w:val="24"/>
                <w:szCs w:val="24"/>
              </w:rPr>
            </w:pPr>
            <w:r w:rsidRPr="007A7452">
              <w:rPr>
                <w:rFonts w:ascii="Times New Roman" w:hAnsi="Times New Roman"/>
                <w:color w:val="191919"/>
                <w:sz w:val="18"/>
                <w:szCs w:val="18"/>
              </w:rPr>
              <w:t>2040</w:t>
            </w:r>
          </w:p>
        </w:tc>
        <w:tc>
          <w:tcPr>
            <w:tcW w:w="3622"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60"/>
              <w:rPr>
                <w:rFonts w:ascii="Times New Roman" w:hAnsi="Times New Roman"/>
                <w:sz w:val="24"/>
                <w:szCs w:val="24"/>
              </w:rPr>
            </w:pPr>
            <w:r w:rsidRPr="007A7452">
              <w:rPr>
                <w:rFonts w:ascii="Times New Roman" w:hAnsi="Times New Roman"/>
                <w:color w:val="191919"/>
                <w:sz w:val="18"/>
                <w:szCs w:val="18"/>
              </w:rPr>
              <w:t>Communication for Management</w:t>
            </w:r>
          </w:p>
        </w:tc>
        <w:tc>
          <w:tcPr>
            <w:tcW w:w="2672"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c>
          <w:tcPr>
            <w:tcW w:w="1666"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216"/>
        </w:trPr>
        <w:tc>
          <w:tcPr>
            <w:tcW w:w="90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ECON</w:t>
            </w:r>
          </w:p>
        </w:tc>
        <w:tc>
          <w:tcPr>
            <w:tcW w:w="93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215"/>
              <w:rPr>
                <w:rFonts w:ascii="Times New Roman" w:hAnsi="Times New Roman"/>
                <w:sz w:val="24"/>
                <w:szCs w:val="24"/>
              </w:rPr>
            </w:pPr>
            <w:r w:rsidRPr="007A7452">
              <w:rPr>
                <w:rFonts w:ascii="Times New Roman" w:hAnsi="Times New Roman"/>
                <w:color w:val="191919"/>
                <w:sz w:val="18"/>
                <w:szCs w:val="18"/>
              </w:rPr>
              <w:t>2105</w:t>
            </w:r>
          </w:p>
        </w:tc>
        <w:tc>
          <w:tcPr>
            <w:tcW w:w="3622"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60"/>
              <w:rPr>
                <w:rFonts w:ascii="Times New Roman" w:hAnsi="Times New Roman"/>
                <w:sz w:val="24"/>
                <w:szCs w:val="24"/>
              </w:rPr>
            </w:pPr>
            <w:r w:rsidRPr="007A7452">
              <w:rPr>
                <w:rFonts w:ascii="Times New Roman" w:hAnsi="Times New Roman"/>
                <w:color w:val="191919"/>
                <w:sz w:val="18"/>
                <w:szCs w:val="18"/>
              </w:rPr>
              <w:t>Principles of Macroeconomics</w:t>
            </w:r>
          </w:p>
        </w:tc>
        <w:tc>
          <w:tcPr>
            <w:tcW w:w="2672"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c>
          <w:tcPr>
            <w:tcW w:w="1666"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214"/>
        </w:trPr>
        <w:tc>
          <w:tcPr>
            <w:tcW w:w="90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ECON</w:t>
            </w:r>
          </w:p>
        </w:tc>
        <w:tc>
          <w:tcPr>
            <w:tcW w:w="93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215"/>
              <w:rPr>
                <w:rFonts w:ascii="Times New Roman" w:hAnsi="Times New Roman"/>
                <w:sz w:val="24"/>
                <w:szCs w:val="24"/>
              </w:rPr>
            </w:pPr>
            <w:r w:rsidRPr="007A7452">
              <w:rPr>
                <w:rFonts w:ascii="Times New Roman" w:hAnsi="Times New Roman"/>
                <w:color w:val="191919"/>
                <w:sz w:val="18"/>
                <w:szCs w:val="18"/>
              </w:rPr>
              <w:t>2106</w:t>
            </w:r>
          </w:p>
        </w:tc>
        <w:tc>
          <w:tcPr>
            <w:tcW w:w="3622"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60"/>
              <w:rPr>
                <w:rFonts w:ascii="Times New Roman" w:hAnsi="Times New Roman"/>
                <w:sz w:val="24"/>
                <w:szCs w:val="24"/>
              </w:rPr>
            </w:pPr>
            <w:r w:rsidRPr="007A7452">
              <w:rPr>
                <w:rFonts w:ascii="Times New Roman" w:hAnsi="Times New Roman"/>
                <w:color w:val="191919"/>
                <w:sz w:val="18"/>
                <w:szCs w:val="18"/>
              </w:rPr>
              <w:t>Principles of Microeconomics</w:t>
            </w:r>
          </w:p>
        </w:tc>
        <w:tc>
          <w:tcPr>
            <w:tcW w:w="2672"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c>
          <w:tcPr>
            <w:tcW w:w="1666"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296"/>
        </w:trPr>
        <w:tc>
          <w:tcPr>
            <w:tcW w:w="905" w:type="dxa"/>
            <w:tcBorders>
              <w:top w:val="nil"/>
              <w:left w:val="nil"/>
              <w:bottom w:val="nil"/>
              <w:right w:val="nil"/>
            </w:tcBorders>
          </w:tcPr>
          <w:p w:rsidR="0038476F" w:rsidRPr="007A7452" w:rsidRDefault="0038476F" w:rsidP="00886238">
            <w:pPr>
              <w:widowControl w:val="0"/>
              <w:autoSpaceDE w:val="0"/>
              <w:autoSpaceDN w:val="0"/>
              <w:adjustRightInd w:val="0"/>
              <w:spacing w:after="0" w:line="194" w:lineRule="exact"/>
              <w:ind w:left="40"/>
              <w:rPr>
                <w:rFonts w:ascii="Times New Roman" w:hAnsi="Times New Roman"/>
                <w:sz w:val="24"/>
                <w:szCs w:val="24"/>
              </w:rPr>
            </w:pPr>
            <w:r w:rsidRPr="007A7452">
              <w:rPr>
                <w:rFonts w:ascii="Times New Roman" w:hAnsi="Times New Roman"/>
                <w:b/>
                <w:bCs/>
                <w:color w:val="191919"/>
                <w:sz w:val="18"/>
                <w:szCs w:val="18"/>
              </w:rPr>
              <w:t>Subtotal</w:t>
            </w:r>
          </w:p>
        </w:tc>
        <w:tc>
          <w:tcPr>
            <w:tcW w:w="935"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c>
          <w:tcPr>
            <w:tcW w:w="3622"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c>
          <w:tcPr>
            <w:tcW w:w="2672"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c>
          <w:tcPr>
            <w:tcW w:w="1666" w:type="dxa"/>
            <w:tcBorders>
              <w:top w:val="nil"/>
              <w:left w:val="nil"/>
              <w:bottom w:val="nil"/>
              <w:right w:val="nil"/>
            </w:tcBorders>
          </w:tcPr>
          <w:p w:rsidR="0038476F" w:rsidRPr="007A7452" w:rsidRDefault="0038476F" w:rsidP="00886238">
            <w:pPr>
              <w:widowControl w:val="0"/>
              <w:autoSpaceDE w:val="0"/>
              <w:autoSpaceDN w:val="0"/>
              <w:adjustRightInd w:val="0"/>
              <w:spacing w:after="0" w:line="194" w:lineRule="exact"/>
              <w:ind w:right="40"/>
              <w:jc w:val="right"/>
              <w:rPr>
                <w:rFonts w:ascii="Times New Roman" w:hAnsi="Times New Roman"/>
                <w:sz w:val="24"/>
                <w:szCs w:val="24"/>
              </w:rPr>
            </w:pPr>
            <w:r w:rsidRPr="007A7452">
              <w:rPr>
                <w:rFonts w:ascii="Times New Roman" w:hAnsi="Times New Roman"/>
                <w:b/>
                <w:bCs/>
                <w:color w:val="191919"/>
                <w:sz w:val="18"/>
                <w:szCs w:val="18"/>
              </w:rPr>
              <w:t>18</w:t>
            </w:r>
          </w:p>
        </w:tc>
      </w:tr>
    </w:tbl>
    <w:p w:rsidR="0038476F" w:rsidRDefault="0038476F" w:rsidP="0038476F">
      <w:pPr>
        <w:widowControl w:val="0"/>
        <w:autoSpaceDE w:val="0"/>
        <w:autoSpaceDN w:val="0"/>
        <w:adjustRightInd w:val="0"/>
        <w:spacing w:before="5" w:after="0" w:line="120" w:lineRule="exact"/>
        <w:rPr>
          <w:rFonts w:ascii="Times New Roman" w:hAnsi="Times New Roman"/>
          <w:sz w:val="12"/>
          <w:szCs w:val="12"/>
        </w:rPr>
      </w:pPr>
    </w:p>
    <w:p w:rsidR="0038476F" w:rsidRDefault="0038476F" w:rsidP="0038476F">
      <w:pPr>
        <w:widowControl w:val="0"/>
        <w:autoSpaceDE w:val="0"/>
        <w:autoSpaceDN w:val="0"/>
        <w:adjustRightInd w:val="0"/>
        <w:spacing w:after="0" w:line="240" w:lineRule="auto"/>
        <w:ind w:left="1090"/>
        <w:rPr>
          <w:rFonts w:ascii="Times New Roman" w:hAnsi="Times New Roman"/>
          <w:color w:val="000000"/>
          <w:sz w:val="18"/>
          <w:szCs w:val="18"/>
        </w:rPr>
      </w:pPr>
      <w:r>
        <w:rPr>
          <w:rFonts w:ascii="Times New Roman" w:hAnsi="Times New Roman"/>
          <w:b/>
          <w:bCs/>
          <w:color w:val="191919"/>
          <w:sz w:val="18"/>
          <w:szCs w:val="18"/>
        </w:rPr>
        <w:t>A</w:t>
      </w:r>
      <w:r>
        <w:rPr>
          <w:rFonts w:ascii="Times New Roman" w:hAnsi="Times New Roman"/>
          <w:b/>
          <w:bCs/>
          <w:color w:val="191919"/>
          <w:spacing w:val="-3"/>
          <w:sz w:val="18"/>
          <w:szCs w:val="18"/>
        </w:rPr>
        <w:t>r</w:t>
      </w:r>
      <w:r>
        <w:rPr>
          <w:rFonts w:ascii="Times New Roman" w:hAnsi="Times New Roman"/>
          <w:b/>
          <w:bCs/>
          <w:color w:val="191919"/>
          <w:sz w:val="18"/>
          <w:szCs w:val="18"/>
        </w:rPr>
        <w:t>ea G: Business Majors Requi</w:t>
      </w:r>
      <w:r>
        <w:rPr>
          <w:rFonts w:ascii="Times New Roman" w:hAnsi="Times New Roman"/>
          <w:b/>
          <w:bCs/>
          <w:color w:val="191919"/>
          <w:spacing w:val="-3"/>
          <w:sz w:val="18"/>
          <w:szCs w:val="18"/>
        </w:rPr>
        <w:t>r</w:t>
      </w:r>
      <w:r>
        <w:rPr>
          <w:rFonts w:ascii="Times New Roman" w:hAnsi="Times New Roman"/>
          <w:b/>
          <w:bCs/>
          <w:color w:val="191919"/>
          <w:sz w:val="18"/>
          <w:szCs w:val="18"/>
        </w:rPr>
        <w:t>ed Courses</w:t>
      </w:r>
    </w:p>
    <w:tbl>
      <w:tblPr>
        <w:tblW w:w="0" w:type="auto"/>
        <w:tblInd w:w="1050" w:type="dxa"/>
        <w:tblLayout w:type="fixed"/>
        <w:tblCellMar>
          <w:left w:w="0" w:type="dxa"/>
          <w:right w:w="0" w:type="dxa"/>
        </w:tblCellMar>
        <w:tblLook w:val="0000"/>
      </w:tblPr>
      <w:tblGrid>
        <w:gridCol w:w="1017"/>
        <w:gridCol w:w="823"/>
        <w:gridCol w:w="5929"/>
        <w:gridCol w:w="2031"/>
      </w:tblGrid>
      <w:tr w:rsidR="0038476F" w:rsidRPr="007A7452" w:rsidTr="00886238">
        <w:trPr>
          <w:trHeight w:hRule="exact" w:val="237"/>
        </w:trPr>
        <w:tc>
          <w:tcPr>
            <w:tcW w:w="1017" w:type="dxa"/>
            <w:tcBorders>
              <w:top w:val="nil"/>
              <w:left w:val="nil"/>
              <w:bottom w:val="nil"/>
              <w:right w:val="nil"/>
            </w:tcBorders>
          </w:tcPr>
          <w:p w:rsidR="0038476F" w:rsidRPr="007A7452" w:rsidRDefault="0038476F" w:rsidP="00886238">
            <w:pPr>
              <w:widowControl w:val="0"/>
              <w:autoSpaceDE w:val="0"/>
              <w:autoSpaceDN w:val="0"/>
              <w:adjustRightInd w:val="0"/>
              <w:spacing w:before="9" w:after="0" w:line="240" w:lineRule="auto"/>
              <w:ind w:left="40"/>
              <w:rPr>
                <w:rFonts w:ascii="Times New Roman" w:hAnsi="Times New Roman"/>
                <w:sz w:val="24"/>
                <w:szCs w:val="24"/>
              </w:rPr>
            </w:pPr>
            <w:r w:rsidRPr="007A7452">
              <w:rPr>
                <w:rFonts w:ascii="Times New Roman" w:hAnsi="Times New Roman"/>
                <w:color w:val="191919"/>
                <w:sz w:val="18"/>
                <w:szCs w:val="18"/>
              </w:rPr>
              <w:t>BUSA</w:t>
            </w:r>
          </w:p>
        </w:tc>
        <w:tc>
          <w:tcPr>
            <w:tcW w:w="823" w:type="dxa"/>
            <w:tcBorders>
              <w:top w:val="nil"/>
              <w:left w:val="nil"/>
              <w:bottom w:val="nil"/>
              <w:right w:val="nil"/>
            </w:tcBorders>
          </w:tcPr>
          <w:p w:rsidR="0038476F" w:rsidRPr="007A7452" w:rsidRDefault="0038476F" w:rsidP="00886238">
            <w:pPr>
              <w:widowControl w:val="0"/>
              <w:autoSpaceDE w:val="0"/>
              <w:autoSpaceDN w:val="0"/>
              <w:adjustRightInd w:val="0"/>
              <w:spacing w:before="9" w:after="0" w:line="240" w:lineRule="auto"/>
              <w:ind w:left="102"/>
              <w:rPr>
                <w:rFonts w:ascii="Times New Roman" w:hAnsi="Times New Roman"/>
                <w:sz w:val="24"/>
                <w:szCs w:val="24"/>
              </w:rPr>
            </w:pPr>
            <w:r w:rsidRPr="007A7452">
              <w:rPr>
                <w:rFonts w:ascii="Times New Roman" w:hAnsi="Times New Roman"/>
                <w:color w:val="191919"/>
                <w:sz w:val="18"/>
                <w:szCs w:val="18"/>
              </w:rPr>
              <w:t>4105</w:t>
            </w:r>
          </w:p>
        </w:tc>
        <w:tc>
          <w:tcPr>
            <w:tcW w:w="5929" w:type="dxa"/>
            <w:tcBorders>
              <w:top w:val="nil"/>
              <w:left w:val="nil"/>
              <w:bottom w:val="nil"/>
              <w:right w:val="nil"/>
            </w:tcBorders>
          </w:tcPr>
          <w:p w:rsidR="0038476F" w:rsidRPr="007A7452" w:rsidRDefault="0038476F" w:rsidP="00886238">
            <w:pPr>
              <w:widowControl w:val="0"/>
              <w:autoSpaceDE w:val="0"/>
              <w:autoSpaceDN w:val="0"/>
              <w:adjustRightInd w:val="0"/>
              <w:spacing w:before="9" w:after="0" w:line="240" w:lineRule="auto"/>
              <w:ind w:left="360"/>
              <w:rPr>
                <w:rFonts w:ascii="Times New Roman" w:hAnsi="Times New Roman"/>
                <w:sz w:val="24"/>
                <w:szCs w:val="24"/>
              </w:rPr>
            </w:pPr>
            <w:r w:rsidRPr="007A7452">
              <w:rPr>
                <w:rFonts w:ascii="Times New Roman" w:hAnsi="Times New Roman"/>
                <w:color w:val="191919"/>
                <w:sz w:val="18"/>
                <w:szCs w:val="18"/>
              </w:rPr>
              <w:t>International Business</w:t>
            </w:r>
          </w:p>
        </w:tc>
        <w:tc>
          <w:tcPr>
            <w:tcW w:w="2031" w:type="dxa"/>
            <w:tcBorders>
              <w:top w:val="nil"/>
              <w:left w:val="nil"/>
              <w:bottom w:val="nil"/>
              <w:right w:val="nil"/>
            </w:tcBorders>
          </w:tcPr>
          <w:p w:rsidR="0038476F" w:rsidRPr="007A7452" w:rsidRDefault="0038476F" w:rsidP="00886238">
            <w:pPr>
              <w:widowControl w:val="0"/>
              <w:autoSpaceDE w:val="0"/>
              <w:autoSpaceDN w:val="0"/>
              <w:adjustRightInd w:val="0"/>
              <w:spacing w:before="9" w:after="0" w:line="240" w:lineRule="auto"/>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216"/>
        </w:trPr>
        <w:tc>
          <w:tcPr>
            <w:tcW w:w="1017"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ECON</w:t>
            </w:r>
          </w:p>
        </w:tc>
        <w:tc>
          <w:tcPr>
            <w:tcW w:w="823"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02"/>
              <w:rPr>
                <w:rFonts w:ascii="Times New Roman" w:hAnsi="Times New Roman"/>
                <w:sz w:val="24"/>
                <w:szCs w:val="24"/>
              </w:rPr>
            </w:pPr>
            <w:r w:rsidRPr="007A7452">
              <w:rPr>
                <w:rFonts w:ascii="Times New Roman" w:hAnsi="Times New Roman"/>
                <w:color w:val="191919"/>
                <w:sz w:val="18"/>
                <w:szCs w:val="18"/>
              </w:rPr>
              <w:t>3205</w:t>
            </w:r>
          </w:p>
        </w:tc>
        <w:tc>
          <w:tcPr>
            <w:tcW w:w="5929"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60"/>
              <w:rPr>
                <w:rFonts w:ascii="Times New Roman" w:hAnsi="Times New Roman"/>
                <w:sz w:val="24"/>
                <w:szCs w:val="24"/>
              </w:rPr>
            </w:pPr>
            <w:r w:rsidRPr="007A7452">
              <w:rPr>
                <w:rFonts w:ascii="Times New Roman" w:hAnsi="Times New Roman"/>
                <w:color w:val="191919"/>
                <w:sz w:val="18"/>
                <w:szCs w:val="18"/>
              </w:rPr>
              <w:t>Economics and Business Statistics</w:t>
            </w:r>
          </w:p>
        </w:tc>
        <w:tc>
          <w:tcPr>
            <w:tcW w:w="2031"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216"/>
        </w:trPr>
        <w:tc>
          <w:tcPr>
            <w:tcW w:w="1017"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FINC</w:t>
            </w:r>
          </w:p>
        </w:tc>
        <w:tc>
          <w:tcPr>
            <w:tcW w:w="823"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02"/>
              <w:rPr>
                <w:rFonts w:ascii="Times New Roman" w:hAnsi="Times New Roman"/>
                <w:sz w:val="24"/>
                <w:szCs w:val="24"/>
              </w:rPr>
            </w:pPr>
            <w:r w:rsidRPr="007A7452">
              <w:rPr>
                <w:rFonts w:ascii="Times New Roman" w:hAnsi="Times New Roman"/>
                <w:color w:val="191919"/>
                <w:sz w:val="18"/>
                <w:szCs w:val="18"/>
              </w:rPr>
              <w:t>3105</w:t>
            </w:r>
          </w:p>
        </w:tc>
        <w:tc>
          <w:tcPr>
            <w:tcW w:w="5929"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60"/>
              <w:rPr>
                <w:rFonts w:ascii="Times New Roman" w:hAnsi="Times New Roman"/>
                <w:sz w:val="24"/>
                <w:szCs w:val="24"/>
              </w:rPr>
            </w:pPr>
            <w:r w:rsidRPr="007A7452">
              <w:rPr>
                <w:rFonts w:ascii="Times New Roman" w:hAnsi="Times New Roman"/>
                <w:color w:val="191919"/>
                <w:sz w:val="18"/>
                <w:szCs w:val="18"/>
              </w:rPr>
              <w:t>Foundations of Financial Management</w:t>
            </w:r>
          </w:p>
        </w:tc>
        <w:tc>
          <w:tcPr>
            <w:tcW w:w="2031"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216"/>
        </w:trPr>
        <w:tc>
          <w:tcPr>
            <w:tcW w:w="1017"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MGMT</w:t>
            </w:r>
          </w:p>
        </w:tc>
        <w:tc>
          <w:tcPr>
            <w:tcW w:w="823"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02"/>
              <w:rPr>
                <w:rFonts w:ascii="Times New Roman" w:hAnsi="Times New Roman"/>
                <w:sz w:val="24"/>
                <w:szCs w:val="24"/>
              </w:rPr>
            </w:pPr>
            <w:r w:rsidRPr="007A7452">
              <w:rPr>
                <w:rFonts w:ascii="Times New Roman" w:hAnsi="Times New Roman"/>
                <w:color w:val="191919"/>
                <w:sz w:val="18"/>
                <w:szCs w:val="18"/>
              </w:rPr>
              <w:t>3105</w:t>
            </w:r>
          </w:p>
        </w:tc>
        <w:tc>
          <w:tcPr>
            <w:tcW w:w="5929"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60"/>
              <w:rPr>
                <w:rFonts w:ascii="Times New Roman" w:hAnsi="Times New Roman"/>
                <w:sz w:val="24"/>
                <w:szCs w:val="24"/>
              </w:rPr>
            </w:pPr>
            <w:r w:rsidRPr="007A7452">
              <w:rPr>
                <w:rFonts w:ascii="Times New Roman" w:hAnsi="Times New Roman"/>
                <w:color w:val="191919"/>
                <w:sz w:val="18"/>
                <w:szCs w:val="18"/>
              </w:rPr>
              <w:t>Legal Environment of Business</w:t>
            </w:r>
          </w:p>
        </w:tc>
        <w:tc>
          <w:tcPr>
            <w:tcW w:w="2031"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216"/>
        </w:trPr>
        <w:tc>
          <w:tcPr>
            <w:tcW w:w="1017"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MGMT</w:t>
            </w:r>
          </w:p>
        </w:tc>
        <w:tc>
          <w:tcPr>
            <w:tcW w:w="823"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02"/>
              <w:rPr>
                <w:rFonts w:ascii="Times New Roman" w:hAnsi="Times New Roman"/>
                <w:sz w:val="24"/>
                <w:szCs w:val="24"/>
              </w:rPr>
            </w:pPr>
            <w:r w:rsidRPr="007A7452">
              <w:rPr>
                <w:rFonts w:ascii="Times New Roman" w:hAnsi="Times New Roman"/>
                <w:color w:val="191919"/>
                <w:sz w:val="18"/>
                <w:szCs w:val="18"/>
              </w:rPr>
              <w:t>3106</w:t>
            </w:r>
          </w:p>
        </w:tc>
        <w:tc>
          <w:tcPr>
            <w:tcW w:w="5929"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60"/>
              <w:rPr>
                <w:rFonts w:ascii="Times New Roman" w:hAnsi="Times New Roman"/>
                <w:sz w:val="24"/>
                <w:szCs w:val="24"/>
              </w:rPr>
            </w:pPr>
            <w:r w:rsidRPr="007A7452">
              <w:rPr>
                <w:rFonts w:ascii="Times New Roman" w:hAnsi="Times New Roman"/>
                <w:color w:val="191919"/>
                <w:sz w:val="18"/>
                <w:szCs w:val="18"/>
              </w:rPr>
              <w:t>Management Science and Operations Management</w:t>
            </w:r>
          </w:p>
        </w:tc>
        <w:tc>
          <w:tcPr>
            <w:tcW w:w="2031"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216"/>
        </w:trPr>
        <w:tc>
          <w:tcPr>
            <w:tcW w:w="1017"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MGMT</w:t>
            </w:r>
          </w:p>
        </w:tc>
        <w:tc>
          <w:tcPr>
            <w:tcW w:w="823"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02"/>
              <w:rPr>
                <w:rFonts w:ascii="Times New Roman" w:hAnsi="Times New Roman"/>
                <w:sz w:val="24"/>
                <w:szCs w:val="24"/>
              </w:rPr>
            </w:pPr>
            <w:r w:rsidRPr="007A7452">
              <w:rPr>
                <w:rFonts w:ascii="Times New Roman" w:hAnsi="Times New Roman"/>
                <w:color w:val="191919"/>
                <w:sz w:val="18"/>
                <w:szCs w:val="18"/>
              </w:rPr>
              <w:t>4</w:t>
            </w:r>
            <w:r w:rsidRPr="007A7452">
              <w:rPr>
                <w:rFonts w:ascii="Times New Roman" w:hAnsi="Times New Roman"/>
                <w:color w:val="191919"/>
                <w:spacing w:val="-7"/>
                <w:sz w:val="18"/>
                <w:szCs w:val="18"/>
              </w:rPr>
              <w:t>1</w:t>
            </w:r>
            <w:r w:rsidRPr="007A7452">
              <w:rPr>
                <w:rFonts w:ascii="Times New Roman" w:hAnsi="Times New Roman"/>
                <w:color w:val="191919"/>
                <w:sz w:val="18"/>
                <w:szCs w:val="18"/>
              </w:rPr>
              <w:t>10</w:t>
            </w:r>
          </w:p>
        </w:tc>
        <w:tc>
          <w:tcPr>
            <w:tcW w:w="5929"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60"/>
              <w:rPr>
                <w:rFonts w:ascii="Times New Roman" w:hAnsi="Times New Roman"/>
                <w:sz w:val="24"/>
                <w:szCs w:val="24"/>
              </w:rPr>
            </w:pPr>
            <w:r w:rsidRPr="007A7452">
              <w:rPr>
                <w:rFonts w:ascii="Times New Roman" w:hAnsi="Times New Roman"/>
                <w:color w:val="191919"/>
                <w:sz w:val="18"/>
                <w:szCs w:val="18"/>
              </w:rPr>
              <w:t>O</w:t>
            </w:r>
            <w:r w:rsidRPr="007A7452">
              <w:rPr>
                <w:rFonts w:ascii="Times New Roman" w:hAnsi="Times New Roman"/>
                <w:color w:val="191919"/>
                <w:spacing w:val="-3"/>
                <w:sz w:val="18"/>
                <w:szCs w:val="18"/>
              </w:rPr>
              <w:t>r</w:t>
            </w:r>
            <w:r w:rsidRPr="007A7452">
              <w:rPr>
                <w:rFonts w:ascii="Times New Roman" w:hAnsi="Times New Roman"/>
                <w:color w:val="191919"/>
                <w:sz w:val="18"/>
                <w:szCs w:val="18"/>
              </w:rPr>
              <w:t>ganizational Behavior</w:t>
            </w:r>
          </w:p>
        </w:tc>
        <w:tc>
          <w:tcPr>
            <w:tcW w:w="2031"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216"/>
        </w:trPr>
        <w:tc>
          <w:tcPr>
            <w:tcW w:w="1017"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MGMT</w:t>
            </w:r>
          </w:p>
        </w:tc>
        <w:tc>
          <w:tcPr>
            <w:tcW w:w="823"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02"/>
              <w:rPr>
                <w:rFonts w:ascii="Times New Roman" w:hAnsi="Times New Roman"/>
                <w:sz w:val="24"/>
                <w:szCs w:val="24"/>
              </w:rPr>
            </w:pPr>
            <w:r w:rsidRPr="007A7452">
              <w:rPr>
                <w:rFonts w:ascii="Times New Roman" w:hAnsi="Times New Roman"/>
                <w:color w:val="191919"/>
                <w:sz w:val="18"/>
                <w:szCs w:val="18"/>
              </w:rPr>
              <w:t>4125</w:t>
            </w:r>
          </w:p>
        </w:tc>
        <w:tc>
          <w:tcPr>
            <w:tcW w:w="5929"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60"/>
              <w:rPr>
                <w:rFonts w:ascii="Times New Roman" w:hAnsi="Times New Roman"/>
                <w:sz w:val="24"/>
                <w:szCs w:val="24"/>
              </w:rPr>
            </w:pPr>
            <w:r w:rsidRPr="007A7452">
              <w:rPr>
                <w:rFonts w:ascii="Times New Roman" w:hAnsi="Times New Roman"/>
                <w:color w:val="191919"/>
                <w:sz w:val="18"/>
                <w:szCs w:val="18"/>
              </w:rPr>
              <w:t>Human Resources Management</w:t>
            </w:r>
          </w:p>
        </w:tc>
        <w:tc>
          <w:tcPr>
            <w:tcW w:w="2031"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216"/>
        </w:trPr>
        <w:tc>
          <w:tcPr>
            <w:tcW w:w="1017"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MGMT</w:t>
            </w:r>
          </w:p>
        </w:tc>
        <w:tc>
          <w:tcPr>
            <w:tcW w:w="823"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02"/>
              <w:rPr>
                <w:rFonts w:ascii="Times New Roman" w:hAnsi="Times New Roman"/>
                <w:sz w:val="24"/>
                <w:szCs w:val="24"/>
              </w:rPr>
            </w:pPr>
            <w:r w:rsidRPr="007A7452">
              <w:rPr>
                <w:rFonts w:ascii="Times New Roman" w:hAnsi="Times New Roman"/>
                <w:color w:val="191919"/>
                <w:sz w:val="18"/>
                <w:szCs w:val="18"/>
              </w:rPr>
              <w:t>4205</w:t>
            </w:r>
          </w:p>
        </w:tc>
        <w:tc>
          <w:tcPr>
            <w:tcW w:w="5929"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60"/>
              <w:rPr>
                <w:rFonts w:ascii="Times New Roman" w:hAnsi="Times New Roman"/>
                <w:sz w:val="24"/>
                <w:szCs w:val="24"/>
              </w:rPr>
            </w:pPr>
            <w:r w:rsidRPr="007A7452">
              <w:rPr>
                <w:rFonts w:ascii="Times New Roman" w:hAnsi="Times New Roman"/>
                <w:color w:val="191919"/>
                <w:sz w:val="18"/>
                <w:szCs w:val="18"/>
              </w:rPr>
              <w:t>Management Information Systems</w:t>
            </w:r>
          </w:p>
        </w:tc>
        <w:tc>
          <w:tcPr>
            <w:tcW w:w="2031"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216"/>
        </w:trPr>
        <w:tc>
          <w:tcPr>
            <w:tcW w:w="1017"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MGMT</w:t>
            </w:r>
          </w:p>
        </w:tc>
        <w:tc>
          <w:tcPr>
            <w:tcW w:w="823"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02"/>
              <w:rPr>
                <w:rFonts w:ascii="Times New Roman" w:hAnsi="Times New Roman"/>
                <w:sz w:val="24"/>
                <w:szCs w:val="24"/>
              </w:rPr>
            </w:pPr>
            <w:r w:rsidRPr="007A7452">
              <w:rPr>
                <w:rFonts w:ascii="Times New Roman" w:hAnsi="Times New Roman"/>
                <w:color w:val="191919"/>
                <w:sz w:val="18"/>
                <w:szCs w:val="18"/>
              </w:rPr>
              <w:t>4199</w:t>
            </w:r>
          </w:p>
        </w:tc>
        <w:tc>
          <w:tcPr>
            <w:tcW w:w="5929"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60"/>
              <w:rPr>
                <w:rFonts w:ascii="Times New Roman" w:hAnsi="Times New Roman"/>
                <w:sz w:val="24"/>
                <w:szCs w:val="24"/>
              </w:rPr>
            </w:pPr>
            <w:r w:rsidRPr="007A7452">
              <w:rPr>
                <w:rFonts w:ascii="Times New Roman" w:hAnsi="Times New Roman"/>
                <w:color w:val="191919"/>
                <w:sz w:val="18"/>
                <w:szCs w:val="18"/>
              </w:rPr>
              <w:t>Business Policy</w:t>
            </w:r>
          </w:p>
        </w:tc>
        <w:tc>
          <w:tcPr>
            <w:tcW w:w="2031"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511"/>
        </w:trPr>
        <w:tc>
          <w:tcPr>
            <w:tcW w:w="1017"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color w:val="000000"/>
                <w:sz w:val="18"/>
                <w:szCs w:val="18"/>
              </w:rPr>
            </w:pPr>
            <w:r w:rsidRPr="007A7452">
              <w:rPr>
                <w:rFonts w:ascii="Times New Roman" w:hAnsi="Times New Roman"/>
                <w:color w:val="191919"/>
                <w:sz w:val="18"/>
                <w:szCs w:val="18"/>
              </w:rPr>
              <w:t>MKTG</w:t>
            </w:r>
          </w:p>
          <w:p w:rsidR="0038476F" w:rsidRPr="007A7452" w:rsidRDefault="0038476F" w:rsidP="00886238">
            <w:pPr>
              <w:widowControl w:val="0"/>
              <w:autoSpaceDE w:val="0"/>
              <w:autoSpaceDN w:val="0"/>
              <w:adjustRightInd w:val="0"/>
              <w:spacing w:before="6" w:after="0" w:line="240" w:lineRule="auto"/>
              <w:ind w:left="40"/>
              <w:rPr>
                <w:rFonts w:ascii="Times New Roman" w:hAnsi="Times New Roman"/>
                <w:sz w:val="24"/>
                <w:szCs w:val="24"/>
              </w:rPr>
            </w:pPr>
            <w:r w:rsidRPr="007A7452">
              <w:rPr>
                <w:rFonts w:ascii="Times New Roman" w:hAnsi="Times New Roman"/>
                <w:b/>
                <w:bCs/>
                <w:color w:val="191919"/>
                <w:sz w:val="18"/>
                <w:szCs w:val="18"/>
              </w:rPr>
              <w:t>Subtotal 30</w:t>
            </w:r>
          </w:p>
        </w:tc>
        <w:tc>
          <w:tcPr>
            <w:tcW w:w="823"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02"/>
              <w:rPr>
                <w:rFonts w:ascii="Times New Roman" w:hAnsi="Times New Roman"/>
                <w:sz w:val="24"/>
                <w:szCs w:val="24"/>
              </w:rPr>
            </w:pPr>
            <w:r w:rsidRPr="007A7452">
              <w:rPr>
                <w:rFonts w:ascii="Times New Roman" w:hAnsi="Times New Roman"/>
                <w:color w:val="191919"/>
                <w:sz w:val="18"/>
                <w:szCs w:val="18"/>
              </w:rPr>
              <w:t>3120</w:t>
            </w:r>
          </w:p>
        </w:tc>
        <w:tc>
          <w:tcPr>
            <w:tcW w:w="5929"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60"/>
              <w:rPr>
                <w:rFonts w:ascii="Times New Roman" w:hAnsi="Times New Roman"/>
                <w:sz w:val="24"/>
                <w:szCs w:val="24"/>
              </w:rPr>
            </w:pPr>
            <w:r w:rsidRPr="007A7452">
              <w:rPr>
                <w:rFonts w:ascii="Times New Roman" w:hAnsi="Times New Roman"/>
                <w:color w:val="191919"/>
                <w:sz w:val="18"/>
                <w:szCs w:val="18"/>
              </w:rPr>
              <w:t>Principles of Marketing</w:t>
            </w:r>
          </w:p>
        </w:tc>
        <w:tc>
          <w:tcPr>
            <w:tcW w:w="2031"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right="40"/>
              <w:jc w:val="right"/>
              <w:rPr>
                <w:rFonts w:ascii="Times New Roman" w:hAnsi="Times New Roman"/>
                <w:sz w:val="24"/>
                <w:szCs w:val="24"/>
              </w:rPr>
            </w:pPr>
            <w:r w:rsidRPr="007A7452">
              <w:rPr>
                <w:rFonts w:ascii="Times New Roman" w:hAnsi="Times New Roman"/>
                <w:color w:val="191919"/>
                <w:sz w:val="18"/>
                <w:szCs w:val="18"/>
              </w:rPr>
              <w:t>3</w:t>
            </w:r>
          </w:p>
        </w:tc>
      </w:tr>
    </w:tbl>
    <w:p w:rsidR="0038476F" w:rsidRDefault="0038476F" w:rsidP="0038476F">
      <w:pPr>
        <w:widowControl w:val="0"/>
        <w:autoSpaceDE w:val="0"/>
        <w:autoSpaceDN w:val="0"/>
        <w:adjustRightInd w:val="0"/>
        <w:spacing w:before="5" w:after="0" w:line="120" w:lineRule="exact"/>
        <w:rPr>
          <w:rFonts w:ascii="Times New Roman" w:hAnsi="Times New Roman"/>
          <w:sz w:val="12"/>
          <w:szCs w:val="12"/>
        </w:rPr>
      </w:pPr>
    </w:p>
    <w:p w:rsidR="0038476F" w:rsidRDefault="0038476F" w:rsidP="0038476F">
      <w:pPr>
        <w:widowControl w:val="0"/>
        <w:autoSpaceDE w:val="0"/>
        <w:autoSpaceDN w:val="0"/>
        <w:adjustRightInd w:val="0"/>
        <w:spacing w:after="0" w:line="240" w:lineRule="auto"/>
        <w:ind w:left="1090"/>
        <w:rPr>
          <w:rFonts w:ascii="Times New Roman" w:hAnsi="Times New Roman"/>
          <w:color w:val="000000"/>
          <w:sz w:val="18"/>
          <w:szCs w:val="18"/>
        </w:rPr>
      </w:pPr>
      <w:r>
        <w:rPr>
          <w:rFonts w:ascii="Times New Roman" w:hAnsi="Times New Roman"/>
          <w:b/>
          <w:bCs/>
          <w:color w:val="191919"/>
          <w:sz w:val="18"/>
          <w:szCs w:val="18"/>
        </w:rPr>
        <w:t>A</w:t>
      </w:r>
      <w:r>
        <w:rPr>
          <w:rFonts w:ascii="Times New Roman" w:hAnsi="Times New Roman"/>
          <w:b/>
          <w:bCs/>
          <w:color w:val="191919"/>
          <w:spacing w:val="-3"/>
          <w:sz w:val="18"/>
          <w:szCs w:val="18"/>
        </w:rPr>
        <w:t>r</w:t>
      </w:r>
      <w:r>
        <w:rPr>
          <w:rFonts w:ascii="Times New Roman" w:hAnsi="Times New Roman"/>
          <w:b/>
          <w:bCs/>
          <w:color w:val="191919"/>
          <w:sz w:val="18"/>
          <w:szCs w:val="18"/>
        </w:rPr>
        <w:t>ea H:</w:t>
      </w:r>
      <w:r>
        <w:rPr>
          <w:rFonts w:ascii="Times New Roman" w:hAnsi="Times New Roman"/>
          <w:b/>
          <w:bCs/>
          <w:color w:val="191919"/>
          <w:spacing w:val="-10"/>
          <w:sz w:val="18"/>
          <w:szCs w:val="18"/>
        </w:rPr>
        <w:t xml:space="preserve"> </w:t>
      </w:r>
      <w:r>
        <w:rPr>
          <w:rFonts w:ascii="Times New Roman" w:hAnsi="Times New Roman"/>
          <w:b/>
          <w:bCs/>
          <w:color w:val="191919"/>
          <w:sz w:val="18"/>
          <w:szCs w:val="18"/>
        </w:rPr>
        <w:t>Accounting Majors Requi</w:t>
      </w:r>
      <w:r>
        <w:rPr>
          <w:rFonts w:ascii="Times New Roman" w:hAnsi="Times New Roman"/>
          <w:b/>
          <w:bCs/>
          <w:color w:val="191919"/>
          <w:spacing w:val="-3"/>
          <w:sz w:val="18"/>
          <w:szCs w:val="18"/>
        </w:rPr>
        <w:t>r</w:t>
      </w:r>
      <w:r>
        <w:rPr>
          <w:rFonts w:ascii="Times New Roman" w:hAnsi="Times New Roman"/>
          <w:b/>
          <w:bCs/>
          <w:color w:val="191919"/>
          <w:sz w:val="18"/>
          <w:szCs w:val="18"/>
        </w:rPr>
        <w:t>ed Courses</w:t>
      </w:r>
    </w:p>
    <w:tbl>
      <w:tblPr>
        <w:tblW w:w="0" w:type="auto"/>
        <w:tblInd w:w="1050" w:type="dxa"/>
        <w:tblLayout w:type="fixed"/>
        <w:tblCellMar>
          <w:left w:w="0" w:type="dxa"/>
          <w:right w:w="0" w:type="dxa"/>
        </w:tblCellMar>
        <w:tblLook w:val="0000"/>
      </w:tblPr>
      <w:tblGrid>
        <w:gridCol w:w="1009"/>
        <w:gridCol w:w="831"/>
        <w:gridCol w:w="5245"/>
        <w:gridCol w:w="2715"/>
      </w:tblGrid>
      <w:tr w:rsidR="0038476F" w:rsidRPr="007A7452" w:rsidTr="00886238">
        <w:trPr>
          <w:trHeight w:hRule="exact" w:val="237"/>
        </w:trPr>
        <w:tc>
          <w:tcPr>
            <w:tcW w:w="1009" w:type="dxa"/>
            <w:tcBorders>
              <w:top w:val="nil"/>
              <w:left w:val="nil"/>
              <w:bottom w:val="nil"/>
              <w:right w:val="nil"/>
            </w:tcBorders>
          </w:tcPr>
          <w:p w:rsidR="0038476F" w:rsidRPr="007A7452" w:rsidRDefault="0038476F" w:rsidP="00886238">
            <w:pPr>
              <w:widowControl w:val="0"/>
              <w:autoSpaceDE w:val="0"/>
              <w:autoSpaceDN w:val="0"/>
              <w:adjustRightInd w:val="0"/>
              <w:spacing w:before="9" w:after="0" w:line="240" w:lineRule="auto"/>
              <w:ind w:left="40"/>
              <w:rPr>
                <w:rFonts w:ascii="Times New Roman" w:hAnsi="Times New Roman"/>
                <w:sz w:val="24"/>
                <w:szCs w:val="24"/>
              </w:rPr>
            </w:pPr>
            <w:r w:rsidRPr="007A7452">
              <w:rPr>
                <w:rFonts w:ascii="Times New Roman" w:hAnsi="Times New Roman"/>
                <w:color w:val="191919"/>
                <w:sz w:val="18"/>
                <w:szCs w:val="18"/>
              </w:rPr>
              <w:t>ACCT</w:t>
            </w:r>
          </w:p>
        </w:tc>
        <w:tc>
          <w:tcPr>
            <w:tcW w:w="831" w:type="dxa"/>
            <w:tcBorders>
              <w:top w:val="nil"/>
              <w:left w:val="nil"/>
              <w:bottom w:val="nil"/>
              <w:right w:val="nil"/>
            </w:tcBorders>
          </w:tcPr>
          <w:p w:rsidR="0038476F" w:rsidRPr="007A7452" w:rsidRDefault="0038476F" w:rsidP="00886238">
            <w:pPr>
              <w:widowControl w:val="0"/>
              <w:autoSpaceDE w:val="0"/>
              <w:autoSpaceDN w:val="0"/>
              <w:adjustRightInd w:val="0"/>
              <w:spacing w:before="9" w:after="0" w:line="240" w:lineRule="auto"/>
              <w:ind w:left="110"/>
              <w:rPr>
                <w:rFonts w:ascii="Times New Roman" w:hAnsi="Times New Roman"/>
                <w:sz w:val="24"/>
                <w:szCs w:val="24"/>
              </w:rPr>
            </w:pPr>
            <w:r w:rsidRPr="007A7452">
              <w:rPr>
                <w:rFonts w:ascii="Times New Roman" w:hAnsi="Times New Roman"/>
                <w:color w:val="191919"/>
                <w:sz w:val="18"/>
                <w:szCs w:val="18"/>
              </w:rPr>
              <w:t>3101</w:t>
            </w:r>
          </w:p>
        </w:tc>
        <w:tc>
          <w:tcPr>
            <w:tcW w:w="5245" w:type="dxa"/>
            <w:tcBorders>
              <w:top w:val="nil"/>
              <w:left w:val="nil"/>
              <w:bottom w:val="nil"/>
              <w:right w:val="nil"/>
            </w:tcBorders>
          </w:tcPr>
          <w:p w:rsidR="0038476F" w:rsidRPr="007A7452" w:rsidRDefault="0038476F" w:rsidP="00886238">
            <w:pPr>
              <w:widowControl w:val="0"/>
              <w:autoSpaceDE w:val="0"/>
              <w:autoSpaceDN w:val="0"/>
              <w:adjustRightInd w:val="0"/>
              <w:spacing w:before="9" w:after="0" w:line="240" w:lineRule="auto"/>
              <w:ind w:left="360"/>
              <w:rPr>
                <w:rFonts w:ascii="Times New Roman" w:hAnsi="Times New Roman"/>
                <w:sz w:val="24"/>
                <w:szCs w:val="24"/>
              </w:rPr>
            </w:pPr>
            <w:r w:rsidRPr="007A7452">
              <w:rPr>
                <w:rFonts w:ascii="Times New Roman" w:hAnsi="Times New Roman"/>
                <w:color w:val="191919"/>
                <w:sz w:val="18"/>
                <w:szCs w:val="18"/>
              </w:rPr>
              <w:t>Intermediate</w:t>
            </w:r>
            <w:r w:rsidRPr="007A7452">
              <w:rPr>
                <w:rFonts w:ascii="Times New Roman" w:hAnsi="Times New Roman"/>
                <w:color w:val="191919"/>
                <w:spacing w:val="-10"/>
                <w:sz w:val="18"/>
                <w:szCs w:val="18"/>
              </w:rPr>
              <w:t xml:space="preserve"> </w:t>
            </w:r>
            <w:r w:rsidRPr="007A7452">
              <w:rPr>
                <w:rFonts w:ascii="Times New Roman" w:hAnsi="Times New Roman"/>
                <w:color w:val="191919"/>
                <w:sz w:val="18"/>
                <w:szCs w:val="18"/>
              </w:rPr>
              <w:t>Accounting I</w:t>
            </w:r>
          </w:p>
        </w:tc>
        <w:tc>
          <w:tcPr>
            <w:tcW w:w="2715" w:type="dxa"/>
            <w:tcBorders>
              <w:top w:val="nil"/>
              <w:left w:val="nil"/>
              <w:bottom w:val="nil"/>
              <w:right w:val="nil"/>
            </w:tcBorders>
          </w:tcPr>
          <w:p w:rsidR="0038476F" w:rsidRPr="007A7452" w:rsidRDefault="0038476F" w:rsidP="00886238">
            <w:pPr>
              <w:widowControl w:val="0"/>
              <w:autoSpaceDE w:val="0"/>
              <w:autoSpaceDN w:val="0"/>
              <w:adjustRightInd w:val="0"/>
              <w:spacing w:before="9" w:after="0" w:line="240" w:lineRule="auto"/>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216"/>
        </w:trPr>
        <w:tc>
          <w:tcPr>
            <w:tcW w:w="1009"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ACCT</w:t>
            </w:r>
          </w:p>
        </w:tc>
        <w:tc>
          <w:tcPr>
            <w:tcW w:w="831"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10"/>
              <w:rPr>
                <w:rFonts w:ascii="Times New Roman" w:hAnsi="Times New Roman"/>
                <w:sz w:val="24"/>
                <w:szCs w:val="24"/>
              </w:rPr>
            </w:pPr>
            <w:r w:rsidRPr="007A7452">
              <w:rPr>
                <w:rFonts w:ascii="Times New Roman" w:hAnsi="Times New Roman"/>
                <w:color w:val="191919"/>
                <w:sz w:val="18"/>
                <w:szCs w:val="18"/>
              </w:rPr>
              <w:t>3102</w:t>
            </w:r>
          </w:p>
        </w:tc>
        <w:tc>
          <w:tcPr>
            <w:tcW w:w="524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60"/>
              <w:rPr>
                <w:rFonts w:ascii="Times New Roman" w:hAnsi="Times New Roman"/>
                <w:sz w:val="24"/>
                <w:szCs w:val="24"/>
              </w:rPr>
            </w:pPr>
            <w:r w:rsidRPr="007A7452">
              <w:rPr>
                <w:rFonts w:ascii="Times New Roman" w:hAnsi="Times New Roman"/>
                <w:color w:val="191919"/>
                <w:sz w:val="18"/>
                <w:szCs w:val="18"/>
              </w:rPr>
              <w:t>Intermediate</w:t>
            </w:r>
            <w:r w:rsidRPr="007A7452">
              <w:rPr>
                <w:rFonts w:ascii="Times New Roman" w:hAnsi="Times New Roman"/>
                <w:color w:val="191919"/>
                <w:spacing w:val="-10"/>
                <w:sz w:val="18"/>
                <w:szCs w:val="18"/>
              </w:rPr>
              <w:t xml:space="preserve"> </w:t>
            </w:r>
            <w:r w:rsidRPr="007A7452">
              <w:rPr>
                <w:rFonts w:ascii="Times New Roman" w:hAnsi="Times New Roman"/>
                <w:color w:val="191919"/>
                <w:sz w:val="18"/>
                <w:szCs w:val="18"/>
              </w:rPr>
              <w:t>Accounting II</w:t>
            </w:r>
          </w:p>
        </w:tc>
        <w:tc>
          <w:tcPr>
            <w:tcW w:w="271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216"/>
        </w:trPr>
        <w:tc>
          <w:tcPr>
            <w:tcW w:w="1009"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ACCT</w:t>
            </w:r>
          </w:p>
        </w:tc>
        <w:tc>
          <w:tcPr>
            <w:tcW w:w="831"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10"/>
              <w:rPr>
                <w:rFonts w:ascii="Times New Roman" w:hAnsi="Times New Roman"/>
                <w:sz w:val="24"/>
                <w:szCs w:val="24"/>
              </w:rPr>
            </w:pPr>
            <w:r w:rsidRPr="007A7452">
              <w:rPr>
                <w:rFonts w:ascii="Times New Roman" w:hAnsi="Times New Roman"/>
                <w:color w:val="191919"/>
                <w:sz w:val="18"/>
                <w:szCs w:val="18"/>
              </w:rPr>
              <w:t>3103</w:t>
            </w:r>
          </w:p>
        </w:tc>
        <w:tc>
          <w:tcPr>
            <w:tcW w:w="524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60"/>
              <w:rPr>
                <w:rFonts w:ascii="Times New Roman" w:hAnsi="Times New Roman"/>
                <w:sz w:val="24"/>
                <w:szCs w:val="24"/>
              </w:rPr>
            </w:pPr>
            <w:r w:rsidRPr="007A7452">
              <w:rPr>
                <w:rFonts w:ascii="Times New Roman" w:hAnsi="Times New Roman"/>
                <w:color w:val="191919"/>
                <w:sz w:val="18"/>
                <w:szCs w:val="18"/>
              </w:rPr>
              <w:t>Intermediate</w:t>
            </w:r>
            <w:r w:rsidRPr="007A7452">
              <w:rPr>
                <w:rFonts w:ascii="Times New Roman" w:hAnsi="Times New Roman"/>
                <w:color w:val="191919"/>
                <w:spacing w:val="-10"/>
                <w:sz w:val="18"/>
                <w:szCs w:val="18"/>
              </w:rPr>
              <w:t xml:space="preserve"> </w:t>
            </w:r>
            <w:r w:rsidRPr="007A7452">
              <w:rPr>
                <w:rFonts w:ascii="Times New Roman" w:hAnsi="Times New Roman"/>
                <w:color w:val="191919"/>
                <w:sz w:val="18"/>
                <w:szCs w:val="18"/>
              </w:rPr>
              <w:t>Accounting III</w:t>
            </w:r>
          </w:p>
        </w:tc>
        <w:tc>
          <w:tcPr>
            <w:tcW w:w="271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216"/>
        </w:trPr>
        <w:tc>
          <w:tcPr>
            <w:tcW w:w="1009"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ACCT</w:t>
            </w:r>
          </w:p>
        </w:tc>
        <w:tc>
          <w:tcPr>
            <w:tcW w:w="831"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10"/>
              <w:rPr>
                <w:rFonts w:ascii="Times New Roman" w:hAnsi="Times New Roman"/>
                <w:sz w:val="24"/>
                <w:szCs w:val="24"/>
              </w:rPr>
            </w:pPr>
            <w:r w:rsidRPr="007A7452">
              <w:rPr>
                <w:rFonts w:ascii="Times New Roman" w:hAnsi="Times New Roman"/>
                <w:color w:val="191919"/>
                <w:sz w:val="18"/>
                <w:szCs w:val="18"/>
              </w:rPr>
              <w:t>4101</w:t>
            </w:r>
          </w:p>
        </w:tc>
        <w:tc>
          <w:tcPr>
            <w:tcW w:w="524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60"/>
              <w:rPr>
                <w:rFonts w:ascii="Times New Roman" w:hAnsi="Times New Roman"/>
                <w:sz w:val="24"/>
                <w:szCs w:val="24"/>
              </w:rPr>
            </w:pPr>
            <w:r w:rsidRPr="007A7452">
              <w:rPr>
                <w:rFonts w:ascii="Times New Roman" w:hAnsi="Times New Roman"/>
                <w:color w:val="191919"/>
                <w:sz w:val="18"/>
                <w:szCs w:val="18"/>
              </w:rPr>
              <w:t>Cost</w:t>
            </w:r>
            <w:r w:rsidRPr="007A7452">
              <w:rPr>
                <w:rFonts w:ascii="Times New Roman" w:hAnsi="Times New Roman"/>
                <w:color w:val="191919"/>
                <w:spacing w:val="-10"/>
                <w:sz w:val="18"/>
                <w:szCs w:val="18"/>
              </w:rPr>
              <w:t xml:space="preserve"> </w:t>
            </w:r>
            <w:r w:rsidRPr="007A7452">
              <w:rPr>
                <w:rFonts w:ascii="Times New Roman" w:hAnsi="Times New Roman"/>
                <w:color w:val="191919"/>
                <w:sz w:val="18"/>
                <w:szCs w:val="18"/>
              </w:rPr>
              <w:t>Accounting I</w:t>
            </w:r>
          </w:p>
        </w:tc>
        <w:tc>
          <w:tcPr>
            <w:tcW w:w="271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216"/>
        </w:trPr>
        <w:tc>
          <w:tcPr>
            <w:tcW w:w="1009"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ACCT</w:t>
            </w:r>
          </w:p>
        </w:tc>
        <w:tc>
          <w:tcPr>
            <w:tcW w:w="831"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10"/>
              <w:rPr>
                <w:rFonts w:ascii="Times New Roman" w:hAnsi="Times New Roman"/>
                <w:sz w:val="24"/>
                <w:szCs w:val="24"/>
              </w:rPr>
            </w:pPr>
            <w:r w:rsidRPr="007A7452">
              <w:rPr>
                <w:rFonts w:ascii="Times New Roman" w:hAnsi="Times New Roman"/>
                <w:color w:val="191919"/>
                <w:sz w:val="18"/>
                <w:szCs w:val="18"/>
              </w:rPr>
              <w:t>4205</w:t>
            </w:r>
          </w:p>
        </w:tc>
        <w:tc>
          <w:tcPr>
            <w:tcW w:w="524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60"/>
              <w:rPr>
                <w:rFonts w:ascii="Times New Roman" w:hAnsi="Times New Roman"/>
                <w:sz w:val="24"/>
                <w:szCs w:val="24"/>
              </w:rPr>
            </w:pPr>
            <w:r w:rsidRPr="007A7452">
              <w:rPr>
                <w:rFonts w:ascii="Times New Roman" w:hAnsi="Times New Roman"/>
                <w:color w:val="191919"/>
                <w:sz w:val="18"/>
                <w:szCs w:val="18"/>
              </w:rPr>
              <w:t>Accounting Information Systems</w:t>
            </w:r>
          </w:p>
        </w:tc>
        <w:tc>
          <w:tcPr>
            <w:tcW w:w="271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216"/>
        </w:trPr>
        <w:tc>
          <w:tcPr>
            <w:tcW w:w="1009"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ACCT</w:t>
            </w:r>
          </w:p>
        </w:tc>
        <w:tc>
          <w:tcPr>
            <w:tcW w:w="831"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10"/>
              <w:rPr>
                <w:rFonts w:ascii="Times New Roman" w:hAnsi="Times New Roman"/>
                <w:sz w:val="24"/>
                <w:szCs w:val="24"/>
              </w:rPr>
            </w:pPr>
            <w:r w:rsidRPr="007A7452">
              <w:rPr>
                <w:rFonts w:ascii="Times New Roman" w:hAnsi="Times New Roman"/>
                <w:color w:val="191919"/>
                <w:sz w:val="18"/>
                <w:szCs w:val="18"/>
              </w:rPr>
              <w:t>4</w:t>
            </w:r>
            <w:r w:rsidRPr="007A7452">
              <w:rPr>
                <w:rFonts w:ascii="Times New Roman" w:hAnsi="Times New Roman"/>
                <w:color w:val="191919"/>
                <w:spacing w:val="-7"/>
                <w:sz w:val="18"/>
                <w:szCs w:val="18"/>
              </w:rPr>
              <w:t>11</w:t>
            </w:r>
            <w:r w:rsidRPr="007A7452">
              <w:rPr>
                <w:rFonts w:ascii="Times New Roman" w:hAnsi="Times New Roman"/>
                <w:color w:val="191919"/>
                <w:sz w:val="18"/>
                <w:szCs w:val="18"/>
              </w:rPr>
              <w:t>1</w:t>
            </w:r>
          </w:p>
        </w:tc>
        <w:tc>
          <w:tcPr>
            <w:tcW w:w="524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60"/>
              <w:rPr>
                <w:rFonts w:ascii="Times New Roman" w:hAnsi="Times New Roman"/>
                <w:sz w:val="24"/>
                <w:szCs w:val="24"/>
              </w:rPr>
            </w:pPr>
            <w:r w:rsidRPr="007A7452">
              <w:rPr>
                <w:rFonts w:ascii="Times New Roman" w:hAnsi="Times New Roman"/>
                <w:color w:val="191919"/>
                <w:sz w:val="18"/>
                <w:szCs w:val="18"/>
              </w:rPr>
              <w:t>Auditing I</w:t>
            </w:r>
          </w:p>
        </w:tc>
        <w:tc>
          <w:tcPr>
            <w:tcW w:w="271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216"/>
        </w:trPr>
        <w:tc>
          <w:tcPr>
            <w:tcW w:w="1009"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ACCT</w:t>
            </w:r>
          </w:p>
        </w:tc>
        <w:tc>
          <w:tcPr>
            <w:tcW w:w="831"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10"/>
              <w:rPr>
                <w:rFonts w:ascii="Times New Roman" w:hAnsi="Times New Roman"/>
                <w:sz w:val="24"/>
                <w:szCs w:val="24"/>
              </w:rPr>
            </w:pPr>
            <w:r w:rsidRPr="007A7452">
              <w:rPr>
                <w:rFonts w:ascii="Times New Roman" w:hAnsi="Times New Roman"/>
                <w:color w:val="191919"/>
                <w:sz w:val="18"/>
                <w:szCs w:val="18"/>
              </w:rPr>
              <w:t>4121</w:t>
            </w:r>
          </w:p>
        </w:tc>
        <w:tc>
          <w:tcPr>
            <w:tcW w:w="524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60"/>
              <w:rPr>
                <w:rFonts w:ascii="Times New Roman" w:hAnsi="Times New Roman"/>
                <w:sz w:val="24"/>
                <w:szCs w:val="24"/>
              </w:rPr>
            </w:pPr>
            <w:r w:rsidRPr="007A7452">
              <w:rPr>
                <w:rFonts w:ascii="Times New Roman" w:hAnsi="Times New Roman"/>
                <w:color w:val="191919"/>
                <w:spacing w:val="-13"/>
                <w:sz w:val="18"/>
                <w:szCs w:val="18"/>
              </w:rPr>
              <w:t>T</w:t>
            </w:r>
            <w:r w:rsidRPr="007A7452">
              <w:rPr>
                <w:rFonts w:ascii="Times New Roman" w:hAnsi="Times New Roman"/>
                <w:color w:val="191919"/>
                <w:sz w:val="18"/>
                <w:szCs w:val="18"/>
              </w:rPr>
              <w:t>ax</w:t>
            </w:r>
            <w:r w:rsidRPr="007A7452">
              <w:rPr>
                <w:rFonts w:ascii="Times New Roman" w:hAnsi="Times New Roman"/>
                <w:color w:val="191919"/>
                <w:spacing w:val="-10"/>
                <w:sz w:val="18"/>
                <w:szCs w:val="18"/>
              </w:rPr>
              <w:t xml:space="preserve"> </w:t>
            </w:r>
            <w:r w:rsidRPr="007A7452">
              <w:rPr>
                <w:rFonts w:ascii="Times New Roman" w:hAnsi="Times New Roman"/>
                <w:color w:val="191919"/>
                <w:sz w:val="18"/>
                <w:szCs w:val="18"/>
              </w:rPr>
              <w:t>Accounting I</w:t>
            </w:r>
          </w:p>
        </w:tc>
        <w:tc>
          <w:tcPr>
            <w:tcW w:w="271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430"/>
        </w:trPr>
        <w:tc>
          <w:tcPr>
            <w:tcW w:w="1009"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color w:val="000000"/>
                <w:sz w:val="18"/>
                <w:szCs w:val="18"/>
              </w:rPr>
            </w:pPr>
            <w:r w:rsidRPr="007A7452">
              <w:rPr>
                <w:rFonts w:ascii="Times New Roman" w:hAnsi="Times New Roman"/>
                <w:color w:val="191919"/>
                <w:sz w:val="18"/>
                <w:szCs w:val="18"/>
              </w:rPr>
              <w:t>BUSA</w:t>
            </w:r>
          </w:p>
          <w:p w:rsidR="0038476F" w:rsidRPr="007A7452" w:rsidRDefault="0038476F" w:rsidP="00886238">
            <w:pPr>
              <w:widowControl w:val="0"/>
              <w:autoSpaceDE w:val="0"/>
              <w:autoSpaceDN w:val="0"/>
              <w:adjustRightInd w:val="0"/>
              <w:spacing w:before="6" w:after="0" w:line="240" w:lineRule="auto"/>
              <w:ind w:left="40"/>
              <w:rPr>
                <w:rFonts w:ascii="Times New Roman" w:hAnsi="Times New Roman"/>
                <w:sz w:val="24"/>
                <w:szCs w:val="24"/>
              </w:rPr>
            </w:pPr>
            <w:r w:rsidRPr="007A7452">
              <w:rPr>
                <w:rFonts w:ascii="Times New Roman" w:hAnsi="Times New Roman"/>
                <w:b/>
                <w:bCs/>
                <w:color w:val="191919"/>
                <w:sz w:val="18"/>
                <w:szCs w:val="18"/>
              </w:rPr>
              <w:t>Electives**</w:t>
            </w:r>
          </w:p>
        </w:tc>
        <w:tc>
          <w:tcPr>
            <w:tcW w:w="831"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10"/>
              <w:rPr>
                <w:rFonts w:ascii="Times New Roman" w:hAnsi="Times New Roman"/>
                <w:sz w:val="24"/>
                <w:szCs w:val="24"/>
              </w:rPr>
            </w:pPr>
            <w:r w:rsidRPr="007A7452">
              <w:rPr>
                <w:rFonts w:ascii="Times New Roman" w:hAnsi="Times New Roman"/>
                <w:color w:val="191919"/>
                <w:sz w:val="18"/>
                <w:szCs w:val="18"/>
              </w:rPr>
              <w:t>3100</w:t>
            </w:r>
          </w:p>
        </w:tc>
        <w:tc>
          <w:tcPr>
            <w:tcW w:w="524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60"/>
              <w:rPr>
                <w:rFonts w:ascii="Times New Roman" w:hAnsi="Times New Roman"/>
                <w:sz w:val="24"/>
                <w:szCs w:val="24"/>
              </w:rPr>
            </w:pPr>
            <w:r w:rsidRPr="007A7452">
              <w:rPr>
                <w:rFonts w:ascii="Times New Roman" w:hAnsi="Times New Roman"/>
                <w:color w:val="191919"/>
                <w:sz w:val="18"/>
                <w:szCs w:val="18"/>
              </w:rPr>
              <w:t>Business Internship</w:t>
            </w:r>
          </w:p>
        </w:tc>
        <w:tc>
          <w:tcPr>
            <w:tcW w:w="2715" w:type="dxa"/>
            <w:tcBorders>
              <w:top w:val="nil"/>
              <w:left w:val="nil"/>
              <w:bottom w:val="nil"/>
              <w:right w:val="nil"/>
            </w:tcBorders>
          </w:tcPr>
          <w:p w:rsidR="0038476F" w:rsidRPr="007A7452" w:rsidRDefault="0038476F" w:rsidP="00886238">
            <w:pPr>
              <w:widowControl w:val="0"/>
              <w:autoSpaceDE w:val="0"/>
              <w:autoSpaceDN w:val="0"/>
              <w:adjustRightInd w:val="0"/>
              <w:spacing w:before="1" w:after="0" w:line="200" w:lineRule="exact"/>
              <w:rPr>
                <w:rFonts w:ascii="Times New Roman" w:hAnsi="Times New Roman"/>
                <w:sz w:val="20"/>
                <w:szCs w:val="20"/>
              </w:rPr>
            </w:pPr>
          </w:p>
          <w:p w:rsidR="0038476F" w:rsidRPr="007A7452" w:rsidRDefault="0038476F" w:rsidP="00886238">
            <w:pPr>
              <w:widowControl w:val="0"/>
              <w:autoSpaceDE w:val="0"/>
              <w:autoSpaceDN w:val="0"/>
              <w:adjustRightInd w:val="0"/>
              <w:spacing w:after="0" w:line="240" w:lineRule="auto"/>
              <w:ind w:right="40"/>
              <w:jc w:val="right"/>
              <w:rPr>
                <w:rFonts w:ascii="Times New Roman" w:hAnsi="Times New Roman"/>
                <w:sz w:val="24"/>
                <w:szCs w:val="24"/>
              </w:rPr>
            </w:pPr>
            <w:r w:rsidRPr="007A7452">
              <w:rPr>
                <w:rFonts w:ascii="Times New Roman" w:hAnsi="Times New Roman"/>
                <w:b/>
                <w:bCs/>
                <w:color w:val="191919"/>
                <w:sz w:val="18"/>
                <w:szCs w:val="18"/>
              </w:rPr>
              <w:t>3</w:t>
            </w:r>
          </w:p>
        </w:tc>
      </w:tr>
      <w:tr w:rsidR="0038476F" w:rsidRPr="007A7452" w:rsidTr="00886238">
        <w:trPr>
          <w:trHeight w:hRule="exact" w:val="299"/>
        </w:trPr>
        <w:tc>
          <w:tcPr>
            <w:tcW w:w="1009" w:type="dxa"/>
            <w:tcBorders>
              <w:top w:val="nil"/>
              <w:left w:val="nil"/>
              <w:bottom w:val="nil"/>
              <w:right w:val="nil"/>
            </w:tcBorders>
          </w:tcPr>
          <w:p w:rsidR="0038476F" w:rsidRPr="007A7452" w:rsidRDefault="0038476F" w:rsidP="00886238">
            <w:pPr>
              <w:widowControl w:val="0"/>
              <w:autoSpaceDE w:val="0"/>
              <w:autoSpaceDN w:val="0"/>
              <w:adjustRightInd w:val="0"/>
              <w:spacing w:after="0" w:line="197" w:lineRule="exact"/>
              <w:ind w:left="40"/>
              <w:rPr>
                <w:rFonts w:ascii="Times New Roman" w:hAnsi="Times New Roman"/>
                <w:sz w:val="24"/>
                <w:szCs w:val="24"/>
              </w:rPr>
            </w:pPr>
            <w:r w:rsidRPr="007A7452">
              <w:rPr>
                <w:rFonts w:ascii="Times New Roman" w:hAnsi="Times New Roman"/>
                <w:b/>
                <w:bCs/>
                <w:color w:val="191919"/>
                <w:sz w:val="18"/>
                <w:szCs w:val="18"/>
              </w:rPr>
              <w:t>Subtotal</w:t>
            </w:r>
          </w:p>
        </w:tc>
        <w:tc>
          <w:tcPr>
            <w:tcW w:w="831"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c>
          <w:tcPr>
            <w:tcW w:w="5245"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c>
          <w:tcPr>
            <w:tcW w:w="2715" w:type="dxa"/>
            <w:tcBorders>
              <w:top w:val="nil"/>
              <w:left w:val="nil"/>
              <w:bottom w:val="nil"/>
              <w:right w:val="nil"/>
            </w:tcBorders>
          </w:tcPr>
          <w:p w:rsidR="0038476F" w:rsidRPr="007A7452" w:rsidRDefault="0038476F" w:rsidP="00886238">
            <w:pPr>
              <w:widowControl w:val="0"/>
              <w:autoSpaceDE w:val="0"/>
              <w:autoSpaceDN w:val="0"/>
              <w:adjustRightInd w:val="0"/>
              <w:spacing w:after="0" w:line="197" w:lineRule="exact"/>
              <w:ind w:right="40"/>
              <w:jc w:val="right"/>
              <w:rPr>
                <w:rFonts w:ascii="Times New Roman" w:hAnsi="Times New Roman"/>
                <w:sz w:val="24"/>
                <w:szCs w:val="24"/>
              </w:rPr>
            </w:pPr>
            <w:r w:rsidRPr="007A7452">
              <w:rPr>
                <w:rFonts w:ascii="Times New Roman" w:hAnsi="Times New Roman"/>
                <w:b/>
                <w:bCs/>
                <w:color w:val="191919"/>
                <w:sz w:val="18"/>
                <w:szCs w:val="18"/>
              </w:rPr>
              <w:t>30</w:t>
            </w:r>
          </w:p>
        </w:tc>
      </w:tr>
    </w:tbl>
    <w:p w:rsidR="0038476F" w:rsidRDefault="0038476F" w:rsidP="0038476F">
      <w:pPr>
        <w:widowControl w:val="0"/>
        <w:autoSpaceDE w:val="0"/>
        <w:autoSpaceDN w:val="0"/>
        <w:adjustRightInd w:val="0"/>
        <w:spacing w:before="5" w:after="0" w:line="120" w:lineRule="exact"/>
        <w:rPr>
          <w:rFonts w:ascii="Times New Roman" w:hAnsi="Times New Roman"/>
          <w:sz w:val="12"/>
          <w:szCs w:val="12"/>
        </w:rPr>
      </w:pPr>
    </w:p>
    <w:p w:rsidR="0038476F" w:rsidRDefault="0038476F" w:rsidP="0038476F">
      <w:pPr>
        <w:widowControl w:val="0"/>
        <w:autoSpaceDE w:val="0"/>
        <w:autoSpaceDN w:val="0"/>
        <w:adjustRightInd w:val="0"/>
        <w:spacing w:after="0" w:line="240" w:lineRule="auto"/>
        <w:ind w:left="1090"/>
        <w:rPr>
          <w:rFonts w:ascii="Times New Roman" w:hAnsi="Times New Roman"/>
          <w:color w:val="000000"/>
          <w:sz w:val="18"/>
          <w:szCs w:val="18"/>
        </w:rPr>
      </w:pP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z w:val="18"/>
          <w:szCs w:val="18"/>
        </w:rPr>
        <w:t>Approved Foreign Language or at least 2000 level course in any non-business course, including</w:t>
      </w:r>
    </w:p>
    <w:p w:rsidR="0038476F" w:rsidRDefault="0038476F" w:rsidP="0038476F">
      <w:pPr>
        <w:widowControl w:val="0"/>
        <w:tabs>
          <w:tab w:val="left" w:pos="2160"/>
          <w:tab w:val="left" w:pos="3240"/>
        </w:tabs>
        <w:autoSpaceDE w:val="0"/>
        <w:autoSpaceDN w:val="0"/>
        <w:adjustRightInd w:val="0"/>
        <w:spacing w:before="9" w:after="0" w:line="240" w:lineRule="auto"/>
        <w:ind w:left="1090"/>
        <w:rPr>
          <w:rFonts w:ascii="Times New Roman" w:hAnsi="Times New Roman"/>
          <w:color w:val="000000"/>
          <w:sz w:val="18"/>
          <w:szCs w:val="18"/>
        </w:rPr>
      </w:pPr>
      <w:r>
        <w:rPr>
          <w:rFonts w:ascii="Times New Roman" w:hAnsi="Times New Roman"/>
          <w:color w:val="191919"/>
          <w:sz w:val="18"/>
          <w:szCs w:val="18"/>
        </w:rPr>
        <w:t>BUSA</w:t>
      </w:r>
      <w:r>
        <w:rPr>
          <w:rFonts w:ascii="Times New Roman" w:hAnsi="Times New Roman"/>
          <w:color w:val="191919"/>
          <w:sz w:val="18"/>
          <w:szCs w:val="18"/>
        </w:rPr>
        <w:tab/>
        <w:t>4100</w:t>
      </w:r>
      <w:r>
        <w:rPr>
          <w:rFonts w:ascii="Times New Roman" w:hAnsi="Times New Roman"/>
          <w:color w:val="191919"/>
          <w:sz w:val="18"/>
          <w:szCs w:val="18"/>
        </w:rPr>
        <w:tab/>
        <w:t>(Business Internship II).</w:t>
      </w:r>
    </w:p>
    <w:p w:rsidR="0038476F" w:rsidRDefault="0038476F" w:rsidP="0038476F">
      <w:pPr>
        <w:widowControl w:val="0"/>
        <w:autoSpaceDE w:val="0"/>
        <w:autoSpaceDN w:val="0"/>
        <w:adjustRightInd w:val="0"/>
        <w:spacing w:before="9" w:after="0" w:line="160" w:lineRule="exact"/>
        <w:rPr>
          <w:rFonts w:ascii="Times New Roman" w:hAnsi="Times New Roman"/>
          <w:color w:val="000000"/>
          <w:sz w:val="16"/>
          <w:szCs w:val="16"/>
        </w:rPr>
      </w:pPr>
    </w:p>
    <w:p w:rsidR="0038476F" w:rsidRDefault="0038476F" w:rsidP="0038476F">
      <w:pPr>
        <w:widowControl w:val="0"/>
        <w:autoSpaceDE w:val="0"/>
        <w:autoSpaceDN w:val="0"/>
        <w:adjustRightInd w:val="0"/>
        <w:spacing w:after="0" w:line="200" w:lineRule="exact"/>
        <w:rPr>
          <w:rFonts w:ascii="Times New Roman" w:hAnsi="Times New Roman"/>
          <w:color w:val="000000"/>
          <w:sz w:val="20"/>
          <w:szCs w:val="20"/>
        </w:rPr>
      </w:pPr>
    </w:p>
    <w:p w:rsidR="0038476F" w:rsidRDefault="0038476F" w:rsidP="0038476F">
      <w:pPr>
        <w:widowControl w:val="0"/>
        <w:autoSpaceDE w:val="0"/>
        <w:autoSpaceDN w:val="0"/>
        <w:adjustRightInd w:val="0"/>
        <w:spacing w:after="0" w:line="200" w:lineRule="exact"/>
        <w:rPr>
          <w:rFonts w:ascii="Times New Roman" w:hAnsi="Times New Roman"/>
          <w:color w:val="000000"/>
          <w:sz w:val="20"/>
          <w:szCs w:val="20"/>
        </w:rPr>
      </w:pPr>
    </w:p>
    <w:p w:rsidR="0038476F" w:rsidRDefault="0038476F" w:rsidP="0038476F">
      <w:pPr>
        <w:widowControl w:val="0"/>
        <w:autoSpaceDE w:val="0"/>
        <w:autoSpaceDN w:val="0"/>
        <w:adjustRightInd w:val="0"/>
        <w:spacing w:after="0" w:line="200" w:lineRule="exact"/>
        <w:rPr>
          <w:rFonts w:ascii="Times New Roman" w:hAnsi="Times New Roman"/>
          <w:color w:val="000000"/>
          <w:sz w:val="20"/>
          <w:szCs w:val="20"/>
        </w:rPr>
      </w:pPr>
    </w:p>
    <w:p w:rsidR="0038476F" w:rsidRDefault="0038476F" w:rsidP="0038476F">
      <w:pPr>
        <w:widowControl w:val="0"/>
        <w:autoSpaceDE w:val="0"/>
        <w:autoSpaceDN w:val="0"/>
        <w:adjustRightInd w:val="0"/>
        <w:spacing w:before="1" w:after="0" w:line="220" w:lineRule="exact"/>
        <w:rPr>
          <w:rFonts w:ascii="Century Gothic" w:hAnsi="Century Gothic" w:cs="Century Gothic"/>
          <w:color w:val="000000"/>
        </w:rPr>
      </w:pPr>
    </w:p>
    <w:p w:rsidR="0038476F" w:rsidRDefault="0038476F" w:rsidP="00C8400F">
      <w:pPr>
        <w:widowControl w:val="0"/>
        <w:autoSpaceDE w:val="0"/>
        <w:autoSpaceDN w:val="0"/>
        <w:adjustRightInd w:val="0"/>
        <w:spacing w:after="0" w:line="240" w:lineRule="auto"/>
        <w:ind w:left="720"/>
        <w:jc w:val="center"/>
        <w:rPr>
          <w:rFonts w:ascii="Times New Roman" w:hAnsi="Times New Roman"/>
          <w:color w:val="000000"/>
          <w:sz w:val="20"/>
          <w:szCs w:val="20"/>
        </w:rPr>
      </w:pPr>
      <w:r>
        <w:rPr>
          <w:rFonts w:ascii="Times New Roman" w:hAnsi="Times New Roman"/>
          <w:color w:val="191919"/>
          <w:sz w:val="20"/>
          <w:szCs w:val="20"/>
        </w:rPr>
        <w:t>2008-2012 Unde</w:t>
      </w:r>
      <w:r>
        <w:rPr>
          <w:rFonts w:ascii="Times New Roman" w:hAnsi="Times New Roman"/>
          <w:color w:val="191919"/>
          <w:spacing w:val="-4"/>
          <w:sz w:val="20"/>
          <w:szCs w:val="20"/>
        </w:rPr>
        <w:t>r</w:t>
      </w:r>
      <w:r>
        <w:rPr>
          <w:rFonts w:ascii="Times New Roman" w:hAnsi="Times New Roman"/>
          <w:color w:val="191919"/>
          <w:sz w:val="20"/>
          <w:szCs w:val="20"/>
        </w:rPr>
        <w:t>graduate Catalog</w:t>
      </w:r>
    </w:p>
    <w:p w:rsidR="0038476F" w:rsidRDefault="0038476F" w:rsidP="0038476F">
      <w:pPr>
        <w:widowControl w:val="0"/>
        <w:autoSpaceDE w:val="0"/>
        <w:autoSpaceDN w:val="0"/>
        <w:adjustRightInd w:val="0"/>
        <w:spacing w:after="0" w:line="240" w:lineRule="auto"/>
        <w:rPr>
          <w:rFonts w:ascii="Times New Roman" w:hAnsi="Times New Roman"/>
          <w:color w:val="000000"/>
          <w:sz w:val="20"/>
          <w:szCs w:val="20"/>
        </w:rPr>
        <w:sectPr w:rsidR="0038476F" w:rsidSect="00C8400F">
          <w:type w:val="continuous"/>
          <w:pgSz w:w="12240" w:h="15840"/>
          <w:pgMar w:top="450" w:right="1080" w:bottom="280" w:left="340" w:header="720" w:footer="720" w:gutter="0"/>
          <w:cols w:space="1080"/>
          <w:noEndnote/>
        </w:sectPr>
      </w:pPr>
    </w:p>
    <w:p w:rsidR="0038476F" w:rsidRDefault="001254CF" w:rsidP="0038476F">
      <w:pPr>
        <w:widowControl w:val="0"/>
        <w:autoSpaceDE w:val="0"/>
        <w:autoSpaceDN w:val="0"/>
        <w:adjustRightInd w:val="0"/>
        <w:spacing w:before="68" w:after="0" w:line="240" w:lineRule="auto"/>
        <w:ind w:right="491"/>
        <w:jc w:val="right"/>
        <w:rPr>
          <w:rFonts w:ascii="Century Gothic" w:hAnsi="Century Gothic" w:cs="Century Gothic"/>
          <w:color w:val="000000"/>
          <w:sz w:val="14"/>
          <w:szCs w:val="14"/>
        </w:rPr>
      </w:pPr>
      <w:r w:rsidRPr="001254CF">
        <w:rPr>
          <w:rFonts w:ascii="Times New Roman" w:hAnsi="Times New Roman"/>
          <w:b/>
          <w:bCs/>
          <w:noProof/>
          <w:color w:val="191919"/>
          <w:sz w:val="32"/>
          <w:szCs w:val="32"/>
          <w:lang w:eastAsia="zh-CN"/>
        </w:rPr>
        <w:lastRenderedPageBreak/>
        <w:pict>
          <v:group id="_x0000_s1493" style="position:absolute;left:0;text-align:left;margin-left:425.7pt;margin-top:-15.6pt;width:156.05pt;height:11in;z-index:-250888192" coordorigin="9092,13" coordsize="3121,15840">
            <v:group id="_x0000_s1494" style="position:absolute;left:9092;top:13;width:3121;height:15840;mso-position-horizontal-relative:page;mso-position-vertical-relative:page" coordorigin="9119" coordsize="312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" o:allowincell="f">
              <v:rect id="Rectangle 2736" o:spid="_x0000_s1495" style="position:absolute;left:11160;width:1080;height:25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dcdcdc" stroked="f">
                <v:path arrowok="t"/>
                <v:textbox>
                  <w:txbxContent>
                    <w:p w:rsidR="00886238" w:rsidRDefault="00886238" w:rsidP="00C8400F"/>
                  </w:txbxContent>
                </v:textbox>
              </v:rect>
              <v:rect id="Rectangle 2737" o:spid="_x0000_s1496" style="position:absolute;left:11160;top:4294;width:1080;height:115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fMsMA&#10;AADdAAAADwAAAGRycy9kb3ducmV2LnhtbERPy2rCQBTdC/7DcIXudFKlUdNMpAiW0o2vFre3mdsk&#10;NHMnzExN+vedheDycN75ZjCtuJLzjWUFj7MEBHFpdcOVgo/zbroC4QOyxtYyKfgjD5tiPMox07bn&#10;I11PoRIxhH2GCuoQukxKX9Zk0M9sRxy5b+sMhghdJbXDPoabVs6TJJUGG44NNXa0ran8Of0aBb0b&#10;6Om10vtV+v55Xl++ltgdnFIPk+HlGUSgIdzFN/ebVpAuF3F/fBOf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ZfMsMAAADdAAAADwAAAAAAAAAAAAAAAACYAgAAZHJzL2Rv&#10;d25yZXYueG1sUEsFBgAAAAAEAAQA9QAAAIgDAAAAAA==&#10;" fillcolor="#dcdcdc" stroked="f">
                <v:path arrowok="t"/>
              </v:rect>
              <v:rect id="Rectangle 2738" o:spid="_x0000_s1497" style="position:absolute;left:11160;top:2513;width:1080;height:1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x8McA&#10;AADdAAAADwAAAGRycy9kb3ducmV2LnhtbESPQWvCQBSE74X+h+UVvBTdJIKV6CpSFATpIVol3h7Z&#10;ZxKafRuyq8Z/3y0UPA4z8w0zX/amETfqXG1ZQTyKQBAXVtdcKvg+bIZTEM4ja2wsk4IHOVguXl/m&#10;mGp754xue1+KAGGXooLK+zaV0hUVGXQj2xIH72I7gz7IrpS6w3uAm0YmUTSRBmsOCxW29FlR8bO/&#10;GgXrJF9ddk3WZl8mP8aUmPfifFJq8NavZiA89f4Z/m9vtYLJxziGvzfh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lcfDHAAAA3QAAAA8AAAAAAAAAAAAAAAAAmAIAAGRy&#10;cy9kb3ducmV2LnhtbFBLBQYAAAAABAAEAPUAAACMAwAAAAA=&#10;" fillcolor="#d8d8d8 [2732]" stroked="f">
                <v:path arrowok="t"/>
              </v:rect>
              <v:rect id="_x0000_s1498" style="position:absolute;left:9159;top:393;width:2320;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rutMcA&#10;AADdAAAADwAAAGRycy9kb3ducmV2LnhtbESPQWvCQBSE74X+h+UVequbpJhK6iqlUKniJamX3l6y&#10;zySYfRuy25j+e1cQPA4z8w2zXE+mEyMNrrWsIJ5FIIgrq1uuFRx+vl4WIJxH1thZJgX/5GC9enxY&#10;YqbtmXMaC1+LAGGXoYLG+z6T0lUNGXQz2xMH72gHgz7IoZZ6wHOAm04mUZRKgy2HhQZ7+myoOhV/&#10;RkG53ed+sztsxkVZ950tf+O9nSv1/DR9vIPwNPl7+Nb+1grSt9cErm/CE5Cr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q7rTHAAAA3QAAAA8AAAAAAAAAAAAAAAAAmAIAAGRy&#10;cy9kb3ducmV2LnhtbFBLBQYAAAAABAAEAPUAAACMAwAAAAA=&#10;" stroked="f">
                <v:path arrowok="t"/>
              </v:rect>
              <v:rect id="Rectangle 2740" o:spid="_x0000_s1499" style="position:absolute;left:9139;top:373;width:2360;height: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Ta8MgA&#10;AADdAAAADwAAAGRycy9kb3ducmV2LnhtbESPT2vCQBTE74V+h+UVvBTdqBht6ipVkHqq+Aekt9fs&#10;a5I2+zbsrjH99m6h0OMwM79h5svO1KIl5yvLCoaDBARxbnXFhYLTcdOfgfABWWNtmRT8kIfl4v5u&#10;jpm2V95TewiFiBD2GSooQ2gyKX1ekkE/sA1x9D6tMxiidIXUDq8Rbmo5SpJUGqw4LpTY0Lqk/Ptw&#10;MQq+zq9u9fQ+2e3yj7rdUPqWDKePSvUeupdnEIG68B/+a2+1gnQ6HsPvm/gE5O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NNrwyAAAAN0AAAAPAAAAAAAAAAAAAAAAAJgCAABk&#10;cnMvZG93bnJldi54bWxQSwUGAAAAAAQABAD1AAAAjQMAAAAA&#10;" filled="f" strokecolor="#a3a3a3" strokeweight="2pt">
                <v:path arrowok="t"/>
              </v:rect>
              <v:rect id="Rectangle 2741" o:spid="_x0000_s1500" style="position:absolute;left:11145;top:2485;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hoZsgA&#10;AADdAAAADwAAAGRycy9kb3ducmV2LnhtbESPQWvCQBSE74X+h+UVeil1EytaYjZSSis9iFirB2+P&#10;7DMJZt+m2dXEf+8KgsdhZr5h0llvanGi1lWWFcSDCARxbnXFhYLN3/frOwjnkTXWlknBmRzMsseH&#10;FBNtO/6l09oXIkDYJaig9L5JpHR5SQbdwDbEwdvb1qAPsi2kbrELcFPLYRSNpcGKw0KJDX2WlB/W&#10;R6Ngvjwvhi+HeBt/9V21Ge3+i9UElXp+6j+mIDz1/h6+tX+0gvHkbQTXN+EJyO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aGhmyAAAAN0AAAAPAAAAAAAAAAAAAAAAAJgCAABk&#10;cnMvZG93bnJldi54bWxQSwUGAAAAAAQABAD1AAAAjQMAAAAA&#10;" fillcolor="#191919" stroked="f">
                <v:path arrowok="t"/>
              </v:rect>
              <v:rect id="Rectangle 2742" o:spid="_x0000_s1501" style="position:absolute;left:11145;top:4285;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TN/cgA&#10;AADdAAAADwAAAGRycy9kb3ducmV2LnhtbESPQWvCQBSE70L/w/IKXqRuYmssqasUUfEg0lp76O2R&#10;fU2C2bcxu5r477sFweMwM98w03lnKnGhxpWWFcTDCARxZnXJuYLD1+rpFYTzyBory6TgSg7ms4fe&#10;FFNtW/6ky97nIkDYpaig8L5OpXRZQQbd0NbEwfu1jUEfZJNL3WAb4KaSoyhKpMGSw0KBNS0Kyo77&#10;s1Gw3l23o8Ex/o6XXVseXn5O+ccEleo/du9vIDx1/h6+tTdaQTJ5HsP/m/AE5Ow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JM39yAAAAN0AAAAPAAAAAAAAAAAAAAAAAJgCAABk&#10;cnMvZG93bnJldi54bWxQSwUGAAAAAAQABAD1AAAAjQMAAAAA&#10;" fillcolor="#191919" stroked="f">
                <v:path arrowok="t"/>
              </v:rect>
              <v:group id="Group 2743" o:spid="_x0000_s1502" style="position:absolute;left:11145;top:6105;width:1967;height:0" coordorigin="11145,61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9lLPxgAAAN0A&#10;AAAPAAAAAAAAAAAAAAAAAKoCAABkcnMvZG93bnJldi54bWxQSwUGAAAAAAQABAD6AAAAnQMAAAAA&#10;">
                <v:shape id="Freeform 2744" o:spid="_x0000_s1503"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ilLcYA&#10;AADdAAAADwAAAGRycy9kb3ducmV2LnhtbESPT4vCMBTE78J+h/AWvMiaruIfqlEWQfAkq25Bb4/m&#10;2Rabl9LEWv30ZkHwOMzMb5j5sjWlaKh2hWUF3/0IBHFqdcGZgr/D+msKwnlkjaVlUnAnB8vFR2eO&#10;sbY33lGz95kIEHYxKsi9r2IpXZqTQde3FXHwzrY26IOsM6lrvAW4KeUgisbSYMFhIceKVjmll/3V&#10;KJiWoyFR8nvqNcljux41x3uaHJXqfrY/MxCeWv8Ov9obrWA8GU7g/014AnL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ilLcYAAADdAAAADwAAAAAAAAAAAAAAAACYAgAAZHJz&#10;L2Rvd25yZXYueG1sUEsFBgAAAAAEAAQA9QAAAIsDAAAAAA==&#10;" path="m1094,l,e" filled="f" strokecolor="#191919" strokeweight="2pt">
                  <v:path arrowok="t" o:connecttype="custom" o:connectlocs="1094,0;0,0" o:connectangles="0,0"/>
                </v:shape>
                <v:shape id="Freeform 2745" o:spid="_x0000_s1504"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cxX8MA&#10;AADdAAAADwAAAGRycy9kb3ducmV2LnhtbERPy4rCMBTdD/gP4QpuBk1H8UE1igwIrsRRC7q7NNe2&#10;2NyUJtbq15vFgMvDeS9WrSlFQ7UrLCv4GUQgiFOrC84UnI6b/gyE88gaS8uk4EkOVsvO1wJjbR/8&#10;R83BZyKEsItRQe59FUvp0pwMuoGtiAN3tbVBH2CdSV3jI4SbUg6jaCINFhwacqzoN6f0drgbBbNy&#10;PCJK9pfvJnntNuPm/EyTs1K9brueg/DU+o/4373VCibTUZgb3oQn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cxX8MAAADdAAAADwAAAAAAAAAAAAAAAACYAgAAZHJzL2Rv&#10;d25yZXYueG1sUEsFBgAAAAAEAAQA9QAAAIgDAAAAAA==&#10;" path="m,l1094,e" filled="f" strokecolor="#191919" strokeweight="2pt">
                  <v:path arrowok="t" o:connecttype="custom" o:connectlocs="0,0;1094,0" o:connectangles="0,0"/>
                </v:shape>
              </v:group>
              <v:group id="Group 2746" o:spid="_x0000_s1505" style="position:absolute;left:11145;top:7905;width:1953;height:0" coordorigin="11145,7905" coordsize="19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nGvcYAAADdAAAADwAAAGRycy9kb3ducmV2LnhtbESPQWvCQBSE74X+h+UV&#10;vOkmSm2NriKi4kGEakG8PbLPJJh9G7JrEv99VxB6HGbmG2a26EwpGqpdYVlBPIhAEKdWF5wp+D1t&#10;+t8gnEfWWFomBQ9ysJi/v80w0bblH2qOPhMBwi5BBbn3VSKlS3My6Aa2Ig7e1dYGfZB1JnWNbYCb&#10;Ug6jaCwNFhwWcqxolVN6O96Ngm2L7XIUr5v97bp6XE6fh/M+JqV6H91yCsJT5//Dr/ZOKxh/jSb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qaca9xgAAAN0A&#10;AAAPAAAAAAAAAAAAAAAAAKoCAABkcnMvZG93bnJldi54bWxQSwUGAAAAAAQABAD6AAAAnQMAAAAA&#10;">
                <v:shape id="Freeform 2747" o:spid="_x0000_s1506"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zAtcAA&#10;AADdAAAADwAAAGRycy9kb3ducmV2LnhtbERPy6rCMBDdX/AfwghuRFPFZzWKCIobER8Ll2MztsVm&#10;Upqo9e/NQrjLw3nPl7UpxIsql1tW0OtGIIgTq3NOFVzOm84EhPPIGgvLpOBDDpaLxt8cY23ffKTX&#10;yacihLCLUUHmfRlL6ZKMDLquLYkDd7eVQR9glUpd4TuEm0L2o2gkDeYcGjIsaZ1R8jg9jYJre3M3&#10;kZsO24ct3eg80M9Vsleq1axXMxCeav8v/rl3WsFoPAj7w5vwBOTi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bzAtcAAAADdAAAADwAAAAAAAAAAAAAAAACYAgAAZHJzL2Rvd25y&#10;ZXYueG1sUEsFBgAAAAAEAAQA9QAAAIUDAAAAAA==&#10;" path="m1094,l,e" filled="f" strokecolor="#191919" strokeweight="2pt">
                  <v:path arrowok="t" o:connecttype="custom" o:connectlocs="1094,0;0,0" o:connectangles="0,0"/>
                </v:shape>
                <v:shape id="Freeform 2748" o:spid="_x0000_s1507"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BlLscA&#10;AADdAAAADwAAAGRycy9kb3ducmV2LnhtbESPT2vCQBTE7wW/w/KEXsRsLFbbNKuIEOmllKoHj6/Z&#10;lz+YfRuyGxO/fbdQ6HGYmd8w6XY0jbhR52rLChZRDII4t7rmUsH5lM1fQDiPrLGxTAru5GC7mTyk&#10;mGg78Bfdjr4UAcIuQQWV920ipcsrMugi2xIHr7CdQR9kV0rd4RDgppFPcbySBmsOCxW2tK8ovx57&#10;o+AyywoTu9fn2eeBvum01P0u/1DqcTru3kB4Gv1/+K/9rhWs1ssF/L4JT0B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wZS7HAAAA3QAAAA8AAAAAAAAAAAAAAAAAmAIAAGRy&#10;cy9kb3ducmV2LnhtbFBLBQYAAAAABAAEAPUAAACMAwAAAAA=&#10;" path="m,l1094,e" filled="f" strokecolor="#191919" strokeweight="2pt">
                  <v:path arrowok="t" o:connecttype="custom" o:connectlocs="0,0;1094,0" o:connectangles="0,0"/>
                </v:shape>
              </v:group>
              <v:group id="Group 2749" o:spid="_x0000_s1508" style="position:absolute;left:11145;top:9705;width:1967;height:0" coordorigin="11145,97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snsccAAADdAAAADwAAAGRycy9kb3ducmV2LnhtbESPT2vCQBTE7wW/w/KE&#10;3nQT26pEVxHR0oMI/gHx9sg+k2D2bciuSfz23YLQ4zAzv2Hmy86UoqHaFZYVxMMIBHFqdcGZgvNp&#10;O5iCcB5ZY2mZFDzJwXLRe5tjom3LB2qOPhMBwi5BBbn3VSKlS3My6Ia2Ig7ezdYGfZB1JnWNbYCb&#10;Uo6iaCwNFhwWcqxonVN6Pz6Mgu8W29VHvGl299v6eT197S+7mJR673erGQhPnf8Pv9o/WsF48jmC&#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MsnsccAAADd&#10;AAAADwAAAAAAAAAAAAAAAACqAgAAZHJzL2Rvd25yZXYueG1sUEsFBgAAAAAEAAQA+gAAAJ4DAAAA&#10;AA==&#10;">
                <v:shape id="Freeform 2750" o:spid="_x0000_s1509"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XQU8cA&#10;AADdAAAADwAAAGRycy9kb3ducmV2LnhtbESPQWvCQBSE7wX/w/KEXorZWBsNqatIQehJrBqwt0f2&#10;NQnNvg3ZbYz99a5Q6HGYmW+Y5Xowjeipc7VlBdMoBkFcWF1zqeB03E5SEM4ja2wsk4IrOVivRg9L&#10;zLS98Af1B1+KAGGXoYLK+zaT0hUVGXSRbYmD92U7gz7IrpS6w0uAm0Y+x/FcGqw5LFTY0ltFxffh&#10;xyhIm2RGlO8/n/r8d7dN+vO1yM9KPY6HzSsIT4P/D/+137WC+eJlBvc34QnI1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0l0FPHAAAA3QAAAA8AAAAAAAAAAAAAAAAAmAIAAGRy&#10;cy9kb3ducmV2LnhtbFBLBQYAAAAABAAEAPUAAACMAwAAAAA=&#10;" path="m1094,l,e" filled="f" strokecolor="#191919" strokeweight="2pt">
                  <v:path arrowok="t" o:connecttype="custom" o:connectlocs="1094,0;0,0" o:connectangles="0,0"/>
                </v:shape>
                <v:shape id="Freeform 2751" o:spid="_x0000_s1510"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xIJ8gA&#10;AADdAAAADwAAAGRycy9kb3ducmV2LnhtbESPT2vCQBTE70K/w/IKvYhuao1KdJUiCD2VahvQ2yP7&#10;TILZtyG7zZ9++m6h4HGYmd8wm11vKtFS40rLCp6nEQjizOqScwVfn4fJCoTzyBory6RgIAe77cNo&#10;g4m2HR+pPflcBAi7BBUU3teJlC4ryKCb2po4eFfbGPRBNrnUDXYBbio5i6KFNFhyWCiwpn1B2e30&#10;bRSsqviFKP24jNv05/0Qt+chS89KPT32r2sQnnp/D/+337SCxXI+h7834QnI7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zEgnyAAAAN0AAAAPAAAAAAAAAAAAAAAAAJgCAABk&#10;cnMvZG93bnJldi54bWxQSwUGAAAAAAQABAD1AAAAjQMAAAAA&#10;" path="m,l1094,e" filled="f" strokecolor="#191919" strokeweight="2pt">
                  <v:path arrowok="t" o:connecttype="custom" o:connectlocs="0,0;1094,0" o:connectangles="0,0"/>
                </v:shape>
              </v:group>
              <v:group id="Group 2752" o:spid="_x0000_s1511" style="position:absolute;left:11145;top:11505;width:1967;height:0" coordorigin="11145,115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K/xccAAADdAAAADwAAAGRycy9kb3ducmV2LnhtbESPQWvCQBSE7wX/w/IK&#10;vdVNtEZJs4qILT2IoBaKt0f2mYRk34bsNon/vlso9DjMzDdMthlNI3rqXGVZQTyNQBDnVldcKPi8&#10;vD2vQDiPrLGxTAru5GCznjxkmGo78In6sy9EgLBLUUHpfZtK6fKSDLqpbYmDd7OdQR9kV0jd4RDg&#10;ppGzKEqkwYrDQokt7UrK6/O3UfA+4LCdx/v+UN929+tlcfw6xKTU0+O4fQXhafT/4b/2h1aQLF8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yK/xccAAADd&#10;AAAADwAAAAAAAAAAAAAAAACqAgAAZHJzL2Rvd25yZXYueG1sUEsFBgAAAAAEAAQA+gAAAJ4DAAAA&#10;AA==&#10;">
                <v:shape id="Freeform 2753" o:spid="_x0000_s1512"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Jzy8gA&#10;AADdAAAADwAAAGRycy9kb3ducmV2LnhtbESPS2vDMBCE74X+B7GFXEosNw/HuFFCKQR6Ks3DkNwW&#10;a2ubWitjqY6TX18VAjkOM/MNs1wPphE9da62rOAlikEQF1bXXCo47DfjFITzyBoby6TgQg7Wq8eH&#10;JWbannlL/c6XIkDYZaig8r7NpHRFRQZdZFvi4H3bzqAPsiul7vAc4KaRkzhOpMGaw0KFLb1XVPzs&#10;fo2CtJlPifKv03OfXz838/54KfKjUqOn4e0VhKfB38O39odWkCxmCfy/CU9Ar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9UnPLyAAAAN0AAAAPAAAAAAAAAAAAAAAAAJgCAABk&#10;cnMvZG93bnJldi54bWxQSwUGAAAAAAQABAD1AAAAjQMAAAAA&#10;" path="m1094,l,e" filled="f" strokecolor="#191919" strokeweight="2pt">
                  <v:path arrowok="t" o:connecttype="custom" o:connectlocs="1094,0;0,0" o:connectangles="0,0"/>
                </v:shape>
                <v:shape id="Freeform 2754" o:spid="_x0000_s1513"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7WUMYA&#10;AADdAAAADwAAAGRycy9kb3ducmV2LnhtbESPT2vCQBTE70K/w/IEL6Kb+p/UVUpB8FTUNqC3R/Y1&#10;CWbfhuwao5++Kwgeh5n5DbNct6YUDdWusKzgfRiBIE6tLjhT8PuzGSxAOI+ssbRMCm7kYL166ywx&#10;1vbKe2oOPhMBwi5GBbn3VSylS3My6Ia2Ig7en60N+iDrTOoarwFuSjmKopk0WHBYyLGir5zS8+Fi&#10;FCzK6Zgo2Z36TXL/3kyb4y1Njkr1uu3nBwhPrX+Fn+2tVjCbT+bweBOegF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7WUMYAAADdAAAADwAAAAAAAAAAAAAAAACYAgAAZHJz&#10;L2Rvd25yZXYueG1sUEsFBgAAAAAEAAQA9QAAAIsDAAAAAA==&#10;" path="m,l1094,e" filled="f" strokecolor="#191919" strokeweight="2pt">
                  <v:path arrowok="t" o:connecttype="custom" o:connectlocs="0,0;1094,0" o:connectangles="0,0"/>
                </v:shape>
              </v:group>
              <v:group id="Group 2755" o:spid="_x0000_s1514" style="position:absolute;left:11145;top:13305;width:1939;height:0" coordorigin="11145,13305" coordsize="19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SMQW8QAAADdAAAA&#10;DwAAAAAAAAAAAAAAAACqAgAAZHJzL2Rvd25yZXYueG1sUEsFBgAAAAAEAAQA+gAAAJsDAAAAAA==&#10;">
                <v:shape id="Freeform 2756" o:spid="_x0000_s1515"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QpZccA&#10;AADdAAAADwAAAGRycy9kb3ducmV2LnhtbESP3WrCQBSE74W+w3IKvRHdRKw/0VVEWrAUxKgPcMge&#10;k2j2bMxuY/r23UKhl8PMN8Ms152pREuNKy0riIcRCOLM6pJzBefT+2AGwnlkjZVlUvBNDtarp94S&#10;E20fnFJ79LkIJewSVFB4XydSuqwgg25oa+LgXWxj0AfZ5FI3+AjlppKjKJpIgyWHhQJr2haU3Y5f&#10;RsEkHe3j6/317ar7n5v2FB/u6cdBqZfnbrMA4anz/+E/eqcDNx3P4fdNeAJ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kKWXHAAAA3QAAAA8AAAAAAAAAAAAAAAAAmAIAAGRy&#10;cy9kb3ducmV2LnhtbFBLBQYAAAAABAAEAPUAAACMAwAAAAA=&#10;" path="m1094,l,e" filled="f" strokecolor="#191919" strokeweight="2pt">
                  <v:path arrowok="t" o:connecttype="custom" o:connectlocs="1094,0;0,0" o:connectangles="0,0"/>
                </v:shape>
                <v:shape id="Freeform 2757" o:spid="_x0000_s1516"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cWJcQA&#10;AADdAAAADwAAAGRycy9kb3ducmV2LnhtbERPzWrCQBC+F/oOyxR6KXUTQVuiq0hpwSIUoz7AkB2T&#10;aHY2ZteYvr1zKPT48f3Pl4NrVE9dqD0bSEcJKOLC25pLA4f91+s7qBCRLTaeycAvBVguHh/mmFl/&#10;45z6XSyVhHDI0EAVY5tpHYqKHIaRb4mFO/rOYRTYldp2eJNw1+hxkky1w5qlocKWPioqzrurMzDN&#10;xz/p6TL5PNmXzarfp9tL/r015vlpWM1ARRriv/jPvbbie5vIfnkjT0A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HFiXEAAAA3QAAAA8AAAAAAAAAAAAAAAAAmAIAAGRycy9k&#10;b3ducmV2LnhtbFBLBQYAAAAABAAEAPUAAACJAwAAAAA=&#10;" path="m,l1094,e" filled="f" strokecolor="#191919" strokeweight="2pt">
                  <v:path arrowok="t" o:connecttype="custom" o:connectlocs="0,0;1094,0" o:connectangles="0,0"/>
                </v:shape>
              </v:group>
              <v:shape id="Freeform 2758" o:spid="_x0000_s1517" style="position:absolute;left:11816;top:1510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ed="f" strokecolor="#191919" strokeweight="2pt">
                <v:path arrowok="t" o:connecttype="custom" o:connectlocs="0,0;423,0" o:connectangles="0,0"/>
              </v:shape>
              <v:shape id="Freeform 2759" o:spid="_x0000_s1518" style="position:absolute;left:11160;top:15085;width:0;height:40;visibility:visible;mso-wrap-style:square;v-text-anchor:top" coordsize="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KN58UA&#10;AADdAAAADwAAAGRycy9kb3ducmV2LnhtbESPQUsDMRSE70L/Q3gFL2Kztrgra9NSREuvrSJ4e26e&#10;yeLmJSSx3f57Iwg9DjPzDbNcj24QR4qp96zgblaBIO687tkoeHt9uX0AkTKyxsEzKThTgvVqcrXE&#10;VvsT7+l4yEYUCKcWFdicQytl6iw5TDMfiIv35aPDXGQ0Ukc8Fbgb5Lyqaumw57JgMdCTpe778OMU&#10;7Jvmk8Luxph6EfvteRPs8/uHUtfTcfMIItOYL+H/9k4rqJv7Ofy9KU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ko3nxQAAAN0AAAAPAAAAAAAAAAAAAAAAAJgCAABkcnMv&#10;ZG93bnJldi54bWxQSwUGAAAAAAQABAD1AAAAigMAAAAA&#10;" path="m,l,40e" filled="f" strokecolor="#191919" strokeweight="2pt">
                <v:path arrowok="t" o:connecttype="custom" o:connectlocs="0,0;0,40" o:connectangles="0,0"/>
              </v:shape>
              <v:rect id="Rectangle 2760" o:spid="_x0000_s1519" style="position:absolute;left:11176;top:14864;width:640;height:6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muj8UA&#10;AADdAAAADwAAAGRycy9kb3ducmV2LnhtbESPS4vCQBCE74L/YWhhbzpxxQfRUURYWRcvPi7eOpk2&#10;CWZ6QmaM8d/vCILHoqq+ohar1pSiodoVlhUMBxEI4tTqgjMF59NPfwbCeWSNpWVS8CQHq2W3s8BY&#10;2wcfqDn6TAQIuxgV5N5XsZQuzcmgG9iKOHhXWxv0QdaZ1DU+AtyU8juKJtJgwWEhx4o2OaW3490o&#10;SHb7g9/+nbfNLMmq0iaX4d6Olfrqtes5CE+t/4Tf7V+tYDIdj+D1Jjw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ua6PxQAAAN0AAAAPAAAAAAAAAAAAAAAAAJgCAABkcnMv&#10;ZG93bnJldi54bWxQSwUGAAAAAAQABAD1AAAAigMAAAAA&#10;" stroked="f">
                <v:path arrowok="t"/>
              </v:rect>
              <v:rect id="Rectangle 2761" o:spid="_x0000_s1520" style="position:absolute;left:11156;top:14844;width:680;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ed="f" strokecolor="#191919" strokeweight="2pt">
                <v:path arrowok="t"/>
              </v:rect>
            </v:group>
            <v:shape id="_x0000_s1521" type="#_x0000_t202" style="position:absolute;left:11160;top:8070;width:720;height:11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" o:allowincell="f" filled="f" stroked="f">
              <v:textbox style="layout-flow:vertical;mso-next-textbox:#_x0000_s1521" inset="0,0,0,0">
                <w:txbxContent>
                  <w:p w:rsidR="00886238" w:rsidRDefault="00886238" w:rsidP="00C8400F">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886238" w:rsidRDefault="00886238" w:rsidP="00C8400F">
                    <w:pPr>
                      <w:widowControl w:val="0"/>
                      <w:autoSpaceDE w:val="0"/>
                      <w:autoSpaceDN w:val="0"/>
                      <w:adjustRightInd w:val="0"/>
                      <w:spacing w:after="0" w:line="240" w:lineRule="exact"/>
                      <w:ind w:left="202" w:right="202"/>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886238" w:rsidRDefault="00886238" w:rsidP="00C8400F">
                    <w:pPr>
                      <w:widowControl w:val="0"/>
                      <w:autoSpaceDE w:val="0"/>
                      <w:autoSpaceDN w:val="0"/>
                      <w:adjustRightInd w:val="0"/>
                      <w:spacing w:after="0" w:line="240" w:lineRule="exact"/>
                      <w:ind w:left="-7" w:right="-7"/>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_x0000_s1522" type="#_x0000_t202" style="position:absolute;left:11380;top:9799;width:480;height:9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PX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" o:allowincell="f" filled="f" stroked="f">
              <v:textbox style="layout-flow:vertical;mso-next-textbox:#_x0000_s1522" inset="0,0,0,0">
                <w:txbxContent>
                  <w:p w:rsidR="00886238" w:rsidRDefault="00886238" w:rsidP="00C8400F">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886238" w:rsidRDefault="00886238" w:rsidP="00C8400F">
                    <w:pPr>
                      <w:widowControl w:val="0"/>
                      <w:autoSpaceDE w:val="0"/>
                      <w:autoSpaceDN w:val="0"/>
                      <w:adjustRightInd w:val="0"/>
                      <w:spacing w:after="0" w:line="240" w:lineRule="exact"/>
                      <w:ind w:right="125"/>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_x0000_s1523" type="#_x0000_t202" style="position:absolute;left:11360;top:11639;width:480;height:12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y30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" o:allowincell="f" filled="f" stroked="f">
              <v:textbox style="layout-flow:vertical;mso-next-textbox:#_x0000_s1523" inset="0,0,0,0">
                <w:txbxContent>
                  <w:p w:rsidR="00886238" w:rsidRDefault="00886238" w:rsidP="00C8400F">
                    <w:pPr>
                      <w:widowControl w:val="0"/>
                      <w:autoSpaceDE w:val="0"/>
                      <w:autoSpaceDN w:val="0"/>
                      <w:adjustRightInd w:val="0"/>
                      <w:spacing w:after="0" w:line="221" w:lineRule="exact"/>
                      <w:ind w:left="229" w:right="229"/>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886238" w:rsidRDefault="00886238" w:rsidP="00C8400F">
                    <w:pPr>
                      <w:widowControl w:val="0"/>
                      <w:autoSpaceDE w:val="0"/>
                      <w:autoSpaceDN w:val="0"/>
                      <w:adjustRightInd w:val="0"/>
                      <w:spacing w:after="0" w:line="240"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_x0000_s1524" type="#_x0000_t202" style="position:absolute;left:11340;top:13489;width:480;height:11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" o:allowincell="f" filled="f" stroked="f">
              <v:textbox style="layout-flow:vertical;mso-next-textbox:#_x0000_s1524" inset="0,0,0,0">
                <w:txbxContent>
                  <w:p w:rsidR="00886238" w:rsidRDefault="00886238" w:rsidP="00C8400F">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_x0000_s1525" type="#_x0000_t202" style="position:absolute;left:11472;top:649;width:377;height:1711;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xjWtQIAALc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" o:allowincell="f" filled="f" stroked="f">
              <v:textbox style="layout-flow:vertical;mso-next-textbox:#_x0000_s1525" inset="0,0,0,0">
                <w:txbxContent>
                  <w:p w:rsidR="00886238" w:rsidRDefault="00886238" w:rsidP="00C8400F">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Albany State</w:t>
                    </w:r>
                  </w:p>
                </w:txbxContent>
              </v:textbox>
            </v:shape>
            <v:rect id="_x0000_s1526" style="position:absolute;left:11133;top:2626;width:1060;height:1659" fillcolor="#d8d8d8 [2732]" stroked="f" strokecolor="#f2f2f2 [3041]" strokeweight="3pt">
              <v:shadow on="t" type="perspective" color="#7f7f7f [1601]" opacity=".5" offset="1pt" offset2="-1pt"/>
              <v:textbox style="layout-flow:vertical;mso-next-textbox:#_x0000_s1526">
                <w:txbxContent>
                  <w:p w:rsidR="00886238" w:rsidRPr="00F91ACB" w:rsidRDefault="00886238" w:rsidP="00C8400F">
                    <w:pPr>
                      <w:spacing w:after="0"/>
                      <w:rPr>
                        <w:b/>
                        <w:color w:val="000000" w:themeColor="text1"/>
                      </w:rPr>
                    </w:pPr>
                    <w:r w:rsidRPr="00F91ACB">
                      <w:rPr>
                        <w:b/>
                        <w:color w:val="000000" w:themeColor="text1"/>
                      </w:rPr>
                      <w:t>Arts &amp; Humanities</w:t>
                    </w:r>
                  </w:p>
                </w:txbxContent>
              </v:textbox>
            </v:rect>
            <v:rect id="_x0000_s1527" style="position:absolute;left:11149;top:4338;width:1060;height:1692" fillcolor="#404040 [2429]" strokecolor="#f2f2f2 [3041]" strokeweight="3pt">
              <v:shadow on="t" type="perspective" color="#7f7f7f [1601]" opacity=".5" offset="1pt" offset2="-1pt"/>
              <v:textbox style="layout-flow:vertical;mso-next-textbox:#_x0000_s1527">
                <w:txbxContent>
                  <w:p w:rsidR="00886238" w:rsidRDefault="00886238" w:rsidP="00C8400F">
                    <w:pPr>
                      <w:spacing w:after="0"/>
                      <w:rPr>
                        <w:b/>
                        <w:color w:val="F2F2F2" w:themeColor="background1" w:themeShade="F2"/>
                      </w:rPr>
                    </w:pPr>
                  </w:p>
                  <w:p w:rsidR="00886238" w:rsidRPr="00F91ACB" w:rsidRDefault="00886238" w:rsidP="00C8400F">
                    <w:pPr>
                      <w:rPr>
                        <w:b/>
                        <w:color w:val="F2F2F2" w:themeColor="background1" w:themeShade="F2"/>
                      </w:rPr>
                    </w:pPr>
                    <w:r>
                      <w:rPr>
                        <w:b/>
                        <w:color w:val="F2F2F2" w:themeColor="background1" w:themeShade="F2"/>
                      </w:rPr>
                      <w:t>Business</w:t>
                    </w:r>
                  </w:p>
                </w:txbxContent>
              </v:textbox>
            </v:rect>
            <v:rect id="_x0000_s1528" style="position:absolute;left:11129;top:6120;width:1080;height:1796" fillcolor="#d8d8d8 [2732]" stroked="f">
              <v:textbox style="layout-flow:vertical">
                <w:txbxContent>
                  <w:p w:rsidR="00886238" w:rsidRDefault="00886238" w:rsidP="00C8400F">
                    <w:pPr>
                      <w:spacing w:after="0"/>
                    </w:pPr>
                  </w:p>
                  <w:p w:rsidR="00886238" w:rsidRPr="00CB7C80" w:rsidRDefault="00886238" w:rsidP="00C8400F">
                    <w:pPr>
                      <w:spacing w:after="0"/>
                      <w:rPr>
                        <w:b/>
                      </w:rPr>
                    </w:pPr>
                    <w:r w:rsidRPr="00CB7C80">
                      <w:rPr>
                        <w:b/>
                      </w:rPr>
                      <w:t>Education</w:t>
                    </w:r>
                  </w:p>
                </w:txbxContent>
              </v:textbox>
            </v:rect>
          </v:group>
        </w:pict>
      </w:r>
      <w:r w:rsidR="0038476F">
        <w:rPr>
          <w:rFonts w:ascii="Century Gothic" w:hAnsi="Century Gothic" w:cs="Century Gothic"/>
          <w:b/>
          <w:bCs/>
          <w:color w:val="191919"/>
          <w:sz w:val="14"/>
          <w:szCs w:val="14"/>
        </w:rPr>
        <w:t>Accounting, Business Information</w:t>
      </w:r>
    </w:p>
    <w:p w:rsidR="0038476F" w:rsidRDefault="0038476F" w:rsidP="0038476F">
      <w:pPr>
        <w:widowControl w:val="0"/>
        <w:autoSpaceDE w:val="0"/>
        <w:autoSpaceDN w:val="0"/>
        <w:adjustRightInd w:val="0"/>
        <w:spacing w:after="0" w:line="168" w:lineRule="exact"/>
        <w:ind w:right="910"/>
        <w:jc w:val="right"/>
        <w:rPr>
          <w:rFonts w:ascii="Century Gothic" w:hAnsi="Century Gothic" w:cs="Century Gothic"/>
          <w:color w:val="000000"/>
          <w:sz w:val="14"/>
          <w:szCs w:val="14"/>
        </w:rPr>
      </w:pPr>
      <w:r>
        <w:rPr>
          <w:rFonts w:ascii="Century Gothic" w:hAnsi="Century Gothic" w:cs="Century Gothic"/>
          <w:b/>
          <w:bCs/>
          <w:color w:val="191919"/>
          <w:sz w:val="14"/>
          <w:szCs w:val="14"/>
        </w:rPr>
        <w:t>Systems &amp; Marketing</w:t>
      </w:r>
    </w:p>
    <w:p w:rsidR="0038476F" w:rsidRDefault="0038476F" w:rsidP="0038476F">
      <w:pPr>
        <w:widowControl w:val="0"/>
        <w:autoSpaceDE w:val="0"/>
        <w:autoSpaceDN w:val="0"/>
        <w:adjustRightInd w:val="0"/>
        <w:spacing w:before="7" w:after="0" w:line="240" w:lineRule="exact"/>
        <w:rPr>
          <w:rFonts w:ascii="Century Gothic" w:hAnsi="Century Gothic" w:cs="Century Gothic"/>
          <w:color w:val="000000"/>
          <w:sz w:val="24"/>
          <w:szCs w:val="24"/>
        </w:rPr>
      </w:pPr>
    </w:p>
    <w:p w:rsidR="0038476F" w:rsidRDefault="0038476F" w:rsidP="0038476F">
      <w:pPr>
        <w:widowControl w:val="0"/>
        <w:autoSpaceDE w:val="0"/>
        <w:autoSpaceDN w:val="0"/>
        <w:adjustRightInd w:val="0"/>
        <w:spacing w:after="0" w:line="240" w:lineRule="auto"/>
        <w:ind w:left="143"/>
        <w:rPr>
          <w:rFonts w:ascii="Times New Roman" w:hAnsi="Times New Roman"/>
          <w:color w:val="000000"/>
          <w:sz w:val="24"/>
          <w:szCs w:val="24"/>
        </w:rPr>
      </w:pPr>
      <w:r>
        <w:rPr>
          <w:rFonts w:ascii="Times New Roman" w:hAnsi="Times New Roman"/>
          <w:b/>
          <w:bCs/>
          <w:color w:val="191919"/>
          <w:sz w:val="32"/>
          <w:szCs w:val="32"/>
        </w:rPr>
        <w:t>P</w:t>
      </w:r>
      <w:r>
        <w:rPr>
          <w:rFonts w:ascii="Times New Roman" w:hAnsi="Times New Roman"/>
          <w:b/>
          <w:bCs/>
          <w:color w:val="191919"/>
          <w:sz w:val="24"/>
          <w:szCs w:val="24"/>
        </w:rPr>
        <w:t>ROGRAM</w:t>
      </w:r>
      <w:r>
        <w:rPr>
          <w:rFonts w:ascii="Times New Roman" w:hAnsi="Times New Roman"/>
          <w:b/>
          <w:bCs/>
          <w:color w:val="191919"/>
          <w:spacing w:val="8"/>
          <w:sz w:val="24"/>
          <w:szCs w:val="24"/>
        </w:rPr>
        <w:t xml:space="preserve"> </w:t>
      </w:r>
      <w:r>
        <w:rPr>
          <w:rFonts w:ascii="Times New Roman" w:hAnsi="Times New Roman"/>
          <w:b/>
          <w:bCs/>
          <w:color w:val="191919"/>
          <w:sz w:val="24"/>
          <w:szCs w:val="24"/>
        </w:rPr>
        <w:t>OF</w:t>
      </w:r>
      <w:r>
        <w:rPr>
          <w:rFonts w:ascii="Times New Roman" w:hAnsi="Times New Roman"/>
          <w:b/>
          <w:bCs/>
          <w:color w:val="191919"/>
          <w:spacing w:val="-1"/>
          <w:sz w:val="24"/>
          <w:szCs w:val="24"/>
        </w:rPr>
        <w:t xml:space="preserve"> </w:t>
      </w:r>
      <w:r>
        <w:rPr>
          <w:rFonts w:ascii="Times New Roman" w:hAnsi="Times New Roman"/>
          <w:b/>
          <w:bCs/>
          <w:color w:val="191919"/>
          <w:sz w:val="32"/>
          <w:szCs w:val="32"/>
        </w:rPr>
        <w:t>S</w:t>
      </w:r>
      <w:r>
        <w:rPr>
          <w:rFonts w:ascii="Times New Roman" w:hAnsi="Times New Roman"/>
          <w:b/>
          <w:bCs/>
          <w:color w:val="191919"/>
          <w:sz w:val="24"/>
          <w:szCs w:val="24"/>
        </w:rPr>
        <w:t>TUDY</w:t>
      </w:r>
      <w:r>
        <w:rPr>
          <w:rFonts w:ascii="Times New Roman" w:hAnsi="Times New Roman"/>
          <w:b/>
          <w:bCs/>
          <w:color w:val="191919"/>
          <w:spacing w:val="-1"/>
          <w:sz w:val="24"/>
          <w:szCs w:val="24"/>
        </w:rPr>
        <w:t xml:space="preserve"> </w:t>
      </w:r>
      <w:r>
        <w:rPr>
          <w:rFonts w:ascii="Times New Roman" w:hAnsi="Times New Roman"/>
          <w:b/>
          <w:bCs/>
          <w:color w:val="191919"/>
          <w:sz w:val="24"/>
          <w:szCs w:val="24"/>
        </w:rPr>
        <w:t>FOR</w:t>
      </w:r>
      <w:r>
        <w:rPr>
          <w:rFonts w:ascii="Times New Roman" w:hAnsi="Times New Roman"/>
          <w:b/>
          <w:bCs/>
          <w:color w:val="191919"/>
          <w:spacing w:val="4"/>
          <w:sz w:val="24"/>
          <w:szCs w:val="24"/>
        </w:rPr>
        <w:t xml:space="preserve"> </w:t>
      </w:r>
      <w:r>
        <w:rPr>
          <w:rFonts w:ascii="Times New Roman" w:hAnsi="Times New Roman"/>
          <w:b/>
          <w:bCs/>
          <w:color w:val="191919"/>
          <w:sz w:val="24"/>
          <w:szCs w:val="24"/>
        </w:rPr>
        <w:t>THE</w:t>
      </w:r>
      <w:r>
        <w:rPr>
          <w:rFonts w:ascii="Times New Roman" w:hAnsi="Times New Roman"/>
          <w:b/>
          <w:bCs/>
          <w:color w:val="191919"/>
          <w:spacing w:val="8"/>
          <w:sz w:val="24"/>
          <w:szCs w:val="24"/>
        </w:rPr>
        <w:t xml:space="preserve"> </w:t>
      </w:r>
      <w:r>
        <w:rPr>
          <w:rFonts w:ascii="Times New Roman" w:hAnsi="Times New Roman"/>
          <w:b/>
          <w:bCs/>
          <w:color w:val="191919"/>
          <w:sz w:val="32"/>
          <w:szCs w:val="32"/>
        </w:rPr>
        <w:t>B</w:t>
      </w:r>
      <w:r>
        <w:rPr>
          <w:rFonts w:ascii="Times New Roman" w:hAnsi="Times New Roman"/>
          <w:b/>
          <w:bCs/>
          <w:color w:val="191919"/>
          <w:sz w:val="24"/>
          <w:szCs w:val="24"/>
        </w:rPr>
        <w:t>ACHELOR</w:t>
      </w:r>
      <w:r>
        <w:rPr>
          <w:rFonts w:ascii="Times New Roman" w:hAnsi="Times New Roman"/>
          <w:b/>
          <w:bCs/>
          <w:color w:val="191919"/>
          <w:spacing w:val="8"/>
          <w:sz w:val="24"/>
          <w:szCs w:val="24"/>
        </w:rPr>
        <w:t xml:space="preserve"> </w:t>
      </w:r>
      <w:r>
        <w:rPr>
          <w:rFonts w:ascii="Times New Roman" w:hAnsi="Times New Roman"/>
          <w:b/>
          <w:bCs/>
          <w:color w:val="191919"/>
          <w:sz w:val="24"/>
          <w:szCs w:val="24"/>
        </w:rPr>
        <w:t>OF</w:t>
      </w:r>
      <w:r>
        <w:rPr>
          <w:rFonts w:ascii="Times New Roman" w:hAnsi="Times New Roman"/>
          <w:b/>
          <w:bCs/>
          <w:color w:val="191919"/>
          <w:spacing w:val="-1"/>
          <w:sz w:val="24"/>
          <w:szCs w:val="24"/>
        </w:rPr>
        <w:t xml:space="preserve"> </w:t>
      </w:r>
      <w:r>
        <w:rPr>
          <w:rFonts w:ascii="Times New Roman" w:hAnsi="Times New Roman"/>
          <w:b/>
          <w:bCs/>
          <w:color w:val="191919"/>
          <w:sz w:val="32"/>
          <w:szCs w:val="32"/>
        </w:rPr>
        <w:t>S</w:t>
      </w:r>
      <w:r>
        <w:rPr>
          <w:rFonts w:ascii="Times New Roman" w:hAnsi="Times New Roman"/>
          <w:b/>
          <w:bCs/>
          <w:color w:val="191919"/>
          <w:sz w:val="24"/>
          <w:szCs w:val="24"/>
        </w:rPr>
        <w:t>CIENCE</w:t>
      </w:r>
      <w:r>
        <w:rPr>
          <w:rFonts w:ascii="Times New Roman" w:hAnsi="Times New Roman"/>
          <w:b/>
          <w:bCs/>
          <w:color w:val="191919"/>
          <w:spacing w:val="8"/>
          <w:sz w:val="24"/>
          <w:szCs w:val="24"/>
        </w:rPr>
        <w:t xml:space="preserve"> </w:t>
      </w:r>
      <w:r>
        <w:rPr>
          <w:rFonts w:ascii="Times New Roman" w:hAnsi="Times New Roman"/>
          <w:b/>
          <w:bCs/>
          <w:color w:val="191919"/>
          <w:sz w:val="32"/>
          <w:szCs w:val="32"/>
        </w:rPr>
        <w:t>D</w:t>
      </w:r>
      <w:r>
        <w:rPr>
          <w:rFonts w:ascii="Times New Roman" w:hAnsi="Times New Roman"/>
          <w:b/>
          <w:bCs/>
          <w:color w:val="191919"/>
          <w:sz w:val="24"/>
          <w:szCs w:val="24"/>
        </w:rPr>
        <w:t>EGREE</w:t>
      </w:r>
      <w:r>
        <w:rPr>
          <w:rFonts w:ascii="Times New Roman" w:hAnsi="Times New Roman"/>
          <w:b/>
          <w:bCs/>
          <w:color w:val="191919"/>
          <w:spacing w:val="8"/>
          <w:sz w:val="24"/>
          <w:szCs w:val="24"/>
        </w:rPr>
        <w:t xml:space="preserve"> </w:t>
      </w:r>
      <w:r>
        <w:rPr>
          <w:rFonts w:ascii="Times New Roman" w:hAnsi="Times New Roman"/>
          <w:b/>
          <w:bCs/>
          <w:color w:val="191919"/>
          <w:sz w:val="24"/>
          <w:szCs w:val="24"/>
        </w:rPr>
        <w:t>IN</w:t>
      </w:r>
      <w:r>
        <w:rPr>
          <w:rFonts w:ascii="Times New Roman" w:hAnsi="Times New Roman"/>
          <w:b/>
          <w:bCs/>
          <w:color w:val="191919"/>
          <w:spacing w:val="-10"/>
          <w:sz w:val="24"/>
          <w:szCs w:val="24"/>
        </w:rPr>
        <w:t xml:space="preserve"> </w:t>
      </w:r>
      <w:r>
        <w:rPr>
          <w:rFonts w:ascii="Times New Roman" w:hAnsi="Times New Roman"/>
          <w:b/>
          <w:bCs/>
          <w:color w:val="191919"/>
          <w:sz w:val="32"/>
          <w:szCs w:val="32"/>
        </w:rPr>
        <w:t>A</w:t>
      </w:r>
      <w:r>
        <w:rPr>
          <w:rFonts w:ascii="Times New Roman" w:hAnsi="Times New Roman"/>
          <w:b/>
          <w:bCs/>
          <w:color w:val="191919"/>
          <w:sz w:val="24"/>
          <w:szCs w:val="24"/>
        </w:rPr>
        <w:t>CCOUNTING</w:t>
      </w:r>
    </w:p>
    <w:p w:rsidR="0038476F" w:rsidRDefault="0038476F" w:rsidP="0038476F">
      <w:pPr>
        <w:widowControl w:val="0"/>
        <w:autoSpaceDE w:val="0"/>
        <w:autoSpaceDN w:val="0"/>
        <w:adjustRightInd w:val="0"/>
        <w:spacing w:before="55" w:after="0" w:line="240" w:lineRule="auto"/>
        <w:ind w:left="143"/>
        <w:rPr>
          <w:rFonts w:ascii="Times New Roman" w:hAnsi="Times New Roman"/>
          <w:color w:val="000000"/>
          <w:sz w:val="18"/>
          <w:szCs w:val="18"/>
        </w:rPr>
      </w:pPr>
      <w:r>
        <w:rPr>
          <w:rFonts w:ascii="Times New Roman" w:hAnsi="Times New Roman"/>
          <w:color w:val="191919"/>
          <w:sz w:val="18"/>
          <w:szCs w:val="18"/>
        </w:rPr>
        <w:t>123 Semester Hours</w:t>
      </w:r>
    </w:p>
    <w:p w:rsidR="0038476F" w:rsidRDefault="0038476F" w:rsidP="0038476F">
      <w:pPr>
        <w:widowControl w:val="0"/>
        <w:autoSpaceDE w:val="0"/>
        <w:autoSpaceDN w:val="0"/>
        <w:adjustRightInd w:val="0"/>
        <w:spacing w:before="2" w:after="0" w:line="220" w:lineRule="exact"/>
        <w:rPr>
          <w:rFonts w:ascii="Times New Roman" w:hAnsi="Times New Roman"/>
          <w:color w:val="000000"/>
        </w:rPr>
      </w:pPr>
    </w:p>
    <w:p w:rsidR="0038476F" w:rsidRDefault="0038476F" w:rsidP="0038476F">
      <w:pPr>
        <w:widowControl w:val="0"/>
        <w:autoSpaceDE w:val="0"/>
        <w:autoSpaceDN w:val="0"/>
        <w:adjustRightInd w:val="0"/>
        <w:spacing w:after="0" w:line="240" w:lineRule="auto"/>
        <w:ind w:left="143"/>
        <w:rPr>
          <w:rFonts w:ascii="Times New Roman" w:hAnsi="Times New Roman"/>
          <w:color w:val="000000"/>
          <w:sz w:val="18"/>
          <w:szCs w:val="18"/>
        </w:rPr>
      </w:pPr>
      <w:r>
        <w:rPr>
          <w:rFonts w:ascii="Times New Roman" w:hAnsi="Times New Roman"/>
          <w:b/>
          <w:bCs/>
          <w:color w:val="191919"/>
          <w:sz w:val="18"/>
          <w:szCs w:val="18"/>
        </w:rPr>
        <w:t>F</w:t>
      </w:r>
      <w:r>
        <w:rPr>
          <w:rFonts w:ascii="Times New Roman" w:hAnsi="Times New Roman"/>
          <w:b/>
          <w:bCs/>
          <w:color w:val="191919"/>
          <w:spacing w:val="-3"/>
          <w:sz w:val="18"/>
          <w:szCs w:val="18"/>
        </w:rPr>
        <w:t>r</w:t>
      </w:r>
      <w:r>
        <w:rPr>
          <w:rFonts w:ascii="Times New Roman" w:hAnsi="Times New Roman"/>
          <w:b/>
          <w:bCs/>
          <w:color w:val="191919"/>
          <w:sz w:val="18"/>
          <w:szCs w:val="18"/>
        </w:rPr>
        <w:t>eshman</w:t>
      </w:r>
      <w:r>
        <w:rPr>
          <w:rFonts w:ascii="Times New Roman" w:hAnsi="Times New Roman"/>
          <w:b/>
          <w:bCs/>
          <w:color w:val="191919"/>
          <w:spacing w:val="-7"/>
          <w:sz w:val="18"/>
          <w:szCs w:val="18"/>
        </w:rPr>
        <w:t xml:space="preserve"> </w:t>
      </w:r>
      <w:r>
        <w:rPr>
          <w:rFonts w:ascii="Times New Roman" w:hAnsi="Times New Roman"/>
          <w:b/>
          <w:bCs/>
          <w:color w:val="191919"/>
          <w:spacing w:val="-20"/>
          <w:sz w:val="18"/>
          <w:szCs w:val="18"/>
        </w:rPr>
        <w:t>Y</w:t>
      </w:r>
      <w:r>
        <w:rPr>
          <w:rFonts w:ascii="Times New Roman" w:hAnsi="Times New Roman"/>
          <w:b/>
          <w:bCs/>
          <w:color w:val="191919"/>
          <w:sz w:val="18"/>
          <w:szCs w:val="18"/>
        </w:rPr>
        <w:t>ear</w:t>
      </w:r>
      <w:r>
        <w:rPr>
          <w:rFonts w:ascii="Times New Roman" w:hAnsi="Times New Roman"/>
          <w:b/>
          <w:bCs/>
          <w:color w:val="191919"/>
          <w:spacing w:val="-3"/>
          <w:sz w:val="18"/>
          <w:szCs w:val="18"/>
        </w:rPr>
        <w:t xml:space="preserve"> </w:t>
      </w:r>
      <w:r>
        <w:rPr>
          <w:rFonts w:ascii="Times New Roman" w:hAnsi="Times New Roman"/>
          <w:b/>
          <w:bCs/>
          <w:color w:val="191919"/>
          <w:sz w:val="18"/>
          <w:szCs w:val="18"/>
        </w:rPr>
        <w:t>Fall Spring</w:t>
      </w:r>
    </w:p>
    <w:p w:rsidR="0038476F" w:rsidRDefault="0038476F" w:rsidP="0038476F">
      <w:pPr>
        <w:widowControl w:val="0"/>
        <w:tabs>
          <w:tab w:val="left" w:pos="1220"/>
          <w:tab w:val="left" w:pos="2300"/>
          <w:tab w:val="left" w:pos="7340"/>
        </w:tabs>
        <w:autoSpaceDE w:val="0"/>
        <w:autoSpaceDN w:val="0"/>
        <w:adjustRightInd w:val="0"/>
        <w:spacing w:before="12" w:after="0" w:line="240" w:lineRule="auto"/>
        <w:ind w:left="143"/>
        <w:rPr>
          <w:rFonts w:ascii="Times New Roman" w:hAnsi="Times New Roman"/>
          <w:color w:val="000000"/>
          <w:sz w:val="18"/>
          <w:szCs w:val="18"/>
        </w:rPr>
      </w:pPr>
      <w:r>
        <w:rPr>
          <w:rFonts w:ascii="Times New Roman" w:hAnsi="Times New Roman"/>
          <w:color w:val="191919"/>
          <w:sz w:val="18"/>
          <w:szCs w:val="18"/>
        </w:rPr>
        <w:t>ASU</w:t>
      </w:r>
      <w:r>
        <w:rPr>
          <w:rFonts w:ascii="Times New Roman" w:hAnsi="Times New Roman"/>
          <w:color w:val="191919"/>
          <w:sz w:val="18"/>
          <w:szCs w:val="18"/>
        </w:rPr>
        <w:tab/>
        <w:t>1200</w:t>
      </w:r>
      <w:r>
        <w:rPr>
          <w:rFonts w:ascii="Times New Roman" w:hAnsi="Times New Roman"/>
          <w:color w:val="191919"/>
          <w:sz w:val="18"/>
          <w:szCs w:val="18"/>
        </w:rPr>
        <w:tab/>
        <w:t>Freshman Seminar &amp; Service to Leadership</w:t>
      </w:r>
      <w:r>
        <w:rPr>
          <w:rFonts w:ascii="Times New Roman" w:hAnsi="Times New Roman"/>
          <w:color w:val="191919"/>
          <w:sz w:val="18"/>
          <w:szCs w:val="18"/>
        </w:rPr>
        <w:tab/>
        <w:t>3</w:t>
      </w:r>
    </w:p>
    <w:p w:rsidR="0038476F" w:rsidRDefault="0038476F" w:rsidP="0038476F">
      <w:pPr>
        <w:widowControl w:val="0"/>
        <w:tabs>
          <w:tab w:val="left" w:pos="1220"/>
          <w:tab w:val="left" w:pos="2300"/>
          <w:tab w:val="left" w:pos="7340"/>
        </w:tabs>
        <w:autoSpaceDE w:val="0"/>
        <w:autoSpaceDN w:val="0"/>
        <w:adjustRightInd w:val="0"/>
        <w:spacing w:before="9" w:after="0" w:line="240" w:lineRule="auto"/>
        <w:ind w:left="143"/>
        <w:rPr>
          <w:rFonts w:ascii="Times New Roman" w:hAnsi="Times New Roman"/>
          <w:color w:val="000000"/>
          <w:sz w:val="18"/>
          <w:szCs w:val="18"/>
        </w:rPr>
      </w:pPr>
      <w:r>
        <w:rPr>
          <w:rFonts w:ascii="Times New Roman" w:hAnsi="Times New Roman"/>
          <w:color w:val="191919"/>
          <w:sz w:val="18"/>
          <w:szCs w:val="18"/>
        </w:rPr>
        <w:t>ENGL</w:t>
      </w:r>
      <w:r>
        <w:rPr>
          <w:rFonts w:ascii="Times New Roman" w:hAnsi="Times New Roman"/>
          <w:color w:val="191919"/>
          <w:sz w:val="18"/>
          <w:szCs w:val="18"/>
        </w:rPr>
        <w:tab/>
      </w:r>
      <w:r>
        <w:rPr>
          <w:rFonts w:ascii="Times New Roman" w:hAnsi="Times New Roman"/>
          <w:color w:val="191919"/>
          <w:spacing w:val="-7"/>
          <w:sz w:val="18"/>
          <w:szCs w:val="18"/>
        </w:rPr>
        <w:t>1</w:t>
      </w:r>
      <w:r>
        <w:rPr>
          <w:rFonts w:ascii="Times New Roman" w:hAnsi="Times New Roman"/>
          <w:color w:val="191919"/>
          <w:sz w:val="18"/>
          <w:szCs w:val="18"/>
        </w:rPr>
        <w:t>101</w:t>
      </w:r>
      <w:r>
        <w:rPr>
          <w:rFonts w:ascii="Times New Roman" w:hAnsi="Times New Roman"/>
          <w:color w:val="191919"/>
          <w:sz w:val="18"/>
          <w:szCs w:val="18"/>
        </w:rPr>
        <w:tab/>
        <w:t>English Composition I</w:t>
      </w:r>
      <w:r>
        <w:rPr>
          <w:rFonts w:ascii="Times New Roman" w:hAnsi="Times New Roman"/>
          <w:color w:val="191919"/>
          <w:sz w:val="18"/>
          <w:szCs w:val="18"/>
        </w:rPr>
        <w:tab/>
        <w:t>3</w:t>
      </w:r>
    </w:p>
    <w:p w:rsidR="0038476F" w:rsidRDefault="0038476F" w:rsidP="0038476F">
      <w:pPr>
        <w:widowControl w:val="0"/>
        <w:tabs>
          <w:tab w:val="left" w:pos="1220"/>
          <w:tab w:val="left" w:pos="2300"/>
          <w:tab w:val="left" w:pos="7340"/>
        </w:tabs>
        <w:autoSpaceDE w:val="0"/>
        <w:autoSpaceDN w:val="0"/>
        <w:adjustRightInd w:val="0"/>
        <w:spacing w:before="9" w:after="0" w:line="240" w:lineRule="auto"/>
        <w:ind w:left="143"/>
        <w:rPr>
          <w:rFonts w:ascii="Times New Roman" w:hAnsi="Times New Roman"/>
          <w:color w:val="000000"/>
          <w:sz w:val="18"/>
          <w:szCs w:val="18"/>
        </w:rPr>
      </w:pPr>
      <w:r>
        <w:rPr>
          <w:rFonts w:ascii="Times New Roman" w:hAnsi="Times New Roman"/>
          <w:color w:val="191919"/>
          <w:sz w:val="18"/>
          <w:szCs w:val="18"/>
        </w:rPr>
        <w:t>ENGL</w:t>
      </w:r>
      <w:r>
        <w:rPr>
          <w:rFonts w:ascii="Times New Roman" w:hAnsi="Times New Roman"/>
          <w:color w:val="191919"/>
          <w:sz w:val="18"/>
          <w:szCs w:val="18"/>
        </w:rPr>
        <w:tab/>
      </w:r>
      <w:r>
        <w:rPr>
          <w:rFonts w:ascii="Times New Roman" w:hAnsi="Times New Roman"/>
          <w:color w:val="191919"/>
          <w:spacing w:val="-7"/>
          <w:sz w:val="18"/>
          <w:szCs w:val="18"/>
        </w:rPr>
        <w:t>1</w:t>
      </w:r>
      <w:r>
        <w:rPr>
          <w:rFonts w:ascii="Times New Roman" w:hAnsi="Times New Roman"/>
          <w:color w:val="191919"/>
          <w:sz w:val="18"/>
          <w:szCs w:val="18"/>
        </w:rPr>
        <w:t>102</w:t>
      </w:r>
      <w:r>
        <w:rPr>
          <w:rFonts w:ascii="Times New Roman" w:hAnsi="Times New Roman"/>
          <w:color w:val="191919"/>
          <w:sz w:val="18"/>
          <w:szCs w:val="18"/>
        </w:rPr>
        <w:tab/>
        <w:t>English Composition II</w:t>
      </w:r>
      <w:r>
        <w:rPr>
          <w:rFonts w:ascii="Times New Roman" w:hAnsi="Times New Roman"/>
          <w:color w:val="191919"/>
          <w:sz w:val="18"/>
          <w:szCs w:val="18"/>
        </w:rPr>
        <w:tab/>
        <w:t>3</w:t>
      </w:r>
    </w:p>
    <w:p w:rsidR="0038476F" w:rsidRDefault="0038476F" w:rsidP="0038476F">
      <w:pPr>
        <w:widowControl w:val="0"/>
        <w:tabs>
          <w:tab w:val="left" w:pos="1220"/>
          <w:tab w:val="left" w:pos="2300"/>
          <w:tab w:val="left" w:pos="7340"/>
        </w:tabs>
        <w:autoSpaceDE w:val="0"/>
        <w:autoSpaceDN w:val="0"/>
        <w:adjustRightInd w:val="0"/>
        <w:spacing w:before="9" w:after="0" w:line="240" w:lineRule="auto"/>
        <w:ind w:left="143"/>
        <w:rPr>
          <w:rFonts w:ascii="Times New Roman" w:hAnsi="Times New Roman"/>
          <w:color w:val="000000"/>
          <w:sz w:val="18"/>
          <w:szCs w:val="18"/>
        </w:rPr>
      </w:pPr>
      <w:r>
        <w:rPr>
          <w:rFonts w:ascii="Times New Roman" w:hAnsi="Times New Roman"/>
          <w:color w:val="191919"/>
          <w:sz w:val="18"/>
          <w:szCs w:val="18"/>
        </w:rPr>
        <w:t>M</w:t>
      </w:r>
      <w:r>
        <w:rPr>
          <w:rFonts w:ascii="Times New Roman" w:hAnsi="Times New Roman"/>
          <w:color w:val="191919"/>
          <w:spacing w:val="-20"/>
          <w:sz w:val="18"/>
          <w:szCs w:val="18"/>
        </w:rPr>
        <w:t>A</w:t>
      </w:r>
      <w:r>
        <w:rPr>
          <w:rFonts w:ascii="Times New Roman" w:hAnsi="Times New Roman"/>
          <w:color w:val="191919"/>
          <w:sz w:val="18"/>
          <w:szCs w:val="18"/>
        </w:rPr>
        <w:t>TH</w:t>
      </w:r>
      <w:r>
        <w:rPr>
          <w:rFonts w:ascii="Times New Roman" w:hAnsi="Times New Roman"/>
          <w:color w:val="191919"/>
          <w:sz w:val="18"/>
          <w:szCs w:val="18"/>
        </w:rPr>
        <w:tab/>
      </w:r>
      <w:r>
        <w:rPr>
          <w:rFonts w:ascii="Times New Roman" w:hAnsi="Times New Roman"/>
          <w:color w:val="191919"/>
          <w:spacing w:val="-7"/>
          <w:sz w:val="18"/>
          <w:szCs w:val="18"/>
        </w:rPr>
        <w:t>111</w:t>
      </w:r>
      <w:r>
        <w:rPr>
          <w:rFonts w:ascii="Times New Roman" w:hAnsi="Times New Roman"/>
          <w:color w:val="191919"/>
          <w:sz w:val="18"/>
          <w:szCs w:val="18"/>
        </w:rPr>
        <w:t>1</w:t>
      </w:r>
      <w:r>
        <w:rPr>
          <w:rFonts w:ascii="Times New Roman" w:hAnsi="Times New Roman"/>
          <w:color w:val="191919"/>
          <w:sz w:val="18"/>
          <w:szCs w:val="18"/>
        </w:rPr>
        <w:tab/>
        <w:t>College</w:t>
      </w:r>
      <w:r>
        <w:rPr>
          <w:rFonts w:ascii="Times New Roman" w:hAnsi="Times New Roman"/>
          <w:color w:val="191919"/>
          <w:spacing w:val="-10"/>
          <w:sz w:val="18"/>
          <w:szCs w:val="18"/>
        </w:rPr>
        <w:t xml:space="preserve"> </w:t>
      </w:r>
      <w:r>
        <w:rPr>
          <w:rFonts w:ascii="Times New Roman" w:hAnsi="Times New Roman"/>
          <w:color w:val="191919"/>
          <w:sz w:val="18"/>
          <w:szCs w:val="18"/>
        </w:rPr>
        <w:t>Algebra/Math Modeling</w:t>
      </w:r>
      <w:r>
        <w:rPr>
          <w:rFonts w:ascii="Times New Roman" w:hAnsi="Times New Roman"/>
          <w:color w:val="191919"/>
          <w:sz w:val="18"/>
          <w:szCs w:val="18"/>
        </w:rPr>
        <w:tab/>
        <w:t>3</w:t>
      </w:r>
    </w:p>
    <w:p w:rsidR="0038476F" w:rsidRDefault="0038476F" w:rsidP="0038476F">
      <w:pPr>
        <w:widowControl w:val="0"/>
        <w:tabs>
          <w:tab w:val="left" w:pos="1220"/>
          <w:tab w:val="left" w:pos="2300"/>
          <w:tab w:val="left" w:pos="7340"/>
        </w:tabs>
        <w:autoSpaceDE w:val="0"/>
        <w:autoSpaceDN w:val="0"/>
        <w:adjustRightInd w:val="0"/>
        <w:spacing w:before="9" w:after="0" w:line="240" w:lineRule="auto"/>
        <w:ind w:left="143"/>
        <w:rPr>
          <w:rFonts w:ascii="Times New Roman" w:hAnsi="Times New Roman"/>
          <w:color w:val="000000"/>
          <w:sz w:val="18"/>
          <w:szCs w:val="18"/>
        </w:rPr>
      </w:pPr>
      <w:r>
        <w:rPr>
          <w:rFonts w:ascii="Times New Roman" w:hAnsi="Times New Roman"/>
          <w:color w:val="191919"/>
          <w:sz w:val="18"/>
          <w:szCs w:val="18"/>
        </w:rPr>
        <w:t>COMM</w:t>
      </w:r>
      <w:r>
        <w:rPr>
          <w:rFonts w:ascii="Times New Roman" w:hAnsi="Times New Roman"/>
          <w:color w:val="191919"/>
          <w:sz w:val="18"/>
          <w:szCs w:val="18"/>
        </w:rPr>
        <w:tab/>
      </w:r>
      <w:r>
        <w:rPr>
          <w:rFonts w:ascii="Times New Roman" w:hAnsi="Times New Roman"/>
          <w:color w:val="191919"/>
          <w:spacing w:val="-7"/>
          <w:sz w:val="18"/>
          <w:szCs w:val="18"/>
        </w:rPr>
        <w:t>1</w:t>
      </w:r>
      <w:r>
        <w:rPr>
          <w:rFonts w:ascii="Times New Roman" w:hAnsi="Times New Roman"/>
          <w:color w:val="191919"/>
          <w:sz w:val="18"/>
          <w:szCs w:val="18"/>
        </w:rPr>
        <w:t>100</w:t>
      </w:r>
      <w:r>
        <w:rPr>
          <w:rFonts w:ascii="Times New Roman" w:hAnsi="Times New Roman"/>
          <w:color w:val="191919"/>
          <w:sz w:val="18"/>
          <w:szCs w:val="18"/>
        </w:rPr>
        <w:tab/>
        <w:t>Anal. Disc. of Global Issues</w:t>
      </w:r>
      <w:r>
        <w:rPr>
          <w:rFonts w:ascii="Times New Roman" w:hAnsi="Times New Roman"/>
          <w:color w:val="191919"/>
          <w:sz w:val="18"/>
          <w:szCs w:val="18"/>
        </w:rPr>
        <w:tab/>
        <w:t>3</w:t>
      </w:r>
    </w:p>
    <w:p w:rsidR="0038476F" w:rsidRDefault="0038476F" w:rsidP="0038476F">
      <w:pPr>
        <w:widowControl w:val="0"/>
        <w:tabs>
          <w:tab w:val="left" w:pos="7340"/>
        </w:tabs>
        <w:autoSpaceDE w:val="0"/>
        <w:autoSpaceDN w:val="0"/>
        <w:adjustRightInd w:val="0"/>
        <w:spacing w:before="9" w:after="0" w:line="240" w:lineRule="auto"/>
        <w:ind w:left="143"/>
        <w:rPr>
          <w:rFonts w:ascii="Times New Roman" w:hAnsi="Times New Roman"/>
          <w:color w:val="000000"/>
          <w:sz w:val="18"/>
          <w:szCs w:val="18"/>
        </w:rPr>
      </w:pPr>
      <w:r>
        <w:rPr>
          <w:rFonts w:ascii="Times New Roman" w:hAnsi="Times New Roman"/>
          <w:color w:val="191919"/>
          <w:sz w:val="18"/>
          <w:szCs w:val="18"/>
        </w:rPr>
        <w:t>Option</w:t>
      </w:r>
      <w:r>
        <w:rPr>
          <w:rFonts w:ascii="Times New Roman" w:hAnsi="Times New Roman"/>
          <w:color w:val="191919"/>
          <w:spacing w:val="-10"/>
          <w:sz w:val="18"/>
          <w:szCs w:val="18"/>
        </w:rPr>
        <w:t xml:space="preserve"> </w:t>
      </w:r>
      <w:r>
        <w:rPr>
          <w:rFonts w:ascii="Times New Roman" w:hAnsi="Times New Roman"/>
          <w:color w:val="191919"/>
          <w:sz w:val="18"/>
          <w:szCs w:val="18"/>
        </w:rPr>
        <w:t>Area C: Humanities/Fine</w:t>
      </w:r>
      <w:r>
        <w:rPr>
          <w:rFonts w:ascii="Times New Roman" w:hAnsi="Times New Roman"/>
          <w:color w:val="191919"/>
          <w:spacing w:val="-10"/>
          <w:sz w:val="18"/>
          <w:szCs w:val="18"/>
        </w:rPr>
        <w:t xml:space="preserve"> </w:t>
      </w:r>
      <w:r>
        <w:rPr>
          <w:rFonts w:ascii="Times New Roman" w:hAnsi="Times New Roman"/>
          <w:color w:val="191919"/>
          <w:sz w:val="18"/>
          <w:szCs w:val="18"/>
        </w:rPr>
        <w:t>Arts ENGL</w:t>
      </w:r>
      <w:r>
        <w:rPr>
          <w:rFonts w:ascii="Times New Roman" w:hAnsi="Times New Roman"/>
          <w:color w:val="191919"/>
          <w:spacing w:val="-7"/>
          <w:sz w:val="18"/>
          <w:szCs w:val="18"/>
        </w:rPr>
        <w:t xml:space="preserve"> </w:t>
      </w:r>
      <w:r>
        <w:rPr>
          <w:rFonts w:ascii="Times New Roman" w:hAnsi="Times New Roman"/>
          <w:color w:val="191919"/>
          <w:sz w:val="18"/>
          <w:szCs w:val="18"/>
        </w:rPr>
        <w:t>2</w:t>
      </w:r>
      <w:r>
        <w:rPr>
          <w:rFonts w:ascii="Times New Roman" w:hAnsi="Times New Roman"/>
          <w:color w:val="191919"/>
          <w:spacing w:val="-7"/>
          <w:sz w:val="18"/>
          <w:szCs w:val="18"/>
        </w:rPr>
        <w:t>1</w:t>
      </w:r>
      <w:r>
        <w:rPr>
          <w:rFonts w:ascii="Times New Roman" w:hAnsi="Times New Roman"/>
          <w:color w:val="191919"/>
          <w:sz w:val="18"/>
          <w:szCs w:val="18"/>
        </w:rPr>
        <w:t>1</w:t>
      </w:r>
      <w:r>
        <w:rPr>
          <w:rFonts w:ascii="Times New Roman" w:hAnsi="Times New Roman"/>
          <w:color w:val="191919"/>
          <w:sz w:val="18"/>
          <w:szCs w:val="18"/>
        </w:rPr>
        <w:tab/>
        <w:t>3</w:t>
      </w:r>
    </w:p>
    <w:p w:rsidR="0038476F" w:rsidRDefault="0038476F" w:rsidP="0038476F">
      <w:pPr>
        <w:widowControl w:val="0"/>
        <w:tabs>
          <w:tab w:val="left" w:pos="1220"/>
          <w:tab w:val="left" w:pos="2300"/>
          <w:tab w:val="left" w:pos="7340"/>
        </w:tabs>
        <w:autoSpaceDE w:val="0"/>
        <w:autoSpaceDN w:val="0"/>
        <w:adjustRightInd w:val="0"/>
        <w:spacing w:before="9" w:after="0" w:line="240" w:lineRule="auto"/>
        <w:ind w:left="143"/>
        <w:rPr>
          <w:rFonts w:ascii="Times New Roman" w:hAnsi="Times New Roman"/>
          <w:color w:val="000000"/>
          <w:sz w:val="18"/>
          <w:szCs w:val="18"/>
        </w:rPr>
      </w:pPr>
      <w:r>
        <w:rPr>
          <w:rFonts w:ascii="Times New Roman" w:hAnsi="Times New Roman"/>
          <w:color w:val="191919"/>
          <w:sz w:val="18"/>
          <w:szCs w:val="18"/>
        </w:rPr>
        <w:t>HIST</w:t>
      </w:r>
      <w:r>
        <w:rPr>
          <w:rFonts w:ascii="Times New Roman" w:hAnsi="Times New Roman"/>
          <w:color w:val="191919"/>
          <w:sz w:val="18"/>
          <w:szCs w:val="18"/>
        </w:rPr>
        <w:tab/>
        <w:t>1002</w:t>
      </w:r>
      <w:r>
        <w:rPr>
          <w:rFonts w:ascii="Times New Roman" w:hAnsi="Times New Roman"/>
          <w:color w:val="191919"/>
          <w:sz w:val="18"/>
          <w:szCs w:val="18"/>
        </w:rPr>
        <w:tab/>
        <w:t>Intro. to the</w:t>
      </w:r>
      <w:r>
        <w:rPr>
          <w:rFonts w:ascii="Times New Roman" w:hAnsi="Times New Roman"/>
          <w:color w:val="191919"/>
          <w:spacing w:val="-10"/>
          <w:sz w:val="18"/>
          <w:szCs w:val="18"/>
        </w:rPr>
        <w:t xml:space="preserve"> </w:t>
      </w:r>
      <w:r>
        <w:rPr>
          <w:rFonts w:ascii="Times New Roman" w:hAnsi="Times New Roman"/>
          <w:color w:val="191919"/>
          <w:sz w:val="18"/>
          <w:szCs w:val="18"/>
        </w:rPr>
        <w:t>African Diaspora</w:t>
      </w:r>
      <w:r>
        <w:rPr>
          <w:rFonts w:ascii="Times New Roman" w:hAnsi="Times New Roman"/>
          <w:color w:val="191919"/>
          <w:sz w:val="18"/>
          <w:szCs w:val="18"/>
        </w:rPr>
        <w:tab/>
        <w:t>2</w:t>
      </w:r>
    </w:p>
    <w:p w:rsidR="0038476F" w:rsidRDefault="0038476F" w:rsidP="0038476F">
      <w:pPr>
        <w:widowControl w:val="0"/>
        <w:autoSpaceDE w:val="0"/>
        <w:autoSpaceDN w:val="0"/>
        <w:adjustRightInd w:val="0"/>
        <w:spacing w:before="9" w:after="0" w:line="240" w:lineRule="auto"/>
        <w:ind w:left="143"/>
        <w:rPr>
          <w:rFonts w:ascii="Times New Roman" w:hAnsi="Times New Roman"/>
          <w:color w:val="000000"/>
          <w:sz w:val="18"/>
          <w:szCs w:val="18"/>
        </w:rPr>
      </w:pPr>
      <w:r>
        <w:rPr>
          <w:rFonts w:ascii="Times New Roman" w:hAnsi="Times New Roman"/>
          <w:color w:val="191919"/>
          <w:sz w:val="18"/>
          <w:szCs w:val="18"/>
        </w:rPr>
        <w:t>Area D: Science/Math/College</w:t>
      </w:r>
      <w:r>
        <w:rPr>
          <w:rFonts w:ascii="Times New Roman" w:hAnsi="Times New Roman"/>
          <w:color w:val="191919"/>
          <w:spacing w:val="-10"/>
          <w:sz w:val="18"/>
          <w:szCs w:val="18"/>
        </w:rPr>
        <w:t xml:space="preserve"> </w:t>
      </w:r>
      <w:r>
        <w:rPr>
          <w:rFonts w:ascii="Times New Roman" w:hAnsi="Times New Roman"/>
          <w:color w:val="191919"/>
          <w:sz w:val="18"/>
          <w:szCs w:val="18"/>
        </w:rPr>
        <w:t>Algebra Option 4 4</w:t>
      </w:r>
    </w:p>
    <w:p w:rsidR="0038476F" w:rsidRDefault="0038476F" w:rsidP="0038476F">
      <w:pPr>
        <w:widowControl w:val="0"/>
        <w:tabs>
          <w:tab w:val="left" w:pos="7340"/>
        </w:tabs>
        <w:autoSpaceDE w:val="0"/>
        <w:autoSpaceDN w:val="0"/>
        <w:adjustRightInd w:val="0"/>
        <w:spacing w:before="9" w:after="0" w:line="240" w:lineRule="auto"/>
        <w:ind w:left="143"/>
        <w:rPr>
          <w:rFonts w:ascii="Times New Roman" w:hAnsi="Times New Roman"/>
          <w:color w:val="000000"/>
          <w:sz w:val="18"/>
          <w:szCs w:val="18"/>
        </w:rPr>
      </w:pPr>
      <w:r>
        <w:rPr>
          <w:rFonts w:ascii="Times New Roman" w:hAnsi="Times New Roman"/>
          <w:color w:val="191919"/>
          <w:sz w:val="18"/>
          <w:szCs w:val="18"/>
        </w:rPr>
        <w:t>Above Core Option</w:t>
      </w:r>
      <w:r>
        <w:rPr>
          <w:rFonts w:ascii="Times New Roman" w:hAnsi="Times New Roman"/>
          <w:color w:val="191919"/>
          <w:sz w:val="18"/>
          <w:szCs w:val="18"/>
        </w:rPr>
        <w:tab/>
        <w:t>1</w:t>
      </w:r>
    </w:p>
    <w:p w:rsidR="0038476F" w:rsidRDefault="0038476F" w:rsidP="0038476F">
      <w:pPr>
        <w:widowControl w:val="0"/>
        <w:tabs>
          <w:tab w:val="left" w:pos="7340"/>
        </w:tabs>
        <w:autoSpaceDE w:val="0"/>
        <w:autoSpaceDN w:val="0"/>
        <w:adjustRightInd w:val="0"/>
        <w:spacing w:before="9" w:after="0" w:line="240" w:lineRule="auto"/>
        <w:ind w:left="143"/>
        <w:rPr>
          <w:rFonts w:ascii="Times New Roman" w:hAnsi="Times New Roman"/>
          <w:color w:val="000000"/>
          <w:sz w:val="18"/>
          <w:szCs w:val="18"/>
        </w:rPr>
      </w:pPr>
      <w:r>
        <w:rPr>
          <w:rFonts w:ascii="Times New Roman" w:hAnsi="Times New Roman"/>
          <w:color w:val="191919"/>
          <w:sz w:val="18"/>
          <w:szCs w:val="18"/>
        </w:rPr>
        <w:t>Area D: Science/Math/</w:t>
      </w:r>
      <w:r>
        <w:rPr>
          <w:rFonts w:ascii="Times New Roman" w:hAnsi="Times New Roman"/>
          <w:color w:val="191919"/>
          <w:spacing w:val="-12"/>
          <w:sz w:val="18"/>
          <w:szCs w:val="18"/>
        </w:rPr>
        <w:t>T</w:t>
      </w:r>
      <w:r>
        <w:rPr>
          <w:rFonts w:ascii="Times New Roman" w:hAnsi="Times New Roman"/>
          <w:color w:val="191919"/>
          <w:sz w:val="18"/>
          <w:szCs w:val="18"/>
        </w:rPr>
        <w:t>echnology</w:t>
      </w:r>
      <w:r>
        <w:rPr>
          <w:rFonts w:ascii="Times New Roman" w:hAnsi="Times New Roman"/>
          <w:color w:val="191919"/>
          <w:sz w:val="18"/>
          <w:szCs w:val="18"/>
        </w:rPr>
        <w:tab/>
        <w:t>2</w:t>
      </w:r>
    </w:p>
    <w:p w:rsidR="0038476F" w:rsidRDefault="0038476F" w:rsidP="0038476F">
      <w:pPr>
        <w:widowControl w:val="0"/>
        <w:tabs>
          <w:tab w:val="left" w:pos="7340"/>
          <w:tab w:val="left" w:pos="8780"/>
        </w:tabs>
        <w:autoSpaceDE w:val="0"/>
        <w:autoSpaceDN w:val="0"/>
        <w:adjustRightInd w:val="0"/>
        <w:spacing w:before="6" w:after="0" w:line="240" w:lineRule="auto"/>
        <w:ind w:left="143"/>
        <w:rPr>
          <w:rFonts w:ascii="Times New Roman" w:hAnsi="Times New Roman"/>
          <w:color w:val="000000"/>
          <w:sz w:val="18"/>
          <w:szCs w:val="18"/>
        </w:rPr>
      </w:pPr>
      <w:r>
        <w:rPr>
          <w:rFonts w:ascii="Times New Roman" w:hAnsi="Times New Roman"/>
          <w:b/>
          <w:bCs/>
          <w:color w:val="191919"/>
          <w:spacing w:val="-17"/>
          <w:sz w:val="18"/>
          <w:szCs w:val="18"/>
        </w:rPr>
        <w:t>T</w:t>
      </w:r>
      <w:r>
        <w:rPr>
          <w:rFonts w:ascii="Times New Roman" w:hAnsi="Times New Roman"/>
          <w:b/>
          <w:bCs/>
          <w:color w:val="191919"/>
          <w:sz w:val="18"/>
          <w:szCs w:val="18"/>
        </w:rPr>
        <w:t>otal</w:t>
      </w:r>
      <w:r>
        <w:rPr>
          <w:rFonts w:ascii="Times New Roman" w:hAnsi="Times New Roman"/>
          <w:b/>
          <w:bCs/>
          <w:color w:val="191919"/>
          <w:sz w:val="18"/>
          <w:szCs w:val="18"/>
        </w:rPr>
        <w:tab/>
        <w:t>16</w:t>
      </w:r>
      <w:r>
        <w:rPr>
          <w:rFonts w:ascii="Times New Roman" w:hAnsi="Times New Roman"/>
          <w:b/>
          <w:bCs/>
          <w:color w:val="191919"/>
          <w:sz w:val="18"/>
          <w:szCs w:val="18"/>
        </w:rPr>
        <w:tab/>
        <w:t>15</w:t>
      </w:r>
    </w:p>
    <w:p w:rsidR="0038476F" w:rsidRDefault="0038476F" w:rsidP="0038476F">
      <w:pPr>
        <w:widowControl w:val="0"/>
        <w:autoSpaceDE w:val="0"/>
        <w:autoSpaceDN w:val="0"/>
        <w:adjustRightInd w:val="0"/>
        <w:spacing w:before="5" w:after="0" w:line="220" w:lineRule="exact"/>
        <w:rPr>
          <w:rFonts w:ascii="Times New Roman" w:hAnsi="Times New Roman"/>
          <w:color w:val="000000"/>
        </w:rPr>
      </w:pPr>
    </w:p>
    <w:p w:rsidR="0038476F" w:rsidRDefault="0038476F" w:rsidP="0038476F">
      <w:pPr>
        <w:widowControl w:val="0"/>
        <w:autoSpaceDE w:val="0"/>
        <w:autoSpaceDN w:val="0"/>
        <w:adjustRightInd w:val="0"/>
        <w:spacing w:after="0" w:line="240" w:lineRule="auto"/>
        <w:ind w:left="143"/>
        <w:rPr>
          <w:rFonts w:ascii="Times New Roman" w:hAnsi="Times New Roman"/>
          <w:color w:val="000000"/>
          <w:sz w:val="18"/>
          <w:szCs w:val="18"/>
        </w:rPr>
      </w:pPr>
      <w:r>
        <w:rPr>
          <w:rFonts w:ascii="Times New Roman" w:hAnsi="Times New Roman"/>
          <w:b/>
          <w:bCs/>
          <w:color w:val="191919"/>
          <w:sz w:val="18"/>
          <w:szCs w:val="18"/>
        </w:rPr>
        <w:t>Sophomo</w:t>
      </w:r>
      <w:r>
        <w:rPr>
          <w:rFonts w:ascii="Times New Roman" w:hAnsi="Times New Roman"/>
          <w:b/>
          <w:bCs/>
          <w:color w:val="191919"/>
          <w:spacing w:val="-3"/>
          <w:sz w:val="18"/>
          <w:szCs w:val="18"/>
        </w:rPr>
        <w:t>r</w:t>
      </w:r>
      <w:r>
        <w:rPr>
          <w:rFonts w:ascii="Times New Roman" w:hAnsi="Times New Roman"/>
          <w:b/>
          <w:bCs/>
          <w:color w:val="191919"/>
          <w:sz w:val="18"/>
          <w:szCs w:val="18"/>
        </w:rPr>
        <w:t>e</w:t>
      </w:r>
      <w:r>
        <w:rPr>
          <w:rFonts w:ascii="Times New Roman" w:hAnsi="Times New Roman"/>
          <w:b/>
          <w:bCs/>
          <w:color w:val="191919"/>
          <w:spacing w:val="-7"/>
          <w:sz w:val="18"/>
          <w:szCs w:val="18"/>
        </w:rPr>
        <w:t xml:space="preserve"> </w:t>
      </w:r>
      <w:r>
        <w:rPr>
          <w:rFonts w:ascii="Times New Roman" w:hAnsi="Times New Roman"/>
          <w:b/>
          <w:bCs/>
          <w:color w:val="191919"/>
          <w:spacing w:val="-20"/>
          <w:sz w:val="18"/>
          <w:szCs w:val="18"/>
        </w:rPr>
        <w:t>Y</w:t>
      </w:r>
      <w:r>
        <w:rPr>
          <w:rFonts w:ascii="Times New Roman" w:hAnsi="Times New Roman"/>
          <w:b/>
          <w:bCs/>
          <w:color w:val="191919"/>
          <w:sz w:val="18"/>
          <w:szCs w:val="18"/>
        </w:rPr>
        <w:t>ear</w:t>
      </w:r>
    </w:p>
    <w:p w:rsidR="0038476F" w:rsidRDefault="001254CF" w:rsidP="0038476F">
      <w:pPr>
        <w:widowControl w:val="0"/>
        <w:tabs>
          <w:tab w:val="left" w:pos="7340"/>
          <w:tab w:val="left" w:pos="8780"/>
        </w:tabs>
        <w:autoSpaceDE w:val="0"/>
        <w:autoSpaceDN w:val="0"/>
        <w:adjustRightInd w:val="0"/>
        <w:spacing w:before="12" w:after="0" w:line="240" w:lineRule="auto"/>
        <w:ind w:left="143"/>
        <w:rPr>
          <w:rFonts w:ascii="Times New Roman" w:hAnsi="Times New Roman"/>
          <w:color w:val="000000"/>
          <w:sz w:val="18"/>
          <w:szCs w:val="18"/>
        </w:rPr>
      </w:pPr>
      <w:r w:rsidRPr="001254CF">
        <w:rPr>
          <w:noProof/>
        </w:rPr>
        <w:pict>
          <v:shape id="Text Box 3796" o:spid="_x0000_s1129" type="#_x0000_t202" style="position:absolute;left:0;text-align:left;margin-left:579.25pt;margin-top:-3pt;width:12pt;height:41.8pt;z-index:-251630592;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" o:allowincell="f" filled="f" stroked="f">
            <v:textbox style="layout-flow:vertical" inset="0,0,0,0">
              <w:txbxContent>
                <w:p w:rsidR="00886238" w:rsidRDefault="00886238" w:rsidP="0038476F">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Business</w:t>
                  </w:r>
                </w:p>
              </w:txbxContent>
            </v:textbox>
            <w10:wrap anchorx="page"/>
          </v:shape>
        </w:pict>
      </w:r>
      <w:r w:rsidR="0038476F">
        <w:rPr>
          <w:rFonts w:ascii="Times New Roman" w:hAnsi="Times New Roman"/>
          <w:color w:val="191919"/>
          <w:sz w:val="18"/>
          <w:szCs w:val="18"/>
        </w:rPr>
        <w:t>Above Core Options</w:t>
      </w:r>
      <w:r w:rsidR="0038476F">
        <w:rPr>
          <w:rFonts w:ascii="Times New Roman" w:hAnsi="Times New Roman"/>
          <w:color w:val="191919"/>
          <w:sz w:val="18"/>
          <w:szCs w:val="18"/>
        </w:rPr>
        <w:tab/>
        <w:t>1</w:t>
      </w:r>
      <w:r w:rsidR="0038476F">
        <w:rPr>
          <w:rFonts w:ascii="Times New Roman" w:hAnsi="Times New Roman"/>
          <w:color w:val="191919"/>
          <w:sz w:val="18"/>
          <w:szCs w:val="18"/>
        </w:rPr>
        <w:tab/>
        <w:t>1</w:t>
      </w:r>
    </w:p>
    <w:p w:rsidR="0038476F" w:rsidRDefault="0038476F" w:rsidP="0038476F">
      <w:pPr>
        <w:widowControl w:val="0"/>
        <w:tabs>
          <w:tab w:val="left" w:pos="7340"/>
        </w:tabs>
        <w:autoSpaceDE w:val="0"/>
        <w:autoSpaceDN w:val="0"/>
        <w:adjustRightInd w:val="0"/>
        <w:spacing w:before="9" w:after="0" w:line="240" w:lineRule="auto"/>
        <w:ind w:left="143"/>
        <w:rPr>
          <w:rFonts w:ascii="Times New Roman" w:hAnsi="Times New Roman"/>
          <w:color w:val="000000"/>
          <w:sz w:val="18"/>
          <w:szCs w:val="18"/>
        </w:rPr>
      </w:pPr>
      <w:r>
        <w:rPr>
          <w:rFonts w:ascii="Times New Roman" w:hAnsi="Times New Roman"/>
          <w:color w:val="191919"/>
          <w:sz w:val="18"/>
          <w:szCs w:val="18"/>
        </w:rPr>
        <w:t>Area C Options: Humanities/Fine</w:t>
      </w:r>
      <w:r>
        <w:rPr>
          <w:rFonts w:ascii="Times New Roman" w:hAnsi="Times New Roman"/>
          <w:color w:val="191919"/>
          <w:spacing w:val="-10"/>
          <w:sz w:val="18"/>
          <w:szCs w:val="18"/>
        </w:rPr>
        <w:t xml:space="preserve"> </w:t>
      </w:r>
      <w:r>
        <w:rPr>
          <w:rFonts w:ascii="Times New Roman" w:hAnsi="Times New Roman"/>
          <w:color w:val="191919"/>
          <w:sz w:val="18"/>
          <w:szCs w:val="18"/>
        </w:rPr>
        <w:t>Arts - Select One</w:t>
      </w:r>
      <w:r>
        <w:rPr>
          <w:rFonts w:ascii="Times New Roman" w:hAnsi="Times New Roman"/>
          <w:color w:val="191919"/>
          <w:sz w:val="18"/>
          <w:szCs w:val="18"/>
        </w:rPr>
        <w:tab/>
        <w:t>3</w:t>
      </w:r>
    </w:p>
    <w:p w:rsidR="0038476F" w:rsidRDefault="0038476F" w:rsidP="0038476F">
      <w:pPr>
        <w:widowControl w:val="0"/>
        <w:tabs>
          <w:tab w:val="left" w:pos="1220"/>
          <w:tab w:val="left" w:pos="2300"/>
        </w:tabs>
        <w:autoSpaceDE w:val="0"/>
        <w:autoSpaceDN w:val="0"/>
        <w:adjustRightInd w:val="0"/>
        <w:spacing w:before="9" w:after="0" w:line="240" w:lineRule="auto"/>
        <w:ind w:left="143"/>
        <w:rPr>
          <w:rFonts w:ascii="Times New Roman" w:hAnsi="Times New Roman"/>
          <w:color w:val="000000"/>
          <w:sz w:val="18"/>
          <w:szCs w:val="18"/>
        </w:rPr>
      </w:pPr>
      <w:r>
        <w:rPr>
          <w:rFonts w:ascii="Times New Roman" w:hAnsi="Times New Roman"/>
          <w:color w:val="191919"/>
          <w:sz w:val="18"/>
          <w:szCs w:val="18"/>
        </w:rPr>
        <w:t>POLS</w:t>
      </w:r>
      <w:r>
        <w:rPr>
          <w:rFonts w:ascii="Times New Roman" w:hAnsi="Times New Roman"/>
          <w:color w:val="191919"/>
          <w:sz w:val="18"/>
          <w:szCs w:val="18"/>
        </w:rPr>
        <w:tab/>
      </w:r>
      <w:r>
        <w:rPr>
          <w:rFonts w:ascii="Times New Roman" w:hAnsi="Times New Roman"/>
          <w:color w:val="191919"/>
          <w:spacing w:val="-7"/>
          <w:sz w:val="18"/>
          <w:szCs w:val="18"/>
        </w:rPr>
        <w:t>1</w:t>
      </w:r>
      <w:r>
        <w:rPr>
          <w:rFonts w:ascii="Times New Roman" w:hAnsi="Times New Roman"/>
          <w:color w:val="191919"/>
          <w:sz w:val="18"/>
          <w:szCs w:val="18"/>
        </w:rPr>
        <w:t>101</w:t>
      </w:r>
      <w:r>
        <w:rPr>
          <w:rFonts w:ascii="Times New Roman" w:hAnsi="Times New Roman"/>
          <w:color w:val="191919"/>
          <w:sz w:val="18"/>
          <w:szCs w:val="18"/>
        </w:rPr>
        <w:tab/>
        <w:t>U.S. &amp; Geo</w:t>
      </w:r>
      <w:r>
        <w:rPr>
          <w:rFonts w:ascii="Times New Roman" w:hAnsi="Times New Roman"/>
          <w:color w:val="191919"/>
          <w:spacing w:val="-3"/>
          <w:sz w:val="18"/>
          <w:szCs w:val="18"/>
        </w:rPr>
        <w:t>r</w:t>
      </w:r>
      <w:r>
        <w:rPr>
          <w:rFonts w:ascii="Times New Roman" w:hAnsi="Times New Roman"/>
          <w:color w:val="191919"/>
          <w:sz w:val="18"/>
          <w:szCs w:val="18"/>
        </w:rPr>
        <w:t>gia Government or</w:t>
      </w:r>
    </w:p>
    <w:p w:rsidR="0038476F" w:rsidRDefault="0038476F" w:rsidP="0038476F">
      <w:pPr>
        <w:widowControl w:val="0"/>
        <w:tabs>
          <w:tab w:val="left" w:pos="1220"/>
          <w:tab w:val="left" w:pos="2300"/>
          <w:tab w:val="left" w:pos="7340"/>
        </w:tabs>
        <w:autoSpaceDE w:val="0"/>
        <w:autoSpaceDN w:val="0"/>
        <w:adjustRightInd w:val="0"/>
        <w:spacing w:before="9" w:after="0" w:line="240" w:lineRule="auto"/>
        <w:ind w:left="143"/>
        <w:rPr>
          <w:rFonts w:ascii="Times New Roman" w:hAnsi="Times New Roman"/>
          <w:color w:val="000000"/>
          <w:sz w:val="18"/>
          <w:szCs w:val="18"/>
        </w:rPr>
      </w:pPr>
      <w:r>
        <w:rPr>
          <w:rFonts w:ascii="Times New Roman" w:hAnsi="Times New Roman"/>
          <w:color w:val="191919"/>
          <w:sz w:val="18"/>
          <w:szCs w:val="18"/>
        </w:rPr>
        <w:t>HONR</w:t>
      </w:r>
      <w:r>
        <w:rPr>
          <w:rFonts w:ascii="Times New Roman" w:hAnsi="Times New Roman"/>
          <w:color w:val="191919"/>
          <w:sz w:val="18"/>
          <w:szCs w:val="18"/>
        </w:rPr>
        <w:tab/>
      </w:r>
      <w:r>
        <w:rPr>
          <w:rFonts w:ascii="Times New Roman" w:hAnsi="Times New Roman"/>
          <w:color w:val="191919"/>
          <w:spacing w:val="-7"/>
          <w:sz w:val="18"/>
          <w:szCs w:val="18"/>
        </w:rPr>
        <w:t>1</w:t>
      </w:r>
      <w:r>
        <w:rPr>
          <w:rFonts w:ascii="Times New Roman" w:hAnsi="Times New Roman"/>
          <w:color w:val="191919"/>
          <w:sz w:val="18"/>
          <w:szCs w:val="18"/>
        </w:rPr>
        <w:t>161</w:t>
      </w:r>
      <w:r>
        <w:rPr>
          <w:rFonts w:ascii="Times New Roman" w:hAnsi="Times New Roman"/>
          <w:color w:val="191919"/>
          <w:sz w:val="18"/>
          <w:szCs w:val="18"/>
        </w:rPr>
        <w:tab/>
        <w:t>Honors</w:t>
      </w:r>
      <w:r>
        <w:rPr>
          <w:rFonts w:ascii="Times New Roman" w:hAnsi="Times New Roman"/>
          <w:color w:val="191919"/>
          <w:spacing w:val="-10"/>
          <w:sz w:val="18"/>
          <w:szCs w:val="18"/>
        </w:rPr>
        <w:t xml:space="preserve"> </w:t>
      </w:r>
      <w:r>
        <w:rPr>
          <w:rFonts w:ascii="Times New Roman" w:hAnsi="Times New Roman"/>
          <w:color w:val="191919"/>
          <w:sz w:val="18"/>
          <w:szCs w:val="18"/>
        </w:rPr>
        <w:t>American Government</w:t>
      </w:r>
      <w:r>
        <w:rPr>
          <w:rFonts w:ascii="Times New Roman" w:hAnsi="Times New Roman"/>
          <w:color w:val="191919"/>
          <w:sz w:val="18"/>
          <w:szCs w:val="18"/>
        </w:rPr>
        <w:tab/>
        <w:t>3</w:t>
      </w:r>
    </w:p>
    <w:p w:rsidR="0038476F" w:rsidRDefault="0038476F" w:rsidP="0038476F">
      <w:pPr>
        <w:widowControl w:val="0"/>
        <w:tabs>
          <w:tab w:val="left" w:pos="7340"/>
          <w:tab w:val="left" w:pos="8780"/>
        </w:tabs>
        <w:autoSpaceDE w:val="0"/>
        <w:autoSpaceDN w:val="0"/>
        <w:adjustRightInd w:val="0"/>
        <w:spacing w:before="9" w:after="0" w:line="240" w:lineRule="auto"/>
        <w:ind w:left="143"/>
        <w:rPr>
          <w:rFonts w:ascii="Times New Roman" w:hAnsi="Times New Roman"/>
          <w:color w:val="000000"/>
          <w:sz w:val="18"/>
          <w:szCs w:val="18"/>
        </w:rPr>
      </w:pPr>
      <w:r>
        <w:rPr>
          <w:rFonts w:ascii="Times New Roman" w:hAnsi="Times New Roman"/>
          <w:color w:val="191919"/>
          <w:sz w:val="18"/>
          <w:szCs w:val="18"/>
        </w:rPr>
        <w:t>Area E Options: Social Science</w:t>
      </w:r>
      <w:r>
        <w:rPr>
          <w:rFonts w:ascii="Times New Roman" w:hAnsi="Times New Roman"/>
          <w:color w:val="191919"/>
          <w:sz w:val="18"/>
          <w:szCs w:val="18"/>
        </w:rPr>
        <w:tab/>
        <w:t>3</w:t>
      </w:r>
      <w:r>
        <w:rPr>
          <w:rFonts w:ascii="Times New Roman" w:hAnsi="Times New Roman"/>
          <w:color w:val="191919"/>
          <w:sz w:val="18"/>
          <w:szCs w:val="18"/>
        </w:rPr>
        <w:tab/>
        <w:t>3</w:t>
      </w:r>
    </w:p>
    <w:p w:rsidR="0038476F" w:rsidRDefault="0038476F" w:rsidP="0038476F">
      <w:pPr>
        <w:widowControl w:val="0"/>
        <w:tabs>
          <w:tab w:val="left" w:pos="1220"/>
          <w:tab w:val="left" w:pos="2300"/>
          <w:tab w:val="left" w:pos="7340"/>
        </w:tabs>
        <w:autoSpaceDE w:val="0"/>
        <w:autoSpaceDN w:val="0"/>
        <w:adjustRightInd w:val="0"/>
        <w:spacing w:before="9" w:after="0" w:line="240" w:lineRule="auto"/>
        <w:ind w:left="143"/>
        <w:rPr>
          <w:rFonts w:ascii="Times New Roman" w:hAnsi="Times New Roman"/>
          <w:color w:val="000000"/>
          <w:sz w:val="18"/>
          <w:szCs w:val="18"/>
        </w:rPr>
      </w:pPr>
      <w:r>
        <w:rPr>
          <w:rFonts w:ascii="Times New Roman" w:hAnsi="Times New Roman"/>
          <w:color w:val="191919"/>
          <w:sz w:val="18"/>
          <w:szCs w:val="18"/>
        </w:rPr>
        <w:t>ACCT</w:t>
      </w:r>
      <w:r>
        <w:rPr>
          <w:rFonts w:ascii="Times New Roman" w:hAnsi="Times New Roman"/>
          <w:color w:val="191919"/>
          <w:sz w:val="18"/>
          <w:szCs w:val="18"/>
        </w:rPr>
        <w:tab/>
        <w:t>2101</w:t>
      </w:r>
      <w:r>
        <w:rPr>
          <w:rFonts w:ascii="Times New Roman" w:hAnsi="Times New Roman"/>
          <w:color w:val="191919"/>
          <w:sz w:val="18"/>
          <w:szCs w:val="18"/>
        </w:rPr>
        <w:tab/>
        <w:t>Principles of</w:t>
      </w:r>
      <w:r>
        <w:rPr>
          <w:rFonts w:ascii="Times New Roman" w:hAnsi="Times New Roman"/>
          <w:color w:val="191919"/>
          <w:spacing w:val="-10"/>
          <w:sz w:val="18"/>
          <w:szCs w:val="18"/>
        </w:rPr>
        <w:t xml:space="preserve"> </w:t>
      </w:r>
      <w:r>
        <w:rPr>
          <w:rFonts w:ascii="Times New Roman" w:hAnsi="Times New Roman"/>
          <w:color w:val="191919"/>
          <w:sz w:val="18"/>
          <w:szCs w:val="18"/>
        </w:rPr>
        <w:t>Accounting I</w:t>
      </w:r>
      <w:r>
        <w:rPr>
          <w:rFonts w:ascii="Times New Roman" w:hAnsi="Times New Roman"/>
          <w:color w:val="191919"/>
          <w:sz w:val="18"/>
          <w:szCs w:val="18"/>
        </w:rPr>
        <w:tab/>
        <w:t>3</w:t>
      </w:r>
    </w:p>
    <w:p w:rsidR="0038476F" w:rsidRDefault="0038476F" w:rsidP="0038476F">
      <w:pPr>
        <w:widowControl w:val="0"/>
        <w:tabs>
          <w:tab w:val="left" w:pos="1220"/>
          <w:tab w:val="left" w:pos="2300"/>
          <w:tab w:val="left" w:pos="7340"/>
        </w:tabs>
        <w:autoSpaceDE w:val="0"/>
        <w:autoSpaceDN w:val="0"/>
        <w:adjustRightInd w:val="0"/>
        <w:spacing w:before="9" w:after="0" w:line="240" w:lineRule="auto"/>
        <w:ind w:left="143"/>
        <w:rPr>
          <w:rFonts w:ascii="Times New Roman" w:hAnsi="Times New Roman"/>
          <w:color w:val="000000"/>
          <w:sz w:val="18"/>
          <w:szCs w:val="18"/>
        </w:rPr>
      </w:pPr>
      <w:r>
        <w:rPr>
          <w:rFonts w:ascii="Times New Roman" w:hAnsi="Times New Roman"/>
          <w:color w:val="191919"/>
          <w:sz w:val="18"/>
          <w:szCs w:val="18"/>
        </w:rPr>
        <w:t>ACCT</w:t>
      </w:r>
      <w:r>
        <w:rPr>
          <w:rFonts w:ascii="Times New Roman" w:hAnsi="Times New Roman"/>
          <w:color w:val="191919"/>
          <w:sz w:val="18"/>
          <w:szCs w:val="18"/>
        </w:rPr>
        <w:tab/>
        <w:t>2102</w:t>
      </w:r>
      <w:r>
        <w:rPr>
          <w:rFonts w:ascii="Times New Roman" w:hAnsi="Times New Roman"/>
          <w:color w:val="191919"/>
          <w:sz w:val="18"/>
          <w:szCs w:val="18"/>
        </w:rPr>
        <w:tab/>
        <w:t>Principles of</w:t>
      </w:r>
      <w:r>
        <w:rPr>
          <w:rFonts w:ascii="Times New Roman" w:hAnsi="Times New Roman"/>
          <w:color w:val="191919"/>
          <w:spacing w:val="-10"/>
          <w:sz w:val="18"/>
          <w:szCs w:val="18"/>
        </w:rPr>
        <w:t xml:space="preserve"> </w:t>
      </w:r>
      <w:r>
        <w:rPr>
          <w:rFonts w:ascii="Times New Roman" w:hAnsi="Times New Roman"/>
          <w:color w:val="191919"/>
          <w:sz w:val="18"/>
          <w:szCs w:val="18"/>
        </w:rPr>
        <w:t>Accounting II</w:t>
      </w:r>
      <w:r>
        <w:rPr>
          <w:rFonts w:ascii="Times New Roman" w:hAnsi="Times New Roman"/>
          <w:color w:val="191919"/>
          <w:sz w:val="18"/>
          <w:szCs w:val="18"/>
        </w:rPr>
        <w:tab/>
        <w:t>3</w:t>
      </w:r>
    </w:p>
    <w:p w:rsidR="0038476F" w:rsidRDefault="0038476F" w:rsidP="0038476F">
      <w:pPr>
        <w:widowControl w:val="0"/>
        <w:tabs>
          <w:tab w:val="left" w:pos="1220"/>
          <w:tab w:val="left" w:pos="2300"/>
          <w:tab w:val="left" w:pos="7340"/>
        </w:tabs>
        <w:autoSpaceDE w:val="0"/>
        <w:autoSpaceDN w:val="0"/>
        <w:adjustRightInd w:val="0"/>
        <w:spacing w:before="9" w:after="0" w:line="240" w:lineRule="auto"/>
        <w:ind w:left="143"/>
        <w:rPr>
          <w:rFonts w:ascii="Times New Roman" w:hAnsi="Times New Roman"/>
          <w:color w:val="000000"/>
          <w:sz w:val="18"/>
          <w:szCs w:val="18"/>
        </w:rPr>
      </w:pPr>
      <w:r>
        <w:rPr>
          <w:rFonts w:ascii="Times New Roman" w:hAnsi="Times New Roman"/>
          <w:color w:val="191919"/>
          <w:sz w:val="18"/>
          <w:szCs w:val="18"/>
        </w:rPr>
        <w:t>ECON</w:t>
      </w:r>
      <w:r>
        <w:rPr>
          <w:rFonts w:ascii="Times New Roman" w:hAnsi="Times New Roman"/>
          <w:color w:val="191919"/>
          <w:sz w:val="18"/>
          <w:szCs w:val="18"/>
        </w:rPr>
        <w:tab/>
        <w:t>2105</w:t>
      </w:r>
      <w:r>
        <w:rPr>
          <w:rFonts w:ascii="Times New Roman" w:hAnsi="Times New Roman"/>
          <w:color w:val="191919"/>
          <w:sz w:val="18"/>
          <w:szCs w:val="18"/>
        </w:rPr>
        <w:tab/>
        <w:t>Principles of Macroeconomics</w:t>
      </w:r>
      <w:r>
        <w:rPr>
          <w:rFonts w:ascii="Times New Roman" w:hAnsi="Times New Roman"/>
          <w:color w:val="191919"/>
          <w:sz w:val="18"/>
          <w:szCs w:val="18"/>
        </w:rPr>
        <w:tab/>
        <w:t>3</w:t>
      </w:r>
    </w:p>
    <w:p w:rsidR="0038476F" w:rsidRDefault="0038476F" w:rsidP="0038476F">
      <w:pPr>
        <w:widowControl w:val="0"/>
        <w:tabs>
          <w:tab w:val="left" w:pos="1220"/>
          <w:tab w:val="left" w:pos="2300"/>
          <w:tab w:val="left" w:pos="7340"/>
        </w:tabs>
        <w:autoSpaceDE w:val="0"/>
        <w:autoSpaceDN w:val="0"/>
        <w:adjustRightInd w:val="0"/>
        <w:spacing w:before="9" w:after="0" w:line="240" w:lineRule="auto"/>
        <w:ind w:left="143"/>
        <w:rPr>
          <w:rFonts w:ascii="Times New Roman" w:hAnsi="Times New Roman"/>
          <w:color w:val="000000"/>
          <w:sz w:val="18"/>
          <w:szCs w:val="18"/>
        </w:rPr>
      </w:pPr>
      <w:r>
        <w:rPr>
          <w:rFonts w:ascii="Times New Roman" w:hAnsi="Times New Roman"/>
          <w:color w:val="191919"/>
          <w:sz w:val="18"/>
          <w:szCs w:val="18"/>
        </w:rPr>
        <w:t>BISE</w:t>
      </w:r>
      <w:r>
        <w:rPr>
          <w:rFonts w:ascii="Times New Roman" w:hAnsi="Times New Roman"/>
          <w:color w:val="191919"/>
          <w:sz w:val="18"/>
          <w:szCs w:val="18"/>
        </w:rPr>
        <w:tab/>
        <w:t>2010</w:t>
      </w:r>
      <w:r>
        <w:rPr>
          <w:rFonts w:ascii="Times New Roman" w:hAnsi="Times New Roman"/>
          <w:color w:val="191919"/>
          <w:sz w:val="18"/>
          <w:szCs w:val="18"/>
        </w:rPr>
        <w:tab/>
        <w:t>Fundamentals of Computer</w:t>
      </w:r>
      <w:r>
        <w:rPr>
          <w:rFonts w:ascii="Times New Roman" w:hAnsi="Times New Roman"/>
          <w:color w:val="191919"/>
          <w:spacing w:val="-10"/>
          <w:sz w:val="18"/>
          <w:szCs w:val="18"/>
        </w:rPr>
        <w:t xml:space="preserve"> </w:t>
      </w:r>
      <w:r>
        <w:rPr>
          <w:rFonts w:ascii="Times New Roman" w:hAnsi="Times New Roman"/>
          <w:color w:val="191919"/>
          <w:sz w:val="18"/>
          <w:szCs w:val="18"/>
        </w:rPr>
        <w:t>Applications</w:t>
      </w:r>
      <w:r>
        <w:rPr>
          <w:rFonts w:ascii="Times New Roman" w:hAnsi="Times New Roman"/>
          <w:color w:val="191919"/>
          <w:sz w:val="18"/>
          <w:szCs w:val="18"/>
        </w:rPr>
        <w:tab/>
        <w:t>3</w:t>
      </w:r>
    </w:p>
    <w:p w:rsidR="0038476F" w:rsidRDefault="0038476F" w:rsidP="0038476F">
      <w:pPr>
        <w:widowControl w:val="0"/>
        <w:tabs>
          <w:tab w:val="left" w:pos="1220"/>
          <w:tab w:val="left" w:pos="2300"/>
          <w:tab w:val="left" w:pos="7340"/>
        </w:tabs>
        <w:autoSpaceDE w:val="0"/>
        <w:autoSpaceDN w:val="0"/>
        <w:adjustRightInd w:val="0"/>
        <w:spacing w:before="9" w:after="0" w:line="240" w:lineRule="auto"/>
        <w:ind w:left="143"/>
        <w:rPr>
          <w:rFonts w:ascii="Times New Roman" w:hAnsi="Times New Roman"/>
          <w:color w:val="000000"/>
          <w:sz w:val="18"/>
          <w:szCs w:val="18"/>
        </w:rPr>
      </w:pPr>
      <w:r>
        <w:rPr>
          <w:rFonts w:ascii="Times New Roman" w:hAnsi="Times New Roman"/>
          <w:color w:val="191919"/>
          <w:sz w:val="18"/>
          <w:szCs w:val="18"/>
        </w:rPr>
        <w:t>BISE</w:t>
      </w:r>
      <w:r>
        <w:rPr>
          <w:rFonts w:ascii="Times New Roman" w:hAnsi="Times New Roman"/>
          <w:color w:val="191919"/>
          <w:sz w:val="18"/>
          <w:szCs w:val="18"/>
        </w:rPr>
        <w:tab/>
        <w:t>2040</w:t>
      </w:r>
      <w:r>
        <w:rPr>
          <w:rFonts w:ascii="Times New Roman" w:hAnsi="Times New Roman"/>
          <w:color w:val="191919"/>
          <w:sz w:val="18"/>
          <w:szCs w:val="18"/>
        </w:rPr>
        <w:tab/>
        <w:t>Communication for Management</w:t>
      </w:r>
      <w:r>
        <w:rPr>
          <w:rFonts w:ascii="Times New Roman" w:hAnsi="Times New Roman"/>
          <w:color w:val="191919"/>
          <w:sz w:val="18"/>
          <w:szCs w:val="18"/>
        </w:rPr>
        <w:tab/>
        <w:t>3</w:t>
      </w:r>
    </w:p>
    <w:p w:rsidR="0038476F" w:rsidRDefault="0038476F" w:rsidP="0038476F">
      <w:pPr>
        <w:widowControl w:val="0"/>
        <w:tabs>
          <w:tab w:val="left" w:pos="1220"/>
          <w:tab w:val="left" w:pos="2300"/>
          <w:tab w:val="left" w:pos="7340"/>
        </w:tabs>
        <w:autoSpaceDE w:val="0"/>
        <w:autoSpaceDN w:val="0"/>
        <w:adjustRightInd w:val="0"/>
        <w:spacing w:before="9" w:after="0" w:line="240" w:lineRule="auto"/>
        <w:ind w:left="143"/>
        <w:rPr>
          <w:rFonts w:ascii="Times New Roman" w:hAnsi="Times New Roman"/>
          <w:color w:val="000000"/>
          <w:sz w:val="18"/>
          <w:szCs w:val="18"/>
        </w:rPr>
      </w:pPr>
      <w:r>
        <w:rPr>
          <w:rFonts w:ascii="Times New Roman" w:hAnsi="Times New Roman"/>
          <w:color w:val="191919"/>
          <w:sz w:val="18"/>
          <w:szCs w:val="18"/>
        </w:rPr>
        <w:t>ECON</w:t>
      </w:r>
      <w:r>
        <w:rPr>
          <w:rFonts w:ascii="Times New Roman" w:hAnsi="Times New Roman"/>
          <w:color w:val="191919"/>
          <w:sz w:val="18"/>
          <w:szCs w:val="18"/>
        </w:rPr>
        <w:tab/>
        <w:t>2106</w:t>
      </w:r>
      <w:r>
        <w:rPr>
          <w:rFonts w:ascii="Times New Roman" w:hAnsi="Times New Roman"/>
          <w:color w:val="191919"/>
          <w:sz w:val="18"/>
          <w:szCs w:val="18"/>
        </w:rPr>
        <w:tab/>
        <w:t>Principles of Microeconomics</w:t>
      </w:r>
      <w:r>
        <w:rPr>
          <w:rFonts w:ascii="Times New Roman" w:hAnsi="Times New Roman"/>
          <w:color w:val="191919"/>
          <w:sz w:val="18"/>
          <w:szCs w:val="18"/>
        </w:rPr>
        <w:tab/>
        <w:t>3</w:t>
      </w:r>
    </w:p>
    <w:p w:rsidR="0038476F" w:rsidRDefault="0038476F" w:rsidP="0038476F">
      <w:pPr>
        <w:widowControl w:val="0"/>
        <w:tabs>
          <w:tab w:val="left" w:pos="7340"/>
          <w:tab w:val="left" w:pos="8780"/>
        </w:tabs>
        <w:autoSpaceDE w:val="0"/>
        <w:autoSpaceDN w:val="0"/>
        <w:adjustRightInd w:val="0"/>
        <w:spacing w:before="6" w:after="0" w:line="240" w:lineRule="auto"/>
        <w:ind w:left="143"/>
        <w:rPr>
          <w:rFonts w:ascii="Times New Roman" w:hAnsi="Times New Roman"/>
          <w:color w:val="000000"/>
          <w:sz w:val="18"/>
          <w:szCs w:val="18"/>
        </w:rPr>
      </w:pPr>
      <w:r>
        <w:rPr>
          <w:rFonts w:ascii="Times New Roman" w:hAnsi="Times New Roman"/>
          <w:b/>
          <w:bCs/>
          <w:color w:val="191919"/>
          <w:spacing w:val="-17"/>
          <w:sz w:val="18"/>
          <w:szCs w:val="18"/>
        </w:rPr>
        <w:t>T</w:t>
      </w:r>
      <w:r>
        <w:rPr>
          <w:rFonts w:ascii="Times New Roman" w:hAnsi="Times New Roman"/>
          <w:b/>
          <w:bCs/>
          <w:color w:val="191919"/>
          <w:sz w:val="18"/>
          <w:szCs w:val="18"/>
        </w:rPr>
        <w:t>otal</w:t>
      </w:r>
      <w:r>
        <w:rPr>
          <w:rFonts w:ascii="Times New Roman" w:hAnsi="Times New Roman"/>
          <w:b/>
          <w:bCs/>
          <w:color w:val="191919"/>
          <w:sz w:val="18"/>
          <w:szCs w:val="18"/>
        </w:rPr>
        <w:tab/>
        <w:t>16</w:t>
      </w:r>
      <w:r>
        <w:rPr>
          <w:rFonts w:ascii="Times New Roman" w:hAnsi="Times New Roman"/>
          <w:b/>
          <w:bCs/>
          <w:color w:val="191919"/>
          <w:sz w:val="18"/>
          <w:szCs w:val="18"/>
        </w:rPr>
        <w:tab/>
        <w:t>16</w:t>
      </w:r>
    </w:p>
    <w:p w:rsidR="0038476F" w:rsidRDefault="0038476F" w:rsidP="0038476F">
      <w:pPr>
        <w:widowControl w:val="0"/>
        <w:autoSpaceDE w:val="0"/>
        <w:autoSpaceDN w:val="0"/>
        <w:adjustRightInd w:val="0"/>
        <w:spacing w:before="5" w:after="0" w:line="220" w:lineRule="exact"/>
        <w:rPr>
          <w:rFonts w:ascii="Times New Roman" w:hAnsi="Times New Roman"/>
          <w:color w:val="000000"/>
        </w:rPr>
      </w:pPr>
    </w:p>
    <w:p w:rsidR="0038476F" w:rsidRDefault="0038476F" w:rsidP="0038476F">
      <w:pPr>
        <w:widowControl w:val="0"/>
        <w:autoSpaceDE w:val="0"/>
        <w:autoSpaceDN w:val="0"/>
        <w:adjustRightInd w:val="0"/>
        <w:spacing w:after="0" w:line="240" w:lineRule="auto"/>
        <w:ind w:left="143"/>
        <w:rPr>
          <w:rFonts w:ascii="Times New Roman" w:hAnsi="Times New Roman"/>
          <w:color w:val="000000"/>
          <w:sz w:val="18"/>
          <w:szCs w:val="18"/>
        </w:rPr>
      </w:pPr>
      <w:r>
        <w:rPr>
          <w:rFonts w:ascii="Times New Roman" w:hAnsi="Times New Roman"/>
          <w:b/>
          <w:bCs/>
          <w:color w:val="191919"/>
          <w:sz w:val="18"/>
          <w:szCs w:val="18"/>
        </w:rPr>
        <w:t>Junior</w:t>
      </w:r>
      <w:r>
        <w:rPr>
          <w:rFonts w:ascii="Times New Roman" w:hAnsi="Times New Roman"/>
          <w:b/>
          <w:bCs/>
          <w:color w:val="191919"/>
          <w:spacing w:val="-10"/>
          <w:sz w:val="18"/>
          <w:szCs w:val="18"/>
        </w:rPr>
        <w:t xml:space="preserve"> </w:t>
      </w:r>
      <w:r>
        <w:rPr>
          <w:rFonts w:ascii="Times New Roman" w:hAnsi="Times New Roman"/>
          <w:b/>
          <w:bCs/>
          <w:color w:val="191919"/>
          <w:spacing w:val="-20"/>
          <w:sz w:val="18"/>
          <w:szCs w:val="18"/>
        </w:rPr>
        <w:t>Y</w:t>
      </w:r>
      <w:r>
        <w:rPr>
          <w:rFonts w:ascii="Times New Roman" w:hAnsi="Times New Roman"/>
          <w:b/>
          <w:bCs/>
          <w:color w:val="191919"/>
          <w:sz w:val="18"/>
          <w:szCs w:val="18"/>
        </w:rPr>
        <w:t>ear</w:t>
      </w:r>
    </w:p>
    <w:p w:rsidR="0038476F" w:rsidRDefault="0038476F" w:rsidP="0038476F">
      <w:pPr>
        <w:widowControl w:val="0"/>
        <w:tabs>
          <w:tab w:val="left" w:pos="1220"/>
          <w:tab w:val="left" w:pos="2300"/>
          <w:tab w:val="left" w:pos="7340"/>
        </w:tabs>
        <w:autoSpaceDE w:val="0"/>
        <w:autoSpaceDN w:val="0"/>
        <w:adjustRightInd w:val="0"/>
        <w:spacing w:before="12" w:after="0" w:line="240" w:lineRule="auto"/>
        <w:ind w:left="143"/>
        <w:rPr>
          <w:rFonts w:ascii="Times New Roman" w:hAnsi="Times New Roman"/>
          <w:color w:val="000000"/>
          <w:sz w:val="18"/>
          <w:szCs w:val="18"/>
        </w:rPr>
      </w:pPr>
      <w:r>
        <w:rPr>
          <w:rFonts w:ascii="Times New Roman" w:hAnsi="Times New Roman"/>
          <w:color w:val="191919"/>
          <w:sz w:val="18"/>
          <w:szCs w:val="18"/>
        </w:rPr>
        <w:t>BUSA</w:t>
      </w:r>
      <w:r>
        <w:rPr>
          <w:rFonts w:ascii="Times New Roman" w:hAnsi="Times New Roman"/>
          <w:color w:val="191919"/>
          <w:sz w:val="18"/>
          <w:szCs w:val="18"/>
        </w:rPr>
        <w:tab/>
        <w:t>3100</w:t>
      </w:r>
      <w:r>
        <w:rPr>
          <w:rFonts w:ascii="Times New Roman" w:hAnsi="Times New Roman"/>
          <w:color w:val="191919"/>
          <w:sz w:val="18"/>
          <w:szCs w:val="18"/>
        </w:rPr>
        <w:tab/>
        <w:t>Business Internship I</w:t>
      </w:r>
      <w:r>
        <w:rPr>
          <w:rFonts w:ascii="Times New Roman" w:hAnsi="Times New Roman"/>
          <w:color w:val="191919"/>
          <w:sz w:val="18"/>
          <w:szCs w:val="18"/>
        </w:rPr>
        <w:tab/>
        <w:t>3</w:t>
      </w:r>
    </w:p>
    <w:p w:rsidR="0038476F" w:rsidRDefault="0038476F" w:rsidP="0038476F">
      <w:pPr>
        <w:widowControl w:val="0"/>
        <w:tabs>
          <w:tab w:val="left" w:pos="1220"/>
          <w:tab w:val="left" w:pos="2300"/>
          <w:tab w:val="left" w:pos="7340"/>
        </w:tabs>
        <w:autoSpaceDE w:val="0"/>
        <w:autoSpaceDN w:val="0"/>
        <w:adjustRightInd w:val="0"/>
        <w:spacing w:before="9" w:after="0" w:line="240" w:lineRule="auto"/>
        <w:ind w:left="143"/>
        <w:rPr>
          <w:rFonts w:ascii="Times New Roman" w:hAnsi="Times New Roman"/>
          <w:color w:val="000000"/>
          <w:sz w:val="18"/>
          <w:szCs w:val="18"/>
        </w:rPr>
      </w:pPr>
      <w:r>
        <w:rPr>
          <w:rFonts w:ascii="Times New Roman" w:hAnsi="Times New Roman"/>
          <w:color w:val="191919"/>
          <w:sz w:val="18"/>
          <w:szCs w:val="18"/>
        </w:rPr>
        <w:t>MGMT</w:t>
      </w:r>
      <w:r>
        <w:rPr>
          <w:rFonts w:ascii="Times New Roman" w:hAnsi="Times New Roman"/>
          <w:color w:val="191919"/>
          <w:sz w:val="18"/>
          <w:szCs w:val="18"/>
        </w:rPr>
        <w:tab/>
        <w:t>4205</w:t>
      </w:r>
      <w:r>
        <w:rPr>
          <w:rFonts w:ascii="Times New Roman" w:hAnsi="Times New Roman"/>
          <w:color w:val="191919"/>
          <w:sz w:val="18"/>
          <w:szCs w:val="18"/>
        </w:rPr>
        <w:tab/>
        <w:t>Management Information Systems</w:t>
      </w:r>
      <w:r>
        <w:rPr>
          <w:rFonts w:ascii="Times New Roman" w:hAnsi="Times New Roman"/>
          <w:color w:val="191919"/>
          <w:sz w:val="18"/>
          <w:szCs w:val="18"/>
        </w:rPr>
        <w:tab/>
        <w:t>3</w:t>
      </w:r>
    </w:p>
    <w:p w:rsidR="0038476F" w:rsidRDefault="0038476F" w:rsidP="0038476F">
      <w:pPr>
        <w:widowControl w:val="0"/>
        <w:tabs>
          <w:tab w:val="left" w:pos="1220"/>
          <w:tab w:val="left" w:pos="2300"/>
          <w:tab w:val="left" w:pos="7340"/>
        </w:tabs>
        <w:autoSpaceDE w:val="0"/>
        <w:autoSpaceDN w:val="0"/>
        <w:adjustRightInd w:val="0"/>
        <w:spacing w:before="9" w:after="0" w:line="240" w:lineRule="auto"/>
        <w:ind w:left="143"/>
        <w:rPr>
          <w:rFonts w:ascii="Times New Roman" w:hAnsi="Times New Roman"/>
          <w:color w:val="000000"/>
          <w:sz w:val="18"/>
          <w:szCs w:val="18"/>
        </w:rPr>
      </w:pPr>
      <w:r>
        <w:rPr>
          <w:rFonts w:ascii="Times New Roman" w:hAnsi="Times New Roman"/>
          <w:color w:val="191919"/>
          <w:sz w:val="18"/>
          <w:szCs w:val="18"/>
        </w:rPr>
        <w:t>MKTG</w:t>
      </w:r>
      <w:r>
        <w:rPr>
          <w:rFonts w:ascii="Times New Roman" w:hAnsi="Times New Roman"/>
          <w:color w:val="191919"/>
          <w:sz w:val="18"/>
          <w:szCs w:val="18"/>
        </w:rPr>
        <w:tab/>
        <w:t>3120</w:t>
      </w:r>
      <w:r>
        <w:rPr>
          <w:rFonts w:ascii="Times New Roman" w:hAnsi="Times New Roman"/>
          <w:color w:val="191919"/>
          <w:sz w:val="18"/>
          <w:szCs w:val="18"/>
        </w:rPr>
        <w:tab/>
        <w:t>Principles of Marketing</w:t>
      </w:r>
      <w:r>
        <w:rPr>
          <w:rFonts w:ascii="Times New Roman" w:hAnsi="Times New Roman"/>
          <w:color w:val="191919"/>
          <w:sz w:val="18"/>
          <w:szCs w:val="18"/>
        </w:rPr>
        <w:tab/>
        <w:t>3</w:t>
      </w:r>
    </w:p>
    <w:p w:rsidR="0038476F" w:rsidRDefault="0038476F" w:rsidP="0038476F">
      <w:pPr>
        <w:widowControl w:val="0"/>
        <w:tabs>
          <w:tab w:val="left" w:pos="1220"/>
          <w:tab w:val="left" w:pos="2300"/>
          <w:tab w:val="left" w:pos="7340"/>
        </w:tabs>
        <w:autoSpaceDE w:val="0"/>
        <w:autoSpaceDN w:val="0"/>
        <w:adjustRightInd w:val="0"/>
        <w:spacing w:before="9" w:after="0" w:line="240" w:lineRule="auto"/>
        <w:ind w:left="143"/>
        <w:rPr>
          <w:rFonts w:ascii="Times New Roman" w:hAnsi="Times New Roman"/>
          <w:color w:val="000000"/>
          <w:sz w:val="18"/>
          <w:szCs w:val="18"/>
        </w:rPr>
      </w:pPr>
      <w:r>
        <w:rPr>
          <w:rFonts w:ascii="Times New Roman" w:hAnsi="Times New Roman"/>
          <w:color w:val="191919"/>
          <w:sz w:val="18"/>
          <w:szCs w:val="18"/>
        </w:rPr>
        <w:t>ECON</w:t>
      </w:r>
      <w:r>
        <w:rPr>
          <w:rFonts w:ascii="Times New Roman" w:hAnsi="Times New Roman"/>
          <w:color w:val="191919"/>
          <w:sz w:val="18"/>
          <w:szCs w:val="18"/>
        </w:rPr>
        <w:tab/>
        <w:t>3205</w:t>
      </w:r>
      <w:r>
        <w:rPr>
          <w:rFonts w:ascii="Times New Roman" w:hAnsi="Times New Roman"/>
          <w:color w:val="191919"/>
          <w:sz w:val="18"/>
          <w:szCs w:val="18"/>
        </w:rPr>
        <w:tab/>
        <w:t>Economics and Business Statistics</w:t>
      </w:r>
      <w:r>
        <w:rPr>
          <w:rFonts w:ascii="Times New Roman" w:hAnsi="Times New Roman"/>
          <w:color w:val="191919"/>
          <w:sz w:val="18"/>
          <w:szCs w:val="18"/>
        </w:rPr>
        <w:tab/>
        <w:t>3</w:t>
      </w:r>
    </w:p>
    <w:p w:rsidR="0038476F" w:rsidRDefault="0038476F" w:rsidP="0038476F">
      <w:pPr>
        <w:widowControl w:val="0"/>
        <w:tabs>
          <w:tab w:val="left" w:pos="1220"/>
          <w:tab w:val="left" w:pos="2300"/>
          <w:tab w:val="left" w:pos="7340"/>
        </w:tabs>
        <w:autoSpaceDE w:val="0"/>
        <w:autoSpaceDN w:val="0"/>
        <w:adjustRightInd w:val="0"/>
        <w:spacing w:before="9" w:after="0" w:line="240" w:lineRule="auto"/>
        <w:ind w:left="143"/>
        <w:rPr>
          <w:rFonts w:ascii="Times New Roman" w:hAnsi="Times New Roman"/>
          <w:color w:val="000000"/>
          <w:sz w:val="18"/>
          <w:szCs w:val="18"/>
        </w:rPr>
      </w:pPr>
      <w:r>
        <w:rPr>
          <w:rFonts w:ascii="Times New Roman" w:hAnsi="Times New Roman"/>
          <w:color w:val="191919"/>
          <w:sz w:val="18"/>
          <w:szCs w:val="18"/>
        </w:rPr>
        <w:t>FINC</w:t>
      </w:r>
      <w:r>
        <w:rPr>
          <w:rFonts w:ascii="Times New Roman" w:hAnsi="Times New Roman"/>
          <w:color w:val="191919"/>
          <w:sz w:val="18"/>
          <w:szCs w:val="18"/>
        </w:rPr>
        <w:tab/>
        <w:t>3105</w:t>
      </w:r>
      <w:r>
        <w:rPr>
          <w:rFonts w:ascii="Times New Roman" w:hAnsi="Times New Roman"/>
          <w:color w:val="191919"/>
          <w:sz w:val="18"/>
          <w:szCs w:val="18"/>
        </w:rPr>
        <w:tab/>
        <w:t>Foundations of Financial Management</w:t>
      </w:r>
      <w:r>
        <w:rPr>
          <w:rFonts w:ascii="Times New Roman" w:hAnsi="Times New Roman"/>
          <w:color w:val="191919"/>
          <w:sz w:val="18"/>
          <w:szCs w:val="18"/>
        </w:rPr>
        <w:tab/>
        <w:t>3</w:t>
      </w:r>
    </w:p>
    <w:p w:rsidR="0038476F" w:rsidRDefault="0038476F" w:rsidP="0038476F">
      <w:pPr>
        <w:widowControl w:val="0"/>
        <w:tabs>
          <w:tab w:val="left" w:pos="1220"/>
          <w:tab w:val="left" w:pos="2300"/>
          <w:tab w:val="left" w:pos="7340"/>
        </w:tabs>
        <w:autoSpaceDE w:val="0"/>
        <w:autoSpaceDN w:val="0"/>
        <w:adjustRightInd w:val="0"/>
        <w:spacing w:before="9" w:after="0" w:line="240" w:lineRule="auto"/>
        <w:ind w:left="143"/>
        <w:rPr>
          <w:rFonts w:ascii="Times New Roman" w:hAnsi="Times New Roman"/>
          <w:color w:val="000000"/>
          <w:sz w:val="18"/>
          <w:szCs w:val="18"/>
        </w:rPr>
      </w:pPr>
      <w:r>
        <w:rPr>
          <w:rFonts w:ascii="Times New Roman" w:hAnsi="Times New Roman"/>
          <w:color w:val="191919"/>
          <w:sz w:val="18"/>
          <w:szCs w:val="18"/>
        </w:rPr>
        <w:t>MGMT</w:t>
      </w:r>
      <w:r>
        <w:rPr>
          <w:rFonts w:ascii="Times New Roman" w:hAnsi="Times New Roman"/>
          <w:color w:val="191919"/>
          <w:sz w:val="18"/>
          <w:szCs w:val="18"/>
        </w:rPr>
        <w:tab/>
        <w:t>3105</w:t>
      </w:r>
      <w:r>
        <w:rPr>
          <w:rFonts w:ascii="Times New Roman" w:hAnsi="Times New Roman"/>
          <w:color w:val="191919"/>
          <w:sz w:val="18"/>
          <w:szCs w:val="18"/>
        </w:rPr>
        <w:tab/>
        <w:t>Legal Environment of Business</w:t>
      </w:r>
      <w:r>
        <w:rPr>
          <w:rFonts w:ascii="Times New Roman" w:hAnsi="Times New Roman"/>
          <w:color w:val="191919"/>
          <w:sz w:val="18"/>
          <w:szCs w:val="18"/>
        </w:rPr>
        <w:tab/>
        <w:t>3</w:t>
      </w:r>
    </w:p>
    <w:p w:rsidR="0038476F" w:rsidRDefault="0038476F" w:rsidP="0038476F">
      <w:pPr>
        <w:widowControl w:val="0"/>
        <w:tabs>
          <w:tab w:val="left" w:pos="1220"/>
          <w:tab w:val="left" w:pos="2300"/>
          <w:tab w:val="left" w:pos="7340"/>
        </w:tabs>
        <w:autoSpaceDE w:val="0"/>
        <w:autoSpaceDN w:val="0"/>
        <w:adjustRightInd w:val="0"/>
        <w:spacing w:before="9" w:after="0" w:line="240" w:lineRule="auto"/>
        <w:ind w:left="143"/>
        <w:rPr>
          <w:rFonts w:ascii="Times New Roman" w:hAnsi="Times New Roman"/>
          <w:color w:val="000000"/>
          <w:sz w:val="18"/>
          <w:szCs w:val="18"/>
        </w:rPr>
      </w:pPr>
      <w:r>
        <w:rPr>
          <w:rFonts w:ascii="Times New Roman" w:hAnsi="Times New Roman"/>
          <w:color w:val="191919"/>
          <w:sz w:val="18"/>
          <w:szCs w:val="18"/>
        </w:rPr>
        <w:t>MGMT</w:t>
      </w:r>
      <w:r>
        <w:rPr>
          <w:rFonts w:ascii="Times New Roman" w:hAnsi="Times New Roman"/>
          <w:color w:val="191919"/>
          <w:sz w:val="18"/>
          <w:szCs w:val="18"/>
        </w:rPr>
        <w:tab/>
        <w:t>3106</w:t>
      </w:r>
      <w:r>
        <w:rPr>
          <w:rFonts w:ascii="Times New Roman" w:hAnsi="Times New Roman"/>
          <w:color w:val="191919"/>
          <w:sz w:val="18"/>
          <w:szCs w:val="18"/>
        </w:rPr>
        <w:tab/>
        <w:t>Mgt. Science and Operations Mgt.</w:t>
      </w:r>
      <w:r>
        <w:rPr>
          <w:rFonts w:ascii="Times New Roman" w:hAnsi="Times New Roman"/>
          <w:color w:val="191919"/>
          <w:sz w:val="18"/>
          <w:szCs w:val="18"/>
        </w:rPr>
        <w:tab/>
        <w:t>3</w:t>
      </w:r>
    </w:p>
    <w:p w:rsidR="0038476F" w:rsidRDefault="0038476F" w:rsidP="0038476F">
      <w:pPr>
        <w:widowControl w:val="0"/>
        <w:tabs>
          <w:tab w:val="left" w:pos="7340"/>
        </w:tabs>
        <w:autoSpaceDE w:val="0"/>
        <w:autoSpaceDN w:val="0"/>
        <w:adjustRightInd w:val="0"/>
        <w:spacing w:before="9" w:after="0" w:line="240" w:lineRule="auto"/>
        <w:ind w:left="143"/>
        <w:rPr>
          <w:rFonts w:ascii="Times New Roman" w:hAnsi="Times New Roman"/>
          <w:color w:val="000000"/>
          <w:sz w:val="18"/>
          <w:szCs w:val="18"/>
        </w:rPr>
      </w:pPr>
      <w:r>
        <w:rPr>
          <w:rFonts w:ascii="Times New Roman" w:hAnsi="Times New Roman"/>
          <w:color w:val="191919"/>
          <w:sz w:val="18"/>
          <w:szCs w:val="18"/>
        </w:rPr>
        <w:t>Area E Options: Social Science</w:t>
      </w:r>
      <w:r>
        <w:rPr>
          <w:rFonts w:ascii="Times New Roman" w:hAnsi="Times New Roman"/>
          <w:color w:val="191919"/>
          <w:sz w:val="18"/>
          <w:szCs w:val="18"/>
        </w:rPr>
        <w:tab/>
        <w:t>3</w:t>
      </w:r>
    </w:p>
    <w:p w:rsidR="0038476F" w:rsidRDefault="0038476F" w:rsidP="0038476F">
      <w:pPr>
        <w:widowControl w:val="0"/>
        <w:tabs>
          <w:tab w:val="left" w:pos="1220"/>
          <w:tab w:val="left" w:pos="2300"/>
          <w:tab w:val="left" w:pos="7340"/>
        </w:tabs>
        <w:autoSpaceDE w:val="0"/>
        <w:autoSpaceDN w:val="0"/>
        <w:adjustRightInd w:val="0"/>
        <w:spacing w:before="9" w:after="0" w:line="240" w:lineRule="auto"/>
        <w:ind w:left="143"/>
        <w:rPr>
          <w:rFonts w:ascii="Times New Roman" w:hAnsi="Times New Roman"/>
          <w:color w:val="000000"/>
          <w:sz w:val="18"/>
          <w:szCs w:val="18"/>
        </w:rPr>
      </w:pPr>
      <w:r>
        <w:rPr>
          <w:rFonts w:ascii="Times New Roman" w:hAnsi="Times New Roman"/>
          <w:color w:val="191919"/>
          <w:sz w:val="18"/>
          <w:szCs w:val="18"/>
        </w:rPr>
        <w:t>MGMT</w:t>
      </w:r>
      <w:r>
        <w:rPr>
          <w:rFonts w:ascii="Times New Roman" w:hAnsi="Times New Roman"/>
          <w:color w:val="191919"/>
          <w:sz w:val="18"/>
          <w:szCs w:val="18"/>
        </w:rPr>
        <w:tab/>
        <w:t>4125</w:t>
      </w:r>
      <w:r>
        <w:rPr>
          <w:rFonts w:ascii="Times New Roman" w:hAnsi="Times New Roman"/>
          <w:color w:val="191919"/>
          <w:sz w:val="18"/>
          <w:szCs w:val="18"/>
        </w:rPr>
        <w:tab/>
        <w:t>Human Resource Management</w:t>
      </w:r>
      <w:r>
        <w:rPr>
          <w:rFonts w:ascii="Times New Roman" w:hAnsi="Times New Roman"/>
          <w:color w:val="191919"/>
          <w:sz w:val="18"/>
          <w:szCs w:val="18"/>
        </w:rPr>
        <w:tab/>
        <w:t>3</w:t>
      </w:r>
    </w:p>
    <w:p w:rsidR="0038476F" w:rsidRDefault="0038476F" w:rsidP="0038476F">
      <w:pPr>
        <w:widowControl w:val="0"/>
        <w:tabs>
          <w:tab w:val="left" w:pos="1220"/>
          <w:tab w:val="left" w:pos="2300"/>
          <w:tab w:val="left" w:pos="7340"/>
        </w:tabs>
        <w:autoSpaceDE w:val="0"/>
        <w:autoSpaceDN w:val="0"/>
        <w:adjustRightInd w:val="0"/>
        <w:spacing w:before="9" w:after="0" w:line="240" w:lineRule="auto"/>
        <w:ind w:left="143"/>
        <w:rPr>
          <w:rFonts w:ascii="Times New Roman" w:hAnsi="Times New Roman"/>
          <w:color w:val="000000"/>
          <w:sz w:val="18"/>
          <w:szCs w:val="18"/>
        </w:rPr>
      </w:pPr>
      <w:r>
        <w:rPr>
          <w:rFonts w:ascii="Times New Roman" w:hAnsi="Times New Roman"/>
          <w:color w:val="191919"/>
          <w:sz w:val="18"/>
          <w:szCs w:val="18"/>
        </w:rPr>
        <w:t>ACCT</w:t>
      </w:r>
      <w:r>
        <w:rPr>
          <w:rFonts w:ascii="Times New Roman" w:hAnsi="Times New Roman"/>
          <w:color w:val="191919"/>
          <w:sz w:val="18"/>
          <w:szCs w:val="18"/>
        </w:rPr>
        <w:tab/>
        <w:t>3101</w:t>
      </w:r>
      <w:r>
        <w:rPr>
          <w:rFonts w:ascii="Times New Roman" w:hAnsi="Times New Roman"/>
          <w:color w:val="191919"/>
          <w:sz w:val="18"/>
          <w:szCs w:val="18"/>
        </w:rPr>
        <w:tab/>
        <w:t>Intermediate</w:t>
      </w:r>
      <w:r>
        <w:rPr>
          <w:rFonts w:ascii="Times New Roman" w:hAnsi="Times New Roman"/>
          <w:color w:val="191919"/>
          <w:spacing w:val="-10"/>
          <w:sz w:val="18"/>
          <w:szCs w:val="18"/>
        </w:rPr>
        <w:t xml:space="preserve"> </w:t>
      </w:r>
      <w:r>
        <w:rPr>
          <w:rFonts w:ascii="Times New Roman" w:hAnsi="Times New Roman"/>
          <w:color w:val="191919"/>
          <w:sz w:val="18"/>
          <w:szCs w:val="18"/>
        </w:rPr>
        <w:t>Accounting I</w:t>
      </w:r>
      <w:r>
        <w:rPr>
          <w:rFonts w:ascii="Times New Roman" w:hAnsi="Times New Roman"/>
          <w:color w:val="191919"/>
          <w:sz w:val="18"/>
          <w:szCs w:val="18"/>
        </w:rPr>
        <w:tab/>
        <w:t>3</w:t>
      </w:r>
    </w:p>
    <w:p w:rsidR="0038476F" w:rsidRDefault="0038476F" w:rsidP="0038476F">
      <w:pPr>
        <w:widowControl w:val="0"/>
        <w:tabs>
          <w:tab w:val="left" w:pos="1220"/>
          <w:tab w:val="left" w:pos="2300"/>
          <w:tab w:val="left" w:pos="7340"/>
        </w:tabs>
        <w:autoSpaceDE w:val="0"/>
        <w:autoSpaceDN w:val="0"/>
        <w:adjustRightInd w:val="0"/>
        <w:spacing w:before="9" w:after="0" w:line="240" w:lineRule="auto"/>
        <w:ind w:left="143"/>
        <w:rPr>
          <w:rFonts w:ascii="Times New Roman" w:hAnsi="Times New Roman"/>
          <w:color w:val="000000"/>
          <w:sz w:val="18"/>
          <w:szCs w:val="18"/>
        </w:rPr>
      </w:pPr>
      <w:r>
        <w:rPr>
          <w:rFonts w:ascii="Times New Roman" w:hAnsi="Times New Roman"/>
          <w:color w:val="191919"/>
          <w:sz w:val="18"/>
          <w:szCs w:val="18"/>
        </w:rPr>
        <w:t>ACCT</w:t>
      </w:r>
      <w:r>
        <w:rPr>
          <w:rFonts w:ascii="Times New Roman" w:hAnsi="Times New Roman"/>
          <w:color w:val="191919"/>
          <w:sz w:val="18"/>
          <w:szCs w:val="18"/>
        </w:rPr>
        <w:tab/>
        <w:t>3102</w:t>
      </w:r>
      <w:r>
        <w:rPr>
          <w:rFonts w:ascii="Times New Roman" w:hAnsi="Times New Roman"/>
          <w:color w:val="191919"/>
          <w:sz w:val="18"/>
          <w:szCs w:val="18"/>
        </w:rPr>
        <w:tab/>
        <w:t>Intermediate</w:t>
      </w:r>
      <w:r>
        <w:rPr>
          <w:rFonts w:ascii="Times New Roman" w:hAnsi="Times New Roman"/>
          <w:color w:val="191919"/>
          <w:spacing w:val="-10"/>
          <w:sz w:val="18"/>
          <w:szCs w:val="18"/>
        </w:rPr>
        <w:t xml:space="preserve"> </w:t>
      </w:r>
      <w:r>
        <w:rPr>
          <w:rFonts w:ascii="Times New Roman" w:hAnsi="Times New Roman"/>
          <w:color w:val="191919"/>
          <w:sz w:val="18"/>
          <w:szCs w:val="18"/>
        </w:rPr>
        <w:t>Accounting II</w:t>
      </w:r>
      <w:r>
        <w:rPr>
          <w:rFonts w:ascii="Times New Roman" w:hAnsi="Times New Roman"/>
          <w:color w:val="191919"/>
          <w:sz w:val="18"/>
          <w:szCs w:val="18"/>
        </w:rPr>
        <w:tab/>
        <w:t>3</w:t>
      </w:r>
    </w:p>
    <w:p w:rsidR="0038476F" w:rsidRDefault="0038476F" w:rsidP="0038476F">
      <w:pPr>
        <w:widowControl w:val="0"/>
        <w:tabs>
          <w:tab w:val="left" w:pos="7340"/>
          <w:tab w:val="left" w:pos="8780"/>
        </w:tabs>
        <w:autoSpaceDE w:val="0"/>
        <w:autoSpaceDN w:val="0"/>
        <w:adjustRightInd w:val="0"/>
        <w:spacing w:before="6" w:after="0" w:line="240" w:lineRule="auto"/>
        <w:ind w:left="143"/>
        <w:rPr>
          <w:rFonts w:ascii="Times New Roman" w:hAnsi="Times New Roman"/>
          <w:color w:val="000000"/>
          <w:sz w:val="18"/>
          <w:szCs w:val="18"/>
        </w:rPr>
      </w:pPr>
      <w:r>
        <w:rPr>
          <w:rFonts w:ascii="Times New Roman" w:hAnsi="Times New Roman"/>
          <w:b/>
          <w:bCs/>
          <w:color w:val="191919"/>
          <w:spacing w:val="-17"/>
          <w:sz w:val="18"/>
          <w:szCs w:val="18"/>
        </w:rPr>
        <w:t>T</w:t>
      </w:r>
      <w:r>
        <w:rPr>
          <w:rFonts w:ascii="Times New Roman" w:hAnsi="Times New Roman"/>
          <w:b/>
          <w:bCs/>
          <w:color w:val="191919"/>
          <w:sz w:val="18"/>
          <w:szCs w:val="18"/>
        </w:rPr>
        <w:t>otal</w:t>
      </w:r>
      <w:r>
        <w:rPr>
          <w:rFonts w:ascii="Times New Roman" w:hAnsi="Times New Roman"/>
          <w:b/>
          <w:bCs/>
          <w:color w:val="191919"/>
          <w:sz w:val="18"/>
          <w:szCs w:val="18"/>
        </w:rPr>
        <w:tab/>
        <w:t>15</w:t>
      </w:r>
      <w:r>
        <w:rPr>
          <w:rFonts w:ascii="Times New Roman" w:hAnsi="Times New Roman"/>
          <w:b/>
          <w:bCs/>
          <w:color w:val="191919"/>
          <w:sz w:val="18"/>
          <w:szCs w:val="18"/>
        </w:rPr>
        <w:tab/>
        <w:t>18</w:t>
      </w:r>
    </w:p>
    <w:p w:rsidR="0038476F" w:rsidRDefault="0038476F" w:rsidP="0038476F">
      <w:pPr>
        <w:widowControl w:val="0"/>
        <w:autoSpaceDE w:val="0"/>
        <w:autoSpaceDN w:val="0"/>
        <w:adjustRightInd w:val="0"/>
        <w:spacing w:before="5" w:after="0" w:line="220" w:lineRule="exact"/>
        <w:rPr>
          <w:rFonts w:ascii="Times New Roman" w:hAnsi="Times New Roman"/>
          <w:color w:val="000000"/>
        </w:rPr>
      </w:pPr>
    </w:p>
    <w:p w:rsidR="0038476F" w:rsidRDefault="0038476F" w:rsidP="0038476F">
      <w:pPr>
        <w:widowControl w:val="0"/>
        <w:autoSpaceDE w:val="0"/>
        <w:autoSpaceDN w:val="0"/>
        <w:adjustRightInd w:val="0"/>
        <w:spacing w:after="0" w:line="240" w:lineRule="auto"/>
        <w:ind w:left="143"/>
        <w:rPr>
          <w:rFonts w:ascii="Times New Roman" w:hAnsi="Times New Roman"/>
          <w:color w:val="000000"/>
          <w:sz w:val="18"/>
          <w:szCs w:val="18"/>
        </w:rPr>
      </w:pPr>
      <w:r>
        <w:rPr>
          <w:rFonts w:ascii="Times New Roman" w:hAnsi="Times New Roman"/>
          <w:b/>
          <w:bCs/>
          <w:color w:val="191919"/>
          <w:sz w:val="18"/>
          <w:szCs w:val="18"/>
        </w:rPr>
        <w:t>Senior</w:t>
      </w:r>
      <w:r>
        <w:rPr>
          <w:rFonts w:ascii="Times New Roman" w:hAnsi="Times New Roman"/>
          <w:b/>
          <w:bCs/>
          <w:color w:val="191919"/>
          <w:spacing w:val="-10"/>
          <w:sz w:val="18"/>
          <w:szCs w:val="18"/>
        </w:rPr>
        <w:t xml:space="preserve"> </w:t>
      </w:r>
      <w:r>
        <w:rPr>
          <w:rFonts w:ascii="Times New Roman" w:hAnsi="Times New Roman"/>
          <w:b/>
          <w:bCs/>
          <w:color w:val="191919"/>
          <w:spacing w:val="-20"/>
          <w:sz w:val="18"/>
          <w:szCs w:val="18"/>
        </w:rPr>
        <w:t>Y</w:t>
      </w:r>
      <w:r>
        <w:rPr>
          <w:rFonts w:ascii="Times New Roman" w:hAnsi="Times New Roman"/>
          <w:b/>
          <w:bCs/>
          <w:color w:val="191919"/>
          <w:sz w:val="18"/>
          <w:szCs w:val="18"/>
        </w:rPr>
        <w:t>ear</w:t>
      </w:r>
    </w:p>
    <w:p w:rsidR="0038476F" w:rsidRDefault="0038476F" w:rsidP="0038476F">
      <w:pPr>
        <w:widowControl w:val="0"/>
        <w:tabs>
          <w:tab w:val="left" w:pos="1220"/>
          <w:tab w:val="left" w:pos="2300"/>
          <w:tab w:val="left" w:pos="7340"/>
        </w:tabs>
        <w:autoSpaceDE w:val="0"/>
        <w:autoSpaceDN w:val="0"/>
        <w:adjustRightInd w:val="0"/>
        <w:spacing w:before="12" w:after="0" w:line="240" w:lineRule="auto"/>
        <w:ind w:left="143"/>
        <w:rPr>
          <w:rFonts w:ascii="Times New Roman" w:hAnsi="Times New Roman"/>
          <w:color w:val="000000"/>
          <w:sz w:val="18"/>
          <w:szCs w:val="18"/>
        </w:rPr>
      </w:pPr>
      <w:r>
        <w:rPr>
          <w:rFonts w:ascii="Times New Roman" w:hAnsi="Times New Roman"/>
          <w:color w:val="191919"/>
          <w:sz w:val="18"/>
          <w:szCs w:val="18"/>
        </w:rPr>
        <w:t>MGMT</w:t>
      </w:r>
      <w:r>
        <w:rPr>
          <w:rFonts w:ascii="Times New Roman" w:hAnsi="Times New Roman"/>
          <w:color w:val="191919"/>
          <w:sz w:val="18"/>
          <w:szCs w:val="18"/>
        </w:rPr>
        <w:tab/>
        <w:t>4</w:t>
      </w:r>
      <w:r>
        <w:rPr>
          <w:rFonts w:ascii="Times New Roman" w:hAnsi="Times New Roman"/>
          <w:color w:val="191919"/>
          <w:spacing w:val="-7"/>
          <w:sz w:val="18"/>
          <w:szCs w:val="18"/>
        </w:rPr>
        <w:t>1</w:t>
      </w:r>
      <w:r>
        <w:rPr>
          <w:rFonts w:ascii="Times New Roman" w:hAnsi="Times New Roman"/>
          <w:color w:val="191919"/>
          <w:sz w:val="18"/>
          <w:szCs w:val="18"/>
        </w:rPr>
        <w:t>10</w:t>
      </w:r>
      <w:r>
        <w:rPr>
          <w:rFonts w:ascii="Times New Roman" w:hAnsi="Times New Roman"/>
          <w:color w:val="191919"/>
          <w:sz w:val="18"/>
          <w:szCs w:val="18"/>
        </w:rPr>
        <w:tab/>
        <w:t>O</w:t>
      </w:r>
      <w:r>
        <w:rPr>
          <w:rFonts w:ascii="Times New Roman" w:hAnsi="Times New Roman"/>
          <w:color w:val="191919"/>
          <w:spacing w:val="-3"/>
          <w:sz w:val="18"/>
          <w:szCs w:val="18"/>
        </w:rPr>
        <w:t>r</w:t>
      </w:r>
      <w:r>
        <w:rPr>
          <w:rFonts w:ascii="Times New Roman" w:hAnsi="Times New Roman"/>
          <w:color w:val="191919"/>
          <w:sz w:val="18"/>
          <w:szCs w:val="18"/>
        </w:rPr>
        <w:t>ganizational Behavior</w:t>
      </w:r>
      <w:r>
        <w:rPr>
          <w:rFonts w:ascii="Times New Roman" w:hAnsi="Times New Roman"/>
          <w:color w:val="191919"/>
          <w:sz w:val="18"/>
          <w:szCs w:val="18"/>
        </w:rPr>
        <w:tab/>
        <w:t>3</w:t>
      </w:r>
    </w:p>
    <w:p w:rsidR="0038476F" w:rsidRDefault="0038476F" w:rsidP="0038476F">
      <w:pPr>
        <w:widowControl w:val="0"/>
        <w:tabs>
          <w:tab w:val="left" w:pos="1220"/>
          <w:tab w:val="left" w:pos="2300"/>
          <w:tab w:val="left" w:pos="7340"/>
        </w:tabs>
        <w:autoSpaceDE w:val="0"/>
        <w:autoSpaceDN w:val="0"/>
        <w:adjustRightInd w:val="0"/>
        <w:spacing w:before="9" w:after="0" w:line="240" w:lineRule="auto"/>
        <w:ind w:left="143"/>
        <w:rPr>
          <w:rFonts w:ascii="Times New Roman" w:hAnsi="Times New Roman"/>
          <w:color w:val="000000"/>
          <w:sz w:val="18"/>
          <w:szCs w:val="18"/>
        </w:rPr>
      </w:pPr>
      <w:r>
        <w:rPr>
          <w:rFonts w:ascii="Times New Roman" w:hAnsi="Times New Roman"/>
          <w:color w:val="191919"/>
          <w:sz w:val="18"/>
          <w:szCs w:val="18"/>
        </w:rPr>
        <w:t>BUSA</w:t>
      </w:r>
      <w:r>
        <w:rPr>
          <w:rFonts w:ascii="Times New Roman" w:hAnsi="Times New Roman"/>
          <w:color w:val="191919"/>
          <w:sz w:val="18"/>
          <w:szCs w:val="18"/>
        </w:rPr>
        <w:tab/>
        <w:t>4105</w:t>
      </w:r>
      <w:r>
        <w:rPr>
          <w:rFonts w:ascii="Times New Roman" w:hAnsi="Times New Roman"/>
          <w:color w:val="191919"/>
          <w:sz w:val="18"/>
          <w:szCs w:val="18"/>
        </w:rPr>
        <w:tab/>
        <w:t>International Business</w:t>
      </w:r>
      <w:r>
        <w:rPr>
          <w:rFonts w:ascii="Times New Roman" w:hAnsi="Times New Roman"/>
          <w:color w:val="191919"/>
          <w:sz w:val="18"/>
          <w:szCs w:val="18"/>
        </w:rPr>
        <w:tab/>
        <w:t>3</w:t>
      </w:r>
    </w:p>
    <w:p w:rsidR="0038476F" w:rsidRDefault="0038476F" w:rsidP="0038476F">
      <w:pPr>
        <w:widowControl w:val="0"/>
        <w:tabs>
          <w:tab w:val="left" w:pos="1220"/>
          <w:tab w:val="left" w:pos="2300"/>
          <w:tab w:val="left" w:pos="7340"/>
        </w:tabs>
        <w:autoSpaceDE w:val="0"/>
        <w:autoSpaceDN w:val="0"/>
        <w:adjustRightInd w:val="0"/>
        <w:spacing w:before="9" w:after="0" w:line="240" w:lineRule="auto"/>
        <w:ind w:left="143"/>
        <w:rPr>
          <w:rFonts w:ascii="Times New Roman" w:hAnsi="Times New Roman"/>
          <w:color w:val="000000"/>
          <w:sz w:val="18"/>
          <w:szCs w:val="18"/>
        </w:rPr>
      </w:pPr>
      <w:r>
        <w:rPr>
          <w:rFonts w:ascii="Times New Roman" w:hAnsi="Times New Roman"/>
          <w:color w:val="191919"/>
          <w:sz w:val="18"/>
          <w:szCs w:val="18"/>
        </w:rPr>
        <w:t>ACCT</w:t>
      </w:r>
      <w:r>
        <w:rPr>
          <w:rFonts w:ascii="Times New Roman" w:hAnsi="Times New Roman"/>
          <w:color w:val="191919"/>
          <w:sz w:val="18"/>
          <w:szCs w:val="18"/>
        </w:rPr>
        <w:tab/>
        <w:t>4101</w:t>
      </w:r>
      <w:r>
        <w:rPr>
          <w:rFonts w:ascii="Times New Roman" w:hAnsi="Times New Roman"/>
          <w:color w:val="191919"/>
          <w:sz w:val="18"/>
          <w:szCs w:val="18"/>
        </w:rPr>
        <w:tab/>
        <w:t>Cost</w:t>
      </w:r>
      <w:r>
        <w:rPr>
          <w:rFonts w:ascii="Times New Roman" w:hAnsi="Times New Roman"/>
          <w:color w:val="191919"/>
          <w:spacing w:val="-10"/>
          <w:sz w:val="18"/>
          <w:szCs w:val="18"/>
        </w:rPr>
        <w:t xml:space="preserve"> </w:t>
      </w:r>
      <w:r>
        <w:rPr>
          <w:rFonts w:ascii="Times New Roman" w:hAnsi="Times New Roman"/>
          <w:color w:val="191919"/>
          <w:sz w:val="18"/>
          <w:szCs w:val="18"/>
        </w:rPr>
        <w:t>Accounting I</w:t>
      </w:r>
      <w:r>
        <w:rPr>
          <w:rFonts w:ascii="Times New Roman" w:hAnsi="Times New Roman"/>
          <w:color w:val="191919"/>
          <w:sz w:val="18"/>
          <w:szCs w:val="18"/>
        </w:rPr>
        <w:tab/>
        <w:t>3</w:t>
      </w:r>
    </w:p>
    <w:p w:rsidR="0038476F" w:rsidRDefault="0038476F" w:rsidP="0038476F">
      <w:pPr>
        <w:widowControl w:val="0"/>
        <w:tabs>
          <w:tab w:val="left" w:pos="1220"/>
          <w:tab w:val="left" w:pos="2300"/>
          <w:tab w:val="left" w:pos="7340"/>
        </w:tabs>
        <w:autoSpaceDE w:val="0"/>
        <w:autoSpaceDN w:val="0"/>
        <w:adjustRightInd w:val="0"/>
        <w:spacing w:before="9" w:after="0" w:line="240" w:lineRule="auto"/>
        <w:ind w:left="143"/>
        <w:rPr>
          <w:rFonts w:ascii="Times New Roman" w:hAnsi="Times New Roman"/>
          <w:color w:val="000000"/>
          <w:sz w:val="18"/>
          <w:szCs w:val="18"/>
        </w:rPr>
      </w:pPr>
      <w:r>
        <w:rPr>
          <w:rFonts w:ascii="Times New Roman" w:hAnsi="Times New Roman"/>
          <w:color w:val="191919"/>
          <w:sz w:val="18"/>
          <w:szCs w:val="18"/>
        </w:rPr>
        <w:t>ACCT</w:t>
      </w:r>
      <w:r>
        <w:rPr>
          <w:rFonts w:ascii="Times New Roman" w:hAnsi="Times New Roman"/>
          <w:color w:val="191919"/>
          <w:sz w:val="18"/>
          <w:szCs w:val="18"/>
        </w:rPr>
        <w:tab/>
        <w:t>4</w:t>
      </w:r>
      <w:r>
        <w:rPr>
          <w:rFonts w:ascii="Times New Roman" w:hAnsi="Times New Roman"/>
          <w:color w:val="191919"/>
          <w:spacing w:val="-7"/>
          <w:sz w:val="18"/>
          <w:szCs w:val="18"/>
        </w:rPr>
        <w:t>11</w:t>
      </w:r>
      <w:r>
        <w:rPr>
          <w:rFonts w:ascii="Times New Roman" w:hAnsi="Times New Roman"/>
          <w:color w:val="191919"/>
          <w:sz w:val="18"/>
          <w:szCs w:val="18"/>
        </w:rPr>
        <w:t>1</w:t>
      </w:r>
      <w:r>
        <w:rPr>
          <w:rFonts w:ascii="Times New Roman" w:hAnsi="Times New Roman"/>
          <w:color w:val="191919"/>
          <w:sz w:val="18"/>
          <w:szCs w:val="18"/>
        </w:rPr>
        <w:tab/>
        <w:t>Auditing I</w:t>
      </w:r>
      <w:r>
        <w:rPr>
          <w:rFonts w:ascii="Times New Roman" w:hAnsi="Times New Roman"/>
          <w:color w:val="191919"/>
          <w:sz w:val="18"/>
          <w:szCs w:val="18"/>
        </w:rPr>
        <w:tab/>
        <w:t>3</w:t>
      </w:r>
    </w:p>
    <w:p w:rsidR="0038476F" w:rsidRDefault="0038476F" w:rsidP="0038476F">
      <w:pPr>
        <w:widowControl w:val="0"/>
        <w:tabs>
          <w:tab w:val="left" w:pos="1220"/>
          <w:tab w:val="left" w:pos="2300"/>
          <w:tab w:val="left" w:pos="7340"/>
        </w:tabs>
        <w:autoSpaceDE w:val="0"/>
        <w:autoSpaceDN w:val="0"/>
        <w:adjustRightInd w:val="0"/>
        <w:spacing w:before="9" w:after="0" w:line="240" w:lineRule="auto"/>
        <w:ind w:left="143"/>
        <w:rPr>
          <w:rFonts w:ascii="Times New Roman" w:hAnsi="Times New Roman"/>
          <w:color w:val="000000"/>
          <w:sz w:val="18"/>
          <w:szCs w:val="18"/>
        </w:rPr>
      </w:pPr>
      <w:r>
        <w:rPr>
          <w:rFonts w:ascii="Times New Roman" w:hAnsi="Times New Roman"/>
          <w:color w:val="191919"/>
          <w:sz w:val="18"/>
          <w:szCs w:val="18"/>
        </w:rPr>
        <w:t>ACCT</w:t>
      </w:r>
      <w:r>
        <w:rPr>
          <w:rFonts w:ascii="Times New Roman" w:hAnsi="Times New Roman"/>
          <w:color w:val="191919"/>
          <w:sz w:val="18"/>
          <w:szCs w:val="18"/>
        </w:rPr>
        <w:tab/>
        <w:t>4121</w:t>
      </w:r>
      <w:r>
        <w:rPr>
          <w:rFonts w:ascii="Times New Roman" w:hAnsi="Times New Roman"/>
          <w:color w:val="191919"/>
          <w:sz w:val="18"/>
          <w:szCs w:val="18"/>
        </w:rPr>
        <w:tab/>
      </w:r>
      <w:r>
        <w:rPr>
          <w:rFonts w:ascii="Times New Roman" w:hAnsi="Times New Roman"/>
          <w:color w:val="191919"/>
          <w:spacing w:val="-13"/>
          <w:sz w:val="18"/>
          <w:szCs w:val="18"/>
        </w:rPr>
        <w:t>T</w:t>
      </w:r>
      <w:r>
        <w:rPr>
          <w:rFonts w:ascii="Times New Roman" w:hAnsi="Times New Roman"/>
          <w:color w:val="191919"/>
          <w:sz w:val="18"/>
          <w:szCs w:val="18"/>
        </w:rPr>
        <w:t>ax</w:t>
      </w:r>
      <w:r>
        <w:rPr>
          <w:rFonts w:ascii="Times New Roman" w:hAnsi="Times New Roman"/>
          <w:color w:val="191919"/>
          <w:spacing w:val="-10"/>
          <w:sz w:val="18"/>
          <w:szCs w:val="18"/>
        </w:rPr>
        <w:t xml:space="preserve"> </w:t>
      </w:r>
      <w:r>
        <w:rPr>
          <w:rFonts w:ascii="Times New Roman" w:hAnsi="Times New Roman"/>
          <w:color w:val="191919"/>
          <w:sz w:val="18"/>
          <w:szCs w:val="18"/>
        </w:rPr>
        <w:t>Accounting I</w:t>
      </w:r>
      <w:r>
        <w:rPr>
          <w:rFonts w:ascii="Times New Roman" w:hAnsi="Times New Roman"/>
          <w:color w:val="191919"/>
          <w:sz w:val="18"/>
          <w:szCs w:val="18"/>
        </w:rPr>
        <w:tab/>
        <w:t>3</w:t>
      </w:r>
    </w:p>
    <w:p w:rsidR="0038476F" w:rsidRDefault="0038476F" w:rsidP="0038476F">
      <w:pPr>
        <w:widowControl w:val="0"/>
        <w:tabs>
          <w:tab w:val="left" w:pos="1220"/>
          <w:tab w:val="left" w:pos="2300"/>
          <w:tab w:val="left" w:pos="7340"/>
        </w:tabs>
        <w:autoSpaceDE w:val="0"/>
        <w:autoSpaceDN w:val="0"/>
        <w:adjustRightInd w:val="0"/>
        <w:spacing w:before="9" w:after="0" w:line="240" w:lineRule="auto"/>
        <w:ind w:left="143"/>
        <w:rPr>
          <w:rFonts w:ascii="Times New Roman" w:hAnsi="Times New Roman"/>
          <w:color w:val="000000"/>
          <w:sz w:val="18"/>
          <w:szCs w:val="18"/>
        </w:rPr>
      </w:pPr>
      <w:r>
        <w:rPr>
          <w:rFonts w:ascii="Times New Roman" w:hAnsi="Times New Roman"/>
          <w:color w:val="191919"/>
          <w:sz w:val="18"/>
          <w:szCs w:val="18"/>
        </w:rPr>
        <w:t>ACCT</w:t>
      </w:r>
      <w:r>
        <w:rPr>
          <w:rFonts w:ascii="Times New Roman" w:hAnsi="Times New Roman"/>
          <w:color w:val="191919"/>
          <w:sz w:val="18"/>
          <w:szCs w:val="18"/>
        </w:rPr>
        <w:tab/>
        <w:t>4205</w:t>
      </w:r>
      <w:r>
        <w:rPr>
          <w:rFonts w:ascii="Times New Roman" w:hAnsi="Times New Roman"/>
          <w:color w:val="191919"/>
          <w:sz w:val="18"/>
          <w:szCs w:val="18"/>
        </w:rPr>
        <w:tab/>
        <w:t>Accounting Information Systems</w:t>
      </w:r>
      <w:r>
        <w:rPr>
          <w:rFonts w:ascii="Times New Roman" w:hAnsi="Times New Roman"/>
          <w:color w:val="191919"/>
          <w:sz w:val="18"/>
          <w:szCs w:val="18"/>
        </w:rPr>
        <w:tab/>
        <w:t>3</w:t>
      </w:r>
    </w:p>
    <w:p w:rsidR="0038476F" w:rsidRDefault="0038476F" w:rsidP="0038476F">
      <w:pPr>
        <w:widowControl w:val="0"/>
        <w:tabs>
          <w:tab w:val="left" w:pos="7340"/>
        </w:tabs>
        <w:autoSpaceDE w:val="0"/>
        <w:autoSpaceDN w:val="0"/>
        <w:adjustRightInd w:val="0"/>
        <w:spacing w:before="9" w:after="0" w:line="240" w:lineRule="auto"/>
        <w:ind w:left="143"/>
        <w:rPr>
          <w:rFonts w:ascii="Times New Roman" w:hAnsi="Times New Roman"/>
          <w:color w:val="000000"/>
          <w:sz w:val="18"/>
          <w:szCs w:val="18"/>
        </w:rPr>
      </w:pPr>
      <w:r>
        <w:rPr>
          <w:rFonts w:ascii="Times New Roman" w:hAnsi="Times New Roman"/>
          <w:color w:val="191919"/>
          <w:sz w:val="18"/>
          <w:szCs w:val="18"/>
        </w:rPr>
        <w:t>Area H: Elective Business Elective (3000/4000 Bus. Course)</w:t>
      </w:r>
      <w:r>
        <w:rPr>
          <w:rFonts w:ascii="Times New Roman" w:hAnsi="Times New Roman"/>
          <w:color w:val="191919"/>
          <w:sz w:val="18"/>
          <w:szCs w:val="18"/>
        </w:rPr>
        <w:tab/>
        <w:t>3</w:t>
      </w:r>
    </w:p>
    <w:p w:rsidR="0038476F" w:rsidRDefault="0038476F" w:rsidP="0038476F">
      <w:pPr>
        <w:widowControl w:val="0"/>
        <w:tabs>
          <w:tab w:val="left" w:pos="7340"/>
        </w:tabs>
        <w:autoSpaceDE w:val="0"/>
        <w:autoSpaceDN w:val="0"/>
        <w:adjustRightInd w:val="0"/>
        <w:spacing w:before="9" w:after="0" w:line="240" w:lineRule="auto"/>
        <w:ind w:left="143"/>
        <w:rPr>
          <w:rFonts w:ascii="Times New Roman" w:hAnsi="Times New Roman"/>
          <w:color w:val="000000"/>
          <w:sz w:val="18"/>
          <w:szCs w:val="18"/>
        </w:rPr>
      </w:pPr>
      <w:r>
        <w:rPr>
          <w:rFonts w:ascii="Times New Roman" w:hAnsi="Times New Roman"/>
          <w:color w:val="191919"/>
          <w:sz w:val="18"/>
          <w:szCs w:val="18"/>
        </w:rPr>
        <w:t>Area H: Elective Non-Bus. Elect. (See Checksheet for Courses)</w:t>
      </w:r>
      <w:r>
        <w:rPr>
          <w:rFonts w:ascii="Times New Roman" w:hAnsi="Times New Roman"/>
          <w:color w:val="191919"/>
          <w:sz w:val="18"/>
          <w:szCs w:val="18"/>
        </w:rPr>
        <w:tab/>
        <w:t>3</w:t>
      </w:r>
    </w:p>
    <w:tbl>
      <w:tblPr>
        <w:tblW w:w="0" w:type="auto"/>
        <w:tblInd w:w="103" w:type="dxa"/>
        <w:tblLayout w:type="fixed"/>
        <w:tblCellMar>
          <w:left w:w="0" w:type="dxa"/>
          <w:right w:w="0" w:type="dxa"/>
        </w:tblCellMar>
        <w:tblLook w:val="0000"/>
      </w:tblPr>
      <w:tblGrid>
        <w:gridCol w:w="859"/>
        <w:gridCol w:w="980"/>
        <w:gridCol w:w="3453"/>
        <w:gridCol w:w="2758"/>
        <w:gridCol w:w="850"/>
      </w:tblGrid>
      <w:tr w:rsidR="0038476F" w:rsidRPr="007A7452" w:rsidTr="00886238">
        <w:trPr>
          <w:trHeight w:hRule="exact" w:val="232"/>
        </w:trPr>
        <w:tc>
          <w:tcPr>
            <w:tcW w:w="859" w:type="dxa"/>
            <w:tcBorders>
              <w:top w:val="nil"/>
              <w:left w:val="nil"/>
              <w:bottom w:val="nil"/>
              <w:right w:val="nil"/>
            </w:tcBorders>
          </w:tcPr>
          <w:p w:rsidR="0038476F" w:rsidRPr="007A7452" w:rsidRDefault="0038476F" w:rsidP="00886238">
            <w:pPr>
              <w:widowControl w:val="0"/>
              <w:autoSpaceDE w:val="0"/>
              <w:autoSpaceDN w:val="0"/>
              <w:adjustRightInd w:val="0"/>
              <w:spacing w:before="6" w:after="0" w:line="240" w:lineRule="auto"/>
              <w:ind w:left="40"/>
              <w:rPr>
                <w:rFonts w:ascii="Times New Roman" w:hAnsi="Times New Roman"/>
                <w:sz w:val="24"/>
                <w:szCs w:val="24"/>
              </w:rPr>
            </w:pPr>
            <w:r w:rsidRPr="007A7452">
              <w:rPr>
                <w:rFonts w:ascii="Times New Roman" w:hAnsi="Times New Roman"/>
                <w:color w:val="191919"/>
                <w:sz w:val="18"/>
                <w:szCs w:val="18"/>
              </w:rPr>
              <w:t>MGMT</w:t>
            </w:r>
          </w:p>
        </w:tc>
        <w:tc>
          <w:tcPr>
            <w:tcW w:w="980" w:type="dxa"/>
            <w:tcBorders>
              <w:top w:val="nil"/>
              <w:left w:val="nil"/>
              <w:bottom w:val="nil"/>
              <w:right w:val="nil"/>
            </w:tcBorders>
          </w:tcPr>
          <w:p w:rsidR="0038476F" w:rsidRPr="007A7452" w:rsidRDefault="0038476F" w:rsidP="00886238">
            <w:pPr>
              <w:widowControl w:val="0"/>
              <w:autoSpaceDE w:val="0"/>
              <w:autoSpaceDN w:val="0"/>
              <w:adjustRightInd w:val="0"/>
              <w:spacing w:before="6" w:after="0" w:line="240" w:lineRule="auto"/>
              <w:ind w:left="260"/>
              <w:rPr>
                <w:rFonts w:ascii="Times New Roman" w:hAnsi="Times New Roman"/>
                <w:sz w:val="24"/>
                <w:szCs w:val="24"/>
              </w:rPr>
            </w:pPr>
            <w:r w:rsidRPr="007A7452">
              <w:rPr>
                <w:rFonts w:ascii="Times New Roman" w:hAnsi="Times New Roman"/>
                <w:color w:val="191919"/>
                <w:sz w:val="18"/>
                <w:szCs w:val="18"/>
              </w:rPr>
              <w:t>4199</w:t>
            </w:r>
          </w:p>
        </w:tc>
        <w:tc>
          <w:tcPr>
            <w:tcW w:w="3453" w:type="dxa"/>
            <w:tcBorders>
              <w:top w:val="nil"/>
              <w:left w:val="nil"/>
              <w:bottom w:val="nil"/>
              <w:right w:val="nil"/>
            </w:tcBorders>
          </w:tcPr>
          <w:p w:rsidR="0038476F" w:rsidRPr="007A7452" w:rsidRDefault="0038476F" w:rsidP="00886238">
            <w:pPr>
              <w:widowControl w:val="0"/>
              <w:autoSpaceDE w:val="0"/>
              <w:autoSpaceDN w:val="0"/>
              <w:adjustRightInd w:val="0"/>
              <w:spacing w:before="6" w:after="0" w:line="240" w:lineRule="auto"/>
              <w:ind w:left="360"/>
              <w:rPr>
                <w:rFonts w:ascii="Times New Roman" w:hAnsi="Times New Roman"/>
                <w:sz w:val="24"/>
                <w:szCs w:val="24"/>
              </w:rPr>
            </w:pPr>
            <w:r w:rsidRPr="007A7452">
              <w:rPr>
                <w:rFonts w:ascii="Times New Roman" w:hAnsi="Times New Roman"/>
                <w:color w:val="191919"/>
                <w:sz w:val="18"/>
                <w:szCs w:val="18"/>
              </w:rPr>
              <w:t>Business Policy</w:t>
            </w:r>
          </w:p>
        </w:tc>
        <w:tc>
          <w:tcPr>
            <w:tcW w:w="2758" w:type="dxa"/>
            <w:tcBorders>
              <w:top w:val="nil"/>
              <w:left w:val="nil"/>
              <w:bottom w:val="nil"/>
              <w:right w:val="nil"/>
            </w:tcBorders>
          </w:tcPr>
          <w:p w:rsidR="0038476F" w:rsidRPr="007A7452" w:rsidRDefault="0038476F" w:rsidP="00886238">
            <w:pPr>
              <w:widowControl w:val="0"/>
              <w:autoSpaceDE w:val="0"/>
              <w:autoSpaceDN w:val="0"/>
              <w:adjustRightInd w:val="0"/>
              <w:spacing w:before="6" w:after="0" w:line="240" w:lineRule="auto"/>
              <w:ind w:right="720"/>
              <w:jc w:val="right"/>
              <w:rPr>
                <w:rFonts w:ascii="Times New Roman" w:hAnsi="Times New Roman"/>
                <w:sz w:val="24"/>
                <w:szCs w:val="24"/>
              </w:rPr>
            </w:pPr>
            <w:r w:rsidRPr="007A7452">
              <w:rPr>
                <w:rFonts w:ascii="Times New Roman" w:hAnsi="Times New Roman"/>
                <w:color w:val="191919"/>
                <w:sz w:val="18"/>
                <w:szCs w:val="18"/>
              </w:rPr>
              <w:t>3</w:t>
            </w:r>
          </w:p>
        </w:tc>
        <w:tc>
          <w:tcPr>
            <w:tcW w:w="850"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96"/>
        </w:trPr>
        <w:tc>
          <w:tcPr>
            <w:tcW w:w="859" w:type="dxa"/>
            <w:tcBorders>
              <w:top w:val="nil"/>
              <w:left w:val="nil"/>
              <w:bottom w:val="nil"/>
              <w:right w:val="nil"/>
            </w:tcBorders>
          </w:tcPr>
          <w:p w:rsidR="0038476F" w:rsidRPr="007A7452" w:rsidRDefault="0038476F" w:rsidP="00886238">
            <w:pPr>
              <w:widowControl w:val="0"/>
              <w:autoSpaceDE w:val="0"/>
              <w:autoSpaceDN w:val="0"/>
              <w:adjustRightInd w:val="0"/>
              <w:spacing w:after="0" w:line="194" w:lineRule="exact"/>
              <w:ind w:left="40"/>
              <w:rPr>
                <w:rFonts w:ascii="Times New Roman" w:hAnsi="Times New Roman"/>
                <w:sz w:val="24"/>
                <w:szCs w:val="24"/>
              </w:rPr>
            </w:pPr>
            <w:r w:rsidRPr="007A7452">
              <w:rPr>
                <w:rFonts w:ascii="Times New Roman" w:hAnsi="Times New Roman"/>
                <w:b/>
                <w:bCs/>
                <w:color w:val="191919"/>
                <w:spacing w:val="-17"/>
                <w:sz w:val="18"/>
                <w:szCs w:val="18"/>
              </w:rPr>
              <w:t>T</w:t>
            </w:r>
            <w:r w:rsidRPr="007A7452">
              <w:rPr>
                <w:rFonts w:ascii="Times New Roman" w:hAnsi="Times New Roman"/>
                <w:b/>
                <w:bCs/>
                <w:color w:val="191919"/>
                <w:sz w:val="18"/>
                <w:szCs w:val="18"/>
              </w:rPr>
              <w:t>otal</w:t>
            </w:r>
          </w:p>
        </w:tc>
        <w:tc>
          <w:tcPr>
            <w:tcW w:w="980"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c>
          <w:tcPr>
            <w:tcW w:w="3453"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c>
          <w:tcPr>
            <w:tcW w:w="2758" w:type="dxa"/>
            <w:tcBorders>
              <w:top w:val="nil"/>
              <w:left w:val="nil"/>
              <w:bottom w:val="nil"/>
              <w:right w:val="nil"/>
            </w:tcBorders>
          </w:tcPr>
          <w:p w:rsidR="0038476F" w:rsidRPr="007A7452" w:rsidRDefault="0038476F" w:rsidP="00886238">
            <w:pPr>
              <w:widowControl w:val="0"/>
              <w:autoSpaceDE w:val="0"/>
              <w:autoSpaceDN w:val="0"/>
              <w:adjustRightInd w:val="0"/>
              <w:spacing w:after="0" w:line="194" w:lineRule="exact"/>
              <w:ind w:right="630"/>
              <w:jc w:val="right"/>
              <w:rPr>
                <w:rFonts w:ascii="Times New Roman" w:hAnsi="Times New Roman"/>
                <w:sz w:val="24"/>
                <w:szCs w:val="24"/>
              </w:rPr>
            </w:pPr>
            <w:r w:rsidRPr="007A7452">
              <w:rPr>
                <w:rFonts w:ascii="Times New Roman" w:hAnsi="Times New Roman"/>
                <w:b/>
                <w:bCs/>
                <w:color w:val="191919"/>
                <w:sz w:val="18"/>
                <w:szCs w:val="18"/>
              </w:rPr>
              <w:t>12</w:t>
            </w:r>
          </w:p>
        </w:tc>
        <w:tc>
          <w:tcPr>
            <w:tcW w:w="850" w:type="dxa"/>
            <w:tcBorders>
              <w:top w:val="nil"/>
              <w:left w:val="nil"/>
              <w:bottom w:val="nil"/>
              <w:right w:val="nil"/>
            </w:tcBorders>
          </w:tcPr>
          <w:p w:rsidR="0038476F" w:rsidRPr="007A7452" w:rsidRDefault="0038476F" w:rsidP="00886238">
            <w:pPr>
              <w:widowControl w:val="0"/>
              <w:autoSpaceDE w:val="0"/>
              <w:autoSpaceDN w:val="0"/>
              <w:adjustRightInd w:val="0"/>
              <w:spacing w:after="0" w:line="194" w:lineRule="exact"/>
              <w:ind w:right="40"/>
              <w:jc w:val="right"/>
              <w:rPr>
                <w:rFonts w:ascii="Times New Roman" w:hAnsi="Times New Roman"/>
                <w:sz w:val="24"/>
                <w:szCs w:val="24"/>
              </w:rPr>
            </w:pPr>
            <w:r w:rsidRPr="007A7452">
              <w:rPr>
                <w:rFonts w:ascii="Times New Roman" w:hAnsi="Times New Roman"/>
                <w:b/>
                <w:bCs/>
                <w:color w:val="191919"/>
                <w:sz w:val="18"/>
                <w:szCs w:val="18"/>
              </w:rPr>
              <w:t>15</w:t>
            </w:r>
          </w:p>
        </w:tc>
      </w:tr>
    </w:tbl>
    <w:p w:rsidR="0038476F" w:rsidRDefault="0038476F" w:rsidP="0038476F">
      <w:pPr>
        <w:widowControl w:val="0"/>
        <w:autoSpaceDE w:val="0"/>
        <w:autoSpaceDN w:val="0"/>
        <w:adjustRightInd w:val="0"/>
        <w:spacing w:after="0" w:line="170" w:lineRule="exact"/>
        <w:rPr>
          <w:rFonts w:ascii="Times New Roman" w:hAnsi="Times New Roman"/>
          <w:sz w:val="17"/>
          <w:szCs w:val="17"/>
        </w:rPr>
      </w:pPr>
    </w:p>
    <w:p w:rsidR="0038476F" w:rsidRDefault="0038476F" w:rsidP="0038476F">
      <w:pPr>
        <w:widowControl w:val="0"/>
        <w:autoSpaceDE w:val="0"/>
        <w:autoSpaceDN w:val="0"/>
        <w:adjustRightInd w:val="0"/>
        <w:spacing w:after="0" w:line="200" w:lineRule="exact"/>
        <w:rPr>
          <w:rFonts w:ascii="Times New Roman" w:hAnsi="Times New Roman"/>
          <w:sz w:val="20"/>
          <w:szCs w:val="20"/>
        </w:rPr>
      </w:pPr>
    </w:p>
    <w:p w:rsidR="0038476F" w:rsidRDefault="0038476F" w:rsidP="0038476F">
      <w:pPr>
        <w:widowControl w:val="0"/>
        <w:autoSpaceDE w:val="0"/>
        <w:autoSpaceDN w:val="0"/>
        <w:adjustRightInd w:val="0"/>
        <w:spacing w:after="0" w:line="200" w:lineRule="exact"/>
        <w:rPr>
          <w:rFonts w:ascii="Times New Roman" w:hAnsi="Times New Roman"/>
          <w:sz w:val="20"/>
          <w:szCs w:val="20"/>
        </w:rPr>
      </w:pPr>
    </w:p>
    <w:p w:rsidR="0038476F" w:rsidRDefault="0038476F" w:rsidP="0038476F">
      <w:pPr>
        <w:widowControl w:val="0"/>
        <w:autoSpaceDE w:val="0"/>
        <w:autoSpaceDN w:val="0"/>
        <w:adjustRightInd w:val="0"/>
        <w:spacing w:after="0" w:line="200" w:lineRule="exact"/>
        <w:rPr>
          <w:rFonts w:ascii="Times New Roman" w:hAnsi="Times New Roman"/>
          <w:sz w:val="20"/>
          <w:szCs w:val="20"/>
        </w:rPr>
      </w:pPr>
    </w:p>
    <w:p w:rsidR="0038476F" w:rsidRDefault="0038476F" w:rsidP="0038476F">
      <w:pPr>
        <w:widowControl w:val="0"/>
        <w:autoSpaceDE w:val="0"/>
        <w:autoSpaceDN w:val="0"/>
        <w:adjustRightInd w:val="0"/>
        <w:spacing w:after="0" w:line="200" w:lineRule="exact"/>
        <w:rPr>
          <w:rFonts w:ascii="Times New Roman" w:hAnsi="Times New Roman"/>
          <w:sz w:val="20"/>
          <w:szCs w:val="20"/>
        </w:rPr>
      </w:pPr>
    </w:p>
    <w:p w:rsidR="0038476F" w:rsidRDefault="0038476F" w:rsidP="0038476F">
      <w:pPr>
        <w:widowControl w:val="0"/>
        <w:autoSpaceDE w:val="0"/>
        <w:autoSpaceDN w:val="0"/>
        <w:adjustRightInd w:val="0"/>
        <w:spacing w:after="0" w:line="200" w:lineRule="exact"/>
        <w:rPr>
          <w:rFonts w:ascii="Times New Roman" w:hAnsi="Times New Roman"/>
          <w:sz w:val="20"/>
          <w:szCs w:val="20"/>
        </w:rPr>
      </w:pPr>
    </w:p>
    <w:p w:rsidR="0038476F" w:rsidRDefault="0038476F" w:rsidP="0038476F">
      <w:pPr>
        <w:widowControl w:val="0"/>
        <w:autoSpaceDE w:val="0"/>
        <w:autoSpaceDN w:val="0"/>
        <w:adjustRightInd w:val="0"/>
        <w:spacing w:after="0" w:line="200" w:lineRule="exact"/>
        <w:rPr>
          <w:rFonts w:ascii="Times New Roman" w:hAnsi="Times New Roman"/>
          <w:sz w:val="20"/>
          <w:szCs w:val="20"/>
        </w:rPr>
      </w:pPr>
    </w:p>
    <w:p w:rsidR="0038476F" w:rsidRDefault="0038476F" w:rsidP="0038476F">
      <w:pPr>
        <w:widowControl w:val="0"/>
        <w:autoSpaceDE w:val="0"/>
        <w:autoSpaceDN w:val="0"/>
        <w:adjustRightInd w:val="0"/>
        <w:spacing w:after="0" w:line="200" w:lineRule="exact"/>
        <w:rPr>
          <w:rFonts w:ascii="Times New Roman" w:hAnsi="Times New Roman"/>
          <w:sz w:val="20"/>
          <w:szCs w:val="20"/>
        </w:rPr>
      </w:pPr>
    </w:p>
    <w:p w:rsidR="0038476F" w:rsidRDefault="0038476F" w:rsidP="0038476F">
      <w:pPr>
        <w:widowControl w:val="0"/>
        <w:autoSpaceDE w:val="0"/>
        <w:autoSpaceDN w:val="0"/>
        <w:adjustRightInd w:val="0"/>
        <w:spacing w:after="0" w:line="200" w:lineRule="exact"/>
        <w:rPr>
          <w:rFonts w:ascii="Times New Roman" w:hAnsi="Times New Roman"/>
          <w:sz w:val="20"/>
          <w:szCs w:val="20"/>
        </w:rPr>
      </w:pPr>
    </w:p>
    <w:p w:rsidR="0038476F" w:rsidRDefault="0038476F" w:rsidP="0038476F">
      <w:pPr>
        <w:widowControl w:val="0"/>
        <w:autoSpaceDE w:val="0"/>
        <w:autoSpaceDN w:val="0"/>
        <w:adjustRightInd w:val="0"/>
        <w:spacing w:after="0" w:line="200" w:lineRule="exact"/>
        <w:rPr>
          <w:rFonts w:ascii="Times New Roman" w:hAnsi="Times New Roman"/>
          <w:sz w:val="20"/>
          <w:szCs w:val="20"/>
        </w:rPr>
        <w:sectPr w:rsidR="0038476F">
          <w:pgSz w:w="12240" w:h="15840"/>
          <w:pgMar w:top="340" w:right="320" w:bottom="280" w:left="580" w:header="720" w:footer="720" w:gutter="0"/>
          <w:cols w:space="720" w:equalWidth="0">
            <w:col w:w="11340"/>
          </w:cols>
          <w:noEndnote/>
        </w:sectPr>
      </w:pPr>
    </w:p>
    <w:p w:rsidR="0038476F" w:rsidRDefault="0038476F" w:rsidP="0038476F">
      <w:pPr>
        <w:widowControl w:val="0"/>
        <w:autoSpaceDE w:val="0"/>
        <w:autoSpaceDN w:val="0"/>
        <w:adjustRightInd w:val="0"/>
        <w:spacing w:before="1" w:after="0" w:line="220" w:lineRule="exact"/>
        <w:rPr>
          <w:rFonts w:ascii="Times New Roman" w:hAnsi="Times New Roman"/>
        </w:rPr>
      </w:pPr>
    </w:p>
    <w:p w:rsidR="0038476F" w:rsidRDefault="0038476F" w:rsidP="0038476F">
      <w:pPr>
        <w:widowControl w:val="0"/>
        <w:autoSpaceDE w:val="0"/>
        <w:autoSpaceDN w:val="0"/>
        <w:adjustRightInd w:val="0"/>
        <w:spacing w:after="0" w:line="240" w:lineRule="auto"/>
        <w:ind w:left="4156" w:right="-50"/>
        <w:rPr>
          <w:rFonts w:ascii="Times New Roman" w:hAnsi="Times New Roman"/>
          <w:color w:val="000000"/>
          <w:sz w:val="20"/>
          <w:szCs w:val="20"/>
        </w:rPr>
      </w:pPr>
      <w:r>
        <w:rPr>
          <w:rFonts w:ascii="Times New Roman" w:hAnsi="Times New Roman"/>
          <w:color w:val="191919"/>
          <w:sz w:val="20"/>
          <w:szCs w:val="20"/>
        </w:rPr>
        <w:t>2008-2012 Unde</w:t>
      </w:r>
      <w:r>
        <w:rPr>
          <w:rFonts w:ascii="Times New Roman" w:hAnsi="Times New Roman"/>
          <w:color w:val="191919"/>
          <w:spacing w:val="-4"/>
          <w:sz w:val="20"/>
          <w:szCs w:val="20"/>
        </w:rPr>
        <w:t>r</w:t>
      </w:r>
      <w:r>
        <w:rPr>
          <w:rFonts w:ascii="Times New Roman" w:hAnsi="Times New Roman"/>
          <w:color w:val="191919"/>
          <w:sz w:val="20"/>
          <w:szCs w:val="20"/>
        </w:rPr>
        <w:t>graduate Catalog</w:t>
      </w:r>
    </w:p>
    <w:p w:rsidR="0038476F" w:rsidRDefault="0038476F" w:rsidP="0038476F">
      <w:pPr>
        <w:widowControl w:val="0"/>
        <w:autoSpaceDE w:val="0"/>
        <w:autoSpaceDN w:val="0"/>
        <w:adjustRightInd w:val="0"/>
        <w:spacing w:after="0" w:line="422" w:lineRule="exact"/>
        <w:rPr>
          <w:rFonts w:ascii="Century Gothic" w:hAnsi="Century Gothic" w:cs="Century Gothic"/>
          <w:color w:val="000000"/>
          <w:sz w:val="36"/>
          <w:szCs w:val="36"/>
        </w:rPr>
        <w:sectPr w:rsidR="0038476F">
          <w:type w:val="continuous"/>
          <w:pgSz w:w="12240" w:h="15840"/>
          <w:pgMar w:top="1480" w:right="320" w:bottom="280" w:left="580" w:header="720" w:footer="720" w:gutter="0"/>
          <w:cols w:num="2" w:space="720" w:equalWidth="0">
            <w:col w:w="6930" w:space="3693"/>
            <w:col w:w="717"/>
          </w:cols>
          <w:noEndnote/>
        </w:sectPr>
      </w:pPr>
      <w:r>
        <w:rPr>
          <w:rFonts w:ascii="Times New Roman" w:hAnsi="Times New Roman"/>
          <w:color w:val="000000"/>
          <w:sz w:val="20"/>
          <w:szCs w:val="20"/>
        </w:rPr>
        <w:br w:type="column"/>
      </w:r>
    </w:p>
    <w:p w:rsidR="0038476F" w:rsidRDefault="001254CF" w:rsidP="0038476F">
      <w:pPr>
        <w:widowControl w:val="0"/>
        <w:autoSpaceDE w:val="0"/>
        <w:autoSpaceDN w:val="0"/>
        <w:adjustRightInd w:val="0"/>
        <w:spacing w:before="68" w:after="0" w:line="240" w:lineRule="auto"/>
        <w:ind w:left="439" w:right="8258"/>
        <w:jc w:val="center"/>
        <w:rPr>
          <w:rFonts w:ascii="Century Gothic" w:hAnsi="Century Gothic" w:cs="Century Gothic"/>
          <w:color w:val="000000"/>
          <w:sz w:val="14"/>
          <w:szCs w:val="14"/>
        </w:rPr>
      </w:pPr>
      <w:r w:rsidRPr="001254CF">
        <w:rPr>
          <w:rFonts w:ascii="Times New Roman" w:hAnsi="Times New Roman"/>
          <w:b/>
          <w:bCs/>
          <w:noProof/>
          <w:color w:val="191919"/>
          <w:sz w:val="32"/>
          <w:szCs w:val="32"/>
          <w:lang w:eastAsia="zh-CN"/>
        </w:rPr>
        <w:lastRenderedPageBreak/>
        <w:pict>
          <v:group id="_x0000_s1709" style="position:absolute;left:0;text-align:left;margin-left:-16.1pt;margin-top:-16.4pt;width:156pt;height:11in;z-index:-250882048" coordorigin="12,13" coordsize="3120,15840">
            <v:group id="Group 2700" o:spid="_x0000_s1710" style="position:absolute;left:12;top:13;width:3120;height:15840;mso-position-horizontal-relative:page;mso-position-vertical-relative:page" coordsize="312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" o:allowincell="f">
              <v:rect id="_x0000_s1711" style="position:absolute;width:1080;height:24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2LMUA&#10;AADdAAAADwAAAGRycy9kb3ducmV2LnhtbESPT2vCQBTE70K/w/IKvZlNpY0aXUUKLcVL/Uuvr9ln&#10;Epp9G3a3Jn57Vyh4HGbmN8x82ZtGnMn52rKC5yQFQVxYXXOp4LB/H05A+ICssbFMCi7kYbl4GMwx&#10;17bjLZ13oRQRwj5HBVUIbS6lLyoy6BPbEkfvZJ3BEKUrpXbYRbhp5ChNM2mw5rhQYUtvFRW/uz+j&#10;oHM9vX6U+muSrY/76ffPGNuNU+rpsV/NQATqwz383/7UCrJx9gK3N/EJ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nYsxQAAAN0AAAAPAAAAAAAAAAAAAAAAAJgCAABkcnMv&#10;ZG93bnJldi54bWxQSwUGAAAAAAQABAD1AAAAigMAAAAA&#10;" fillcolor="#dcdcdc" stroked="f">
                <v:path arrowok="t"/>
              </v:rect>
              <v:rect id="Rectangle 2702" o:spid="_x0000_s1712" style="position:absolute;top:4294;width:1080;height:115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LTt8UA&#10;AADdAAAADwAAAGRycy9kb3ducmV2LnhtbESPT2vCQBTE70K/w/IKvemmglGjqxShRbxo/YPXZ/aZ&#10;BLNvw+7WpN++Kwg9DjPzG2a+7Ewt7uR8ZVnB+yABQZxbXXGh4Hj47E9A+ICssbZMCn7Jw3Lx0ptj&#10;pm3L33Tfh0JECPsMFZQhNJmUPi/JoB/Yhjh6V+sMhihdIbXDNsJNLYdJkkqDFceFEhtalZTf9j9G&#10;Qes6Gn0VejtJN6fD9HwZY7NzSr29dh8zEIG68B9+ttdaQTpOR/B4E5+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MtO3xQAAAN0AAAAPAAAAAAAAAAAAAAAAAJgCAABkcnMv&#10;ZG93bnJldi54bWxQSwUGAAAAAAQABAD1AAAAigMAAAAA&#10;" fillcolor="#dcdcdc" stroked="f">
                <v:path arrowok="t"/>
              </v:rect>
              <v:rect id="Rectangle 2703" o:spid="_x0000_s1713" style="position:absolute;top:2488;width:1080;height:18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GmccA&#10;AADdAAAADwAAAGRycy9kb3ducmV2LnhtbESPT2vCQBTE74V+h+UVehHdmEMsaVaRUqEgHqJt0dsj&#10;+/KHZt+G7JrEb+8WCj0OM/MbJttMphUD9a6xrGC5iEAQF1Y3XCn4PO3mLyCcR9bYWiYFN3KwWT8+&#10;ZJhqO3JOw9FXIkDYpaig9r5LpXRFTQbdwnbEwSttb9AH2VdS9zgGuGllHEWJNNhwWKixo7eaip/j&#10;1Sh4j8/bct/mXX4w568lxWZWXL6Ven6atq8gPE3+P/zX/tAKklWSwO+b8ATk+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xpnHAAAA3QAAAA8AAAAAAAAAAAAAAAAAmAIAAGRy&#10;cy9kb3ducmV2LnhtbFBLBQYAAAAABAAEAPUAAACMAwAAAAA=&#10;" fillcolor="#dcdcdc" stroked="f">
                <v:path arrowok="t"/>
              </v:rect>
              <v:rect id="_x0000_s1714" style="position:absolute;left:760;top:393;width:2320;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iMcUA&#10;AADdAAAADwAAAGRycy9kb3ducmV2LnhtbESPQYvCMBSE78L+h/AWvGmqsFW6RpGFlVW8WL14e23e&#10;tsXmpTSx1n9vBMHjMDPfMItVb2rRUesqywom4wgEcW51xYWC0/F3NAfhPLLG2jIpuJOD1fJjsMBE&#10;2xsfqEt9IQKEXYIKSu+bREqXl2TQjW1DHLx/2xr0QbaF1C3eAtzUchpFsTRYcVgosaGfkvJLejUK&#10;su3+4De706abZ0VT2+w82dsvpYaf/fobhKfev8Ov9p9WEM/iGTzfh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7mIxxQAAAN0AAAAPAAAAAAAAAAAAAAAAAJgCAABkcnMv&#10;ZG93bnJldi54bWxQSwUGAAAAAAQABAD1AAAAigMAAAAA&#10;" stroked="f">
                <v:path arrowok="t"/>
              </v:rect>
              <v:rect id="_x0000_s1715" style="position:absolute;left:740;top:373;width:2360;height: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NnnMQA&#10;AADdAAAADwAAAGRycy9kb3ducmV2LnhtbERPz2vCMBS+C/sfwhvsIjNVWHXVKCrIPCmrg7HbW/Ns&#10;uzUvJclq/e/NQdjx4/u9WPWmER05X1tWMB4lIIgLq2suFXycds8zED4ga2wsk4IreVgtHwYLzLS9&#10;8Dt1eShFDGGfoYIqhDaT0hcVGfQj2xJH7mydwRChK6V2eInhppGTJEmlwZpjQ4UtbSsqfvM/o+Dn&#10;881tXr9ejsfiu+l2lB6S8XSo1NNjv56DCNSHf/HdvdcK0mka58Y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jZ5zEAAAA3QAAAA8AAAAAAAAAAAAAAAAAmAIAAGRycy9k&#10;b3ducmV2LnhtbFBLBQYAAAAABAAEAPUAAACJAwAAAAA=&#10;" filled="f" strokecolor="#a3a3a3" strokeweight="2pt">
                <v:path arrowok="t"/>
              </v:rect>
              <v:rect id="Rectangle 2706" o:spid="_x0000_s1716" style="position:absolute;top:2484;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ro5cgA&#10;AADdAAAADwAAAGRycy9kb3ducmV2LnhtbESPQWvCQBSE7wX/w/IEL6VuIhLb1FVEVDwUaa0evD2y&#10;r0kw+zZmVxP/fbdQ8DjMzDfMdN6ZStyocaVlBfEwAkGcWV1yruDwvX55BeE8ssbKMim4k4P5rPc0&#10;xVTblr/otve5CBB2KSoovK9TKV1WkEE3tDVx8H5sY9AH2eRSN9gGuKnkKIoSabDksFBgTcuCsvP+&#10;ahRsdveP0fM5Psarri0P49Ml/5ygUoN+t3gH4anzj/B/e6sVJJPkDf7ehCc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2ujlyAAAAN0AAAAPAAAAAAAAAAAAAAAAAJgCAABk&#10;cnMvZG93bnJldi54bWxQSwUGAAAAAAQABAD1AAAAjQMAAAAA&#10;" fillcolor="#191919" stroked="f">
                <v:path arrowok="t"/>
              </v:rect>
              <v:rect id="Rectangle 2707" o:spid="_x0000_s1717" style="position:absolute;top:4284;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nXpcUA&#10;AADdAAAADwAAAGRycy9kb3ducmV2LnhtbERPy2rCQBTdF/yH4Qpuik4ixUh0FCkqLoq0PhbuLplr&#10;EszcSTOjiX/vLApdHs57vuxMJR7UuNKygngUgSDOrC45V3A6boZTEM4ja6wsk4InOVguem9zTLVt&#10;+YceB5+LEMIuRQWF93UqpcsKMuhGtiYO3NU2Bn2ATS51g20IN5UcR9FEGiw5NBRY02dB2e1wNwq2&#10;++fX+P0Wn+N115anj8tv/p2gUoN+t5qB8NT5f/Gfe6cVTJIk7A9vwhO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OdelxQAAAN0AAAAPAAAAAAAAAAAAAAAAAJgCAABkcnMv&#10;ZG93bnJldi54bWxQSwUGAAAAAAQABAD1AAAAigMAAAAA&#10;" fillcolor="#191919" stroked="f">
                <v:path arrowok="t"/>
              </v:rect>
              <v:group id="Group 2708" o:spid="_x0000_s1718" style="position:absolute;left:-720;top:6104;width:1804;height:0" coordorigin="-720,6104" coordsize="18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Vze8cAAADdAAAADwAAAGRycy9kb3ducmV2LnhtbESPT2vCQBTE7wW/w/KE&#10;3uomSlWiq4jU0kMoNBFKb4/sMwlm34bsNn++fbdQ6HGYmd8w++NoGtFT52rLCuJFBIK4sLrmUsE1&#10;vzxtQTiPrLGxTAomcnA8zB72mGg78Af1mS9FgLBLUEHlfZtI6YqKDLqFbYmDd7OdQR9kV0rd4RDg&#10;ppHLKFpLgzWHhQpbOldU3LNvo+B1wOG0il/69H47T1/58/tnGpNSj/PxtAPhafT/4b/2m1aw3mxi&#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nVze8cAAADd&#10;AAAADwAAAAAAAAAAAAAAAACqAgAAZHJzL2Rvd25yZXYueG1sUEsFBgAAAAAEAAQA+gAAAJ4DAAAA&#10;AA==&#10;">
                <v:shape id="Freeform 2709" o:spid="_x0000_s1719"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2csUA&#10;AADdAAAADwAAAGRycy9kb3ducmV2LnhtbESPzWrDMBCE74G+g9hCb7FcH+LgRDGltNCQXPJTSm6L&#10;tZVNrZWR1MR9+yoQyHGYmW+YZT3aXpzJh86xgucsB0HcON2xUXA8vE/nIEJE1tg7JgV/FKBePUyW&#10;WGl34R2d99GIBOFQoYI2xqGSMjQtWQyZG4iT9+28xZikN1J7vCS47WWR5zNpseO00OJAry01P/tf&#10;qyC8rbvPsLbj1vbutPnypTEbr9TT4/iyABFpjPfwrf2hFczKsoDrm/Q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ZyxQAAAN0AAAAPAAAAAAAAAAAAAAAAAJgCAABkcnMv&#10;ZG93bnJldi54bWxQSwUGAAAAAAQABAD1AAAAigMAAAAA&#10;" path="m1804,l720,e" filled="f" strokecolor="#191919" strokeweight="2pt">
                  <v:path arrowok="t" o:connecttype="custom" o:connectlocs="1804,0;720,0" o:connectangles="0,0"/>
                </v:shape>
                <v:shape id="Freeform 2710" o:spid="_x0000_s1720"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2T6cUA&#10;AADdAAAADwAAAGRycy9kb3ducmV2LnhtbESPQWsCMRSE74X+h/AKvdVsW3DLanYppQVFL9qKeHts&#10;ntnFzcuSRF3/vRGEHoeZ+YaZVoPtxIl8aB0reB1lIIhrp1s2Cv5+f14+QISIrLFzTAouFKAqHx+m&#10;WGh35hWd1tGIBOFQoIImxr6QMtQNWQwj1xMnb++8xZikN1J7PCe47eRblo2lxZbTQoM9fTVUH9ZH&#10;qyB8z9tNmNthaTu3W2x9bszCK/X8NHxOQEQa4n/43p5pBeM8f4fbm/QEZH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PZPpxQAAAN0AAAAPAAAAAAAAAAAAAAAAAJgCAABkcnMv&#10;ZG93bnJldi54bWxQSwUGAAAAAAQABAD1AAAAigMAAAAA&#10;" path="m720,l1804,e" filled="f" strokecolor="#191919" strokeweight="2pt">
                  <v:path arrowok="t" o:connecttype="custom" o:connectlocs="720,0;1804,0" o:connectangles="0,0"/>
                </v:shape>
              </v:group>
              <v:group id="Group 2711" o:spid="_x0000_s1721" style="position:absolute;left:-696;top:7904;width:1780;height:0" coordorigin="-696,79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LQ48cAAADdAAAADwAAAGRycy9kb3ducmV2LnhtbESPT2vCQBTE74LfYXmC&#10;N93EtirRVUTa0oMI/gHx9sg+k2D2bciuSfz23ULB4zAzv2GW686UoqHaFZYVxOMIBHFqdcGZgvPp&#10;azQH4TyyxtIyKXiSg/Wq31tiom3LB2qOPhMBwi5BBbn3VSKlS3My6Ma2Ig7ezdYGfZB1JnWNbYCb&#10;Uk6iaCoNFhwWcqxom1N6Pz6Mgu8W281b/Nns7rft83r62F92MSk1HHSbBQhPnX+F/9s/WsF0Nnu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gLQ48cAAADd&#10;AAAADwAAAAAAAAAAAAAAAACqAgAAZHJzL2Rvd25yZXYueG1sUEsFBgAAAAAEAAQA+gAAAJ4DAAAA&#10;AA==&#10;">
                <v:shape id="Freeform 2712" o:spid="_x0000_s1722"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KgBsUA&#10;AADdAAAADwAAAGRycy9kb3ducmV2LnhtbESPT4vCMBTE7wt+h/AEL4smiqtSjSJS2T3sxT94fjTP&#10;trR5KU2s9dtvFhb2OMzMb5jNrre16Kj1pWMN04kCQZw5U3Ku4Xo5jlcgfEA2WDsmDS/ysNsO3jaY&#10;GPfkE3XnkIsIYZ+ghiKEJpHSZwVZ9BPXEEfv7lqLIco2l6bFZ4TbWs6UWkiLJceFAhs6FJRV54fV&#10;0Kdz2X2qSn1nPJ+m1fssDZeb1qNhv1+DCNSH//Bf+8toWCy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qAGxQAAAN0AAAAPAAAAAAAAAAAAAAAAAJgCAABkcnMv&#10;ZG93bnJldi54bWxQSwUGAAAAAAQABAD1AAAAigMAAAAA&#10;" path="m1781,l696,e" filled="f" strokecolor="#191919" strokeweight="2pt">
                  <v:path arrowok="t" o:connecttype="custom" o:connectlocs="1781,0;696,0" o:connectangles="0,0"/>
                </v:shape>
                <v:shape id="Freeform 2713" o:spid="_x0000_s1723"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A+ccUA&#10;AADdAAAADwAAAGRycy9kb3ducmV2LnhtbESPQWvCQBSE7wX/w/KEXoruKhIlugmlROyhl2rp+ZF9&#10;JiHZtyG7xvTfu4VCj8PMfMMc8sl2YqTBN441rJYKBHHpTMOVhq/LcbED4QOywc4xafghD3k2ezpg&#10;atydP2k8h0pECPsUNdQh9KmUvqzJol+6njh6VzdYDFEOlTQD3iPcdnKtVCItNhwXauzpraayPd+s&#10;hqnYyPGkWvVR8mZVtC/rIly+tX6eT697EIGm8B/+a78bDcl2m8Dvm/gEZP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8D5xxQAAAN0AAAAPAAAAAAAAAAAAAAAAAJgCAABkcnMv&#10;ZG93bnJldi54bWxQSwUGAAAAAAQABAD1AAAAigMAAAAA&#10;" path="m696,l1781,e" filled="f" strokecolor="#191919" strokeweight="2pt">
                  <v:path arrowok="t" o:connecttype="custom" o:connectlocs="696,0;1781,0" o:connectangles="0,0"/>
                </v:shape>
              </v:group>
              <v:group id="Group 2714" o:spid="_x0000_s1724" style="position:absolute;left:-687;top:9704;width:1771;height:0" coordorigin="-687,9704" coordsize="177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BOlMYAAADdAAAADwAAAGRycy9kb3ducmV2LnhtbESPQWvCQBSE7wX/w/KE&#10;3uomSo1EVxGppQcRqoJ4e2SfSTD7NmS3Sfz3riD0OMzMN8xi1ZtKtNS40rKCeBSBIM6sLjlXcDpu&#10;P2YgnEfWWFkmBXdysFoO3haYatvxL7UHn4sAYZeigsL7OpXSZQUZdCNbEwfvahuDPsgml7rBLsBN&#10;JcdRNJUGSw4LBda0KSi7Hf6Mgu8Ou/Uk/mp3t+vmfjl+7s+7mJR6H/brOQhPvf8Pv9o/WsE0SRJ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0E6UxgAAAN0A&#10;AAAPAAAAAAAAAAAAAAAAAKoCAABkcnMvZG93bnJldi54bWxQSwUGAAAAAAQABAD6AAAAnQMAAAAA&#10;">
                <v:shape id="Freeform 2715" o:spid="_x0000_s1725"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IgFMMA&#10;AADdAAAADwAAAGRycy9kb3ducmV2LnhtbERP3WrCMBS+F/YO4Qx2I5q6QSvVKFMm24UIVh/g2Bzb&#10;suakJJlWn95cDLz8+P7ny9604kLON5YVTMYJCOLS6oYrBcfDZjQF4QOyxtYyKbiRh+XiZTDHXNsr&#10;7+lShErEEPY5KqhD6HIpfVmTQT+2HXHkztYZDBG6SmqH1xhuWvmeJKk02HBsqLGjdU3lb/FnFGT3&#10;ydeHNpy2hdt+r/a33fa0GSr19tp/zkAE6sNT/O/+0QrSLItz45v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IgFMMAAADdAAAADwAAAAAAAAAAAAAAAACYAgAAZHJzL2Rv&#10;d25yZXYueG1sUEsFBgAAAAAEAAQA9QAAAIgDAAAAAA==&#10;" path="m1772,l687,e" filled="f" strokecolor="#191919" strokeweight="2pt">
                  <v:path arrowok="t" o:connecttype="custom" o:connectlocs="1772,0;687,0" o:connectangles="0,0"/>
                </v:shape>
                <v:shape id="Freeform 2716" o:spid="_x0000_s1726"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6Fj8cA&#10;AADdAAAADwAAAGRycy9kb3ducmV2LnhtbESP0WrCQBRE34X+w3KFvkjdWCFpo6tUqdQHKZj2A26z&#10;1ySYvRt2txr9ercg9HGYmTPMfNmbVpzI+caygsk4AUFcWt1wpeD7a/P0AsIHZI2tZVJwIQ/LxcNg&#10;jrm2Z97TqQiViBD2OSqoQ+hyKX1Zk0E/th1x9A7WGQxRukpqh+cIN618TpJUGmw4LtTY0bqm8lj8&#10;GgXZdfI+1YbTtnC7j9X+8rn72YyUehz2bzMQgfrwH763t1pBmmWv8PcmPg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hY/HAAAA3QAAAA8AAAAAAAAAAAAAAAAAmAIAAGRy&#10;cy9kb3ducmV2LnhtbFBLBQYAAAAABAAEAPUAAACMAwAAAAA=&#10;" path="m687,l1772,e" filled="f" strokecolor="#191919" strokeweight="2pt">
                  <v:path arrowok="t" o:connecttype="custom" o:connectlocs="687,0;1772,0" o:connectangles="0,0"/>
                </v:shape>
              </v:group>
              <v:group id="Group 2717" o:spid="_x0000_s1727" style="position:absolute;left:-705;top:11504;width:1789;height:0" coordorigin="-705,11504" coordsize="17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Y7KbHwwAAAN0AAAAP&#10;AAAAAAAAAAAAAAAAAKoCAABkcnMvZG93bnJldi54bWxQSwUGAAAAAAQABAD6AAAAmgMAAAAA&#10;">
                <v:shape id="Freeform 2718" o:spid="_x0000_s1728"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3DZMYA&#10;AADdAAAADwAAAGRycy9kb3ducmV2LnhtbESPUUvDQBCE3wv9D8cWfGsv8aHW2GsRwVaRIkZ/wJJb&#10;c6G53Zi7ttFf7xUKfRxm5htmuR58q47Uh0bYQD7LQBFXYhuuDXx9Pk8XoEJEttgKk4FfCrBejUdL&#10;LKyc+IOOZaxVgnAo0ICLsSu0DpUjj2EmHXHyvqX3GJPsa217PCW4b/Vtls21x4bTgsOOnhxV+/Lg&#10;DWy299v87c+J7LXPfqrdu7x22pibyfD4ACrSEK/hS/vFGpjfLXI4v0lPQK/+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3DZMYAAADdAAAADwAAAAAAAAAAAAAAAACYAgAAZHJz&#10;L2Rvd25yZXYueG1sUEsFBgAAAAAEAAQA9QAAAIsDAAAAAA==&#10;" path="m1790,l705,e" filled="f" strokecolor="#191919" strokeweight="2pt">
                  <v:path arrowok="t" o:connecttype="custom" o:connectlocs="1790,0;705,0" o:connectangles="0,0"/>
                </v:shape>
                <v:shape id="Freeform 2719" o:spid="_x0000_s1729"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9dE8YA&#10;AADdAAAADwAAAGRycy9kb3ducmV2LnhtbESPzWoCQRCE74G8w9CB3HRWD/5sHCUEjAkioskDNDud&#10;ncWd7nVnohuf3hGEHIuq+oqaLTpfqxO1oRI2MOhnoIgLsRWXBr6/lr0JqBCRLdbCZOCPAizmjw8z&#10;zK2ceUenfSxVgnDI0YCLscm1DoUjj6EvDXHyfqT1GJNsS21bPCe4r/Uwy0baY8VpwWFDb46Kw/7X&#10;G3hfTVeD9cWJHLTPjsVmK5+NNub5qXt9ARWpi//he/vDGhiNJ0O4vUlPQM+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9dE8YAAADdAAAADwAAAAAAAAAAAAAAAACYAgAAZHJz&#10;L2Rvd25yZXYueG1sUEsFBgAAAAAEAAQA9QAAAIsDAAAAAA==&#10;" path="m705,l1790,e" filled="f" strokecolor="#191919" strokeweight="2pt">
                  <v:path arrowok="t" o:connecttype="custom" o:connectlocs="705,0;1790,0" o:connectangles="0,0"/>
                </v:shape>
              </v:group>
              <v:group id="_x0000_s1730" style="position:absolute;left:-696;top:13304;width:1780;height:0" coordorigin="-696,133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PjiwxgAAAN0A&#10;AAAPAAAAAAAAAAAAAAAAAKoCAABkcnMvZG93bnJldi54bWxQSwUGAAAAAAQABAD6AAAAnQMAAAAA&#10;">
                <v:shape id="Freeform 2721" o:spid="_x0000_s1731"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t1usUA&#10;AADdAAAADwAAAGRycy9kb3ducmV2LnhtbESPQWvCQBSE70L/w/IKXqTuKsFKdBWRlHroxVh6fmSf&#10;SUj2bchuY/z3XaHgcZiZb5jtfrStGKj3tWMNi7kCQVw4U3Op4fvy8bYG4QOywdYxabiTh/3uZbLF&#10;1Lgbn2nIQykihH2KGqoQulRKX1Rk0c9dRxy9q+sthij7UpoebxFuW7lUaiUt1hwXKuzoWFHR5L9W&#10;w5glcvhUjfoqOFlkzWyZhcuP1tPX8bABEWgMz/B/+2Q0rN7XCTzexCc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u3W6xQAAAN0AAAAPAAAAAAAAAAAAAAAAAJgCAABkcnMv&#10;ZG93bnJldi54bWxQSwUGAAAAAAQABAD1AAAAigMAAAAA&#10;" path="m1781,l696,e" filled="f" strokecolor="#191919" strokeweight="2pt">
                  <v:path arrowok="t" o:connecttype="custom" o:connectlocs="1781,0;696,0" o:connectangles="0,0"/>
                </v:shape>
                <v:shape id="Freeform 2722" o:spid="_x0000_s1732"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QIcUA&#10;AADdAAAADwAAAGRycy9kb3ducmV2LnhtbESPT4vCMBTE7wt+h/AEL4smiqtSjSJS2T3sxT94fjTP&#10;trR5KU2s9dtvFhb2OMzMb5jNrre16Kj1pWMN04kCQZw5U3Ku4Xo5jlcgfEA2WDsmDS/ysNsO3jaY&#10;GPfkE3XnkIsIYZ+ghiKEJpHSZwVZ9BPXEEfv7lqLIco2l6bFZ4TbWs6UWkiLJceFAhs6FJRV54fV&#10;0Kdz2X2qSn1nPJ+m1fssDZeb1qNhv1+DCNSH//Bf+8toWCx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99AhxQAAAN0AAAAPAAAAAAAAAAAAAAAAAJgCAABkcnMv&#10;ZG93bnJldi54bWxQSwUGAAAAAAQABAD1AAAAigMAAAAA&#10;" path="m696,l1781,e" filled="f" strokecolor="#191919" strokeweight="2pt">
                  <v:path arrowok="t" o:connecttype="custom" o:connectlocs="696,0;1781,0" o:connectangles="0,0"/>
                </v:shape>
              </v:group>
              <v:shape id="_x0000_s1733" style="position:absolute;left:1039;top:15104;width:45;height:0;visibility:visible;mso-wrap-style:square;v-text-anchor:top" coordsize="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8ijcQA&#10;AADdAAAADwAAAGRycy9kb3ducmV2LnhtbESPQWuDQBSE74H+h+UVcotrA7ViswklteAlB23p+eG+&#10;qKn7VtyNmn+fLRR6HGbmG2Z3WEwvJhpdZ1nBUxSDIK6t7rhR8PX5sUlBOI+ssbdMCm7k4LB/WO0w&#10;03bmkqbKNyJA2GWooPV+yKR0dUsGXWQH4uCd7WjQBzk2Uo84B7jp5TaOE2mw47DQ4kDHluqf6moU&#10;zEPuLoWpj9W3rE55SUv+/F4qtX5c3l5BeFr8f/ivXWgFyUuawO+b8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vIo3EAAAA3QAAAA8AAAAAAAAAAAAAAAAAmAIAAGRycy9k&#10;b3ducmV2LnhtbFBLBQYAAAAABAAEAPUAAACJAwAAAAA=&#10;" path="m,l44,e" filled="f" strokecolor="#191919" strokeweight="2pt">
                <v:path arrowok="t" o:connecttype="custom" o:connectlocs="0,0;44,0" o:connectangles="0,0"/>
              </v:shape>
              <v:shape id="_x0000_s1734" style="position:absolute;top:15104;width:400;height:0;visibility:visible;mso-wrap-style:square;v-text-anchor:top" coordsize="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H3nMQA&#10;AADdAAAADwAAAGRycy9kb3ducmV2LnhtbESPQWsCMRSE74X+h/AKXopmFauyNYqIgnirevD42Lxu&#10;VjcvyyZq/PdGEDwOM/MNM51HW4srtb5yrKDfy0AQF05XXCo47NfdCQgfkDXWjknBnTzMZ58fU8y1&#10;u/EfXXehFAnCPkcFJoQml9IXhiz6nmuIk/fvWoshybaUusVbgttaDrJsJC1WnBYMNrQ0VJx3F6sg&#10;28cfHB5Ox0au6sU3reJwezdKdb7i4hdEoBje4Vd7oxWMxpMxPN+k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R95zEAAAA3QAAAA8AAAAAAAAAAAAAAAAAmAIAAGRycy9k&#10;b3ducmV2LnhtbFBLBQYAAAAABAAEAPUAAACJAwAAAAA=&#10;" path="m,l400,e" filled="f" strokecolor="#191919" strokeweight="2pt">
                <v:path arrowok="t" o:connecttype="custom" o:connectlocs="0,0;400,0" o:connectangles="0,0"/>
              </v:shape>
              <v:rect id="_x0000_s1735" style="position:absolute;left:400;top:14864;width:640;height:6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0QucIA&#10;AADdAAAADwAAAGRycy9kb3ducmV2LnhtbERPTYvCMBC9C/6HMII3TRXU0jUti6Do4kXXy96mzWxb&#10;tpmUJtb6781hwePjfW+zwTSip87VlhUs5hEI4sLqmksFt+/9LAbhPLLGxjIpeJKDLB2Ptpho++AL&#10;9VdfihDCLkEFlfdtIqUrKjLo5rYlDtyv7Qz6ALtS6g4fIdw0chlFa2mw5tBQYUu7ioq/690oyE/n&#10;iz983Q59nJdtY/OfxdmulJpOhs8PEJ4G/xb/u49awXoTh7nhTXgCM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fRC5wgAAAN0AAAAPAAAAAAAAAAAAAAAAAJgCAABkcnMvZG93&#10;bnJldi54bWxQSwUGAAAAAAQABAD1AAAAhwMAAAAA&#10;" stroked="f">
                <v:path arrowok="t"/>
              </v:rect>
              <v:rect id="_x0000_s1736" style="position:absolute;left:380;top:14844;width:680;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fKccA&#10;AADdAAAADwAAAGRycy9kb3ducmV2LnhtbESP3UoDMRSE74W+QziF3ojNWmp/1qZFCi3VG3H1AY6b&#10;42bb5GRJ0nZ9eyMIXg4z8w2z2vTOiguF2HpWcD8uQBDXXrfcKPh4390tQMSErNF6JgXfFGGzHtys&#10;sNT+ym90qVIjMoRjiQpMSl0pZawNOYxj3xFn78sHhynL0Egd8JrhzspJUcykw5bzgsGOtobqU3V2&#10;Cuj19vlhfzieXo7aWrOcflbneVBqNOyfHkEk6tN/+K990Apm88USft/k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P3ynHAAAA3QAAAA8AAAAAAAAAAAAAAAAAmAIAAGRy&#10;cy9kb3ducmV2LnhtbFBLBQYAAAAABAAEAPUAAACMAwAAAAA=&#10;" filled="f" strokecolor="#191919" strokeweight="2pt">
                <v:path arrowok="t"/>
              </v:rect>
            </v:group>
            <v:shape id="_x0000_s1737" type="#_x0000_t202" style="position:absolute;left:389;top:13545;width:480;height:11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VQBuAIAALo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" o:allowincell="f" filled="f" stroked="f">
              <v:textbox style="layout-flow:vertical;mso-layout-flow-alt:bottom-to-top;mso-next-textbox:#_x0000_s1737" inset="0,0,0,0">
                <w:txbxContent>
                  <w:p w:rsidR="00886238" w:rsidRDefault="00886238" w:rsidP="00C8400F">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_x0000_s1738" type="#_x0000_t202" style="position:absolute;left:389;top:8277;width:720;height:11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" o:allowincell="f" filled="f" stroked="f">
              <v:textbox style="layout-flow:vertical;mso-layout-flow-alt:bottom-to-top;mso-next-textbox:#_x0000_s1738" inset="0,0,0,0">
                <w:txbxContent>
                  <w:p w:rsidR="00886238" w:rsidRDefault="00886238" w:rsidP="00C8400F">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886238" w:rsidRDefault="00886238" w:rsidP="00C8400F">
                    <w:pPr>
                      <w:widowControl w:val="0"/>
                      <w:autoSpaceDE w:val="0"/>
                      <w:autoSpaceDN w:val="0"/>
                      <w:adjustRightInd w:val="0"/>
                      <w:spacing w:after="0" w:line="240" w:lineRule="exact"/>
                      <w:ind w:right="202"/>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886238" w:rsidRDefault="00886238" w:rsidP="00C8400F">
                    <w:pPr>
                      <w:widowControl w:val="0"/>
                      <w:autoSpaceDE w:val="0"/>
                      <w:autoSpaceDN w:val="0"/>
                      <w:adjustRightInd w:val="0"/>
                      <w:spacing w:after="0" w:line="240" w:lineRule="exact"/>
                      <w:ind w:left="-7" w:right="-7"/>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_x0000_s1739" type="#_x0000_t202" style="position:absolute;left:409;top:11823;width:480;height:12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" o:allowincell="f" filled="f" stroked="f">
              <v:textbox style="layout-flow:vertical;mso-layout-flow-alt:bottom-to-top;mso-next-textbox:#_x0000_s1739" inset="0,0,0,0">
                <w:txbxContent>
                  <w:p w:rsidR="00886238" w:rsidRDefault="00886238" w:rsidP="00C8400F">
                    <w:pPr>
                      <w:widowControl w:val="0"/>
                      <w:autoSpaceDE w:val="0"/>
                      <w:autoSpaceDN w:val="0"/>
                      <w:adjustRightInd w:val="0"/>
                      <w:spacing w:after="0" w:line="221" w:lineRule="exact"/>
                      <w:ind w:right="229"/>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886238" w:rsidRDefault="00886238" w:rsidP="00C8400F">
                    <w:pPr>
                      <w:widowControl w:val="0"/>
                      <w:autoSpaceDE w:val="0"/>
                      <w:autoSpaceDN w:val="0"/>
                      <w:adjustRightInd w:val="0"/>
                      <w:spacing w:after="0" w:line="240"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_x0000_s1740" type="#_x0000_t202" style="position:absolute;left:409;top:10141;width:480;height:9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" o:allowincell="f" filled="f" stroked="f">
              <v:textbox style="layout-flow:vertical;mso-layout-flow-alt:bottom-to-top;mso-next-textbox:#_x0000_s1740" inset="0,0,0,0">
                <w:txbxContent>
                  <w:p w:rsidR="00886238" w:rsidRDefault="00886238" w:rsidP="00C8400F">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886238" w:rsidRDefault="00886238" w:rsidP="00C8400F">
                    <w:pPr>
                      <w:widowControl w:val="0"/>
                      <w:autoSpaceDE w:val="0"/>
                      <w:autoSpaceDN w:val="0"/>
                      <w:adjustRightInd w:val="0"/>
                      <w:spacing w:after="0" w:line="240" w:lineRule="exact"/>
                      <w:ind w:right="125"/>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_x0000_s1741" type="#_x0000_t202" style="position:absolute;left:412;top:663;width:257;height:16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" o:allowincell="f" filled="f" stroked="f">
              <v:textbox style="layout-flow:vertical;mso-layout-flow-alt:bottom-to-top;mso-next-textbox:#_x0000_s1741" inset="0,0,0,0">
                <w:txbxContent>
                  <w:p w:rsidR="00886238" w:rsidRDefault="00886238" w:rsidP="00C8400F">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 xml:space="preserve">Albany State </w:t>
                    </w:r>
                  </w:p>
                </w:txbxContent>
              </v:textbox>
            </v:shape>
            <v:rect id="_x0000_s1742" style="position:absolute;left:12;top:2523;width:1060;height:1784" fillcolor="#d8d8d8 [2732]" stroked="f" strokecolor="#f2f2f2 [3041]" strokeweight="3pt">
              <v:shadow on="t" type="perspective" color="#7f7f7f [1601]" opacity=".5" offset="1pt" offset2="-1pt"/>
              <v:textbox style="layout-flow:vertical;mso-layout-flow-alt:bottom-to-top;mso-next-textbox:#_x0000_s1742">
                <w:txbxContent>
                  <w:p w:rsidR="00886238" w:rsidRPr="00F91ACB" w:rsidRDefault="00886238" w:rsidP="00C8400F">
                    <w:pPr>
                      <w:spacing w:after="0"/>
                      <w:rPr>
                        <w:b/>
                        <w:color w:val="000000" w:themeColor="text1"/>
                      </w:rPr>
                    </w:pPr>
                    <w:r w:rsidRPr="00F91ACB">
                      <w:rPr>
                        <w:b/>
                        <w:color w:val="000000" w:themeColor="text1"/>
                      </w:rPr>
                      <w:t xml:space="preserve">  Arts &amp; Humanities</w:t>
                    </w:r>
                  </w:p>
                </w:txbxContent>
              </v:textbox>
            </v:rect>
            <v:rect id="_x0000_s1743" style="position:absolute;left:12;top:4337;width:1039;height:1784" fillcolor="#404040 [2429]" strokecolor="#f2f2f2 [3041]" strokeweight="3pt">
              <v:shadow on="t" type="perspective" color="#7f7f7f [1601]" opacity=".5" offset="1pt" offset2="-1pt"/>
              <v:textbox style="layout-flow:vertical;mso-layout-flow-alt:bottom-to-top;mso-next-textbox:#_x0000_s1743">
                <w:txbxContent>
                  <w:p w:rsidR="00886238" w:rsidRDefault="00886238" w:rsidP="00C8400F">
                    <w:pPr>
                      <w:spacing w:after="0"/>
                      <w:rPr>
                        <w:b/>
                        <w:color w:val="FFFFFF" w:themeColor="background1"/>
                      </w:rPr>
                    </w:pPr>
                  </w:p>
                  <w:p w:rsidR="00886238" w:rsidRPr="007A3E3A" w:rsidRDefault="00886238" w:rsidP="00C8400F">
                    <w:pPr>
                      <w:spacing w:after="0"/>
                      <w:rPr>
                        <w:b/>
                        <w:color w:val="FFFFFF" w:themeColor="background1"/>
                      </w:rPr>
                    </w:pPr>
                    <w:r>
                      <w:rPr>
                        <w:b/>
                        <w:color w:val="FFFFFF" w:themeColor="background1"/>
                      </w:rPr>
                      <w:t>Business</w:t>
                    </w:r>
                  </w:p>
                </w:txbxContent>
              </v:textbox>
            </v:rect>
            <v:rect id="_x0000_s1744" style="position:absolute;left:12;top:6210;width:1060;height:1707" fillcolor="#d8d8d8 [2732]" stroked="f">
              <v:textbox style="layout-flow:vertical;mso-layout-flow-alt:bottom-to-top">
                <w:txbxContent>
                  <w:p w:rsidR="00886238" w:rsidRDefault="00886238" w:rsidP="00C8400F">
                    <w:pPr>
                      <w:spacing w:after="0"/>
                    </w:pPr>
                  </w:p>
                  <w:p w:rsidR="00886238" w:rsidRPr="00CB7C80" w:rsidRDefault="00886238" w:rsidP="00C8400F">
                    <w:pPr>
                      <w:spacing w:after="0"/>
                      <w:rPr>
                        <w:b/>
                      </w:rPr>
                    </w:pPr>
                    <w:r w:rsidRPr="00CB7C80">
                      <w:rPr>
                        <w:b/>
                      </w:rPr>
                      <w:t>Education</w:t>
                    </w:r>
                  </w:p>
                </w:txbxContent>
              </v:textbox>
            </v:rect>
          </v:group>
        </w:pict>
      </w:r>
      <w:r w:rsidR="0038476F">
        <w:rPr>
          <w:rFonts w:ascii="Century Gothic" w:hAnsi="Century Gothic" w:cs="Century Gothic"/>
          <w:b/>
          <w:bCs/>
          <w:color w:val="191919"/>
          <w:sz w:val="14"/>
          <w:szCs w:val="14"/>
        </w:rPr>
        <w:t>Accounting, Business Information</w:t>
      </w:r>
    </w:p>
    <w:p w:rsidR="0038476F" w:rsidRDefault="0038476F" w:rsidP="00C8400F">
      <w:pPr>
        <w:widowControl w:val="0"/>
        <w:autoSpaceDE w:val="0"/>
        <w:autoSpaceDN w:val="0"/>
        <w:adjustRightInd w:val="0"/>
        <w:spacing w:after="0" w:line="168" w:lineRule="exact"/>
        <w:ind w:left="450" w:right="8210"/>
        <w:jc w:val="center"/>
        <w:rPr>
          <w:rFonts w:ascii="Century Gothic" w:hAnsi="Century Gothic" w:cs="Century Gothic"/>
          <w:color w:val="000000"/>
          <w:sz w:val="14"/>
          <w:szCs w:val="14"/>
        </w:rPr>
      </w:pPr>
      <w:r>
        <w:rPr>
          <w:rFonts w:ascii="Century Gothic" w:hAnsi="Century Gothic" w:cs="Century Gothic"/>
          <w:b/>
          <w:bCs/>
          <w:color w:val="191919"/>
          <w:sz w:val="14"/>
          <w:szCs w:val="14"/>
        </w:rPr>
        <w:t>Systems &amp; Marketing</w:t>
      </w:r>
    </w:p>
    <w:p w:rsidR="0038476F" w:rsidRDefault="0038476F" w:rsidP="0038476F">
      <w:pPr>
        <w:widowControl w:val="0"/>
        <w:autoSpaceDE w:val="0"/>
        <w:autoSpaceDN w:val="0"/>
        <w:adjustRightInd w:val="0"/>
        <w:spacing w:before="7" w:after="0" w:line="240" w:lineRule="exact"/>
        <w:rPr>
          <w:rFonts w:ascii="Century Gothic" w:hAnsi="Century Gothic" w:cs="Century Gothic"/>
          <w:color w:val="000000"/>
          <w:sz w:val="24"/>
          <w:szCs w:val="24"/>
        </w:rPr>
      </w:pPr>
    </w:p>
    <w:p w:rsidR="0038476F" w:rsidRDefault="0038476F" w:rsidP="0038476F">
      <w:pPr>
        <w:widowControl w:val="0"/>
        <w:autoSpaceDE w:val="0"/>
        <w:autoSpaceDN w:val="0"/>
        <w:adjustRightInd w:val="0"/>
        <w:spacing w:after="0" w:line="240" w:lineRule="auto"/>
        <w:ind w:left="1122"/>
        <w:rPr>
          <w:rFonts w:ascii="Times New Roman" w:hAnsi="Times New Roman"/>
          <w:color w:val="000000"/>
          <w:sz w:val="24"/>
          <w:szCs w:val="24"/>
        </w:rPr>
      </w:pPr>
      <w:r>
        <w:rPr>
          <w:rFonts w:ascii="Times New Roman" w:hAnsi="Times New Roman"/>
          <w:b/>
          <w:bCs/>
          <w:color w:val="191919"/>
          <w:sz w:val="32"/>
          <w:szCs w:val="32"/>
        </w:rPr>
        <w:t>B</w:t>
      </w:r>
      <w:r>
        <w:rPr>
          <w:rFonts w:ascii="Times New Roman" w:hAnsi="Times New Roman"/>
          <w:b/>
          <w:bCs/>
          <w:color w:val="191919"/>
          <w:sz w:val="24"/>
          <w:szCs w:val="24"/>
        </w:rPr>
        <w:t>ACHELOR</w:t>
      </w:r>
      <w:r>
        <w:rPr>
          <w:rFonts w:ascii="Times New Roman" w:hAnsi="Times New Roman"/>
          <w:b/>
          <w:bCs/>
          <w:color w:val="191919"/>
          <w:spacing w:val="20"/>
          <w:sz w:val="24"/>
          <w:szCs w:val="24"/>
        </w:rPr>
        <w:t xml:space="preserve"> </w:t>
      </w:r>
      <w:r>
        <w:rPr>
          <w:rFonts w:ascii="Times New Roman" w:hAnsi="Times New Roman"/>
          <w:b/>
          <w:bCs/>
          <w:color w:val="191919"/>
          <w:sz w:val="24"/>
          <w:szCs w:val="24"/>
        </w:rPr>
        <w:t>OF</w:t>
      </w:r>
      <w:r>
        <w:rPr>
          <w:rFonts w:ascii="Times New Roman" w:hAnsi="Times New Roman"/>
          <w:b/>
          <w:bCs/>
          <w:color w:val="191919"/>
          <w:spacing w:val="11"/>
          <w:sz w:val="24"/>
          <w:szCs w:val="24"/>
        </w:rPr>
        <w:t xml:space="preserve"> </w:t>
      </w:r>
      <w:r>
        <w:rPr>
          <w:rFonts w:ascii="Times New Roman" w:hAnsi="Times New Roman"/>
          <w:b/>
          <w:bCs/>
          <w:color w:val="191919"/>
          <w:sz w:val="32"/>
          <w:szCs w:val="32"/>
        </w:rPr>
        <w:t>S</w:t>
      </w:r>
      <w:r>
        <w:rPr>
          <w:rFonts w:ascii="Times New Roman" w:hAnsi="Times New Roman"/>
          <w:b/>
          <w:bCs/>
          <w:color w:val="191919"/>
          <w:sz w:val="24"/>
          <w:szCs w:val="24"/>
        </w:rPr>
        <w:t>CIENCE</w:t>
      </w:r>
      <w:r>
        <w:rPr>
          <w:rFonts w:ascii="Times New Roman" w:hAnsi="Times New Roman"/>
          <w:b/>
          <w:bCs/>
          <w:color w:val="191919"/>
          <w:spacing w:val="20"/>
          <w:sz w:val="24"/>
          <w:szCs w:val="24"/>
        </w:rPr>
        <w:t xml:space="preserve"> </w:t>
      </w:r>
      <w:r>
        <w:rPr>
          <w:rFonts w:ascii="Times New Roman" w:hAnsi="Times New Roman"/>
          <w:b/>
          <w:bCs/>
          <w:color w:val="191919"/>
          <w:sz w:val="32"/>
          <w:szCs w:val="32"/>
        </w:rPr>
        <w:t>D</w:t>
      </w:r>
      <w:r>
        <w:rPr>
          <w:rFonts w:ascii="Times New Roman" w:hAnsi="Times New Roman"/>
          <w:b/>
          <w:bCs/>
          <w:color w:val="191919"/>
          <w:sz w:val="24"/>
          <w:szCs w:val="24"/>
        </w:rPr>
        <w:t>EGREE</w:t>
      </w:r>
      <w:r>
        <w:rPr>
          <w:rFonts w:ascii="Times New Roman" w:hAnsi="Times New Roman"/>
          <w:b/>
          <w:bCs/>
          <w:color w:val="191919"/>
          <w:spacing w:val="20"/>
          <w:sz w:val="24"/>
          <w:szCs w:val="24"/>
        </w:rPr>
        <w:t xml:space="preserve"> </w:t>
      </w:r>
      <w:r>
        <w:rPr>
          <w:rFonts w:ascii="Times New Roman" w:hAnsi="Times New Roman"/>
          <w:b/>
          <w:bCs/>
          <w:color w:val="191919"/>
          <w:sz w:val="24"/>
          <w:szCs w:val="24"/>
        </w:rPr>
        <w:t>IN</w:t>
      </w:r>
      <w:r>
        <w:rPr>
          <w:rFonts w:ascii="Times New Roman" w:hAnsi="Times New Roman"/>
          <w:b/>
          <w:bCs/>
          <w:color w:val="191919"/>
          <w:spacing w:val="20"/>
          <w:sz w:val="24"/>
          <w:szCs w:val="24"/>
        </w:rPr>
        <w:t xml:space="preserve"> </w:t>
      </w:r>
      <w:r>
        <w:rPr>
          <w:rFonts w:ascii="Times New Roman" w:hAnsi="Times New Roman"/>
          <w:b/>
          <w:bCs/>
          <w:color w:val="191919"/>
          <w:sz w:val="32"/>
          <w:szCs w:val="32"/>
        </w:rPr>
        <w:t>B</w:t>
      </w:r>
      <w:r>
        <w:rPr>
          <w:rFonts w:ascii="Times New Roman" w:hAnsi="Times New Roman"/>
          <w:b/>
          <w:bCs/>
          <w:color w:val="191919"/>
          <w:sz w:val="24"/>
          <w:szCs w:val="24"/>
        </w:rPr>
        <w:t>USINESS</w:t>
      </w:r>
      <w:r>
        <w:rPr>
          <w:rFonts w:ascii="Times New Roman" w:hAnsi="Times New Roman"/>
          <w:b/>
          <w:bCs/>
          <w:color w:val="191919"/>
          <w:spacing w:val="20"/>
          <w:sz w:val="24"/>
          <w:szCs w:val="24"/>
        </w:rPr>
        <w:t xml:space="preserve"> </w:t>
      </w:r>
      <w:r>
        <w:rPr>
          <w:rFonts w:ascii="Times New Roman" w:hAnsi="Times New Roman"/>
          <w:b/>
          <w:bCs/>
          <w:color w:val="191919"/>
          <w:sz w:val="32"/>
          <w:szCs w:val="32"/>
        </w:rPr>
        <w:t>I</w:t>
      </w:r>
      <w:r>
        <w:rPr>
          <w:rFonts w:ascii="Times New Roman" w:hAnsi="Times New Roman"/>
          <w:b/>
          <w:bCs/>
          <w:color w:val="191919"/>
          <w:sz w:val="24"/>
          <w:szCs w:val="24"/>
        </w:rPr>
        <w:t>NFORM</w:t>
      </w:r>
      <w:r>
        <w:rPr>
          <w:rFonts w:ascii="Times New Roman" w:hAnsi="Times New Roman"/>
          <w:b/>
          <w:bCs/>
          <w:color w:val="191919"/>
          <w:spacing w:val="-18"/>
          <w:sz w:val="24"/>
          <w:szCs w:val="24"/>
        </w:rPr>
        <w:t>A</w:t>
      </w:r>
      <w:r>
        <w:rPr>
          <w:rFonts w:ascii="Times New Roman" w:hAnsi="Times New Roman"/>
          <w:b/>
          <w:bCs/>
          <w:color w:val="191919"/>
          <w:sz w:val="24"/>
          <w:szCs w:val="24"/>
        </w:rPr>
        <w:t>TION</w:t>
      </w:r>
      <w:r>
        <w:rPr>
          <w:rFonts w:ascii="Times New Roman" w:hAnsi="Times New Roman"/>
          <w:b/>
          <w:bCs/>
          <w:color w:val="191919"/>
          <w:spacing w:val="20"/>
          <w:sz w:val="24"/>
          <w:szCs w:val="24"/>
        </w:rPr>
        <w:t xml:space="preserve"> </w:t>
      </w:r>
      <w:r>
        <w:rPr>
          <w:rFonts w:ascii="Times New Roman" w:hAnsi="Times New Roman"/>
          <w:b/>
          <w:bCs/>
          <w:color w:val="191919"/>
          <w:sz w:val="32"/>
          <w:szCs w:val="32"/>
        </w:rPr>
        <w:t>S</w:t>
      </w:r>
      <w:r>
        <w:rPr>
          <w:rFonts w:ascii="Times New Roman" w:hAnsi="Times New Roman"/>
          <w:b/>
          <w:bCs/>
          <w:color w:val="191919"/>
          <w:sz w:val="24"/>
          <w:szCs w:val="24"/>
        </w:rPr>
        <w:t>YSTEMS</w:t>
      </w:r>
    </w:p>
    <w:p w:rsidR="0038476F" w:rsidRDefault="0038476F" w:rsidP="0038476F">
      <w:pPr>
        <w:widowControl w:val="0"/>
        <w:autoSpaceDE w:val="0"/>
        <w:autoSpaceDN w:val="0"/>
        <w:adjustRightInd w:val="0"/>
        <w:spacing w:before="8" w:after="0" w:line="260" w:lineRule="exact"/>
        <w:rPr>
          <w:rFonts w:ascii="Times New Roman" w:hAnsi="Times New Roman"/>
          <w:color w:val="000000"/>
          <w:sz w:val="26"/>
          <w:szCs w:val="26"/>
        </w:rPr>
      </w:pPr>
    </w:p>
    <w:p w:rsidR="0038476F" w:rsidRDefault="0038476F" w:rsidP="0038476F">
      <w:pPr>
        <w:widowControl w:val="0"/>
        <w:tabs>
          <w:tab w:val="left" w:pos="2200"/>
          <w:tab w:val="left" w:pos="3280"/>
          <w:tab w:val="left" w:pos="6880"/>
        </w:tabs>
        <w:autoSpaceDE w:val="0"/>
        <w:autoSpaceDN w:val="0"/>
        <w:adjustRightInd w:val="0"/>
        <w:spacing w:after="0" w:line="240" w:lineRule="auto"/>
        <w:ind w:left="1122"/>
        <w:rPr>
          <w:rFonts w:ascii="Times New Roman" w:hAnsi="Times New Roman"/>
          <w:color w:val="000000"/>
          <w:sz w:val="18"/>
          <w:szCs w:val="18"/>
        </w:rPr>
      </w:pPr>
      <w:r>
        <w:rPr>
          <w:rFonts w:ascii="Times New Roman" w:hAnsi="Times New Roman"/>
          <w:b/>
          <w:bCs/>
          <w:color w:val="191919"/>
          <w:sz w:val="18"/>
          <w:szCs w:val="18"/>
        </w:rPr>
        <w:t>Courses</w:t>
      </w:r>
      <w:r>
        <w:rPr>
          <w:rFonts w:ascii="Times New Roman" w:hAnsi="Times New Roman"/>
          <w:b/>
          <w:bCs/>
          <w:color w:val="191919"/>
          <w:sz w:val="18"/>
          <w:szCs w:val="18"/>
        </w:rPr>
        <w:tab/>
      </w:r>
      <w:r>
        <w:rPr>
          <w:rFonts w:ascii="Times New Roman" w:hAnsi="Times New Roman"/>
          <w:b/>
          <w:bCs/>
          <w:color w:val="191919"/>
          <w:spacing w:val="-3"/>
          <w:sz w:val="18"/>
          <w:szCs w:val="18"/>
        </w:rPr>
        <w:t>T</w:t>
      </w:r>
      <w:r>
        <w:rPr>
          <w:rFonts w:ascii="Times New Roman" w:hAnsi="Times New Roman"/>
          <w:b/>
          <w:bCs/>
          <w:color w:val="191919"/>
          <w:sz w:val="18"/>
          <w:szCs w:val="18"/>
        </w:rPr>
        <w:t>itle</w:t>
      </w:r>
      <w:r>
        <w:rPr>
          <w:rFonts w:ascii="Times New Roman" w:hAnsi="Times New Roman"/>
          <w:b/>
          <w:bCs/>
          <w:color w:val="191919"/>
          <w:sz w:val="18"/>
          <w:szCs w:val="18"/>
        </w:rPr>
        <w:tab/>
        <w:t>P</w:t>
      </w:r>
      <w:r>
        <w:rPr>
          <w:rFonts w:ascii="Times New Roman" w:hAnsi="Times New Roman"/>
          <w:b/>
          <w:bCs/>
          <w:color w:val="191919"/>
          <w:spacing w:val="-3"/>
          <w:sz w:val="18"/>
          <w:szCs w:val="18"/>
        </w:rPr>
        <w:t>r</w:t>
      </w:r>
      <w:r>
        <w:rPr>
          <w:rFonts w:ascii="Times New Roman" w:hAnsi="Times New Roman"/>
          <w:b/>
          <w:bCs/>
          <w:color w:val="191919"/>
          <w:sz w:val="18"/>
          <w:szCs w:val="18"/>
        </w:rPr>
        <w:t>e</w:t>
      </w:r>
      <w:r>
        <w:rPr>
          <w:rFonts w:ascii="Times New Roman" w:hAnsi="Times New Roman"/>
          <w:b/>
          <w:bCs/>
          <w:color w:val="191919"/>
          <w:spacing w:val="-3"/>
          <w:sz w:val="18"/>
          <w:szCs w:val="18"/>
        </w:rPr>
        <w:t>r</w:t>
      </w:r>
      <w:r>
        <w:rPr>
          <w:rFonts w:ascii="Times New Roman" w:hAnsi="Times New Roman"/>
          <w:b/>
          <w:bCs/>
          <w:color w:val="191919"/>
          <w:sz w:val="18"/>
          <w:szCs w:val="18"/>
        </w:rPr>
        <w:t>equisite</w:t>
      </w:r>
      <w:r>
        <w:rPr>
          <w:rFonts w:ascii="Times New Roman" w:hAnsi="Times New Roman"/>
          <w:b/>
          <w:bCs/>
          <w:color w:val="191919"/>
          <w:sz w:val="18"/>
          <w:szCs w:val="18"/>
        </w:rPr>
        <w:tab/>
        <w:t>C</w:t>
      </w:r>
      <w:r>
        <w:rPr>
          <w:rFonts w:ascii="Times New Roman" w:hAnsi="Times New Roman"/>
          <w:b/>
          <w:bCs/>
          <w:color w:val="191919"/>
          <w:spacing w:val="-3"/>
          <w:sz w:val="18"/>
          <w:szCs w:val="18"/>
        </w:rPr>
        <w:t>r</w:t>
      </w:r>
      <w:r>
        <w:rPr>
          <w:rFonts w:ascii="Times New Roman" w:hAnsi="Times New Roman"/>
          <w:b/>
          <w:bCs/>
          <w:color w:val="191919"/>
          <w:sz w:val="18"/>
          <w:szCs w:val="18"/>
        </w:rPr>
        <w:t>edit</w:t>
      </w:r>
    </w:p>
    <w:p w:rsidR="0038476F" w:rsidRDefault="0038476F" w:rsidP="0038476F">
      <w:pPr>
        <w:widowControl w:val="0"/>
        <w:autoSpaceDE w:val="0"/>
        <w:autoSpaceDN w:val="0"/>
        <w:adjustRightInd w:val="0"/>
        <w:spacing w:before="9" w:after="0" w:line="240" w:lineRule="auto"/>
        <w:ind w:left="1122"/>
        <w:rPr>
          <w:rFonts w:ascii="Times New Roman" w:hAnsi="Times New Roman"/>
          <w:color w:val="000000"/>
          <w:sz w:val="18"/>
          <w:szCs w:val="18"/>
        </w:rPr>
      </w:pPr>
      <w:r>
        <w:rPr>
          <w:rFonts w:ascii="Times New Roman" w:hAnsi="Times New Roman"/>
          <w:b/>
          <w:bCs/>
          <w:color w:val="191919"/>
          <w:sz w:val="18"/>
          <w:szCs w:val="18"/>
        </w:rPr>
        <w:t>A</w:t>
      </w:r>
      <w:r>
        <w:rPr>
          <w:rFonts w:ascii="Times New Roman" w:hAnsi="Times New Roman"/>
          <w:b/>
          <w:bCs/>
          <w:color w:val="191919"/>
          <w:spacing w:val="-3"/>
          <w:sz w:val="18"/>
          <w:szCs w:val="18"/>
        </w:rPr>
        <w:t>r</w:t>
      </w:r>
      <w:r>
        <w:rPr>
          <w:rFonts w:ascii="Times New Roman" w:hAnsi="Times New Roman"/>
          <w:b/>
          <w:bCs/>
          <w:color w:val="191919"/>
          <w:sz w:val="18"/>
          <w:szCs w:val="18"/>
        </w:rPr>
        <w:t>ea F: P</w:t>
      </w:r>
      <w:r>
        <w:rPr>
          <w:rFonts w:ascii="Times New Roman" w:hAnsi="Times New Roman"/>
          <w:b/>
          <w:bCs/>
          <w:color w:val="191919"/>
          <w:spacing w:val="-3"/>
          <w:sz w:val="18"/>
          <w:szCs w:val="18"/>
        </w:rPr>
        <w:t>r</w:t>
      </w:r>
      <w:r>
        <w:rPr>
          <w:rFonts w:ascii="Times New Roman" w:hAnsi="Times New Roman"/>
          <w:b/>
          <w:bCs/>
          <w:color w:val="191919"/>
          <w:sz w:val="18"/>
          <w:szCs w:val="18"/>
        </w:rPr>
        <w:t>ogram of Study Related Courses Hours</w:t>
      </w:r>
    </w:p>
    <w:tbl>
      <w:tblPr>
        <w:tblW w:w="0" w:type="auto"/>
        <w:tblInd w:w="1082" w:type="dxa"/>
        <w:tblLayout w:type="fixed"/>
        <w:tblCellMar>
          <w:left w:w="0" w:type="dxa"/>
          <w:right w:w="0" w:type="dxa"/>
        </w:tblCellMar>
        <w:tblLook w:val="0000"/>
      </w:tblPr>
      <w:tblGrid>
        <w:gridCol w:w="906"/>
        <w:gridCol w:w="934"/>
        <w:gridCol w:w="3623"/>
        <w:gridCol w:w="2672"/>
        <w:gridCol w:w="1666"/>
      </w:tblGrid>
      <w:tr w:rsidR="0038476F" w:rsidRPr="007A7452" w:rsidTr="00886238">
        <w:trPr>
          <w:trHeight w:hRule="exact" w:val="237"/>
        </w:trPr>
        <w:tc>
          <w:tcPr>
            <w:tcW w:w="906" w:type="dxa"/>
            <w:tcBorders>
              <w:top w:val="nil"/>
              <w:left w:val="nil"/>
              <w:bottom w:val="nil"/>
              <w:right w:val="nil"/>
            </w:tcBorders>
          </w:tcPr>
          <w:p w:rsidR="0038476F" w:rsidRPr="007A7452" w:rsidRDefault="0038476F" w:rsidP="00886238">
            <w:pPr>
              <w:widowControl w:val="0"/>
              <w:autoSpaceDE w:val="0"/>
              <w:autoSpaceDN w:val="0"/>
              <w:adjustRightInd w:val="0"/>
              <w:spacing w:before="9" w:after="0" w:line="240" w:lineRule="auto"/>
              <w:ind w:left="40"/>
              <w:rPr>
                <w:rFonts w:ascii="Times New Roman" w:hAnsi="Times New Roman"/>
                <w:sz w:val="24"/>
                <w:szCs w:val="24"/>
              </w:rPr>
            </w:pPr>
            <w:r w:rsidRPr="007A7452">
              <w:rPr>
                <w:rFonts w:ascii="Times New Roman" w:hAnsi="Times New Roman"/>
                <w:color w:val="191919"/>
                <w:sz w:val="18"/>
                <w:szCs w:val="18"/>
              </w:rPr>
              <w:t>ACCT</w:t>
            </w:r>
          </w:p>
        </w:tc>
        <w:tc>
          <w:tcPr>
            <w:tcW w:w="934" w:type="dxa"/>
            <w:tcBorders>
              <w:top w:val="nil"/>
              <w:left w:val="nil"/>
              <w:bottom w:val="nil"/>
              <w:right w:val="nil"/>
            </w:tcBorders>
          </w:tcPr>
          <w:p w:rsidR="0038476F" w:rsidRPr="007A7452" w:rsidRDefault="0038476F" w:rsidP="00886238">
            <w:pPr>
              <w:widowControl w:val="0"/>
              <w:autoSpaceDE w:val="0"/>
              <w:autoSpaceDN w:val="0"/>
              <w:adjustRightInd w:val="0"/>
              <w:spacing w:before="9" w:after="0" w:line="240" w:lineRule="auto"/>
              <w:ind w:left="215"/>
              <w:rPr>
                <w:rFonts w:ascii="Times New Roman" w:hAnsi="Times New Roman"/>
                <w:sz w:val="24"/>
                <w:szCs w:val="24"/>
              </w:rPr>
            </w:pPr>
            <w:r w:rsidRPr="007A7452">
              <w:rPr>
                <w:rFonts w:ascii="Times New Roman" w:hAnsi="Times New Roman"/>
                <w:color w:val="191919"/>
                <w:sz w:val="18"/>
                <w:szCs w:val="18"/>
              </w:rPr>
              <w:t>2101</w:t>
            </w:r>
          </w:p>
        </w:tc>
        <w:tc>
          <w:tcPr>
            <w:tcW w:w="3623" w:type="dxa"/>
            <w:tcBorders>
              <w:top w:val="nil"/>
              <w:left w:val="nil"/>
              <w:bottom w:val="nil"/>
              <w:right w:val="nil"/>
            </w:tcBorders>
          </w:tcPr>
          <w:p w:rsidR="0038476F" w:rsidRPr="007A7452" w:rsidRDefault="0038476F" w:rsidP="00886238">
            <w:pPr>
              <w:widowControl w:val="0"/>
              <w:autoSpaceDE w:val="0"/>
              <w:autoSpaceDN w:val="0"/>
              <w:adjustRightInd w:val="0"/>
              <w:spacing w:before="9" w:after="0" w:line="240" w:lineRule="auto"/>
              <w:ind w:left="360"/>
              <w:rPr>
                <w:rFonts w:ascii="Times New Roman" w:hAnsi="Times New Roman"/>
                <w:sz w:val="24"/>
                <w:szCs w:val="24"/>
              </w:rPr>
            </w:pPr>
            <w:r w:rsidRPr="007A7452">
              <w:rPr>
                <w:rFonts w:ascii="Times New Roman" w:hAnsi="Times New Roman"/>
                <w:color w:val="191919"/>
                <w:sz w:val="18"/>
                <w:szCs w:val="18"/>
              </w:rPr>
              <w:t>Principles of</w:t>
            </w:r>
            <w:r w:rsidRPr="007A7452">
              <w:rPr>
                <w:rFonts w:ascii="Times New Roman" w:hAnsi="Times New Roman"/>
                <w:color w:val="191919"/>
                <w:spacing w:val="-10"/>
                <w:sz w:val="18"/>
                <w:szCs w:val="18"/>
              </w:rPr>
              <w:t xml:space="preserve"> </w:t>
            </w:r>
            <w:r w:rsidRPr="007A7452">
              <w:rPr>
                <w:rFonts w:ascii="Times New Roman" w:hAnsi="Times New Roman"/>
                <w:color w:val="191919"/>
                <w:sz w:val="18"/>
                <w:szCs w:val="18"/>
              </w:rPr>
              <w:t>Accounting I</w:t>
            </w:r>
          </w:p>
        </w:tc>
        <w:tc>
          <w:tcPr>
            <w:tcW w:w="2672" w:type="dxa"/>
            <w:tcBorders>
              <w:top w:val="nil"/>
              <w:left w:val="nil"/>
              <w:bottom w:val="nil"/>
              <w:right w:val="nil"/>
            </w:tcBorders>
          </w:tcPr>
          <w:p w:rsidR="0038476F" w:rsidRPr="007A7452" w:rsidRDefault="0038476F" w:rsidP="00886238">
            <w:pPr>
              <w:widowControl w:val="0"/>
              <w:autoSpaceDE w:val="0"/>
              <w:autoSpaceDN w:val="0"/>
              <w:adjustRightInd w:val="0"/>
              <w:spacing w:before="9" w:after="0" w:line="240" w:lineRule="auto"/>
              <w:ind w:left="338"/>
              <w:rPr>
                <w:rFonts w:ascii="Times New Roman" w:hAnsi="Times New Roman"/>
                <w:sz w:val="24"/>
                <w:szCs w:val="24"/>
              </w:rPr>
            </w:pPr>
            <w:r w:rsidRPr="007A7452">
              <w:rPr>
                <w:rFonts w:ascii="Times New Roman" w:hAnsi="Times New Roman"/>
                <w:color w:val="191919"/>
                <w:sz w:val="18"/>
                <w:szCs w:val="18"/>
              </w:rPr>
              <w:t>M</w:t>
            </w:r>
            <w:r w:rsidRPr="007A7452">
              <w:rPr>
                <w:rFonts w:ascii="Times New Roman" w:hAnsi="Times New Roman"/>
                <w:color w:val="191919"/>
                <w:spacing w:val="-20"/>
                <w:sz w:val="18"/>
                <w:szCs w:val="18"/>
              </w:rPr>
              <w:t>A</w:t>
            </w:r>
            <w:r w:rsidRPr="007A7452">
              <w:rPr>
                <w:rFonts w:ascii="Times New Roman" w:hAnsi="Times New Roman"/>
                <w:color w:val="191919"/>
                <w:sz w:val="18"/>
                <w:szCs w:val="18"/>
              </w:rPr>
              <w:t xml:space="preserve">TH </w:t>
            </w:r>
            <w:r w:rsidRPr="007A7452">
              <w:rPr>
                <w:rFonts w:ascii="Times New Roman" w:hAnsi="Times New Roman"/>
                <w:color w:val="191919"/>
                <w:spacing w:val="-7"/>
                <w:sz w:val="18"/>
                <w:szCs w:val="18"/>
              </w:rPr>
              <w:t>1111</w:t>
            </w:r>
          </w:p>
        </w:tc>
        <w:tc>
          <w:tcPr>
            <w:tcW w:w="1666" w:type="dxa"/>
            <w:tcBorders>
              <w:top w:val="nil"/>
              <w:left w:val="nil"/>
              <w:bottom w:val="nil"/>
              <w:right w:val="nil"/>
            </w:tcBorders>
          </w:tcPr>
          <w:p w:rsidR="0038476F" w:rsidRPr="007A7452" w:rsidRDefault="0038476F" w:rsidP="00886238">
            <w:pPr>
              <w:widowControl w:val="0"/>
              <w:autoSpaceDE w:val="0"/>
              <w:autoSpaceDN w:val="0"/>
              <w:adjustRightInd w:val="0"/>
              <w:spacing w:before="9" w:after="0" w:line="240" w:lineRule="auto"/>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216"/>
        </w:trPr>
        <w:tc>
          <w:tcPr>
            <w:tcW w:w="906"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ACCT</w:t>
            </w:r>
          </w:p>
        </w:tc>
        <w:tc>
          <w:tcPr>
            <w:tcW w:w="934"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215"/>
              <w:rPr>
                <w:rFonts w:ascii="Times New Roman" w:hAnsi="Times New Roman"/>
                <w:sz w:val="24"/>
                <w:szCs w:val="24"/>
              </w:rPr>
            </w:pPr>
            <w:r w:rsidRPr="007A7452">
              <w:rPr>
                <w:rFonts w:ascii="Times New Roman" w:hAnsi="Times New Roman"/>
                <w:color w:val="191919"/>
                <w:sz w:val="18"/>
                <w:szCs w:val="18"/>
              </w:rPr>
              <w:t>2102</w:t>
            </w:r>
          </w:p>
        </w:tc>
        <w:tc>
          <w:tcPr>
            <w:tcW w:w="3623"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60"/>
              <w:rPr>
                <w:rFonts w:ascii="Times New Roman" w:hAnsi="Times New Roman"/>
                <w:sz w:val="24"/>
                <w:szCs w:val="24"/>
              </w:rPr>
            </w:pPr>
            <w:r w:rsidRPr="007A7452">
              <w:rPr>
                <w:rFonts w:ascii="Times New Roman" w:hAnsi="Times New Roman"/>
                <w:color w:val="191919"/>
                <w:sz w:val="18"/>
                <w:szCs w:val="18"/>
              </w:rPr>
              <w:t>Principles of</w:t>
            </w:r>
            <w:r w:rsidRPr="007A7452">
              <w:rPr>
                <w:rFonts w:ascii="Times New Roman" w:hAnsi="Times New Roman"/>
                <w:color w:val="191919"/>
                <w:spacing w:val="-10"/>
                <w:sz w:val="18"/>
                <w:szCs w:val="18"/>
              </w:rPr>
              <w:t xml:space="preserve"> </w:t>
            </w:r>
            <w:r w:rsidRPr="007A7452">
              <w:rPr>
                <w:rFonts w:ascii="Times New Roman" w:hAnsi="Times New Roman"/>
                <w:color w:val="191919"/>
                <w:sz w:val="18"/>
                <w:szCs w:val="18"/>
              </w:rPr>
              <w:t>Accounting II</w:t>
            </w:r>
          </w:p>
        </w:tc>
        <w:tc>
          <w:tcPr>
            <w:tcW w:w="2672"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c>
          <w:tcPr>
            <w:tcW w:w="1666"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216"/>
        </w:trPr>
        <w:tc>
          <w:tcPr>
            <w:tcW w:w="906"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BISE</w:t>
            </w:r>
          </w:p>
        </w:tc>
        <w:tc>
          <w:tcPr>
            <w:tcW w:w="934"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215"/>
              <w:rPr>
                <w:rFonts w:ascii="Times New Roman" w:hAnsi="Times New Roman"/>
                <w:sz w:val="24"/>
                <w:szCs w:val="24"/>
              </w:rPr>
            </w:pPr>
            <w:r w:rsidRPr="007A7452">
              <w:rPr>
                <w:rFonts w:ascii="Times New Roman" w:hAnsi="Times New Roman"/>
                <w:color w:val="191919"/>
                <w:sz w:val="18"/>
                <w:szCs w:val="18"/>
              </w:rPr>
              <w:t>2010</w:t>
            </w:r>
          </w:p>
        </w:tc>
        <w:tc>
          <w:tcPr>
            <w:tcW w:w="3623"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60"/>
              <w:rPr>
                <w:rFonts w:ascii="Times New Roman" w:hAnsi="Times New Roman"/>
                <w:sz w:val="24"/>
                <w:szCs w:val="24"/>
              </w:rPr>
            </w:pPr>
            <w:r w:rsidRPr="007A7452">
              <w:rPr>
                <w:rFonts w:ascii="Times New Roman" w:hAnsi="Times New Roman"/>
                <w:color w:val="191919"/>
                <w:sz w:val="18"/>
                <w:szCs w:val="18"/>
              </w:rPr>
              <w:t>Fundamentals of Computer</w:t>
            </w:r>
            <w:r w:rsidRPr="007A7452">
              <w:rPr>
                <w:rFonts w:ascii="Times New Roman" w:hAnsi="Times New Roman"/>
                <w:color w:val="191919"/>
                <w:spacing w:val="-10"/>
                <w:sz w:val="18"/>
                <w:szCs w:val="18"/>
              </w:rPr>
              <w:t xml:space="preserve"> </w:t>
            </w:r>
            <w:r w:rsidRPr="007A7452">
              <w:rPr>
                <w:rFonts w:ascii="Times New Roman" w:hAnsi="Times New Roman"/>
                <w:color w:val="191919"/>
                <w:sz w:val="18"/>
                <w:szCs w:val="18"/>
              </w:rPr>
              <w:t>Applications</w:t>
            </w:r>
          </w:p>
        </w:tc>
        <w:tc>
          <w:tcPr>
            <w:tcW w:w="2672"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c>
          <w:tcPr>
            <w:tcW w:w="1666"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216"/>
        </w:trPr>
        <w:tc>
          <w:tcPr>
            <w:tcW w:w="906"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BISE</w:t>
            </w:r>
          </w:p>
        </w:tc>
        <w:tc>
          <w:tcPr>
            <w:tcW w:w="934"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215"/>
              <w:rPr>
                <w:rFonts w:ascii="Times New Roman" w:hAnsi="Times New Roman"/>
                <w:sz w:val="24"/>
                <w:szCs w:val="24"/>
              </w:rPr>
            </w:pPr>
            <w:r w:rsidRPr="007A7452">
              <w:rPr>
                <w:rFonts w:ascii="Times New Roman" w:hAnsi="Times New Roman"/>
                <w:color w:val="191919"/>
                <w:sz w:val="18"/>
                <w:szCs w:val="18"/>
              </w:rPr>
              <w:t>2040</w:t>
            </w:r>
          </w:p>
        </w:tc>
        <w:tc>
          <w:tcPr>
            <w:tcW w:w="3623"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60"/>
              <w:rPr>
                <w:rFonts w:ascii="Times New Roman" w:hAnsi="Times New Roman"/>
                <w:sz w:val="24"/>
                <w:szCs w:val="24"/>
              </w:rPr>
            </w:pPr>
            <w:r w:rsidRPr="007A7452">
              <w:rPr>
                <w:rFonts w:ascii="Times New Roman" w:hAnsi="Times New Roman"/>
                <w:color w:val="191919"/>
                <w:sz w:val="18"/>
                <w:szCs w:val="18"/>
              </w:rPr>
              <w:t>Communication for Management</w:t>
            </w:r>
          </w:p>
        </w:tc>
        <w:tc>
          <w:tcPr>
            <w:tcW w:w="2672"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c>
          <w:tcPr>
            <w:tcW w:w="1666"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216"/>
        </w:trPr>
        <w:tc>
          <w:tcPr>
            <w:tcW w:w="906"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ECON</w:t>
            </w:r>
          </w:p>
        </w:tc>
        <w:tc>
          <w:tcPr>
            <w:tcW w:w="934"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215"/>
              <w:rPr>
                <w:rFonts w:ascii="Times New Roman" w:hAnsi="Times New Roman"/>
                <w:sz w:val="24"/>
                <w:szCs w:val="24"/>
              </w:rPr>
            </w:pPr>
            <w:r w:rsidRPr="007A7452">
              <w:rPr>
                <w:rFonts w:ascii="Times New Roman" w:hAnsi="Times New Roman"/>
                <w:color w:val="191919"/>
                <w:sz w:val="18"/>
                <w:szCs w:val="18"/>
              </w:rPr>
              <w:t>2105</w:t>
            </w:r>
          </w:p>
        </w:tc>
        <w:tc>
          <w:tcPr>
            <w:tcW w:w="3623"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60"/>
              <w:rPr>
                <w:rFonts w:ascii="Times New Roman" w:hAnsi="Times New Roman"/>
                <w:sz w:val="24"/>
                <w:szCs w:val="24"/>
              </w:rPr>
            </w:pPr>
            <w:r w:rsidRPr="007A7452">
              <w:rPr>
                <w:rFonts w:ascii="Times New Roman" w:hAnsi="Times New Roman"/>
                <w:color w:val="191919"/>
                <w:sz w:val="18"/>
                <w:szCs w:val="18"/>
              </w:rPr>
              <w:t>Principles of Macroeconomics</w:t>
            </w:r>
          </w:p>
        </w:tc>
        <w:tc>
          <w:tcPr>
            <w:tcW w:w="2672"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c>
          <w:tcPr>
            <w:tcW w:w="1666"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214"/>
        </w:trPr>
        <w:tc>
          <w:tcPr>
            <w:tcW w:w="906"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ECON</w:t>
            </w:r>
          </w:p>
        </w:tc>
        <w:tc>
          <w:tcPr>
            <w:tcW w:w="934"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215"/>
              <w:rPr>
                <w:rFonts w:ascii="Times New Roman" w:hAnsi="Times New Roman"/>
                <w:sz w:val="24"/>
                <w:szCs w:val="24"/>
              </w:rPr>
            </w:pPr>
            <w:r w:rsidRPr="007A7452">
              <w:rPr>
                <w:rFonts w:ascii="Times New Roman" w:hAnsi="Times New Roman"/>
                <w:color w:val="191919"/>
                <w:sz w:val="18"/>
                <w:szCs w:val="18"/>
              </w:rPr>
              <w:t>2106</w:t>
            </w:r>
          </w:p>
        </w:tc>
        <w:tc>
          <w:tcPr>
            <w:tcW w:w="3623"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60"/>
              <w:rPr>
                <w:rFonts w:ascii="Times New Roman" w:hAnsi="Times New Roman"/>
                <w:sz w:val="24"/>
                <w:szCs w:val="24"/>
              </w:rPr>
            </w:pPr>
            <w:r w:rsidRPr="007A7452">
              <w:rPr>
                <w:rFonts w:ascii="Times New Roman" w:hAnsi="Times New Roman"/>
                <w:color w:val="191919"/>
                <w:sz w:val="18"/>
                <w:szCs w:val="18"/>
              </w:rPr>
              <w:t>Principles of Microeconomics</w:t>
            </w:r>
          </w:p>
        </w:tc>
        <w:tc>
          <w:tcPr>
            <w:tcW w:w="2672"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c>
          <w:tcPr>
            <w:tcW w:w="1666"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296"/>
        </w:trPr>
        <w:tc>
          <w:tcPr>
            <w:tcW w:w="906" w:type="dxa"/>
            <w:tcBorders>
              <w:top w:val="nil"/>
              <w:left w:val="nil"/>
              <w:bottom w:val="nil"/>
              <w:right w:val="nil"/>
            </w:tcBorders>
          </w:tcPr>
          <w:p w:rsidR="0038476F" w:rsidRPr="007A7452" w:rsidRDefault="0038476F" w:rsidP="00886238">
            <w:pPr>
              <w:widowControl w:val="0"/>
              <w:autoSpaceDE w:val="0"/>
              <w:autoSpaceDN w:val="0"/>
              <w:adjustRightInd w:val="0"/>
              <w:spacing w:after="0" w:line="194" w:lineRule="exact"/>
              <w:ind w:left="40"/>
              <w:rPr>
                <w:rFonts w:ascii="Times New Roman" w:hAnsi="Times New Roman"/>
                <w:sz w:val="24"/>
                <w:szCs w:val="24"/>
              </w:rPr>
            </w:pPr>
            <w:r w:rsidRPr="007A7452">
              <w:rPr>
                <w:rFonts w:ascii="Times New Roman" w:hAnsi="Times New Roman"/>
                <w:b/>
                <w:bCs/>
                <w:color w:val="191919"/>
                <w:sz w:val="18"/>
                <w:szCs w:val="18"/>
              </w:rPr>
              <w:t>Subtotal</w:t>
            </w:r>
          </w:p>
        </w:tc>
        <w:tc>
          <w:tcPr>
            <w:tcW w:w="934"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c>
          <w:tcPr>
            <w:tcW w:w="3623"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c>
          <w:tcPr>
            <w:tcW w:w="2672"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c>
          <w:tcPr>
            <w:tcW w:w="1666" w:type="dxa"/>
            <w:tcBorders>
              <w:top w:val="nil"/>
              <w:left w:val="nil"/>
              <w:bottom w:val="nil"/>
              <w:right w:val="nil"/>
            </w:tcBorders>
          </w:tcPr>
          <w:p w:rsidR="0038476F" w:rsidRPr="007A7452" w:rsidRDefault="0038476F" w:rsidP="00886238">
            <w:pPr>
              <w:widowControl w:val="0"/>
              <w:autoSpaceDE w:val="0"/>
              <w:autoSpaceDN w:val="0"/>
              <w:adjustRightInd w:val="0"/>
              <w:spacing w:after="0" w:line="194" w:lineRule="exact"/>
              <w:ind w:right="40"/>
              <w:jc w:val="right"/>
              <w:rPr>
                <w:rFonts w:ascii="Times New Roman" w:hAnsi="Times New Roman"/>
                <w:sz w:val="24"/>
                <w:szCs w:val="24"/>
              </w:rPr>
            </w:pPr>
            <w:r w:rsidRPr="007A7452">
              <w:rPr>
                <w:rFonts w:ascii="Times New Roman" w:hAnsi="Times New Roman"/>
                <w:b/>
                <w:bCs/>
                <w:color w:val="191919"/>
                <w:sz w:val="18"/>
                <w:szCs w:val="18"/>
              </w:rPr>
              <w:t>18</w:t>
            </w:r>
          </w:p>
        </w:tc>
      </w:tr>
    </w:tbl>
    <w:p w:rsidR="0038476F" w:rsidRDefault="0038476F" w:rsidP="0038476F">
      <w:pPr>
        <w:widowControl w:val="0"/>
        <w:autoSpaceDE w:val="0"/>
        <w:autoSpaceDN w:val="0"/>
        <w:adjustRightInd w:val="0"/>
        <w:spacing w:before="5" w:after="0" w:line="120" w:lineRule="exact"/>
        <w:rPr>
          <w:rFonts w:ascii="Times New Roman" w:hAnsi="Times New Roman"/>
          <w:sz w:val="12"/>
          <w:szCs w:val="12"/>
        </w:rPr>
      </w:pPr>
    </w:p>
    <w:p w:rsidR="0038476F" w:rsidRDefault="001254CF" w:rsidP="0038476F">
      <w:pPr>
        <w:widowControl w:val="0"/>
        <w:autoSpaceDE w:val="0"/>
        <w:autoSpaceDN w:val="0"/>
        <w:adjustRightInd w:val="0"/>
        <w:spacing w:after="0" w:line="240" w:lineRule="auto"/>
        <w:ind w:left="1122"/>
        <w:rPr>
          <w:rFonts w:ascii="Times New Roman" w:hAnsi="Times New Roman"/>
          <w:color w:val="000000"/>
          <w:sz w:val="18"/>
          <w:szCs w:val="18"/>
        </w:rPr>
      </w:pPr>
      <w:r w:rsidRPr="001254CF">
        <w:rPr>
          <w:noProof/>
        </w:rPr>
        <w:pict>
          <v:shape id="Text Box 3830" o:spid="_x0000_s1163" type="#_x0000_t202" style="position:absolute;left:0;text-align:left;margin-left:21pt;margin-top:50.55pt;width:12pt;height:41.8pt;z-index:-251622400;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" o:allowincell="f" filled="f" stroked="f">
            <v:textbox style="layout-flow:vertical;mso-layout-flow-alt:bottom-to-top" inset="0,0,0,0">
              <w:txbxContent>
                <w:p w:rsidR="00886238" w:rsidRDefault="00886238" w:rsidP="0038476F">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Business</w:t>
                  </w:r>
                </w:p>
              </w:txbxContent>
            </v:textbox>
            <w10:wrap anchorx="page"/>
          </v:shape>
        </w:pict>
      </w:r>
      <w:r w:rsidR="0038476F">
        <w:rPr>
          <w:rFonts w:ascii="Times New Roman" w:hAnsi="Times New Roman"/>
          <w:b/>
          <w:bCs/>
          <w:color w:val="191919"/>
          <w:sz w:val="18"/>
          <w:szCs w:val="18"/>
        </w:rPr>
        <w:t>A</w:t>
      </w:r>
      <w:r w:rsidR="0038476F">
        <w:rPr>
          <w:rFonts w:ascii="Times New Roman" w:hAnsi="Times New Roman"/>
          <w:b/>
          <w:bCs/>
          <w:color w:val="191919"/>
          <w:spacing w:val="-3"/>
          <w:sz w:val="18"/>
          <w:szCs w:val="18"/>
        </w:rPr>
        <w:t>r</w:t>
      </w:r>
      <w:r w:rsidR="0038476F">
        <w:rPr>
          <w:rFonts w:ascii="Times New Roman" w:hAnsi="Times New Roman"/>
          <w:b/>
          <w:bCs/>
          <w:color w:val="191919"/>
          <w:sz w:val="18"/>
          <w:szCs w:val="18"/>
        </w:rPr>
        <w:t>ea G: Business Majors Requi</w:t>
      </w:r>
      <w:r w:rsidR="0038476F">
        <w:rPr>
          <w:rFonts w:ascii="Times New Roman" w:hAnsi="Times New Roman"/>
          <w:b/>
          <w:bCs/>
          <w:color w:val="191919"/>
          <w:spacing w:val="-3"/>
          <w:sz w:val="18"/>
          <w:szCs w:val="18"/>
        </w:rPr>
        <w:t>r</w:t>
      </w:r>
      <w:r w:rsidR="0038476F">
        <w:rPr>
          <w:rFonts w:ascii="Times New Roman" w:hAnsi="Times New Roman"/>
          <w:b/>
          <w:bCs/>
          <w:color w:val="191919"/>
          <w:sz w:val="18"/>
          <w:szCs w:val="18"/>
        </w:rPr>
        <w:t>ed Courses</w:t>
      </w:r>
    </w:p>
    <w:tbl>
      <w:tblPr>
        <w:tblW w:w="0" w:type="auto"/>
        <w:tblInd w:w="1082" w:type="dxa"/>
        <w:tblLayout w:type="fixed"/>
        <w:tblCellMar>
          <w:left w:w="0" w:type="dxa"/>
          <w:right w:w="0" w:type="dxa"/>
        </w:tblCellMar>
        <w:tblLook w:val="0000"/>
      </w:tblPr>
      <w:tblGrid>
        <w:gridCol w:w="906"/>
        <w:gridCol w:w="934"/>
        <w:gridCol w:w="6308"/>
        <w:gridCol w:w="1653"/>
      </w:tblGrid>
      <w:tr w:rsidR="0038476F" w:rsidRPr="007A7452" w:rsidTr="00886238">
        <w:trPr>
          <w:trHeight w:hRule="exact" w:val="237"/>
        </w:trPr>
        <w:tc>
          <w:tcPr>
            <w:tcW w:w="906" w:type="dxa"/>
            <w:tcBorders>
              <w:top w:val="nil"/>
              <w:left w:val="nil"/>
              <w:bottom w:val="nil"/>
              <w:right w:val="nil"/>
            </w:tcBorders>
          </w:tcPr>
          <w:p w:rsidR="0038476F" w:rsidRPr="007A7452" w:rsidRDefault="0038476F" w:rsidP="00886238">
            <w:pPr>
              <w:widowControl w:val="0"/>
              <w:autoSpaceDE w:val="0"/>
              <w:autoSpaceDN w:val="0"/>
              <w:adjustRightInd w:val="0"/>
              <w:spacing w:before="9" w:after="0" w:line="240" w:lineRule="auto"/>
              <w:ind w:left="40"/>
              <w:rPr>
                <w:rFonts w:ascii="Times New Roman" w:hAnsi="Times New Roman"/>
                <w:sz w:val="24"/>
                <w:szCs w:val="24"/>
              </w:rPr>
            </w:pPr>
            <w:r w:rsidRPr="007A7452">
              <w:rPr>
                <w:rFonts w:ascii="Times New Roman" w:hAnsi="Times New Roman"/>
                <w:color w:val="191919"/>
                <w:sz w:val="18"/>
                <w:szCs w:val="18"/>
              </w:rPr>
              <w:t>BUSA</w:t>
            </w:r>
          </w:p>
        </w:tc>
        <w:tc>
          <w:tcPr>
            <w:tcW w:w="934" w:type="dxa"/>
            <w:tcBorders>
              <w:top w:val="nil"/>
              <w:left w:val="nil"/>
              <w:bottom w:val="nil"/>
              <w:right w:val="nil"/>
            </w:tcBorders>
          </w:tcPr>
          <w:p w:rsidR="0038476F" w:rsidRPr="007A7452" w:rsidRDefault="0038476F" w:rsidP="00886238">
            <w:pPr>
              <w:widowControl w:val="0"/>
              <w:autoSpaceDE w:val="0"/>
              <w:autoSpaceDN w:val="0"/>
              <w:adjustRightInd w:val="0"/>
              <w:spacing w:before="9" w:after="0" w:line="240" w:lineRule="auto"/>
              <w:ind w:left="215"/>
              <w:rPr>
                <w:rFonts w:ascii="Times New Roman" w:hAnsi="Times New Roman"/>
                <w:sz w:val="24"/>
                <w:szCs w:val="24"/>
              </w:rPr>
            </w:pPr>
            <w:r w:rsidRPr="007A7452">
              <w:rPr>
                <w:rFonts w:ascii="Times New Roman" w:hAnsi="Times New Roman"/>
                <w:color w:val="191919"/>
                <w:sz w:val="18"/>
                <w:szCs w:val="18"/>
              </w:rPr>
              <w:t>4105</w:t>
            </w:r>
          </w:p>
        </w:tc>
        <w:tc>
          <w:tcPr>
            <w:tcW w:w="6308" w:type="dxa"/>
            <w:tcBorders>
              <w:top w:val="nil"/>
              <w:left w:val="nil"/>
              <w:bottom w:val="nil"/>
              <w:right w:val="nil"/>
            </w:tcBorders>
          </w:tcPr>
          <w:p w:rsidR="0038476F" w:rsidRPr="007A7452" w:rsidRDefault="0038476F" w:rsidP="00886238">
            <w:pPr>
              <w:widowControl w:val="0"/>
              <w:autoSpaceDE w:val="0"/>
              <w:autoSpaceDN w:val="0"/>
              <w:adjustRightInd w:val="0"/>
              <w:spacing w:before="9" w:after="0" w:line="240" w:lineRule="auto"/>
              <w:ind w:left="360"/>
              <w:rPr>
                <w:rFonts w:ascii="Times New Roman" w:hAnsi="Times New Roman"/>
                <w:sz w:val="24"/>
                <w:szCs w:val="24"/>
              </w:rPr>
            </w:pPr>
            <w:r w:rsidRPr="007A7452">
              <w:rPr>
                <w:rFonts w:ascii="Times New Roman" w:hAnsi="Times New Roman"/>
                <w:color w:val="191919"/>
                <w:sz w:val="18"/>
                <w:szCs w:val="18"/>
              </w:rPr>
              <w:t>International Business</w:t>
            </w:r>
          </w:p>
        </w:tc>
        <w:tc>
          <w:tcPr>
            <w:tcW w:w="1653" w:type="dxa"/>
            <w:tcBorders>
              <w:top w:val="nil"/>
              <w:left w:val="nil"/>
              <w:bottom w:val="nil"/>
              <w:right w:val="nil"/>
            </w:tcBorders>
          </w:tcPr>
          <w:p w:rsidR="0038476F" w:rsidRPr="007A7452" w:rsidRDefault="0038476F" w:rsidP="00886238">
            <w:pPr>
              <w:widowControl w:val="0"/>
              <w:autoSpaceDE w:val="0"/>
              <w:autoSpaceDN w:val="0"/>
              <w:adjustRightInd w:val="0"/>
              <w:spacing w:before="9" w:after="0" w:line="240" w:lineRule="auto"/>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216"/>
        </w:trPr>
        <w:tc>
          <w:tcPr>
            <w:tcW w:w="906"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ECON</w:t>
            </w:r>
          </w:p>
        </w:tc>
        <w:tc>
          <w:tcPr>
            <w:tcW w:w="934"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215"/>
              <w:rPr>
                <w:rFonts w:ascii="Times New Roman" w:hAnsi="Times New Roman"/>
                <w:sz w:val="24"/>
                <w:szCs w:val="24"/>
              </w:rPr>
            </w:pPr>
            <w:r w:rsidRPr="007A7452">
              <w:rPr>
                <w:rFonts w:ascii="Times New Roman" w:hAnsi="Times New Roman"/>
                <w:color w:val="191919"/>
                <w:sz w:val="18"/>
                <w:szCs w:val="18"/>
              </w:rPr>
              <w:t>3205</w:t>
            </w:r>
          </w:p>
        </w:tc>
        <w:tc>
          <w:tcPr>
            <w:tcW w:w="6308" w:type="dxa"/>
            <w:tcBorders>
              <w:top w:val="nil"/>
              <w:left w:val="nil"/>
              <w:bottom w:val="nil"/>
              <w:right w:val="nil"/>
            </w:tcBorders>
          </w:tcPr>
          <w:p w:rsidR="0038476F" w:rsidRPr="007A7452" w:rsidRDefault="0038476F" w:rsidP="00886238">
            <w:pPr>
              <w:widowControl w:val="0"/>
              <w:tabs>
                <w:tab w:val="left" w:pos="3960"/>
              </w:tabs>
              <w:autoSpaceDE w:val="0"/>
              <w:autoSpaceDN w:val="0"/>
              <w:adjustRightInd w:val="0"/>
              <w:spacing w:after="0" w:line="195" w:lineRule="exact"/>
              <w:ind w:left="360"/>
              <w:rPr>
                <w:rFonts w:ascii="Times New Roman" w:hAnsi="Times New Roman"/>
                <w:sz w:val="24"/>
                <w:szCs w:val="24"/>
              </w:rPr>
            </w:pPr>
            <w:r w:rsidRPr="007A7452">
              <w:rPr>
                <w:rFonts w:ascii="Times New Roman" w:hAnsi="Times New Roman"/>
                <w:color w:val="191919"/>
                <w:sz w:val="18"/>
                <w:szCs w:val="18"/>
              </w:rPr>
              <w:t>Economics and Business Statistics</w:t>
            </w:r>
            <w:r w:rsidRPr="007A7452">
              <w:rPr>
                <w:rFonts w:ascii="Times New Roman" w:hAnsi="Times New Roman"/>
                <w:color w:val="191919"/>
                <w:sz w:val="18"/>
                <w:szCs w:val="18"/>
              </w:rPr>
              <w:tab/>
              <w:t>M</w:t>
            </w:r>
            <w:r w:rsidRPr="007A7452">
              <w:rPr>
                <w:rFonts w:ascii="Times New Roman" w:hAnsi="Times New Roman"/>
                <w:color w:val="191919"/>
                <w:spacing w:val="-20"/>
                <w:sz w:val="18"/>
                <w:szCs w:val="18"/>
              </w:rPr>
              <w:t>A</w:t>
            </w:r>
            <w:r w:rsidRPr="007A7452">
              <w:rPr>
                <w:rFonts w:ascii="Times New Roman" w:hAnsi="Times New Roman"/>
                <w:color w:val="191919"/>
                <w:sz w:val="18"/>
                <w:szCs w:val="18"/>
              </w:rPr>
              <w:t>TH 1201</w:t>
            </w:r>
          </w:p>
        </w:tc>
        <w:tc>
          <w:tcPr>
            <w:tcW w:w="1653"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216"/>
        </w:trPr>
        <w:tc>
          <w:tcPr>
            <w:tcW w:w="906"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FINC</w:t>
            </w:r>
          </w:p>
        </w:tc>
        <w:tc>
          <w:tcPr>
            <w:tcW w:w="934"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215"/>
              <w:rPr>
                <w:rFonts w:ascii="Times New Roman" w:hAnsi="Times New Roman"/>
                <w:sz w:val="24"/>
                <w:szCs w:val="24"/>
              </w:rPr>
            </w:pPr>
            <w:r w:rsidRPr="007A7452">
              <w:rPr>
                <w:rFonts w:ascii="Times New Roman" w:hAnsi="Times New Roman"/>
                <w:color w:val="191919"/>
                <w:sz w:val="18"/>
                <w:szCs w:val="18"/>
              </w:rPr>
              <w:t>3105</w:t>
            </w:r>
          </w:p>
        </w:tc>
        <w:tc>
          <w:tcPr>
            <w:tcW w:w="6308"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60"/>
              <w:rPr>
                <w:rFonts w:ascii="Times New Roman" w:hAnsi="Times New Roman"/>
                <w:sz w:val="24"/>
                <w:szCs w:val="24"/>
              </w:rPr>
            </w:pPr>
            <w:r w:rsidRPr="007A7452">
              <w:rPr>
                <w:rFonts w:ascii="Times New Roman" w:hAnsi="Times New Roman"/>
                <w:color w:val="191919"/>
                <w:sz w:val="18"/>
                <w:szCs w:val="18"/>
              </w:rPr>
              <w:t>Foundations of Financial Management</w:t>
            </w:r>
          </w:p>
        </w:tc>
        <w:tc>
          <w:tcPr>
            <w:tcW w:w="1653"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216"/>
        </w:trPr>
        <w:tc>
          <w:tcPr>
            <w:tcW w:w="906"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MGMT</w:t>
            </w:r>
          </w:p>
        </w:tc>
        <w:tc>
          <w:tcPr>
            <w:tcW w:w="934"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215"/>
              <w:rPr>
                <w:rFonts w:ascii="Times New Roman" w:hAnsi="Times New Roman"/>
                <w:sz w:val="24"/>
                <w:szCs w:val="24"/>
              </w:rPr>
            </w:pPr>
            <w:r w:rsidRPr="007A7452">
              <w:rPr>
                <w:rFonts w:ascii="Times New Roman" w:hAnsi="Times New Roman"/>
                <w:color w:val="191919"/>
                <w:sz w:val="18"/>
                <w:szCs w:val="18"/>
              </w:rPr>
              <w:t>3105</w:t>
            </w:r>
          </w:p>
        </w:tc>
        <w:tc>
          <w:tcPr>
            <w:tcW w:w="6308"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60"/>
              <w:rPr>
                <w:rFonts w:ascii="Times New Roman" w:hAnsi="Times New Roman"/>
                <w:sz w:val="24"/>
                <w:szCs w:val="24"/>
              </w:rPr>
            </w:pPr>
            <w:r w:rsidRPr="007A7452">
              <w:rPr>
                <w:rFonts w:ascii="Times New Roman" w:hAnsi="Times New Roman"/>
                <w:color w:val="191919"/>
                <w:sz w:val="18"/>
                <w:szCs w:val="18"/>
              </w:rPr>
              <w:t>Legal Environment of Business</w:t>
            </w:r>
          </w:p>
        </w:tc>
        <w:tc>
          <w:tcPr>
            <w:tcW w:w="1653"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216"/>
        </w:trPr>
        <w:tc>
          <w:tcPr>
            <w:tcW w:w="906"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MGMT</w:t>
            </w:r>
          </w:p>
        </w:tc>
        <w:tc>
          <w:tcPr>
            <w:tcW w:w="934"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215"/>
              <w:rPr>
                <w:rFonts w:ascii="Times New Roman" w:hAnsi="Times New Roman"/>
                <w:sz w:val="24"/>
                <w:szCs w:val="24"/>
              </w:rPr>
            </w:pPr>
            <w:r w:rsidRPr="007A7452">
              <w:rPr>
                <w:rFonts w:ascii="Times New Roman" w:hAnsi="Times New Roman"/>
                <w:color w:val="191919"/>
                <w:sz w:val="18"/>
                <w:szCs w:val="18"/>
              </w:rPr>
              <w:t>3106</w:t>
            </w:r>
          </w:p>
        </w:tc>
        <w:tc>
          <w:tcPr>
            <w:tcW w:w="6308"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60"/>
              <w:rPr>
                <w:rFonts w:ascii="Times New Roman" w:hAnsi="Times New Roman"/>
                <w:sz w:val="24"/>
                <w:szCs w:val="24"/>
              </w:rPr>
            </w:pPr>
            <w:r w:rsidRPr="007A7452">
              <w:rPr>
                <w:rFonts w:ascii="Times New Roman" w:hAnsi="Times New Roman"/>
                <w:color w:val="191919"/>
                <w:sz w:val="18"/>
                <w:szCs w:val="18"/>
              </w:rPr>
              <w:t>Management Science and Operations Management</w:t>
            </w:r>
          </w:p>
        </w:tc>
        <w:tc>
          <w:tcPr>
            <w:tcW w:w="1653"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216"/>
        </w:trPr>
        <w:tc>
          <w:tcPr>
            <w:tcW w:w="906"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MGMT</w:t>
            </w:r>
          </w:p>
        </w:tc>
        <w:tc>
          <w:tcPr>
            <w:tcW w:w="934"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215"/>
              <w:rPr>
                <w:rFonts w:ascii="Times New Roman" w:hAnsi="Times New Roman"/>
                <w:sz w:val="24"/>
                <w:szCs w:val="24"/>
              </w:rPr>
            </w:pPr>
            <w:r w:rsidRPr="007A7452">
              <w:rPr>
                <w:rFonts w:ascii="Times New Roman" w:hAnsi="Times New Roman"/>
                <w:color w:val="191919"/>
                <w:sz w:val="18"/>
                <w:szCs w:val="18"/>
              </w:rPr>
              <w:t>4</w:t>
            </w:r>
            <w:r w:rsidRPr="007A7452">
              <w:rPr>
                <w:rFonts w:ascii="Times New Roman" w:hAnsi="Times New Roman"/>
                <w:color w:val="191919"/>
                <w:spacing w:val="-7"/>
                <w:sz w:val="18"/>
                <w:szCs w:val="18"/>
              </w:rPr>
              <w:t>1</w:t>
            </w:r>
            <w:r w:rsidRPr="007A7452">
              <w:rPr>
                <w:rFonts w:ascii="Times New Roman" w:hAnsi="Times New Roman"/>
                <w:color w:val="191919"/>
                <w:sz w:val="18"/>
                <w:szCs w:val="18"/>
              </w:rPr>
              <w:t>10</w:t>
            </w:r>
          </w:p>
        </w:tc>
        <w:tc>
          <w:tcPr>
            <w:tcW w:w="6308"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60"/>
              <w:rPr>
                <w:rFonts w:ascii="Times New Roman" w:hAnsi="Times New Roman"/>
                <w:sz w:val="24"/>
                <w:szCs w:val="24"/>
              </w:rPr>
            </w:pPr>
            <w:r w:rsidRPr="007A7452">
              <w:rPr>
                <w:rFonts w:ascii="Times New Roman" w:hAnsi="Times New Roman"/>
                <w:color w:val="191919"/>
                <w:sz w:val="18"/>
                <w:szCs w:val="18"/>
              </w:rPr>
              <w:t>O</w:t>
            </w:r>
            <w:r w:rsidRPr="007A7452">
              <w:rPr>
                <w:rFonts w:ascii="Times New Roman" w:hAnsi="Times New Roman"/>
                <w:color w:val="191919"/>
                <w:spacing w:val="-3"/>
                <w:sz w:val="18"/>
                <w:szCs w:val="18"/>
              </w:rPr>
              <w:t>r</w:t>
            </w:r>
            <w:r w:rsidRPr="007A7452">
              <w:rPr>
                <w:rFonts w:ascii="Times New Roman" w:hAnsi="Times New Roman"/>
                <w:color w:val="191919"/>
                <w:sz w:val="18"/>
                <w:szCs w:val="18"/>
              </w:rPr>
              <w:t>ganizational Behavior</w:t>
            </w:r>
          </w:p>
        </w:tc>
        <w:tc>
          <w:tcPr>
            <w:tcW w:w="1653"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216"/>
        </w:trPr>
        <w:tc>
          <w:tcPr>
            <w:tcW w:w="906"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MGMT</w:t>
            </w:r>
          </w:p>
        </w:tc>
        <w:tc>
          <w:tcPr>
            <w:tcW w:w="934"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215"/>
              <w:rPr>
                <w:rFonts w:ascii="Times New Roman" w:hAnsi="Times New Roman"/>
                <w:sz w:val="24"/>
                <w:szCs w:val="24"/>
              </w:rPr>
            </w:pPr>
            <w:r w:rsidRPr="007A7452">
              <w:rPr>
                <w:rFonts w:ascii="Times New Roman" w:hAnsi="Times New Roman"/>
                <w:color w:val="191919"/>
                <w:sz w:val="18"/>
                <w:szCs w:val="18"/>
              </w:rPr>
              <w:t>4125</w:t>
            </w:r>
          </w:p>
        </w:tc>
        <w:tc>
          <w:tcPr>
            <w:tcW w:w="6308"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60"/>
              <w:rPr>
                <w:rFonts w:ascii="Times New Roman" w:hAnsi="Times New Roman"/>
                <w:sz w:val="24"/>
                <w:szCs w:val="24"/>
              </w:rPr>
            </w:pPr>
            <w:r w:rsidRPr="007A7452">
              <w:rPr>
                <w:rFonts w:ascii="Times New Roman" w:hAnsi="Times New Roman"/>
                <w:color w:val="191919"/>
                <w:sz w:val="18"/>
                <w:szCs w:val="18"/>
              </w:rPr>
              <w:t>Human Resources Management</w:t>
            </w:r>
          </w:p>
        </w:tc>
        <w:tc>
          <w:tcPr>
            <w:tcW w:w="1653"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216"/>
        </w:trPr>
        <w:tc>
          <w:tcPr>
            <w:tcW w:w="906"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MGMT</w:t>
            </w:r>
          </w:p>
        </w:tc>
        <w:tc>
          <w:tcPr>
            <w:tcW w:w="934"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215"/>
              <w:rPr>
                <w:rFonts w:ascii="Times New Roman" w:hAnsi="Times New Roman"/>
                <w:sz w:val="24"/>
                <w:szCs w:val="24"/>
              </w:rPr>
            </w:pPr>
            <w:r w:rsidRPr="007A7452">
              <w:rPr>
                <w:rFonts w:ascii="Times New Roman" w:hAnsi="Times New Roman"/>
                <w:color w:val="191919"/>
                <w:sz w:val="18"/>
                <w:szCs w:val="18"/>
              </w:rPr>
              <w:t>4205</w:t>
            </w:r>
          </w:p>
        </w:tc>
        <w:tc>
          <w:tcPr>
            <w:tcW w:w="6308"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60"/>
              <w:rPr>
                <w:rFonts w:ascii="Times New Roman" w:hAnsi="Times New Roman"/>
                <w:sz w:val="24"/>
                <w:szCs w:val="24"/>
              </w:rPr>
            </w:pPr>
            <w:r w:rsidRPr="007A7452">
              <w:rPr>
                <w:rFonts w:ascii="Times New Roman" w:hAnsi="Times New Roman"/>
                <w:color w:val="191919"/>
                <w:sz w:val="18"/>
                <w:szCs w:val="18"/>
              </w:rPr>
              <w:t>Management Information Systems</w:t>
            </w:r>
          </w:p>
        </w:tc>
        <w:tc>
          <w:tcPr>
            <w:tcW w:w="1653"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216"/>
        </w:trPr>
        <w:tc>
          <w:tcPr>
            <w:tcW w:w="906"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MGMT</w:t>
            </w:r>
          </w:p>
        </w:tc>
        <w:tc>
          <w:tcPr>
            <w:tcW w:w="934"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215"/>
              <w:rPr>
                <w:rFonts w:ascii="Times New Roman" w:hAnsi="Times New Roman"/>
                <w:sz w:val="24"/>
                <w:szCs w:val="24"/>
              </w:rPr>
            </w:pPr>
            <w:r w:rsidRPr="007A7452">
              <w:rPr>
                <w:rFonts w:ascii="Times New Roman" w:hAnsi="Times New Roman"/>
                <w:color w:val="191919"/>
                <w:sz w:val="18"/>
                <w:szCs w:val="18"/>
              </w:rPr>
              <w:t>4199</w:t>
            </w:r>
          </w:p>
        </w:tc>
        <w:tc>
          <w:tcPr>
            <w:tcW w:w="6308"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60"/>
              <w:rPr>
                <w:rFonts w:ascii="Times New Roman" w:hAnsi="Times New Roman"/>
                <w:sz w:val="24"/>
                <w:szCs w:val="24"/>
              </w:rPr>
            </w:pPr>
            <w:r w:rsidRPr="007A7452">
              <w:rPr>
                <w:rFonts w:ascii="Times New Roman" w:hAnsi="Times New Roman"/>
                <w:color w:val="191919"/>
                <w:sz w:val="18"/>
                <w:szCs w:val="18"/>
              </w:rPr>
              <w:t>Business Policy</w:t>
            </w:r>
          </w:p>
        </w:tc>
        <w:tc>
          <w:tcPr>
            <w:tcW w:w="1653"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214"/>
        </w:trPr>
        <w:tc>
          <w:tcPr>
            <w:tcW w:w="906"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MKTG</w:t>
            </w:r>
          </w:p>
        </w:tc>
        <w:tc>
          <w:tcPr>
            <w:tcW w:w="934"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215"/>
              <w:rPr>
                <w:rFonts w:ascii="Times New Roman" w:hAnsi="Times New Roman"/>
                <w:sz w:val="24"/>
                <w:szCs w:val="24"/>
              </w:rPr>
            </w:pPr>
            <w:r w:rsidRPr="007A7452">
              <w:rPr>
                <w:rFonts w:ascii="Times New Roman" w:hAnsi="Times New Roman"/>
                <w:color w:val="191919"/>
                <w:sz w:val="18"/>
                <w:szCs w:val="18"/>
              </w:rPr>
              <w:t>3120</w:t>
            </w:r>
          </w:p>
        </w:tc>
        <w:tc>
          <w:tcPr>
            <w:tcW w:w="6308"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60"/>
              <w:rPr>
                <w:rFonts w:ascii="Times New Roman" w:hAnsi="Times New Roman"/>
                <w:sz w:val="24"/>
                <w:szCs w:val="24"/>
              </w:rPr>
            </w:pPr>
            <w:r w:rsidRPr="007A7452">
              <w:rPr>
                <w:rFonts w:ascii="Times New Roman" w:hAnsi="Times New Roman"/>
                <w:color w:val="191919"/>
                <w:sz w:val="18"/>
                <w:szCs w:val="18"/>
              </w:rPr>
              <w:t>Principles of Marketing</w:t>
            </w:r>
          </w:p>
        </w:tc>
        <w:tc>
          <w:tcPr>
            <w:tcW w:w="1653"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296"/>
        </w:trPr>
        <w:tc>
          <w:tcPr>
            <w:tcW w:w="906" w:type="dxa"/>
            <w:tcBorders>
              <w:top w:val="nil"/>
              <w:left w:val="nil"/>
              <w:bottom w:val="nil"/>
              <w:right w:val="nil"/>
            </w:tcBorders>
          </w:tcPr>
          <w:p w:rsidR="0038476F" w:rsidRPr="007A7452" w:rsidRDefault="0038476F" w:rsidP="00886238">
            <w:pPr>
              <w:widowControl w:val="0"/>
              <w:autoSpaceDE w:val="0"/>
              <w:autoSpaceDN w:val="0"/>
              <w:adjustRightInd w:val="0"/>
              <w:spacing w:after="0" w:line="194" w:lineRule="exact"/>
              <w:ind w:left="40"/>
              <w:rPr>
                <w:rFonts w:ascii="Times New Roman" w:hAnsi="Times New Roman"/>
                <w:sz w:val="24"/>
                <w:szCs w:val="24"/>
              </w:rPr>
            </w:pPr>
            <w:r w:rsidRPr="007A7452">
              <w:rPr>
                <w:rFonts w:ascii="Times New Roman" w:hAnsi="Times New Roman"/>
                <w:b/>
                <w:bCs/>
                <w:color w:val="191919"/>
                <w:sz w:val="18"/>
                <w:szCs w:val="18"/>
              </w:rPr>
              <w:t>Subtotal</w:t>
            </w:r>
          </w:p>
        </w:tc>
        <w:tc>
          <w:tcPr>
            <w:tcW w:w="934"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c>
          <w:tcPr>
            <w:tcW w:w="6308"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c>
          <w:tcPr>
            <w:tcW w:w="1653" w:type="dxa"/>
            <w:tcBorders>
              <w:top w:val="nil"/>
              <w:left w:val="nil"/>
              <w:bottom w:val="nil"/>
              <w:right w:val="nil"/>
            </w:tcBorders>
          </w:tcPr>
          <w:p w:rsidR="0038476F" w:rsidRPr="007A7452" w:rsidRDefault="0038476F" w:rsidP="00886238">
            <w:pPr>
              <w:widowControl w:val="0"/>
              <w:autoSpaceDE w:val="0"/>
              <w:autoSpaceDN w:val="0"/>
              <w:adjustRightInd w:val="0"/>
              <w:spacing w:after="0" w:line="194" w:lineRule="exact"/>
              <w:ind w:right="40"/>
              <w:jc w:val="right"/>
              <w:rPr>
                <w:rFonts w:ascii="Times New Roman" w:hAnsi="Times New Roman"/>
                <w:sz w:val="24"/>
                <w:szCs w:val="24"/>
              </w:rPr>
            </w:pPr>
            <w:r w:rsidRPr="007A7452">
              <w:rPr>
                <w:rFonts w:ascii="Times New Roman" w:hAnsi="Times New Roman"/>
                <w:b/>
                <w:bCs/>
                <w:color w:val="191919"/>
                <w:sz w:val="18"/>
                <w:szCs w:val="18"/>
              </w:rPr>
              <w:t>30</w:t>
            </w:r>
          </w:p>
        </w:tc>
      </w:tr>
    </w:tbl>
    <w:p w:rsidR="0038476F" w:rsidRDefault="0038476F" w:rsidP="0038476F">
      <w:pPr>
        <w:widowControl w:val="0"/>
        <w:autoSpaceDE w:val="0"/>
        <w:autoSpaceDN w:val="0"/>
        <w:adjustRightInd w:val="0"/>
        <w:spacing w:before="5" w:after="0" w:line="120" w:lineRule="exact"/>
        <w:rPr>
          <w:rFonts w:ascii="Times New Roman" w:hAnsi="Times New Roman"/>
          <w:sz w:val="12"/>
          <w:szCs w:val="12"/>
        </w:rPr>
      </w:pPr>
    </w:p>
    <w:p w:rsidR="0038476F" w:rsidRDefault="0038476F" w:rsidP="0038476F">
      <w:pPr>
        <w:widowControl w:val="0"/>
        <w:autoSpaceDE w:val="0"/>
        <w:autoSpaceDN w:val="0"/>
        <w:adjustRightInd w:val="0"/>
        <w:spacing w:after="0" w:line="240" w:lineRule="auto"/>
        <w:ind w:left="1122"/>
        <w:rPr>
          <w:rFonts w:ascii="Times New Roman" w:hAnsi="Times New Roman"/>
          <w:color w:val="000000"/>
          <w:sz w:val="18"/>
          <w:szCs w:val="18"/>
        </w:rPr>
      </w:pPr>
      <w:r>
        <w:rPr>
          <w:rFonts w:ascii="Times New Roman" w:hAnsi="Times New Roman"/>
          <w:b/>
          <w:bCs/>
          <w:color w:val="191919"/>
          <w:sz w:val="18"/>
          <w:szCs w:val="18"/>
        </w:rPr>
        <w:t>A</w:t>
      </w:r>
      <w:r>
        <w:rPr>
          <w:rFonts w:ascii="Times New Roman" w:hAnsi="Times New Roman"/>
          <w:b/>
          <w:bCs/>
          <w:color w:val="191919"/>
          <w:spacing w:val="-3"/>
          <w:sz w:val="18"/>
          <w:szCs w:val="18"/>
        </w:rPr>
        <w:t>r</w:t>
      </w:r>
      <w:r>
        <w:rPr>
          <w:rFonts w:ascii="Times New Roman" w:hAnsi="Times New Roman"/>
          <w:b/>
          <w:bCs/>
          <w:color w:val="191919"/>
          <w:sz w:val="18"/>
          <w:szCs w:val="18"/>
        </w:rPr>
        <w:t>ea H: Business Information Systems Majors Requi</w:t>
      </w:r>
      <w:r>
        <w:rPr>
          <w:rFonts w:ascii="Times New Roman" w:hAnsi="Times New Roman"/>
          <w:b/>
          <w:bCs/>
          <w:color w:val="191919"/>
          <w:spacing w:val="-3"/>
          <w:sz w:val="18"/>
          <w:szCs w:val="18"/>
        </w:rPr>
        <w:t>r</w:t>
      </w:r>
      <w:r>
        <w:rPr>
          <w:rFonts w:ascii="Times New Roman" w:hAnsi="Times New Roman"/>
          <w:b/>
          <w:bCs/>
          <w:color w:val="191919"/>
          <w:sz w:val="18"/>
          <w:szCs w:val="18"/>
        </w:rPr>
        <w:t>ed Courses</w:t>
      </w:r>
    </w:p>
    <w:tbl>
      <w:tblPr>
        <w:tblW w:w="0" w:type="auto"/>
        <w:tblInd w:w="1082" w:type="dxa"/>
        <w:tblLayout w:type="fixed"/>
        <w:tblCellMar>
          <w:left w:w="0" w:type="dxa"/>
          <w:right w:w="0" w:type="dxa"/>
        </w:tblCellMar>
        <w:tblLook w:val="0000"/>
      </w:tblPr>
      <w:tblGrid>
        <w:gridCol w:w="1000"/>
        <w:gridCol w:w="840"/>
        <w:gridCol w:w="5375"/>
        <w:gridCol w:w="2586"/>
      </w:tblGrid>
      <w:tr w:rsidR="0038476F" w:rsidRPr="007A7452" w:rsidTr="00886238">
        <w:trPr>
          <w:trHeight w:hRule="exact" w:val="237"/>
        </w:trPr>
        <w:tc>
          <w:tcPr>
            <w:tcW w:w="1000" w:type="dxa"/>
            <w:tcBorders>
              <w:top w:val="nil"/>
              <w:left w:val="nil"/>
              <w:bottom w:val="nil"/>
              <w:right w:val="nil"/>
            </w:tcBorders>
          </w:tcPr>
          <w:p w:rsidR="0038476F" w:rsidRPr="007A7452" w:rsidRDefault="0038476F" w:rsidP="00886238">
            <w:pPr>
              <w:widowControl w:val="0"/>
              <w:autoSpaceDE w:val="0"/>
              <w:autoSpaceDN w:val="0"/>
              <w:adjustRightInd w:val="0"/>
              <w:spacing w:before="9" w:after="0" w:line="240" w:lineRule="auto"/>
              <w:ind w:left="40"/>
              <w:rPr>
                <w:rFonts w:ascii="Times New Roman" w:hAnsi="Times New Roman"/>
                <w:sz w:val="24"/>
                <w:szCs w:val="24"/>
              </w:rPr>
            </w:pPr>
            <w:r w:rsidRPr="007A7452">
              <w:rPr>
                <w:rFonts w:ascii="Times New Roman" w:hAnsi="Times New Roman"/>
                <w:color w:val="191919"/>
                <w:sz w:val="18"/>
                <w:szCs w:val="18"/>
              </w:rPr>
              <w:t>BISE</w:t>
            </w:r>
          </w:p>
        </w:tc>
        <w:tc>
          <w:tcPr>
            <w:tcW w:w="840" w:type="dxa"/>
            <w:tcBorders>
              <w:top w:val="nil"/>
              <w:left w:val="nil"/>
              <w:bottom w:val="nil"/>
              <w:right w:val="nil"/>
            </w:tcBorders>
          </w:tcPr>
          <w:p w:rsidR="0038476F" w:rsidRPr="007A7452" w:rsidRDefault="0038476F" w:rsidP="00886238">
            <w:pPr>
              <w:widowControl w:val="0"/>
              <w:autoSpaceDE w:val="0"/>
              <w:autoSpaceDN w:val="0"/>
              <w:adjustRightInd w:val="0"/>
              <w:spacing w:before="9" w:after="0" w:line="240" w:lineRule="auto"/>
              <w:ind w:left="120"/>
              <w:rPr>
                <w:rFonts w:ascii="Times New Roman" w:hAnsi="Times New Roman"/>
                <w:sz w:val="24"/>
                <w:szCs w:val="24"/>
              </w:rPr>
            </w:pPr>
            <w:r w:rsidRPr="007A7452">
              <w:rPr>
                <w:rFonts w:ascii="Times New Roman" w:hAnsi="Times New Roman"/>
                <w:color w:val="191919"/>
                <w:sz w:val="18"/>
                <w:szCs w:val="18"/>
              </w:rPr>
              <w:t>3080</w:t>
            </w:r>
          </w:p>
        </w:tc>
        <w:tc>
          <w:tcPr>
            <w:tcW w:w="5375" w:type="dxa"/>
            <w:tcBorders>
              <w:top w:val="nil"/>
              <w:left w:val="nil"/>
              <w:bottom w:val="nil"/>
              <w:right w:val="nil"/>
            </w:tcBorders>
          </w:tcPr>
          <w:p w:rsidR="0038476F" w:rsidRPr="007A7452" w:rsidRDefault="0038476F" w:rsidP="00886238">
            <w:pPr>
              <w:widowControl w:val="0"/>
              <w:autoSpaceDE w:val="0"/>
              <w:autoSpaceDN w:val="0"/>
              <w:adjustRightInd w:val="0"/>
              <w:spacing w:before="9" w:after="0" w:line="240" w:lineRule="auto"/>
              <w:ind w:left="360"/>
              <w:rPr>
                <w:rFonts w:ascii="Times New Roman" w:hAnsi="Times New Roman"/>
                <w:sz w:val="24"/>
                <w:szCs w:val="24"/>
              </w:rPr>
            </w:pPr>
            <w:r w:rsidRPr="007A7452">
              <w:rPr>
                <w:rFonts w:ascii="Times New Roman" w:hAnsi="Times New Roman"/>
                <w:color w:val="191919"/>
                <w:sz w:val="18"/>
                <w:szCs w:val="18"/>
              </w:rPr>
              <w:t>Introduction to Information Sys.</w:t>
            </w:r>
          </w:p>
        </w:tc>
        <w:tc>
          <w:tcPr>
            <w:tcW w:w="2586" w:type="dxa"/>
            <w:tcBorders>
              <w:top w:val="nil"/>
              <w:left w:val="nil"/>
              <w:bottom w:val="nil"/>
              <w:right w:val="nil"/>
            </w:tcBorders>
          </w:tcPr>
          <w:p w:rsidR="0038476F" w:rsidRPr="007A7452" w:rsidRDefault="0038476F" w:rsidP="00886238">
            <w:pPr>
              <w:widowControl w:val="0"/>
              <w:autoSpaceDE w:val="0"/>
              <w:autoSpaceDN w:val="0"/>
              <w:adjustRightInd w:val="0"/>
              <w:spacing w:before="9" w:after="0" w:line="240" w:lineRule="auto"/>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216"/>
        </w:trPr>
        <w:tc>
          <w:tcPr>
            <w:tcW w:w="100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BISE</w:t>
            </w:r>
          </w:p>
        </w:tc>
        <w:tc>
          <w:tcPr>
            <w:tcW w:w="84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20"/>
              <w:rPr>
                <w:rFonts w:ascii="Times New Roman" w:hAnsi="Times New Roman"/>
                <w:sz w:val="24"/>
                <w:szCs w:val="24"/>
              </w:rPr>
            </w:pPr>
            <w:r w:rsidRPr="007A7452">
              <w:rPr>
                <w:rFonts w:ascii="Times New Roman" w:hAnsi="Times New Roman"/>
                <w:color w:val="191919"/>
                <w:sz w:val="18"/>
                <w:szCs w:val="18"/>
              </w:rPr>
              <w:t>3100</w:t>
            </w:r>
          </w:p>
        </w:tc>
        <w:tc>
          <w:tcPr>
            <w:tcW w:w="537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60"/>
              <w:rPr>
                <w:rFonts w:ascii="Times New Roman" w:hAnsi="Times New Roman"/>
                <w:sz w:val="24"/>
                <w:szCs w:val="24"/>
              </w:rPr>
            </w:pPr>
            <w:r w:rsidRPr="007A7452">
              <w:rPr>
                <w:rFonts w:ascii="Times New Roman" w:hAnsi="Times New Roman"/>
                <w:color w:val="191919"/>
                <w:sz w:val="18"/>
                <w:szCs w:val="18"/>
              </w:rPr>
              <w:t>Information Resource Mgmt.</w:t>
            </w:r>
          </w:p>
        </w:tc>
        <w:tc>
          <w:tcPr>
            <w:tcW w:w="2586"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216"/>
        </w:trPr>
        <w:tc>
          <w:tcPr>
            <w:tcW w:w="100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BISE</w:t>
            </w:r>
          </w:p>
        </w:tc>
        <w:tc>
          <w:tcPr>
            <w:tcW w:w="84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20"/>
              <w:rPr>
                <w:rFonts w:ascii="Times New Roman" w:hAnsi="Times New Roman"/>
                <w:sz w:val="24"/>
                <w:szCs w:val="24"/>
              </w:rPr>
            </w:pPr>
            <w:r w:rsidRPr="007A7452">
              <w:rPr>
                <w:rFonts w:ascii="Times New Roman" w:hAnsi="Times New Roman"/>
                <w:color w:val="191919"/>
                <w:sz w:val="18"/>
                <w:szCs w:val="18"/>
              </w:rPr>
              <w:t>3200</w:t>
            </w:r>
          </w:p>
        </w:tc>
        <w:tc>
          <w:tcPr>
            <w:tcW w:w="537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60"/>
              <w:rPr>
                <w:rFonts w:ascii="Times New Roman" w:hAnsi="Times New Roman"/>
                <w:sz w:val="24"/>
                <w:szCs w:val="24"/>
              </w:rPr>
            </w:pPr>
            <w:r w:rsidRPr="007A7452">
              <w:rPr>
                <w:rFonts w:ascii="Times New Roman" w:hAnsi="Times New Roman"/>
                <w:color w:val="191919"/>
                <w:sz w:val="18"/>
                <w:szCs w:val="18"/>
              </w:rPr>
              <w:t>End-User Computing Development</w:t>
            </w:r>
          </w:p>
        </w:tc>
        <w:tc>
          <w:tcPr>
            <w:tcW w:w="2586"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216"/>
        </w:trPr>
        <w:tc>
          <w:tcPr>
            <w:tcW w:w="100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BISE</w:t>
            </w:r>
          </w:p>
        </w:tc>
        <w:tc>
          <w:tcPr>
            <w:tcW w:w="84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20"/>
              <w:rPr>
                <w:rFonts w:ascii="Times New Roman" w:hAnsi="Times New Roman"/>
                <w:sz w:val="24"/>
                <w:szCs w:val="24"/>
              </w:rPr>
            </w:pPr>
            <w:r w:rsidRPr="007A7452">
              <w:rPr>
                <w:rFonts w:ascii="Times New Roman" w:hAnsi="Times New Roman"/>
                <w:color w:val="191919"/>
                <w:sz w:val="18"/>
                <w:szCs w:val="18"/>
              </w:rPr>
              <w:t>3350</w:t>
            </w:r>
          </w:p>
        </w:tc>
        <w:tc>
          <w:tcPr>
            <w:tcW w:w="537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60"/>
              <w:rPr>
                <w:rFonts w:ascii="Times New Roman" w:hAnsi="Times New Roman"/>
                <w:sz w:val="24"/>
                <w:szCs w:val="24"/>
              </w:rPr>
            </w:pPr>
            <w:r w:rsidRPr="007A7452">
              <w:rPr>
                <w:rFonts w:ascii="Times New Roman" w:hAnsi="Times New Roman"/>
                <w:color w:val="191919"/>
                <w:spacing w:val="-13"/>
                <w:sz w:val="18"/>
                <w:szCs w:val="18"/>
              </w:rPr>
              <w:t>T</w:t>
            </w:r>
            <w:r w:rsidRPr="007A7452">
              <w:rPr>
                <w:rFonts w:ascii="Times New Roman" w:hAnsi="Times New Roman"/>
                <w:color w:val="191919"/>
                <w:sz w:val="18"/>
                <w:szCs w:val="18"/>
              </w:rPr>
              <w:t>elecommunications Management</w:t>
            </w:r>
          </w:p>
        </w:tc>
        <w:tc>
          <w:tcPr>
            <w:tcW w:w="2586"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216"/>
        </w:trPr>
        <w:tc>
          <w:tcPr>
            <w:tcW w:w="100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BISE</w:t>
            </w:r>
          </w:p>
        </w:tc>
        <w:tc>
          <w:tcPr>
            <w:tcW w:w="84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20"/>
              <w:rPr>
                <w:rFonts w:ascii="Times New Roman" w:hAnsi="Times New Roman"/>
                <w:sz w:val="24"/>
                <w:szCs w:val="24"/>
              </w:rPr>
            </w:pPr>
            <w:r w:rsidRPr="007A7452">
              <w:rPr>
                <w:rFonts w:ascii="Times New Roman" w:hAnsi="Times New Roman"/>
                <w:color w:val="191919"/>
                <w:sz w:val="18"/>
                <w:szCs w:val="18"/>
              </w:rPr>
              <w:t>4206</w:t>
            </w:r>
          </w:p>
        </w:tc>
        <w:tc>
          <w:tcPr>
            <w:tcW w:w="537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60"/>
              <w:rPr>
                <w:rFonts w:ascii="Times New Roman" w:hAnsi="Times New Roman"/>
                <w:sz w:val="24"/>
                <w:szCs w:val="24"/>
              </w:rPr>
            </w:pPr>
            <w:r w:rsidRPr="007A7452">
              <w:rPr>
                <w:rFonts w:ascii="Times New Roman" w:hAnsi="Times New Roman"/>
                <w:color w:val="191919"/>
                <w:sz w:val="18"/>
                <w:szCs w:val="18"/>
              </w:rPr>
              <w:t>Database Mgmt Systems#</w:t>
            </w:r>
          </w:p>
        </w:tc>
        <w:tc>
          <w:tcPr>
            <w:tcW w:w="2586"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216"/>
        </w:trPr>
        <w:tc>
          <w:tcPr>
            <w:tcW w:w="100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BISE</w:t>
            </w:r>
          </w:p>
        </w:tc>
        <w:tc>
          <w:tcPr>
            <w:tcW w:w="84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20"/>
              <w:rPr>
                <w:rFonts w:ascii="Times New Roman" w:hAnsi="Times New Roman"/>
                <w:sz w:val="24"/>
                <w:szCs w:val="24"/>
              </w:rPr>
            </w:pPr>
            <w:r w:rsidRPr="007A7452">
              <w:rPr>
                <w:rFonts w:ascii="Times New Roman" w:hAnsi="Times New Roman"/>
                <w:color w:val="191919"/>
                <w:sz w:val="18"/>
                <w:szCs w:val="18"/>
              </w:rPr>
              <w:t>4207</w:t>
            </w:r>
          </w:p>
        </w:tc>
        <w:tc>
          <w:tcPr>
            <w:tcW w:w="537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60"/>
              <w:rPr>
                <w:rFonts w:ascii="Times New Roman" w:hAnsi="Times New Roman"/>
                <w:sz w:val="24"/>
                <w:szCs w:val="24"/>
              </w:rPr>
            </w:pPr>
            <w:r w:rsidRPr="007A7452">
              <w:rPr>
                <w:rFonts w:ascii="Times New Roman" w:hAnsi="Times New Roman"/>
                <w:color w:val="191919"/>
                <w:sz w:val="18"/>
                <w:szCs w:val="18"/>
              </w:rPr>
              <w:t>Systems</w:t>
            </w:r>
            <w:r w:rsidRPr="007A7452">
              <w:rPr>
                <w:rFonts w:ascii="Times New Roman" w:hAnsi="Times New Roman"/>
                <w:color w:val="191919"/>
                <w:spacing w:val="-10"/>
                <w:sz w:val="18"/>
                <w:szCs w:val="18"/>
              </w:rPr>
              <w:t xml:space="preserve"> </w:t>
            </w:r>
            <w:r w:rsidRPr="007A7452">
              <w:rPr>
                <w:rFonts w:ascii="Times New Roman" w:hAnsi="Times New Roman"/>
                <w:color w:val="191919"/>
                <w:sz w:val="18"/>
                <w:szCs w:val="18"/>
              </w:rPr>
              <w:t>Analysis &amp; Design</w:t>
            </w:r>
          </w:p>
        </w:tc>
        <w:tc>
          <w:tcPr>
            <w:tcW w:w="2586"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324"/>
        </w:trPr>
        <w:tc>
          <w:tcPr>
            <w:tcW w:w="100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BUSA</w:t>
            </w:r>
          </w:p>
        </w:tc>
        <w:tc>
          <w:tcPr>
            <w:tcW w:w="84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20"/>
              <w:rPr>
                <w:rFonts w:ascii="Times New Roman" w:hAnsi="Times New Roman"/>
                <w:sz w:val="24"/>
                <w:szCs w:val="24"/>
              </w:rPr>
            </w:pPr>
            <w:r w:rsidRPr="007A7452">
              <w:rPr>
                <w:rFonts w:ascii="Times New Roman" w:hAnsi="Times New Roman"/>
                <w:color w:val="191919"/>
                <w:sz w:val="18"/>
                <w:szCs w:val="18"/>
              </w:rPr>
              <w:t>3100</w:t>
            </w:r>
          </w:p>
        </w:tc>
        <w:tc>
          <w:tcPr>
            <w:tcW w:w="537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60"/>
              <w:rPr>
                <w:rFonts w:ascii="Times New Roman" w:hAnsi="Times New Roman"/>
                <w:sz w:val="24"/>
                <w:szCs w:val="24"/>
              </w:rPr>
            </w:pPr>
            <w:r w:rsidRPr="007A7452">
              <w:rPr>
                <w:rFonts w:ascii="Times New Roman" w:hAnsi="Times New Roman"/>
                <w:color w:val="191919"/>
                <w:sz w:val="18"/>
                <w:szCs w:val="18"/>
              </w:rPr>
              <w:t>Business Internship I</w:t>
            </w:r>
          </w:p>
        </w:tc>
        <w:tc>
          <w:tcPr>
            <w:tcW w:w="2586"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622"/>
        </w:trPr>
        <w:tc>
          <w:tcPr>
            <w:tcW w:w="1000" w:type="dxa"/>
            <w:tcBorders>
              <w:top w:val="nil"/>
              <w:left w:val="nil"/>
              <w:bottom w:val="nil"/>
              <w:right w:val="nil"/>
            </w:tcBorders>
          </w:tcPr>
          <w:p w:rsidR="0038476F" w:rsidRPr="007A7452" w:rsidRDefault="0038476F" w:rsidP="00886238">
            <w:pPr>
              <w:widowControl w:val="0"/>
              <w:autoSpaceDE w:val="0"/>
              <w:autoSpaceDN w:val="0"/>
              <w:adjustRightInd w:val="0"/>
              <w:spacing w:before="96" w:after="0" w:line="250" w:lineRule="auto"/>
              <w:ind w:left="40" w:right="89"/>
              <w:rPr>
                <w:rFonts w:ascii="Times New Roman" w:hAnsi="Times New Roman"/>
                <w:sz w:val="24"/>
                <w:szCs w:val="24"/>
              </w:rPr>
            </w:pPr>
            <w:r w:rsidRPr="007A7452">
              <w:rPr>
                <w:rFonts w:ascii="Times New Roman" w:hAnsi="Times New Roman"/>
                <w:color w:val="191919"/>
                <w:sz w:val="18"/>
                <w:szCs w:val="18"/>
              </w:rPr>
              <w:t>Electives* Electives**</w:t>
            </w:r>
          </w:p>
        </w:tc>
        <w:tc>
          <w:tcPr>
            <w:tcW w:w="840"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c>
          <w:tcPr>
            <w:tcW w:w="5375"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c>
          <w:tcPr>
            <w:tcW w:w="2586" w:type="dxa"/>
            <w:tcBorders>
              <w:top w:val="nil"/>
              <w:left w:val="nil"/>
              <w:bottom w:val="nil"/>
              <w:right w:val="nil"/>
            </w:tcBorders>
          </w:tcPr>
          <w:p w:rsidR="0038476F" w:rsidRPr="007A7452" w:rsidRDefault="0038476F" w:rsidP="00886238">
            <w:pPr>
              <w:widowControl w:val="0"/>
              <w:autoSpaceDE w:val="0"/>
              <w:autoSpaceDN w:val="0"/>
              <w:adjustRightInd w:val="0"/>
              <w:spacing w:before="2" w:after="0" w:line="110" w:lineRule="exact"/>
              <w:rPr>
                <w:rFonts w:ascii="Times New Roman" w:hAnsi="Times New Roman"/>
                <w:sz w:val="11"/>
                <w:szCs w:val="11"/>
              </w:rPr>
            </w:pPr>
          </w:p>
          <w:p w:rsidR="0038476F" w:rsidRPr="007A7452" w:rsidRDefault="0038476F" w:rsidP="00886238">
            <w:pPr>
              <w:widowControl w:val="0"/>
              <w:autoSpaceDE w:val="0"/>
              <w:autoSpaceDN w:val="0"/>
              <w:adjustRightInd w:val="0"/>
              <w:spacing w:after="0" w:line="200" w:lineRule="exact"/>
              <w:rPr>
                <w:rFonts w:ascii="Times New Roman" w:hAnsi="Times New Roman"/>
                <w:sz w:val="20"/>
                <w:szCs w:val="20"/>
              </w:rPr>
            </w:pPr>
          </w:p>
          <w:p w:rsidR="0038476F" w:rsidRPr="007A7452" w:rsidRDefault="0038476F" w:rsidP="00886238">
            <w:pPr>
              <w:widowControl w:val="0"/>
              <w:autoSpaceDE w:val="0"/>
              <w:autoSpaceDN w:val="0"/>
              <w:adjustRightInd w:val="0"/>
              <w:spacing w:after="0" w:line="240" w:lineRule="auto"/>
              <w:ind w:right="40"/>
              <w:jc w:val="right"/>
              <w:rPr>
                <w:rFonts w:ascii="Times New Roman" w:hAnsi="Times New Roman"/>
                <w:sz w:val="24"/>
                <w:szCs w:val="24"/>
              </w:rPr>
            </w:pPr>
            <w:r w:rsidRPr="007A7452">
              <w:rPr>
                <w:rFonts w:ascii="Times New Roman" w:hAnsi="Times New Roman"/>
                <w:color w:val="191919"/>
                <w:sz w:val="18"/>
                <w:szCs w:val="18"/>
              </w:rPr>
              <w:t>3</w:t>
            </w:r>
          </w:p>
        </w:tc>
      </w:tr>
    </w:tbl>
    <w:p w:rsidR="0038476F" w:rsidRDefault="0038476F" w:rsidP="0038476F">
      <w:pPr>
        <w:widowControl w:val="0"/>
        <w:autoSpaceDE w:val="0"/>
        <w:autoSpaceDN w:val="0"/>
        <w:adjustRightInd w:val="0"/>
        <w:spacing w:before="2" w:after="0" w:line="120" w:lineRule="exact"/>
        <w:rPr>
          <w:rFonts w:ascii="Times New Roman" w:hAnsi="Times New Roman"/>
          <w:sz w:val="12"/>
          <w:szCs w:val="12"/>
        </w:rPr>
      </w:pPr>
    </w:p>
    <w:p w:rsidR="0038476F" w:rsidRDefault="0038476F" w:rsidP="0038476F">
      <w:pPr>
        <w:widowControl w:val="0"/>
        <w:autoSpaceDE w:val="0"/>
        <w:autoSpaceDN w:val="0"/>
        <w:adjustRightInd w:val="0"/>
        <w:spacing w:after="0" w:line="240" w:lineRule="auto"/>
        <w:ind w:left="1122"/>
        <w:rPr>
          <w:rFonts w:ascii="Times New Roman" w:hAnsi="Times New Roman"/>
          <w:color w:val="000000"/>
          <w:sz w:val="18"/>
          <w:szCs w:val="18"/>
        </w:rPr>
      </w:pPr>
      <w:r>
        <w:rPr>
          <w:rFonts w:ascii="Times New Roman" w:hAnsi="Times New Roman"/>
          <w:b/>
          <w:bCs/>
          <w:color w:val="191919"/>
          <w:sz w:val="18"/>
          <w:szCs w:val="18"/>
        </w:rPr>
        <w:t>Subtotal 27</w:t>
      </w:r>
    </w:p>
    <w:p w:rsidR="0038476F" w:rsidRDefault="0038476F" w:rsidP="0038476F">
      <w:pPr>
        <w:widowControl w:val="0"/>
        <w:autoSpaceDE w:val="0"/>
        <w:autoSpaceDN w:val="0"/>
        <w:adjustRightInd w:val="0"/>
        <w:spacing w:before="12" w:after="0" w:line="240" w:lineRule="auto"/>
        <w:ind w:left="1122"/>
        <w:rPr>
          <w:rFonts w:ascii="Times New Roman" w:hAnsi="Times New Roman"/>
          <w:color w:val="000000"/>
          <w:sz w:val="18"/>
          <w:szCs w:val="18"/>
        </w:rPr>
      </w:pPr>
      <w:r>
        <w:rPr>
          <w:rFonts w:ascii="Times New Roman" w:hAnsi="Times New Roman"/>
          <w:color w:val="191919"/>
          <w:sz w:val="18"/>
          <w:szCs w:val="18"/>
        </w:rPr>
        <w:t>*Any 3000 to 4000 level Business course, including BUSA</w:t>
      </w:r>
      <w:r>
        <w:rPr>
          <w:rFonts w:ascii="Times New Roman" w:hAnsi="Times New Roman"/>
          <w:color w:val="191919"/>
          <w:spacing w:val="-10"/>
          <w:sz w:val="18"/>
          <w:szCs w:val="18"/>
        </w:rPr>
        <w:t xml:space="preserve"> </w:t>
      </w:r>
      <w:r>
        <w:rPr>
          <w:rFonts w:ascii="Times New Roman" w:hAnsi="Times New Roman"/>
          <w:color w:val="191919"/>
          <w:sz w:val="18"/>
          <w:szCs w:val="18"/>
        </w:rPr>
        <w:t>4100.</w:t>
      </w:r>
    </w:p>
    <w:p w:rsidR="0038476F" w:rsidRDefault="0038476F" w:rsidP="0038476F">
      <w:pPr>
        <w:widowControl w:val="0"/>
        <w:autoSpaceDE w:val="0"/>
        <w:autoSpaceDN w:val="0"/>
        <w:adjustRightInd w:val="0"/>
        <w:spacing w:before="9" w:after="0" w:line="240" w:lineRule="auto"/>
        <w:ind w:left="1122"/>
        <w:rPr>
          <w:rFonts w:ascii="Times New Roman" w:hAnsi="Times New Roman"/>
          <w:color w:val="000000"/>
          <w:sz w:val="18"/>
          <w:szCs w:val="18"/>
        </w:rPr>
      </w:pPr>
      <w:r>
        <w:rPr>
          <w:rFonts w:ascii="Times New Roman" w:hAnsi="Times New Roman"/>
          <w:color w:val="191919"/>
          <w:sz w:val="18"/>
          <w:szCs w:val="18"/>
        </w:rPr>
        <w:t>**Approved foreign language or at least 2000 level course in any non-business course, including Computer Science.</w:t>
      </w:r>
    </w:p>
    <w:p w:rsidR="0038476F" w:rsidRDefault="0038476F" w:rsidP="0038476F">
      <w:pPr>
        <w:widowControl w:val="0"/>
        <w:autoSpaceDE w:val="0"/>
        <w:autoSpaceDN w:val="0"/>
        <w:adjustRightInd w:val="0"/>
        <w:spacing w:before="6" w:after="0" w:line="180" w:lineRule="exact"/>
        <w:rPr>
          <w:rFonts w:ascii="Times New Roman" w:hAnsi="Times New Roman"/>
          <w:color w:val="000000"/>
          <w:sz w:val="18"/>
          <w:szCs w:val="18"/>
        </w:rPr>
      </w:pPr>
    </w:p>
    <w:p w:rsidR="0038476F" w:rsidRDefault="0038476F" w:rsidP="0038476F">
      <w:pPr>
        <w:widowControl w:val="0"/>
        <w:autoSpaceDE w:val="0"/>
        <w:autoSpaceDN w:val="0"/>
        <w:adjustRightInd w:val="0"/>
        <w:spacing w:after="0" w:line="240" w:lineRule="auto"/>
        <w:ind w:left="1122"/>
        <w:rPr>
          <w:rFonts w:ascii="Times New Roman" w:hAnsi="Times New Roman"/>
          <w:color w:val="000000"/>
          <w:sz w:val="24"/>
          <w:szCs w:val="24"/>
        </w:rPr>
      </w:pPr>
      <w:r>
        <w:rPr>
          <w:rFonts w:ascii="Times New Roman" w:hAnsi="Times New Roman"/>
          <w:b/>
          <w:bCs/>
          <w:color w:val="191919"/>
          <w:sz w:val="32"/>
          <w:szCs w:val="32"/>
        </w:rPr>
        <w:t>I</w:t>
      </w:r>
      <w:r>
        <w:rPr>
          <w:rFonts w:ascii="Times New Roman" w:hAnsi="Times New Roman"/>
          <w:b/>
          <w:bCs/>
          <w:color w:val="191919"/>
          <w:sz w:val="24"/>
          <w:szCs w:val="24"/>
        </w:rPr>
        <w:t>NFORM</w:t>
      </w:r>
      <w:r>
        <w:rPr>
          <w:rFonts w:ascii="Times New Roman" w:hAnsi="Times New Roman"/>
          <w:b/>
          <w:bCs/>
          <w:color w:val="191919"/>
          <w:spacing w:val="-18"/>
          <w:sz w:val="24"/>
          <w:szCs w:val="24"/>
        </w:rPr>
        <w:t>A</w:t>
      </w:r>
      <w:r>
        <w:rPr>
          <w:rFonts w:ascii="Times New Roman" w:hAnsi="Times New Roman"/>
          <w:b/>
          <w:bCs/>
          <w:color w:val="191919"/>
          <w:sz w:val="24"/>
          <w:szCs w:val="24"/>
        </w:rPr>
        <w:t>TION</w:t>
      </w:r>
      <w:r>
        <w:rPr>
          <w:rFonts w:ascii="Times New Roman" w:hAnsi="Times New Roman"/>
          <w:b/>
          <w:bCs/>
          <w:color w:val="191919"/>
          <w:spacing w:val="20"/>
          <w:sz w:val="24"/>
          <w:szCs w:val="24"/>
        </w:rPr>
        <w:t xml:space="preserve"> </w:t>
      </w:r>
      <w:r>
        <w:rPr>
          <w:rFonts w:ascii="Times New Roman" w:hAnsi="Times New Roman"/>
          <w:b/>
          <w:bCs/>
          <w:color w:val="191919"/>
          <w:sz w:val="32"/>
          <w:szCs w:val="32"/>
        </w:rPr>
        <w:t>S</w:t>
      </w:r>
      <w:r>
        <w:rPr>
          <w:rFonts w:ascii="Times New Roman" w:hAnsi="Times New Roman"/>
          <w:b/>
          <w:bCs/>
          <w:color w:val="191919"/>
          <w:sz w:val="24"/>
          <w:szCs w:val="24"/>
        </w:rPr>
        <w:t>YSTEMS</w:t>
      </w:r>
      <w:r>
        <w:rPr>
          <w:rFonts w:ascii="Times New Roman" w:hAnsi="Times New Roman"/>
          <w:b/>
          <w:bCs/>
          <w:color w:val="191919"/>
          <w:spacing w:val="20"/>
          <w:sz w:val="24"/>
          <w:szCs w:val="24"/>
        </w:rPr>
        <w:t xml:space="preserve"> </w:t>
      </w:r>
      <w:r>
        <w:rPr>
          <w:rFonts w:ascii="Times New Roman" w:hAnsi="Times New Roman"/>
          <w:b/>
          <w:bCs/>
          <w:color w:val="191919"/>
          <w:sz w:val="32"/>
          <w:szCs w:val="32"/>
        </w:rPr>
        <w:t>E</w:t>
      </w:r>
      <w:r>
        <w:rPr>
          <w:rFonts w:ascii="Times New Roman" w:hAnsi="Times New Roman"/>
          <w:b/>
          <w:bCs/>
          <w:color w:val="191919"/>
          <w:sz w:val="24"/>
          <w:szCs w:val="24"/>
        </w:rPr>
        <w:t>LECTIVE</w:t>
      </w:r>
      <w:r>
        <w:rPr>
          <w:rFonts w:ascii="Times New Roman" w:hAnsi="Times New Roman"/>
          <w:b/>
          <w:bCs/>
          <w:color w:val="191919"/>
          <w:spacing w:val="20"/>
          <w:sz w:val="24"/>
          <w:szCs w:val="24"/>
        </w:rPr>
        <w:t xml:space="preserve"> </w:t>
      </w:r>
      <w:r>
        <w:rPr>
          <w:rFonts w:ascii="Times New Roman" w:hAnsi="Times New Roman"/>
          <w:b/>
          <w:bCs/>
          <w:color w:val="191919"/>
          <w:sz w:val="32"/>
          <w:szCs w:val="32"/>
        </w:rPr>
        <w:t>O</w:t>
      </w:r>
      <w:r>
        <w:rPr>
          <w:rFonts w:ascii="Times New Roman" w:hAnsi="Times New Roman"/>
          <w:b/>
          <w:bCs/>
          <w:color w:val="191919"/>
          <w:sz w:val="24"/>
          <w:szCs w:val="24"/>
        </w:rPr>
        <w:t>PTIONS</w:t>
      </w:r>
    </w:p>
    <w:tbl>
      <w:tblPr>
        <w:tblW w:w="0" w:type="auto"/>
        <w:tblInd w:w="1082" w:type="dxa"/>
        <w:tblLayout w:type="fixed"/>
        <w:tblCellMar>
          <w:left w:w="0" w:type="dxa"/>
          <w:right w:w="0" w:type="dxa"/>
        </w:tblCellMar>
        <w:tblLook w:val="0000"/>
      </w:tblPr>
      <w:tblGrid>
        <w:gridCol w:w="776"/>
        <w:gridCol w:w="1064"/>
        <w:gridCol w:w="5992"/>
        <w:gridCol w:w="1969"/>
      </w:tblGrid>
      <w:tr w:rsidR="0038476F" w:rsidRPr="007A7452" w:rsidTr="00886238">
        <w:trPr>
          <w:trHeight w:hRule="exact" w:val="278"/>
        </w:trPr>
        <w:tc>
          <w:tcPr>
            <w:tcW w:w="776" w:type="dxa"/>
            <w:tcBorders>
              <w:top w:val="nil"/>
              <w:left w:val="nil"/>
              <w:bottom w:val="nil"/>
              <w:right w:val="nil"/>
            </w:tcBorders>
          </w:tcPr>
          <w:p w:rsidR="0038476F" w:rsidRPr="007A7452" w:rsidRDefault="0038476F" w:rsidP="00886238">
            <w:pPr>
              <w:widowControl w:val="0"/>
              <w:autoSpaceDE w:val="0"/>
              <w:autoSpaceDN w:val="0"/>
              <w:adjustRightInd w:val="0"/>
              <w:spacing w:before="50" w:after="0" w:line="240" w:lineRule="auto"/>
              <w:ind w:left="40"/>
              <w:rPr>
                <w:rFonts w:ascii="Times New Roman" w:hAnsi="Times New Roman"/>
                <w:sz w:val="24"/>
                <w:szCs w:val="24"/>
              </w:rPr>
            </w:pPr>
            <w:r w:rsidRPr="007A7452">
              <w:rPr>
                <w:rFonts w:ascii="Times New Roman" w:hAnsi="Times New Roman"/>
                <w:color w:val="191919"/>
                <w:sz w:val="18"/>
                <w:szCs w:val="18"/>
              </w:rPr>
              <w:t>BISE</w:t>
            </w:r>
          </w:p>
        </w:tc>
        <w:tc>
          <w:tcPr>
            <w:tcW w:w="1064" w:type="dxa"/>
            <w:tcBorders>
              <w:top w:val="nil"/>
              <w:left w:val="nil"/>
              <w:bottom w:val="nil"/>
              <w:right w:val="nil"/>
            </w:tcBorders>
          </w:tcPr>
          <w:p w:rsidR="0038476F" w:rsidRPr="007A7452" w:rsidRDefault="0038476F" w:rsidP="00886238">
            <w:pPr>
              <w:widowControl w:val="0"/>
              <w:autoSpaceDE w:val="0"/>
              <w:autoSpaceDN w:val="0"/>
              <w:adjustRightInd w:val="0"/>
              <w:spacing w:before="50" w:after="0" w:line="240" w:lineRule="auto"/>
              <w:ind w:left="345"/>
              <w:rPr>
                <w:rFonts w:ascii="Times New Roman" w:hAnsi="Times New Roman"/>
                <w:sz w:val="24"/>
                <w:szCs w:val="24"/>
              </w:rPr>
            </w:pPr>
            <w:r w:rsidRPr="007A7452">
              <w:rPr>
                <w:rFonts w:ascii="Times New Roman" w:hAnsi="Times New Roman"/>
                <w:color w:val="191919"/>
                <w:sz w:val="18"/>
                <w:szCs w:val="18"/>
              </w:rPr>
              <w:t>3210</w:t>
            </w:r>
          </w:p>
        </w:tc>
        <w:tc>
          <w:tcPr>
            <w:tcW w:w="5992" w:type="dxa"/>
            <w:tcBorders>
              <w:top w:val="nil"/>
              <w:left w:val="nil"/>
              <w:bottom w:val="nil"/>
              <w:right w:val="nil"/>
            </w:tcBorders>
          </w:tcPr>
          <w:p w:rsidR="0038476F" w:rsidRPr="007A7452" w:rsidRDefault="0038476F" w:rsidP="00886238">
            <w:pPr>
              <w:widowControl w:val="0"/>
              <w:autoSpaceDE w:val="0"/>
              <w:autoSpaceDN w:val="0"/>
              <w:adjustRightInd w:val="0"/>
              <w:spacing w:before="50" w:after="0" w:line="240" w:lineRule="auto"/>
              <w:ind w:left="360"/>
              <w:rPr>
                <w:rFonts w:ascii="Times New Roman" w:hAnsi="Times New Roman"/>
                <w:sz w:val="24"/>
                <w:szCs w:val="24"/>
              </w:rPr>
            </w:pPr>
            <w:r w:rsidRPr="007A7452">
              <w:rPr>
                <w:rFonts w:ascii="Times New Roman" w:hAnsi="Times New Roman"/>
                <w:color w:val="191919"/>
                <w:sz w:val="18"/>
                <w:szCs w:val="18"/>
              </w:rPr>
              <w:t>Desktop Publishing &amp; Multi-media</w:t>
            </w:r>
          </w:p>
        </w:tc>
        <w:tc>
          <w:tcPr>
            <w:tcW w:w="1969" w:type="dxa"/>
            <w:tcBorders>
              <w:top w:val="nil"/>
              <w:left w:val="nil"/>
              <w:bottom w:val="nil"/>
              <w:right w:val="nil"/>
            </w:tcBorders>
          </w:tcPr>
          <w:p w:rsidR="0038476F" w:rsidRPr="007A7452" w:rsidRDefault="0038476F" w:rsidP="00886238">
            <w:pPr>
              <w:widowControl w:val="0"/>
              <w:autoSpaceDE w:val="0"/>
              <w:autoSpaceDN w:val="0"/>
              <w:adjustRightInd w:val="0"/>
              <w:spacing w:before="50" w:after="0" w:line="240" w:lineRule="auto"/>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216"/>
        </w:trPr>
        <w:tc>
          <w:tcPr>
            <w:tcW w:w="776"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BISE</w:t>
            </w:r>
          </w:p>
        </w:tc>
        <w:tc>
          <w:tcPr>
            <w:tcW w:w="1064"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45"/>
              <w:rPr>
                <w:rFonts w:ascii="Times New Roman" w:hAnsi="Times New Roman"/>
                <w:sz w:val="24"/>
                <w:szCs w:val="24"/>
              </w:rPr>
            </w:pPr>
            <w:r w:rsidRPr="007A7452">
              <w:rPr>
                <w:rFonts w:ascii="Times New Roman" w:hAnsi="Times New Roman"/>
                <w:color w:val="191919"/>
                <w:sz w:val="18"/>
                <w:szCs w:val="18"/>
              </w:rPr>
              <w:t>3300</w:t>
            </w:r>
          </w:p>
        </w:tc>
        <w:tc>
          <w:tcPr>
            <w:tcW w:w="5992"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60"/>
              <w:rPr>
                <w:rFonts w:ascii="Times New Roman" w:hAnsi="Times New Roman"/>
                <w:sz w:val="24"/>
                <w:szCs w:val="24"/>
              </w:rPr>
            </w:pPr>
            <w:r w:rsidRPr="007A7452">
              <w:rPr>
                <w:rFonts w:ascii="Times New Roman" w:hAnsi="Times New Roman"/>
                <w:color w:val="191919"/>
                <w:sz w:val="18"/>
                <w:szCs w:val="18"/>
              </w:rPr>
              <w:t>Human-computer Interactions</w:t>
            </w:r>
          </w:p>
        </w:tc>
        <w:tc>
          <w:tcPr>
            <w:tcW w:w="1969"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216"/>
        </w:trPr>
        <w:tc>
          <w:tcPr>
            <w:tcW w:w="776"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BISE</w:t>
            </w:r>
          </w:p>
        </w:tc>
        <w:tc>
          <w:tcPr>
            <w:tcW w:w="1064"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45"/>
              <w:rPr>
                <w:rFonts w:ascii="Times New Roman" w:hAnsi="Times New Roman"/>
                <w:sz w:val="24"/>
                <w:szCs w:val="24"/>
              </w:rPr>
            </w:pPr>
            <w:r w:rsidRPr="007A7452">
              <w:rPr>
                <w:rFonts w:ascii="Times New Roman" w:hAnsi="Times New Roman"/>
                <w:color w:val="191919"/>
                <w:sz w:val="18"/>
                <w:szCs w:val="18"/>
              </w:rPr>
              <w:t>4210</w:t>
            </w:r>
          </w:p>
        </w:tc>
        <w:tc>
          <w:tcPr>
            <w:tcW w:w="5992"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60"/>
              <w:rPr>
                <w:rFonts w:ascii="Times New Roman" w:hAnsi="Times New Roman"/>
                <w:sz w:val="24"/>
                <w:szCs w:val="24"/>
              </w:rPr>
            </w:pPr>
            <w:r w:rsidRPr="007A7452">
              <w:rPr>
                <w:rFonts w:ascii="Times New Roman" w:hAnsi="Times New Roman"/>
                <w:color w:val="191919"/>
                <w:sz w:val="18"/>
                <w:szCs w:val="18"/>
              </w:rPr>
              <w:t>Decision Support Systems</w:t>
            </w:r>
          </w:p>
        </w:tc>
        <w:tc>
          <w:tcPr>
            <w:tcW w:w="1969"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216"/>
        </w:trPr>
        <w:tc>
          <w:tcPr>
            <w:tcW w:w="776"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BISE</w:t>
            </w:r>
          </w:p>
        </w:tc>
        <w:tc>
          <w:tcPr>
            <w:tcW w:w="1064"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45"/>
              <w:rPr>
                <w:rFonts w:ascii="Times New Roman" w:hAnsi="Times New Roman"/>
                <w:sz w:val="24"/>
                <w:szCs w:val="24"/>
              </w:rPr>
            </w:pPr>
            <w:r w:rsidRPr="007A7452">
              <w:rPr>
                <w:rFonts w:ascii="Times New Roman" w:hAnsi="Times New Roman"/>
                <w:color w:val="191919"/>
                <w:sz w:val="18"/>
                <w:szCs w:val="18"/>
              </w:rPr>
              <w:t>4220</w:t>
            </w:r>
          </w:p>
        </w:tc>
        <w:tc>
          <w:tcPr>
            <w:tcW w:w="5992"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60"/>
              <w:rPr>
                <w:rFonts w:ascii="Times New Roman" w:hAnsi="Times New Roman"/>
                <w:sz w:val="24"/>
                <w:szCs w:val="24"/>
              </w:rPr>
            </w:pPr>
            <w:r w:rsidRPr="007A7452">
              <w:rPr>
                <w:rFonts w:ascii="Times New Roman" w:hAnsi="Times New Roman"/>
                <w:color w:val="191919"/>
                <w:sz w:val="18"/>
                <w:szCs w:val="18"/>
              </w:rPr>
              <w:t>Special</w:t>
            </w:r>
            <w:r w:rsidRPr="007A7452">
              <w:rPr>
                <w:rFonts w:ascii="Times New Roman" w:hAnsi="Times New Roman"/>
                <w:color w:val="191919"/>
                <w:spacing w:val="-3"/>
                <w:sz w:val="18"/>
                <w:szCs w:val="18"/>
              </w:rPr>
              <w:t xml:space="preserve"> </w:t>
            </w:r>
            <w:r w:rsidRPr="007A7452">
              <w:rPr>
                <w:rFonts w:ascii="Times New Roman" w:hAnsi="Times New Roman"/>
                <w:color w:val="191919"/>
                <w:spacing w:val="-13"/>
                <w:sz w:val="18"/>
                <w:szCs w:val="18"/>
              </w:rPr>
              <w:t>T</w:t>
            </w:r>
            <w:r w:rsidRPr="007A7452">
              <w:rPr>
                <w:rFonts w:ascii="Times New Roman" w:hAnsi="Times New Roman"/>
                <w:color w:val="191919"/>
                <w:sz w:val="18"/>
                <w:szCs w:val="18"/>
              </w:rPr>
              <w:t>opics and Research in Information Systems</w:t>
            </w:r>
          </w:p>
        </w:tc>
        <w:tc>
          <w:tcPr>
            <w:tcW w:w="1969"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216"/>
        </w:trPr>
        <w:tc>
          <w:tcPr>
            <w:tcW w:w="776"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BISE</w:t>
            </w:r>
          </w:p>
        </w:tc>
        <w:tc>
          <w:tcPr>
            <w:tcW w:w="1064"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45"/>
              <w:rPr>
                <w:rFonts w:ascii="Times New Roman" w:hAnsi="Times New Roman"/>
                <w:sz w:val="24"/>
                <w:szCs w:val="24"/>
              </w:rPr>
            </w:pPr>
            <w:r w:rsidRPr="007A7452">
              <w:rPr>
                <w:rFonts w:ascii="Times New Roman" w:hAnsi="Times New Roman"/>
                <w:color w:val="191919"/>
                <w:sz w:val="18"/>
                <w:szCs w:val="18"/>
              </w:rPr>
              <w:t>4250</w:t>
            </w:r>
          </w:p>
        </w:tc>
        <w:tc>
          <w:tcPr>
            <w:tcW w:w="5992"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60"/>
              <w:rPr>
                <w:rFonts w:ascii="Times New Roman" w:hAnsi="Times New Roman"/>
                <w:sz w:val="24"/>
                <w:szCs w:val="24"/>
              </w:rPr>
            </w:pPr>
            <w:r w:rsidRPr="007A7452">
              <w:rPr>
                <w:rFonts w:ascii="Times New Roman" w:hAnsi="Times New Roman"/>
                <w:color w:val="191919"/>
                <w:sz w:val="18"/>
                <w:szCs w:val="18"/>
              </w:rPr>
              <w:t>Information Systems Certifications</w:t>
            </w:r>
          </w:p>
        </w:tc>
        <w:tc>
          <w:tcPr>
            <w:tcW w:w="1969"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298"/>
        </w:trPr>
        <w:tc>
          <w:tcPr>
            <w:tcW w:w="776"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BISE</w:t>
            </w:r>
          </w:p>
        </w:tc>
        <w:tc>
          <w:tcPr>
            <w:tcW w:w="1064"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45"/>
              <w:rPr>
                <w:rFonts w:ascii="Times New Roman" w:hAnsi="Times New Roman"/>
                <w:sz w:val="24"/>
                <w:szCs w:val="24"/>
              </w:rPr>
            </w:pPr>
            <w:r w:rsidRPr="007A7452">
              <w:rPr>
                <w:rFonts w:ascii="Times New Roman" w:hAnsi="Times New Roman"/>
                <w:color w:val="191919"/>
                <w:sz w:val="18"/>
                <w:szCs w:val="18"/>
              </w:rPr>
              <w:t>4260</w:t>
            </w:r>
          </w:p>
        </w:tc>
        <w:tc>
          <w:tcPr>
            <w:tcW w:w="5992"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60"/>
              <w:rPr>
                <w:rFonts w:ascii="Times New Roman" w:hAnsi="Times New Roman"/>
                <w:sz w:val="24"/>
                <w:szCs w:val="24"/>
              </w:rPr>
            </w:pPr>
            <w:r w:rsidRPr="007A7452">
              <w:rPr>
                <w:rFonts w:ascii="Times New Roman" w:hAnsi="Times New Roman"/>
                <w:color w:val="191919"/>
                <w:sz w:val="18"/>
                <w:szCs w:val="18"/>
              </w:rPr>
              <w:t>E-Commerce</w:t>
            </w:r>
          </w:p>
        </w:tc>
        <w:tc>
          <w:tcPr>
            <w:tcW w:w="1969"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right="40"/>
              <w:jc w:val="right"/>
              <w:rPr>
                <w:rFonts w:ascii="Times New Roman" w:hAnsi="Times New Roman"/>
                <w:sz w:val="24"/>
                <w:szCs w:val="24"/>
              </w:rPr>
            </w:pPr>
            <w:r w:rsidRPr="007A7452">
              <w:rPr>
                <w:rFonts w:ascii="Times New Roman" w:hAnsi="Times New Roman"/>
                <w:color w:val="191919"/>
                <w:sz w:val="18"/>
                <w:szCs w:val="18"/>
              </w:rPr>
              <w:t>3</w:t>
            </w:r>
          </w:p>
        </w:tc>
      </w:tr>
    </w:tbl>
    <w:p w:rsidR="0038476F" w:rsidRDefault="0038476F" w:rsidP="0038476F">
      <w:pPr>
        <w:widowControl w:val="0"/>
        <w:autoSpaceDE w:val="0"/>
        <w:autoSpaceDN w:val="0"/>
        <w:adjustRightInd w:val="0"/>
        <w:spacing w:before="2" w:after="0" w:line="110" w:lineRule="exact"/>
        <w:rPr>
          <w:rFonts w:ascii="Times New Roman" w:hAnsi="Times New Roman"/>
          <w:sz w:val="11"/>
          <w:szCs w:val="11"/>
        </w:rPr>
      </w:pPr>
    </w:p>
    <w:p w:rsidR="0038476F" w:rsidRDefault="0038476F" w:rsidP="0038476F">
      <w:pPr>
        <w:widowControl w:val="0"/>
        <w:autoSpaceDE w:val="0"/>
        <w:autoSpaceDN w:val="0"/>
        <w:adjustRightInd w:val="0"/>
        <w:spacing w:after="0" w:line="200" w:lineRule="exact"/>
        <w:rPr>
          <w:rFonts w:ascii="Times New Roman" w:hAnsi="Times New Roman"/>
          <w:sz w:val="20"/>
          <w:szCs w:val="20"/>
        </w:rPr>
      </w:pPr>
    </w:p>
    <w:p w:rsidR="0038476F" w:rsidRDefault="0038476F" w:rsidP="0038476F">
      <w:pPr>
        <w:widowControl w:val="0"/>
        <w:autoSpaceDE w:val="0"/>
        <w:autoSpaceDN w:val="0"/>
        <w:adjustRightInd w:val="0"/>
        <w:spacing w:after="0" w:line="200" w:lineRule="exact"/>
        <w:rPr>
          <w:rFonts w:ascii="Times New Roman" w:hAnsi="Times New Roman"/>
          <w:sz w:val="20"/>
          <w:szCs w:val="20"/>
        </w:rPr>
      </w:pPr>
    </w:p>
    <w:p w:rsidR="0038476F" w:rsidRDefault="0038476F" w:rsidP="0038476F">
      <w:pPr>
        <w:widowControl w:val="0"/>
        <w:autoSpaceDE w:val="0"/>
        <w:autoSpaceDN w:val="0"/>
        <w:adjustRightInd w:val="0"/>
        <w:spacing w:after="0" w:line="200" w:lineRule="exact"/>
        <w:rPr>
          <w:rFonts w:ascii="Times New Roman" w:hAnsi="Times New Roman"/>
          <w:sz w:val="20"/>
          <w:szCs w:val="20"/>
        </w:rPr>
      </w:pPr>
    </w:p>
    <w:p w:rsidR="0038476F" w:rsidRDefault="0038476F" w:rsidP="0038476F">
      <w:pPr>
        <w:widowControl w:val="0"/>
        <w:autoSpaceDE w:val="0"/>
        <w:autoSpaceDN w:val="0"/>
        <w:adjustRightInd w:val="0"/>
        <w:spacing w:after="0" w:line="200" w:lineRule="exact"/>
        <w:rPr>
          <w:rFonts w:ascii="Times New Roman" w:hAnsi="Times New Roman"/>
          <w:sz w:val="20"/>
          <w:szCs w:val="20"/>
        </w:rPr>
      </w:pPr>
    </w:p>
    <w:p w:rsidR="0038476F" w:rsidRDefault="0038476F" w:rsidP="0038476F">
      <w:pPr>
        <w:widowControl w:val="0"/>
        <w:autoSpaceDE w:val="0"/>
        <w:autoSpaceDN w:val="0"/>
        <w:adjustRightInd w:val="0"/>
        <w:spacing w:after="0" w:line="200" w:lineRule="exact"/>
        <w:rPr>
          <w:rFonts w:ascii="Times New Roman" w:hAnsi="Times New Roman"/>
          <w:sz w:val="20"/>
          <w:szCs w:val="20"/>
        </w:rPr>
      </w:pPr>
    </w:p>
    <w:p w:rsidR="0038476F" w:rsidRDefault="0038476F" w:rsidP="0038476F">
      <w:pPr>
        <w:widowControl w:val="0"/>
        <w:autoSpaceDE w:val="0"/>
        <w:autoSpaceDN w:val="0"/>
        <w:adjustRightInd w:val="0"/>
        <w:spacing w:after="0" w:line="200" w:lineRule="exact"/>
        <w:rPr>
          <w:rFonts w:ascii="Times New Roman" w:hAnsi="Times New Roman"/>
          <w:sz w:val="20"/>
          <w:szCs w:val="20"/>
        </w:rPr>
      </w:pPr>
    </w:p>
    <w:p w:rsidR="0038476F" w:rsidRDefault="0038476F" w:rsidP="0038476F">
      <w:pPr>
        <w:widowControl w:val="0"/>
        <w:autoSpaceDE w:val="0"/>
        <w:autoSpaceDN w:val="0"/>
        <w:adjustRightInd w:val="0"/>
        <w:spacing w:after="0" w:line="200" w:lineRule="exact"/>
        <w:rPr>
          <w:rFonts w:ascii="Times New Roman" w:hAnsi="Times New Roman"/>
          <w:sz w:val="20"/>
          <w:szCs w:val="20"/>
        </w:rPr>
      </w:pPr>
    </w:p>
    <w:p w:rsidR="0038476F" w:rsidRDefault="0038476F" w:rsidP="0038476F">
      <w:pPr>
        <w:widowControl w:val="0"/>
        <w:autoSpaceDE w:val="0"/>
        <w:autoSpaceDN w:val="0"/>
        <w:adjustRightInd w:val="0"/>
        <w:spacing w:after="0" w:line="200" w:lineRule="exact"/>
        <w:rPr>
          <w:rFonts w:ascii="Times New Roman" w:hAnsi="Times New Roman"/>
          <w:sz w:val="20"/>
          <w:szCs w:val="20"/>
        </w:rPr>
      </w:pPr>
    </w:p>
    <w:p w:rsidR="0038476F" w:rsidRDefault="0038476F" w:rsidP="0038476F">
      <w:pPr>
        <w:widowControl w:val="0"/>
        <w:autoSpaceDE w:val="0"/>
        <w:autoSpaceDN w:val="0"/>
        <w:adjustRightInd w:val="0"/>
        <w:spacing w:after="0" w:line="200" w:lineRule="exact"/>
        <w:rPr>
          <w:rFonts w:ascii="Times New Roman" w:hAnsi="Times New Roman"/>
          <w:sz w:val="20"/>
          <w:szCs w:val="20"/>
        </w:rPr>
      </w:pPr>
    </w:p>
    <w:p w:rsidR="0038476F" w:rsidRDefault="0038476F" w:rsidP="0038476F">
      <w:pPr>
        <w:widowControl w:val="0"/>
        <w:autoSpaceDE w:val="0"/>
        <w:autoSpaceDN w:val="0"/>
        <w:adjustRightInd w:val="0"/>
        <w:spacing w:after="0" w:line="200" w:lineRule="exact"/>
        <w:rPr>
          <w:rFonts w:ascii="Times New Roman" w:hAnsi="Times New Roman"/>
          <w:sz w:val="20"/>
          <w:szCs w:val="20"/>
        </w:rPr>
      </w:pPr>
    </w:p>
    <w:p w:rsidR="0038476F" w:rsidRDefault="0038476F" w:rsidP="0038476F">
      <w:pPr>
        <w:widowControl w:val="0"/>
        <w:autoSpaceDE w:val="0"/>
        <w:autoSpaceDN w:val="0"/>
        <w:adjustRightInd w:val="0"/>
        <w:spacing w:after="0" w:line="200" w:lineRule="exact"/>
        <w:rPr>
          <w:rFonts w:ascii="Times New Roman" w:hAnsi="Times New Roman"/>
          <w:sz w:val="20"/>
          <w:szCs w:val="20"/>
        </w:rPr>
      </w:pPr>
    </w:p>
    <w:p w:rsidR="0038476F" w:rsidRDefault="0038476F" w:rsidP="0038476F">
      <w:pPr>
        <w:widowControl w:val="0"/>
        <w:autoSpaceDE w:val="0"/>
        <w:autoSpaceDN w:val="0"/>
        <w:adjustRightInd w:val="0"/>
        <w:spacing w:after="0" w:line="200" w:lineRule="exact"/>
        <w:rPr>
          <w:rFonts w:ascii="Times New Roman" w:hAnsi="Times New Roman"/>
          <w:sz w:val="20"/>
          <w:szCs w:val="20"/>
        </w:rPr>
      </w:pPr>
    </w:p>
    <w:p w:rsidR="0038476F" w:rsidRDefault="0038476F" w:rsidP="0038476F">
      <w:pPr>
        <w:widowControl w:val="0"/>
        <w:autoSpaceDE w:val="0"/>
        <w:autoSpaceDN w:val="0"/>
        <w:adjustRightInd w:val="0"/>
        <w:spacing w:after="0" w:line="200" w:lineRule="exact"/>
        <w:rPr>
          <w:rFonts w:ascii="Times New Roman" w:hAnsi="Times New Roman"/>
          <w:sz w:val="20"/>
          <w:szCs w:val="20"/>
        </w:rPr>
      </w:pPr>
    </w:p>
    <w:p w:rsidR="0038476F" w:rsidRDefault="0038476F" w:rsidP="0038476F">
      <w:pPr>
        <w:widowControl w:val="0"/>
        <w:autoSpaceDE w:val="0"/>
        <w:autoSpaceDN w:val="0"/>
        <w:adjustRightInd w:val="0"/>
        <w:spacing w:after="0" w:line="200" w:lineRule="exact"/>
        <w:rPr>
          <w:rFonts w:ascii="Times New Roman" w:hAnsi="Times New Roman"/>
          <w:sz w:val="20"/>
          <w:szCs w:val="20"/>
        </w:rPr>
        <w:sectPr w:rsidR="0038476F">
          <w:pgSz w:w="12240" w:h="15840"/>
          <w:pgMar w:top="340" w:right="920" w:bottom="280" w:left="320" w:header="720" w:footer="720" w:gutter="0"/>
          <w:cols w:space="720" w:equalWidth="0">
            <w:col w:w="11000"/>
          </w:cols>
          <w:noEndnote/>
        </w:sectPr>
      </w:pPr>
    </w:p>
    <w:p w:rsidR="0038476F" w:rsidRDefault="0038476F" w:rsidP="00C8400F">
      <w:pPr>
        <w:widowControl w:val="0"/>
        <w:autoSpaceDE w:val="0"/>
        <w:autoSpaceDN w:val="0"/>
        <w:adjustRightInd w:val="0"/>
        <w:spacing w:after="0" w:line="422" w:lineRule="exact"/>
        <w:ind w:right="-74"/>
        <w:rPr>
          <w:rFonts w:ascii="Century Gothic" w:hAnsi="Century Gothic" w:cs="Century Gothic"/>
          <w:color w:val="000000"/>
          <w:sz w:val="36"/>
          <w:szCs w:val="36"/>
        </w:rPr>
      </w:pPr>
    </w:p>
    <w:p w:rsidR="0038476F" w:rsidRDefault="0038476F" w:rsidP="0038476F">
      <w:pPr>
        <w:widowControl w:val="0"/>
        <w:autoSpaceDE w:val="0"/>
        <w:autoSpaceDN w:val="0"/>
        <w:adjustRightInd w:val="0"/>
        <w:spacing w:before="1" w:after="0" w:line="220" w:lineRule="exact"/>
        <w:rPr>
          <w:rFonts w:ascii="Century Gothic" w:hAnsi="Century Gothic" w:cs="Century Gothic"/>
          <w:color w:val="000000"/>
        </w:rPr>
      </w:pPr>
      <w:r>
        <w:rPr>
          <w:rFonts w:ascii="Century Gothic" w:hAnsi="Century Gothic" w:cs="Century Gothic"/>
          <w:color w:val="000000"/>
          <w:sz w:val="36"/>
          <w:szCs w:val="36"/>
        </w:rPr>
        <w:br w:type="column"/>
      </w:r>
    </w:p>
    <w:p w:rsidR="0038476F" w:rsidRDefault="0038476F" w:rsidP="0038476F">
      <w:pPr>
        <w:widowControl w:val="0"/>
        <w:autoSpaceDE w:val="0"/>
        <w:autoSpaceDN w:val="0"/>
        <w:adjustRightInd w:val="0"/>
        <w:spacing w:after="0" w:line="240" w:lineRule="auto"/>
        <w:rPr>
          <w:rFonts w:ascii="Times New Roman" w:hAnsi="Times New Roman"/>
          <w:color w:val="000000"/>
          <w:sz w:val="20"/>
          <w:szCs w:val="20"/>
        </w:rPr>
      </w:pPr>
      <w:r>
        <w:rPr>
          <w:rFonts w:ascii="Times New Roman" w:hAnsi="Times New Roman"/>
          <w:color w:val="191919"/>
          <w:sz w:val="20"/>
          <w:szCs w:val="20"/>
        </w:rPr>
        <w:t>2008-2012 Unde</w:t>
      </w:r>
      <w:r>
        <w:rPr>
          <w:rFonts w:ascii="Times New Roman" w:hAnsi="Times New Roman"/>
          <w:color w:val="191919"/>
          <w:spacing w:val="-4"/>
          <w:sz w:val="20"/>
          <w:szCs w:val="20"/>
        </w:rPr>
        <w:t>r</w:t>
      </w:r>
      <w:r>
        <w:rPr>
          <w:rFonts w:ascii="Times New Roman" w:hAnsi="Times New Roman"/>
          <w:color w:val="191919"/>
          <w:sz w:val="20"/>
          <w:szCs w:val="20"/>
        </w:rPr>
        <w:t>graduate Catalog</w:t>
      </w:r>
    </w:p>
    <w:p w:rsidR="0038476F" w:rsidRDefault="0038476F" w:rsidP="0038476F">
      <w:pPr>
        <w:widowControl w:val="0"/>
        <w:autoSpaceDE w:val="0"/>
        <w:autoSpaceDN w:val="0"/>
        <w:adjustRightInd w:val="0"/>
        <w:spacing w:after="0" w:line="240" w:lineRule="auto"/>
        <w:rPr>
          <w:rFonts w:ascii="Times New Roman" w:hAnsi="Times New Roman"/>
          <w:color w:val="000000"/>
          <w:sz w:val="20"/>
          <w:szCs w:val="20"/>
        </w:rPr>
        <w:sectPr w:rsidR="0038476F">
          <w:type w:val="continuous"/>
          <w:pgSz w:w="12240" w:h="15840"/>
          <w:pgMar w:top="1480" w:right="920" w:bottom="280" w:left="320" w:header="720" w:footer="720" w:gutter="0"/>
          <w:cols w:num="2" w:space="720" w:equalWidth="0">
            <w:col w:w="712" w:space="3704"/>
            <w:col w:w="6584"/>
          </w:cols>
          <w:noEndnote/>
        </w:sectPr>
      </w:pPr>
    </w:p>
    <w:p w:rsidR="0038476F" w:rsidRDefault="0038476F" w:rsidP="0038476F">
      <w:pPr>
        <w:widowControl w:val="0"/>
        <w:autoSpaceDE w:val="0"/>
        <w:autoSpaceDN w:val="0"/>
        <w:adjustRightInd w:val="0"/>
        <w:spacing w:after="0" w:line="200" w:lineRule="exact"/>
        <w:rPr>
          <w:rFonts w:ascii="Times New Roman" w:hAnsi="Times New Roman"/>
          <w:color w:val="000000"/>
          <w:sz w:val="20"/>
          <w:szCs w:val="20"/>
        </w:rPr>
      </w:pPr>
    </w:p>
    <w:p w:rsidR="0038476F" w:rsidRDefault="0038476F" w:rsidP="0038476F">
      <w:pPr>
        <w:widowControl w:val="0"/>
        <w:autoSpaceDE w:val="0"/>
        <w:autoSpaceDN w:val="0"/>
        <w:adjustRightInd w:val="0"/>
        <w:spacing w:after="0" w:line="200" w:lineRule="exact"/>
        <w:rPr>
          <w:rFonts w:ascii="Times New Roman" w:hAnsi="Times New Roman"/>
          <w:color w:val="000000"/>
          <w:sz w:val="20"/>
          <w:szCs w:val="20"/>
        </w:rPr>
      </w:pPr>
    </w:p>
    <w:p w:rsidR="0038476F" w:rsidRDefault="0038476F" w:rsidP="0038476F">
      <w:pPr>
        <w:widowControl w:val="0"/>
        <w:autoSpaceDE w:val="0"/>
        <w:autoSpaceDN w:val="0"/>
        <w:adjustRightInd w:val="0"/>
        <w:spacing w:before="15" w:after="0" w:line="240" w:lineRule="exact"/>
        <w:rPr>
          <w:rFonts w:ascii="Times New Roman" w:hAnsi="Times New Roman"/>
          <w:color w:val="000000"/>
          <w:sz w:val="24"/>
          <w:szCs w:val="24"/>
        </w:rPr>
      </w:pPr>
    </w:p>
    <w:p w:rsidR="0038476F" w:rsidRDefault="0038476F" w:rsidP="0038476F">
      <w:pPr>
        <w:widowControl w:val="0"/>
        <w:autoSpaceDE w:val="0"/>
        <w:autoSpaceDN w:val="0"/>
        <w:adjustRightInd w:val="0"/>
        <w:spacing w:after="0" w:line="250" w:lineRule="auto"/>
        <w:ind w:left="143" w:right="-55"/>
        <w:rPr>
          <w:rFonts w:ascii="Times New Roman" w:hAnsi="Times New Roman"/>
          <w:color w:val="000000"/>
          <w:sz w:val="24"/>
          <w:szCs w:val="24"/>
        </w:rPr>
      </w:pPr>
      <w:r>
        <w:rPr>
          <w:rFonts w:ascii="Times New Roman" w:hAnsi="Times New Roman"/>
          <w:b/>
          <w:bCs/>
          <w:color w:val="191919"/>
          <w:sz w:val="32"/>
          <w:szCs w:val="32"/>
        </w:rPr>
        <w:t>P</w:t>
      </w:r>
      <w:r>
        <w:rPr>
          <w:rFonts w:ascii="Times New Roman" w:hAnsi="Times New Roman"/>
          <w:b/>
          <w:bCs/>
          <w:color w:val="191919"/>
          <w:sz w:val="24"/>
          <w:szCs w:val="24"/>
        </w:rPr>
        <w:t>ROGRAM</w:t>
      </w:r>
      <w:r>
        <w:rPr>
          <w:rFonts w:ascii="Times New Roman" w:hAnsi="Times New Roman"/>
          <w:b/>
          <w:bCs/>
          <w:color w:val="191919"/>
          <w:spacing w:val="20"/>
          <w:sz w:val="24"/>
          <w:szCs w:val="24"/>
        </w:rPr>
        <w:t xml:space="preserve"> </w:t>
      </w:r>
      <w:r>
        <w:rPr>
          <w:rFonts w:ascii="Times New Roman" w:hAnsi="Times New Roman"/>
          <w:b/>
          <w:bCs/>
          <w:color w:val="191919"/>
          <w:sz w:val="24"/>
          <w:szCs w:val="24"/>
        </w:rPr>
        <w:t>OF</w:t>
      </w:r>
      <w:r>
        <w:rPr>
          <w:rFonts w:ascii="Times New Roman" w:hAnsi="Times New Roman"/>
          <w:b/>
          <w:bCs/>
          <w:color w:val="191919"/>
          <w:spacing w:val="11"/>
          <w:sz w:val="24"/>
          <w:szCs w:val="24"/>
        </w:rPr>
        <w:t xml:space="preserve"> </w:t>
      </w:r>
      <w:r>
        <w:rPr>
          <w:rFonts w:ascii="Times New Roman" w:hAnsi="Times New Roman"/>
          <w:b/>
          <w:bCs/>
          <w:color w:val="191919"/>
          <w:sz w:val="32"/>
          <w:szCs w:val="32"/>
        </w:rPr>
        <w:t>S</w:t>
      </w:r>
      <w:r>
        <w:rPr>
          <w:rFonts w:ascii="Times New Roman" w:hAnsi="Times New Roman"/>
          <w:b/>
          <w:bCs/>
          <w:color w:val="191919"/>
          <w:sz w:val="24"/>
          <w:szCs w:val="24"/>
        </w:rPr>
        <w:t>TUDY</w:t>
      </w:r>
      <w:r>
        <w:rPr>
          <w:rFonts w:ascii="Times New Roman" w:hAnsi="Times New Roman"/>
          <w:b/>
          <w:bCs/>
          <w:color w:val="191919"/>
          <w:spacing w:val="11"/>
          <w:sz w:val="24"/>
          <w:szCs w:val="24"/>
        </w:rPr>
        <w:t xml:space="preserve"> </w:t>
      </w:r>
      <w:r>
        <w:rPr>
          <w:rFonts w:ascii="Times New Roman" w:hAnsi="Times New Roman"/>
          <w:b/>
          <w:bCs/>
          <w:color w:val="191919"/>
          <w:sz w:val="24"/>
          <w:szCs w:val="24"/>
        </w:rPr>
        <w:t>FOR</w:t>
      </w:r>
      <w:r>
        <w:rPr>
          <w:rFonts w:ascii="Times New Roman" w:hAnsi="Times New Roman"/>
          <w:b/>
          <w:bCs/>
          <w:color w:val="191919"/>
          <w:spacing w:val="16"/>
          <w:sz w:val="24"/>
          <w:szCs w:val="24"/>
        </w:rPr>
        <w:t xml:space="preserve"> </w:t>
      </w:r>
      <w:r>
        <w:rPr>
          <w:rFonts w:ascii="Times New Roman" w:hAnsi="Times New Roman"/>
          <w:b/>
          <w:bCs/>
          <w:color w:val="191919"/>
          <w:sz w:val="24"/>
          <w:szCs w:val="24"/>
        </w:rPr>
        <w:t>THE</w:t>
      </w:r>
      <w:r>
        <w:rPr>
          <w:rFonts w:ascii="Times New Roman" w:hAnsi="Times New Roman"/>
          <w:b/>
          <w:bCs/>
          <w:color w:val="191919"/>
          <w:spacing w:val="20"/>
          <w:sz w:val="24"/>
          <w:szCs w:val="24"/>
        </w:rPr>
        <w:t xml:space="preserve"> </w:t>
      </w:r>
      <w:r>
        <w:rPr>
          <w:rFonts w:ascii="Times New Roman" w:hAnsi="Times New Roman"/>
          <w:b/>
          <w:bCs/>
          <w:color w:val="191919"/>
          <w:sz w:val="32"/>
          <w:szCs w:val="32"/>
        </w:rPr>
        <w:t>B</w:t>
      </w:r>
      <w:r>
        <w:rPr>
          <w:rFonts w:ascii="Times New Roman" w:hAnsi="Times New Roman"/>
          <w:b/>
          <w:bCs/>
          <w:color w:val="191919"/>
          <w:sz w:val="24"/>
          <w:szCs w:val="24"/>
        </w:rPr>
        <w:t>ACHELOR</w:t>
      </w:r>
      <w:r>
        <w:rPr>
          <w:rFonts w:ascii="Times New Roman" w:hAnsi="Times New Roman"/>
          <w:b/>
          <w:bCs/>
          <w:color w:val="191919"/>
          <w:spacing w:val="20"/>
          <w:sz w:val="24"/>
          <w:szCs w:val="24"/>
        </w:rPr>
        <w:t xml:space="preserve"> </w:t>
      </w:r>
      <w:r>
        <w:rPr>
          <w:rFonts w:ascii="Times New Roman" w:hAnsi="Times New Roman"/>
          <w:b/>
          <w:bCs/>
          <w:color w:val="191919"/>
          <w:sz w:val="24"/>
          <w:szCs w:val="24"/>
        </w:rPr>
        <w:t>OF</w:t>
      </w:r>
      <w:r>
        <w:rPr>
          <w:rFonts w:ascii="Times New Roman" w:hAnsi="Times New Roman"/>
          <w:b/>
          <w:bCs/>
          <w:color w:val="191919"/>
          <w:spacing w:val="11"/>
          <w:sz w:val="24"/>
          <w:szCs w:val="24"/>
        </w:rPr>
        <w:t xml:space="preserve"> </w:t>
      </w:r>
      <w:r>
        <w:rPr>
          <w:rFonts w:ascii="Times New Roman" w:hAnsi="Times New Roman"/>
          <w:b/>
          <w:bCs/>
          <w:color w:val="191919"/>
          <w:sz w:val="32"/>
          <w:szCs w:val="32"/>
        </w:rPr>
        <w:t>S</w:t>
      </w:r>
      <w:r>
        <w:rPr>
          <w:rFonts w:ascii="Times New Roman" w:hAnsi="Times New Roman"/>
          <w:b/>
          <w:bCs/>
          <w:color w:val="191919"/>
          <w:sz w:val="24"/>
          <w:szCs w:val="24"/>
        </w:rPr>
        <w:t>CIENCE</w:t>
      </w:r>
      <w:r>
        <w:rPr>
          <w:rFonts w:ascii="Times New Roman" w:hAnsi="Times New Roman"/>
          <w:b/>
          <w:bCs/>
          <w:color w:val="191919"/>
          <w:spacing w:val="20"/>
          <w:sz w:val="24"/>
          <w:szCs w:val="24"/>
        </w:rPr>
        <w:t xml:space="preserve"> </w:t>
      </w:r>
      <w:r>
        <w:rPr>
          <w:rFonts w:ascii="Times New Roman" w:hAnsi="Times New Roman"/>
          <w:b/>
          <w:bCs/>
          <w:color w:val="191919"/>
          <w:sz w:val="32"/>
          <w:szCs w:val="32"/>
        </w:rPr>
        <w:t>D</w:t>
      </w:r>
      <w:r>
        <w:rPr>
          <w:rFonts w:ascii="Times New Roman" w:hAnsi="Times New Roman"/>
          <w:b/>
          <w:bCs/>
          <w:color w:val="191919"/>
          <w:sz w:val="24"/>
          <w:szCs w:val="24"/>
        </w:rPr>
        <w:t>EGREE IN</w:t>
      </w:r>
      <w:r>
        <w:rPr>
          <w:rFonts w:ascii="Times New Roman" w:hAnsi="Times New Roman"/>
          <w:b/>
          <w:bCs/>
          <w:color w:val="191919"/>
          <w:spacing w:val="20"/>
          <w:sz w:val="24"/>
          <w:szCs w:val="24"/>
        </w:rPr>
        <w:t xml:space="preserve"> </w:t>
      </w:r>
      <w:r>
        <w:rPr>
          <w:rFonts w:ascii="Times New Roman" w:hAnsi="Times New Roman"/>
          <w:b/>
          <w:bCs/>
          <w:color w:val="191919"/>
          <w:sz w:val="32"/>
          <w:szCs w:val="32"/>
        </w:rPr>
        <w:t>B</w:t>
      </w:r>
      <w:r>
        <w:rPr>
          <w:rFonts w:ascii="Times New Roman" w:hAnsi="Times New Roman"/>
          <w:b/>
          <w:bCs/>
          <w:color w:val="191919"/>
          <w:sz w:val="24"/>
          <w:szCs w:val="24"/>
        </w:rPr>
        <w:t>USINESS</w:t>
      </w:r>
      <w:r>
        <w:rPr>
          <w:rFonts w:ascii="Times New Roman" w:hAnsi="Times New Roman"/>
          <w:b/>
          <w:bCs/>
          <w:color w:val="191919"/>
          <w:spacing w:val="20"/>
          <w:sz w:val="24"/>
          <w:szCs w:val="24"/>
        </w:rPr>
        <w:t xml:space="preserve"> </w:t>
      </w:r>
      <w:r>
        <w:rPr>
          <w:rFonts w:ascii="Times New Roman" w:hAnsi="Times New Roman"/>
          <w:b/>
          <w:bCs/>
          <w:color w:val="191919"/>
          <w:sz w:val="32"/>
          <w:szCs w:val="32"/>
        </w:rPr>
        <w:t>I</w:t>
      </w:r>
      <w:r>
        <w:rPr>
          <w:rFonts w:ascii="Times New Roman" w:hAnsi="Times New Roman"/>
          <w:b/>
          <w:bCs/>
          <w:color w:val="191919"/>
          <w:sz w:val="24"/>
          <w:szCs w:val="24"/>
        </w:rPr>
        <w:t>NFORM</w:t>
      </w:r>
      <w:r>
        <w:rPr>
          <w:rFonts w:ascii="Times New Roman" w:hAnsi="Times New Roman"/>
          <w:b/>
          <w:bCs/>
          <w:color w:val="191919"/>
          <w:spacing w:val="-18"/>
          <w:sz w:val="24"/>
          <w:szCs w:val="24"/>
        </w:rPr>
        <w:t>A</w:t>
      </w:r>
      <w:r>
        <w:rPr>
          <w:rFonts w:ascii="Times New Roman" w:hAnsi="Times New Roman"/>
          <w:b/>
          <w:bCs/>
          <w:color w:val="191919"/>
          <w:sz w:val="24"/>
          <w:szCs w:val="24"/>
        </w:rPr>
        <w:t>TION</w:t>
      </w:r>
      <w:r>
        <w:rPr>
          <w:rFonts w:ascii="Times New Roman" w:hAnsi="Times New Roman"/>
          <w:b/>
          <w:bCs/>
          <w:color w:val="191919"/>
          <w:spacing w:val="20"/>
          <w:sz w:val="24"/>
          <w:szCs w:val="24"/>
        </w:rPr>
        <w:t xml:space="preserve"> </w:t>
      </w:r>
      <w:r>
        <w:rPr>
          <w:rFonts w:ascii="Times New Roman" w:hAnsi="Times New Roman"/>
          <w:b/>
          <w:bCs/>
          <w:color w:val="191919"/>
          <w:sz w:val="32"/>
          <w:szCs w:val="32"/>
        </w:rPr>
        <w:t>S</w:t>
      </w:r>
      <w:r>
        <w:rPr>
          <w:rFonts w:ascii="Times New Roman" w:hAnsi="Times New Roman"/>
          <w:b/>
          <w:bCs/>
          <w:color w:val="191919"/>
          <w:sz w:val="24"/>
          <w:szCs w:val="24"/>
        </w:rPr>
        <w:t>YSTEMS</w:t>
      </w:r>
    </w:p>
    <w:p w:rsidR="0038476F" w:rsidRDefault="0038476F" w:rsidP="0038476F">
      <w:pPr>
        <w:widowControl w:val="0"/>
        <w:autoSpaceDE w:val="0"/>
        <w:autoSpaceDN w:val="0"/>
        <w:adjustRightInd w:val="0"/>
        <w:spacing w:before="39" w:after="0" w:line="240" w:lineRule="auto"/>
        <w:ind w:left="143"/>
        <w:rPr>
          <w:rFonts w:ascii="Times New Roman" w:hAnsi="Times New Roman"/>
          <w:color w:val="000000"/>
          <w:sz w:val="18"/>
          <w:szCs w:val="18"/>
        </w:rPr>
      </w:pPr>
      <w:r>
        <w:rPr>
          <w:rFonts w:ascii="Times New Roman" w:hAnsi="Times New Roman"/>
          <w:color w:val="191919"/>
          <w:sz w:val="18"/>
          <w:szCs w:val="18"/>
        </w:rPr>
        <w:t>123  Semester Hours</w:t>
      </w:r>
    </w:p>
    <w:p w:rsidR="0038476F" w:rsidRDefault="001254CF" w:rsidP="0038476F">
      <w:pPr>
        <w:widowControl w:val="0"/>
        <w:autoSpaceDE w:val="0"/>
        <w:autoSpaceDN w:val="0"/>
        <w:adjustRightInd w:val="0"/>
        <w:spacing w:before="68" w:after="0" w:line="240" w:lineRule="auto"/>
        <w:ind w:left="-33" w:right="458"/>
        <w:jc w:val="center"/>
        <w:rPr>
          <w:rFonts w:ascii="Century Gothic" w:hAnsi="Century Gothic" w:cs="Century Gothic"/>
          <w:color w:val="000000"/>
          <w:sz w:val="14"/>
          <w:szCs w:val="14"/>
        </w:rPr>
      </w:pPr>
      <w:r w:rsidRPr="001254CF">
        <w:rPr>
          <w:noProof/>
          <w:lang w:eastAsia="zh-CN"/>
        </w:rPr>
        <w:pict>
          <v:group id="_x0000_s1529" style="position:absolute;left:0;text-align:left;margin-left:425.45pt;margin-top:-98.75pt;width:156.05pt;height:11in;z-index:-250887168" coordorigin="9092,13" coordsize="3121,15840">
            <v:group id="_x0000_s1530" style="position:absolute;left:9092;top:13;width:3121;height:15840;mso-position-horizontal-relative:page;mso-position-vertical-relative:page" coordorigin="9119" coordsize="312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" o:allowincell="f">
              <v:rect id="Rectangle 2736" o:spid="_x0000_s1531" style="position:absolute;left:11160;width:1080;height:25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dcdcdc" stroked="f">
                <v:path arrowok="t"/>
                <v:textbox>
                  <w:txbxContent>
                    <w:p w:rsidR="00886238" w:rsidRDefault="00886238" w:rsidP="00C8400F"/>
                  </w:txbxContent>
                </v:textbox>
              </v:rect>
              <v:rect id="Rectangle 2737" o:spid="_x0000_s1532" style="position:absolute;left:11160;top:4294;width:1080;height:115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fMsMA&#10;AADdAAAADwAAAGRycy9kb3ducmV2LnhtbERPy2rCQBTdC/7DcIXudFKlUdNMpAiW0o2vFre3mdsk&#10;NHMnzExN+vedheDycN75ZjCtuJLzjWUFj7MEBHFpdcOVgo/zbroC4QOyxtYyKfgjD5tiPMox07bn&#10;I11PoRIxhH2GCuoQukxKX9Zk0M9sRxy5b+sMhghdJbXDPoabVs6TJJUGG44NNXa0ran8Of0aBb0b&#10;6Om10vtV+v55Xl++ltgdnFIPk+HlGUSgIdzFN/ebVpAuF3F/fBOf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ZfMsMAAADdAAAADwAAAAAAAAAAAAAAAACYAgAAZHJzL2Rv&#10;d25yZXYueG1sUEsFBgAAAAAEAAQA9QAAAIgDAAAAAA==&#10;" fillcolor="#dcdcdc" stroked="f">
                <v:path arrowok="t"/>
              </v:rect>
              <v:rect id="Rectangle 2738" o:spid="_x0000_s1533" style="position:absolute;left:11160;top:2513;width:1080;height:1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x8McA&#10;AADdAAAADwAAAGRycy9kb3ducmV2LnhtbESPQWvCQBSE74X+h+UVvBTdJIKV6CpSFATpIVol3h7Z&#10;ZxKafRuyq8Z/3y0UPA4z8w0zX/amETfqXG1ZQTyKQBAXVtdcKvg+bIZTEM4ja2wsk4IHOVguXl/m&#10;mGp754xue1+KAGGXooLK+zaV0hUVGXQj2xIH72I7gz7IrpS6w3uAm0YmUTSRBmsOCxW29FlR8bO/&#10;GgXrJF9ddk3WZl8mP8aUmPfifFJq8NavZiA89f4Z/m9vtYLJxziGvzfh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lcfDHAAAA3QAAAA8AAAAAAAAAAAAAAAAAmAIAAGRy&#10;cy9kb3ducmV2LnhtbFBLBQYAAAAABAAEAPUAAACMAwAAAAA=&#10;" fillcolor="#d8d8d8 [2732]" stroked="f">
                <v:path arrowok="t"/>
              </v:rect>
              <v:rect id="_x0000_s1534" style="position:absolute;left:9159;top:393;width:2320;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rutMcA&#10;AADdAAAADwAAAGRycy9kb3ducmV2LnhtbESPQWvCQBSE74X+h+UVequbpJhK6iqlUKniJamX3l6y&#10;zySYfRuy25j+e1cQPA4z8w2zXE+mEyMNrrWsIJ5FIIgrq1uuFRx+vl4WIJxH1thZJgX/5GC9enxY&#10;YqbtmXMaC1+LAGGXoYLG+z6T0lUNGXQz2xMH72gHgz7IoZZ6wHOAm04mUZRKgy2HhQZ7+myoOhV/&#10;RkG53ed+sztsxkVZ950tf+O9nSv1/DR9vIPwNPl7+Nb+1grSt9cErm/CE5Cr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q7rTHAAAA3QAAAA8AAAAAAAAAAAAAAAAAmAIAAGRy&#10;cy9kb3ducmV2LnhtbFBLBQYAAAAABAAEAPUAAACMAwAAAAA=&#10;" stroked="f">
                <v:path arrowok="t"/>
              </v:rect>
              <v:rect id="Rectangle 2740" o:spid="_x0000_s1535" style="position:absolute;left:9139;top:373;width:2360;height: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Ta8MgA&#10;AADdAAAADwAAAGRycy9kb3ducmV2LnhtbESPT2vCQBTE74V+h+UVvBTdqBht6ipVkHqq+Aekt9fs&#10;a5I2+zbsrjH99m6h0OMwM79h5svO1KIl5yvLCoaDBARxbnXFhYLTcdOfgfABWWNtmRT8kIfl4v5u&#10;jpm2V95TewiFiBD2GSooQ2gyKX1ekkE/sA1x9D6tMxiidIXUDq8Rbmo5SpJUGqw4LpTY0Lqk/Ptw&#10;MQq+zq9u9fQ+2e3yj7rdUPqWDKePSvUeupdnEIG68B/+a2+1gnQ6HsPvm/gE5O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NNrwyAAAAN0AAAAPAAAAAAAAAAAAAAAAAJgCAABk&#10;cnMvZG93bnJldi54bWxQSwUGAAAAAAQABAD1AAAAjQMAAAAA&#10;" filled="f" strokecolor="#a3a3a3" strokeweight="2pt">
                <v:path arrowok="t"/>
              </v:rect>
              <v:rect id="Rectangle 2741" o:spid="_x0000_s1536" style="position:absolute;left:11145;top:2485;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hoZsgA&#10;AADdAAAADwAAAGRycy9kb3ducmV2LnhtbESPQWvCQBSE74X+h+UVeil1EytaYjZSSis9iFirB2+P&#10;7DMJZt+m2dXEf+8KgsdhZr5h0llvanGi1lWWFcSDCARxbnXFhYLN3/frOwjnkTXWlknBmRzMsseH&#10;FBNtO/6l09oXIkDYJaig9L5JpHR5SQbdwDbEwdvb1qAPsi2kbrELcFPLYRSNpcGKw0KJDX2WlB/W&#10;R6Ngvjwvhi+HeBt/9V21Ge3+i9UElXp+6j+mIDz1/h6+tX+0gvHkbQTXN+EJyO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aGhmyAAAAN0AAAAPAAAAAAAAAAAAAAAAAJgCAABk&#10;cnMvZG93bnJldi54bWxQSwUGAAAAAAQABAD1AAAAjQMAAAAA&#10;" fillcolor="#191919" stroked="f">
                <v:path arrowok="t"/>
              </v:rect>
              <v:rect id="Rectangle 2742" o:spid="_x0000_s1537" style="position:absolute;left:11145;top:4285;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TN/cgA&#10;AADdAAAADwAAAGRycy9kb3ducmV2LnhtbESPQWvCQBSE70L/w/IKXqRuYmssqasUUfEg0lp76O2R&#10;fU2C2bcxu5r477sFweMwM98w03lnKnGhxpWWFcTDCARxZnXJuYLD1+rpFYTzyBory6TgSg7ms4fe&#10;FFNtW/6ky97nIkDYpaig8L5OpXRZQQbd0NbEwfu1jUEfZJNL3WAb4KaSoyhKpMGSw0KBNS0Kyo77&#10;s1Gw3l23o8Ex/o6XXVseXn5O+ccEleo/du9vIDx1/h6+tTdaQTJ5HsP/m/AE5Ow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JM39yAAAAN0AAAAPAAAAAAAAAAAAAAAAAJgCAABk&#10;cnMvZG93bnJldi54bWxQSwUGAAAAAAQABAD1AAAAjQMAAAAA&#10;" fillcolor="#191919" stroked="f">
                <v:path arrowok="t"/>
              </v:rect>
              <v:group id="Group 2743" o:spid="_x0000_s1538" style="position:absolute;left:11145;top:6105;width:1967;height:0" coordorigin="11145,61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9lLPxgAAAN0A&#10;AAAPAAAAAAAAAAAAAAAAAKoCAABkcnMvZG93bnJldi54bWxQSwUGAAAAAAQABAD6AAAAnQMAAAAA&#10;">
                <v:shape id="Freeform 2744" o:spid="_x0000_s1539"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ilLcYA&#10;AADdAAAADwAAAGRycy9kb3ducmV2LnhtbESPT4vCMBTE78J+h/AWvMiaruIfqlEWQfAkq25Bb4/m&#10;2Rabl9LEWv30ZkHwOMzMb5j5sjWlaKh2hWUF3/0IBHFqdcGZgr/D+msKwnlkjaVlUnAnB8vFR2eO&#10;sbY33lGz95kIEHYxKsi9r2IpXZqTQde3FXHwzrY26IOsM6lrvAW4KeUgisbSYMFhIceKVjmll/3V&#10;KJiWoyFR8nvqNcljux41x3uaHJXqfrY/MxCeWv8Ov9obrWA8GU7g/014AnL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ilLcYAAADdAAAADwAAAAAAAAAAAAAAAACYAgAAZHJz&#10;L2Rvd25yZXYueG1sUEsFBgAAAAAEAAQA9QAAAIsDAAAAAA==&#10;" path="m1094,l,e" filled="f" strokecolor="#191919" strokeweight="2pt">
                  <v:path arrowok="t" o:connecttype="custom" o:connectlocs="1094,0;0,0" o:connectangles="0,0"/>
                </v:shape>
                <v:shape id="Freeform 2745" o:spid="_x0000_s1540"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cxX8MA&#10;AADdAAAADwAAAGRycy9kb3ducmV2LnhtbERPy4rCMBTdD/gP4QpuBk1H8UE1igwIrsRRC7q7NNe2&#10;2NyUJtbq15vFgMvDeS9WrSlFQ7UrLCv4GUQgiFOrC84UnI6b/gyE88gaS8uk4EkOVsvO1wJjbR/8&#10;R83BZyKEsItRQe59FUvp0pwMuoGtiAN3tbVBH2CdSV3jI4SbUg6jaCINFhwacqzoN6f0drgbBbNy&#10;PCJK9pfvJnntNuPm/EyTs1K9brueg/DU+o/4373VCibTUZgb3oQn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cxX8MAAADdAAAADwAAAAAAAAAAAAAAAACYAgAAZHJzL2Rv&#10;d25yZXYueG1sUEsFBgAAAAAEAAQA9QAAAIgDAAAAAA==&#10;" path="m,l1094,e" filled="f" strokecolor="#191919" strokeweight="2pt">
                  <v:path arrowok="t" o:connecttype="custom" o:connectlocs="0,0;1094,0" o:connectangles="0,0"/>
                </v:shape>
              </v:group>
              <v:group id="Group 2746" o:spid="_x0000_s1541" style="position:absolute;left:11145;top:7905;width:1953;height:0" coordorigin="11145,7905" coordsize="19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nGvcYAAADdAAAADwAAAGRycy9kb3ducmV2LnhtbESPQWvCQBSE74X+h+UV&#10;vOkmSm2NriKi4kGEakG8PbLPJJh9G7JrEv99VxB6HGbmG2a26EwpGqpdYVlBPIhAEKdWF5wp+D1t&#10;+t8gnEfWWFomBQ9ysJi/v80w0bblH2qOPhMBwi5BBbn3VSKlS3My6Aa2Ig7e1dYGfZB1JnWNbYCb&#10;Ug6jaCwNFhwWcqxolVN6O96Ngm2L7XIUr5v97bp6XE6fh/M+JqV6H91yCsJT5//Dr/ZOKxh/jSb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qaca9xgAAAN0A&#10;AAAPAAAAAAAAAAAAAAAAAKoCAABkcnMvZG93bnJldi54bWxQSwUGAAAAAAQABAD6AAAAnQMAAAAA&#10;">
                <v:shape id="Freeform 2747" o:spid="_x0000_s1542"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zAtcAA&#10;AADdAAAADwAAAGRycy9kb3ducmV2LnhtbERPy6rCMBDdX/AfwghuRFPFZzWKCIobER8Ll2MztsVm&#10;Upqo9e/NQrjLw3nPl7UpxIsql1tW0OtGIIgTq3NOFVzOm84EhPPIGgvLpOBDDpaLxt8cY23ffKTX&#10;yacihLCLUUHmfRlL6ZKMDLquLYkDd7eVQR9glUpd4TuEm0L2o2gkDeYcGjIsaZ1R8jg9jYJre3M3&#10;kZsO24ct3eg80M9Vsleq1axXMxCeav8v/rl3WsFoPAj7w5vwBOTi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bzAtcAAAADdAAAADwAAAAAAAAAAAAAAAACYAgAAZHJzL2Rvd25y&#10;ZXYueG1sUEsFBgAAAAAEAAQA9QAAAIUDAAAAAA==&#10;" path="m1094,l,e" filled="f" strokecolor="#191919" strokeweight="2pt">
                  <v:path arrowok="t" o:connecttype="custom" o:connectlocs="1094,0;0,0" o:connectangles="0,0"/>
                </v:shape>
                <v:shape id="Freeform 2748" o:spid="_x0000_s1543"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BlLscA&#10;AADdAAAADwAAAGRycy9kb3ducmV2LnhtbESPT2vCQBTE7wW/w/KEXsRsLFbbNKuIEOmllKoHj6/Z&#10;lz+YfRuyGxO/fbdQ6HGYmd8w6XY0jbhR52rLChZRDII4t7rmUsH5lM1fQDiPrLGxTAru5GC7mTyk&#10;mGg78Bfdjr4UAcIuQQWV920ipcsrMugi2xIHr7CdQR9kV0rd4RDgppFPcbySBmsOCxW2tK8ovx57&#10;o+AyywoTu9fn2eeBvum01P0u/1DqcTru3kB4Gv1/+K/9rhWs1ssF/L4JT0B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wZS7HAAAA3QAAAA8AAAAAAAAAAAAAAAAAmAIAAGRy&#10;cy9kb3ducmV2LnhtbFBLBQYAAAAABAAEAPUAAACMAwAAAAA=&#10;" path="m,l1094,e" filled="f" strokecolor="#191919" strokeweight="2pt">
                  <v:path arrowok="t" o:connecttype="custom" o:connectlocs="0,0;1094,0" o:connectangles="0,0"/>
                </v:shape>
              </v:group>
              <v:group id="Group 2749" o:spid="_x0000_s1544" style="position:absolute;left:11145;top:9705;width:1967;height:0" coordorigin="11145,97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snsccAAADdAAAADwAAAGRycy9kb3ducmV2LnhtbESPT2vCQBTE7wW/w/KE&#10;3nQT26pEVxHR0oMI/gHx9sg+k2D2bciuSfz23YLQ4zAzv2Hmy86UoqHaFZYVxMMIBHFqdcGZgvNp&#10;O5iCcB5ZY2mZFDzJwXLRe5tjom3LB2qOPhMBwi5BBbn3VSKlS3My6Ia2Ig7ezdYGfZB1JnWNbYCb&#10;Uo6iaCwNFhwWcqxonVN6Pz6Mgu8W29VHvGl299v6eT197S+7mJR673erGQhPnf8Pv9o/WsF48jmC&#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MsnsccAAADd&#10;AAAADwAAAAAAAAAAAAAAAACqAgAAZHJzL2Rvd25yZXYueG1sUEsFBgAAAAAEAAQA+gAAAJ4DAAAA&#10;AA==&#10;">
                <v:shape id="Freeform 2750" o:spid="_x0000_s1545"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XQU8cA&#10;AADdAAAADwAAAGRycy9kb3ducmV2LnhtbESPQWvCQBSE7wX/w/KEXorZWBsNqatIQehJrBqwt0f2&#10;NQnNvg3ZbYz99a5Q6HGYmW+Y5Xowjeipc7VlBdMoBkFcWF1zqeB03E5SEM4ja2wsk4IrOVivRg9L&#10;zLS98Af1B1+KAGGXoYLK+zaT0hUVGXSRbYmD92U7gz7IrpS6w0uAm0Y+x/FcGqw5LFTY0ltFxffh&#10;xyhIm2RGlO8/n/r8d7dN+vO1yM9KPY6HzSsIT4P/D/+137WC+eJlBvc34QnI1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0l0FPHAAAA3QAAAA8AAAAAAAAAAAAAAAAAmAIAAGRy&#10;cy9kb3ducmV2LnhtbFBLBQYAAAAABAAEAPUAAACMAwAAAAA=&#10;" path="m1094,l,e" filled="f" strokecolor="#191919" strokeweight="2pt">
                  <v:path arrowok="t" o:connecttype="custom" o:connectlocs="1094,0;0,0" o:connectangles="0,0"/>
                </v:shape>
                <v:shape id="Freeform 2751" o:spid="_x0000_s1546"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xIJ8gA&#10;AADdAAAADwAAAGRycy9kb3ducmV2LnhtbESPT2vCQBTE70K/w/IKvYhuao1KdJUiCD2VahvQ2yP7&#10;TILZtyG7zZ9++m6h4HGYmd8wm11vKtFS40rLCp6nEQjizOqScwVfn4fJCoTzyBory6RgIAe77cNo&#10;g4m2HR+pPflcBAi7BBUU3teJlC4ryKCb2po4eFfbGPRBNrnUDXYBbio5i6KFNFhyWCiwpn1B2e30&#10;bRSsqviFKP24jNv05/0Qt+chS89KPT32r2sQnnp/D/+337SCxXI+h7834QnI7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zEgnyAAAAN0AAAAPAAAAAAAAAAAAAAAAAJgCAABk&#10;cnMvZG93bnJldi54bWxQSwUGAAAAAAQABAD1AAAAjQMAAAAA&#10;" path="m,l1094,e" filled="f" strokecolor="#191919" strokeweight="2pt">
                  <v:path arrowok="t" o:connecttype="custom" o:connectlocs="0,0;1094,0" o:connectangles="0,0"/>
                </v:shape>
              </v:group>
              <v:group id="Group 2752" o:spid="_x0000_s1547" style="position:absolute;left:11145;top:11505;width:1967;height:0" coordorigin="11145,115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K/xccAAADdAAAADwAAAGRycy9kb3ducmV2LnhtbESPQWvCQBSE7wX/w/IK&#10;vdVNtEZJs4qILT2IoBaKt0f2mYRk34bsNon/vlso9DjMzDdMthlNI3rqXGVZQTyNQBDnVldcKPi8&#10;vD2vQDiPrLGxTAru5GCznjxkmGo78In6sy9EgLBLUUHpfZtK6fKSDLqpbYmDd7OdQR9kV0jd4RDg&#10;ppGzKEqkwYrDQokt7UrK6/O3UfA+4LCdx/v+UN929+tlcfw6xKTU0+O4fQXhafT/4b/2h1aQLF8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yK/xccAAADd&#10;AAAADwAAAAAAAAAAAAAAAACqAgAAZHJzL2Rvd25yZXYueG1sUEsFBgAAAAAEAAQA+gAAAJ4DAAAA&#10;AA==&#10;">
                <v:shape id="Freeform 2753" o:spid="_x0000_s1548"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Jzy8gA&#10;AADdAAAADwAAAGRycy9kb3ducmV2LnhtbESPS2vDMBCE74X+B7GFXEosNw/HuFFCKQR6Ks3DkNwW&#10;a2ubWitjqY6TX18VAjkOM/MNs1wPphE9da62rOAlikEQF1bXXCo47DfjFITzyBoby6TgQg7Wq8eH&#10;JWbannlL/c6XIkDYZaig8r7NpHRFRQZdZFvi4H3bzqAPsiul7vAc4KaRkzhOpMGaw0KFLb1XVPzs&#10;fo2CtJlPifKv03OfXz838/54KfKjUqOn4e0VhKfB38O39odWkCxmCfy/CU9Ar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9UnPLyAAAAN0AAAAPAAAAAAAAAAAAAAAAAJgCAABk&#10;cnMvZG93bnJldi54bWxQSwUGAAAAAAQABAD1AAAAjQMAAAAA&#10;" path="m1094,l,e" filled="f" strokecolor="#191919" strokeweight="2pt">
                  <v:path arrowok="t" o:connecttype="custom" o:connectlocs="1094,0;0,0" o:connectangles="0,0"/>
                </v:shape>
                <v:shape id="Freeform 2754" o:spid="_x0000_s1549"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7WUMYA&#10;AADdAAAADwAAAGRycy9kb3ducmV2LnhtbESPT2vCQBTE70K/w/IEL6Kb+p/UVUpB8FTUNqC3R/Y1&#10;CWbfhuwao5++Kwgeh5n5DbNct6YUDdWusKzgfRiBIE6tLjhT8PuzGSxAOI+ssbRMCm7kYL166ywx&#10;1vbKe2oOPhMBwi5GBbn3VSylS3My6Ia2Ig7en60N+iDrTOoarwFuSjmKopk0WHBYyLGir5zS8+Fi&#10;FCzK6Zgo2Z36TXL/3kyb4y1Njkr1uu3nBwhPrX+Fn+2tVjCbT+bweBOegF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7WUMYAAADdAAAADwAAAAAAAAAAAAAAAACYAgAAZHJz&#10;L2Rvd25yZXYueG1sUEsFBgAAAAAEAAQA9QAAAIsDAAAAAA==&#10;" path="m,l1094,e" filled="f" strokecolor="#191919" strokeweight="2pt">
                  <v:path arrowok="t" o:connecttype="custom" o:connectlocs="0,0;1094,0" o:connectangles="0,0"/>
                </v:shape>
              </v:group>
              <v:group id="Group 2755" o:spid="_x0000_s1550" style="position:absolute;left:11145;top:13305;width:1939;height:0" coordorigin="11145,13305" coordsize="19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SMQW8QAAADdAAAA&#10;DwAAAAAAAAAAAAAAAACqAgAAZHJzL2Rvd25yZXYueG1sUEsFBgAAAAAEAAQA+gAAAJsDAAAAAA==&#10;">
                <v:shape id="Freeform 2756" o:spid="_x0000_s1551"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QpZccA&#10;AADdAAAADwAAAGRycy9kb3ducmV2LnhtbESP3WrCQBSE74W+w3IKvRHdRKw/0VVEWrAUxKgPcMge&#10;k2j2bMxuY/r23UKhl8PMN8Ms152pREuNKy0riIcRCOLM6pJzBefT+2AGwnlkjZVlUvBNDtarp94S&#10;E20fnFJ79LkIJewSVFB4XydSuqwgg25oa+LgXWxj0AfZ5FI3+AjlppKjKJpIgyWHhQJr2haU3Y5f&#10;RsEkHe3j6/317ar7n5v2FB/u6cdBqZfnbrMA4anz/+E/eqcDNx3P4fdNeAJ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kKWXHAAAA3QAAAA8AAAAAAAAAAAAAAAAAmAIAAGRy&#10;cy9kb3ducmV2LnhtbFBLBQYAAAAABAAEAPUAAACMAwAAAAA=&#10;" path="m1094,l,e" filled="f" strokecolor="#191919" strokeweight="2pt">
                  <v:path arrowok="t" o:connecttype="custom" o:connectlocs="1094,0;0,0" o:connectangles="0,0"/>
                </v:shape>
                <v:shape id="Freeform 2757" o:spid="_x0000_s1552"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cWJcQA&#10;AADdAAAADwAAAGRycy9kb3ducmV2LnhtbERPzWrCQBC+F/oOyxR6KXUTQVuiq0hpwSIUoz7AkB2T&#10;aHY2ZteYvr1zKPT48f3Pl4NrVE9dqD0bSEcJKOLC25pLA4f91+s7qBCRLTaeycAvBVguHh/mmFl/&#10;45z6XSyVhHDI0EAVY5tpHYqKHIaRb4mFO/rOYRTYldp2eJNw1+hxkky1w5qlocKWPioqzrurMzDN&#10;xz/p6TL5PNmXzarfp9tL/r015vlpWM1ARRriv/jPvbbie5vIfnkjT0A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HFiXEAAAA3QAAAA8AAAAAAAAAAAAAAAAAmAIAAGRycy9k&#10;b3ducmV2LnhtbFBLBQYAAAAABAAEAPUAAACJAwAAAAA=&#10;" path="m,l1094,e" filled="f" strokecolor="#191919" strokeweight="2pt">
                  <v:path arrowok="t" o:connecttype="custom" o:connectlocs="0,0;1094,0" o:connectangles="0,0"/>
                </v:shape>
              </v:group>
              <v:shape id="Freeform 2758" o:spid="_x0000_s1553" style="position:absolute;left:11816;top:1510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ed="f" strokecolor="#191919" strokeweight="2pt">
                <v:path arrowok="t" o:connecttype="custom" o:connectlocs="0,0;423,0" o:connectangles="0,0"/>
              </v:shape>
              <v:shape id="Freeform 2759" o:spid="_x0000_s1554" style="position:absolute;left:11160;top:15085;width:0;height:40;visibility:visible;mso-wrap-style:square;v-text-anchor:top" coordsize="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KN58UA&#10;AADdAAAADwAAAGRycy9kb3ducmV2LnhtbESPQUsDMRSE70L/Q3gFL2Kztrgra9NSREuvrSJ4e26e&#10;yeLmJSSx3f57Iwg9DjPzDbNcj24QR4qp96zgblaBIO687tkoeHt9uX0AkTKyxsEzKThTgvVqcrXE&#10;VvsT7+l4yEYUCKcWFdicQytl6iw5TDMfiIv35aPDXGQ0Ukc8Fbgb5Lyqaumw57JgMdCTpe778OMU&#10;7Jvmk8Luxph6EfvteRPs8/uHUtfTcfMIItOYL+H/9k4rqJv7Ofy9KU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ko3nxQAAAN0AAAAPAAAAAAAAAAAAAAAAAJgCAABkcnMv&#10;ZG93bnJldi54bWxQSwUGAAAAAAQABAD1AAAAigMAAAAA&#10;" path="m,l,40e" filled="f" strokecolor="#191919" strokeweight="2pt">
                <v:path arrowok="t" o:connecttype="custom" o:connectlocs="0,0;0,40" o:connectangles="0,0"/>
              </v:shape>
              <v:rect id="Rectangle 2760" o:spid="_x0000_s1555" style="position:absolute;left:11176;top:14864;width:640;height:6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muj8UA&#10;AADdAAAADwAAAGRycy9kb3ducmV2LnhtbESPS4vCQBCE74L/YWhhbzpxxQfRUURYWRcvPi7eOpk2&#10;CWZ6QmaM8d/vCILHoqq+ohar1pSiodoVlhUMBxEI4tTqgjMF59NPfwbCeWSNpWVS8CQHq2W3s8BY&#10;2wcfqDn6TAQIuxgV5N5XsZQuzcmgG9iKOHhXWxv0QdaZ1DU+AtyU8juKJtJgwWEhx4o2OaW3490o&#10;SHb7g9/+nbfNLMmq0iaX4d6Olfrqtes5CE+t/4Tf7V+tYDIdj+D1Jjw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ua6PxQAAAN0AAAAPAAAAAAAAAAAAAAAAAJgCAABkcnMv&#10;ZG93bnJldi54bWxQSwUGAAAAAAQABAD1AAAAigMAAAAA&#10;" stroked="f">
                <v:path arrowok="t"/>
              </v:rect>
              <v:rect id="Rectangle 2761" o:spid="_x0000_s1556" style="position:absolute;left:11156;top:14844;width:680;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ed="f" strokecolor="#191919" strokeweight="2pt">
                <v:path arrowok="t"/>
              </v:rect>
            </v:group>
            <v:shape id="_x0000_s1557" type="#_x0000_t202" style="position:absolute;left:11160;top:8070;width:720;height:11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" o:allowincell="f" filled="f" stroked="f">
              <v:textbox style="layout-flow:vertical;mso-next-textbox:#_x0000_s1557" inset="0,0,0,0">
                <w:txbxContent>
                  <w:p w:rsidR="00886238" w:rsidRDefault="00886238" w:rsidP="00C8400F">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886238" w:rsidRDefault="00886238" w:rsidP="00C8400F">
                    <w:pPr>
                      <w:widowControl w:val="0"/>
                      <w:autoSpaceDE w:val="0"/>
                      <w:autoSpaceDN w:val="0"/>
                      <w:adjustRightInd w:val="0"/>
                      <w:spacing w:after="0" w:line="240" w:lineRule="exact"/>
                      <w:ind w:left="202" w:right="202"/>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886238" w:rsidRDefault="00886238" w:rsidP="00C8400F">
                    <w:pPr>
                      <w:widowControl w:val="0"/>
                      <w:autoSpaceDE w:val="0"/>
                      <w:autoSpaceDN w:val="0"/>
                      <w:adjustRightInd w:val="0"/>
                      <w:spacing w:after="0" w:line="240" w:lineRule="exact"/>
                      <w:ind w:left="-7" w:right="-7"/>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_x0000_s1558" type="#_x0000_t202" style="position:absolute;left:11380;top:9799;width:480;height:9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PX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" o:allowincell="f" filled="f" stroked="f">
              <v:textbox style="layout-flow:vertical;mso-next-textbox:#_x0000_s1558" inset="0,0,0,0">
                <w:txbxContent>
                  <w:p w:rsidR="00886238" w:rsidRDefault="00886238" w:rsidP="00C8400F">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886238" w:rsidRDefault="00886238" w:rsidP="00C8400F">
                    <w:pPr>
                      <w:widowControl w:val="0"/>
                      <w:autoSpaceDE w:val="0"/>
                      <w:autoSpaceDN w:val="0"/>
                      <w:adjustRightInd w:val="0"/>
                      <w:spacing w:after="0" w:line="240" w:lineRule="exact"/>
                      <w:ind w:right="125"/>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_x0000_s1559" type="#_x0000_t202" style="position:absolute;left:11360;top:11639;width:480;height:12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y30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" o:allowincell="f" filled="f" stroked="f">
              <v:textbox style="layout-flow:vertical;mso-next-textbox:#_x0000_s1559" inset="0,0,0,0">
                <w:txbxContent>
                  <w:p w:rsidR="00886238" w:rsidRDefault="00886238" w:rsidP="00C8400F">
                    <w:pPr>
                      <w:widowControl w:val="0"/>
                      <w:autoSpaceDE w:val="0"/>
                      <w:autoSpaceDN w:val="0"/>
                      <w:adjustRightInd w:val="0"/>
                      <w:spacing w:after="0" w:line="221" w:lineRule="exact"/>
                      <w:ind w:left="229" w:right="229"/>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886238" w:rsidRDefault="00886238" w:rsidP="00C8400F">
                    <w:pPr>
                      <w:widowControl w:val="0"/>
                      <w:autoSpaceDE w:val="0"/>
                      <w:autoSpaceDN w:val="0"/>
                      <w:adjustRightInd w:val="0"/>
                      <w:spacing w:after="0" w:line="240"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_x0000_s1560" type="#_x0000_t202" style="position:absolute;left:11340;top:13489;width:480;height:11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" o:allowincell="f" filled="f" stroked="f">
              <v:textbox style="layout-flow:vertical;mso-next-textbox:#_x0000_s1560" inset="0,0,0,0">
                <w:txbxContent>
                  <w:p w:rsidR="00886238" w:rsidRDefault="00886238" w:rsidP="00C8400F">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_x0000_s1561" type="#_x0000_t202" style="position:absolute;left:11472;top:649;width:377;height:1711;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xjWtQIAALc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" o:allowincell="f" filled="f" stroked="f">
              <v:textbox style="layout-flow:vertical;mso-next-textbox:#_x0000_s1561" inset="0,0,0,0">
                <w:txbxContent>
                  <w:p w:rsidR="00886238" w:rsidRDefault="00886238" w:rsidP="00C8400F">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Albany State</w:t>
                    </w:r>
                  </w:p>
                </w:txbxContent>
              </v:textbox>
            </v:shape>
            <v:rect id="_x0000_s1562" style="position:absolute;left:11133;top:2626;width:1060;height:1659" fillcolor="#d8d8d8 [2732]" stroked="f" strokecolor="#f2f2f2 [3041]" strokeweight="3pt">
              <v:shadow on="t" type="perspective" color="#7f7f7f [1601]" opacity=".5" offset="1pt" offset2="-1pt"/>
              <v:textbox style="layout-flow:vertical;mso-next-textbox:#_x0000_s1562">
                <w:txbxContent>
                  <w:p w:rsidR="00886238" w:rsidRPr="00F91ACB" w:rsidRDefault="00886238" w:rsidP="00C8400F">
                    <w:pPr>
                      <w:spacing w:after="0"/>
                      <w:rPr>
                        <w:b/>
                        <w:color w:val="000000" w:themeColor="text1"/>
                      </w:rPr>
                    </w:pPr>
                    <w:r w:rsidRPr="00F91ACB">
                      <w:rPr>
                        <w:b/>
                        <w:color w:val="000000" w:themeColor="text1"/>
                      </w:rPr>
                      <w:t>Arts &amp; Humanities</w:t>
                    </w:r>
                  </w:p>
                </w:txbxContent>
              </v:textbox>
            </v:rect>
            <v:rect id="_x0000_s1563" style="position:absolute;left:11149;top:4338;width:1060;height:1692" fillcolor="#404040 [2429]" strokecolor="#f2f2f2 [3041]" strokeweight="3pt">
              <v:shadow on="t" type="perspective" color="#7f7f7f [1601]" opacity=".5" offset="1pt" offset2="-1pt"/>
              <v:textbox style="layout-flow:vertical;mso-next-textbox:#_x0000_s1563">
                <w:txbxContent>
                  <w:p w:rsidR="00886238" w:rsidRDefault="00886238" w:rsidP="00C8400F">
                    <w:pPr>
                      <w:spacing w:after="0"/>
                      <w:rPr>
                        <w:b/>
                        <w:color w:val="F2F2F2" w:themeColor="background1" w:themeShade="F2"/>
                      </w:rPr>
                    </w:pPr>
                  </w:p>
                  <w:p w:rsidR="00886238" w:rsidRPr="00F91ACB" w:rsidRDefault="00886238" w:rsidP="00C8400F">
                    <w:pPr>
                      <w:rPr>
                        <w:b/>
                        <w:color w:val="F2F2F2" w:themeColor="background1" w:themeShade="F2"/>
                      </w:rPr>
                    </w:pPr>
                    <w:r>
                      <w:rPr>
                        <w:b/>
                        <w:color w:val="F2F2F2" w:themeColor="background1" w:themeShade="F2"/>
                      </w:rPr>
                      <w:t>Business</w:t>
                    </w:r>
                  </w:p>
                </w:txbxContent>
              </v:textbox>
            </v:rect>
            <v:rect id="_x0000_s1564" style="position:absolute;left:11129;top:6120;width:1080;height:1796" fillcolor="#d8d8d8 [2732]" stroked="f">
              <v:textbox style="layout-flow:vertical">
                <w:txbxContent>
                  <w:p w:rsidR="00886238" w:rsidRDefault="00886238" w:rsidP="00C8400F">
                    <w:pPr>
                      <w:spacing w:after="0"/>
                    </w:pPr>
                  </w:p>
                  <w:p w:rsidR="00886238" w:rsidRPr="00CB7C80" w:rsidRDefault="00886238" w:rsidP="00C8400F">
                    <w:pPr>
                      <w:spacing w:after="0"/>
                      <w:rPr>
                        <w:b/>
                      </w:rPr>
                    </w:pPr>
                    <w:r w:rsidRPr="00CB7C80">
                      <w:rPr>
                        <w:b/>
                      </w:rPr>
                      <w:t>Education</w:t>
                    </w:r>
                  </w:p>
                </w:txbxContent>
              </v:textbox>
            </v:rect>
          </v:group>
        </w:pict>
      </w:r>
      <w:r w:rsidR="0038476F">
        <w:rPr>
          <w:rFonts w:ascii="Times New Roman" w:hAnsi="Times New Roman"/>
          <w:color w:val="000000"/>
          <w:sz w:val="18"/>
          <w:szCs w:val="18"/>
        </w:rPr>
        <w:br w:type="column"/>
      </w:r>
      <w:r w:rsidR="0038476F">
        <w:rPr>
          <w:rFonts w:ascii="Century Gothic" w:hAnsi="Century Gothic" w:cs="Century Gothic"/>
          <w:b/>
          <w:bCs/>
          <w:color w:val="191919"/>
          <w:sz w:val="14"/>
          <w:szCs w:val="14"/>
        </w:rPr>
        <w:lastRenderedPageBreak/>
        <w:t>Accounting, Business Information</w:t>
      </w:r>
    </w:p>
    <w:p w:rsidR="0038476F" w:rsidRDefault="0038476F" w:rsidP="0038476F">
      <w:pPr>
        <w:widowControl w:val="0"/>
        <w:autoSpaceDE w:val="0"/>
        <w:autoSpaceDN w:val="0"/>
        <w:adjustRightInd w:val="0"/>
        <w:spacing w:after="0" w:line="168" w:lineRule="exact"/>
        <w:ind w:left="388" w:right="879"/>
        <w:jc w:val="center"/>
        <w:rPr>
          <w:rFonts w:ascii="Century Gothic" w:hAnsi="Century Gothic" w:cs="Century Gothic"/>
          <w:color w:val="000000"/>
          <w:sz w:val="14"/>
          <w:szCs w:val="14"/>
        </w:rPr>
      </w:pPr>
      <w:r>
        <w:rPr>
          <w:rFonts w:ascii="Century Gothic" w:hAnsi="Century Gothic" w:cs="Century Gothic"/>
          <w:b/>
          <w:bCs/>
          <w:color w:val="191919"/>
          <w:sz w:val="14"/>
          <w:szCs w:val="14"/>
        </w:rPr>
        <w:t>Systems &amp; Marketing</w:t>
      </w:r>
    </w:p>
    <w:p w:rsidR="0038476F" w:rsidRDefault="0038476F" w:rsidP="0038476F">
      <w:pPr>
        <w:widowControl w:val="0"/>
        <w:autoSpaceDE w:val="0"/>
        <w:autoSpaceDN w:val="0"/>
        <w:adjustRightInd w:val="0"/>
        <w:spacing w:after="0" w:line="168" w:lineRule="exact"/>
        <w:ind w:left="388" w:right="879"/>
        <w:jc w:val="center"/>
        <w:rPr>
          <w:rFonts w:ascii="Century Gothic" w:hAnsi="Century Gothic" w:cs="Century Gothic"/>
          <w:color w:val="000000"/>
          <w:sz w:val="14"/>
          <w:szCs w:val="14"/>
        </w:rPr>
        <w:sectPr w:rsidR="0038476F">
          <w:pgSz w:w="12240" w:h="15840"/>
          <w:pgMar w:top="340" w:right="320" w:bottom="280" w:left="580" w:header="720" w:footer="720" w:gutter="0"/>
          <w:cols w:num="2" w:space="720" w:equalWidth="0">
            <w:col w:w="8215" w:space="397"/>
            <w:col w:w="2728"/>
          </w:cols>
          <w:noEndnote/>
        </w:sectPr>
      </w:pPr>
    </w:p>
    <w:p w:rsidR="0038476F" w:rsidRDefault="0038476F" w:rsidP="0038476F">
      <w:pPr>
        <w:widowControl w:val="0"/>
        <w:autoSpaceDE w:val="0"/>
        <w:autoSpaceDN w:val="0"/>
        <w:adjustRightInd w:val="0"/>
        <w:spacing w:before="2" w:after="0" w:line="190" w:lineRule="exact"/>
        <w:rPr>
          <w:rFonts w:ascii="Century Gothic" w:hAnsi="Century Gothic" w:cs="Century Gothic"/>
          <w:color w:val="000000"/>
          <w:sz w:val="19"/>
          <w:szCs w:val="19"/>
        </w:rPr>
      </w:pPr>
    </w:p>
    <w:p w:rsidR="0038476F" w:rsidRDefault="001254CF" w:rsidP="0038476F">
      <w:pPr>
        <w:widowControl w:val="0"/>
        <w:tabs>
          <w:tab w:val="left" w:pos="7340"/>
          <w:tab w:val="left" w:pos="8780"/>
        </w:tabs>
        <w:autoSpaceDE w:val="0"/>
        <w:autoSpaceDN w:val="0"/>
        <w:adjustRightInd w:val="0"/>
        <w:spacing w:before="30" w:after="0" w:line="240" w:lineRule="auto"/>
        <w:ind w:left="143"/>
        <w:rPr>
          <w:rFonts w:ascii="Times New Roman" w:hAnsi="Times New Roman"/>
          <w:color w:val="000000"/>
          <w:sz w:val="18"/>
          <w:szCs w:val="18"/>
        </w:rPr>
      </w:pPr>
      <w:r w:rsidRPr="001254CF">
        <w:rPr>
          <w:noProof/>
        </w:rPr>
        <w:pict>
          <v:shape id="Text Box 3870" o:spid="_x0000_s1199" type="#_x0000_t202" style="position:absolute;left:0;text-align:left;margin-left:579.25pt;margin-top:130.05pt;width:12pt;height:41.8pt;z-index:-251612160;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" o:allowincell="f" filled="f" stroked="f">
            <v:textbox style="layout-flow:vertical" inset="0,0,0,0">
              <w:txbxContent>
                <w:p w:rsidR="00886238" w:rsidRDefault="00886238" w:rsidP="0038476F">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Business</w:t>
                  </w:r>
                </w:p>
              </w:txbxContent>
            </v:textbox>
            <w10:wrap anchorx="page"/>
          </v:shape>
        </w:pict>
      </w:r>
      <w:r w:rsidR="0038476F">
        <w:rPr>
          <w:rFonts w:ascii="Times New Roman" w:hAnsi="Times New Roman"/>
          <w:b/>
          <w:bCs/>
          <w:color w:val="191919"/>
          <w:sz w:val="18"/>
          <w:szCs w:val="18"/>
        </w:rPr>
        <w:t>F</w:t>
      </w:r>
      <w:r w:rsidR="0038476F">
        <w:rPr>
          <w:rFonts w:ascii="Times New Roman" w:hAnsi="Times New Roman"/>
          <w:b/>
          <w:bCs/>
          <w:color w:val="191919"/>
          <w:spacing w:val="-3"/>
          <w:sz w:val="18"/>
          <w:szCs w:val="18"/>
        </w:rPr>
        <w:t>r</w:t>
      </w:r>
      <w:r w:rsidR="0038476F">
        <w:rPr>
          <w:rFonts w:ascii="Times New Roman" w:hAnsi="Times New Roman"/>
          <w:b/>
          <w:bCs/>
          <w:color w:val="191919"/>
          <w:sz w:val="18"/>
          <w:szCs w:val="18"/>
        </w:rPr>
        <w:t>eshman</w:t>
      </w:r>
      <w:r w:rsidR="0038476F">
        <w:rPr>
          <w:rFonts w:ascii="Times New Roman" w:hAnsi="Times New Roman"/>
          <w:b/>
          <w:bCs/>
          <w:color w:val="191919"/>
          <w:spacing w:val="-7"/>
          <w:sz w:val="18"/>
          <w:szCs w:val="18"/>
        </w:rPr>
        <w:t xml:space="preserve"> </w:t>
      </w:r>
      <w:r w:rsidR="0038476F">
        <w:rPr>
          <w:rFonts w:ascii="Times New Roman" w:hAnsi="Times New Roman"/>
          <w:b/>
          <w:bCs/>
          <w:color w:val="191919"/>
          <w:spacing w:val="-20"/>
          <w:sz w:val="18"/>
          <w:szCs w:val="18"/>
        </w:rPr>
        <w:t>Y</w:t>
      </w:r>
      <w:r w:rsidR="0038476F">
        <w:rPr>
          <w:rFonts w:ascii="Times New Roman" w:hAnsi="Times New Roman"/>
          <w:b/>
          <w:bCs/>
          <w:color w:val="191919"/>
          <w:sz w:val="18"/>
          <w:szCs w:val="18"/>
        </w:rPr>
        <w:t>ear</w:t>
      </w:r>
      <w:r w:rsidR="0038476F">
        <w:rPr>
          <w:rFonts w:ascii="Times New Roman" w:hAnsi="Times New Roman"/>
          <w:b/>
          <w:bCs/>
          <w:color w:val="191919"/>
          <w:sz w:val="18"/>
          <w:szCs w:val="18"/>
        </w:rPr>
        <w:tab/>
        <w:t>Fall</w:t>
      </w:r>
      <w:r w:rsidR="0038476F">
        <w:rPr>
          <w:rFonts w:ascii="Times New Roman" w:hAnsi="Times New Roman"/>
          <w:b/>
          <w:bCs/>
          <w:color w:val="191919"/>
          <w:sz w:val="18"/>
          <w:szCs w:val="18"/>
        </w:rPr>
        <w:tab/>
        <w:t>Spring</w:t>
      </w:r>
    </w:p>
    <w:tbl>
      <w:tblPr>
        <w:tblW w:w="0" w:type="auto"/>
        <w:tblInd w:w="103" w:type="dxa"/>
        <w:tblLayout w:type="fixed"/>
        <w:tblCellMar>
          <w:left w:w="0" w:type="dxa"/>
          <w:right w:w="0" w:type="dxa"/>
        </w:tblCellMar>
        <w:tblLook w:val="0000"/>
      </w:tblPr>
      <w:tblGrid>
        <w:gridCol w:w="6164"/>
        <w:gridCol w:w="1885"/>
        <w:gridCol w:w="851"/>
      </w:tblGrid>
      <w:tr w:rsidR="0038476F" w:rsidRPr="007A7452" w:rsidTr="00886238">
        <w:trPr>
          <w:trHeight w:hRule="exact" w:val="237"/>
        </w:trPr>
        <w:tc>
          <w:tcPr>
            <w:tcW w:w="6164" w:type="dxa"/>
            <w:tcBorders>
              <w:top w:val="nil"/>
              <w:left w:val="nil"/>
              <w:bottom w:val="nil"/>
              <w:right w:val="nil"/>
            </w:tcBorders>
          </w:tcPr>
          <w:p w:rsidR="0038476F" w:rsidRPr="007A7452" w:rsidRDefault="0038476F" w:rsidP="00886238">
            <w:pPr>
              <w:widowControl w:val="0"/>
              <w:tabs>
                <w:tab w:val="left" w:pos="1100"/>
                <w:tab w:val="left" w:pos="2180"/>
              </w:tabs>
              <w:autoSpaceDE w:val="0"/>
              <w:autoSpaceDN w:val="0"/>
              <w:adjustRightInd w:val="0"/>
              <w:spacing w:before="9" w:after="0" w:line="240" w:lineRule="auto"/>
              <w:ind w:left="40"/>
              <w:rPr>
                <w:rFonts w:ascii="Times New Roman" w:hAnsi="Times New Roman"/>
                <w:sz w:val="24"/>
                <w:szCs w:val="24"/>
              </w:rPr>
            </w:pPr>
            <w:r w:rsidRPr="007A7452">
              <w:rPr>
                <w:rFonts w:ascii="Times New Roman" w:hAnsi="Times New Roman"/>
                <w:color w:val="191919"/>
                <w:sz w:val="18"/>
                <w:szCs w:val="18"/>
              </w:rPr>
              <w:t>ASU</w:t>
            </w:r>
            <w:r w:rsidRPr="007A7452">
              <w:rPr>
                <w:rFonts w:ascii="Times New Roman" w:hAnsi="Times New Roman"/>
                <w:color w:val="191919"/>
                <w:sz w:val="18"/>
                <w:szCs w:val="18"/>
              </w:rPr>
              <w:tab/>
              <w:t>1200</w:t>
            </w:r>
            <w:r w:rsidRPr="007A7452">
              <w:rPr>
                <w:rFonts w:ascii="Times New Roman" w:hAnsi="Times New Roman"/>
                <w:color w:val="191919"/>
                <w:sz w:val="18"/>
                <w:szCs w:val="18"/>
              </w:rPr>
              <w:tab/>
              <w:t>Fresh. Seminar &amp; Service to Leadership</w:t>
            </w:r>
          </w:p>
        </w:tc>
        <w:tc>
          <w:tcPr>
            <w:tcW w:w="1885" w:type="dxa"/>
            <w:tcBorders>
              <w:top w:val="nil"/>
              <w:left w:val="nil"/>
              <w:bottom w:val="nil"/>
              <w:right w:val="nil"/>
            </w:tcBorders>
          </w:tcPr>
          <w:p w:rsidR="0038476F" w:rsidRPr="007A7452" w:rsidRDefault="0038476F" w:rsidP="00886238">
            <w:pPr>
              <w:widowControl w:val="0"/>
              <w:autoSpaceDE w:val="0"/>
              <w:autoSpaceDN w:val="0"/>
              <w:adjustRightInd w:val="0"/>
              <w:spacing w:before="9" w:after="0" w:line="240" w:lineRule="auto"/>
              <w:ind w:left="1042" w:right="686"/>
              <w:jc w:val="center"/>
              <w:rPr>
                <w:rFonts w:ascii="Times New Roman" w:hAnsi="Times New Roman"/>
                <w:sz w:val="24"/>
                <w:szCs w:val="24"/>
              </w:rPr>
            </w:pPr>
            <w:r w:rsidRPr="007A7452">
              <w:rPr>
                <w:rFonts w:ascii="Times New Roman" w:hAnsi="Times New Roman"/>
                <w:color w:val="191919"/>
                <w:sz w:val="18"/>
                <w:szCs w:val="18"/>
              </w:rPr>
              <w:t>3</w:t>
            </w:r>
          </w:p>
        </w:tc>
        <w:tc>
          <w:tcPr>
            <w:tcW w:w="851" w:type="dxa"/>
            <w:vMerge w:val="restart"/>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6"/>
        </w:trPr>
        <w:tc>
          <w:tcPr>
            <w:tcW w:w="6164" w:type="dxa"/>
            <w:tcBorders>
              <w:top w:val="nil"/>
              <w:left w:val="nil"/>
              <w:bottom w:val="nil"/>
              <w:right w:val="nil"/>
            </w:tcBorders>
          </w:tcPr>
          <w:p w:rsidR="0038476F" w:rsidRPr="007A7452" w:rsidRDefault="0038476F" w:rsidP="00886238">
            <w:pPr>
              <w:widowControl w:val="0"/>
              <w:tabs>
                <w:tab w:val="left" w:pos="1120"/>
                <w:tab w:val="left" w:pos="2200"/>
              </w:tabs>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ENGL</w:t>
            </w:r>
            <w:r w:rsidRPr="007A7452">
              <w:rPr>
                <w:rFonts w:ascii="Times New Roman" w:hAnsi="Times New Roman"/>
                <w:color w:val="191919"/>
                <w:sz w:val="18"/>
                <w:szCs w:val="18"/>
              </w:rPr>
              <w:tab/>
            </w:r>
            <w:r w:rsidRPr="007A7452">
              <w:rPr>
                <w:rFonts w:ascii="Times New Roman" w:hAnsi="Times New Roman"/>
                <w:color w:val="191919"/>
                <w:spacing w:val="-7"/>
                <w:sz w:val="18"/>
                <w:szCs w:val="18"/>
              </w:rPr>
              <w:t>1</w:t>
            </w:r>
            <w:r w:rsidRPr="007A7452">
              <w:rPr>
                <w:rFonts w:ascii="Times New Roman" w:hAnsi="Times New Roman"/>
                <w:color w:val="191919"/>
                <w:sz w:val="18"/>
                <w:szCs w:val="18"/>
              </w:rPr>
              <w:t>101</w:t>
            </w:r>
            <w:r w:rsidRPr="007A7452">
              <w:rPr>
                <w:rFonts w:ascii="Times New Roman" w:hAnsi="Times New Roman"/>
                <w:color w:val="191919"/>
                <w:sz w:val="18"/>
                <w:szCs w:val="18"/>
              </w:rPr>
              <w:tab/>
              <w:t>English Composition I</w:t>
            </w:r>
          </w:p>
        </w:tc>
        <w:tc>
          <w:tcPr>
            <w:tcW w:w="188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042" w:right="686"/>
              <w:jc w:val="center"/>
              <w:rPr>
                <w:rFonts w:ascii="Times New Roman" w:hAnsi="Times New Roman"/>
                <w:sz w:val="24"/>
                <w:szCs w:val="24"/>
              </w:rPr>
            </w:pPr>
            <w:r w:rsidRPr="007A7452">
              <w:rPr>
                <w:rFonts w:ascii="Times New Roman" w:hAnsi="Times New Roman"/>
                <w:color w:val="191919"/>
                <w:sz w:val="18"/>
                <w:szCs w:val="18"/>
              </w:rPr>
              <w:t>3</w:t>
            </w:r>
          </w:p>
        </w:tc>
        <w:tc>
          <w:tcPr>
            <w:tcW w:w="851" w:type="dxa"/>
            <w:vMerge/>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042" w:right="686"/>
              <w:jc w:val="center"/>
              <w:rPr>
                <w:rFonts w:ascii="Times New Roman" w:hAnsi="Times New Roman"/>
                <w:sz w:val="24"/>
                <w:szCs w:val="24"/>
              </w:rPr>
            </w:pPr>
          </w:p>
        </w:tc>
      </w:tr>
      <w:tr w:rsidR="0038476F" w:rsidRPr="007A7452" w:rsidTr="00886238">
        <w:trPr>
          <w:trHeight w:hRule="exact" w:val="216"/>
        </w:trPr>
        <w:tc>
          <w:tcPr>
            <w:tcW w:w="6164" w:type="dxa"/>
            <w:tcBorders>
              <w:top w:val="nil"/>
              <w:left w:val="nil"/>
              <w:bottom w:val="nil"/>
              <w:right w:val="nil"/>
            </w:tcBorders>
          </w:tcPr>
          <w:p w:rsidR="0038476F" w:rsidRPr="007A7452" w:rsidRDefault="0038476F" w:rsidP="00886238">
            <w:pPr>
              <w:widowControl w:val="0"/>
              <w:tabs>
                <w:tab w:val="left" w:pos="1120"/>
                <w:tab w:val="left" w:pos="2200"/>
              </w:tabs>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ENGL</w:t>
            </w:r>
            <w:r w:rsidRPr="007A7452">
              <w:rPr>
                <w:rFonts w:ascii="Times New Roman" w:hAnsi="Times New Roman"/>
                <w:color w:val="191919"/>
                <w:sz w:val="18"/>
                <w:szCs w:val="18"/>
              </w:rPr>
              <w:tab/>
            </w:r>
            <w:r w:rsidRPr="007A7452">
              <w:rPr>
                <w:rFonts w:ascii="Times New Roman" w:hAnsi="Times New Roman"/>
                <w:color w:val="191919"/>
                <w:spacing w:val="-7"/>
                <w:sz w:val="18"/>
                <w:szCs w:val="18"/>
              </w:rPr>
              <w:t>1</w:t>
            </w:r>
            <w:r w:rsidRPr="007A7452">
              <w:rPr>
                <w:rFonts w:ascii="Times New Roman" w:hAnsi="Times New Roman"/>
                <w:color w:val="191919"/>
                <w:sz w:val="18"/>
                <w:szCs w:val="18"/>
              </w:rPr>
              <w:t>102</w:t>
            </w:r>
            <w:r w:rsidRPr="007A7452">
              <w:rPr>
                <w:rFonts w:ascii="Times New Roman" w:hAnsi="Times New Roman"/>
                <w:color w:val="191919"/>
                <w:sz w:val="18"/>
                <w:szCs w:val="18"/>
              </w:rPr>
              <w:tab/>
              <w:t>English Composition II</w:t>
            </w:r>
          </w:p>
        </w:tc>
        <w:tc>
          <w:tcPr>
            <w:tcW w:w="188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042" w:right="686"/>
              <w:jc w:val="center"/>
              <w:rPr>
                <w:rFonts w:ascii="Times New Roman" w:hAnsi="Times New Roman"/>
                <w:sz w:val="24"/>
                <w:szCs w:val="24"/>
              </w:rPr>
            </w:pPr>
            <w:r w:rsidRPr="007A7452">
              <w:rPr>
                <w:rFonts w:ascii="Times New Roman" w:hAnsi="Times New Roman"/>
                <w:color w:val="191919"/>
                <w:sz w:val="18"/>
                <w:szCs w:val="18"/>
              </w:rPr>
              <w:t>3</w:t>
            </w:r>
          </w:p>
        </w:tc>
        <w:tc>
          <w:tcPr>
            <w:tcW w:w="851" w:type="dxa"/>
            <w:vMerge/>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042" w:right="686"/>
              <w:jc w:val="center"/>
              <w:rPr>
                <w:rFonts w:ascii="Times New Roman" w:hAnsi="Times New Roman"/>
                <w:sz w:val="24"/>
                <w:szCs w:val="24"/>
              </w:rPr>
            </w:pPr>
          </w:p>
        </w:tc>
      </w:tr>
      <w:tr w:rsidR="0038476F" w:rsidRPr="007A7452" w:rsidTr="00886238">
        <w:trPr>
          <w:trHeight w:hRule="exact" w:val="216"/>
        </w:trPr>
        <w:tc>
          <w:tcPr>
            <w:tcW w:w="6164" w:type="dxa"/>
            <w:tcBorders>
              <w:top w:val="nil"/>
              <w:left w:val="nil"/>
              <w:bottom w:val="nil"/>
              <w:right w:val="nil"/>
            </w:tcBorders>
          </w:tcPr>
          <w:p w:rsidR="0038476F" w:rsidRPr="007A7452" w:rsidRDefault="0038476F" w:rsidP="00886238">
            <w:pPr>
              <w:widowControl w:val="0"/>
              <w:tabs>
                <w:tab w:val="left" w:pos="1100"/>
                <w:tab w:val="left" w:pos="2200"/>
              </w:tabs>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M</w:t>
            </w:r>
            <w:r w:rsidRPr="007A7452">
              <w:rPr>
                <w:rFonts w:ascii="Times New Roman" w:hAnsi="Times New Roman"/>
                <w:color w:val="191919"/>
                <w:spacing w:val="-20"/>
                <w:sz w:val="18"/>
                <w:szCs w:val="18"/>
              </w:rPr>
              <w:t>A</w:t>
            </w:r>
            <w:r w:rsidRPr="007A7452">
              <w:rPr>
                <w:rFonts w:ascii="Times New Roman" w:hAnsi="Times New Roman"/>
                <w:color w:val="191919"/>
                <w:sz w:val="18"/>
                <w:szCs w:val="18"/>
              </w:rPr>
              <w:t>TH</w:t>
            </w:r>
            <w:r w:rsidRPr="007A7452">
              <w:rPr>
                <w:rFonts w:ascii="Times New Roman" w:hAnsi="Times New Roman"/>
                <w:color w:val="191919"/>
                <w:sz w:val="18"/>
                <w:szCs w:val="18"/>
              </w:rPr>
              <w:tab/>
            </w:r>
            <w:r w:rsidRPr="007A7452">
              <w:rPr>
                <w:rFonts w:ascii="Times New Roman" w:hAnsi="Times New Roman"/>
                <w:color w:val="191919"/>
                <w:spacing w:val="-7"/>
                <w:sz w:val="18"/>
                <w:szCs w:val="18"/>
              </w:rPr>
              <w:t>111</w:t>
            </w:r>
            <w:r w:rsidRPr="007A7452">
              <w:rPr>
                <w:rFonts w:ascii="Times New Roman" w:hAnsi="Times New Roman"/>
                <w:color w:val="191919"/>
                <w:sz w:val="18"/>
                <w:szCs w:val="18"/>
              </w:rPr>
              <w:t>1</w:t>
            </w:r>
            <w:r w:rsidRPr="007A7452">
              <w:rPr>
                <w:rFonts w:ascii="Times New Roman" w:hAnsi="Times New Roman"/>
                <w:color w:val="191919"/>
                <w:sz w:val="18"/>
                <w:szCs w:val="18"/>
              </w:rPr>
              <w:tab/>
              <w:t>College</w:t>
            </w:r>
            <w:r w:rsidRPr="007A7452">
              <w:rPr>
                <w:rFonts w:ascii="Times New Roman" w:hAnsi="Times New Roman"/>
                <w:color w:val="191919"/>
                <w:spacing w:val="-10"/>
                <w:sz w:val="18"/>
                <w:szCs w:val="18"/>
              </w:rPr>
              <w:t xml:space="preserve"> </w:t>
            </w:r>
            <w:r w:rsidRPr="007A7452">
              <w:rPr>
                <w:rFonts w:ascii="Times New Roman" w:hAnsi="Times New Roman"/>
                <w:color w:val="191919"/>
                <w:sz w:val="18"/>
                <w:szCs w:val="18"/>
              </w:rPr>
              <w:t>Algebra</w:t>
            </w:r>
          </w:p>
        </w:tc>
        <w:tc>
          <w:tcPr>
            <w:tcW w:w="188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042" w:right="686"/>
              <w:jc w:val="center"/>
              <w:rPr>
                <w:rFonts w:ascii="Times New Roman" w:hAnsi="Times New Roman"/>
                <w:sz w:val="24"/>
                <w:szCs w:val="24"/>
              </w:rPr>
            </w:pPr>
            <w:r w:rsidRPr="007A7452">
              <w:rPr>
                <w:rFonts w:ascii="Times New Roman" w:hAnsi="Times New Roman"/>
                <w:color w:val="191919"/>
                <w:sz w:val="18"/>
                <w:szCs w:val="18"/>
              </w:rPr>
              <w:t>3</w:t>
            </w:r>
          </w:p>
        </w:tc>
        <w:tc>
          <w:tcPr>
            <w:tcW w:w="851" w:type="dxa"/>
            <w:vMerge/>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042" w:right="686"/>
              <w:jc w:val="center"/>
              <w:rPr>
                <w:rFonts w:ascii="Times New Roman" w:hAnsi="Times New Roman"/>
                <w:sz w:val="24"/>
                <w:szCs w:val="24"/>
              </w:rPr>
            </w:pPr>
          </w:p>
        </w:tc>
      </w:tr>
      <w:tr w:rsidR="0038476F" w:rsidRPr="007A7452" w:rsidTr="00886238">
        <w:trPr>
          <w:trHeight w:hRule="exact" w:val="216"/>
        </w:trPr>
        <w:tc>
          <w:tcPr>
            <w:tcW w:w="6164" w:type="dxa"/>
            <w:tcBorders>
              <w:top w:val="nil"/>
              <w:left w:val="nil"/>
              <w:bottom w:val="nil"/>
              <w:right w:val="nil"/>
            </w:tcBorders>
          </w:tcPr>
          <w:p w:rsidR="0038476F" w:rsidRPr="007A7452" w:rsidRDefault="0038476F" w:rsidP="00886238">
            <w:pPr>
              <w:widowControl w:val="0"/>
              <w:tabs>
                <w:tab w:val="left" w:pos="1100"/>
                <w:tab w:val="left" w:pos="2180"/>
              </w:tabs>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COMM</w:t>
            </w:r>
            <w:r w:rsidRPr="007A7452">
              <w:rPr>
                <w:rFonts w:ascii="Times New Roman" w:hAnsi="Times New Roman"/>
                <w:color w:val="191919"/>
                <w:sz w:val="18"/>
                <w:szCs w:val="18"/>
              </w:rPr>
              <w:tab/>
            </w:r>
            <w:r w:rsidRPr="007A7452">
              <w:rPr>
                <w:rFonts w:ascii="Times New Roman" w:hAnsi="Times New Roman"/>
                <w:color w:val="191919"/>
                <w:spacing w:val="-7"/>
                <w:sz w:val="18"/>
                <w:szCs w:val="18"/>
              </w:rPr>
              <w:t>1</w:t>
            </w:r>
            <w:r w:rsidRPr="007A7452">
              <w:rPr>
                <w:rFonts w:ascii="Times New Roman" w:hAnsi="Times New Roman"/>
                <w:color w:val="191919"/>
                <w:sz w:val="18"/>
                <w:szCs w:val="18"/>
              </w:rPr>
              <w:t>100</w:t>
            </w:r>
            <w:r w:rsidRPr="007A7452">
              <w:rPr>
                <w:rFonts w:ascii="Times New Roman" w:hAnsi="Times New Roman"/>
                <w:color w:val="191919"/>
                <w:sz w:val="18"/>
                <w:szCs w:val="18"/>
              </w:rPr>
              <w:tab/>
              <w:t>Analytical Discussion of Global Issues</w:t>
            </w:r>
          </w:p>
        </w:tc>
        <w:tc>
          <w:tcPr>
            <w:tcW w:w="188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042" w:right="686"/>
              <w:jc w:val="center"/>
              <w:rPr>
                <w:rFonts w:ascii="Times New Roman" w:hAnsi="Times New Roman"/>
                <w:sz w:val="24"/>
                <w:szCs w:val="24"/>
              </w:rPr>
            </w:pPr>
            <w:r w:rsidRPr="007A7452">
              <w:rPr>
                <w:rFonts w:ascii="Times New Roman" w:hAnsi="Times New Roman"/>
                <w:color w:val="191919"/>
                <w:sz w:val="18"/>
                <w:szCs w:val="18"/>
              </w:rPr>
              <w:t>3</w:t>
            </w:r>
          </w:p>
        </w:tc>
        <w:tc>
          <w:tcPr>
            <w:tcW w:w="851" w:type="dxa"/>
            <w:vMerge/>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042" w:right="686"/>
              <w:jc w:val="center"/>
              <w:rPr>
                <w:rFonts w:ascii="Times New Roman" w:hAnsi="Times New Roman"/>
                <w:sz w:val="24"/>
                <w:szCs w:val="24"/>
              </w:rPr>
            </w:pPr>
          </w:p>
        </w:tc>
      </w:tr>
      <w:tr w:rsidR="0038476F" w:rsidRPr="007A7452" w:rsidTr="00886238">
        <w:trPr>
          <w:trHeight w:hRule="exact" w:val="216"/>
        </w:trPr>
        <w:tc>
          <w:tcPr>
            <w:tcW w:w="6164" w:type="dxa"/>
            <w:tcBorders>
              <w:top w:val="nil"/>
              <w:left w:val="nil"/>
              <w:bottom w:val="nil"/>
              <w:right w:val="nil"/>
            </w:tcBorders>
          </w:tcPr>
          <w:p w:rsidR="0038476F" w:rsidRPr="007A7452" w:rsidRDefault="0038476F" w:rsidP="00886238">
            <w:pPr>
              <w:widowControl w:val="0"/>
              <w:tabs>
                <w:tab w:val="left" w:pos="1100"/>
                <w:tab w:val="left" w:pos="2180"/>
              </w:tabs>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HIST</w:t>
            </w:r>
            <w:r w:rsidRPr="007A7452">
              <w:rPr>
                <w:rFonts w:ascii="Times New Roman" w:hAnsi="Times New Roman"/>
                <w:color w:val="191919"/>
                <w:sz w:val="18"/>
                <w:szCs w:val="18"/>
              </w:rPr>
              <w:tab/>
              <w:t>1002</w:t>
            </w:r>
            <w:r w:rsidRPr="007A7452">
              <w:rPr>
                <w:rFonts w:ascii="Times New Roman" w:hAnsi="Times New Roman"/>
                <w:color w:val="191919"/>
                <w:sz w:val="18"/>
                <w:szCs w:val="18"/>
              </w:rPr>
              <w:tab/>
              <w:t>Intro. to the</w:t>
            </w:r>
            <w:r w:rsidRPr="007A7452">
              <w:rPr>
                <w:rFonts w:ascii="Times New Roman" w:hAnsi="Times New Roman"/>
                <w:color w:val="191919"/>
                <w:spacing w:val="-10"/>
                <w:sz w:val="18"/>
                <w:szCs w:val="18"/>
              </w:rPr>
              <w:t xml:space="preserve"> </w:t>
            </w:r>
            <w:r w:rsidRPr="007A7452">
              <w:rPr>
                <w:rFonts w:ascii="Times New Roman" w:hAnsi="Times New Roman"/>
                <w:color w:val="191919"/>
                <w:sz w:val="18"/>
                <w:szCs w:val="18"/>
              </w:rPr>
              <w:t>African Diaspora 2</w:t>
            </w:r>
          </w:p>
        </w:tc>
        <w:tc>
          <w:tcPr>
            <w:tcW w:w="1885"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c>
          <w:tcPr>
            <w:tcW w:w="851" w:type="dxa"/>
            <w:vMerge/>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6"/>
        </w:trPr>
        <w:tc>
          <w:tcPr>
            <w:tcW w:w="6164"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Area C: Humanities/Fine</w:t>
            </w:r>
            <w:r w:rsidRPr="007A7452">
              <w:rPr>
                <w:rFonts w:ascii="Times New Roman" w:hAnsi="Times New Roman"/>
                <w:color w:val="191919"/>
                <w:spacing w:val="-10"/>
                <w:sz w:val="18"/>
                <w:szCs w:val="18"/>
              </w:rPr>
              <w:t xml:space="preserve"> </w:t>
            </w:r>
            <w:r w:rsidRPr="007A7452">
              <w:rPr>
                <w:rFonts w:ascii="Times New Roman" w:hAnsi="Times New Roman"/>
                <w:color w:val="191919"/>
                <w:sz w:val="18"/>
                <w:szCs w:val="18"/>
              </w:rPr>
              <w:t>Arts - ENGL</w:t>
            </w:r>
            <w:r w:rsidRPr="007A7452">
              <w:rPr>
                <w:rFonts w:ascii="Times New Roman" w:hAnsi="Times New Roman"/>
                <w:color w:val="191919"/>
                <w:spacing w:val="-7"/>
                <w:sz w:val="18"/>
                <w:szCs w:val="18"/>
              </w:rPr>
              <w:t xml:space="preserve"> </w:t>
            </w:r>
            <w:r w:rsidRPr="007A7452">
              <w:rPr>
                <w:rFonts w:ascii="Times New Roman" w:hAnsi="Times New Roman"/>
                <w:color w:val="191919"/>
                <w:sz w:val="18"/>
                <w:szCs w:val="18"/>
              </w:rPr>
              <w:t>2</w:t>
            </w:r>
            <w:r w:rsidRPr="007A7452">
              <w:rPr>
                <w:rFonts w:ascii="Times New Roman" w:hAnsi="Times New Roman"/>
                <w:color w:val="191919"/>
                <w:spacing w:val="-7"/>
                <w:sz w:val="18"/>
                <w:szCs w:val="18"/>
              </w:rPr>
              <w:t>11</w:t>
            </w:r>
            <w:r w:rsidRPr="007A7452">
              <w:rPr>
                <w:rFonts w:ascii="Times New Roman" w:hAnsi="Times New Roman"/>
                <w:color w:val="191919"/>
                <w:sz w:val="18"/>
                <w:szCs w:val="18"/>
              </w:rPr>
              <w:t>1</w:t>
            </w:r>
          </w:p>
        </w:tc>
        <w:tc>
          <w:tcPr>
            <w:tcW w:w="188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042" w:right="686"/>
              <w:jc w:val="center"/>
              <w:rPr>
                <w:rFonts w:ascii="Times New Roman" w:hAnsi="Times New Roman"/>
                <w:sz w:val="24"/>
                <w:szCs w:val="24"/>
              </w:rPr>
            </w:pPr>
            <w:r w:rsidRPr="007A7452">
              <w:rPr>
                <w:rFonts w:ascii="Times New Roman" w:hAnsi="Times New Roman"/>
                <w:color w:val="191919"/>
                <w:sz w:val="18"/>
                <w:szCs w:val="18"/>
              </w:rPr>
              <w:t>3</w:t>
            </w:r>
          </w:p>
        </w:tc>
        <w:tc>
          <w:tcPr>
            <w:tcW w:w="851" w:type="dxa"/>
            <w:vMerge/>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042" w:right="686"/>
              <w:jc w:val="center"/>
              <w:rPr>
                <w:rFonts w:ascii="Times New Roman" w:hAnsi="Times New Roman"/>
                <w:sz w:val="24"/>
                <w:szCs w:val="24"/>
              </w:rPr>
            </w:pPr>
          </w:p>
        </w:tc>
      </w:tr>
      <w:tr w:rsidR="0038476F" w:rsidRPr="007A7452" w:rsidTr="00886238">
        <w:trPr>
          <w:trHeight w:hRule="exact" w:val="216"/>
        </w:trPr>
        <w:tc>
          <w:tcPr>
            <w:tcW w:w="6164"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Area D: Science/Math/College</w:t>
            </w:r>
            <w:r w:rsidRPr="007A7452">
              <w:rPr>
                <w:rFonts w:ascii="Times New Roman" w:hAnsi="Times New Roman"/>
                <w:color w:val="191919"/>
                <w:spacing w:val="-10"/>
                <w:sz w:val="18"/>
                <w:szCs w:val="18"/>
              </w:rPr>
              <w:t xml:space="preserve"> </w:t>
            </w:r>
            <w:r w:rsidRPr="007A7452">
              <w:rPr>
                <w:rFonts w:ascii="Times New Roman" w:hAnsi="Times New Roman"/>
                <w:color w:val="191919"/>
                <w:sz w:val="18"/>
                <w:szCs w:val="18"/>
              </w:rPr>
              <w:t>Algebra</w:t>
            </w:r>
          </w:p>
        </w:tc>
        <w:tc>
          <w:tcPr>
            <w:tcW w:w="188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042" w:right="686"/>
              <w:jc w:val="center"/>
              <w:rPr>
                <w:rFonts w:ascii="Times New Roman" w:hAnsi="Times New Roman"/>
                <w:sz w:val="24"/>
                <w:szCs w:val="24"/>
              </w:rPr>
            </w:pPr>
            <w:r w:rsidRPr="007A7452">
              <w:rPr>
                <w:rFonts w:ascii="Times New Roman" w:hAnsi="Times New Roman"/>
                <w:color w:val="191919"/>
                <w:sz w:val="18"/>
                <w:szCs w:val="18"/>
              </w:rPr>
              <w:t>4</w:t>
            </w:r>
          </w:p>
        </w:tc>
        <w:tc>
          <w:tcPr>
            <w:tcW w:w="851"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right="130"/>
              <w:jc w:val="right"/>
              <w:rPr>
                <w:rFonts w:ascii="Times New Roman" w:hAnsi="Times New Roman"/>
                <w:sz w:val="24"/>
                <w:szCs w:val="24"/>
              </w:rPr>
            </w:pPr>
            <w:r w:rsidRPr="007A7452">
              <w:rPr>
                <w:rFonts w:ascii="Times New Roman" w:hAnsi="Times New Roman"/>
                <w:color w:val="191919"/>
                <w:sz w:val="18"/>
                <w:szCs w:val="18"/>
              </w:rPr>
              <w:t>4</w:t>
            </w:r>
          </w:p>
        </w:tc>
      </w:tr>
      <w:tr w:rsidR="0038476F" w:rsidRPr="007A7452" w:rsidTr="00886238">
        <w:trPr>
          <w:trHeight w:hRule="exact" w:val="216"/>
        </w:trPr>
        <w:tc>
          <w:tcPr>
            <w:tcW w:w="6164"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Area D: Science/Math/</w:t>
            </w:r>
            <w:r w:rsidRPr="007A7452">
              <w:rPr>
                <w:rFonts w:ascii="Times New Roman" w:hAnsi="Times New Roman"/>
                <w:color w:val="191919"/>
                <w:spacing w:val="-12"/>
                <w:sz w:val="18"/>
                <w:szCs w:val="18"/>
              </w:rPr>
              <w:t>T</w:t>
            </w:r>
            <w:r w:rsidRPr="007A7452">
              <w:rPr>
                <w:rFonts w:ascii="Times New Roman" w:hAnsi="Times New Roman"/>
                <w:color w:val="191919"/>
                <w:sz w:val="18"/>
                <w:szCs w:val="18"/>
              </w:rPr>
              <w:t>echnology</w:t>
            </w:r>
          </w:p>
        </w:tc>
        <w:tc>
          <w:tcPr>
            <w:tcW w:w="188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042" w:right="686"/>
              <w:jc w:val="center"/>
              <w:rPr>
                <w:rFonts w:ascii="Times New Roman" w:hAnsi="Times New Roman"/>
                <w:sz w:val="24"/>
                <w:szCs w:val="24"/>
              </w:rPr>
            </w:pPr>
            <w:r w:rsidRPr="007A7452">
              <w:rPr>
                <w:rFonts w:ascii="Times New Roman" w:hAnsi="Times New Roman"/>
                <w:color w:val="191919"/>
                <w:sz w:val="18"/>
                <w:szCs w:val="18"/>
              </w:rPr>
              <w:t>2</w:t>
            </w:r>
          </w:p>
        </w:tc>
        <w:tc>
          <w:tcPr>
            <w:tcW w:w="851"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4"/>
        </w:trPr>
        <w:tc>
          <w:tcPr>
            <w:tcW w:w="6164"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Above Core OPTION</w:t>
            </w:r>
          </w:p>
        </w:tc>
        <w:tc>
          <w:tcPr>
            <w:tcW w:w="188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042" w:right="687"/>
              <w:jc w:val="center"/>
              <w:rPr>
                <w:rFonts w:ascii="Times New Roman" w:hAnsi="Times New Roman"/>
                <w:sz w:val="24"/>
                <w:szCs w:val="24"/>
              </w:rPr>
            </w:pPr>
            <w:r w:rsidRPr="007A7452">
              <w:rPr>
                <w:rFonts w:ascii="Times New Roman" w:hAnsi="Times New Roman"/>
                <w:color w:val="191919"/>
                <w:sz w:val="18"/>
                <w:szCs w:val="18"/>
              </w:rPr>
              <w:t>1</w:t>
            </w:r>
          </w:p>
        </w:tc>
        <w:tc>
          <w:tcPr>
            <w:tcW w:w="851"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322"/>
        </w:trPr>
        <w:tc>
          <w:tcPr>
            <w:tcW w:w="6164" w:type="dxa"/>
            <w:tcBorders>
              <w:top w:val="nil"/>
              <w:left w:val="nil"/>
              <w:bottom w:val="nil"/>
              <w:right w:val="nil"/>
            </w:tcBorders>
          </w:tcPr>
          <w:p w:rsidR="0038476F" w:rsidRPr="007A7452" w:rsidRDefault="0038476F" w:rsidP="00886238">
            <w:pPr>
              <w:widowControl w:val="0"/>
              <w:autoSpaceDE w:val="0"/>
              <w:autoSpaceDN w:val="0"/>
              <w:adjustRightInd w:val="0"/>
              <w:spacing w:after="0" w:line="194" w:lineRule="exact"/>
              <w:ind w:left="40"/>
              <w:rPr>
                <w:rFonts w:ascii="Times New Roman" w:hAnsi="Times New Roman"/>
                <w:sz w:val="24"/>
                <w:szCs w:val="24"/>
              </w:rPr>
            </w:pPr>
            <w:r w:rsidRPr="007A7452">
              <w:rPr>
                <w:rFonts w:ascii="Times New Roman" w:hAnsi="Times New Roman"/>
                <w:b/>
                <w:bCs/>
                <w:color w:val="191919"/>
                <w:spacing w:val="-17"/>
                <w:sz w:val="18"/>
                <w:szCs w:val="18"/>
              </w:rPr>
              <w:t>T</w:t>
            </w:r>
            <w:r w:rsidRPr="007A7452">
              <w:rPr>
                <w:rFonts w:ascii="Times New Roman" w:hAnsi="Times New Roman"/>
                <w:b/>
                <w:bCs/>
                <w:color w:val="191919"/>
                <w:sz w:val="18"/>
                <w:szCs w:val="18"/>
              </w:rPr>
              <w:t>otal</w:t>
            </w:r>
          </w:p>
        </w:tc>
        <w:tc>
          <w:tcPr>
            <w:tcW w:w="1885" w:type="dxa"/>
            <w:tcBorders>
              <w:top w:val="nil"/>
              <w:left w:val="nil"/>
              <w:bottom w:val="nil"/>
              <w:right w:val="nil"/>
            </w:tcBorders>
          </w:tcPr>
          <w:p w:rsidR="0038476F" w:rsidRPr="007A7452" w:rsidRDefault="0038476F" w:rsidP="00886238">
            <w:pPr>
              <w:widowControl w:val="0"/>
              <w:autoSpaceDE w:val="0"/>
              <w:autoSpaceDN w:val="0"/>
              <w:adjustRightInd w:val="0"/>
              <w:spacing w:after="0" w:line="194" w:lineRule="exact"/>
              <w:ind w:left="1042" w:right="596"/>
              <w:jc w:val="center"/>
              <w:rPr>
                <w:rFonts w:ascii="Times New Roman" w:hAnsi="Times New Roman"/>
                <w:sz w:val="24"/>
                <w:szCs w:val="24"/>
              </w:rPr>
            </w:pPr>
            <w:r w:rsidRPr="007A7452">
              <w:rPr>
                <w:rFonts w:ascii="Times New Roman" w:hAnsi="Times New Roman"/>
                <w:b/>
                <w:bCs/>
                <w:color w:val="191919"/>
                <w:sz w:val="18"/>
                <w:szCs w:val="18"/>
              </w:rPr>
              <w:t>16</w:t>
            </w:r>
          </w:p>
        </w:tc>
        <w:tc>
          <w:tcPr>
            <w:tcW w:w="851" w:type="dxa"/>
            <w:tcBorders>
              <w:top w:val="nil"/>
              <w:left w:val="nil"/>
              <w:bottom w:val="nil"/>
              <w:right w:val="nil"/>
            </w:tcBorders>
          </w:tcPr>
          <w:p w:rsidR="0038476F" w:rsidRPr="007A7452" w:rsidRDefault="0038476F" w:rsidP="00886238">
            <w:pPr>
              <w:widowControl w:val="0"/>
              <w:autoSpaceDE w:val="0"/>
              <w:autoSpaceDN w:val="0"/>
              <w:adjustRightInd w:val="0"/>
              <w:spacing w:after="0" w:line="194" w:lineRule="exact"/>
              <w:ind w:right="40"/>
              <w:jc w:val="right"/>
              <w:rPr>
                <w:rFonts w:ascii="Times New Roman" w:hAnsi="Times New Roman"/>
                <w:sz w:val="24"/>
                <w:szCs w:val="24"/>
              </w:rPr>
            </w:pPr>
            <w:r w:rsidRPr="007A7452">
              <w:rPr>
                <w:rFonts w:ascii="Times New Roman" w:hAnsi="Times New Roman"/>
                <w:b/>
                <w:bCs/>
                <w:color w:val="191919"/>
                <w:sz w:val="18"/>
                <w:szCs w:val="18"/>
              </w:rPr>
              <w:t>15</w:t>
            </w:r>
          </w:p>
        </w:tc>
      </w:tr>
      <w:tr w:rsidR="0038476F" w:rsidRPr="007A7452" w:rsidTr="00886238">
        <w:trPr>
          <w:trHeight w:hRule="exact" w:val="326"/>
        </w:trPr>
        <w:tc>
          <w:tcPr>
            <w:tcW w:w="6164" w:type="dxa"/>
            <w:tcBorders>
              <w:top w:val="nil"/>
              <w:left w:val="nil"/>
              <w:bottom w:val="nil"/>
              <w:right w:val="nil"/>
            </w:tcBorders>
          </w:tcPr>
          <w:p w:rsidR="0038476F" w:rsidRPr="007A7452" w:rsidRDefault="0038476F" w:rsidP="00886238">
            <w:pPr>
              <w:widowControl w:val="0"/>
              <w:autoSpaceDE w:val="0"/>
              <w:autoSpaceDN w:val="0"/>
              <w:adjustRightInd w:val="0"/>
              <w:spacing w:before="96" w:after="0" w:line="240" w:lineRule="auto"/>
              <w:ind w:left="40"/>
              <w:rPr>
                <w:rFonts w:ascii="Times New Roman" w:hAnsi="Times New Roman"/>
                <w:sz w:val="24"/>
                <w:szCs w:val="24"/>
              </w:rPr>
            </w:pPr>
            <w:r w:rsidRPr="007A7452">
              <w:rPr>
                <w:rFonts w:ascii="Times New Roman" w:hAnsi="Times New Roman"/>
                <w:b/>
                <w:bCs/>
                <w:color w:val="191919"/>
                <w:sz w:val="18"/>
                <w:szCs w:val="18"/>
              </w:rPr>
              <w:t>Sophomo</w:t>
            </w:r>
            <w:r w:rsidRPr="007A7452">
              <w:rPr>
                <w:rFonts w:ascii="Times New Roman" w:hAnsi="Times New Roman"/>
                <w:b/>
                <w:bCs/>
                <w:color w:val="191919"/>
                <w:spacing w:val="-3"/>
                <w:sz w:val="18"/>
                <w:szCs w:val="18"/>
              </w:rPr>
              <w:t>r</w:t>
            </w:r>
            <w:r w:rsidRPr="007A7452">
              <w:rPr>
                <w:rFonts w:ascii="Times New Roman" w:hAnsi="Times New Roman"/>
                <w:b/>
                <w:bCs/>
                <w:color w:val="191919"/>
                <w:sz w:val="18"/>
                <w:szCs w:val="18"/>
              </w:rPr>
              <w:t>e</w:t>
            </w:r>
            <w:r w:rsidRPr="007A7452">
              <w:rPr>
                <w:rFonts w:ascii="Times New Roman" w:hAnsi="Times New Roman"/>
                <w:b/>
                <w:bCs/>
                <w:color w:val="191919"/>
                <w:spacing w:val="-7"/>
                <w:sz w:val="18"/>
                <w:szCs w:val="18"/>
              </w:rPr>
              <w:t xml:space="preserve"> </w:t>
            </w:r>
            <w:r w:rsidRPr="007A7452">
              <w:rPr>
                <w:rFonts w:ascii="Times New Roman" w:hAnsi="Times New Roman"/>
                <w:b/>
                <w:bCs/>
                <w:color w:val="191919"/>
                <w:spacing w:val="-20"/>
                <w:sz w:val="18"/>
                <w:szCs w:val="18"/>
              </w:rPr>
              <w:t>Y</w:t>
            </w:r>
            <w:r w:rsidRPr="007A7452">
              <w:rPr>
                <w:rFonts w:ascii="Times New Roman" w:hAnsi="Times New Roman"/>
                <w:b/>
                <w:bCs/>
                <w:color w:val="191919"/>
                <w:sz w:val="18"/>
                <w:szCs w:val="18"/>
              </w:rPr>
              <w:t>ear</w:t>
            </w:r>
          </w:p>
        </w:tc>
        <w:tc>
          <w:tcPr>
            <w:tcW w:w="1885"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c>
          <w:tcPr>
            <w:tcW w:w="851"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8"/>
        </w:trPr>
        <w:tc>
          <w:tcPr>
            <w:tcW w:w="6164" w:type="dxa"/>
            <w:tcBorders>
              <w:top w:val="nil"/>
              <w:left w:val="nil"/>
              <w:bottom w:val="nil"/>
              <w:right w:val="nil"/>
            </w:tcBorders>
          </w:tcPr>
          <w:p w:rsidR="0038476F" w:rsidRPr="007A7452" w:rsidRDefault="0038476F" w:rsidP="00886238">
            <w:pPr>
              <w:widowControl w:val="0"/>
              <w:autoSpaceDE w:val="0"/>
              <w:autoSpaceDN w:val="0"/>
              <w:adjustRightInd w:val="0"/>
              <w:spacing w:after="0" w:line="197" w:lineRule="exact"/>
              <w:ind w:left="40"/>
              <w:rPr>
                <w:rFonts w:ascii="Times New Roman" w:hAnsi="Times New Roman"/>
                <w:sz w:val="24"/>
                <w:szCs w:val="24"/>
              </w:rPr>
            </w:pPr>
            <w:r w:rsidRPr="007A7452">
              <w:rPr>
                <w:rFonts w:ascii="Times New Roman" w:hAnsi="Times New Roman"/>
                <w:color w:val="191919"/>
                <w:sz w:val="18"/>
                <w:szCs w:val="18"/>
              </w:rPr>
              <w:t>Area C: Humanities/Fine</w:t>
            </w:r>
            <w:r w:rsidRPr="007A7452">
              <w:rPr>
                <w:rFonts w:ascii="Times New Roman" w:hAnsi="Times New Roman"/>
                <w:color w:val="191919"/>
                <w:spacing w:val="-10"/>
                <w:sz w:val="18"/>
                <w:szCs w:val="18"/>
              </w:rPr>
              <w:t xml:space="preserve"> </w:t>
            </w:r>
            <w:r w:rsidRPr="007A7452">
              <w:rPr>
                <w:rFonts w:ascii="Times New Roman" w:hAnsi="Times New Roman"/>
                <w:color w:val="191919"/>
                <w:sz w:val="18"/>
                <w:szCs w:val="18"/>
              </w:rPr>
              <w:t>Arts - (Select One)</w:t>
            </w:r>
          </w:p>
        </w:tc>
        <w:tc>
          <w:tcPr>
            <w:tcW w:w="1885" w:type="dxa"/>
            <w:tcBorders>
              <w:top w:val="nil"/>
              <w:left w:val="nil"/>
              <w:bottom w:val="nil"/>
              <w:right w:val="nil"/>
            </w:tcBorders>
          </w:tcPr>
          <w:p w:rsidR="0038476F" w:rsidRPr="007A7452" w:rsidRDefault="0038476F" w:rsidP="00886238">
            <w:pPr>
              <w:widowControl w:val="0"/>
              <w:autoSpaceDE w:val="0"/>
              <w:autoSpaceDN w:val="0"/>
              <w:adjustRightInd w:val="0"/>
              <w:spacing w:after="0" w:line="197" w:lineRule="exact"/>
              <w:ind w:left="1042" w:right="686"/>
              <w:jc w:val="center"/>
              <w:rPr>
                <w:rFonts w:ascii="Times New Roman" w:hAnsi="Times New Roman"/>
                <w:sz w:val="24"/>
                <w:szCs w:val="24"/>
              </w:rPr>
            </w:pPr>
            <w:r w:rsidRPr="007A7452">
              <w:rPr>
                <w:rFonts w:ascii="Times New Roman" w:hAnsi="Times New Roman"/>
                <w:color w:val="191919"/>
                <w:sz w:val="18"/>
                <w:szCs w:val="18"/>
              </w:rPr>
              <w:t>3</w:t>
            </w:r>
          </w:p>
        </w:tc>
        <w:tc>
          <w:tcPr>
            <w:tcW w:w="851"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6"/>
        </w:trPr>
        <w:tc>
          <w:tcPr>
            <w:tcW w:w="6164"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 xml:space="preserve">POLS </w:t>
            </w:r>
            <w:r w:rsidRPr="007A7452">
              <w:rPr>
                <w:rFonts w:ascii="Times New Roman" w:hAnsi="Times New Roman"/>
                <w:color w:val="191919"/>
                <w:spacing w:val="-7"/>
                <w:sz w:val="18"/>
                <w:szCs w:val="18"/>
              </w:rPr>
              <w:t>1</w:t>
            </w:r>
            <w:r w:rsidRPr="007A7452">
              <w:rPr>
                <w:rFonts w:ascii="Times New Roman" w:hAnsi="Times New Roman"/>
                <w:color w:val="191919"/>
                <w:sz w:val="18"/>
                <w:szCs w:val="18"/>
              </w:rPr>
              <w:t>101 U.S. &amp; GA</w:t>
            </w:r>
            <w:r w:rsidRPr="007A7452">
              <w:rPr>
                <w:rFonts w:ascii="Times New Roman" w:hAnsi="Times New Roman"/>
                <w:color w:val="191919"/>
                <w:spacing w:val="-10"/>
                <w:sz w:val="18"/>
                <w:szCs w:val="18"/>
              </w:rPr>
              <w:t xml:space="preserve"> </w:t>
            </w:r>
            <w:r w:rsidRPr="007A7452">
              <w:rPr>
                <w:rFonts w:ascii="Times New Roman" w:hAnsi="Times New Roman"/>
                <w:color w:val="191919"/>
                <w:sz w:val="18"/>
                <w:szCs w:val="18"/>
              </w:rPr>
              <w:t>Go</w:t>
            </w:r>
            <w:r w:rsidRPr="007A7452">
              <w:rPr>
                <w:rFonts w:ascii="Times New Roman" w:hAnsi="Times New Roman"/>
                <w:color w:val="191919"/>
                <w:spacing w:val="-12"/>
                <w:sz w:val="18"/>
                <w:szCs w:val="18"/>
              </w:rPr>
              <w:t>v</w:t>
            </w:r>
            <w:r w:rsidRPr="007A7452">
              <w:rPr>
                <w:rFonts w:ascii="Times New Roman" w:hAnsi="Times New Roman"/>
                <w:color w:val="191919"/>
                <w:sz w:val="18"/>
                <w:szCs w:val="18"/>
              </w:rPr>
              <w:t xml:space="preserve">. (or HONR </w:t>
            </w:r>
            <w:r w:rsidRPr="007A7452">
              <w:rPr>
                <w:rFonts w:ascii="Times New Roman" w:hAnsi="Times New Roman"/>
                <w:color w:val="191919"/>
                <w:spacing w:val="-7"/>
                <w:sz w:val="18"/>
                <w:szCs w:val="18"/>
              </w:rPr>
              <w:t>1</w:t>
            </w:r>
            <w:r w:rsidRPr="007A7452">
              <w:rPr>
                <w:rFonts w:ascii="Times New Roman" w:hAnsi="Times New Roman"/>
                <w:color w:val="191919"/>
                <w:sz w:val="18"/>
                <w:szCs w:val="18"/>
              </w:rPr>
              <w:t>161)</w:t>
            </w:r>
          </w:p>
        </w:tc>
        <w:tc>
          <w:tcPr>
            <w:tcW w:w="188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042" w:right="687"/>
              <w:jc w:val="center"/>
              <w:rPr>
                <w:rFonts w:ascii="Times New Roman" w:hAnsi="Times New Roman"/>
                <w:sz w:val="24"/>
                <w:szCs w:val="24"/>
              </w:rPr>
            </w:pPr>
            <w:r w:rsidRPr="007A7452">
              <w:rPr>
                <w:rFonts w:ascii="Times New Roman" w:hAnsi="Times New Roman"/>
                <w:color w:val="191919"/>
                <w:sz w:val="18"/>
                <w:szCs w:val="18"/>
              </w:rPr>
              <w:t>3</w:t>
            </w:r>
          </w:p>
        </w:tc>
        <w:tc>
          <w:tcPr>
            <w:tcW w:w="851"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6"/>
        </w:trPr>
        <w:tc>
          <w:tcPr>
            <w:tcW w:w="6164"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ACCT</w:t>
            </w:r>
            <w:r w:rsidRPr="007A7452">
              <w:rPr>
                <w:rFonts w:ascii="Times New Roman" w:hAnsi="Times New Roman"/>
                <w:color w:val="191919"/>
                <w:spacing w:val="-3"/>
                <w:sz w:val="18"/>
                <w:szCs w:val="18"/>
              </w:rPr>
              <w:t xml:space="preserve"> </w:t>
            </w:r>
            <w:r w:rsidRPr="007A7452">
              <w:rPr>
                <w:rFonts w:ascii="Times New Roman" w:hAnsi="Times New Roman"/>
                <w:color w:val="191919"/>
                <w:sz w:val="18"/>
                <w:szCs w:val="18"/>
              </w:rPr>
              <w:t>2101 Principles of</w:t>
            </w:r>
            <w:r w:rsidRPr="007A7452">
              <w:rPr>
                <w:rFonts w:ascii="Times New Roman" w:hAnsi="Times New Roman"/>
                <w:color w:val="191919"/>
                <w:spacing w:val="-10"/>
                <w:sz w:val="18"/>
                <w:szCs w:val="18"/>
              </w:rPr>
              <w:t xml:space="preserve"> </w:t>
            </w:r>
            <w:r w:rsidRPr="007A7452">
              <w:rPr>
                <w:rFonts w:ascii="Times New Roman" w:hAnsi="Times New Roman"/>
                <w:color w:val="191919"/>
                <w:sz w:val="18"/>
                <w:szCs w:val="18"/>
              </w:rPr>
              <w:t>Accounting I</w:t>
            </w:r>
          </w:p>
        </w:tc>
        <w:tc>
          <w:tcPr>
            <w:tcW w:w="188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042" w:right="686"/>
              <w:jc w:val="center"/>
              <w:rPr>
                <w:rFonts w:ascii="Times New Roman" w:hAnsi="Times New Roman"/>
                <w:sz w:val="24"/>
                <w:szCs w:val="24"/>
              </w:rPr>
            </w:pPr>
            <w:r w:rsidRPr="007A7452">
              <w:rPr>
                <w:rFonts w:ascii="Times New Roman" w:hAnsi="Times New Roman"/>
                <w:color w:val="191919"/>
                <w:sz w:val="18"/>
                <w:szCs w:val="18"/>
              </w:rPr>
              <w:t>3</w:t>
            </w:r>
          </w:p>
        </w:tc>
        <w:tc>
          <w:tcPr>
            <w:tcW w:w="851"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6"/>
        </w:trPr>
        <w:tc>
          <w:tcPr>
            <w:tcW w:w="6164"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ACCT</w:t>
            </w:r>
            <w:r w:rsidRPr="007A7452">
              <w:rPr>
                <w:rFonts w:ascii="Times New Roman" w:hAnsi="Times New Roman"/>
                <w:color w:val="191919"/>
                <w:spacing w:val="-3"/>
                <w:sz w:val="18"/>
                <w:szCs w:val="18"/>
              </w:rPr>
              <w:t xml:space="preserve"> </w:t>
            </w:r>
            <w:r w:rsidRPr="007A7452">
              <w:rPr>
                <w:rFonts w:ascii="Times New Roman" w:hAnsi="Times New Roman"/>
                <w:color w:val="191919"/>
                <w:sz w:val="18"/>
                <w:szCs w:val="18"/>
              </w:rPr>
              <w:t>2102 Principles of</w:t>
            </w:r>
            <w:r w:rsidRPr="007A7452">
              <w:rPr>
                <w:rFonts w:ascii="Times New Roman" w:hAnsi="Times New Roman"/>
                <w:color w:val="191919"/>
                <w:spacing w:val="-10"/>
                <w:sz w:val="18"/>
                <w:szCs w:val="18"/>
              </w:rPr>
              <w:t xml:space="preserve"> </w:t>
            </w:r>
            <w:r w:rsidRPr="007A7452">
              <w:rPr>
                <w:rFonts w:ascii="Times New Roman" w:hAnsi="Times New Roman"/>
                <w:color w:val="191919"/>
                <w:sz w:val="18"/>
                <w:szCs w:val="18"/>
              </w:rPr>
              <w:t>Accounting II</w:t>
            </w:r>
          </w:p>
        </w:tc>
        <w:tc>
          <w:tcPr>
            <w:tcW w:w="188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042" w:right="686"/>
              <w:jc w:val="center"/>
              <w:rPr>
                <w:rFonts w:ascii="Times New Roman" w:hAnsi="Times New Roman"/>
                <w:sz w:val="24"/>
                <w:szCs w:val="24"/>
              </w:rPr>
            </w:pPr>
            <w:r w:rsidRPr="007A7452">
              <w:rPr>
                <w:rFonts w:ascii="Times New Roman" w:hAnsi="Times New Roman"/>
                <w:color w:val="191919"/>
                <w:sz w:val="18"/>
                <w:szCs w:val="18"/>
              </w:rPr>
              <w:t>3</w:t>
            </w:r>
          </w:p>
        </w:tc>
        <w:tc>
          <w:tcPr>
            <w:tcW w:w="851"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6"/>
        </w:trPr>
        <w:tc>
          <w:tcPr>
            <w:tcW w:w="6164"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ECON 2105 Principles of Macroeconomics</w:t>
            </w:r>
          </w:p>
        </w:tc>
        <w:tc>
          <w:tcPr>
            <w:tcW w:w="188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042" w:right="686"/>
              <w:jc w:val="center"/>
              <w:rPr>
                <w:rFonts w:ascii="Times New Roman" w:hAnsi="Times New Roman"/>
                <w:sz w:val="24"/>
                <w:szCs w:val="24"/>
              </w:rPr>
            </w:pPr>
            <w:r w:rsidRPr="007A7452">
              <w:rPr>
                <w:rFonts w:ascii="Times New Roman" w:hAnsi="Times New Roman"/>
                <w:color w:val="191919"/>
                <w:sz w:val="18"/>
                <w:szCs w:val="18"/>
              </w:rPr>
              <w:t>3</w:t>
            </w:r>
          </w:p>
        </w:tc>
        <w:tc>
          <w:tcPr>
            <w:tcW w:w="851"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6"/>
        </w:trPr>
        <w:tc>
          <w:tcPr>
            <w:tcW w:w="6164"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BISE 2010 Fundamentals of Computer</w:t>
            </w:r>
            <w:r w:rsidRPr="007A7452">
              <w:rPr>
                <w:rFonts w:ascii="Times New Roman" w:hAnsi="Times New Roman"/>
                <w:color w:val="191919"/>
                <w:spacing w:val="-10"/>
                <w:sz w:val="18"/>
                <w:szCs w:val="18"/>
              </w:rPr>
              <w:t xml:space="preserve"> </w:t>
            </w:r>
            <w:r w:rsidRPr="007A7452">
              <w:rPr>
                <w:rFonts w:ascii="Times New Roman" w:hAnsi="Times New Roman"/>
                <w:color w:val="191919"/>
                <w:sz w:val="18"/>
                <w:szCs w:val="18"/>
              </w:rPr>
              <w:t>Applications</w:t>
            </w:r>
          </w:p>
        </w:tc>
        <w:tc>
          <w:tcPr>
            <w:tcW w:w="188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042" w:right="686"/>
              <w:jc w:val="center"/>
              <w:rPr>
                <w:rFonts w:ascii="Times New Roman" w:hAnsi="Times New Roman"/>
                <w:sz w:val="24"/>
                <w:szCs w:val="24"/>
              </w:rPr>
            </w:pPr>
            <w:r w:rsidRPr="007A7452">
              <w:rPr>
                <w:rFonts w:ascii="Times New Roman" w:hAnsi="Times New Roman"/>
                <w:color w:val="191919"/>
                <w:sz w:val="18"/>
                <w:szCs w:val="18"/>
              </w:rPr>
              <w:t>3</w:t>
            </w:r>
          </w:p>
        </w:tc>
        <w:tc>
          <w:tcPr>
            <w:tcW w:w="851"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6"/>
        </w:trPr>
        <w:tc>
          <w:tcPr>
            <w:tcW w:w="6164"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BISE 2040 Communication for Management</w:t>
            </w:r>
          </w:p>
        </w:tc>
        <w:tc>
          <w:tcPr>
            <w:tcW w:w="188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042" w:right="686"/>
              <w:jc w:val="center"/>
              <w:rPr>
                <w:rFonts w:ascii="Times New Roman" w:hAnsi="Times New Roman"/>
                <w:sz w:val="24"/>
                <w:szCs w:val="24"/>
              </w:rPr>
            </w:pPr>
            <w:r w:rsidRPr="007A7452">
              <w:rPr>
                <w:rFonts w:ascii="Times New Roman" w:hAnsi="Times New Roman"/>
                <w:color w:val="191919"/>
                <w:sz w:val="18"/>
                <w:szCs w:val="18"/>
              </w:rPr>
              <w:t>3</w:t>
            </w:r>
          </w:p>
        </w:tc>
        <w:tc>
          <w:tcPr>
            <w:tcW w:w="851"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6"/>
        </w:trPr>
        <w:tc>
          <w:tcPr>
            <w:tcW w:w="6164"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ECON 2106 Principles of Microeconomics</w:t>
            </w:r>
          </w:p>
        </w:tc>
        <w:tc>
          <w:tcPr>
            <w:tcW w:w="188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042" w:right="686"/>
              <w:jc w:val="center"/>
              <w:rPr>
                <w:rFonts w:ascii="Times New Roman" w:hAnsi="Times New Roman"/>
                <w:sz w:val="24"/>
                <w:szCs w:val="24"/>
              </w:rPr>
            </w:pPr>
            <w:r w:rsidRPr="007A7452">
              <w:rPr>
                <w:rFonts w:ascii="Times New Roman" w:hAnsi="Times New Roman"/>
                <w:color w:val="191919"/>
                <w:sz w:val="18"/>
                <w:szCs w:val="18"/>
              </w:rPr>
              <w:t>3</w:t>
            </w:r>
          </w:p>
        </w:tc>
        <w:tc>
          <w:tcPr>
            <w:tcW w:w="851"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6"/>
        </w:trPr>
        <w:tc>
          <w:tcPr>
            <w:tcW w:w="6164"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Area E Options Social Science</w:t>
            </w:r>
          </w:p>
        </w:tc>
        <w:tc>
          <w:tcPr>
            <w:tcW w:w="188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042" w:right="686"/>
              <w:jc w:val="center"/>
              <w:rPr>
                <w:rFonts w:ascii="Times New Roman" w:hAnsi="Times New Roman"/>
                <w:sz w:val="24"/>
                <w:szCs w:val="24"/>
              </w:rPr>
            </w:pPr>
            <w:r w:rsidRPr="007A7452">
              <w:rPr>
                <w:rFonts w:ascii="Times New Roman" w:hAnsi="Times New Roman"/>
                <w:color w:val="191919"/>
                <w:sz w:val="18"/>
                <w:szCs w:val="18"/>
              </w:rPr>
              <w:t>3</w:t>
            </w:r>
          </w:p>
        </w:tc>
        <w:tc>
          <w:tcPr>
            <w:tcW w:w="851"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right="13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214"/>
        </w:trPr>
        <w:tc>
          <w:tcPr>
            <w:tcW w:w="6164"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Above Core OPTION</w:t>
            </w:r>
          </w:p>
        </w:tc>
        <w:tc>
          <w:tcPr>
            <w:tcW w:w="188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042" w:right="687"/>
              <w:jc w:val="center"/>
              <w:rPr>
                <w:rFonts w:ascii="Times New Roman" w:hAnsi="Times New Roman"/>
                <w:sz w:val="24"/>
                <w:szCs w:val="24"/>
              </w:rPr>
            </w:pPr>
            <w:r w:rsidRPr="007A7452">
              <w:rPr>
                <w:rFonts w:ascii="Times New Roman" w:hAnsi="Times New Roman"/>
                <w:color w:val="191919"/>
                <w:sz w:val="18"/>
                <w:szCs w:val="18"/>
              </w:rPr>
              <w:t>1</w:t>
            </w:r>
          </w:p>
        </w:tc>
        <w:tc>
          <w:tcPr>
            <w:tcW w:w="851"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right="130"/>
              <w:jc w:val="right"/>
              <w:rPr>
                <w:rFonts w:ascii="Times New Roman" w:hAnsi="Times New Roman"/>
                <w:sz w:val="24"/>
                <w:szCs w:val="24"/>
              </w:rPr>
            </w:pPr>
            <w:r w:rsidRPr="007A7452">
              <w:rPr>
                <w:rFonts w:ascii="Times New Roman" w:hAnsi="Times New Roman"/>
                <w:color w:val="191919"/>
                <w:sz w:val="18"/>
                <w:szCs w:val="18"/>
              </w:rPr>
              <w:t>1</w:t>
            </w:r>
          </w:p>
        </w:tc>
      </w:tr>
      <w:tr w:rsidR="0038476F" w:rsidRPr="007A7452" w:rsidTr="00886238">
        <w:trPr>
          <w:trHeight w:hRule="exact" w:val="322"/>
        </w:trPr>
        <w:tc>
          <w:tcPr>
            <w:tcW w:w="6164" w:type="dxa"/>
            <w:tcBorders>
              <w:top w:val="nil"/>
              <w:left w:val="nil"/>
              <w:bottom w:val="nil"/>
              <w:right w:val="nil"/>
            </w:tcBorders>
          </w:tcPr>
          <w:p w:rsidR="0038476F" w:rsidRPr="007A7452" w:rsidRDefault="0038476F" w:rsidP="00886238">
            <w:pPr>
              <w:widowControl w:val="0"/>
              <w:autoSpaceDE w:val="0"/>
              <w:autoSpaceDN w:val="0"/>
              <w:adjustRightInd w:val="0"/>
              <w:spacing w:after="0" w:line="194" w:lineRule="exact"/>
              <w:ind w:left="40"/>
              <w:rPr>
                <w:rFonts w:ascii="Times New Roman" w:hAnsi="Times New Roman"/>
                <w:sz w:val="24"/>
                <w:szCs w:val="24"/>
              </w:rPr>
            </w:pPr>
            <w:r w:rsidRPr="007A7452">
              <w:rPr>
                <w:rFonts w:ascii="Times New Roman" w:hAnsi="Times New Roman"/>
                <w:b/>
                <w:bCs/>
                <w:color w:val="191919"/>
                <w:spacing w:val="-17"/>
                <w:sz w:val="18"/>
                <w:szCs w:val="18"/>
              </w:rPr>
              <w:t>T</w:t>
            </w:r>
            <w:r w:rsidRPr="007A7452">
              <w:rPr>
                <w:rFonts w:ascii="Times New Roman" w:hAnsi="Times New Roman"/>
                <w:b/>
                <w:bCs/>
                <w:color w:val="191919"/>
                <w:sz w:val="18"/>
                <w:szCs w:val="18"/>
              </w:rPr>
              <w:t>otal</w:t>
            </w:r>
          </w:p>
        </w:tc>
        <w:tc>
          <w:tcPr>
            <w:tcW w:w="1885" w:type="dxa"/>
            <w:tcBorders>
              <w:top w:val="nil"/>
              <w:left w:val="nil"/>
              <w:bottom w:val="nil"/>
              <w:right w:val="nil"/>
            </w:tcBorders>
          </w:tcPr>
          <w:p w:rsidR="0038476F" w:rsidRPr="007A7452" w:rsidRDefault="0038476F" w:rsidP="00886238">
            <w:pPr>
              <w:widowControl w:val="0"/>
              <w:autoSpaceDE w:val="0"/>
              <w:autoSpaceDN w:val="0"/>
              <w:adjustRightInd w:val="0"/>
              <w:spacing w:after="0" w:line="194" w:lineRule="exact"/>
              <w:ind w:left="1042" w:right="596"/>
              <w:jc w:val="center"/>
              <w:rPr>
                <w:rFonts w:ascii="Times New Roman" w:hAnsi="Times New Roman"/>
                <w:sz w:val="24"/>
                <w:szCs w:val="24"/>
              </w:rPr>
            </w:pPr>
            <w:r w:rsidRPr="007A7452">
              <w:rPr>
                <w:rFonts w:ascii="Times New Roman" w:hAnsi="Times New Roman"/>
                <w:b/>
                <w:bCs/>
                <w:color w:val="191919"/>
                <w:sz w:val="18"/>
                <w:szCs w:val="18"/>
              </w:rPr>
              <w:t>16</w:t>
            </w:r>
          </w:p>
        </w:tc>
        <w:tc>
          <w:tcPr>
            <w:tcW w:w="851" w:type="dxa"/>
            <w:tcBorders>
              <w:top w:val="nil"/>
              <w:left w:val="nil"/>
              <w:bottom w:val="nil"/>
              <w:right w:val="nil"/>
            </w:tcBorders>
          </w:tcPr>
          <w:p w:rsidR="0038476F" w:rsidRPr="007A7452" w:rsidRDefault="0038476F" w:rsidP="00886238">
            <w:pPr>
              <w:widowControl w:val="0"/>
              <w:autoSpaceDE w:val="0"/>
              <w:autoSpaceDN w:val="0"/>
              <w:adjustRightInd w:val="0"/>
              <w:spacing w:after="0" w:line="194" w:lineRule="exact"/>
              <w:ind w:right="40"/>
              <w:jc w:val="right"/>
              <w:rPr>
                <w:rFonts w:ascii="Times New Roman" w:hAnsi="Times New Roman"/>
                <w:sz w:val="24"/>
                <w:szCs w:val="24"/>
              </w:rPr>
            </w:pPr>
            <w:r w:rsidRPr="007A7452">
              <w:rPr>
                <w:rFonts w:ascii="Times New Roman" w:hAnsi="Times New Roman"/>
                <w:b/>
                <w:bCs/>
                <w:color w:val="191919"/>
                <w:sz w:val="18"/>
                <w:szCs w:val="18"/>
              </w:rPr>
              <w:t>16</w:t>
            </w:r>
          </w:p>
        </w:tc>
      </w:tr>
      <w:tr w:rsidR="0038476F" w:rsidRPr="007A7452" w:rsidTr="00886238">
        <w:trPr>
          <w:trHeight w:hRule="exact" w:val="326"/>
        </w:trPr>
        <w:tc>
          <w:tcPr>
            <w:tcW w:w="6164" w:type="dxa"/>
            <w:tcBorders>
              <w:top w:val="nil"/>
              <w:left w:val="nil"/>
              <w:bottom w:val="nil"/>
              <w:right w:val="nil"/>
            </w:tcBorders>
          </w:tcPr>
          <w:p w:rsidR="0038476F" w:rsidRPr="007A7452" w:rsidRDefault="0038476F" w:rsidP="00886238">
            <w:pPr>
              <w:widowControl w:val="0"/>
              <w:autoSpaceDE w:val="0"/>
              <w:autoSpaceDN w:val="0"/>
              <w:adjustRightInd w:val="0"/>
              <w:spacing w:before="96" w:after="0" w:line="240" w:lineRule="auto"/>
              <w:ind w:left="40"/>
              <w:rPr>
                <w:rFonts w:ascii="Times New Roman" w:hAnsi="Times New Roman"/>
                <w:sz w:val="24"/>
                <w:szCs w:val="24"/>
              </w:rPr>
            </w:pPr>
            <w:r w:rsidRPr="007A7452">
              <w:rPr>
                <w:rFonts w:ascii="Times New Roman" w:hAnsi="Times New Roman"/>
                <w:b/>
                <w:bCs/>
                <w:color w:val="191919"/>
                <w:sz w:val="18"/>
                <w:szCs w:val="18"/>
              </w:rPr>
              <w:t>Junior</w:t>
            </w:r>
            <w:r w:rsidRPr="007A7452">
              <w:rPr>
                <w:rFonts w:ascii="Times New Roman" w:hAnsi="Times New Roman"/>
                <w:b/>
                <w:bCs/>
                <w:color w:val="191919"/>
                <w:spacing w:val="-10"/>
                <w:sz w:val="18"/>
                <w:szCs w:val="18"/>
              </w:rPr>
              <w:t xml:space="preserve"> </w:t>
            </w:r>
            <w:r w:rsidRPr="007A7452">
              <w:rPr>
                <w:rFonts w:ascii="Times New Roman" w:hAnsi="Times New Roman"/>
                <w:b/>
                <w:bCs/>
                <w:color w:val="191919"/>
                <w:spacing w:val="-20"/>
                <w:sz w:val="18"/>
                <w:szCs w:val="18"/>
              </w:rPr>
              <w:t>Y</w:t>
            </w:r>
            <w:r w:rsidRPr="007A7452">
              <w:rPr>
                <w:rFonts w:ascii="Times New Roman" w:hAnsi="Times New Roman"/>
                <w:b/>
                <w:bCs/>
                <w:color w:val="191919"/>
                <w:sz w:val="18"/>
                <w:szCs w:val="18"/>
              </w:rPr>
              <w:t>ear</w:t>
            </w:r>
          </w:p>
        </w:tc>
        <w:tc>
          <w:tcPr>
            <w:tcW w:w="1885"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c>
          <w:tcPr>
            <w:tcW w:w="851"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8"/>
        </w:trPr>
        <w:tc>
          <w:tcPr>
            <w:tcW w:w="6164" w:type="dxa"/>
            <w:tcBorders>
              <w:top w:val="nil"/>
              <w:left w:val="nil"/>
              <w:bottom w:val="nil"/>
              <w:right w:val="nil"/>
            </w:tcBorders>
          </w:tcPr>
          <w:p w:rsidR="0038476F" w:rsidRPr="007A7452" w:rsidRDefault="0038476F" w:rsidP="00886238">
            <w:pPr>
              <w:widowControl w:val="0"/>
              <w:tabs>
                <w:tab w:val="left" w:pos="1100"/>
              </w:tabs>
              <w:autoSpaceDE w:val="0"/>
              <w:autoSpaceDN w:val="0"/>
              <w:adjustRightInd w:val="0"/>
              <w:spacing w:after="0" w:line="197" w:lineRule="exact"/>
              <w:ind w:left="40"/>
              <w:rPr>
                <w:rFonts w:ascii="Times New Roman" w:hAnsi="Times New Roman"/>
                <w:sz w:val="24"/>
                <w:szCs w:val="24"/>
              </w:rPr>
            </w:pPr>
            <w:r w:rsidRPr="007A7452">
              <w:rPr>
                <w:rFonts w:ascii="Times New Roman" w:hAnsi="Times New Roman"/>
                <w:color w:val="191919"/>
                <w:sz w:val="18"/>
                <w:szCs w:val="18"/>
              </w:rPr>
              <w:t>BUSA</w:t>
            </w:r>
            <w:r w:rsidRPr="007A7452">
              <w:rPr>
                <w:rFonts w:ascii="Times New Roman" w:hAnsi="Times New Roman"/>
                <w:color w:val="191919"/>
                <w:sz w:val="18"/>
                <w:szCs w:val="18"/>
              </w:rPr>
              <w:tab/>
              <w:t>3100  Business Internship I</w:t>
            </w:r>
          </w:p>
        </w:tc>
        <w:tc>
          <w:tcPr>
            <w:tcW w:w="1885" w:type="dxa"/>
            <w:tcBorders>
              <w:top w:val="nil"/>
              <w:left w:val="nil"/>
              <w:bottom w:val="nil"/>
              <w:right w:val="nil"/>
            </w:tcBorders>
          </w:tcPr>
          <w:p w:rsidR="0038476F" w:rsidRPr="007A7452" w:rsidRDefault="0038476F" w:rsidP="00886238">
            <w:pPr>
              <w:widowControl w:val="0"/>
              <w:autoSpaceDE w:val="0"/>
              <w:autoSpaceDN w:val="0"/>
              <w:adjustRightInd w:val="0"/>
              <w:spacing w:after="0" w:line="197" w:lineRule="exact"/>
              <w:ind w:left="1042" w:right="687"/>
              <w:jc w:val="center"/>
              <w:rPr>
                <w:rFonts w:ascii="Times New Roman" w:hAnsi="Times New Roman"/>
                <w:sz w:val="24"/>
                <w:szCs w:val="24"/>
              </w:rPr>
            </w:pPr>
            <w:r w:rsidRPr="007A7452">
              <w:rPr>
                <w:rFonts w:ascii="Times New Roman" w:hAnsi="Times New Roman"/>
                <w:color w:val="191919"/>
                <w:sz w:val="18"/>
                <w:szCs w:val="18"/>
              </w:rPr>
              <w:t>3</w:t>
            </w:r>
          </w:p>
        </w:tc>
        <w:tc>
          <w:tcPr>
            <w:tcW w:w="851"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6"/>
        </w:trPr>
        <w:tc>
          <w:tcPr>
            <w:tcW w:w="6164" w:type="dxa"/>
            <w:tcBorders>
              <w:top w:val="nil"/>
              <w:left w:val="nil"/>
              <w:bottom w:val="nil"/>
              <w:right w:val="nil"/>
            </w:tcBorders>
          </w:tcPr>
          <w:p w:rsidR="0038476F" w:rsidRPr="007A7452" w:rsidRDefault="0038476F" w:rsidP="00886238">
            <w:pPr>
              <w:widowControl w:val="0"/>
              <w:tabs>
                <w:tab w:val="left" w:pos="1120"/>
              </w:tabs>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BISE</w:t>
            </w:r>
            <w:r w:rsidRPr="007A7452">
              <w:rPr>
                <w:rFonts w:ascii="Times New Roman" w:hAnsi="Times New Roman"/>
                <w:color w:val="191919"/>
                <w:sz w:val="18"/>
                <w:szCs w:val="18"/>
              </w:rPr>
              <w:tab/>
              <w:t>3080 Introduction to Information Systems</w:t>
            </w:r>
          </w:p>
        </w:tc>
        <w:tc>
          <w:tcPr>
            <w:tcW w:w="188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042" w:right="686"/>
              <w:jc w:val="center"/>
              <w:rPr>
                <w:rFonts w:ascii="Times New Roman" w:hAnsi="Times New Roman"/>
                <w:sz w:val="24"/>
                <w:szCs w:val="24"/>
              </w:rPr>
            </w:pPr>
            <w:r w:rsidRPr="007A7452">
              <w:rPr>
                <w:rFonts w:ascii="Times New Roman" w:hAnsi="Times New Roman"/>
                <w:color w:val="191919"/>
                <w:sz w:val="18"/>
                <w:szCs w:val="18"/>
              </w:rPr>
              <w:t>3</w:t>
            </w:r>
          </w:p>
        </w:tc>
        <w:tc>
          <w:tcPr>
            <w:tcW w:w="851"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6"/>
        </w:trPr>
        <w:tc>
          <w:tcPr>
            <w:tcW w:w="6164" w:type="dxa"/>
            <w:tcBorders>
              <w:top w:val="nil"/>
              <w:left w:val="nil"/>
              <w:bottom w:val="nil"/>
              <w:right w:val="nil"/>
            </w:tcBorders>
          </w:tcPr>
          <w:p w:rsidR="0038476F" w:rsidRPr="007A7452" w:rsidRDefault="0038476F" w:rsidP="00886238">
            <w:pPr>
              <w:widowControl w:val="0"/>
              <w:tabs>
                <w:tab w:val="left" w:pos="1100"/>
              </w:tabs>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MKTG</w:t>
            </w:r>
            <w:r w:rsidRPr="007A7452">
              <w:rPr>
                <w:rFonts w:ascii="Times New Roman" w:hAnsi="Times New Roman"/>
                <w:color w:val="191919"/>
                <w:sz w:val="18"/>
                <w:szCs w:val="18"/>
              </w:rPr>
              <w:tab/>
              <w:t>3120 Principles of Marketing</w:t>
            </w:r>
          </w:p>
        </w:tc>
        <w:tc>
          <w:tcPr>
            <w:tcW w:w="188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042" w:right="686"/>
              <w:jc w:val="center"/>
              <w:rPr>
                <w:rFonts w:ascii="Times New Roman" w:hAnsi="Times New Roman"/>
                <w:sz w:val="24"/>
                <w:szCs w:val="24"/>
              </w:rPr>
            </w:pPr>
            <w:r w:rsidRPr="007A7452">
              <w:rPr>
                <w:rFonts w:ascii="Times New Roman" w:hAnsi="Times New Roman"/>
                <w:color w:val="191919"/>
                <w:sz w:val="18"/>
                <w:szCs w:val="18"/>
              </w:rPr>
              <w:t>3</w:t>
            </w:r>
          </w:p>
        </w:tc>
        <w:tc>
          <w:tcPr>
            <w:tcW w:w="851"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6"/>
        </w:trPr>
        <w:tc>
          <w:tcPr>
            <w:tcW w:w="6164" w:type="dxa"/>
            <w:tcBorders>
              <w:top w:val="nil"/>
              <w:left w:val="nil"/>
              <w:bottom w:val="nil"/>
              <w:right w:val="nil"/>
            </w:tcBorders>
          </w:tcPr>
          <w:p w:rsidR="0038476F" w:rsidRPr="007A7452" w:rsidRDefault="0038476F" w:rsidP="00886238">
            <w:pPr>
              <w:widowControl w:val="0"/>
              <w:tabs>
                <w:tab w:val="left" w:pos="1100"/>
              </w:tabs>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ECON</w:t>
            </w:r>
            <w:r w:rsidRPr="007A7452">
              <w:rPr>
                <w:rFonts w:ascii="Times New Roman" w:hAnsi="Times New Roman"/>
                <w:color w:val="191919"/>
                <w:sz w:val="18"/>
                <w:szCs w:val="18"/>
              </w:rPr>
              <w:tab/>
              <w:t>3205 Economic and Business Statistics</w:t>
            </w:r>
          </w:p>
        </w:tc>
        <w:tc>
          <w:tcPr>
            <w:tcW w:w="188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042" w:right="686"/>
              <w:jc w:val="center"/>
              <w:rPr>
                <w:rFonts w:ascii="Times New Roman" w:hAnsi="Times New Roman"/>
                <w:sz w:val="24"/>
                <w:szCs w:val="24"/>
              </w:rPr>
            </w:pPr>
            <w:r w:rsidRPr="007A7452">
              <w:rPr>
                <w:rFonts w:ascii="Times New Roman" w:hAnsi="Times New Roman"/>
                <w:color w:val="191919"/>
                <w:sz w:val="18"/>
                <w:szCs w:val="18"/>
              </w:rPr>
              <w:t>3</w:t>
            </w:r>
          </w:p>
        </w:tc>
        <w:tc>
          <w:tcPr>
            <w:tcW w:w="851"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6"/>
        </w:trPr>
        <w:tc>
          <w:tcPr>
            <w:tcW w:w="6164" w:type="dxa"/>
            <w:tcBorders>
              <w:top w:val="nil"/>
              <w:left w:val="nil"/>
              <w:bottom w:val="nil"/>
              <w:right w:val="nil"/>
            </w:tcBorders>
          </w:tcPr>
          <w:p w:rsidR="0038476F" w:rsidRPr="007A7452" w:rsidRDefault="0038476F" w:rsidP="00886238">
            <w:pPr>
              <w:widowControl w:val="0"/>
              <w:tabs>
                <w:tab w:val="left" w:pos="1100"/>
              </w:tabs>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FINC</w:t>
            </w:r>
            <w:r w:rsidRPr="007A7452">
              <w:rPr>
                <w:rFonts w:ascii="Times New Roman" w:hAnsi="Times New Roman"/>
                <w:color w:val="191919"/>
                <w:sz w:val="18"/>
                <w:szCs w:val="18"/>
              </w:rPr>
              <w:tab/>
              <w:t>3105 Foundations of Financial Management</w:t>
            </w:r>
          </w:p>
        </w:tc>
        <w:tc>
          <w:tcPr>
            <w:tcW w:w="188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042" w:right="686"/>
              <w:jc w:val="center"/>
              <w:rPr>
                <w:rFonts w:ascii="Times New Roman" w:hAnsi="Times New Roman"/>
                <w:sz w:val="24"/>
                <w:szCs w:val="24"/>
              </w:rPr>
            </w:pPr>
            <w:r w:rsidRPr="007A7452">
              <w:rPr>
                <w:rFonts w:ascii="Times New Roman" w:hAnsi="Times New Roman"/>
                <w:color w:val="191919"/>
                <w:sz w:val="18"/>
                <w:szCs w:val="18"/>
              </w:rPr>
              <w:t>3</w:t>
            </w:r>
          </w:p>
        </w:tc>
        <w:tc>
          <w:tcPr>
            <w:tcW w:w="851"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6"/>
        </w:trPr>
        <w:tc>
          <w:tcPr>
            <w:tcW w:w="6164" w:type="dxa"/>
            <w:tcBorders>
              <w:top w:val="nil"/>
              <w:left w:val="nil"/>
              <w:bottom w:val="nil"/>
              <w:right w:val="nil"/>
            </w:tcBorders>
          </w:tcPr>
          <w:p w:rsidR="0038476F" w:rsidRPr="007A7452" w:rsidRDefault="0038476F" w:rsidP="00886238">
            <w:pPr>
              <w:widowControl w:val="0"/>
              <w:tabs>
                <w:tab w:val="left" w:pos="1100"/>
              </w:tabs>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MGMT</w:t>
            </w:r>
            <w:r w:rsidRPr="007A7452">
              <w:rPr>
                <w:rFonts w:ascii="Times New Roman" w:hAnsi="Times New Roman"/>
                <w:color w:val="191919"/>
                <w:sz w:val="18"/>
                <w:szCs w:val="18"/>
              </w:rPr>
              <w:tab/>
              <w:t>3105 Legal Environment of Business</w:t>
            </w:r>
          </w:p>
        </w:tc>
        <w:tc>
          <w:tcPr>
            <w:tcW w:w="188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042" w:right="686"/>
              <w:jc w:val="center"/>
              <w:rPr>
                <w:rFonts w:ascii="Times New Roman" w:hAnsi="Times New Roman"/>
                <w:sz w:val="24"/>
                <w:szCs w:val="24"/>
              </w:rPr>
            </w:pPr>
            <w:r w:rsidRPr="007A7452">
              <w:rPr>
                <w:rFonts w:ascii="Times New Roman" w:hAnsi="Times New Roman"/>
                <w:color w:val="191919"/>
                <w:sz w:val="18"/>
                <w:szCs w:val="18"/>
              </w:rPr>
              <w:t>3</w:t>
            </w:r>
          </w:p>
        </w:tc>
        <w:tc>
          <w:tcPr>
            <w:tcW w:w="851"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6"/>
        </w:trPr>
        <w:tc>
          <w:tcPr>
            <w:tcW w:w="6164" w:type="dxa"/>
            <w:tcBorders>
              <w:top w:val="nil"/>
              <w:left w:val="nil"/>
              <w:bottom w:val="nil"/>
              <w:right w:val="nil"/>
            </w:tcBorders>
          </w:tcPr>
          <w:p w:rsidR="0038476F" w:rsidRPr="007A7452" w:rsidRDefault="0038476F" w:rsidP="00886238">
            <w:pPr>
              <w:widowControl w:val="0"/>
              <w:tabs>
                <w:tab w:val="left" w:pos="1100"/>
              </w:tabs>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MGMT</w:t>
            </w:r>
            <w:r w:rsidRPr="007A7452">
              <w:rPr>
                <w:rFonts w:ascii="Times New Roman" w:hAnsi="Times New Roman"/>
                <w:color w:val="191919"/>
                <w:sz w:val="18"/>
                <w:szCs w:val="18"/>
              </w:rPr>
              <w:tab/>
              <w:t>3106 Management Science/Operations Mgt.</w:t>
            </w:r>
          </w:p>
        </w:tc>
        <w:tc>
          <w:tcPr>
            <w:tcW w:w="188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042" w:right="686"/>
              <w:jc w:val="center"/>
              <w:rPr>
                <w:rFonts w:ascii="Times New Roman" w:hAnsi="Times New Roman"/>
                <w:sz w:val="24"/>
                <w:szCs w:val="24"/>
              </w:rPr>
            </w:pPr>
            <w:r w:rsidRPr="007A7452">
              <w:rPr>
                <w:rFonts w:ascii="Times New Roman" w:hAnsi="Times New Roman"/>
                <w:color w:val="191919"/>
                <w:sz w:val="18"/>
                <w:szCs w:val="18"/>
              </w:rPr>
              <w:t>3</w:t>
            </w:r>
          </w:p>
        </w:tc>
        <w:tc>
          <w:tcPr>
            <w:tcW w:w="851"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6"/>
        </w:trPr>
        <w:tc>
          <w:tcPr>
            <w:tcW w:w="6164" w:type="dxa"/>
            <w:tcBorders>
              <w:top w:val="nil"/>
              <w:left w:val="nil"/>
              <w:bottom w:val="nil"/>
              <w:right w:val="nil"/>
            </w:tcBorders>
          </w:tcPr>
          <w:p w:rsidR="0038476F" w:rsidRPr="007A7452" w:rsidRDefault="0038476F" w:rsidP="00886238">
            <w:pPr>
              <w:widowControl w:val="0"/>
              <w:tabs>
                <w:tab w:val="left" w:pos="1100"/>
              </w:tabs>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MGMT</w:t>
            </w:r>
            <w:r w:rsidRPr="007A7452">
              <w:rPr>
                <w:rFonts w:ascii="Times New Roman" w:hAnsi="Times New Roman"/>
                <w:color w:val="191919"/>
                <w:sz w:val="18"/>
                <w:szCs w:val="18"/>
              </w:rPr>
              <w:tab/>
              <w:t>4205 Management Information Systems</w:t>
            </w:r>
          </w:p>
        </w:tc>
        <w:tc>
          <w:tcPr>
            <w:tcW w:w="188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042" w:right="686"/>
              <w:jc w:val="center"/>
              <w:rPr>
                <w:rFonts w:ascii="Times New Roman" w:hAnsi="Times New Roman"/>
                <w:sz w:val="24"/>
                <w:szCs w:val="24"/>
              </w:rPr>
            </w:pPr>
            <w:r w:rsidRPr="007A7452">
              <w:rPr>
                <w:rFonts w:ascii="Times New Roman" w:hAnsi="Times New Roman"/>
                <w:color w:val="191919"/>
                <w:sz w:val="18"/>
                <w:szCs w:val="18"/>
              </w:rPr>
              <w:t>3</w:t>
            </w:r>
          </w:p>
        </w:tc>
        <w:tc>
          <w:tcPr>
            <w:tcW w:w="851"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6"/>
        </w:trPr>
        <w:tc>
          <w:tcPr>
            <w:tcW w:w="6164" w:type="dxa"/>
            <w:tcBorders>
              <w:top w:val="nil"/>
              <w:left w:val="nil"/>
              <w:bottom w:val="nil"/>
              <w:right w:val="nil"/>
            </w:tcBorders>
          </w:tcPr>
          <w:p w:rsidR="0038476F" w:rsidRPr="007A7452" w:rsidRDefault="0038476F" w:rsidP="00886238">
            <w:pPr>
              <w:widowControl w:val="0"/>
              <w:tabs>
                <w:tab w:val="left" w:pos="1100"/>
              </w:tabs>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MGMT</w:t>
            </w:r>
            <w:r w:rsidRPr="007A7452">
              <w:rPr>
                <w:rFonts w:ascii="Times New Roman" w:hAnsi="Times New Roman"/>
                <w:color w:val="191919"/>
                <w:sz w:val="18"/>
                <w:szCs w:val="18"/>
              </w:rPr>
              <w:tab/>
              <w:t>4125 Human Resource Mgt.</w:t>
            </w:r>
          </w:p>
        </w:tc>
        <w:tc>
          <w:tcPr>
            <w:tcW w:w="188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042" w:right="686"/>
              <w:jc w:val="center"/>
              <w:rPr>
                <w:rFonts w:ascii="Times New Roman" w:hAnsi="Times New Roman"/>
                <w:sz w:val="24"/>
                <w:szCs w:val="24"/>
              </w:rPr>
            </w:pPr>
            <w:r w:rsidRPr="007A7452">
              <w:rPr>
                <w:rFonts w:ascii="Times New Roman" w:hAnsi="Times New Roman"/>
                <w:color w:val="191919"/>
                <w:sz w:val="18"/>
                <w:szCs w:val="18"/>
              </w:rPr>
              <w:t>3</w:t>
            </w:r>
          </w:p>
        </w:tc>
        <w:tc>
          <w:tcPr>
            <w:tcW w:w="851"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6"/>
        </w:trPr>
        <w:tc>
          <w:tcPr>
            <w:tcW w:w="6164" w:type="dxa"/>
            <w:tcBorders>
              <w:top w:val="nil"/>
              <w:left w:val="nil"/>
              <w:bottom w:val="nil"/>
              <w:right w:val="nil"/>
            </w:tcBorders>
          </w:tcPr>
          <w:p w:rsidR="0038476F" w:rsidRPr="007A7452" w:rsidRDefault="0038476F" w:rsidP="00886238">
            <w:pPr>
              <w:widowControl w:val="0"/>
              <w:tabs>
                <w:tab w:val="left" w:pos="1100"/>
              </w:tabs>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BUSA</w:t>
            </w:r>
            <w:r w:rsidRPr="007A7452">
              <w:rPr>
                <w:rFonts w:ascii="Times New Roman" w:hAnsi="Times New Roman"/>
                <w:color w:val="191919"/>
                <w:sz w:val="18"/>
                <w:szCs w:val="18"/>
              </w:rPr>
              <w:tab/>
              <w:t>4105 International Business</w:t>
            </w:r>
          </w:p>
        </w:tc>
        <w:tc>
          <w:tcPr>
            <w:tcW w:w="188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042" w:right="686"/>
              <w:jc w:val="center"/>
              <w:rPr>
                <w:rFonts w:ascii="Times New Roman" w:hAnsi="Times New Roman"/>
                <w:sz w:val="24"/>
                <w:szCs w:val="24"/>
              </w:rPr>
            </w:pPr>
            <w:r w:rsidRPr="007A7452">
              <w:rPr>
                <w:rFonts w:ascii="Times New Roman" w:hAnsi="Times New Roman"/>
                <w:color w:val="191919"/>
                <w:sz w:val="18"/>
                <w:szCs w:val="18"/>
              </w:rPr>
              <w:t>3</w:t>
            </w:r>
          </w:p>
        </w:tc>
        <w:tc>
          <w:tcPr>
            <w:tcW w:w="851"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4"/>
        </w:trPr>
        <w:tc>
          <w:tcPr>
            <w:tcW w:w="6164"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Area E: Options</w:t>
            </w:r>
          </w:p>
        </w:tc>
        <w:tc>
          <w:tcPr>
            <w:tcW w:w="188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042" w:right="686"/>
              <w:jc w:val="center"/>
              <w:rPr>
                <w:rFonts w:ascii="Times New Roman" w:hAnsi="Times New Roman"/>
                <w:sz w:val="24"/>
                <w:szCs w:val="24"/>
              </w:rPr>
            </w:pPr>
            <w:r w:rsidRPr="007A7452">
              <w:rPr>
                <w:rFonts w:ascii="Times New Roman" w:hAnsi="Times New Roman"/>
                <w:color w:val="191919"/>
                <w:sz w:val="18"/>
                <w:szCs w:val="18"/>
              </w:rPr>
              <w:t>3</w:t>
            </w:r>
          </w:p>
        </w:tc>
        <w:tc>
          <w:tcPr>
            <w:tcW w:w="851"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322"/>
        </w:trPr>
        <w:tc>
          <w:tcPr>
            <w:tcW w:w="6164" w:type="dxa"/>
            <w:tcBorders>
              <w:top w:val="nil"/>
              <w:left w:val="nil"/>
              <w:bottom w:val="nil"/>
              <w:right w:val="nil"/>
            </w:tcBorders>
          </w:tcPr>
          <w:p w:rsidR="0038476F" w:rsidRPr="007A7452" w:rsidRDefault="0038476F" w:rsidP="00886238">
            <w:pPr>
              <w:widowControl w:val="0"/>
              <w:autoSpaceDE w:val="0"/>
              <w:autoSpaceDN w:val="0"/>
              <w:adjustRightInd w:val="0"/>
              <w:spacing w:after="0" w:line="194" w:lineRule="exact"/>
              <w:ind w:left="40"/>
              <w:rPr>
                <w:rFonts w:ascii="Times New Roman" w:hAnsi="Times New Roman"/>
                <w:sz w:val="24"/>
                <w:szCs w:val="24"/>
              </w:rPr>
            </w:pPr>
            <w:r w:rsidRPr="007A7452">
              <w:rPr>
                <w:rFonts w:ascii="Times New Roman" w:hAnsi="Times New Roman"/>
                <w:b/>
                <w:bCs/>
                <w:color w:val="191919"/>
                <w:spacing w:val="-17"/>
                <w:sz w:val="18"/>
                <w:szCs w:val="18"/>
              </w:rPr>
              <w:t>T</w:t>
            </w:r>
            <w:r w:rsidRPr="007A7452">
              <w:rPr>
                <w:rFonts w:ascii="Times New Roman" w:hAnsi="Times New Roman"/>
                <w:b/>
                <w:bCs/>
                <w:color w:val="191919"/>
                <w:sz w:val="18"/>
                <w:szCs w:val="18"/>
              </w:rPr>
              <w:t>otal</w:t>
            </w:r>
          </w:p>
        </w:tc>
        <w:tc>
          <w:tcPr>
            <w:tcW w:w="1885" w:type="dxa"/>
            <w:tcBorders>
              <w:top w:val="nil"/>
              <w:left w:val="nil"/>
              <w:bottom w:val="nil"/>
              <w:right w:val="nil"/>
            </w:tcBorders>
          </w:tcPr>
          <w:p w:rsidR="0038476F" w:rsidRPr="007A7452" w:rsidRDefault="0038476F" w:rsidP="00886238">
            <w:pPr>
              <w:widowControl w:val="0"/>
              <w:autoSpaceDE w:val="0"/>
              <w:autoSpaceDN w:val="0"/>
              <w:adjustRightInd w:val="0"/>
              <w:spacing w:after="0" w:line="194" w:lineRule="exact"/>
              <w:ind w:left="1042" w:right="596"/>
              <w:jc w:val="center"/>
              <w:rPr>
                <w:rFonts w:ascii="Times New Roman" w:hAnsi="Times New Roman"/>
                <w:sz w:val="24"/>
                <w:szCs w:val="24"/>
              </w:rPr>
            </w:pPr>
            <w:r w:rsidRPr="007A7452">
              <w:rPr>
                <w:rFonts w:ascii="Times New Roman" w:hAnsi="Times New Roman"/>
                <w:b/>
                <w:bCs/>
                <w:color w:val="191919"/>
                <w:sz w:val="18"/>
                <w:szCs w:val="18"/>
              </w:rPr>
              <w:t>18</w:t>
            </w:r>
          </w:p>
        </w:tc>
        <w:tc>
          <w:tcPr>
            <w:tcW w:w="851" w:type="dxa"/>
            <w:tcBorders>
              <w:top w:val="nil"/>
              <w:left w:val="nil"/>
              <w:bottom w:val="nil"/>
              <w:right w:val="nil"/>
            </w:tcBorders>
          </w:tcPr>
          <w:p w:rsidR="0038476F" w:rsidRPr="007A7452" w:rsidRDefault="0038476F" w:rsidP="00886238">
            <w:pPr>
              <w:widowControl w:val="0"/>
              <w:autoSpaceDE w:val="0"/>
              <w:autoSpaceDN w:val="0"/>
              <w:adjustRightInd w:val="0"/>
              <w:spacing w:after="0" w:line="194" w:lineRule="exact"/>
              <w:ind w:right="40"/>
              <w:jc w:val="right"/>
              <w:rPr>
                <w:rFonts w:ascii="Times New Roman" w:hAnsi="Times New Roman"/>
                <w:sz w:val="24"/>
                <w:szCs w:val="24"/>
              </w:rPr>
            </w:pPr>
            <w:r w:rsidRPr="007A7452">
              <w:rPr>
                <w:rFonts w:ascii="Times New Roman" w:hAnsi="Times New Roman"/>
                <w:b/>
                <w:bCs/>
                <w:color w:val="191919"/>
                <w:sz w:val="18"/>
                <w:szCs w:val="18"/>
              </w:rPr>
              <w:t>15</w:t>
            </w:r>
          </w:p>
        </w:tc>
      </w:tr>
      <w:tr w:rsidR="0038476F" w:rsidRPr="007A7452" w:rsidTr="00886238">
        <w:trPr>
          <w:trHeight w:hRule="exact" w:val="326"/>
        </w:trPr>
        <w:tc>
          <w:tcPr>
            <w:tcW w:w="6164" w:type="dxa"/>
            <w:tcBorders>
              <w:top w:val="nil"/>
              <w:left w:val="nil"/>
              <w:bottom w:val="nil"/>
              <w:right w:val="nil"/>
            </w:tcBorders>
          </w:tcPr>
          <w:p w:rsidR="0038476F" w:rsidRPr="007A7452" w:rsidRDefault="0038476F" w:rsidP="00886238">
            <w:pPr>
              <w:widowControl w:val="0"/>
              <w:autoSpaceDE w:val="0"/>
              <w:autoSpaceDN w:val="0"/>
              <w:adjustRightInd w:val="0"/>
              <w:spacing w:before="96" w:after="0" w:line="240" w:lineRule="auto"/>
              <w:ind w:left="40"/>
              <w:rPr>
                <w:rFonts w:ascii="Times New Roman" w:hAnsi="Times New Roman"/>
                <w:sz w:val="24"/>
                <w:szCs w:val="24"/>
              </w:rPr>
            </w:pPr>
            <w:r w:rsidRPr="007A7452">
              <w:rPr>
                <w:rFonts w:ascii="Times New Roman" w:hAnsi="Times New Roman"/>
                <w:b/>
                <w:bCs/>
                <w:color w:val="191919"/>
                <w:sz w:val="18"/>
                <w:szCs w:val="18"/>
              </w:rPr>
              <w:t>Senior</w:t>
            </w:r>
            <w:r w:rsidRPr="007A7452">
              <w:rPr>
                <w:rFonts w:ascii="Times New Roman" w:hAnsi="Times New Roman"/>
                <w:b/>
                <w:bCs/>
                <w:color w:val="191919"/>
                <w:spacing w:val="-10"/>
                <w:sz w:val="18"/>
                <w:szCs w:val="18"/>
              </w:rPr>
              <w:t xml:space="preserve"> </w:t>
            </w:r>
            <w:r w:rsidRPr="007A7452">
              <w:rPr>
                <w:rFonts w:ascii="Times New Roman" w:hAnsi="Times New Roman"/>
                <w:b/>
                <w:bCs/>
                <w:color w:val="191919"/>
                <w:spacing w:val="-20"/>
                <w:sz w:val="18"/>
                <w:szCs w:val="18"/>
              </w:rPr>
              <w:t>Y</w:t>
            </w:r>
            <w:r w:rsidRPr="007A7452">
              <w:rPr>
                <w:rFonts w:ascii="Times New Roman" w:hAnsi="Times New Roman"/>
                <w:b/>
                <w:bCs/>
                <w:color w:val="191919"/>
                <w:sz w:val="18"/>
                <w:szCs w:val="18"/>
              </w:rPr>
              <w:t>ear</w:t>
            </w:r>
          </w:p>
        </w:tc>
        <w:tc>
          <w:tcPr>
            <w:tcW w:w="1885"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c>
          <w:tcPr>
            <w:tcW w:w="851"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8"/>
        </w:trPr>
        <w:tc>
          <w:tcPr>
            <w:tcW w:w="6164" w:type="dxa"/>
            <w:tcBorders>
              <w:top w:val="nil"/>
              <w:left w:val="nil"/>
              <w:bottom w:val="nil"/>
              <w:right w:val="nil"/>
            </w:tcBorders>
          </w:tcPr>
          <w:p w:rsidR="0038476F" w:rsidRPr="007A7452" w:rsidRDefault="0038476F" w:rsidP="00886238">
            <w:pPr>
              <w:widowControl w:val="0"/>
              <w:tabs>
                <w:tab w:val="left" w:pos="1100"/>
                <w:tab w:val="left" w:pos="2180"/>
              </w:tabs>
              <w:autoSpaceDE w:val="0"/>
              <w:autoSpaceDN w:val="0"/>
              <w:adjustRightInd w:val="0"/>
              <w:spacing w:after="0" w:line="197" w:lineRule="exact"/>
              <w:ind w:left="40"/>
              <w:rPr>
                <w:rFonts w:ascii="Times New Roman" w:hAnsi="Times New Roman"/>
                <w:sz w:val="24"/>
                <w:szCs w:val="24"/>
              </w:rPr>
            </w:pPr>
            <w:r w:rsidRPr="007A7452">
              <w:rPr>
                <w:rFonts w:ascii="Times New Roman" w:hAnsi="Times New Roman"/>
                <w:color w:val="191919"/>
                <w:sz w:val="18"/>
                <w:szCs w:val="18"/>
              </w:rPr>
              <w:t>MGMT</w:t>
            </w:r>
            <w:r w:rsidRPr="007A7452">
              <w:rPr>
                <w:rFonts w:ascii="Times New Roman" w:hAnsi="Times New Roman"/>
                <w:color w:val="191919"/>
                <w:sz w:val="18"/>
                <w:szCs w:val="18"/>
              </w:rPr>
              <w:tab/>
              <w:t>4</w:t>
            </w:r>
            <w:r w:rsidRPr="007A7452">
              <w:rPr>
                <w:rFonts w:ascii="Times New Roman" w:hAnsi="Times New Roman"/>
                <w:color w:val="191919"/>
                <w:spacing w:val="-7"/>
                <w:sz w:val="18"/>
                <w:szCs w:val="18"/>
              </w:rPr>
              <w:t>1</w:t>
            </w:r>
            <w:r w:rsidRPr="007A7452">
              <w:rPr>
                <w:rFonts w:ascii="Times New Roman" w:hAnsi="Times New Roman"/>
                <w:color w:val="191919"/>
                <w:sz w:val="18"/>
                <w:szCs w:val="18"/>
              </w:rPr>
              <w:t>10</w:t>
            </w:r>
            <w:r w:rsidRPr="007A7452">
              <w:rPr>
                <w:rFonts w:ascii="Times New Roman" w:hAnsi="Times New Roman"/>
                <w:color w:val="191919"/>
                <w:sz w:val="18"/>
                <w:szCs w:val="18"/>
              </w:rPr>
              <w:tab/>
              <w:t>O</w:t>
            </w:r>
            <w:r w:rsidRPr="007A7452">
              <w:rPr>
                <w:rFonts w:ascii="Times New Roman" w:hAnsi="Times New Roman"/>
                <w:color w:val="191919"/>
                <w:spacing w:val="-3"/>
                <w:sz w:val="18"/>
                <w:szCs w:val="18"/>
              </w:rPr>
              <w:t>r</w:t>
            </w:r>
            <w:r w:rsidRPr="007A7452">
              <w:rPr>
                <w:rFonts w:ascii="Times New Roman" w:hAnsi="Times New Roman"/>
                <w:color w:val="191919"/>
                <w:sz w:val="18"/>
                <w:szCs w:val="18"/>
              </w:rPr>
              <w:t>ganizational Behavior</w:t>
            </w:r>
          </w:p>
        </w:tc>
        <w:tc>
          <w:tcPr>
            <w:tcW w:w="1885" w:type="dxa"/>
            <w:tcBorders>
              <w:top w:val="nil"/>
              <w:left w:val="nil"/>
              <w:bottom w:val="nil"/>
              <w:right w:val="nil"/>
            </w:tcBorders>
          </w:tcPr>
          <w:p w:rsidR="0038476F" w:rsidRPr="007A7452" w:rsidRDefault="0038476F" w:rsidP="00886238">
            <w:pPr>
              <w:widowControl w:val="0"/>
              <w:autoSpaceDE w:val="0"/>
              <w:autoSpaceDN w:val="0"/>
              <w:adjustRightInd w:val="0"/>
              <w:spacing w:after="0" w:line="197" w:lineRule="exact"/>
              <w:ind w:left="1042" w:right="686"/>
              <w:jc w:val="center"/>
              <w:rPr>
                <w:rFonts w:ascii="Times New Roman" w:hAnsi="Times New Roman"/>
                <w:sz w:val="24"/>
                <w:szCs w:val="24"/>
              </w:rPr>
            </w:pPr>
            <w:r w:rsidRPr="007A7452">
              <w:rPr>
                <w:rFonts w:ascii="Times New Roman" w:hAnsi="Times New Roman"/>
                <w:color w:val="191919"/>
                <w:sz w:val="18"/>
                <w:szCs w:val="18"/>
              </w:rPr>
              <w:t>3</w:t>
            </w:r>
          </w:p>
        </w:tc>
        <w:tc>
          <w:tcPr>
            <w:tcW w:w="851"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6"/>
        </w:trPr>
        <w:tc>
          <w:tcPr>
            <w:tcW w:w="6164" w:type="dxa"/>
            <w:tcBorders>
              <w:top w:val="nil"/>
              <w:left w:val="nil"/>
              <w:bottom w:val="nil"/>
              <w:right w:val="nil"/>
            </w:tcBorders>
          </w:tcPr>
          <w:p w:rsidR="0038476F" w:rsidRPr="007A7452" w:rsidRDefault="0038476F" w:rsidP="00886238">
            <w:pPr>
              <w:widowControl w:val="0"/>
              <w:tabs>
                <w:tab w:val="left" w:pos="1100"/>
                <w:tab w:val="left" w:pos="2180"/>
              </w:tabs>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MGMT</w:t>
            </w:r>
            <w:r w:rsidRPr="007A7452">
              <w:rPr>
                <w:rFonts w:ascii="Times New Roman" w:hAnsi="Times New Roman"/>
                <w:color w:val="191919"/>
                <w:sz w:val="18"/>
                <w:szCs w:val="18"/>
              </w:rPr>
              <w:tab/>
              <w:t>4199</w:t>
            </w:r>
            <w:r w:rsidRPr="007A7452">
              <w:rPr>
                <w:rFonts w:ascii="Times New Roman" w:hAnsi="Times New Roman"/>
                <w:color w:val="191919"/>
                <w:sz w:val="18"/>
                <w:szCs w:val="18"/>
              </w:rPr>
              <w:tab/>
              <w:t>Business Policy</w:t>
            </w:r>
          </w:p>
        </w:tc>
        <w:tc>
          <w:tcPr>
            <w:tcW w:w="188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042" w:right="686"/>
              <w:jc w:val="center"/>
              <w:rPr>
                <w:rFonts w:ascii="Times New Roman" w:hAnsi="Times New Roman"/>
                <w:sz w:val="24"/>
                <w:szCs w:val="24"/>
              </w:rPr>
            </w:pPr>
            <w:r w:rsidRPr="007A7452">
              <w:rPr>
                <w:rFonts w:ascii="Times New Roman" w:hAnsi="Times New Roman"/>
                <w:color w:val="191919"/>
                <w:sz w:val="18"/>
                <w:szCs w:val="18"/>
              </w:rPr>
              <w:t>3</w:t>
            </w:r>
          </w:p>
        </w:tc>
        <w:tc>
          <w:tcPr>
            <w:tcW w:w="851"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6"/>
        </w:trPr>
        <w:tc>
          <w:tcPr>
            <w:tcW w:w="6164" w:type="dxa"/>
            <w:tcBorders>
              <w:top w:val="nil"/>
              <w:left w:val="nil"/>
              <w:bottom w:val="nil"/>
              <w:right w:val="nil"/>
            </w:tcBorders>
          </w:tcPr>
          <w:p w:rsidR="0038476F" w:rsidRPr="007A7452" w:rsidRDefault="0038476F" w:rsidP="00886238">
            <w:pPr>
              <w:widowControl w:val="0"/>
              <w:tabs>
                <w:tab w:val="left" w:pos="1120"/>
                <w:tab w:val="left" w:pos="2200"/>
              </w:tabs>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BISE</w:t>
            </w:r>
            <w:r w:rsidRPr="007A7452">
              <w:rPr>
                <w:rFonts w:ascii="Times New Roman" w:hAnsi="Times New Roman"/>
                <w:color w:val="191919"/>
                <w:sz w:val="18"/>
                <w:szCs w:val="18"/>
              </w:rPr>
              <w:tab/>
              <w:t>3100</w:t>
            </w:r>
            <w:r w:rsidRPr="007A7452">
              <w:rPr>
                <w:rFonts w:ascii="Times New Roman" w:hAnsi="Times New Roman"/>
                <w:color w:val="191919"/>
                <w:sz w:val="18"/>
                <w:szCs w:val="18"/>
              </w:rPr>
              <w:tab/>
              <w:t>Information Resource Management</w:t>
            </w:r>
          </w:p>
        </w:tc>
        <w:tc>
          <w:tcPr>
            <w:tcW w:w="188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042" w:right="686"/>
              <w:jc w:val="center"/>
              <w:rPr>
                <w:rFonts w:ascii="Times New Roman" w:hAnsi="Times New Roman"/>
                <w:sz w:val="24"/>
                <w:szCs w:val="24"/>
              </w:rPr>
            </w:pPr>
            <w:r w:rsidRPr="007A7452">
              <w:rPr>
                <w:rFonts w:ascii="Times New Roman" w:hAnsi="Times New Roman"/>
                <w:color w:val="191919"/>
                <w:sz w:val="18"/>
                <w:szCs w:val="18"/>
              </w:rPr>
              <w:t>3</w:t>
            </w:r>
          </w:p>
        </w:tc>
        <w:tc>
          <w:tcPr>
            <w:tcW w:w="851"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6"/>
        </w:trPr>
        <w:tc>
          <w:tcPr>
            <w:tcW w:w="6164" w:type="dxa"/>
            <w:tcBorders>
              <w:top w:val="nil"/>
              <w:left w:val="nil"/>
              <w:bottom w:val="nil"/>
              <w:right w:val="nil"/>
            </w:tcBorders>
          </w:tcPr>
          <w:p w:rsidR="0038476F" w:rsidRPr="007A7452" w:rsidRDefault="0038476F" w:rsidP="00886238">
            <w:pPr>
              <w:widowControl w:val="0"/>
              <w:tabs>
                <w:tab w:val="left" w:pos="1120"/>
                <w:tab w:val="left" w:pos="2200"/>
              </w:tabs>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BISE</w:t>
            </w:r>
            <w:r w:rsidRPr="007A7452">
              <w:rPr>
                <w:rFonts w:ascii="Times New Roman" w:hAnsi="Times New Roman"/>
                <w:color w:val="191919"/>
                <w:sz w:val="18"/>
                <w:szCs w:val="18"/>
              </w:rPr>
              <w:tab/>
              <w:t>3200</w:t>
            </w:r>
            <w:r w:rsidRPr="007A7452">
              <w:rPr>
                <w:rFonts w:ascii="Times New Roman" w:hAnsi="Times New Roman"/>
                <w:color w:val="191919"/>
                <w:sz w:val="18"/>
                <w:szCs w:val="18"/>
              </w:rPr>
              <w:tab/>
              <w:t>End-User Computer Development</w:t>
            </w:r>
          </w:p>
        </w:tc>
        <w:tc>
          <w:tcPr>
            <w:tcW w:w="188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042" w:right="686"/>
              <w:jc w:val="center"/>
              <w:rPr>
                <w:rFonts w:ascii="Times New Roman" w:hAnsi="Times New Roman"/>
                <w:sz w:val="24"/>
                <w:szCs w:val="24"/>
              </w:rPr>
            </w:pPr>
            <w:r w:rsidRPr="007A7452">
              <w:rPr>
                <w:rFonts w:ascii="Times New Roman" w:hAnsi="Times New Roman"/>
                <w:color w:val="191919"/>
                <w:sz w:val="18"/>
                <w:szCs w:val="18"/>
              </w:rPr>
              <w:t>3</w:t>
            </w:r>
          </w:p>
        </w:tc>
        <w:tc>
          <w:tcPr>
            <w:tcW w:w="851"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6"/>
        </w:trPr>
        <w:tc>
          <w:tcPr>
            <w:tcW w:w="6164" w:type="dxa"/>
            <w:tcBorders>
              <w:top w:val="nil"/>
              <w:left w:val="nil"/>
              <w:bottom w:val="nil"/>
              <w:right w:val="nil"/>
            </w:tcBorders>
          </w:tcPr>
          <w:p w:rsidR="0038476F" w:rsidRPr="007A7452" w:rsidRDefault="0038476F" w:rsidP="00886238">
            <w:pPr>
              <w:widowControl w:val="0"/>
              <w:tabs>
                <w:tab w:val="left" w:pos="1120"/>
                <w:tab w:val="left" w:pos="2200"/>
              </w:tabs>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BISE</w:t>
            </w:r>
            <w:r w:rsidRPr="007A7452">
              <w:rPr>
                <w:rFonts w:ascii="Times New Roman" w:hAnsi="Times New Roman"/>
                <w:color w:val="191919"/>
                <w:sz w:val="18"/>
                <w:szCs w:val="18"/>
              </w:rPr>
              <w:tab/>
              <w:t>4207</w:t>
            </w:r>
            <w:r w:rsidRPr="007A7452">
              <w:rPr>
                <w:rFonts w:ascii="Times New Roman" w:hAnsi="Times New Roman"/>
                <w:color w:val="191919"/>
                <w:sz w:val="18"/>
                <w:szCs w:val="18"/>
              </w:rPr>
              <w:tab/>
              <w:t>Systems</w:t>
            </w:r>
            <w:r w:rsidRPr="007A7452">
              <w:rPr>
                <w:rFonts w:ascii="Times New Roman" w:hAnsi="Times New Roman"/>
                <w:color w:val="191919"/>
                <w:spacing w:val="-10"/>
                <w:sz w:val="18"/>
                <w:szCs w:val="18"/>
              </w:rPr>
              <w:t xml:space="preserve"> </w:t>
            </w:r>
            <w:r w:rsidRPr="007A7452">
              <w:rPr>
                <w:rFonts w:ascii="Times New Roman" w:hAnsi="Times New Roman"/>
                <w:color w:val="191919"/>
                <w:sz w:val="18"/>
                <w:szCs w:val="18"/>
              </w:rPr>
              <w:t>Analysis &amp; Design</w:t>
            </w:r>
          </w:p>
        </w:tc>
        <w:tc>
          <w:tcPr>
            <w:tcW w:w="188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042" w:right="686"/>
              <w:jc w:val="center"/>
              <w:rPr>
                <w:rFonts w:ascii="Times New Roman" w:hAnsi="Times New Roman"/>
                <w:sz w:val="24"/>
                <w:szCs w:val="24"/>
              </w:rPr>
            </w:pPr>
            <w:r w:rsidRPr="007A7452">
              <w:rPr>
                <w:rFonts w:ascii="Times New Roman" w:hAnsi="Times New Roman"/>
                <w:color w:val="191919"/>
                <w:sz w:val="18"/>
                <w:szCs w:val="18"/>
              </w:rPr>
              <w:t>3</w:t>
            </w:r>
          </w:p>
        </w:tc>
        <w:tc>
          <w:tcPr>
            <w:tcW w:w="851"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6"/>
        </w:trPr>
        <w:tc>
          <w:tcPr>
            <w:tcW w:w="6164" w:type="dxa"/>
            <w:tcBorders>
              <w:top w:val="nil"/>
              <w:left w:val="nil"/>
              <w:bottom w:val="nil"/>
              <w:right w:val="nil"/>
            </w:tcBorders>
          </w:tcPr>
          <w:p w:rsidR="0038476F" w:rsidRPr="007A7452" w:rsidRDefault="0038476F" w:rsidP="00886238">
            <w:pPr>
              <w:widowControl w:val="0"/>
              <w:tabs>
                <w:tab w:val="left" w:pos="1120"/>
                <w:tab w:val="left" w:pos="2200"/>
              </w:tabs>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BISE</w:t>
            </w:r>
            <w:r w:rsidRPr="007A7452">
              <w:rPr>
                <w:rFonts w:ascii="Times New Roman" w:hAnsi="Times New Roman"/>
                <w:color w:val="191919"/>
                <w:sz w:val="18"/>
                <w:szCs w:val="18"/>
              </w:rPr>
              <w:tab/>
              <w:t>3350</w:t>
            </w:r>
            <w:r w:rsidRPr="007A7452">
              <w:rPr>
                <w:rFonts w:ascii="Times New Roman" w:hAnsi="Times New Roman"/>
                <w:color w:val="191919"/>
                <w:sz w:val="18"/>
                <w:szCs w:val="18"/>
              </w:rPr>
              <w:tab/>
            </w:r>
            <w:r w:rsidRPr="007A7452">
              <w:rPr>
                <w:rFonts w:ascii="Times New Roman" w:hAnsi="Times New Roman"/>
                <w:color w:val="191919"/>
                <w:spacing w:val="-13"/>
                <w:sz w:val="18"/>
                <w:szCs w:val="18"/>
              </w:rPr>
              <w:t>T</w:t>
            </w:r>
            <w:r w:rsidRPr="007A7452">
              <w:rPr>
                <w:rFonts w:ascii="Times New Roman" w:hAnsi="Times New Roman"/>
                <w:color w:val="191919"/>
                <w:sz w:val="18"/>
                <w:szCs w:val="18"/>
              </w:rPr>
              <w:t>elecommunications Management</w:t>
            </w:r>
          </w:p>
        </w:tc>
        <w:tc>
          <w:tcPr>
            <w:tcW w:w="188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042" w:right="686"/>
              <w:jc w:val="center"/>
              <w:rPr>
                <w:rFonts w:ascii="Times New Roman" w:hAnsi="Times New Roman"/>
                <w:sz w:val="24"/>
                <w:szCs w:val="24"/>
              </w:rPr>
            </w:pPr>
            <w:r w:rsidRPr="007A7452">
              <w:rPr>
                <w:rFonts w:ascii="Times New Roman" w:hAnsi="Times New Roman"/>
                <w:color w:val="191919"/>
                <w:sz w:val="18"/>
                <w:szCs w:val="18"/>
              </w:rPr>
              <w:t>3</w:t>
            </w:r>
          </w:p>
        </w:tc>
        <w:tc>
          <w:tcPr>
            <w:tcW w:w="851"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6"/>
        </w:trPr>
        <w:tc>
          <w:tcPr>
            <w:tcW w:w="6164" w:type="dxa"/>
            <w:tcBorders>
              <w:top w:val="nil"/>
              <w:left w:val="nil"/>
              <w:bottom w:val="nil"/>
              <w:right w:val="nil"/>
            </w:tcBorders>
          </w:tcPr>
          <w:p w:rsidR="0038476F" w:rsidRPr="007A7452" w:rsidRDefault="0038476F" w:rsidP="00886238">
            <w:pPr>
              <w:widowControl w:val="0"/>
              <w:tabs>
                <w:tab w:val="left" w:pos="1120"/>
                <w:tab w:val="left" w:pos="2200"/>
              </w:tabs>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BISE</w:t>
            </w:r>
            <w:r w:rsidRPr="007A7452">
              <w:rPr>
                <w:rFonts w:ascii="Times New Roman" w:hAnsi="Times New Roman"/>
                <w:color w:val="191919"/>
                <w:sz w:val="18"/>
                <w:szCs w:val="18"/>
              </w:rPr>
              <w:tab/>
              <w:t>4206</w:t>
            </w:r>
            <w:r w:rsidRPr="007A7452">
              <w:rPr>
                <w:rFonts w:ascii="Times New Roman" w:hAnsi="Times New Roman"/>
                <w:color w:val="191919"/>
                <w:sz w:val="18"/>
                <w:szCs w:val="18"/>
              </w:rPr>
              <w:tab/>
              <w:t>Database Management Systems</w:t>
            </w:r>
          </w:p>
        </w:tc>
        <w:tc>
          <w:tcPr>
            <w:tcW w:w="188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042" w:right="686"/>
              <w:jc w:val="center"/>
              <w:rPr>
                <w:rFonts w:ascii="Times New Roman" w:hAnsi="Times New Roman"/>
                <w:sz w:val="24"/>
                <w:szCs w:val="24"/>
              </w:rPr>
            </w:pPr>
            <w:r w:rsidRPr="007A7452">
              <w:rPr>
                <w:rFonts w:ascii="Times New Roman" w:hAnsi="Times New Roman"/>
                <w:color w:val="191919"/>
                <w:sz w:val="18"/>
                <w:szCs w:val="18"/>
              </w:rPr>
              <w:t>3</w:t>
            </w:r>
          </w:p>
        </w:tc>
        <w:tc>
          <w:tcPr>
            <w:tcW w:w="851"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6"/>
        </w:trPr>
        <w:tc>
          <w:tcPr>
            <w:tcW w:w="6164"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Area H: ELECTIVE Bus. Elective (3000/4000 Bus. Course)</w:t>
            </w:r>
          </w:p>
        </w:tc>
        <w:tc>
          <w:tcPr>
            <w:tcW w:w="188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042" w:right="686"/>
              <w:jc w:val="center"/>
              <w:rPr>
                <w:rFonts w:ascii="Times New Roman" w:hAnsi="Times New Roman"/>
                <w:sz w:val="24"/>
                <w:szCs w:val="24"/>
              </w:rPr>
            </w:pPr>
            <w:r w:rsidRPr="007A7452">
              <w:rPr>
                <w:rFonts w:ascii="Times New Roman" w:hAnsi="Times New Roman"/>
                <w:color w:val="191919"/>
                <w:sz w:val="18"/>
                <w:szCs w:val="18"/>
              </w:rPr>
              <w:t>3</w:t>
            </w:r>
          </w:p>
        </w:tc>
        <w:tc>
          <w:tcPr>
            <w:tcW w:w="851"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4"/>
        </w:trPr>
        <w:tc>
          <w:tcPr>
            <w:tcW w:w="6164"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Area H: ELECTIVE Non-Bus. Elect. (See Checksheet for Courses)</w:t>
            </w:r>
          </w:p>
        </w:tc>
        <w:tc>
          <w:tcPr>
            <w:tcW w:w="188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042" w:right="686"/>
              <w:jc w:val="center"/>
              <w:rPr>
                <w:rFonts w:ascii="Times New Roman" w:hAnsi="Times New Roman"/>
                <w:sz w:val="24"/>
                <w:szCs w:val="24"/>
              </w:rPr>
            </w:pPr>
            <w:r w:rsidRPr="007A7452">
              <w:rPr>
                <w:rFonts w:ascii="Times New Roman" w:hAnsi="Times New Roman"/>
                <w:color w:val="191919"/>
                <w:sz w:val="18"/>
                <w:szCs w:val="18"/>
              </w:rPr>
              <w:t>3</w:t>
            </w:r>
          </w:p>
        </w:tc>
        <w:tc>
          <w:tcPr>
            <w:tcW w:w="851"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96"/>
        </w:trPr>
        <w:tc>
          <w:tcPr>
            <w:tcW w:w="6164" w:type="dxa"/>
            <w:tcBorders>
              <w:top w:val="nil"/>
              <w:left w:val="nil"/>
              <w:bottom w:val="nil"/>
              <w:right w:val="nil"/>
            </w:tcBorders>
          </w:tcPr>
          <w:p w:rsidR="0038476F" w:rsidRPr="007A7452" w:rsidRDefault="0038476F" w:rsidP="00886238">
            <w:pPr>
              <w:widowControl w:val="0"/>
              <w:autoSpaceDE w:val="0"/>
              <w:autoSpaceDN w:val="0"/>
              <w:adjustRightInd w:val="0"/>
              <w:spacing w:after="0" w:line="194" w:lineRule="exact"/>
              <w:ind w:left="40"/>
              <w:rPr>
                <w:rFonts w:ascii="Times New Roman" w:hAnsi="Times New Roman"/>
                <w:sz w:val="24"/>
                <w:szCs w:val="24"/>
              </w:rPr>
            </w:pPr>
            <w:r w:rsidRPr="007A7452">
              <w:rPr>
                <w:rFonts w:ascii="Times New Roman" w:hAnsi="Times New Roman"/>
                <w:b/>
                <w:bCs/>
                <w:color w:val="191919"/>
                <w:spacing w:val="-17"/>
                <w:sz w:val="18"/>
                <w:szCs w:val="18"/>
              </w:rPr>
              <w:t>T</w:t>
            </w:r>
            <w:r w:rsidRPr="007A7452">
              <w:rPr>
                <w:rFonts w:ascii="Times New Roman" w:hAnsi="Times New Roman"/>
                <w:b/>
                <w:bCs/>
                <w:color w:val="191919"/>
                <w:sz w:val="18"/>
                <w:szCs w:val="18"/>
              </w:rPr>
              <w:t>otal</w:t>
            </w:r>
          </w:p>
        </w:tc>
        <w:tc>
          <w:tcPr>
            <w:tcW w:w="1885" w:type="dxa"/>
            <w:tcBorders>
              <w:top w:val="nil"/>
              <w:left w:val="nil"/>
              <w:bottom w:val="nil"/>
              <w:right w:val="nil"/>
            </w:tcBorders>
          </w:tcPr>
          <w:p w:rsidR="0038476F" w:rsidRPr="007A7452" w:rsidRDefault="0038476F" w:rsidP="00886238">
            <w:pPr>
              <w:widowControl w:val="0"/>
              <w:autoSpaceDE w:val="0"/>
              <w:autoSpaceDN w:val="0"/>
              <w:adjustRightInd w:val="0"/>
              <w:spacing w:after="0" w:line="194" w:lineRule="exact"/>
              <w:ind w:left="1042" w:right="596"/>
              <w:jc w:val="center"/>
              <w:rPr>
                <w:rFonts w:ascii="Times New Roman" w:hAnsi="Times New Roman"/>
                <w:sz w:val="24"/>
                <w:szCs w:val="24"/>
              </w:rPr>
            </w:pPr>
            <w:r w:rsidRPr="007A7452">
              <w:rPr>
                <w:rFonts w:ascii="Times New Roman" w:hAnsi="Times New Roman"/>
                <w:b/>
                <w:bCs/>
                <w:color w:val="191919"/>
                <w:sz w:val="18"/>
                <w:szCs w:val="18"/>
              </w:rPr>
              <w:t>15</w:t>
            </w:r>
          </w:p>
        </w:tc>
        <w:tc>
          <w:tcPr>
            <w:tcW w:w="851" w:type="dxa"/>
            <w:tcBorders>
              <w:top w:val="nil"/>
              <w:left w:val="nil"/>
              <w:bottom w:val="nil"/>
              <w:right w:val="nil"/>
            </w:tcBorders>
          </w:tcPr>
          <w:p w:rsidR="0038476F" w:rsidRPr="007A7452" w:rsidRDefault="0038476F" w:rsidP="00886238">
            <w:pPr>
              <w:widowControl w:val="0"/>
              <w:autoSpaceDE w:val="0"/>
              <w:autoSpaceDN w:val="0"/>
              <w:adjustRightInd w:val="0"/>
              <w:spacing w:after="0" w:line="194" w:lineRule="exact"/>
              <w:ind w:right="40"/>
              <w:jc w:val="right"/>
              <w:rPr>
                <w:rFonts w:ascii="Times New Roman" w:hAnsi="Times New Roman"/>
                <w:sz w:val="24"/>
                <w:szCs w:val="24"/>
              </w:rPr>
            </w:pPr>
            <w:r w:rsidRPr="007A7452">
              <w:rPr>
                <w:rFonts w:ascii="Times New Roman" w:hAnsi="Times New Roman"/>
                <w:b/>
                <w:bCs/>
                <w:color w:val="191919"/>
                <w:sz w:val="18"/>
                <w:szCs w:val="18"/>
              </w:rPr>
              <w:t>12</w:t>
            </w:r>
          </w:p>
        </w:tc>
      </w:tr>
    </w:tbl>
    <w:p w:rsidR="0038476F" w:rsidRDefault="0038476F" w:rsidP="0038476F">
      <w:pPr>
        <w:widowControl w:val="0"/>
        <w:autoSpaceDE w:val="0"/>
        <w:autoSpaceDN w:val="0"/>
        <w:adjustRightInd w:val="0"/>
        <w:spacing w:after="0" w:line="200" w:lineRule="exact"/>
        <w:rPr>
          <w:rFonts w:ascii="Times New Roman" w:hAnsi="Times New Roman"/>
          <w:sz w:val="20"/>
          <w:szCs w:val="20"/>
        </w:rPr>
      </w:pPr>
    </w:p>
    <w:p w:rsidR="0038476F" w:rsidRDefault="0038476F" w:rsidP="0038476F">
      <w:pPr>
        <w:widowControl w:val="0"/>
        <w:autoSpaceDE w:val="0"/>
        <w:autoSpaceDN w:val="0"/>
        <w:adjustRightInd w:val="0"/>
        <w:spacing w:after="0" w:line="200" w:lineRule="exact"/>
        <w:rPr>
          <w:rFonts w:ascii="Times New Roman" w:hAnsi="Times New Roman"/>
          <w:sz w:val="20"/>
          <w:szCs w:val="20"/>
        </w:rPr>
      </w:pPr>
    </w:p>
    <w:p w:rsidR="0038476F" w:rsidRDefault="0038476F" w:rsidP="0038476F">
      <w:pPr>
        <w:widowControl w:val="0"/>
        <w:autoSpaceDE w:val="0"/>
        <w:autoSpaceDN w:val="0"/>
        <w:adjustRightInd w:val="0"/>
        <w:spacing w:after="0" w:line="200" w:lineRule="exact"/>
        <w:rPr>
          <w:rFonts w:ascii="Times New Roman" w:hAnsi="Times New Roman"/>
          <w:sz w:val="20"/>
          <w:szCs w:val="20"/>
        </w:rPr>
      </w:pPr>
    </w:p>
    <w:p w:rsidR="0038476F" w:rsidRDefault="0038476F" w:rsidP="0038476F">
      <w:pPr>
        <w:widowControl w:val="0"/>
        <w:autoSpaceDE w:val="0"/>
        <w:autoSpaceDN w:val="0"/>
        <w:adjustRightInd w:val="0"/>
        <w:spacing w:after="0" w:line="200" w:lineRule="exact"/>
        <w:rPr>
          <w:rFonts w:ascii="Times New Roman" w:hAnsi="Times New Roman"/>
          <w:sz w:val="20"/>
          <w:szCs w:val="20"/>
        </w:rPr>
      </w:pPr>
    </w:p>
    <w:p w:rsidR="0038476F" w:rsidRDefault="0038476F" w:rsidP="0038476F">
      <w:pPr>
        <w:widowControl w:val="0"/>
        <w:autoSpaceDE w:val="0"/>
        <w:autoSpaceDN w:val="0"/>
        <w:adjustRightInd w:val="0"/>
        <w:spacing w:after="0" w:line="200" w:lineRule="exact"/>
        <w:rPr>
          <w:rFonts w:ascii="Times New Roman" w:hAnsi="Times New Roman"/>
          <w:sz w:val="20"/>
          <w:szCs w:val="20"/>
        </w:rPr>
      </w:pPr>
    </w:p>
    <w:p w:rsidR="0038476F" w:rsidRDefault="0038476F" w:rsidP="0038476F">
      <w:pPr>
        <w:widowControl w:val="0"/>
        <w:autoSpaceDE w:val="0"/>
        <w:autoSpaceDN w:val="0"/>
        <w:adjustRightInd w:val="0"/>
        <w:spacing w:after="0" w:line="200" w:lineRule="exact"/>
        <w:rPr>
          <w:rFonts w:ascii="Times New Roman" w:hAnsi="Times New Roman"/>
          <w:sz w:val="20"/>
          <w:szCs w:val="20"/>
        </w:rPr>
      </w:pPr>
    </w:p>
    <w:p w:rsidR="0038476F" w:rsidRDefault="0038476F" w:rsidP="0038476F">
      <w:pPr>
        <w:widowControl w:val="0"/>
        <w:autoSpaceDE w:val="0"/>
        <w:autoSpaceDN w:val="0"/>
        <w:adjustRightInd w:val="0"/>
        <w:spacing w:after="0" w:line="200" w:lineRule="exact"/>
        <w:rPr>
          <w:rFonts w:ascii="Times New Roman" w:hAnsi="Times New Roman"/>
          <w:sz w:val="20"/>
          <w:szCs w:val="20"/>
        </w:rPr>
      </w:pPr>
    </w:p>
    <w:p w:rsidR="0038476F" w:rsidRDefault="0038476F" w:rsidP="0038476F">
      <w:pPr>
        <w:widowControl w:val="0"/>
        <w:autoSpaceDE w:val="0"/>
        <w:autoSpaceDN w:val="0"/>
        <w:adjustRightInd w:val="0"/>
        <w:spacing w:before="2" w:after="0" w:line="200" w:lineRule="exact"/>
        <w:rPr>
          <w:rFonts w:ascii="Times New Roman" w:hAnsi="Times New Roman"/>
          <w:sz w:val="20"/>
          <w:szCs w:val="20"/>
        </w:rPr>
      </w:pPr>
    </w:p>
    <w:p w:rsidR="0038476F" w:rsidRDefault="0038476F" w:rsidP="0038476F">
      <w:pPr>
        <w:widowControl w:val="0"/>
        <w:autoSpaceDE w:val="0"/>
        <w:autoSpaceDN w:val="0"/>
        <w:adjustRightInd w:val="0"/>
        <w:spacing w:before="2" w:after="0" w:line="200" w:lineRule="exact"/>
        <w:rPr>
          <w:rFonts w:ascii="Times New Roman" w:hAnsi="Times New Roman"/>
          <w:sz w:val="20"/>
          <w:szCs w:val="20"/>
        </w:rPr>
        <w:sectPr w:rsidR="0038476F">
          <w:type w:val="continuous"/>
          <w:pgSz w:w="12240" w:h="15840"/>
          <w:pgMar w:top="1480" w:right="320" w:bottom="280" w:left="580" w:header="720" w:footer="720" w:gutter="0"/>
          <w:cols w:space="720" w:equalWidth="0">
            <w:col w:w="11340"/>
          </w:cols>
          <w:noEndnote/>
        </w:sectPr>
      </w:pPr>
    </w:p>
    <w:p w:rsidR="0038476F" w:rsidRDefault="0038476F" w:rsidP="0038476F">
      <w:pPr>
        <w:widowControl w:val="0"/>
        <w:autoSpaceDE w:val="0"/>
        <w:autoSpaceDN w:val="0"/>
        <w:adjustRightInd w:val="0"/>
        <w:spacing w:before="1" w:after="0" w:line="220" w:lineRule="exact"/>
        <w:rPr>
          <w:rFonts w:ascii="Times New Roman" w:hAnsi="Times New Roman"/>
        </w:rPr>
      </w:pPr>
    </w:p>
    <w:p w:rsidR="0038476F" w:rsidRDefault="0038476F" w:rsidP="0038476F">
      <w:pPr>
        <w:widowControl w:val="0"/>
        <w:autoSpaceDE w:val="0"/>
        <w:autoSpaceDN w:val="0"/>
        <w:adjustRightInd w:val="0"/>
        <w:spacing w:after="0" w:line="240" w:lineRule="auto"/>
        <w:ind w:left="4156" w:right="-50"/>
        <w:rPr>
          <w:rFonts w:ascii="Times New Roman" w:hAnsi="Times New Roman"/>
          <w:color w:val="000000"/>
          <w:sz w:val="20"/>
          <w:szCs w:val="20"/>
        </w:rPr>
      </w:pPr>
      <w:r>
        <w:rPr>
          <w:rFonts w:ascii="Times New Roman" w:hAnsi="Times New Roman"/>
          <w:color w:val="191919"/>
          <w:sz w:val="20"/>
          <w:szCs w:val="20"/>
        </w:rPr>
        <w:t>2008-2012 Unde</w:t>
      </w:r>
      <w:r>
        <w:rPr>
          <w:rFonts w:ascii="Times New Roman" w:hAnsi="Times New Roman"/>
          <w:color w:val="191919"/>
          <w:spacing w:val="-4"/>
          <w:sz w:val="20"/>
          <w:szCs w:val="20"/>
        </w:rPr>
        <w:t>r</w:t>
      </w:r>
      <w:r>
        <w:rPr>
          <w:rFonts w:ascii="Times New Roman" w:hAnsi="Times New Roman"/>
          <w:color w:val="191919"/>
          <w:sz w:val="20"/>
          <w:szCs w:val="20"/>
        </w:rPr>
        <w:t>graduate Catalog</w:t>
      </w:r>
    </w:p>
    <w:p w:rsidR="0038476F" w:rsidRDefault="0038476F" w:rsidP="0038476F">
      <w:pPr>
        <w:widowControl w:val="0"/>
        <w:autoSpaceDE w:val="0"/>
        <w:autoSpaceDN w:val="0"/>
        <w:adjustRightInd w:val="0"/>
        <w:spacing w:after="0" w:line="422" w:lineRule="exact"/>
        <w:rPr>
          <w:rFonts w:ascii="Century Gothic" w:hAnsi="Century Gothic" w:cs="Century Gothic"/>
          <w:color w:val="000000"/>
          <w:sz w:val="36"/>
          <w:szCs w:val="36"/>
        </w:rPr>
      </w:pPr>
      <w:r>
        <w:rPr>
          <w:rFonts w:ascii="Times New Roman" w:hAnsi="Times New Roman"/>
          <w:color w:val="000000"/>
          <w:sz w:val="20"/>
          <w:szCs w:val="20"/>
        </w:rPr>
        <w:br w:type="column"/>
      </w:r>
    </w:p>
    <w:p w:rsidR="0038476F" w:rsidRDefault="0038476F" w:rsidP="0038476F">
      <w:pPr>
        <w:widowControl w:val="0"/>
        <w:autoSpaceDE w:val="0"/>
        <w:autoSpaceDN w:val="0"/>
        <w:adjustRightInd w:val="0"/>
        <w:spacing w:after="0" w:line="422" w:lineRule="exact"/>
        <w:rPr>
          <w:rFonts w:ascii="Century Gothic" w:hAnsi="Century Gothic" w:cs="Century Gothic"/>
          <w:color w:val="000000"/>
          <w:sz w:val="36"/>
          <w:szCs w:val="36"/>
        </w:rPr>
        <w:sectPr w:rsidR="0038476F">
          <w:type w:val="continuous"/>
          <w:pgSz w:w="12240" w:h="15840"/>
          <w:pgMar w:top="1480" w:right="320" w:bottom="280" w:left="580" w:header="720" w:footer="720" w:gutter="0"/>
          <w:cols w:num="2" w:space="720" w:equalWidth="0">
            <w:col w:w="6930" w:space="3693"/>
            <w:col w:w="717"/>
          </w:cols>
          <w:noEndnote/>
        </w:sectPr>
      </w:pPr>
    </w:p>
    <w:p w:rsidR="0038476F" w:rsidRDefault="001254CF" w:rsidP="0038476F">
      <w:pPr>
        <w:widowControl w:val="0"/>
        <w:autoSpaceDE w:val="0"/>
        <w:autoSpaceDN w:val="0"/>
        <w:adjustRightInd w:val="0"/>
        <w:spacing w:before="68" w:after="0" w:line="240" w:lineRule="auto"/>
        <w:ind w:left="440" w:right="8257"/>
        <w:jc w:val="center"/>
        <w:rPr>
          <w:rFonts w:ascii="Century Gothic" w:hAnsi="Century Gothic" w:cs="Century Gothic"/>
          <w:color w:val="000000"/>
          <w:sz w:val="14"/>
          <w:szCs w:val="14"/>
        </w:rPr>
      </w:pPr>
      <w:r w:rsidRPr="001254CF">
        <w:rPr>
          <w:rFonts w:ascii="Century Gothic" w:hAnsi="Century Gothic" w:cs="Century Gothic"/>
          <w:b/>
          <w:bCs/>
          <w:noProof/>
          <w:color w:val="191919"/>
          <w:sz w:val="14"/>
          <w:szCs w:val="14"/>
          <w:lang w:eastAsia="zh-CN"/>
        </w:rPr>
        <w:lastRenderedPageBreak/>
        <w:pict>
          <v:group id="_x0000_s1745" style="position:absolute;left:0;text-align:left;margin-left:-15.35pt;margin-top:-20.2pt;width:156pt;height:11in;z-index:-250881024" coordorigin="12,13" coordsize="3120,15840">
            <v:group id="Group 2700" o:spid="_x0000_s1746" style="position:absolute;left:12;top:13;width:3120;height:15840;mso-position-horizontal-relative:page;mso-position-vertical-relative:page" coordsize="312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" o:allowincell="f">
              <v:rect id="_x0000_s1747" style="position:absolute;width:1080;height:24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2LMUA&#10;AADdAAAADwAAAGRycy9kb3ducmV2LnhtbESPT2vCQBTE70K/w/IKvZlNpY0aXUUKLcVL/Uuvr9ln&#10;Epp9G3a3Jn57Vyh4HGbmN8x82ZtGnMn52rKC5yQFQVxYXXOp4LB/H05A+ICssbFMCi7kYbl4GMwx&#10;17bjLZ13oRQRwj5HBVUIbS6lLyoy6BPbEkfvZJ3BEKUrpXbYRbhp5ChNM2mw5rhQYUtvFRW/uz+j&#10;oHM9vX6U+muSrY/76ffPGNuNU+rpsV/NQATqwz383/7UCrJx9gK3N/EJ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nYsxQAAAN0AAAAPAAAAAAAAAAAAAAAAAJgCAABkcnMv&#10;ZG93bnJldi54bWxQSwUGAAAAAAQABAD1AAAAigMAAAAA&#10;" fillcolor="#dcdcdc" stroked="f">
                <v:path arrowok="t"/>
              </v:rect>
              <v:rect id="Rectangle 2702" o:spid="_x0000_s1748" style="position:absolute;top:4294;width:1080;height:115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LTt8UA&#10;AADdAAAADwAAAGRycy9kb3ducmV2LnhtbESPT2vCQBTE70K/w/IKvemmglGjqxShRbxo/YPXZ/aZ&#10;BLNvw+7WpN++Kwg9DjPzG2a+7Ewt7uR8ZVnB+yABQZxbXXGh4Hj47E9A+ICssbZMCn7Jw3Lx0ptj&#10;pm3L33Tfh0JECPsMFZQhNJmUPi/JoB/Yhjh6V+sMhihdIbXDNsJNLYdJkkqDFceFEhtalZTf9j9G&#10;Qes6Gn0VejtJN6fD9HwZY7NzSr29dh8zEIG68B9+ttdaQTpOR/B4E5+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MtO3xQAAAN0AAAAPAAAAAAAAAAAAAAAAAJgCAABkcnMv&#10;ZG93bnJldi54bWxQSwUGAAAAAAQABAD1AAAAigMAAAAA&#10;" fillcolor="#dcdcdc" stroked="f">
                <v:path arrowok="t"/>
              </v:rect>
              <v:rect id="Rectangle 2703" o:spid="_x0000_s1749" style="position:absolute;top:2488;width:1080;height:18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GmccA&#10;AADdAAAADwAAAGRycy9kb3ducmV2LnhtbESPT2vCQBTE74V+h+UVehHdmEMsaVaRUqEgHqJt0dsj&#10;+/KHZt+G7JrEb+8WCj0OM/MbJttMphUD9a6xrGC5iEAQF1Y3XCn4PO3mLyCcR9bYWiYFN3KwWT8+&#10;ZJhqO3JOw9FXIkDYpaig9r5LpXRFTQbdwnbEwSttb9AH2VdS9zgGuGllHEWJNNhwWKixo7eaip/j&#10;1Sh4j8/bct/mXX4w568lxWZWXL6Ven6atq8gPE3+P/zX/tAKklWSwO+b8ATk+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xpnHAAAA3QAAAA8AAAAAAAAAAAAAAAAAmAIAAGRy&#10;cy9kb3ducmV2LnhtbFBLBQYAAAAABAAEAPUAAACMAwAAAAA=&#10;" fillcolor="#dcdcdc" stroked="f">
                <v:path arrowok="t"/>
              </v:rect>
              <v:rect id="_x0000_s1750" style="position:absolute;left:760;top:393;width:2320;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iMcUA&#10;AADdAAAADwAAAGRycy9kb3ducmV2LnhtbESPQYvCMBSE78L+h/AWvGmqsFW6RpGFlVW8WL14e23e&#10;tsXmpTSx1n9vBMHjMDPfMItVb2rRUesqywom4wgEcW51xYWC0/F3NAfhPLLG2jIpuJOD1fJjsMBE&#10;2xsfqEt9IQKEXYIKSu+bREqXl2TQjW1DHLx/2xr0QbaF1C3eAtzUchpFsTRYcVgosaGfkvJLejUK&#10;su3+4De706abZ0VT2+w82dsvpYaf/fobhKfev8Ov9p9WEM/iGTzfh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7mIxxQAAAN0AAAAPAAAAAAAAAAAAAAAAAJgCAABkcnMv&#10;ZG93bnJldi54bWxQSwUGAAAAAAQABAD1AAAAigMAAAAA&#10;" stroked="f">
                <v:path arrowok="t"/>
              </v:rect>
              <v:rect id="_x0000_s1751" style="position:absolute;left:740;top:373;width:2360;height: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NnnMQA&#10;AADdAAAADwAAAGRycy9kb3ducmV2LnhtbERPz2vCMBS+C/sfwhvsIjNVWHXVKCrIPCmrg7HbW/Ns&#10;uzUvJclq/e/NQdjx4/u9WPWmER05X1tWMB4lIIgLq2suFXycds8zED4ga2wsk4IreVgtHwYLzLS9&#10;8Dt1eShFDGGfoYIqhDaT0hcVGfQj2xJH7mydwRChK6V2eInhppGTJEmlwZpjQ4UtbSsqfvM/o+Dn&#10;881tXr9ejsfiu+l2lB6S8XSo1NNjv56DCNSHf/HdvdcK0mka58Y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jZ5zEAAAA3QAAAA8AAAAAAAAAAAAAAAAAmAIAAGRycy9k&#10;b3ducmV2LnhtbFBLBQYAAAAABAAEAPUAAACJAwAAAAA=&#10;" filled="f" strokecolor="#a3a3a3" strokeweight="2pt">
                <v:path arrowok="t"/>
              </v:rect>
              <v:rect id="Rectangle 2706" o:spid="_x0000_s1752" style="position:absolute;top:2484;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ro5cgA&#10;AADdAAAADwAAAGRycy9kb3ducmV2LnhtbESPQWvCQBSE7wX/w/IEL6VuIhLb1FVEVDwUaa0evD2y&#10;r0kw+zZmVxP/fbdQ8DjMzDfMdN6ZStyocaVlBfEwAkGcWV1yruDwvX55BeE8ssbKMim4k4P5rPc0&#10;xVTblr/otve5CBB2KSoovK9TKV1WkEE3tDVx8H5sY9AH2eRSN9gGuKnkKIoSabDksFBgTcuCsvP+&#10;ahRsdveP0fM5Psarri0P49Ml/5ygUoN+t3gH4anzj/B/e6sVJJPkDf7ehCc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2ujlyAAAAN0AAAAPAAAAAAAAAAAAAAAAAJgCAABk&#10;cnMvZG93bnJldi54bWxQSwUGAAAAAAQABAD1AAAAjQMAAAAA&#10;" fillcolor="#191919" stroked="f">
                <v:path arrowok="t"/>
              </v:rect>
              <v:rect id="Rectangle 2707" o:spid="_x0000_s1753" style="position:absolute;top:4284;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nXpcUA&#10;AADdAAAADwAAAGRycy9kb3ducmV2LnhtbERPy2rCQBTdF/yH4Qpuik4ixUh0FCkqLoq0PhbuLplr&#10;EszcSTOjiX/vLApdHs57vuxMJR7UuNKygngUgSDOrC45V3A6boZTEM4ja6wsk4InOVguem9zTLVt&#10;+YceB5+LEMIuRQWF93UqpcsKMuhGtiYO3NU2Bn2ATS51g20IN5UcR9FEGiw5NBRY02dB2e1wNwq2&#10;++fX+P0Wn+N115anj8tv/p2gUoN+t5qB8NT5f/Gfe6cVTJIk7A9vwhO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OdelxQAAAN0AAAAPAAAAAAAAAAAAAAAAAJgCAABkcnMv&#10;ZG93bnJldi54bWxQSwUGAAAAAAQABAD1AAAAigMAAAAA&#10;" fillcolor="#191919" stroked="f">
                <v:path arrowok="t"/>
              </v:rect>
              <v:group id="Group 2708" o:spid="_x0000_s1754" style="position:absolute;left:-720;top:6104;width:1804;height:0" coordorigin="-720,6104" coordsize="18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Vze8cAAADdAAAADwAAAGRycy9kb3ducmV2LnhtbESPT2vCQBTE7wW/w/KE&#10;3uomSlWiq4jU0kMoNBFKb4/sMwlm34bsNn++fbdQ6HGYmd8w++NoGtFT52rLCuJFBIK4sLrmUsE1&#10;vzxtQTiPrLGxTAomcnA8zB72mGg78Af1mS9FgLBLUEHlfZtI6YqKDLqFbYmDd7OdQR9kV0rd4RDg&#10;ppHLKFpLgzWHhQpbOldU3LNvo+B1wOG0il/69H47T1/58/tnGpNSj/PxtAPhafT/4b/2m1aw3mxi&#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nVze8cAAADd&#10;AAAADwAAAAAAAAAAAAAAAACqAgAAZHJzL2Rvd25yZXYueG1sUEsFBgAAAAAEAAQA+gAAAJ4DAAAA&#10;AA==&#10;">
                <v:shape id="Freeform 2709" o:spid="_x0000_s1755"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2csUA&#10;AADdAAAADwAAAGRycy9kb3ducmV2LnhtbESPzWrDMBCE74G+g9hCb7FcH+LgRDGltNCQXPJTSm6L&#10;tZVNrZWR1MR9+yoQyHGYmW+YZT3aXpzJh86xgucsB0HcON2xUXA8vE/nIEJE1tg7JgV/FKBePUyW&#10;WGl34R2d99GIBOFQoYI2xqGSMjQtWQyZG4iT9+28xZikN1J7vCS47WWR5zNpseO00OJAry01P/tf&#10;qyC8rbvPsLbj1vbutPnypTEbr9TT4/iyABFpjPfwrf2hFczKsoDrm/Q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ZyxQAAAN0AAAAPAAAAAAAAAAAAAAAAAJgCAABkcnMv&#10;ZG93bnJldi54bWxQSwUGAAAAAAQABAD1AAAAigMAAAAA&#10;" path="m1804,l720,e" filled="f" strokecolor="#191919" strokeweight="2pt">
                  <v:path arrowok="t" o:connecttype="custom" o:connectlocs="1804,0;720,0" o:connectangles="0,0"/>
                </v:shape>
                <v:shape id="Freeform 2710" o:spid="_x0000_s1756"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2T6cUA&#10;AADdAAAADwAAAGRycy9kb3ducmV2LnhtbESPQWsCMRSE74X+h/AKvdVsW3DLanYppQVFL9qKeHts&#10;ntnFzcuSRF3/vRGEHoeZ+YaZVoPtxIl8aB0reB1lIIhrp1s2Cv5+f14+QISIrLFzTAouFKAqHx+m&#10;WGh35hWd1tGIBOFQoIImxr6QMtQNWQwj1xMnb++8xZikN1J7PCe47eRblo2lxZbTQoM9fTVUH9ZH&#10;qyB8z9tNmNthaTu3W2x9bszCK/X8NHxOQEQa4n/43p5pBeM8f4fbm/QEZH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PZPpxQAAAN0AAAAPAAAAAAAAAAAAAAAAAJgCAABkcnMv&#10;ZG93bnJldi54bWxQSwUGAAAAAAQABAD1AAAAigMAAAAA&#10;" path="m720,l1804,e" filled="f" strokecolor="#191919" strokeweight="2pt">
                  <v:path arrowok="t" o:connecttype="custom" o:connectlocs="720,0;1804,0" o:connectangles="0,0"/>
                </v:shape>
              </v:group>
              <v:group id="Group 2711" o:spid="_x0000_s1757" style="position:absolute;left:-696;top:7904;width:1780;height:0" coordorigin="-696,79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LQ48cAAADdAAAADwAAAGRycy9kb3ducmV2LnhtbESPT2vCQBTE74LfYXmC&#10;N93EtirRVUTa0oMI/gHx9sg+k2D2bciuSfz23ULB4zAzv2GW686UoqHaFZYVxOMIBHFqdcGZgvPp&#10;azQH4TyyxtIyKXiSg/Wq31tiom3LB2qOPhMBwi5BBbn3VSKlS3My6Ma2Ig7ezdYGfZB1JnWNbYCb&#10;Uk6iaCoNFhwWcqxom1N6Pz6Mgu8W281b/Nns7rft83r62F92MSk1HHSbBQhPnX+F/9s/WsF0Nnu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gLQ48cAAADd&#10;AAAADwAAAAAAAAAAAAAAAACqAgAAZHJzL2Rvd25yZXYueG1sUEsFBgAAAAAEAAQA+gAAAJ4DAAAA&#10;AA==&#10;">
                <v:shape id="Freeform 2712" o:spid="_x0000_s1758"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KgBsUA&#10;AADdAAAADwAAAGRycy9kb3ducmV2LnhtbESPT4vCMBTE7wt+h/AEL4smiqtSjSJS2T3sxT94fjTP&#10;trR5KU2s9dtvFhb2OMzMb5jNrre16Kj1pWMN04kCQZw5U3Ku4Xo5jlcgfEA2WDsmDS/ysNsO3jaY&#10;GPfkE3XnkIsIYZ+ghiKEJpHSZwVZ9BPXEEfv7lqLIco2l6bFZ4TbWs6UWkiLJceFAhs6FJRV54fV&#10;0Kdz2X2qSn1nPJ+m1fssDZeb1qNhv1+DCNSH//Bf+8toWCy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qAGxQAAAN0AAAAPAAAAAAAAAAAAAAAAAJgCAABkcnMv&#10;ZG93bnJldi54bWxQSwUGAAAAAAQABAD1AAAAigMAAAAA&#10;" path="m1781,l696,e" filled="f" strokecolor="#191919" strokeweight="2pt">
                  <v:path arrowok="t" o:connecttype="custom" o:connectlocs="1781,0;696,0" o:connectangles="0,0"/>
                </v:shape>
                <v:shape id="Freeform 2713" o:spid="_x0000_s1759"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A+ccUA&#10;AADdAAAADwAAAGRycy9kb3ducmV2LnhtbESPQWvCQBSE7wX/w/KEXoruKhIlugmlROyhl2rp+ZF9&#10;JiHZtyG7xvTfu4VCj8PMfMMc8sl2YqTBN441rJYKBHHpTMOVhq/LcbED4QOywc4xafghD3k2ezpg&#10;atydP2k8h0pECPsUNdQh9KmUvqzJol+6njh6VzdYDFEOlTQD3iPcdnKtVCItNhwXauzpraayPd+s&#10;hqnYyPGkWvVR8mZVtC/rIly+tX6eT697EIGm8B/+a78bDcl2m8Dvm/gEZP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8D5xxQAAAN0AAAAPAAAAAAAAAAAAAAAAAJgCAABkcnMv&#10;ZG93bnJldi54bWxQSwUGAAAAAAQABAD1AAAAigMAAAAA&#10;" path="m696,l1781,e" filled="f" strokecolor="#191919" strokeweight="2pt">
                  <v:path arrowok="t" o:connecttype="custom" o:connectlocs="696,0;1781,0" o:connectangles="0,0"/>
                </v:shape>
              </v:group>
              <v:group id="Group 2714" o:spid="_x0000_s1760" style="position:absolute;left:-687;top:9704;width:1771;height:0" coordorigin="-687,9704" coordsize="177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BOlMYAAADdAAAADwAAAGRycy9kb3ducmV2LnhtbESPQWvCQBSE7wX/w/KE&#10;3uomSo1EVxGppQcRqoJ4e2SfSTD7NmS3Sfz3riD0OMzMN8xi1ZtKtNS40rKCeBSBIM6sLjlXcDpu&#10;P2YgnEfWWFkmBXdysFoO3haYatvxL7UHn4sAYZeigsL7OpXSZQUZdCNbEwfvahuDPsgml7rBLsBN&#10;JcdRNJUGSw4LBda0KSi7Hf6Mgu8Ou/Uk/mp3t+vmfjl+7s+7mJR6H/brOQhPvf8Pv9o/WsE0SRJ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0E6UxgAAAN0A&#10;AAAPAAAAAAAAAAAAAAAAAKoCAABkcnMvZG93bnJldi54bWxQSwUGAAAAAAQABAD6AAAAnQMAAAAA&#10;">
                <v:shape id="Freeform 2715" o:spid="_x0000_s1761"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IgFMMA&#10;AADdAAAADwAAAGRycy9kb3ducmV2LnhtbERP3WrCMBS+F/YO4Qx2I5q6QSvVKFMm24UIVh/g2Bzb&#10;suakJJlWn95cDLz8+P7ny9604kLON5YVTMYJCOLS6oYrBcfDZjQF4QOyxtYyKbiRh+XiZTDHXNsr&#10;7+lShErEEPY5KqhD6HIpfVmTQT+2HXHkztYZDBG6SmqH1xhuWvmeJKk02HBsqLGjdU3lb/FnFGT3&#10;ydeHNpy2hdt+r/a33fa0GSr19tp/zkAE6sNT/O/+0QrSLItz45v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IgFMMAAADdAAAADwAAAAAAAAAAAAAAAACYAgAAZHJzL2Rv&#10;d25yZXYueG1sUEsFBgAAAAAEAAQA9QAAAIgDAAAAAA==&#10;" path="m1772,l687,e" filled="f" strokecolor="#191919" strokeweight="2pt">
                  <v:path arrowok="t" o:connecttype="custom" o:connectlocs="1772,0;687,0" o:connectangles="0,0"/>
                </v:shape>
                <v:shape id="Freeform 2716" o:spid="_x0000_s1762"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6Fj8cA&#10;AADdAAAADwAAAGRycy9kb3ducmV2LnhtbESP0WrCQBRE34X+w3KFvkjdWCFpo6tUqdQHKZj2A26z&#10;1ySYvRt2txr9ercg9HGYmTPMfNmbVpzI+caygsk4AUFcWt1wpeD7a/P0AsIHZI2tZVJwIQ/LxcNg&#10;jrm2Z97TqQiViBD2OSqoQ+hyKX1Zk0E/th1x9A7WGQxRukpqh+cIN618TpJUGmw4LtTY0bqm8lj8&#10;GgXZdfI+1YbTtnC7j9X+8rn72YyUehz2bzMQgfrwH763t1pBmmWv8PcmPg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hY/HAAAA3QAAAA8AAAAAAAAAAAAAAAAAmAIAAGRy&#10;cy9kb3ducmV2LnhtbFBLBQYAAAAABAAEAPUAAACMAwAAAAA=&#10;" path="m687,l1772,e" filled="f" strokecolor="#191919" strokeweight="2pt">
                  <v:path arrowok="t" o:connecttype="custom" o:connectlocs="687,0;1772,0" o:connectangles="0,0"/>
                </v:shape>
              </v:group>
              <v:group id="Group 2717" o:spid="_x0000_s1763" style="position:absolute;left:-705;top:11504;width:1789;height:0" coordorigin="-705,11504" coordsize="17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Y7KbHwwAAAN0AAAAP&#10;AAAAAAAAAAAAAAAAAKoCAABkcnMvZG93bnJldi54bWxQSwUGAAAAAAQABAD6AAAAmgMAAAAA&#10;">
                <v:shape id="Freeform 2718" o:spid="_x0000_s1764"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3DZMYA&#10;AADdAAAADwAAAGRycy9kb3ducmV2LnhtbESPUUvDQBCE3wv9D8cWfGsv8aHW2GsRwVaRIkZ/wJJb&#10;c6G53Zi7ttFf7xUKfRxm5htmuR58q47Uh0bYQD7LQBFXYhuuDXx9Pk8XoEJEttgKk4FfCrBejUdL&#10;LKyc+IOOZaxVgnAo0ICLsSu0DpUjj2EmHXHyvqX3GJPsa217PCW4b/Vtls21x4bTgsOOnhxV+/Lg&#10;DWy299v87c+J7LXPfqrdu7x22pibyfD4ACrSEK/hS/vFGpjfLXI4v0lPQK/+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3DZMYAAADdAAAADwAAAAAAAAAAAAAAAACYAgAAZHJz&#10;L2Rvd25yZXYueG1sUEsFBgAAAAAEAAQA9QAAAIsDAAAAAA==&#10;" path="m1790,l705,e" filled="f" strokecolor="#191919" strokeweight="2pt">
                  <v:path arrowok="t" o:connecttype="custom" o:connectlocs="1790,0;705,0" o:connectangles="0,0"/>
                </v:shape>
                <v:shape id="Freeform 2719" o:spid="_x0000_s1765"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9dE8YA&#10;AADdAAAADwAAAGRycy9kb3ducmV2LnhtbESPzWoCQRCE74G8w9CB3HRWD/5sHCUEjAkioskDNDud&#10;ncWd7nVnohuf3hGEHIuq+oqaLTpfqxO1oRI2MOhnoIgLsRWXBr6/lr0JqBCRLdbCZOCPAizmjw8z&#10;zK2ceUenfSxVgnDI0YCLscm1DoUjj6EvDXHyfqT1GJNsS21bPCe4r/Uwy0baY8VpwWFDb46Kw/7X&#10;G3hfTVeD9cWJHLTPjsVmK5+NNub5qXt9ARWpi//he/vDGhiNJ0O4vUlPQM+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9dE8YAAADdAAAADwAAAAAAAAAAAAAAAACYAgAAZHJz&#10;L2Rvd25yZXYueG1sUEsFBgAAAAAEAAQA9QAAAIsDAAAAAA==&#10;" path="m705,l1790,e" filled="f" strokecolor="#191919" strokeweight="2pt">
                  <v:path arrowok="t" o:connecttype="custom" o:connectlocs="705,0;1790,0" o:connectangles="0,0"/>
                </v:shape>
              </v:group>
              <v:group id="_x0000_s1766" style="position:absolute;left:-696;top:13304;width:1780;height:0" coordorigin="-696,133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PjiwxgAAAN0A&#10;AAAPAAAAAAAAAAAAAAAAAKoCAABkcnMvZG93bnJldi54bWxQSwUGAAAAAAQABAD6AAAAnQMAAAAA&#10;">
                <v:shape id="Freeform 2721" o:spid="_x0000_s1767"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t1usUA&#10;AADdAAAADwAAAGRycy9kb3ducmV2LnhtbESPQWvCQBSE70L/w/IKXqTuKsFKdBWRlHroxVh6fmSf&#10;SUj2bchuY/z3XaHgcZiZb5jtfrStGKj3tWMNi7kCQVw4U3Op4fvy8bYG4QOywdYxabiTh/3uZbLF&#10;1Lgbn2nIQykihH2KGqoQulRKX1Rk0c9dRxy9q+sthij7UpoebxFuW7lUaiUt1hwXKuzoWFHR5L9W&#10;w5glcvhUjfoqOFlkzWyZhcuP1tPX8bABEWgMz/B/+2Q0rN7XCTzexCc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u3W6xQAAAN0AAAAPAAAAAAAAAAAAAAAAAJgCAABkcnMv&#10;ZG93bnJldi54bWxQSwUGAAAAAAQABAD1AAAAigMAAAAA&#10;" path="m1781,l696,e" filled="f" strokecolor="#191919" strokeweight="2pt">
                  <v:path arrowok="t" o:connecttype="custom" o:connectlocs="1781,0;696,0" o:connectangles="0,0"/>
                </v:shape>
                <v:shape id="Freeform 2722" o:spid="_x0000_s1768"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QIcUA&#10;AADdAAAADwAAAGRycy9kb3ducmV2LnhtbESPT4vCMBTE7wt+h/AEL4smiqtSjSJS2T3sxT94fjTP&#10;trR5KU2s9dtvFhb2OMzMb5jNrre16Kj1pWMN04kCQZw5U3Ku4Xo5jlcgfEA2WDsmDS/ysNsO3jaY&#10;GPfkE3XnkIsIYZ+ghiKEJpHSZwVZ9BPXEEfv7lqLIco2l6bFZ4TbWs6UWkiLJceFAhs6FJRV54fV&#10;0Kdz2X2qSn1nPJ+m1fssDZeb1qNhv1+DCNSH//Bf+8toWCx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99AhxQAAAN0AAAAPAAAAAAAAAAAAAAAAAJgCAABkcnMv&#10;ZG93bnJldi54bWxQSwUGAAAAAAQABAD1AAAAigMAAAAA&#10;" path="m696,l1781,e" filled="f" strokecolor="#191919" strokeweight="2pt">
                  <v:path arrowok="t" o:connecttype="custom" o:connectlocs="696,0;1781,0" o:connectangles="0,0"/>
                </v:shape>
              </v:group>
              <v:shape id="_x0000_s1769" style="position:absolute;left:1039;top:15104;width:45;height:0;visibility:visible;mso-wrap-style:square;v-text-anchor:top" coordsize="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8ijcQA&#10;AADdAAAADwAAAGRycy9kb3ducmV2LnhtbESPQWuDQBSE74H+h+UVcotrA7ViswklteAlB23p+eG+&#10;qKn7VtyNmn+fLRR6HGbmG2Z3WEwvJhpdZ1nBUxSDIK6t7rhR8PX5sUlBOI+ssbdMCm7k4LB/WO0w&#10;03bmkqbKNyJA2GWooPV+yKR0dUsGXWQH4uCd7WjQBzk2Uo84B7jp5TaOE2mw47DQ4kDHluqf6moU&#10;zEPuLoWpj9W3rE55SUv+/F4qtX5c3l5BeFr8f/ivXWgFyUuawO+b8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vIo3EAAAA3QAAAA8AAAAAAAAAAAAAAAAAmAIAAGRycy9k&#10;b3ducmV2LnhtbFBLBQYAAAAABAAEAPUAAACJAwAAAAA=&#10;" path="m,l44,e" filled="f" strokecolor="#191919" strokeweight="2pt">
                <v:path arrowok="t" o:connecttype="custom" o:connectlocs="0,0;44,0" o:connectangles="0,0"/>
              </v:shape>
              <v:shape id="_x0000_s1770" style="position:absolute;top:15104;width:400;height:0;visibility:visible;mso-wrap-style:square;v-text-anchor:top" coordsize="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H3nMQA&#10;AADdAAAADwAAAGRycy9kb3ducmV2LnhtbESPQWsCMRSE74X+h/AKXopmFauyNYqIgnirevD42Lxu&#10;VjcvyyZq/PdGEDwOM/MNM51HW4srtb5yrKDfy0AQF05XXCo47NfdCQgfkDXWjknBnTzMZ58fU8y1&#10;u/EfXXehFAnCPkcFJoQml9IXhiz6nmuIk/fvWoshybaUusVbgttaDrJsJC1WnBYMNrQ0VJx3F6sg&#10;28cfHB5Ox0au6sU3reJwezdKdb7i4hdEoBje4Vd7oxWMxpMxPN+k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R95zEAAAA3QAAAA8AAAAAAAAAAAAAAAAAmAIAAGRycy9k&#10;b3ducmV2LnhtbFBLBQYAAAAABAAEAPUAAACJAwAAAAA=&#10;" path="m,l400,e" filled="f" strokecolor="#191919" strokeweight="2pt">
                <v:path arrowok="t" o:connecttype="custom" o:connectlocs="0,0;400,0" o:connectangles="0,0"/>
              </v:shape>
              <v:rect id="_x0000_s1771" style="position:absolute;left:400;top:14864;width:640;height:6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0QucIA&#10;AADdAAAADwAAAGRycy9kb3ducmV2LnhtbERPTYvCMBC9C/6HMII3TRXU0jUti6Do4kXXy96mzWxb&#10;tpmUJtb6781hwePjfW+zwTSip87VlhUs5hEI4sLqmksFt+/9LAbhPLLGxjIpeJKDLB2Ptpho++AL&#10;9VdfihDCLkEFlfdtIqUrKjLo5rYlDtyv7Qz6ALtS6g4fIdw0chlFa2mw5tBQYUu7ioq/690oyE/n&#10;iz983Q59nJdtY/OfxdmulJpOhs8PEJ4G/xb/u49awXoTh7nhTXgCM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fRC5wgAAAN0AAAAPAAAAAAAAAAAAAAAAAJgCAABkcnMvZG93&#10;bnJldi54bWxQSwUGAAAAAAQABAD1AAAAhwMAAAAA&#10;" stroked="f">
                <v:path arrowok="t"/>
              </v:rect>
              <v:rect id="_x0000_s1772" style="position:absolute;left:380;top:14844;width:680;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fKccA&#10;AADdAAAADwAAAGRycy9kb3ducmV2LnhtbESP3UoDMRSE74W+QziF3ojNWmp/1qZFCi3VG3H1AY6b&#10;42bb5GRJ0nZ9eyMIXg4z8w2z2vTOiguF2HpWcD8uQBDXXrfcKPh4390tQMSErNF6JgXfFGGzHtys&#10;sNT+ym90qVIjMoRjiQpMSl0pZawNOYxj3xFn78sHhynL0Egd8JrhzspJUcykw5bzgsGOtobqU3V2&#10;Cuj19vlhfzieXo7aWrOcflbneVBqNOyfHkEk6tN/+K990Apm88USft/k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P3ynHAAAA3QAAAA8AAAAAAAAAAAAAAAAAmAIAAGRy&#10;cy9kb3ducmV2LnhtbFBLBQYAAAAABAAEAPUAAACMAwAAAAA=&#10;" filled="f" strokecolor="#191919" strokeweight="2pt">
                <v:path arrowok="t"/>
              </v:rect>
            </v:group>
            <v:shape id="_x0000_s1773" type="#_x0000_t202" style="position:absolute;left:389;top:13545;width:480;height:11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VQBuAIAALo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" o:allowincell="f" filled="f" stroked="f">
              <v:textbox style="layout-flow:vertical;mso-layout-flow-alt:bottom-to-top;mso-next-textbox:#_x0000_s1773" inset="0,0,0,0">
                <w:txbxContent>
                  <w:p w:rsidR="00886238" w:rsidRDefault="00886238" w:rsidP="00C8400F">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_x0000_s1774" type="#_x0000_t202" style="position:absolute;left:389;top:8277;width:720;height:11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" o:allowincell="f" filled="f" stroked="f">
              <v:textbox style="layout-flow:vertical;mso-layout-flow-alt:bottom-to-top;mso-next-textbox:#_x0000_s1774" inset="0,0,0,0">
                <w:txbxContent>
                  <w:p w:rsidR="00886238" w:rsidRDefault="00886238" w:rsidP="00C8400F">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886238" w:rsidRDefault="00886238" w:rsidP="00C8400F">
                    <w:pPr>
                      <w:widowControl w:val="0"/>
                      <w:autoSpaceDE w:val="0"/>
                      <w:autoSpaceDN w:val="0"/>
                      <w:adjustRightInd w:val="0"/>
                      <w:spacing w:after="0" w:line="240" w:lineRule="exact"/>
                      <w:ind w:right="202"/>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886238" w:rsidRDefault="00886238" w:rsidP="00C8400F">
                    <w:pPr>
                      <w:widowControl w:val="0"/>
                      <w:autoSpaceDE w:val="0"/>
                      <w:autoSpaceDN w:val="0"/>
                      <w:adjustRightInd w:val="0"/>
                      <w:spacing w:after="0" w:line="240" w:lineRule="exact"/>
                      <w:ind w:left="-7" w:right="-7"/>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_x0000_s1775" type="#_x0000_t202" style="position:absolute;left:409;top:11823;width:480;height:12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" o:allowincell="f" filled="f" stroked="f">
              <v:textbox style="layout-flow:vertical;mso-layout-flow-alt:bottom-to-top;mso-next-textbox:#_x0000_s1775" inset="0,0,0,0">
                <w:txbxContent>
                  <w:p w:rsidR="00886238" w:rsidRDefault="00886238" w:rsidP="00C8400F">
                    <w:pPr>
                      <w:widowControl w:val="0"/>
                      <w:autoSpaceDE w:val="0"/>
                      <w:autoSpaceDN w:val="0"/>
                      <w:adjustRightInd w:val="0"/>
                      <w:spacing w:after="0" w:line="221" w:lineRule="exact"/>
                      <w:ind w:right="229"/>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886238" w:rsidRDefault="00886238" w:rsidP="00C8400F">
                    <w:pPr>
                      <w:widowControl w:val="0"/>
                      <w:autoSpaceDE w:val="0"/>
                      <w:autoSpaceDN w:val="0"/>
                      <w:adjustRightInd w:val="0"/>
                      <w:spacing w:after="0" w:line="240"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_x0000_s1776" type="#_x0000_t202" style="position:absolute;left:409;top:10141;width:480;height:9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" o:allowincell="f" filled="f" stroked="f">
              <v:textbox style="layout-flow:vertical;mso-layout-flow-alt:bottom-to-top;mso-next-textbox:#_x0000_s1776" inset="0,0,0,0">
                <w:txbxContent>
                  <w:p w:rsidR="00886238" w:rsidRDefault="00886238" w:rsidP="00C8400F">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886238" w:rsidRDefault="00886238" w:rsidP="00C8400F">
                    <w:pPr>
                      <w:widowControl w:val="0"/>
                      <w:autoSpaceDE w:val="0"/>
                      <w:autoSpaceDN w:val="0"/>
                      <w:adjustRightInd w:val="0"/>
                      <w:spacing w:after="0" w:line="240" w:lineRule="exact"/>
                      <w:ind w:right="125"/>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_x0000_s1777" type="#_x0000_t202" style="position:absolute;left:412;top:663;width:257;height:16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" o:allowincell="f" filled="f" stroked="f">
              <v:textbox style="layout-flow:vertical;mso-layout-flow-alt:bottom-to-top;mso-next-textbox:#_x0000_s1777" inset="0,0,0,0">
                <w:txbxContent>
                  <w:p w:rsidR="00886238" w:rsidRDefault="00886238" w:rsidP="00C8400F">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 xml:space="preserve">Albany State </w:t>
                    </w:r>
                  </w:p>
                </w:txbxContent>
              </v:textbox>
            </v:shape>
            <v:rect id="_x0000_s1778" style="position:absolute;left:12;top:2523;width:1060;height:1784" fillcolor="#d8d8d8 [2732]" stroked="f" strokecolor="#f2f2f2 [3041]" strokeweight="3pt">
              <v:shadow on="t" type="perspective" color="#7f7f7f [1601]" opacity=".5" offset="1pt" offset2="-1pt"/>
              <v:textbox style="layout-flow:vertical;mso-layout-flow-alt:bottom-to-top;mso-next-textbox:#_x0000_s1778">
                <w:txbxContent>
                  <w:p w:rsidR="00886238" w:rsidRPr="00F91ACB" w:rsidRDefault="00886238" w:rsidP="00C8400F">
                    <w:pPr>
                      <w:spacing w:after="0"/>
                      <w:rPr>
                        <w:b/>
                        <w:color w:val="000000" w:themeColor="text1"/>
                      </w:rPr>
                    </w:pPr>
                    <w:r w:rsidRPr="00F91ACB">
                      <w:rPr>
                        <w:b/>
                        <w:color w:val="000000" w:themeColor="text1"/>
                      </w:rPr>
                      <w:t xml:space="preserve">  Arts &amp; Humanities</w:t>
                    </w:r>
                  </w:p>
                </w:txbxContent>
              </v:textbox>
            </v:rect>
            <v:rect id="_x0000_s1779" style="position:absolute;left:12;top:4337;width:1039;height:1784" fillcolor="#404040 [2429]" strokecolor="#f2f2f2 [3041]" strokeweight="3pt">
              <v:shadow on="t" type="perspective" color="#7f7f7f [1601]" opacity=".5" offset="1pt" offset2="-1pt"/>
              <v:textbox style="layout-flow:vertical;mso-layout-flow-alt:bottom-to-top;mso-next-textbox:#_x0000_s1779">
                <w:txbxContent>
                  <w:p w:rsidR="00886238" w:rsidRDefault="00886238" w:rsidP="00C8400F">
                    <w:pPr>
                      <w:spacing w:after="0"/>
                      <w:rPr>
                        <w:b/>
                        <w:color w:val="FFFFFF" w:themeColor="background1"/>
                      </w:rPr>
                    </w:pPr>
                  </w:p>
                  <w:p w:rsidR="00886238" w:rsidRPr="007A3E3A" w:rsidRDefault="00886238" w:rsidP="00C8400F">
                    <w:pPr>
                      <w:spacing w:after="0"/>
                      <w:rPr>
                        <w:b/>
                        <w:color w:val="FFFFFF" w:themeColor="background1"/>
                      </w:rPr>
                    </w:pPr>
                    <w:r>
                      <w:rPr>
                        <w:b/>
                        <w:color w:val="FFFFFF" w:themeColor="background1"/>
                      </w:rPr>
                      <w:t>Business</w:t>
                    </w:r>
                  </w:p>
                </w:txbxContent>
              </v:textbox>
            </v:rect>
            <v:rect id="_x0000_s1780" style="position:absolute;left:12;top:6210;width:1060;height:1707" fillcolor="#d8d8d8 [2732]" stroked="f">
              <v:textbox style="layout-flow:vertical;mso-layout-flow-alt:bottom-to-top">
                <w:txbxContent>
                  <w:p w:rsidR="00886238" w:rsidRDefault="00886238" w:rsidP="00C8400F">
                    <w:pPr>
                      <w:spacing w:after="0"/>
                    </w:pPr>
                  </w:p>
                  <w:p w:rsidR="00886238" w:rsidRPr="00CB7C80" w:rsidRDefault="00886238" w:rsidP="00C8400F">
                    <w:pPr>
                      <w:spacing w:after="0"/>
                      <w:rPr>
                        <w:b/>
                      </w:rPr>
                    </w:pPr>
                    <w:r w:rsidRPr="00CB7C80">
                      <w:rPr>
                        <w:b/>
                      </w:rPr>
                      <w:t>Education</w:t>
                    </w:r>
                  </w:p>
                </w:txbxContent>
              </v:textbox>
            </v:rect>
          </v:group>
        </w:pict>
      </w:r>
      <w:r w:rsidR="0038476F">
        <w:rPr>
          <w:rFonts w:ascii="Century Gothic" w:hAnsi="Century Gothic" w:cs="Century Gothic"/>
          <w:b/>
          <w:bCs/>
          <w:color w:val="191919"/>
          <w:sz w:val="14"/>
          <w:szCs w:val="14"/>
        </w:rPr>
        <w:t>Accounting, Business Information</w:t>
      </w:r>
    </w:p>
    <w:p w:rsidR="0038476F" w:rsidRDefault="0038476F" w:rsidP="0038476F">
      <w:pPr>
        <w:widowControl w:val="0"/>
        <w:autoSpaceDE w:val="0"/>
        <w:autoSpaceDN w:val="0"/>
        <w:adjustRightInd w:val="0"/>
        <w:spacing w:after="0" w:line="168" w:lineRule="exact"/>
        <w:ind w:left="861" w:right="8678"/>
        <w:jc w:val="center"/>
        <w:rPr>
          <w:rFonts w:ascii="Century Gothic" w:hAnsi="Century Gothic" w:cs="Century Gothic"/>
          <w:color w:val="000000"/>
          <w:sz w:val="14"/>
          <w:szCs w:val="14"/>
        </w:rPr>
      </w:pPr>
      <w:r>
        <w:rPr>
          <w:rFonts w:ascii="Century Gothic" w:hAnsi="Century Gothic" w:cs="Century Gothic"/>
          <w:b/>
          <w:bCs/>
          <w:color w:val="191919"/>
          <w:sz w:val="14"/>
          <w:szCs w:val="14"/>
        </w:rPr>
        <w:t>Systems &amp; Marketing</w:t>
      </w:r>
    </w:p>
    <w:p w:rsidR="0038476F" w:rsidRDefault="0038476F" w:rsidP="0038476F">
      <w:pPr>
        <w:widowControl w:val="0"/>
        <w:autoSpaceDE w:val="0"/>
        <w:autoSpaceDN w:val="0"/>
        <w:adjustRightInd w:val="0"/>
        <w:spacing w:before="10" w:after="0" w:line="240" w:lineRule="exact"/>
        <w:rPr>
          <w:rFonts w:ascii="Century Gothic" w:hAnsi="Century Gothic" w:cs="Century Gothic"/>
          <w:color w:val="000000"/>
          <w:sz w:val="24"/>
          <w:szCs w:val="24"/>
        </w:rPr>
      </w:pPr>
    </w:p>
    <w:p w:rsidR="0038476F" w:rsidRDefault="0038476F" w:rsidP="0038476F">
      <w:pPr>
        <w:widowControl w:val="0"/>
        <w:autoSpaceDE w:val="0"/>
        <w:autoSpaceDN w:val="0"/>
        <w:adjustRightInd w:val="0"/>
        <w:spacing w:after="0" w:line="240" w:lineRule="auto"/>
        <w:ind w:left="1120"/>
        <w:rPr>
          <w:rFonts w:ascii="Times New Roman" w:hAnsi="Times New Roman"/>
          <w:color w:val="000000"/>
          <w:sz w:val="24"/>
          <w:szCs w:val="24"/>
        </w:rPr>
      </w:pPr>
      <w:r>
        <w:rPr>
          <w:rFonts w:ascii="Times New Roman" w:hAnsi="Times New Roman"/>
          <w:b/>
          <w:bCs/>
          <w:color w:val="191919"/>
          <w:sz w:val="32"/>
          <w:szCs w:val="32"/>
        </w:rPr>
        <w:t>B</w:t>
      </w:r>
      <w:r>
        <w:rPr>
          <w:rFonts w:ascii="Times New Roman" w:hAnsi="Times New Roman"/>
          <w:b/>
          <w:bCs/>
          <w:color w:val="191919"/>
          <w:sz w:val="24"/>
          <w:szCs w:val="24"/>
        </w:rPr>
        <w:t>ACHELOR</w:t>
      </w:r>
      <w:r>
        <w:rPr>
          <w:rFonts w:ascii="Times New Roman" w:hAnsi="Times New Roman"/>
          <w:b/>
          <w:bCs/>
          <w:color w:val="191919"/>
          <w:spacing w:val="20"/>
          <w:sz w:val="24"/>
          <w:szCs w:val="24"/>
        </w:rPr>
        <w:t xml:space="preserve"> </w:t>
      </w:r>
      <w:r>
        <w:rPr>
          <w:rFonts w:ascii="Times New Roman" w:hAnsi="Times New Roman"/>
          <w:b/>
          <w:bCs/>
          <w:color w:val="191919"/>
          <w:sz w:val="24"/>
          <w:szCs w:val="24"/>
        </w:rPr>
        <w:t>OF</w:t>
      </w:r>
      <w:r>
        <w:rPr>
          <w:rFonts w:ascii="Times New Roman" w:hAnsi="Times New Roman"/>
          <w:b/>
          <w:bCs/>
          <w:color w:val="191919"/>
          <w:spacing w:val="11"/>
          <w:sz w:val="24"/>
          <w:szCs w:val="24"/>
        </w:rPr>
        <w:t xml:space="preserve"> </w:t>
      </w:r>
      <w:r>
        <w:rPr>
          <w:rFonts w:ascii="Times New Roman" w:hAnsi="Times New Roman"/>
          <w:b/>
          <w:bCs/>
          <w:color w:val="191919"/>
          <w:sz w:val="32"/>
          <w:szCs w:val="32"/>
        </w:rPr>
        <w:t>S</w:t>
      </w:r>
      <w:r>
        <w:rPr>
          <w:rFonts w:ascii="Times New Roman" w:hAnsi="Times New Roman"/>
          <w:b/>
          <w:bCs/>
          <w:color w:val="191919"/>
          <w:sz w:val="24"/>
          <w:szCs w:val="24"/>
        </w:rPr>
        <w:t>CIENCE</w:t>
      </w:r>
      <w:r>
        <w:rPr>
          <w:rFonts w:ascii="Times New Roman" w:hAnsi="Times New Roman"/>
          <w:b/>
          <w:bCs/>
          <w:color w:val="191919"/>
          <w:spacing w:val="20"/>
          <w:sz w:val="24"/>
          <w:szCs w:val="24"/>
        </w:rPr>
        <w:t xml:space="preserve"> </w:t>
      </w:r>
      <w:r>
        <w:rPr>
          <w:rFonts w:ascii="Times New Roman" w:hAnsi="Times New Roman"/>
          <w:b/>
          <w:bCs/>
          <w:color w:val="191919"/>
          <w:sz w:val="32"/>
          <w:szCs w:val="32"/>
        </w:rPr>
        <w:t>D</w:t>
      </w:r>
      <w:r>
        <w:rPr>
          <w:rFonts w:ascii="Times New Roman" w:hAnsi="Times New Roman"/>
          <w:b/>
          <w:bCs/>
          <w:color w:val="191919"/>
          <w:sz w:val="24"/>
          <w:szCs w:val="24"/>
        </w:rPr>
        <w:t>EGREE</w:t>
      </w:r>
      <w:r>
        <w:rPr>
          <w:rFonts w:ascii="Times New Roman" w:hAnsi="Times New Roman"/>
          <w:b/>
          <w:bCs/>
          <w:color w:val="191919"/>
          <w:spacing w:val="20"/>
          <w:sz w:val="24"/>
          <w:szCs w:val="24"/>
        </w:rPr>
        <w:t xml:space="preserve"> </w:t>
      </w:r>
      <w:r>
        <w:rPr>
          <w:rFonts w:ascii="Times New Roman" w:hAnsi="Times New Roman"/>
          <w:b/>
          <w:bCs/>
          <w:color w:val="191919"/>
          <w:sz w:val="24"/>
          <w:szCs w:val="24"/>
        </w:rPr>
        <w:t>IN</w:t>
      </w:r>
      <w:r>
        <w:rPr>
          <w:rFonts w:ascii="Times New Roman" w:hAnsi="Times New Roman"/>
          <w:b/>
          <w:bCs/>
          <w:color w:val="191919"/>
          <w:spacing w:val="20"/>
          <w:sz w:val="24"/>
          <w:szCs w:val="24"/>
        </w:rPr>
        <w:t xml:space="preserve"> </w:t>
      </w:r>
      <w:r>
        <w:rPr>
          <w:rFonts w:ascii="Times New Roman" w:hAnsi="Times New Roman"/>
          <w:b/>
          <w:bCs/>
          <w:color w:val="191919"/>
          <w:sz w:val="32"/>
          <w:szCs w:val="32"/>
        </w:rPr>
        <w:t>M</w:t>
      </w:r>
      <w:r>
        <w:rPr>
          <w:rFonts w:ascii="Times New Roman" w:hAnsi="Times New Roman"/>
          <w:b/>
          <w:bCs/>
          <w:color w:val="191919"/>
          <w:sz w:val="24"/>
          <w:szCs w:val="24"/>
        </w:rPr>
        <w:t>ARKETING</w:t>
      </w:r>
    </w:p>
    <w:p w:rsidR="0038476F" w:rsidRDefault="0038476F" w:rsidP="0038476F">
      <w:pPr>
        <w:widowControl w:val="0"/>
        <w:tabs>
          <w:tab w:val="left" w:pos="3260"/>
          <w:tab w:val="left" w:pos="6880"/>
          <w:tab w:val="left" w:pos="10340"/>
        </w:tabs>
        <w:autoSpaceDE w:val="0"/>
        <w:autoSpaceDN w:val="0"/>
        <w:adjustRightInd w:val="0"/>
        <w:spacing w:before="52" w:after="0" w:line="240" w:lineRule="auto"/>
        <w:ind w:left="1120"/>
        <w:rPr>
          <w:rFonts w:ascii="Times New Roman" w:hAnsi="Times New Roman"/>
          <w:color w:val="000000"/>
          <w:sz w:val="18"/>
          <w:szCs w:val="18"/>
        </w:rPr>
      </w:pPr>
      <w:r>
        <w:rPr>
          <w:rFonts w:ascii="Times New Roman" w:hAnsi="Times New Roman"/>
          <w:b/>
          <w:bCs/>
          <w:color w:val="191919"/>
          <w:sz w:val="18"/>
          <w:szCs w:val="18"/>
        </w:rPr>
        <w:t>Courses</w:t>
      </w:r>
      <w:r>
        <w:rPr>
          <w:rFonts w:ascii="Times New Roman" w:hAnsi="Times New Roman"/>
          <w:b/>
          <w:bCs/>
          <w:color w:val="191919"/>
          <w:sz w:val="18"/>
          <w:szCs w:val="18"/>
        </w:rPr>
        <w:tab/>
      </w:r>
      <w:r>
        <w:rPr>
          <w:rFonts w:ascii="Times New Roman" w:hAnsi="Times New Roman"/>
          <w:b/>
          <w:bCs/>
          <w:color w:val="191919"/>
          <w:spacing w:val="-3"/>
          <w:sz w:val="18"/>
          <w:szCs w:val="18"/>
        </w:rPr>
        <w:t>T</w:t>
      </w:r>
      <w:r>
        <w:rPr>
          <w:rFonts w:ascii="Times New Roman" w:hAnsi="Times New Roman"/>
          <w:b/>
          <w:bCs/>
          <w:color w:val="191919"/>
          <w:sz w:val="18"/>
          <w:szCs w:val="18"/>
        </w:rPr>
        <w:t>itles</w:t>
      </w:r>
      <w:r>
        <w:rPr>
          <w:rFonts w:ascii="Times New Roman" w:hAnsi="Times New Roman"/>
          <w:b/>
          <w:bCs/>
          <w:color w:val="191919"/>
          <w:sz w:val="18"/>
          <w:szCs w:val="18"/>
        </w:rPr>
        <w:tab/>
      </w:r>
      <w:del w:id="9" w:author="melliard" w:date="2011-03-24T15:35:00Z">
        <w:r w:rsidDel="004A5C37">
          <w:rPr>
            <w:rFonts w:ascii="Times New Roman" w:hAnsi="Times New Roman"/>
            <w:b/>
            <w:bCs/>
            <w:color w:val="191919"/>
            <w:sz w:val="18"/>
            <w:szCs w:val="18"/>
          </w:rPr>
          <w:delText>P</w:delText>
        </w:r>
        <w:r w:rsidDel="004A5C37">
          <w:rPr>
            <w:rFonts w:ascii="Times New Roman" w:hAnsi="Times New Roman"/>
            <w:b/>
            <w:bCs/>
            <w:color w:val="191919"/>
            <w:spacing w:val="-3"/>
            <w:sz w:val="18"/>
            <w:szCs w:val="18"/>
          </w:rPr>
          <w:delText>r</w:delText>
        </w:r>
        <w:r w:rsidDel="004A5C37">
          <w:rPr>
            <w:rFonts w:ascii="Times New Roman" w:hAnsi="Times New Roman"/>
            <w:b/>
            <w:bCs/>
            <w:color w:val="191919"/>
            <w:sz w:val="18"/>
            <w:szCs w:val="18"/>
          </w:rPr>
          <w:delText>e</w:delText>
        </w:r>
        <w:r w:rsidDel="004A5C37">
          <w:rPr>
            <w:rFonts w:ascii="Times New Roman" w:hAnsi="Times New Roman"/>
            <w:b/>
            <w:bCs/>
            <w:color w:val="191919"/>
            <w:spacing w:val="-3"/>
            <w:sz w:val="18"/>
            <w:szCs w:val="18"/>
          </w:rPr>
          <w:delText>r</w:delText>
        </w:r>
        <w:r w:rsidDel="004A5C37">
          <w:rPr>
            <w:rFonts w:ascii="Times New Roman" w:hAnsi="Times New Roman"/>
            <w:b/>
            <w:bCs/>
            <w:color w:val="191919"/>
            <w:sz w:val="18"/>
            <w:szCs w:val="18"/>
          </w:rPr>
          <w:delText>equisite</w:delText>
        </w:r>
      </w:del>
      <w:r>
        <w:rPr>
          <w:rFonts w:ascii="Times New Roman" w:hAnsi="Times New Roman"/>
          <w:b/>
          <w:bCs/>
          <w:color w:val="191919"/>
          <w:sz w:val="18"/>
          <w:szCs w:val="18"/>
        </w:rPr>
        <w:tab/>
        <w:t>C</w:t>
      </w:r>
      <w:r>
        <w:rPr>
          <w:rFonts w:ascii="Times New Roman" w:hAnsi="Times New Roman"/>
          <w:b/>
          <w:bCs/>
          <w:color w:val="191919"/>
          <w:spacing w:val="-3"/>
          <w:sz w:val="18"/>
          <w:szCs w:val="18"/>
        </w:rPr>
        <w:t>r</w:t>
      </w:r>
      <w:r>
        <w:rPr>
          <w:rFonts w:ascii="Times New Roman" w:hAnsi="Times New Roman"/>
          <w:b/>
          <w:bCs/>
          <w:color w:val="191919"/>
          <w:sz w:val="18"/>
          <w:szCs w:val="18"/>
        </w:rPr>
        <w:t>edit</w:t>
      </w:r>
    </w:p>
    <w:p w:rsidR="0038476F" w:rsidRDefault="0038476F" w:rsidP="0038476F">
      <w:pPr>
        <w:widowControl w:val="0"/>
        <w:autoSpaceDE w:val="0"/>
        <w:autoSpaceDN w:val="0"/>
        <w:adjustRightInd w:val="0"/>
        <w:spacing w:before="9" w:after="0" w:line="240" w:lineRule="auto"/>
        <w:ind w:left="1120"/>
        <w:rPr>
          <w:rFonts w:ascii="Times New Roman" w:hAnsi="Times New Roman"/>
          <w:color w:val="000000"/>
          <w:sz w:val="18"/>
          <w:szCs w:val="18"/>
        </w:rPr>
      </w:pPr>
      <w:r>
        <w:rPr>
          <w:rFonts w:ascii="Times New Roman" w:hAnsi="Times New Roman"/>
          <w:b/>
          <w:bCs/>
          <w:color w:val="191919"/>
          <w:sz w:val="18"/>
          <w:szCs w:val="18"/>
        </w:rPr>
        <w:t>A</w:t>
      </w:r>
      <w:r>
        <w:rPr>
          <w:rFonts w:ascii="Times New Roman" w:hAnsi="Times New Roman"/>
          <w:b/>
          <w:bCs/>
          <w:color w:val="191919"/>
          <w:spacing w:val="-3"/>
          <w:sz w:val="18"/>
          <w:szCs w:val="18"/>
        </w:rPr>
        <w:t>r</w:t>
      </w:r>
      <w:r>
        <w:rPr>
          <w:rFonts w:ascii="Times New Roman" w:hAnsi="Times New Roman"/>
          <w:b/>
          <w:bCs/>
          <w:color w:val="191919"/>
          <w:sz w:val="18"/>
          <w:szCs w:val="18"/>
        </w:rPr>
        <w:t>ea F: P</w:t>
      </w:r>
      <w:r>
        <w:rPr>
          <w:rFonts w:ascii="Times New Roman" w:hAnsi="Times New Roman"/>
          <w:b/>
          <w:bCs/>
          <w:color w:val="191919"/>
          <w:spacing w:val="-3"/>
          <w:sz w:val="18"/>
          <w:szCs w:val="18"/>
        </w:rPr>
        <w:t>r</w:t>
      </w:r>
      <w:r>
        <w:rPr>
          <w:rFonts w:ascii="Times New Roman" w:hAnsi="Times New Roman"/>
          <w:b/>
          <w:bCs/>
          <w:color w:val="191919"/>
          <w:sz w:val="18"/>
          <w:szCs w:val="18"/>
        </w:rPr>
        <w:t>ogram of Study Related Courses Hours</w:t>
      </w:r>
    </w:p>
    <w:p w:rsidR="0038476F" w:rsidRDefault="0038476F" w:rsidP="0038476F">
      <w:pPr>
        <w:widowControl w:val="0"/>
        <w:tabs>
          <w:tab w:val="left" w:pos="2200"/>
          <w:tab w:val="left" w:pos="3280"/>
        </w:tabs>
        <w:autoSpaceDE w:val="0"/>
        <w:autoSpaceDN w:val="0"/>
        <w:adjustRightInd w:val="0"/>
        <w:spacing w:before="12" w:after="0" w:line="240" w:lineRule="auto"/>
        <w:ind w:left="1120"/>
        <w:rPr>
          <w:rFonts w:ascii="Times New Roman" w:hAnsi="Times New Roman"/>
          <w:color w:val="000000"/>
          <w:sz w:val="18"/>
          <w:szCs w:val="18"/>
        </w:rPr>
      </w:pPr>
      <w:r>
        <w:rPr>
          <w:rFonts w:ascii="Times New Roman" w:hAnsi="Times New Roman"/>
          <w:color w:val="191919"/>
          <w:sz w:val="18"/>
          <w:szCs w:val="18"/>
        </w:rPr>
        <w:t>ACCT</w:t>
      </w:r>
      <w:r>
        <w:rPr>
          <w:rFonts w:ascii="Times New Roman" w:hAnsi="Times New Roman"/>
          <w:color w:val="191919"/>
          <w:sz w:val="18"/>
          <w:szCs w:val="18"/>
        </w:rPr>
        <w:tab/>
        <w:t>2101</w:t>
      </w:r>
      <w:r>
        <w:rPr>
          <w:rFonts w:ascii="Times New Roman" w:hAnsi="Times New Roman"/>
          <w:color w:val="191919"/>
          <w:sz w:val="18"/>
          <w:szCs w:val="18"/>
        </w:rPr>
        <w:tab/>
        <w:t>Principles of</w:t>
      </w:r>
      <w:r>
        <w:rPr>
          <w:rFonts w:ascii="Times New Roman" w:hAnsi="Times New Roman"/>
          <w:color w:val="191919"/>
          <w:spacing w:val="-10"/>
          <w:sz w:val="18"/>
          <w:szCs w:val="18"/>
        </w:rPr>
        <w:t xml:space="preserve"> </w:t>
      </w:r>
      <w:r>
        <w:rPr>
          <w:rFonts w:ascii="Times New Roman" w:hAnsi="Times New Roman"/>
          <w:color w:val="191919"/>
          <w:sz w:val="18"/>
          <w:szCs w:val="18"/>
        </w:rPr>
        <w:t xml:space="preserve">Accounting </w:t>
      </w:r>
      <w:del w:id="10" w:author="melliard" w:date="2011-03-24T15:35:00Z">
        <w:r w:rsidDel="004A5C37">
          <w:rPr>
            <w:rFonts w:ascii="Times New Roman" w:hAnsi="Times New Roman"/>
            <w:color w:val="191919"/>
            <w:sz w:val="18"/>
            <w:szCs w:val="18"/>
          </w:rPr>
          <w:delText>I M</w:delText>
        </w:r>
        <w:r w:rsidDel="004A5C37">
          <w:rPr>
            <w:rFonts w:ascii="Times New Roman" w:hAnsi="Times New Roman"/>
            <w:color w:val="191919"/>
            <w:spacing w:val="-20"/>
            <w:sz w:val="18"/>
            <w:szCs w:val="18"/>
          </w:rPr>
          <w:delText>A</w:delText>
        </w:r>
        <w:r w:rsidDel="004A5C37">
          <w:rPr>
            <w:rFonts w:ascii="Times New Roman" w:hAnsi="Times New Roman"/>
            <w:color w:val="191919"/>
            <w:sz w:val="18"/>
            <w:szCs w:val="18"/>
          </w:rPr>
          <w:delText xml:space="preserve">TH </w:delText>
        </w:r>
        <w:r w:rsidDel="004A5C37">
          <w:rPr>
            <w:rFonts w:ascii="Times New Roman" w:hAnsi="Times New Roman"/>
            <w:color w:val="191919"/>
            <w:spacing w:val="-7"/>
            <w:sz w:val="18"/>
            <w:szCs w:val="18"/>
          </w:rPr>
          <w:delText>111</w:delText>
        </w:r>
        <w:r w:rsidDel="004A5C37">
          <w:rPr>
            <w:rFonts w:ascii="Times New Roman" w:hAnsi="Times New Roman"/>
            <w:color w:val="191919"/>
            <w:sz w:val="18"/>
            <w:szCs w:val="18"/>
          </w:rPr>
          <w:delText xml:space="preserve">1 </w:delText>
        </w:r>
      </w:del>
      <w:ins w:id="11" w:author="melliard" w:date="2011-03-24T15:35:00Z">
        <w:r w:rsidR="004A5C37">
          <w:rPr>
            <w:rFonts w:ascii="Times New Roman" w:hAnsi="Times New Roman"/>
            <w:color w:val="191919"/>
            <w:sz w:val="18"/>
            <w:szCs w:val="18"/>
          </w:rPr>
          <w:tab/>
        </w:r>
        <w:r w:rsidR="004A5C37">
          <w:rPr>
            <w:rFonts w:ascii="Times New Roman" w:hAnsi="Times New Roman"/>
            <w:color w:val="191919"/>
            <w:sz w:val="18"/>
            <w:szCs w:val="18"/>
          </w:rPr>
          <w:tab/>
        </w:r>
        <w:r w:rsidR="004A5C37">
          <w:rPr>
            <w:rFonts w:ascii="Times New Roman" w:hAnsi="Times New Roman"/>
            <w:color w:val="191919"/>
            <w:sz w:val="18"/>
            <w:szCs w:val="18"/>
          </w:rPr>
          <w:tab/>
        </w:r>
        <w:r w:rsidR="004A5C37">
          <w:rPr>
            <w:rFonts w:ascii="Times New Roman" w:hAnsi="Times New Roman"/>
            <w:color w:val="191919"/>
            <w:sz w:val="18"/>
            <w:szCs w:val="18"/>
          </w:rPr>
          <w:tab/>
        </w:r>
        <w:r w:rsidR="004A5C37">
          <w:rPr>
            <w:rFonts w:ascii="Times New Roman" w:hAnsi="Times New Roman"/>
            <w:color w:val="191919"/>
            <w:sz w:val="18"/>
            <w:szCs w:val="18"/>
          </w:rPr>
          <w:tab/>
        </w:r>
        <w:r w:rsidR="004A5C37">
          <w:rPr>
            <w:rFonts w:ascii="Times New Roman" w:hAnsi="Times New Roman"/>
            <w:color w:val="191919"/>
            <w:sz w:val="18"/>
            <w:szCs w:val="18"/>
          </w:rPr>
          <w:tab/>
        </w:r>
        <w:r w:rsidR="004A5C37">
          <w:rPr>
            <w:rFonts w:ascii="Times New Roman" w:hAnsi="Times New Roman"/>
            <w:color w:val="191919"/>
            <w:sz w:val="18"/>
            <w:szCs w:val="18"/>
          </w:rPr>
          <w:tab/>
        </w:r>
      </w:ins>
      <w:r>
        <w:rPr>
          <w:rFonts w:ascii="Times New Roman" w:hAnsi="Times New Roman"/>
          <w:color w:val="191919"/>
          <w:sz w:val="18"/>
          <w:szCs w:val="18"/>
        </w:rPr>
        <w:t>3</w:t>
      </w:r>
    </w:p>
    <w:p w:rsidR="0038476F" w:rsidRDefault="0038476F" w:rsidP="0038476F">
      <w:pPr>
        <w:widowControl w:val="0"/>
        <w:tabs>
          <w:tab w:val="left" w:pos="2200"/>
          <w:tab w:val="left" w:pos="3280"/>
        </w:tabs>
        <w:autoSpaceDE w:val="0"/>
        <w:autoSpaceDN w:val="0"/>
        <w:adjustRightInd w:val="0"/>
        <w:spacing w:before="9" w:after="0" w:line="240" w:lineRule="auto"/>
        <w:ind w:left="1120"/>
        <w:rPr>
          <w:rFonts w:ascii="Times New Roman" w:hAnsi="Times New Roman"/>
          <w:color w:val="000000"/>
          <w:sz w:val="18"/>
          <w:szCs w:val="18"/>
        </w:rPr>
      </w:pPr>
      <w:r>
        <w:rPr>
          <w:rFonts w:ascii="Times New Roman" w:hAnsi="Times New Roman"/>
          <w:color w:val="191919"/>
          <w:sz w:val="18"/>
          <w:szCs w:val="18"/>
        </w:rPr>
        <w:t>ACCT</w:t>
      </w:r>
      <w:r>
        <w:rPr>
          <w:rFonts w:ascii="Times New Roman" w:hAnsi="Times New Roman"/>
          <w:color w:val="191919"/>
          <w:sz w:val="18"/>
          <w:szCs w:val="18"/>
        </w:rPr>
        <w:tab/>
        <w:t>2102</w:t>
      </w:r>
      <w:r>
        <w:rPr>
          <w:rFonts w:ascii="Times New Roman" w:hAnsi="Times New Roman"/>
          <w:color w:val="191919"/>
          <w:sz w:val="18"/>
          <w:szCs w:val="18"/>
        </w:rPr>
        <w:tab/>
        <w:t>Principles of</w:t>
      </w:r>
      <w:r>
        <w:rPr>
          <w:rFonts w:ascii="Times New Roman" w:hAnsi="Times New Roman"/>
          <w:color w:val="191919"/>
          <w:spacing w:val="-10"/>
          <w:sz w:val="18"/>
          <w:szCs w:val="18"/>
        </w:rPr>
        <w:t xml:space="preserve"> </w:t>
      </w:r>
      <w:r>
        <w:rPr>
          <w:rFonts w:ascii="Times New Roman" w:hAnsi="Times New Roman"/>
          <w:color w:val="191919"/>
          <w:sz w:val="18"/>
          <w:szCs w:val="18"/>
        </w:rPr>
        <w:t>Accounting II</w:t>
      </w:r>
      <w:ins w:id="12" w:author="melliard" w:date="2011-03-24T15:36:00Z">
        <w:r w:rsidR="004A5C37">
          <w:rPr>
            <w:rFonts w:ascii="Times New Roman" w:hAnsi="Times New Roman"/>
            <w:color w:val="191919"/>
            <w:sz w:val="18"/>
            <w:szCs w:val="18"/>
          </w:rPr>
          <w:tab/>
        </w:r>
        <w:r w:rsidR="004A5C37">
          <w:rPr>
            <w:rFonts w:ascii="Times New Roman" w:hAnsi="Times New Roman"/>
            <w:color w:val="191919"/>
            <w:sz w:val="18"/>
            <w:szCs w:val="18"/>
          </w:rPr>
          <w:tab/>
        </w:r>
        <w:r w:rsidR="004A5C37">
          <w:rPr>
            <w:rFonts w:ascii="Times New Roman" w:hAnsi="Times New Roman"/>
            <w:color w:val="191919"/>
            <w:sz w:val="18"/>
            <w:szCs w:val="18"/>
          </w:rPr>
          <w:tab/>
        </w:r>
        <w:r w:rsidR="004A5C37">
          <w:rPr>
            <w:rFonts w:ascii="Times New Roman" w:hAnsi="Times New Roman"/>
            <w:color w:val="191919"/>
            <w:sz w:val="18"/>
            <w:szCs w:val="18"/>
          </w:rPr>
          <w:tab/>
        </w:r>
        <w:r w:rsidR="004A5C37">
          <w:rPr>
            <w:rFonts w:ascii="Times New Roman" w:hAnsi="Times New Roman"/>
            <w:color w:val="191919"/>
            <w:sz w:val="18"/>
            <w:szCs w:val="18"/>
          </w:rPr>
          <w:tab/>
        </w:r>
        <w:r w:rsidR="004A5C37">
          <w:rPr>
            <w:rFonts w:ascii="Times New Roman" w:hAnsi="Times New Roman"/>
            <w:color w:val="191919"/>
            <w:sz w:val="18"/>
            <w:szCs w:val="18"/>
          </w:rPr>
          <w:tab/>
        </w:r>
        <w:r w:rsidR="004A5C37">
          <w:rPr>
            <w:rFonts w:ascii="Times New Roman" w:hAnsi="Times New Roman"/>
            <w:color w:val="191919"/>
            <w:sz w:val="18"/>
            <w:szCs w:val="18"/>
          </w:rPr>
          <w:tab/>
        </w:r>
        <w:r w:rsidR="004A5C37">
          <w:rPr>
            <w:rFonts w:ascii="Times New Roman" w:hAnsi="Times New Roman"/>
            <w:color w:val="191919"/>
            <w:sz w:val="18"/>
            <w:szCs w:val="18"/>
          </w:rPr>
          <w:tab/>
        </w:r>
      </w:ins>
      <w:r>
        <w:rPr>
          <w:rFonts w:ascii="Times New Roman" w:hAnsi="Times New Roman"/>
          <w:color w:val="191919"/>
          <w:sz w:val="18"/>
          <w:szCs w:val="18"/>
        </w:rPr>
        <w:t xml:space="preserve"> 3</w:t>
      </w:r>
    </w:p>
    <w:p w:rsidR="0038476F" w:rsidRDefault="0038476F" w:rsidP="0038476F">
      <w:pPr>
        <w:widowControl w:val="0"/>
        <w:tabs>
          <w:tab w:val="left" w:pos="2200"/>
          <w:tab w:val="left" w:pos="3280"/>
        </w:tabs>
        <w:autoSpaceDE w:val="0"/>
        <w:autoSpaceDN w:val="0"/>
        <w:adjustRightInd w:val="0"/>
        <w:spacing w:before="9" w:after="0" w:line="240" w:lineRule="auto"/>
        <w:ind w:left="1120"/>
        <w:rPr>
          <w:rFonts w:ascii="Times New Roman" w:hAnsi="Times New Roman"/>
          <w:color w:val="000000"/>
          <w:sz w:val="18"/>
          <w:szCs w:val="18"/>
        </w:rPr>
      </w:pPr>
      <w:r>
        <w:rPr>
          <w:rFonts w:ascii="Times New Roman" w:hAnsi="Times New Roman"/>
          <w:color w:val="191919"/>
          <w:sz w:val="18"/>
          <w:szCs w:val="18"/>
        </w:rPr>
        <w:t>BISE</w:t>
      </w:r>
      <w:r>
        <w:rPr>
          <w:rFonts w:ascii="Times New Roman" w:hAnsi="Times New Roman"/>
          <w:color w:val="191919"/>
          <w:sz w:val="18"/>
          <w:szCs w:val="18"/>
        </w:rPr>
        <w:tab/>
        <w:t>2010</w:t>
      </w:r>
      <w:r>
        <w:rPr>
          <w:rFonts w:ascii="Times New Roman" w:hAnsi="Times New Roman"/>
          <w:color w:val="191919"/>
          <w:sz w:val="18"/>
          <w:szCs w:val="18"/>
        </w:rPr>
        <w:tab/>
        <w:t>Fundamentals of Computer</w:t>
      </w:r>
      <w:r>
        <w:rPr>
          <w:rFonts w:ascii="Times New Roman" w:hAnsi="Times New Roman"/>
          <w:color w:val="191919"/>
          <w:spacing w:val="-10"/>
          <w:sz w:val="18"/>
          <w:szCs w:val="18"/>
        </w:rPr>
        <w:t xml:space="preserve"> </w:t>
      </w:r>
      <w:r>
        <w:rPr>
          <w:rFonts w:ascii="Times New Roman" w:hAnsi="Times New Roman"/>
          <w:color w:val="191919"/>
          <w:sz w:val="18"/>
          <w:szCs w:val="18"/>
        </w:rPr>
        <w:t xml:space="preserve">Applications </w:t>
      </w:r>
      <w:ins w:id="13" w:author="melliard" w:date="2011-03-24T15:35:00Z">
        <w:r w:rsidR="004A5C37">
          <w:rPr>
            <w:rFonts w:ascii="Times New Roman" w:hAnsi="Times New Roman"/>
            <w:color w:val="191919"/>
            <w:sz w:val="18"/>
            <w:szCs w:val="18"/>
          </w:rPr>
          <w:tab/>
        </w:r>
        <w:r w:rsidR="004A5C37">
          <w:rPr>
            <w:rFonts w:ascii="Times New Roman" w:hAnsi="Times New Roman"/>
            <w:color w:val="191919"/>
            <w:sz w:val="18"/>
            <w:szCs w:val="18"/>
          </w:rPr>
          <w:tab/>
        </w:r>
        <w:r w:rsidR="004A5C37">
          <w:rPr>
            <w:rFonts w:ascii="Times New Roman" w:hAnsi="Times New Roman"/>
            <w:color w:val="191919"/>
            <w:sz w:val="18"/>
            <w:szCs w:val="18"/>
          </w:rPr>
          <w:tab/>
        </w:r>
        <w:r w:rsidR="004A5C37">
          <w:rPr>
            <w:rFonts w:ascii="Times New Roman" w:hAnsi="Times New Roman"/>
            <w:color w:val="191919"/>
            <w:sz w:val="18"/>
            <w:szCs w:val="18"/>
          </w:rPr>
          <w:tab/>
        </w:r>
        <w:r w:rsidR="004A5C37">
          <w:rPr>
            <w:rFonts w:ascii="Times New Roman" w:hAnsi="Times New Roman"/>
            <w:color w:val="191919"/>
            <w:sz w:val="18"/>
            <w:szCs w:val="18"/>
          </w:rPr>
          <w:tab/>
        </w:r>
        <w:r w:rsidR="004A5C37">
          <w:rPr>
            <w:rFonts w:ascii="Times New Roman" w:hAnsi="Times New Roman"/>
            <w:color w:val="191919"/>
            <w:sz w:val="18"/>
            <w:szCs w:val="18"/>
          </w:rPr>
          <w:tab/>
        </w:r>
        <w:r w:rsidR="004A5C37">
          <w:rPr>
            <w:rFonts w:ascii="Times New Roman" w:hAnsi="Times New Roman"/>
            <w:color w:val="191919"/>
            <w:sz w:val="18"/>
            <w:szCs w:val="18"/>
          </w:rPr>
          <w:tab/>
        </w:r>
      </w:ins>
      <w:r>
        <w:rPr>
          <w:rFonts w:ascii="Times New Roman" w:hAnsi="Times New Roman"/>
          <w:color w:val="191919"/>
          <w:sz w:val="18"/>
          <w:szCs w:val="18"/>
        </w:rPr>
        <w:t>3</w:t>
      </w:r>
    </w:p>
    <w:p w:rsidR="0038476F" w:rsidRDefault="0038476F" w:rsidP="0038476F">
      <w:pPr>
        <w:widowControl w:val="0"/>
        <w:tabs>
          <w:tab w:val="left" w:pos="2200"/>
          <w:tab w:val="left" w:pos="3280"/>
        </w:tabs>
        <w:autoSpaceDE w:val="0"/>
        <w:autoSpaceDN w:val="0"/>
        <w:adjustRightInd w:val="0"/>
        <w:spacing w:before="9" w:after="0" w:line="240" w:lineRule="auto"/>
        <w:ind w:left="1120"/>
        <w:rPr>
          <w:rFonts w:ascii="Times New Roman" w:hAnsi="Times New Roman"/>
          <w:color w:val="000000"/>
          <w:sz w:val="18"/>
          <w:szCs w:val="18"/>
        </w:rPr>
      </w:pPr>
      <w:r>
        <w:rPr>
          <w:rFonts w:ascii="Times New Roman" w:hAnsi="Times New Roman"/>
          <w:color w:val="191919"/>
          <w:sz w:val="18"/>
          <w:szCs w:val="18"/>
        </w:rPr>
        <w:t>BISE</w:t>
      </w:r>
      <w:r>
        <w:rPr>
          <w:rFonts w:ascii="Times New Roman" w:hAnsi="Times New Roman"/>
          <w:color w:val="191919"/>
          <w:sz w:val="18"/>
          <w:szCs w:val="18"/>
        </w:rPr>
        <w:tab/>
        <w:t>2040</w:t>
      </w:r>
      <w:r>
        <w:rPr>
          <w:rFonts w:ascii="Times New Roman" w:hAnsi="Times New Roman"/>
          <w:color w:val="191919"/>
          <w:sz w:val="18"/>
          <w:szCs w:val="18"/>
        </w:rPr>
        <w:tab/>
        <w:t xml:space="preserve">Communication for Management </w:t>
      </w:r>
      <w:ins w:id="14" w:author="melliard" w:date="2011-03-24T15:35:00Z">
        <w:r w:rsidR="004A5C37">
          <w:rPr>
            <w:rFonts w:ascii="Times New Roman" w:hAnsi="Times New Roman"/>
            <w:color w:val="191919"/>
            <w:sz w:val="18"/>
            <w:szCs w:val="18"/>
          </w:rPr>
          <w:tab/>
        </w:r>
        <w:r w:rsidR="004A5C37">
          <w:rPr>
            <w:rFonts w:ascii="Times New Roman" w:hAnsi="Times New Roman"/>
            <w:color w:val="191919"/>
            <w:sz w:val="18"/>
            <w:szCs w:val="18"/>
          </w:rPr>
          <w:tab/>
        </w:r>
        <w:r w:rsidR="004A5C37">
          <w:rPr>
            <w:rFonts w:ascii="Times New Roman" w:hAnsi="Times New Roman"/>
            <w:color w:val="191919"/>
            <w:sz w:val="18"/>
            <w:szCs w:val="18"/>
          </w:rPr>
          <w:tab/>
        </w:r>
        <w:r w:rsidR="004A5C37">
          <w:rPr>
            <w:rFonts w:ascii="Times New Roman" w:hAnsi="Times New Roman"/>
            <w:color w:val="191919"/>
            <w:sz w:val="18"/>
            <w:szCs w:val="18"/>
          </w:rPr>
          <w:tab/>
        </w:r>
        <w:r w:rsidR="004A5C37">
          <w:rPr>
            <w:rFonts w:ascii="Times New Roman" w:hAnsi="Times New Roman"/>
            <w:color w:val="191919"/>
            <w:sz w:val="18"/>
            <w:szCs w:val="18"/>
          </w:rPr>
          <w:tab/>
        </w:r>
        <w:r w:rsidR="004A5C37">
          <w:rPr>
            <w:rFonts w:ascii="Times New Roman" w:hAnsi="Times New Roman"/>
            <w:color w:val="191919"/>
            <w:sz w:val="18"/>
            <w:szCs w:val="18"/>
          </w:rPr>
          <w:tab/>
        </w:r>
        <w:r w:rsidR="004A5C37">
          <w:rPr>
            <w:rFonts w:ascii="Times New Roman" w:hAnsi="Times New Roman"/>
            <w:color w:val="191919"/>
            <w:sz w:val="18"/>
            <w:szCs w:val="18"/>
          </w:rPr>
          <w:tab/>
        </w:r>
        <w:r w:rsidR="004A5C37">
          <w:rPr>
            <w:rFonts w:ascii="Times New Roman" w:hAnsi="Times New Roman"/>
            <w:color w:val="191919"/>
            <w:sz w:val="18"/>
            <w:szCs w:val="18"/>
          </w:rPr>
          <w:tab/>
        </w:r>
      </w:ins>
      <w:r>
        <w:rPr>
          <w:rFonts w:ascii="Times New Roman" w:hAnsi="Times New Roman"/>
          <w:color w:val="191919"/>
          <w:sz w:val="18"/>
          <w:szCs w:val="18"/>
        </w:rPr>
        <w:t>3</w:t>
      </w:r>
    </w:p>
    <w:p w:rsidR="0038476F" w:rsidRDefault="0038476F" w:rsidP="0038476F">
      <w:pPr>
        <w:widowControl w:val="0"/>
        <w:tabs>
          <w:tab w:val="left" w:pos="2180"/>
          <w:tab w:val="left" w:pos="3260"/>
        </w:tabs>
        <w:autoSpaceDE w:val="0"/>
        <w:autoSpaceDN w:val="0"/>
        <w:adjustRightInd w:val="0"/>
        <w:spacing w:before="9" w:after="0" w:line="240" w:lineRule="auto"/>
        <w:ind w:left="1120"/>
        <w:rPr>
          <w:rFonts w:ascii="Times New Roman" w:hAnsi="Times New Roman"/>
          <w:color w:val="000000"/>
          <w:sz w:val="18"/>
          <w:szCs w:val="18"/>
        </w:rPr>
      </w:pPr>
      <w:r>
        <w:rPr>
          <w:rFonts w:ascii="Times New Roman" w:hAnsi="Times New Roman"/>
          <w:color w:val="191919"/>
          <w:sz w:val="18"/>
          <w:szCs w:val="18"/>
        </w:rPr>
        <w:t>ECON</w:t>
      </w:r>
      <w:r>
        <w:rPr>
          <w:rFonts w:ascii="Times New Roman" w:hAnsi="Times New Roman"/>
          <w:color w:val="191919"/>
          <w:sz w:val="18"/>
          <w:szCs w:val="18"/>
        </w:rPr>
        <w:tab/>
        <w:t>2105</w:t>
      </w:r>
      <w:r>
        <w:rPr>
          <w:rFonts w:ascii="Times New Roman" w:hAnsi="Times New Roman"/>
          <w:color w:val="191919"/>
          <w:sz w:val="18"/>
          <w:szCs w:val="18"/>
        </w:rPr>
        <w:tab/>
        <w:t xml:space="preserve">Principles of Macroeconomics </w:t>
      </w:r>
      <w:ins w:id="15" w:author="melliard" w:date="2011-03-24T15:36:00Z">
        <w:r w:rsidR="004A5C37">
          <w:rPr>
            <w:rFonts w:ascii="Times New Roman" w:hAnsi="Times New Roman"/>
            <w:color w:val="191919"/>
            <w:sz w:val="18"/>
            <w:szCs w:val="18"/>
          </w:rPr>
          <w:tab/>
        </w:r>
        <w:r w:rsidR="004A5C37">
          <w:rPr>
            <w:rFonts w:ascii="Times New Roman" w:hAnsi="Times New Roman"/>
            <w:color w:val="191919"/>
            <w:sz w:val="18"/>
            <w:szCs w:val="18"/>
          </w:rPr>
          <w:tab/>
        </w:r>
        <w:r w:rsidR="004A5C37">
          <w:rPr>
            <w:rFonts w:ascii="Times New Roman" w:hAnsi="Times New Roman"/>
            <w:color w:val="191919"/>
            <w:sz w:val="18"/>
            <w:szCs w:val="18"/>
          </w:rPr>
          <w:tab/>
        </w:r>
        <w:r w:rsidR="004A5C37">
          <w:rPr>
            <w:rFonts w:ascii="Times New Roman" w:hAnsi="Times New Roman"/>
            <w:color w:val="191919"/>
            <w:sz w:val="18"/>
            <w:szCs w:val="18"/>
          </w:rPr>
          <w:tab/>
        </w:r>
        <w:r w:rsidR="004A5C37">
          <w:rPr>
            <w:rFonts w:ascii="Times New Roman" w:hAnsi="Times New Roman"/>
            <w:color w:val="191919"/>
            <w:sz w:val="18"/>
            <w:szCs w:val="18"/>
          </w:rPr>
          <w:tab/>
        </w:r>
        <w:r w:rsidR="004A5C37">
          <w:rPr>
            <w:rFonts w:ascii="Times New Roman" w:hAnsi="Times New Roman"/>
            <w:color w:val="191919"/>
            <w:sz w:val="18"/>
            <w:szCs w:val="18"/>
          </w:rPr>
          <w:tab/>
        </w:r>
        <w:r w:rsidR="004A5C37">
          <w:rPr>
            <w:rFonts w:ascii="Times New Roman" w:hAnsi="Times New Roman"/>
            <w:color w:val="191919"/>
            <w:sz w:val="18"/>
            <w:szCs w:val="18"/>
          </w:rPr>
          <w:tab/>
        </w:r>
        <w:r w:rsidR="004A5C37">
          <w:rPr>
            <w:rFonts w:ascii="Times New Roman" w:hAnsi="Times New Roman"/>
            <w:color w:val="191919"/>
            <w:sz w:val="18"/>
            <w:szCs w:val="18"/>
          </w:rPr>
          <w:tab/>
        </w:r>
      </w:ins>
      <w:r>
        <w:rPr>
          <w:rFonts w:ascii="Times New Roman" w:hAnsi="Times New Roman"/>
          <w:color w:val="191919"/>
          <w:sz w:val="18"/>
          <w:szCs w:val="18"/>
        </w:rPr>
        <w:t>3</w:t>
      </w:r>
    </w:p>
    <w:p w:rsidR="0038476F" w:rsidRDefault="0038476F" w:rsidP="0038476F">
      <w:pPr>
        <w:widowControl w:val="0"/>
        <w:tabs>
          <w:tab w:val="left" w:pos="2180"/>
          <w:tab w:val="left" w:pos="3260"/>
        </w:tabs>
        <w:autoSpaceDE w:val="0"/>
        <w:autoSpaceDN w:val="0"/>
        <w:adjustRightInd w:val="0"/>
        <w:spacing w:before="9" w:after="0" w:line="240" w:lineRule="auto"/>
        <w:ind w:left="1120"/>
        <w:rPr>
          <w:rFonts w:ascii="Times New Roman" w:hAnsi="Times New Roman"/>
          <w:color w:val="000000"/>
          <w:sz w:val="18"/>
          <w:szCs w:val="18"/>
        </w:rPr>
      </w:pPr>
      <w:r>
        <w:rPr>
          <w:rFonts w:ascii="Times New Roman" w:hAnsi="Times New Roman"/>
          <w:color w:val="191919"/>
          <w:sz w:val="18"/>
          <w:szCs w:val="18"/>
        </w:rPr>
        <w:t>ECON</w:t>
      </w:r>
      <w:r>
        <w:rPr>
          <w:rFonts w:ascii="Times New Roman" w:hAnsi="Times New Roman"/>
          <w:color w:val="191919"/>
          <w:sz w:val="18"/>
          <w:szCs w:val="18"/>
        </w:rPr>
        <w:tab/>
        <w:t>210</w:t>
      </w:r>
      <w:r>
        <w:rPr>
          <w:rFonts w:ascii="Times New Roman" w:hAnsi="Times New Roman"/>
          <w:color w:val="191919"/>
          <w:sz w:val="18"/>
          <w:szCs w:val="18"/>
        </w:rPr>
        <w:tab/>
        <w:t xml:space="preserve">Principles of Microeconomics </w:t>
      </w:r>
      <w:ins w:id="16" w:author="melliard" w:date="2011-03-24T15:36:00Z">
        <w:r w:rsidR="004A5C37">
          <w:rPr>
            <w:rFonts w:ascii="Times New Roman" w:hAnsi="Times New Roman"/>
            <w:color w:val="191919"/>
            <w:sz w:val="18"/>
            <w:szCs w:val="18"/>
          </w:rPr>
          <w:tab/>
        </w:r>
        <w:r w:rsidR="004A5C37">
          <w:rPr>
            <w:rFonts w:ascii="Times New Roman" w:hAnsi="Times New Roman"/>
            <w:color w:val="191919"/>
            <w:sz w:val="18"/>
            <w:szCs w:val="18"/>
          </w:rPr>
          <w:tab/>
        </w:r>
        <w:r w:rsidR="004A5C37">
          <w:rPr>
            <w:rFonts w:ascii="Times New Roman" w:hAnsi="Times New Roman"/>
            <w:color w:val="191919"/>
            <w:sz w:val="18"/>
            <w:szCs w:val="18"/>
          </w:rPr>
          <w:tab/>
        </w:r>
        <w:r w:rsidR="004A5C37">
          <w:rPr>
            <w:rFonts w:ascii="Times New Roman" w:hAnsi="Times New Roman"/>
            <w:color w:val="191919"/>
            <w:sz w:val="18"/>
            <w:szCs w:val="18"/>
          </w:rPr>
          <w:tab/>
        </w:r>
        <w:r w:rsidR="004A5C37">
          <w:rPr>
            <w:rFonts w:ascii="Times New Roman" w:hAnsi="Times New Roman"/>
            <w:color w:val="191919"/>
            <w:sz w:val="18"/>
            <w:szCs w:val="18"/>
          </w:rPr>
          <w:tab/>
        </w:r>
        <w:r w:rsidR="004A5C37">
          <w:rPr>
            <w:rFonts w:ascii="Times New Roman" w:hAnsi="Times New Roman"/>
            <w:color w:val="191919"/>
            <w:sz w:val="18"/>
            <w:szCs w:val="18"/>
          </w:rPr>
          <w:tab/>
        </w:r>
        <w:r w:rsidR="004A5C37">
          <w:rPr>
            <w:rFonts w:ascii="Times New Roman" w:hAnsi="Times New Roman"/>
            <w:color w:val="191919"/>
            <w:sz w:val="18"/>
            <w:szCs w:val="18"/>
          </w:rPr>
          <w:tab/>
        </w:r>
        <w:r w:rsidR="004A5C37">
          <w:rPr>
            <w:rFonts w:ascii="Times New Roman" w:hAnsi="Times New Roman"/>
            <w:color w:val="191919"/>
            <w:sz w:val="18"/>
            <w:szCs w:val="18"/>
          </w:rPr>
          <w:tab/>
        </w:r>
      </w:ins>
      <w:r>
        <w:rPr>
          <w:rFonts w:ascii="Times New Roman" w:hAnsi="Times New Roman"/>
          <w:color w:val="191919"/>
          <w:sz w:val="18"/>
          <w:szCs w:val="18"/>
        </w:rPr>
        <w:t>3</w:t>
      </w:r>
    </w:p>
    <w:p w:rsidR="0038476F" w:rsidRDefault="0038476F" w:rsidP="0038476F">
      <w:pPr>
        <w:widowControl w:val="0"/>
        <w:tabs>
          <w:tab w:val="left" w:pos="10660"/>
        </w:tabs>
        <w:autoSpaceDE w:val="0"/>
        <w:autoSpaceDN w:val="0"/>
        <w:adjustRightInd w:val="0"/>
        <w:spacing w:before="6" w:after="0" w:line="240" w:lineRule="auto"/>
        <w:ind w:left="1120"/>
        <w:rPr>
          <w:rFonts w:ascii="Times New Roman" w:hAnsi="Times New Roman"/>
          <w:color w:val="000000"/>
          <w:sz w:val="18"/>
          <w:szCs w:val="18"/>
        </w:rPr>
      </w:pPr>
      <w:r>
        <w:rPr>
          <w:rFonts w:ascii="Times New Roman" w:hAnsi="Times New Roman"/>
          <w:b/>
          <w:bCs/>
          <w:color w:val="191919"/>
          <w:sz w:val="18"/>
          <w:szCs w:val="18"/>
        </w:rPr>
        <w:t>Subtotal</w:t>
      </w:r>
      <w:ins w:id="17" w:author="melliard" w:date="2011-03-24T15:36:00Z">
        <w:r w:rsidR="004A5C37">
          <w:rPr>
            <w:rFonts w:ascii="Times New Roman" w:hAnsi="Times New Roman"/>
            <w:b/>
            <w:bCs/>
            <w:color w:val="191919"/>
            <w:sz w:val="18"/>
            <w:szCs w:val="18"/>
          </w:rPr>
          <w:t xml:space="preserve">         18        </w:t>
        </w:r>
      </w:ins>
      <w:r>
        <w:rPr>
          <w:rFonts w:ascii="Times New Roman" w:hAnsi="Times New Roman"/>
          <w:b/>
          <w:bCs/>
          <w:color w:val="191919"/>
          <w:sz w:val="18"/>
          <w:szCs w:val="18"/>
        </w:rPr>
        <w:tab/>
        <w:t>18</w:t>
      </w:r>
    </w:p>
    <w:p w:rsidR="0038476F" w:rsidRDefault="0038476F" w:rsidP="0038476F">
      <w:pPr>
        <w:widowControl w:val="0"/>
        <w:autoSpaceDE w:val="0"/>
        <w:autoSpaceDN w:val="0"/>
        <w:adjustRightInd w:val="0"/>
        <w:spacing w:before="5" w:after="0" w:line="220" w:lineRule="exact"/>
        <w:rPr>
          <w:rFonts w:ascii="Times New Roman" w:hAnsi="Times New Roman"/>
          <w:color w:val="000000"/>
        </w:rPr>
      </w:pPr>
    </w:p>
    <w:p w:rsidR="0038476F" w:rsidRDefault="001254CF" w:rsidP="0038476F">
      <w:pPr>
        <w:widowControl w:val="0"/>
        <w:autoSpaceDE w:val="0"/>
        <w:autoSpaceDN w:val="0"/>
        <w:adjustRightInd w:val="0"/>
        <w:spacing w:after="0" w:line="240" w:lineRule="auto"/>
        <w:ind w:left="1120"/>
        <w:rPr>
          <w:rFonts w:ascii="Times New Roman" w:hAnsi="Times New Roman"/>
          <w:color w:val="000000"/>
          <w:sz w:val="18"/>
          <w:szCs w:val="18"/>
        </w:rPr>
      </w:pPr>
      <w:r w:rsidRPr="001254CF">
        <w:rPr>
          <w:noProof/>
        </w:rPr>
        <w:pict>
          <v:shape id="Text Box 3902" o:spid="_x0000_s1235" type="#_x0000_t202" style="position:absolute;left:0;text-align:left;margin-left:21.05pt;margin-top:61.2pt;width:12pt;height:41.8pt;z-index:-251603968;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" o:allowincell="f" filled="f" stroked="f">
            <v:textbox style="layout-flow:vertical;mso-layout-flow-alt:bottom-to-top" inset="0,0,0,0">
              <w:txbxContent>
                <w:p w:rsidR="00886238" w:rsidRDefault="00886238" w:rsidP="0038476F">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Business</w:t>
                  </w:r>
                </w:p>
              </w:txbxContent>
            </v:textbox>
            <w10:wrap anchorx="page"/>
          </v:shape>
        </w:pict>
      </w:r>
      <w:r w:rsidR="0038476F">
        <w:rPr>
          <w:rFonts w:ascii="Times New Roman" w:hAnsi="Times New Roman"/>
          <w:b/>
          <w:bCs/>
          <w:color w:val="191919"/>
          <w:sz w:val="18"/>
          <w:szCs w:val="18"/>
        </w:rPr>
        <w:t>A</w:t>
      </w:r>
      <w:r w:rsidR="0038476F">
        <w:rPr>
          <w:rFonts w:ascii="Times New Roman" w:hAnsi="Times New Roman"/>
          <w:b/>
          <w:bCs/>
          <w:color w:val="191919"/>
          <w:spacing w:val="-3"/>
          <w:sz w:val="18"/>
          <w:szCs w:val="18"/>
        </w:rPr>
        <w:t>r</w:t>
      </w:r>
      <w:r w:rsidR="0038476F">
        <w:rPr>
          <w:rFonts w:ascii="Times New Roman" w:hAnsi="Times New Roman"/>
          <w:b/>
          <w:bCs/>
          <w:color w:val="191919"/>
          <w:sz w:val="18"/>
          <w:szCs w:val="18"/>
        </w:rPr>
        <w:t>ea G: Business Majors Requi</w:t>
      </w:r>
      <w:r w:rsidR="0038476F">
        <w:rPr>
          <w:rFonts w:ascii="Times New Roman" w:hAnsi="Times New Roman"/>
          <w:b/>
          <w:bCs/>
          <w:color w:val="191919"/>
          <w:spacing w:val="-3"/>
          <w:sz w:val="18"/>
          <w:szCs w:val="18"/>
        </w:rPr>
        <w:t>r</w:t>
      </w:r>
      <w:r w:rsidR="0038476F">
        <w:rPr>
          <w:rFonts w:ascii="Times New Roman" w:hAnsi="Times New Roman"/>
          <w:b/>
          <w:bCs/>
          <w:color w:val="191919"/>
          <w:sz w:val="18"/>
          <w:szCs w:val="18"/>
        </w:rPr>
        <w:t>ed Courses</w:t>
      </w:r>
    </w:p>
    <w:tbl>
      <w:tblPr>
        <w:tblW w:w="0" w:type="auto"/>
        <w:tblInd w:w="1080" w:type="dxa"/>
        <w:tblLayout w:type="fixed"/>
        <w:tblCellMar>
          <w:left w:w="0" w:type="dxa"/>
          <w:right w:w="0" w:type="dxa"/>
        </w:tblCellMar>
        <w:tblLook w:val="0000"/>
      </w:tblPr>
      <w:tblGrid>
        <w:gridCol w:w="1018"/>
        <w:gridCol w:w="822"/>
        <w:gridCol w:w="5929"/>
        <w:gridCol w:w="2031"/>
      </w:tblGrid>
      <w:tr w:rsidR="0038476F" w:rsidRPr="007A7452" w:rsidTr="00886238">
        <w:trPr>
          <w:trHeight w:hRule="exact" w:val="237"/>
        </w:trPr>
        <w:tc>
          <w:tcPr>
            <w:tcW w:w="1018" w:type="dxa"/>
            <w:tcBorders>
              <w:top w:val="nil"/>
              <w:left w:val="nil"/>
              <w:bottom w:val="nil"/>
              <w:right w:val="nil"/>
            </w:tcBorders>
          </w:tcPr>
          <w:p w:rsidR="0038476F" w:rsidRPr="007A7452" w:rsidRDefault="0038476F" w:rsidP="00886238">
            <w:pPr>
              <w:widowControl w:val="0"/>
              <w:autoSpaceDE w:val="0"/>
              <w:autoSpaceDN w:val="0"/>
              <w:adjustRightInd w:val="0"/>
              <w:spacing w:before="9" w:after="0" w:line="240" w:lineRule="auto"/>
              <w:ind w:left="40"/>
              <w:rPr>
                <w:rFonts w:ascii="Times New Roman" w:hAnsi="Times New Roman"/>
                <w:sz w:val="24"/>
                <w:szCs w:val="24"/>
              </w:rPr>
            </w:pPr>
            <w:r w:rsidRPr="007A7452">
              <w:rPr>
                <w:rFonts w:ascii="Times New Roman" w:hAnsi="Times New Roman"/>
                <w:color w:val="191919"/>
                <w:sz w:val="18"/>
                <w:szCs w:val="18"/>
              </w:rPr>
              <w:t>BUSA</w:t>
            </w:r>
          </w:p>
        </w:tc>
        <w:tc>
          <w:tcPr>
            <w:tcW w:w="822" w:type="dxa"/>
            <w:tcBorders>
              <w:top w:val="nil"/>
              <w:left w:val="nil"/>
              <w:bottom w:val="nil"/>
              <w:right w:val="nil"/>
            </w:tcBorders>
          </w:tcPr>
          <w:p w:rsidR="0038476F" w:rsidRPr="007A7452" w:rsidRDefault="0038476F" w:rsidP="00886238">
            <w:pPr>
              <w:widowControl w:val="0"/>
              <w:autoSpaceDE w:val="0"/>
              <w:autoSpaceDN w:val="0"/>
              <w:adjustRightInd w:val="0"/>
              <w:spacing w:before="9" w:after="0" w:line="240" w:lineRule="auto"/>
              <w:ind w:left="102"/>
              <w:rPr>
                <w:rFonts w:ascii="Times New Roman" w:hAnsi="Times New Roman"/>
                <w:sz w:val="24"/>
                <w:szCs w:val="24"/>
              </w:rPr>
            </w:pPr>
            <w:r w:rsidRPr="007A7452">
              <w:rPr>
                <w:rFonts w:ascii="Times New Roman" w:hAnsi="Times New Roman"/>
                <w:color w:val="191919"/>
                <w:sz w:val="18"/>
                <w:szCs w:val="18"/>
              </w:rPr>
              <w:t>4105</w:t>
            </w:r>
          </w:p>
        </w:tc>
        <w:tc>
          <w:tcPr>
            <w:tcW w:w="5929" w:type="dxa"/>
            <w:tcBorders>
              <w:top w:val="nil"/>
              <w:left w:val="nil"/>
              <w:bottom w:val="nil"/>
              <w:right w:val="nil"/>
            </w:tcBorders>
          </w:tcPr>
          <w:p w:rsidR="0038476F" w:rsidRPr="007A7452" w:rsidRDefault="0038476F" w:rsidP="00886238">
            <w:pPr>
              <w:widowControl w:val="0"/>
              <w:autoSpaceDE w:val="0"/>
              <w:autoSpaceDN w:val="0"/>
              <w:adjustRightInd w:val="0"/>
              <w:spacing w:before="9" w:after="0" w:line="240" w:lineRule="auto"/>
              <w:ind w:left="360"/>
              <w:rPr>
                <w:rFonts w:ascii="Times New Roman" w:hAnsi="Times New Roman"/>
                <w:sz w:val="24"/>
                <w:szCs w:val="24"/>
              </w:rPr>
            </w:pPr>
            <w:r w:rsidRPr="007A7452">
              <w:rPr>
                <w:rFonts w:ascii="Times New Roman" w:hAnsi="Times New Roman"/>
                <w:color w:val="191919"/>
                <w:sz w:val="18"/>
                <w:szCs w:val="18"/>
              </w:rPr>
              <w:t>International Business</w:t>
            </w:r>
          </w:p>
        </w:tc>
        <w:tc>
          <w:tcPr>
            <w:tcW w:w="2031" w:type="dxa"/>
            <w:tcBorders>
              <w:top w:val="nil"/>
              <w:left w:val="nil"/>
              <w:bottom w:val="nil"/>
              <w:right w:val="nil"/>
            </w:tcBorders>
          </w:tcPr>
          <w:p w:rsidR="0038476F" w:rsidRPr="007A7452" w:rsidRDefault="0038476F" w:rsidP="00886238">
            <w:pPr>
              <w:widowControl w:val="0"/>
              <w:autoSpaceDE w:val="0"/>
              <w:autoSpaceDN w:val="0"/>
              <w:adjustRightInd w:val="0"/>
              <w:spacing w:before="9" w:after="0" w:line="240" w:lineRule="auto"/>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216"/>
        </w:trPr>
        <w:tc>
          <w:tcPr>
            <w:tcW w:w="1018"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ECON</w:t>
            </w:r>
          </w:p>
        </w:tc>
        <w:tc>
          <w:tcPr>
            <w:tcW w:w="822"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02"/>
              <w:rPr>
                <w:rFonts w:ascii="Times New Roman" w:hAnsi="Times New Roman"/>
                <w:sz w:val="24"/>
                <w:szCs w:val="24"/>
              </w:rPr>
            </w:pPr>
            <w:r w:rsidRPr="007A7452">
              <w:rPr>
                <w:rFonts w:ascii="Times New Roman" w:hAnsi="Times New Roman"/>
                <w:color w:val="191919"/>
                <w:sz w:val="18"/>
                <w:szCs w:val="18"/>
              </w:rPr>
              <w:t>3205</w:t>
            </w:r>
          </w:p>
        </w:tc>
        <w:tc>
          <w:tcPr>
            <w:tcW w:w="5929"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60"/>
              <w:rPr>
                <w:rFonts w:ascii="Times New Roman" w:hAnsi="Times New Roman"/>
                <w:sz w:val="24"/>
                <w:szCs w:val="24"/>
              </w:rPr>
            </w:pPr>
            <w:r w:rsidRPr="007A7452">
              <w:rPr>
                <w:rFonts w:ascii="Times New Roman" w:hAnsi="Times New Roman"/>
                <w:color w:val="191919"/>
                <w:sz w:val="18"/>
                <w:szCs w:val="18"/>
              </w:rPr>
              <w:t>Economics and Business Statistics</w:t>
            </w:r>
          </w:p>
        </w:tc>
        <w:tc>
          <w:tcPr>
            <w:tcW w:w="2031"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216"/>
        </w:trPr>
        <w:tc>
          <w:tcPr>
            <w:tcW w:w="1018"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FINC</w:t>
            </w:r>
          </w:p>
        </w:tc>
        <w:tc>
          <w:tcPr>
            <w:tcW w:w="822"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02"/>
              <w:rPr>
                <w:rFonts w:ascii="Times New Roman" w:hAnsi="Times New Roman"/>
                <w:sz w:val="24"/>
                <w:szCs w:val="24"/>
              </w:rPr>
            </w:pPr>
            <w:r w:rsidRPr="007A7452">
              <w:rPr>
                <w:rFonts w:ascii="Times New Roman" w:hAnsi="Times New Roman"/>
                <w:color w:val="191919"/>
                <w:sz w:val="18"/>
                <w:szCs w:val="18"/>
              </w:rPr>
              <w:t>3105</w:t>
            </w:r>
          </w:p>
        </w:tc>
        <w:tc>
          <w:tcPr>
            <w:tcW w:w="5929"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60"/>
              <w:rPr>
                <w:rFonts w:ascii="Times New Roman" w:hAnsi="Times New Roman"/>
                <w:sz w:val="24"/>
                <w:szCs w:val="24"/>
              </w:rPr>
            </w:pPr>
            <w:r w:rsidRPr="007A7452">
              <w:rPr>
                <w:rFonts w:ascii="Times New Roman" w:hAnsi="Times New Roman"/>
                <w:color w:val="191919"/>
                <w:sz w:val="18"/>
                <w:szCs w:val="18"/>
              </w:rPr>
              <w:t>Foundations of Financial Management</w:t>
            </w:r>
          </w:p>
        </w:tc>
        <w:tc>
          <w:tcPr>
            <w:tcW w:w="2031"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216"/>
        </w:trPr>
        <w:tc>
          <w:tcPr>
            <w:tcW w:w="1018"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MGMT</w:t>
            </w:r>
          </w:p>
        </w:tc>
        <w:tc>
          <w:tcPr>
            <w:tcW w:w="822"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02"/>
              <w:rPr>
                <w:rFonts w:ascii="Times New Roman" w:hAnsi="Times New Roman"/>
                <w:sz w:val="24"/>
                <w:szCs w:val="24"/>
              </w:rPr>
            </w:pPr>
            <w:r w:rsidRPr="007A7452">
              <w:rPr>
                <w:rFonts w:ascii="Times New Roman" w:hAnsi="Times New Roman"/>
                <w:color w:val="191919"/>
                <w:sz w:val="18"/>
                <w:szCs w:val="18"/>
              </w:rPr>
              <w:t>3105</w:t>
            </w:r>
          </w:p>
        </w:tc>
        <w:tc>
          <w:tcPr>
            <w:tcW w:w="5929"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60"/>
              <w:rPr>
                <w:rFonts w:ascii="Times New Roman" w:hAnsi="Times New Roman"/>
                <w:sz w:val="24"/>
                <w:szCs w:val="24"/>
              </w:rPr>
            </w:pPr>
            <w:r w:rsidRPr="007A7452">
              <w:rPr>
                <w:rFonts w:ascii="Times New Roman" w:hAnsi="Times New Roman"/>
                <w:color w:val="191919"/>
                <w:sz w:val="18"/>
                <w:szCs w:val="18"/>
              </w:rPr>
              <w:t>Legal Environment of Business</w:t>
            </w:r>
          </w:p>
        </w:tc>
        <w:tc>
          <w:tcPr>
            <w:tcW w:w="2031"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216"/>
        </w:trPr>
        <w:tc>
          <w:tcPr>
            <w:tcW w:w="1018"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MGMT</w:t>
            </w:r>
          </w:p>
        </w:tc>
        <w:tc>
          <w:tcPr>
            <w:tcW w:w="822"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02"/>
              <w:rPr>
                <w:rFonts w:ascii="Times New Roman" w:hAnsi="Times New Roman"/>
                <w:sz w:val="24"/>
                <w:szCs w:val="24"/>
              </w:rPr>
            </w:pPr>
            <w:r w:rsidRPr="007A7452">
              <w:rPr>
                <w:rFonts w:ascii="Times New Roman" w:hAnsi="Times New Roman"/>
                <w:color w:val="191919"/>
                <w:sz w:val="18"/>
                <w:szCs w:val="18"/>
              </w:rPr>
              <w:t>3106</w:t>
            </w:r>
          </w:p>
        </w:tc>
        <w:tc>
          <w:tcPr>
            <w:tcW w:w="5929"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60"/>
              <w:rPr>
                <w:rFonts w:ascii="Times New Roman" w:hAnsi="Times New Roman"/>
                <w:sz w:val="24"/>
                <w:szCs w:val="24"/>
              </w:rPr>
            </w:pPr>
            <w:r w:rsidRPr="007A7452">
              <w:rPr>
                <w:rFonts w:ascii="Times New Roman" w:hAnsi="Times New Roman"/>
                <w:color w:val="191919"/>
                <w:sz w:val="18"/>
                <w:szCs w:val="18"/>
              </w:rPr>
              <w:t>Management Science and Operations Management</w:t>
            </w:r>
          </w:p>
        </w:tc>
        <w:tc>
          <w:tcPr>
            <w:tcW w:w="2031"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216"/>
        </w:trPr>
        <w:tc>
          <w:tcPr>
            <w:tcW w:w="1018"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MGMT</w:t>
            </w:r>
          </w:p>
        </w:tc>
        <w:tc>
          <w:tcPr>
            <w:tcW w:w="822"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02"/>
              <w:rPr>
                <w:rFonts w:ascii="Times New Roman" w:hAnsi="Times New Roman"/>
                <w:sz w:val="24"/>
                <w:szCs w:val="24"/>
              </w:rPr>
            </w:pPr>
            <w:r w:rsidRPr="007A7452">
              <w:rPr>
                <w:rFonts w:ascii="Times New Roman" w:hAnsi="Times New Roman"/>
                <w:color w:val="191919"/>
                <w:sz w:val="18"/>
                <w:szCs w:val="18"/>
              </w:rPr>
              <w:t>4</w:t>
            </w:r>
            <w:r w:rsidRPr="007A7452">
              <w:rPr>
                <w:rFonts w:ascii="Times New Roman" w:hAnsi="Times New Roman"/>
                <w:color w:val="191919"/>
                <w:spacing w:val="-7"/>
                <w:sz w:val="18"/>
                <w:szCs w:val="18"/>
              </w:rPr>
              <w:t>1</w:t>
            </w:r>
            <w:r w:rsidRPr="007A7452">
              <w:rPr>
                <w:rFonts w:ascii="Times New Roman" w:hAnsi="Times New Roman"/>
                <w:color w:val="191919"/>
                <w:sz w:val="18"/>
                <w:szCs w:val="18"/>
              </w:rPr>
              <w:t>10</w:t>
            </w:r>
          </w:p>
        </w:tc>
        <w:tc>
          <w:tcPr>
            <w:tcW w:w="5929"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60"/>
              <w:rPr>
                <w:rFonts w:ascii="Times New Roman" w:hAnsi="Times New Roman"/>
                <w:sz w:val="24"/>
                <w:szCs w:val="24"/>
              </w:rPr>
            </w:pPr>
            <w:r w:rsidRPr="007A7452">
              <w:rPr>
                <w:rFonts w:ascii="Times New Roman" w:hAnsi="Times New Roman"/>
                <w:color w:val="191919"/>
                <w:sz w:val="18"/>
                <w:szCs w:val="18"/>
              </w:rPr>
              <w:t>O</w:t>
            </w:r>
            <w:r w:rsidRPr="007A7452">
              <w:rPr>
                <w:rFonts w:ascii="Times New Roman" w:hAnsi="Times New Roman"/>
                <w:color w:val="191919"/>
                <w:spacing w:val="-3"/>
                <w:sz w:val="18"/>
                <w:szCs w:val="18"/>
              </w:rPr>
              <w:t>r</w:t>
            </w:r>
            <w:r w:rsidRPr="007A7452">
              <w:rPr>
                <w:rFonts w:ascii="Times New Roman" w:hAnsi="Times New Roman"/>
                <w:color w:val="191919"/>
                <w:sz w:val="18"/>
                <w:szCs w:val="18"/>
              </w:rPr>
              <w:t>ganizational Behavior</w:t>
            </w:r>
          </w:p>
        </w:tc>
        <w:tc>
          <w:tcPr>
            <w:tcW w:w="2031"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216"/>
        </w:trPr>
        <w:tc>
          <w:tcPr>
            <w:tcW w:w="1018"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MGMT</w:t>
            </w:r>
          </w:p>
        </w:tc>
        <w:tc>
          <w:tcPr>
            <w:tcW w:w="822"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02"/>
              <w:rPr>
                <w:rFonts w:ascii="Times New Roman" w:hAnsi="Times New Roman"/>
                <w:sz w:val="24"/>
                <w:szCs w:val="24"/>
              </w:rPr>
            </w:pPr>
            <w:r w:rsidRPr="007A7452">
              <w:rPr>
                <w:rFonts w:ascii="Times New Roman" w:hAnsi="Times New Roman"/>
                <w:color w:val="191919"/>
                <w:sz w:val="18"/>
                <w:szCs w:val="18"/>
              </w:rPr>
              <w:t>4125</w:t>
            </w:r>
          </w:p>
        </w:tc>
        <w:tc>
          <w:tcPr>
            <w:tcW w:w="5929"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60"/>
              <w:rPr>
                <w:rFonts w:ascii="Times New Roman" w:hAnsi="Times New Roman"/>
                <w:sz w:val="24"/>
                <w:szCs w:val="24"/>
              </w:rPr>
            </w:pPr>
            <w:r w:rsidRPr="007A7452">
              <w:rPr>
                <w:rFonts w:ascii="Times New Roman" w:hAnsi="Times New Roman"/>
                <w:color w:val="191919"/>
                <w:sz w:val="18"/>
                <w:szCs w:val="18"/>
              </w:rPr>
              <w:t>Human Resources Management</w:t>
            </w:r>
          </w:p>
        </w:tc>
        <w:tc>
          <w:tcPr>
            <w:tcW w:w="2031"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216"/>
        </w:trPr>
        <w:tc>
          <w:tcPr>
            <w:tcW w:w="1018"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MGMT</w:t>
            </w:r>
          </w:p>
        </w:tc>
        <w:tc>
          <w:tcPr>
            <w:tcW w:w="822"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02"/>
              <w:rPr>
                <w:rFonts w:ascii="Times New Roman" w:hAnsi="Times New Roman"/>
                <w:sz w:val="24"/>
                <w:szCs w:val="24"/>
              </w:rPr>
            </w:pPr>
            <w:r w:rsidRPr="007A7452">
              <w:rPr>
                <w:rFonts w:ascii="Times New Roman" w:hAnsi="Times New Roman"/>
                <w:color w:val="191919"/>
                <w:sz w:val="18"/>
                <w:szCs w:val="18"/>
              </w:rPr>
              <w:t>4205</w:t>
            </w:r>
          </w:p>
        </w:tc>
        <w:tc>
          <w:tcPr>
            <w:tcW w:w="5929"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60"/>
              <w:rPr>
                <w:rFonts w:ascii="Times New Roman" w:hAnsi="Times New Roman"/>
                <w:sz w:val="24"/>
                <w:szCs w:val="24"/>
              </w:rPr>
            </w:pPr>
            <w:r w:rsidRPr="007A7452">
              <w:rPr>
                <w:rFonts w:ascii="Times New Roman" w:hAnsi="Times New Roman"/>
                <w:color w:val="191919"/>
                <w:sz w:val="18"/>
                <w:szCs w:val="18"/>
              </w:rPr>
              <w:t>Management Information Systems</w:t>
            </w:r>
          </w:p>
        </w:tc>
        <w:tc>
          <w:tcPr>
            <w:tcW w:w="2031"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216"/>
        </w:trPr>
        <w:tc>
          <w:tcPr>
            <w:tcW w:w="1018"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MGMT</w:t>
            </w:r>
          </w:p>
        </w:tc>
        <w:tc>
          <w:tcPr>
            <w:tcW w:w="822"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02"/>
              <w:rPr>
                <w:rFonts w:ascii="Times New Roman" w:hAnsi="Times New Roman"/>
                <w:sz w:val="24"/>
                <w:szCs w:val="24"/>
              </w:rPr>
            </w:pPr>
            <w:r w:rsidRPr="007A7452">
              <w:rPr>
                <w:rFonts w:ascii="Times New Roman" w:hAnsi="Times New Roman"/>
                <w:color w:val="191919"/>
                <w:sz w:val="18"/>
                <w:szCs w:val="18"/>
              </w:rPr>
              <w:t>4199</w:t>
            </w:r>
          </w:p>
        </w:tc>
        <w:tc>
          <w:tcPr>
            <w:tcW w:w="5929"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60"/>
              <w:rPr>
                <w:rFonts w:ascii="Times New Roman" w:hAnsi="Times New Roman"/>
                <w:sz w:val="24"/>
                <w:szCs w:val="24"/>
              </w:rPr>
            </w:pPr>
            <w:r w:rsidRPr="007A7452">
              <w:rPr>
                <w:rFonts w:ascii="Times New Roman" w:hAnsi="Times New Roman"/>
                <w:color w:val="191919"/>
                <w:sz w:val="18"/>
                <w:szCs w:val="18"/>
              </w:rPr>
              <w:t>Business Policy</w:t>
            </w:r>
          </w:p>
        </w:tc>
        <w:tc>
          <w:tcPr>
            <w:tcW w:w="2031"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511"/>
        </w:trPr>
        <w:tc>
          <w:tcPr>
            <w:tcW w:w="1018"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color w:val="000000"/>
                <w:sz w:val="18"/>
                <w:szCs w:val="18"/>
              </w:rPr>
            </w:pPr>
            <w:r w:rsidRPr="007A7452">
              <w:rPr>
                <w:rFonts w:ascii="Times New Roman" w:hAnsi="Times New Roman"/>
                <w:color w:val="191919"/>
                <w:sz w:val="18"/>
                <w:szCs w:val="18"/>
              </w:rPr>
              <w:t>MKTG</w:t>
            </w:r>
          </w:p>
          <w:p w:rsidR="0038476F" w:rsidRPr="007A7452" w:rsidRDefault="0038476F" w:rsidP="00886238">
            <w:pPr>
              <w:widowControl w:val="0"/>
              <w:autoSpaceDE w:val="0"/>
              <w:autoSpaceDN w:val="0"/>
              <w:adjustRightInd w:val="0"/>
              <w:spacing w:before="6" w:after="0" w:line="240" w:lineRule="auto"/>
              <w:ind w:left="40"/>
              <w:rPr>
                <w:rFonts w:ascii="Times New Roman" w:hAnsi="Times New Roman"/>
                <w:sz w:val="24"/>
                <w:szCs w:val="24"/>
              </w:rPr>
            </w:pPr>
            <w:r w:rsidRPr="007A7452">
              <w:rPr>
                <w:rFonts w:ascii="Times New Roman" w:hAnsi="Times New Roman"/>
                <w:b/>
                <w:bCs/>
                <w:color w:val="191919"/>
                <w:sz w:val="18"/>
                <w:szCs w:val="18"/>
              </w:rPr>
              <w:t xml:space="preserve">Subtotal </w:t>
            </w:r>
            <w:ins w:id="18" w:author="melliard" w:date="2011-03-24T15:37:00Z">
              <w:r w:rsidR="00ED27A3">
                <w:rPr>
                  <w:rFonts w:ascii="Times New Roman" w:hAnsi="Times New Roman"/>
                  <w:b/>
                  <w:bCs/>
                  <w:color w:val="191919"/>
                  <w:sz w:val="18"/>
                  <w:szCs w:val="18"/>
                </w:rPr>
                <w:t xml:space="preserve">  </w:t>
              </w:r>
            </w:ins>
            <w:r w:rsidRPr="007A7452">
              <w:rPr>
                <w:rFonts w:ascii="Times New Roman" w:hAnsi="Times New Roman"/>
                <w:b/>
                <w:bCs/>
                <w:color w:val="191919"/>
                <w:sz w:val="18"/>
                <w:szCs w:val="18"/>
              </w:rPr>
              <w:t>30</w:t>
            </w:r>
          </w:p>
        </w:tc>
        <w:tc>
          <w:tcPr>
            <w:tcW w:w="822"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02"/>
              <w:rPr>
                <w:rFonts w:ascii="Times New Roman" w:hAnsi="Times New Roman"/>
                <w:sz w:val="24"/>
                <w:szCs w:val="24"/>
              </w:rPr>
            </w:pPr>
            <w:r w:rsidRPr="007A7452">
              <w:rPr>
                <w:rFonts w:ascii="Times New Roman" w:hAnsi="Times New Roman"/>
                <w:color w:val="191919"/>
                <w:sz w:val="18"/>
                <w:szCs w:val="18"/>
              </w:rPr>
              <w:t>3120</w:t>
            </w:r>
          </w:p>
        </w:tc>
        <w:tc>
          <w:tcPr>
            <w:tcW w:w="5929"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60"/>
              <w:rPr>
                <w:rFonts w:ascii="Times New Roman" w:hAnsi="Times New Roman"/>
                <w:sz w:val="24"/>
                <w:szCs w:val="24"/>
              </w:rPr>
            </w:pPr>
            <w:r w:rsidRPr="007A7452">
              <w:rPr>
                <w:rFonts w:ascii="Times New Roman" w:hAnsi="Times New Roman"/>
                <w:color w:val="191919"/>
                <w:sz w:val="18"/>
                <w:szCs w:val="18"/>
              </w:rPr>
              <w:t>Principles of Marketing</w:t>
            </w:r>
          </w:p>
        </w:tc>
        <w:tc>
          <w:tcPr>
            <w:tcW w:w="2031"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right="40"/>
              <w:jc w:val="right"/>
              <w:rPr>
                <w:rFonts w:ascii="Times New Roman" w:hAnsi="Times New Roman"/>
                <w:sz w:val="24"/>
                <w:szCs w:val="24"/>
              </w:rPr>
            </w:pPr>
            <w:r w:rsidRPr="007A7452">
              <w:rPr>
                <w:rFonts w:ascii="Times New Roman" w:hAnsi="Times New Roman"/>
                <w:color w:val="191919"/>
                <w:sz w:val="18"/>
                <w:szCs w:val="18"/>
              </w:rPr>
              <w:t>3</w:t>
            </w:r>
          </w:p>
        </w:tc>
      </w:tr>
    </w:tbl>
    <w:p w:rsidR="0038476F" w:rsidRDefault="0038476F" w:rsidP="0038476F">
      <w:pPr>
        <w:widowControl w:val="0"/>
        <w:autoSpaceDE w:val="0"/>
        <w:autoSpaceDN w:val="0"/>
        <w:adjustRightInd w:val="0"/>
        <w:spacing w:before="5" w:after="0" w:line="120" w:lineRule="exact"/>
        <w:rPr>
          <w:rFonts w:ascii="Times New Roman" w:hAnsi="Times New Roman"/>
          <w:sz w:val="12"/>
          <w:szCs w:val="12"/>
        </w:rPr>
      </w:pPr>
    </w:p>
    <w:p w:rsidR="0038476F" w:rsidRDefault="0038476F" w:rsidP="0038476F">
      <w:pPr>
        <w:widowControl w:val="0"/>
        <w:autoSpaceDE w:val="0"/>
        <w:autoSpaceDN w:val="0"/>
        <w:adjustRightInd w:val="0"/>
        <w:spacing w:after="0" w:line="240" w:lineRule="auto"/>
        <w:ind w:left="1120"/>
        <w:rPr>
          <w:rFonts w:ascii="Times New Roman" w:hAnsi="Times New Roman"/>
          <w:color w:val="000000"/>
          <w:sz w:val="18"/>
          <w:szCs w:val="18"/>
        </w:rPr>
      </w:pPr>
      <w:r>
        <w:rPr>
          <w:rFonts w:ascii="Times New Roman" w:hAnsi="Times New Roman"/>
          <w:b/>
          <w:bCs/>
          <w:color w:val="191919"/>
          <w:sz w:val="18"/>
          <w:szCs w:val="18"/>
        </w:rPr>
        <w:t>A</w:t>
      </w:r>
      <w:r>
        <w:rPr>
          <w:rFonts w:ascii="Times New Roman" w:hAnsi="Times New Roman"/>
          <w:b/>
          <w:bCs/>
          <w:color w:val="191919"/>
          <w:spacing w:val="-3"/>
          <w:sz w:val="18"/>
          <w:szCs w:val="18"/>
        </w:rPr>
        <w:t>r</w:t>
      </w:r>
      <w:r>
        <w:rPr>
          <w:rFonts w:ascii="Times New Roman" w:hAnsi="Times New Roman"/>
          <w:b/>
          <w:bCs/>
          <w:color w:val="191919"/>
          <w:sz w:val="18"/>
          <w:szCs w:val="18"/>
        </w:rPr>
        <w:t>ea H: Marketing Major</w:t>
      </w:r>
      <w:r>
        <w:rPr>
          <w:rFonts w:ascii="Times New Roman" w:hAnsi="Times New Roman"/>
          <w:b/>
          <w:bCs/>
          <w:color w:val="191919"/>
          <w:spacing w:val="-3"/>
          <w:sz w:val="18"/>
          <w:szCs w:val="18"/>
        </w:rPr>
        <w:t xml:space="preserve"> </w:t>
      </w:r>
      <w:r>
        <w:rPr>
          <w:rFonts w:ascii="Times New Roman" w:hAnsi="Times New Roman"/>
          <w:b/>
          <w:bCs/>
          <w:color w:val="191919"/>
          <w:sz w:val="18"/>
          <w:szCs w:val="18"/>
        </w:rPr>
        <w:t>Requi</w:t>
      </w:r>
      <w:r>
        <w:rPr>
          <w:rFonts w:ascii="Times New Roman" w:hAnsi="Times New Roman"/>
          <w:b/>
          <w:bCs/>
          <w:color w:val="191919"/>
          <w:spacing w:val="-3"/>
          <w:sz w:val="18"/>
          <w:szCs w:val="18"/>
        </w:rPr>
        <w:t>r</w:t>
      </w:r>
      <w:r>
        <w:rPr>
          <w:rFonts w:ascii="Times New Roman" w:hAnsi="Times New Roman"/>
          <w:b/>
          <w:bCs/>
          <w:color w:val="191919"/>
          <w:sz w:val="18"/>
          <w:szCs w:val="18"/>
        </w:rPr>
        <w:t>ed Courses</w:t>
      </w:r>
    </w:p>
    <w:tbl>
      <w:tblPr>
        <w:tblW w:w="0" w:type="auto"/>
        <w:tblInd w:w="1080" w:type="dxa"/>
        <w:tblLayout w:type="fixed"/>
        <w:tblCellMar>
          <w:left w:w="0" w:type="dxa"/>
          <w:right w:w="0" w:type="dxa"/>
        </w:tblCellMar>
        <w:tblLook w:val="0000"/>
      </w:tblPr>
      <w:tblGrid>
        <w:gridCol w:w="1000"/>
        <w:gridCol w:w="840"/>
        <w:gridCol w:w="5025"/>
        <w:gridCol w:w="2935"/>
      </w:tblGrid>
      <w:tr w:rsidR="0038476F" w:rsidRPr="007A7452" w:rsidTr="00886238">
        <w:trPr>
          <w:trHeight w:hRule="exact" w:val="237"/>
        </w:trPr>
        <w:tc>
          <w:tcPr>
            <w:tcW w:w="1000" w:type="dxa"/>
            <w:tcBorders>
              <w:top w:val="nil"/>
              <w:left w:val="nil"/>
              <w:bottom w:val="nil"/>
              <w:right w:val="nil"/>
            </w:tcBorders>
          </w:tcPr>
          <w:p w:rsidR="0038476F" w:rsidRPr="007A7452" w:rsidRDefault="0038476F" w:rsidP="00886238">
            <w:pPr>
              <w:widowControl w:val="0"/>
              <w:autoSpaceDE w:val="0"/>
              <w:autoSpaceDN w:val="0"/>
              <w:adjustRightInd w:val="0"/>
              <w:spacing w:before="9" w:after="0" w:line="240" w:lineRule="auto"/>
              <w:ind w:left="40"/>
              <w:rPr>
                <w:rFonts w:ascii="Times New Roman" w:hAnsi="Times New Roman"/>
                <w:sz w:val="24"/>
                <w:szCs w:val="24"/>
              </w:rPr>
            </w:pPr>
            <w:r w:rsidRPr="007A7452">
              <w:rPr>
                <w:rFonts w:ascii="Times New Roman" w:hAnsi="Times New Roman"/>
                <w:color w:val="191919"/>
                <w:sz w:val="18"/>
                <w:szCs w:val="18"/>
              </w:rPr>
              <w:t>BUSA</w:t>
            </w:r>
          </w:p>
        </w:tc>
        <w:tc>
          <w:tcPr>
            <w:tcW w:w="840" w:type="dxa"/>
            <w:tcBorders>
              <w:top w:val="nil"/>
              <w:left w:val="nil"/>
              <w:bottom w:val="nil"/>
              <w:right w:val="nil"/>
            </w:tcBorders>
          </w:tcPr>
          <w:p w:rsidR="0038476F" w:rsidRPr="007A7452" w:rsidRDefault="0038476F" w:rsidP="00886238">
            <w:pPr>
              <w:widowControl w:val="0"/>
              <w:autoSpaceDE w:val="0"/>
              <w:autoSpaceDN w:val="0"/>
              <w:adjustRightInd w:val="0"/>
              <w:spacing w:before="9" w:after="0" w:line="240" w:lineRule="auto"/>
              <w:ind w:left="120"/>
              <w:rPr>
                <w:rFonts w:ascii="Times New Roman" w:hAnsi="Times New Roman"/>
                <w:sz w:val="24"/>
                <w:szCs w:val="24"/>
              </w:rPr>
            </w:pPr>
            <w:r w:rsidRPr="007A7452">
              <w:rPr>
                <w:rFonts w:ascii="Times New Roman" w:hAnsi="Times New Roman"/>
                <w:color w:val="191919"/>
                <w:sz w:val="18"/>
                <w:szCs w:val="18"/>
              </w:rPr>
              <w:t>3100</w:t>
            </w:r>
          </w:p>
        </w:tc>
        <w:tc>
          <w:tcPr>
            <w:tcW w:w="5025" w:type="dxa"/>
            <w:tcBorders>
              <w:top w:val="nil"/>
              <w:left w:val="nil"/>
              <w:bottom w:val="nil"/>
              <w:right w:val="nil"/>
            </w:tcBorders>
          </w:tcPr>
          <w:p w:rsidR="0038476F" w:rsidRPr="007A7452" w:rsidRDefault="0038476F" w:rsidP="00886238">
            <w:pPr>
              <w:widowControl w:val="0"/>
              <w:autoSpaceDE w:val="0"/>
              <w:autoSpaceDN w:val="0"/>
              <w:adjustRightInd w:val="0"/>
              <w:spacing w:before="9" w:after="0" w:line="240" w:lineRule="auto"/>
              <w:ind w:left="360"/>
              <w:rPr>
                <w:rFonts w:ascii="Times New Roman" w:hAnsi="Times New Roman"/>
                <w:sz w:val="24"/>
                <w:szCs w:val="24"/>
              </w:rPr>
            </w:pPr>
            <w:r w:rsidRPr="007A7452">
              <w:rPr>
                <w:rFonts w:ascii="Times New Roman" w:hAnsi="Times New Roman"/>
                <w:color w:val="191919"/>
                <w:sz w:val="18"/>
                <w:szCs w:val="18"/>
              </w:rPr>
              <w:t>Business Internship I</w:t>
            </w:r>
          </w:p>
        </w:tc>
        <w:tc>
          <w:tcPr>
            <w:tcW w:w="2935" w:type="dxa"/>
            <w:tcBorders>
              <w:top w:val="nil"/>
              <w:left w:val="nil"/>
              <w:bottom w:val="nil"/>
              <w:right w:val="nil"/>
            </w:tcBorders>
          </w:tcPr>
          <w:p w:rsidR="0038476F" w:rsidRPr="007A7452" w:rsidRDefault="0038476F" w:rsidP="00886238">
            <w:pPr>
              <w:widowControl w:val="0"/>
              <w:autoSpaceDE w:val="0"/>
              <w:autoSpaceDN w:val="0"/>
              <w:adjustRightInd w:val="0"/>
              <w:spacing w:before="9" w:after="0" w:line="240" w:lineRule="auto"/>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216"/>
        </w:trPr>
        <w:tc>
          <w:tcPr>
            <w:tcW w:w="100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MKTG</w:t>
            </w:r>
          </w:p>
        </w:tc>
        <w:tc>
          <w:tcPr>
            <w:tcW w:w="84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20"/>
              <w:rPr>
                <w:rFonts w:ascii="Times New Roman" w:hAnsi="Times New Roman"/>
                <w:sz w:val="24"/>
                <w:szCs w:val="24"/>
              </w:rPr>
            </w:pPr>
            <w:r w:rsidRPr="007A7452">
              <w:rPr>
                <w:rFonts w:ascii="Times New Roman" w:hAnsi="Times New Roman"/>
                <w:color w:val="191919"/>
                <w:sz w:val="18"/>
                <w:szCs w:val="18"/>
              </w:rPr>
              <w:t>3130</w:t>
            </w:r>
          </w:p>
        </w:tc>
        <w:tc>
          <w:tcPr>
            <w:tcW w:w="502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60"/>
              <w:rPr>
                <w:rFonts w:ascii="Times New Roman" w:hAnsi="Times New Roman"/>
                <w:sz w:val="24"/>
                <w:szCs w:val="24"/>
              </w:rPr>
            </w:pPr>
            <w:r w:rsidRPr="007A7452">
              <w:rPr>
                <w:rFonts w:ascii="Times New Roman" w:hAnsi="Times New Roman"/>
                <w:color w:val="191919"/>
                <w:sz w:val="18"/>
                <w:szCs w:val="18"/>
              </w:rPr>
              <w:t>Consumer Behavior</w:t>
            </w:r>
          </w:p>
        </w:tc>
        <w:tc>
          <w:tcPr>
            <w:tcW w:w="293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216"/>
        </w:trPr>
        <w:tc>
          <w:tcPr>
            <w:tcW w:w="100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MKTG</w:t>
            </w:r>
          </w:p>
        </w:tc>
        <w:tc>
          <w:tcPr>
            <w:tcW w:w="84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20"/>
              <w:rPr>
                <w:rFonts w:ascii="Times New Roman" w:hAnsi="Times New Roman"/>
                <w:sz w:val="24"/>
                <w:szCs w:val="24"/>
              </w:rPr>
            </w:pPr>
            <w:r w:rsidRPr="007A7452">
              <w:rPr>
                <w:rFonts w:ascii="Times New Roman" w:hAnsi="Times New Roman"/>
                <w:color w:val="191919"/>
                <w:sz w:val="18"/>
                <w:szCs w:val="18"/>
              </w:rPr>
              <w:t>3132</w:t>
            </w:r>
          </w:p>
        </w:tc>
        <w:tc>
          <w:tcPr>
            <w:tcW w:w="502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60"/>
              <w:rPr>
                <w:rFonts w:ascii="Times New Roman" w:hAnsi="Times New Roman"/>
                <w:sz w:val="24"/>
                <w:szCs w:val="24"/>
              </w:rPr>
            </w:pPr>
            <w:r w:rsidRPr="007A7452">
              <w:rPr>
                <w:rFonts w:ascii="Times New Roman" w:hAnsi="Times New Roman"/>
                <w:color w:val="191919"/>
                <w:sz w:val="18"/>
                <w:szCs w:val="18"/>
              </w:rPr>
              <w:t>Fundamentals of Selling</w:t>
            </w:r>
          </w:p>
        </w:tc>
        <w:tc>
          <w:tcPr>
            <w:tcW w:w="2935"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6"/>
        </w:trPr>
        <w:tc>
          <w:tcPr>
            <w:tcW w:w="100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MKTG</w:t>
            </w:r>
          </w:p>
        </w:tc>
        <w:tc>
          <w:tcPr>
            <w:tcW w:w="84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20"/>
              <w:rPr>
                <w:rFonts w:ascii="Times New Roman" w:hAnsi="Times New Roman"/>
                <w:sz w:val="24"/>
                <w:szCs w:val="24"/>
              </w:rPr>
            </w:pPr>
            <w:r w:rsidRPr="007A7452">
              <w:rPr>
                <w:rFonts w:ascii="Times New Roman" w:hAnsi="Times New Roman"/>
                <w:color w:val="191919"/>
                <w:sz w:val="18"/>
                <w:szCs w:val="18"/>
              </w:rPr>
              <w:t>3134</w:t>
            </w:r>
          </w:p>
        </w:tc>
        <w:tc>
          <w:tcPr>
            <w:tcW w:w="502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60"/>
              <w:rPr>
                <w:rFonts w:ascii="Times New Roman" w:hAnsi="Times New Roman"/>
                <w:sz w:val="24"/>
                <w:szCs w:val="24"/>
              </w:rPr>
            </w:pPr>
            <w:r w:rsidRPr="007A7452">
              <w:rPr>
                <w:rFonts w:ascii="Times New Roman" w:hAnsi="Times New Roman"/>
                <w:color w:val="191919"/>
                <w:sz w:val="18"/>
                <w:szCs w:val="18"/>
              </w:rPr>
              <w:t>Marketing Research</w:t>
            </w:r>
          </w:p>
        </w:tc>
        <w:tc>
          <w:tcPr>
            <w:tcW w:w="293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216"/>
        </w:trPr>
        <w:tc>
          <w:tcPr>
            <w:tcW w:w="100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MKTG</w:t>
            </w:r>
          </w:p>
        </w:tc>
        <w:tc>
          <w:tcPr>
            <w:tcW w:w="84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20"/>
              <w:rPr>
                <w:rFonts w:ascii="Times New Roman" w:hAnsi="Times New Roman"/>
                <w:sz w:val="24"/>
                <w:szCs w:val="24"/>
              </w:rPr>
            </w:pPr>
            <w:r w:rsidRPr="007A7452">
              <w:rPr>
                <w:rFonts w:ascii="Times New Roman" w:hAnsi="Times New Roman"/>
                <w:color w:val="191919"/>
                <w:sz w:val="18"/>
                <w:szCs w:val="18"/>
              </w:rPr>
              <w:t>3136</w:t>
            </w:r>
          </w:p>
        </w:tc>
        <w:tc>
          <w:tcPr>
            <w:tcW w:w="502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60"/>
              <w:rPr>
                <w:rFonts w:ascii="Times New Roman" w:hAnsi="Times New Roman"/>
                <w:sz w:val="24"/>
                <w:szCs w:val="24"/>
              </w:rPr>
            </w:pPr>
            <w:r w:rsidRPr="007A7452">
              <w:rPr>
                <w:rFonts w:ascii="Times New Roman" w:hAnsi="Times New Roman"/>
                <w:color w:val="191919"/>
                <w:sz w:val="18"/>
                <w:szCs w:val="18"/>
              </w:rPr>
              <w:t>Promotion and</w:t>
            </w:r>
            <w:r w:rsidRPr="007A7452">
              <w:rPr>
                <w:rFonts w:ascii="Times New Roman" w:hAnsi="Times New Roman"/>
                <w:color w:val="191919"/>
                <w:spacing w:val="-10"/>
                <w:sz w:val="18"/>
                <w:szCs w:val="18"/>
              </w:rPr>
              <w:t xml:space="preserve"> </w:t>
            </w:r>
            <w:r w:rsidRPr="007A7452">
              <w:rPr>
                <w:rFonts w:ascii="Times New Roman" w:hAnsi="Times New Roman"/>
                <w:color w:val="191919"/>
                <w:sz w:val="18"/>
                <w:szCs w:val="18"/>
              </w:rPr>
              <w:t>Advertising</w:t>
            </w:r>
          </w:p>
        </w:tc>
        <w:tc>
          <w:tcPr>
            <w:tcW w:w="293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216"/>
        </w:trPr>
        <w:tc>
          <w:tcPr>
            <w:tcW w:w="100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MKTG</w:t>
            </w:r>
          </w:p>
        </w:tc>
        <w:tc>
          <w:tcPr>
            <w:tcW w:w="84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20"/>
              <w:rPr>
                <w:rFonts w:ascii="Times New Roman" w:hAnsi="Times New Roman"/>
                <w:sz w:val="24"/>
                <w:szCs w:val="24"/>
              </w:rPr>
            </w:pPr>
            <w:r w:rsidRPr="007A7452">
              <w:rPr>
                <w:rFonts w:ascii="Times New Roman" w:hAnsi="Times New Roman"/>
                <w:color w:val="191919"/>
                <w:sz w:val="18"/>
                <w:szCs w:val="18"/>
              </w:rPr>
              <w:t>4130</w:t>
            </w:r>
          </w:p>
        </w:tc>
        <w:tc>
          <w:tcPr>
            <w:tcW w:w="502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60"/>
              <w:rPr>
                <w:rFonts w:ascii="Times New Roman" w:hAnsi="Times New Roman"/>
                <w:sz w:val="24"/>
                <w:szCs w:val="24"/>
              </w:rPr>
            </w:pPr>
            <w:r w:rsidRPr="007A7452">
              <w:rPr>
                <w:rFonts w:ascii="Times New Roman" w:hAnsi="Times New Roman"/>
                <w:color w:val="191919"/>
                <w:sz w:val="18"/>
                <w:szCs w:val="18"/>
              </w:rPr>
              <w:t>Marketing Channels</w:t>
            </w:r>
          </w:p>
        </w:tc>
        <w:tc>
          <w:tcPr>
            <w:tcW w:w="293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216"/>
        </w:trPr>
        <w:tc>
          <w:tcPr>
            <w:tcW w:w="100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MKTG</w:t>
            </w:r>
          </w:p>
        </w:tc>
        <w:tc>
          <w:tcPr>
            <w:tcW w:w="84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120"/>
              <w:rPr>
                <w:rFonts w:ascii="Times New Roman" w:hAnsi="Times New Roman"/>
                <w:sz w:val="24"/>
                <w:szCs w:val="24"/>
              </w:rPr>
            </w:pPr>
            <w:r w:rsidRPr="007A7452">
              <w:rPr>
                <w:rFonts w:ascii="Times New Roman" w:hAnsi="Times New Roman"/>
                <w:color w:val="191919"/>
                <w:sz w:val="18"/>
                <w:szCs w:val="18"/>
              </w:rPr>
              <w:t>4170</w:t>
            </w:r>
          </w:p>
        </w:tc>
        <w:tc>
          <w:tcPr>
            <w:tcW w:w="502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360"/>
              <w:rPr>
                <w:rFonts w:ascii="Times New Roman" w:hAnsi="Times New Roman"/>
                <w:sz w:val="24"/>
                <w:szCs w:val="24"/>
              </w:rPr>
            </w:pPr>
            <w:r w:rsidRPr="007A7452">
              <w:rPr>
                <w:rFonts w:ascii="Times New Roman" w:hAnsi="Times New Roman"/>
                <w:color w:val="191919"/>
                <w:sz w:val="18"/>
                <w:szCs w:val="18"/>
              </w:rPr>
              <w:t>Marketing Management</w:t>
            </w:r>
          </w:p>
        </w:tc>
        <w:tc>
          <w:tcPr>
            <w:tcW w:w="293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216"/>
        </w:trPr>
        <w:tc>
          <w:tcPr>
            <w:tcW w:w="100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Electives*</w:t>
            </w:r>
          </w:p>
        </w:tc>
        <w:tc>
          <w:tcPr>
            <w:tcW w:w="840"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c>
          <w:tcPr>
            <w:tcW w:w="5025"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c>
          <w:tcPr>
            <w:tcW w:w="293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322"/>
        </w:trPr>
        <w:tc>
          <w:tcPr>
            <w:tcW w:w="100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Electives**</w:t>
            </w:r>
          </w:p>
        </w:tc>
        <w:tc>
          <w:tcPr>
            <w:tcW w:w="840"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c>
          <w:tcPr>
            <w:tcW w:w="5025"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c>
          <w:tcPr>
            <w:tcW w:w="2935"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right="40"/>
              <w:jc w:val="right"/>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404"/>
        </w:trPr>
        <w:tc>
          <w:tcPr>
            <w:tcW w:w="1000" w:type="dxa"/>
            <w:tcBorders>
              <w:top w:val="nil"/>
              <w:left w:val="nil"/>
              <w:bottom w:val="nil"/>
              <w:right w:val="nil"/>
            </w:tcBorders>
          </w:tcPr>
          <w:p w:rsidR="0038476F" w:rsidRPr="007A7452" w:rsidRDefault="0038476F" w:rsidP="00886238">
            <w:pPr>
              <w:widowControl w:val="0"/>
              <w:autoSpaceDE w:val="0"/>
              <w:autoSpaceDN w:val="0"/>
              <w:adjustRightInd w:val="0"/>
              <w:spacing w:before="94" w:after="0" w:line="240" w:lineRule="auto"/>
              <w:ind w:left="40"/>
              <w:rPr>
                <w:rFonts w:ascii="Times New Roman" w:hAnsi="Times New Roman"/>
                <w:sz w:val="24"/>
                <w:szCs w:val="24"/>
              </w:rPr>
            </w:pPr>
            <w:r w:rsidRPr="007A7452">
              <w:rPr>
                <w:rFonts w:ascii="Times New Roman" w:hAnsi="Times New Roman"/>
                <w:b/>
                <w:bCs/>
                <w:color w:val="191919"/>
                <w:sz w:val="18"/>
                <w:szCs w:val="18"/>
              </w:rPr>
              <w:t>Subtotal</w:t>
            </w:r>
          </w:p>
        </w:tc>
        <w:tc>
          <w:tcPr>
            <w:tcW w:w="840"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c>
          <w:tcPr>
            <w:tcW w:w="5025"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c>
          <w:tcPr>
            <w:tcW w:w="2935" w:type="dxa"/>
            <w:tcBorders>
              <w:top w:val="nil"/>
              <w:left w:val="nil"/>
              <w:bottom w:val="nil"/>
              <w:right w:val="nil"/>
            </w:tcBorders>
          </w:tcPr>
          <w:p w:rsidR="0038476F" w:rsidRPr="007A7452" w:rsidRDefault="00F4113B" w:rsidP="00F4113B">
            <w:pPr>
              <w:widowControl w:val="0"/>
              <w:autoSpaceDE w:val="0"/>
              <w:autoSpaceDN w:val="0"/>
              <w:adjustRightInd w:val="0"/>
              <w:spacing w:before="94" w:after="0" w:line="240" w:lineRule="auto"/>
              <w:ind w:right="40"/>
              <w:jc w:val="right"/>
              <w:rPr>
                <w:rFonts w:ascii="Times New Roman" w:hAnsi="Times New Roman"/>
                <w:sz w:val="24"/>
                <w:szCs w:val="24"/>
              </w:rPr>
            </w:pPr>
            <w:ins w:id="19" w:author="melliard" w:date="2011-03-24T15:38:00Z">
              <w:r>
                <w:rPr>
                  <w:rFonts w:ascii="Times New Roman" w:hAnsi="Times New Roman"/>
                  <w:b/>
                  <w:bCs/>
                  <w:color w:val="191919"/>
                  <w:sz w:val="18"/>
                  <w:szCs w:val="18"/>
                </w:rPr>
                <w:t>27</w:t>
              </w:r>
            </w:ins>
            <w:del w:id="20" w:author="melliard" w:date="2011-03-24T15:38:00Z">
              <w:r w:rsidR="0038476F" w:rsidRPr="007A7452" w:rsidDel="00F4113B">
                <w:rPr>
                  <w:rFonts w:ascii="Times New Roman" w:hAnsi="Times New Roman"/>
                  <w:b/>
                  <w:bCs/>
                  <w:color w:val="191919"/>
                  <w:sz w:val="18"/>
                  <w:szCs w:val="18"/>
                </w:rPr>
                <w:delText>27</w:delText>
              </w:r>
            </w:del>
          </w:p>
        </w:tc>
      </w:tr>
    </w:tbl>
    <w:p w:rsidR="0038476F" w:rsidRDefault="0038476F" w:rsidP="0038476F">
      <w:pPr>
        <w:widowControl w:val="0"/>
        <w:autoSpaceDE w:val="0"/>
        <w:autoSpaceDN w:val="0"/>
        <w:adjustRightInd w:val="0"/>
        <w:spacing w:before="8" w:after="0" w:line="120" w:lineRule="exact"/>
        <w:rPr>
          <w:rFonts w:ascii="Times New Roman" w:hAnsi="Times New Roman"/>
          <w:sz w:val="12"/>
          <w:szCs w:val="12"/>
        </w:rPr>
      </w:pPr>
    </w:p>
    <w:p w:rsidR="0038476F" w:rsidRDefault="0038476F" w:rsidP="0038476F">
      <w:pPr>
        <w:widowControl w:val="0"/>
        <w:autoSpaceDE w:val="0"/>
        <w:autoSpaceDN w:val="0"/>
        <w:adjustRightInd w:val="0"/>
        <w:spacing w:after="0" w:line="240" w:lineRule="auto"/>
        <w:ind w:left="1120"/>
        <w:rPr>
          <w:rFonts w:ascii="Times New Roman" w:hAnsi="Times New Roman"/>
          <w:color w:val="000000"/>
          <w:sz w:val="18"/>
          <w:szCs w:val="18"/>
        </w:rPr>
      </w:pPr>
      <w:r>
        <w:rPr>
          <w:rFonts w:ascii="Times New Roman" w:hAnsi="Times New Roman"/>
          <w:color w:val="191919"/>
          <w:sz w:val="18"/>
          <w:szCs w:val="18"/>
        </w:rPr>
        <w:t>*Any 3000/4000 level business course, including BUSA</w:t>
      </w:r>
      <w:r>
        <w:rPr>
          <w:rFonts w:ascii="Times New Roman" w:hAnsi="Times New Roman"/>
          <w:color w:val="191919"/>
          <w:spacing w:val="-10"/>
          <w:sz w:val="18"/>
          <w:szCs w:val="18"/>
        </w:rPr>
        <w:t xml:space="preserve"> </w:t>
      </w:r>
      <w:r>
        <w:rPr>
          <w:rFonts w:ascii="Times New Roman" w:hAnsi="Times New Roman"/>
          <w:color w:val="191919"/>
          <w:sz w:val="18"/>
          <w:szCs w:val="18"/>
        </w:rPr>
        <w:t>4100.</w:t>
      </w:r>
    </w:p>
    <w:p w:rsidR="0038476F" w:rsidRDefault="0038476F" w:rsidP="0038476F">
      <w:pPr>
        <w:widowControl w:val="0"/>
        <w:autoSpaceDE w:val="0"/>
        <w:autoSpaceDN w:val="0"/>
        <w:adjustRightInd w:val="0"/>
        <w:spacing w:before="9" w:after="0" w:line="240" w:lineRule="auto"/>
        <w:ind w:left="1120"/>
        <w:rPr>
          <w:rFonts w:ascii="Times New Roman" w:hAnsi="Times New Roman"/>
          <w:color w:val="000000"/>
          <w:sz w:val="18"/>
          <w:szCs w:val="18"/>
        </w:rPr>
      </w:pPr>
      <w:r>
        <w:rPr>
          <w:rFonts w:ascii="Times New Roman" w:hAnsi="Times New Roman"/>
          <w:color w:val="191919"/>
          <w:sz w:val="18"/>
          <w:szCs w:val="18"/>
        </w:rPr>
        <w:t>**Approved foreign language or at least 2000 level course in any non-business course, including Computer Science.</w:t>
      </w:r>
    </w:p>
    <w:p w:rsidR="0038476F" w:rsidRDefault="0038476F" w:rsidP="0038476F">
      <w:pPr>
        <w:widowControl w:val="0"/>
        <w:autoSpaceDE w:val="0"/>
        <w:autoSpaceDN w:val="0"/>
        <w:adjustRightInd w:val="0"/>
        <w:spacing w:before="10" w:after="0" w:line="110" w:lineRule="exact"/>
        <w:rPr>
          <w:rFonts w:ascii="Times New Roman" w:hAnsi="Times New Roman"/>
          <w:color w:val="000000"/>
          <w:sz w:val="11"/>
          <w:szCs w:val="11"/>
        </w:rPr>
      </w:pPr>
    </w:p>
    <w:p w:rsidR="0038476F" w:rsidRDefault="0038476F" w:rsidP="0038476F">
      <w:pPr>
        <w:widowControl w:val="0"/>
        <w:autoSpaceDE w:val="0"/>
        <w:autoSpaceDN w:val="0"/>
        <w:adjustRightInd w:val="0"/>
        <w:spacing w:after="0" w:line="200" w:lineRule="exact"/>
        <w:rPr>
          <w:rFonts w:ascii="Times New Roman" w:hAnsi="Times New Roman"/>
          <w:color w:val="000000"/>
          <w:sz w:val="20"/>
          <w:szCs w:val="20"/>
        </w:rPr>
      </w:pPr>
    </w:p>
    <w:p w:rsidR="0038476F" w:rsidRDefault="0038476F" w:rsidP="0038476F">
      <w:pPr>
        <w:widowControl w:val="0"/>
        <w:autoSpaceDE w:val="0"/>
        <w:autoSpaceDN w:val="0"/>
        <w:adjustRightInd w:val="0"/>
        <w:spacing w:after="0" w:line="200" w:lineRule="exact"/>
        <w:rPr>
          <w:rFonts w:ascii="Times New Roman" w:hAnsi="Times New Roman"/>
          <w:color w:val="000000"/>
          <w:sz w:val="20"/>
          <w:szCs w:val="20"/>
        </w:rPr>
      </w:pPr>
    </w:p>
    <w:p w:rsidR="0038476F" w:rsidRDefault="0038476F" w:rsidP="0038476F">
      <w:pPr>
        <w:widowControl w:val="0"/>
        <w:autoSpaceDE w:val="0"/>
        <w:autoSpaceDN w:val="0"/>
        <w:adjustRightInd w:val="0"/>
        <w:spacing w:after="0" w:line="200" w:lineRule="exact"/>
        <w:rPr>
          <w:rFonts w:ascii="Times New Roman" w:hAnsi="Times New Roman"/>
          <w:color w:val="000000"/>
          <w:sz w:val="20"/>
          <w:szCs w:val="20"/>
        </w:rPr>
      </w:pPr>
    </w:p>
    <w:p w:rsidR="0038476F" w:rsidRDefault="0038476F" w:rsidP="0038476F">
      <w:pPr>
        <w:widowControl w:val="0"/>
        <w:autoSpaceDE w:val="0"/>
        <w:autoSpaceDN w:val="0"/>
        <w:adjustRightInd w:val="0"/>
        <w:spacing w:after="0" w:line="200" w:lineRule="exact"/>
        <w:rPr>
          <w:rFonts w:ascii="Times New Roman" w:hAnsi="Times New Roman"/>
          <w:color w:val="000000"/>
          <w:sz w:val="20"/>
          <w:szCs w:val="20"/>
        </w:rPr>
      </w:pPr>
    </w:p>
    <w:p w:rsidR="0038476F" w:rsidRDefault="0038476F" w:rsidP="0038476F">
      <w:pPr>
        <w:widowControl w:val="0"/>
        <w:autoSpaceDE w:val="0"/>
        <w:autoSpaceDN w:val="0"/>
        <w:adjustRightInd w:val="0"/>
        <w:spacing w:after="0" w:line="200" w:lineRule="exact"/>
        <w:rPr>
          <w:rFonts w:ascii="Times New Roman" w:hAnsi="Times New Roman"/>
          <w:color w:val="000000"/>
          <w:sz w:val="20"/>
          <w:szCs w:val="20"/>
        </w:rPr>
      </w:pPr>
    </w:p>
    <w:p w:rsidR="0038476F" w:rsidRDefault="0038476F" w:rsidP="0038476F">
      <w:pPr>
        <w:widowControl w:val="0"/>
        <w:autoSpaceDE w:val="0"/>
        <w:autoSpaceDN w:val="0"/>
        <w:adjustRightInd w:val="0"/>
        <w:spacing w:after="0" w:line="200" w:lineRule="exact"/>
        <w:rPr>
          <w:rFonts w:ascii="Times New Roman" w:hAnsi="Times New Roman"/>
          <w:color w:val="000000"/>
          <w:sz w:val="20"/>
          <w:szCs w:val="20"/>
        </w:rPr>
      </w:pPr>
    </w:p>
    <w:p w:rsidR="0038476F" w:rsidRDefault="0038476F" w:rsidP="0038476F">
      <w:pPr>
        <w:widowControl w:val="0"/>
        <w:autoSpaceDE w:val="0"/>
        <w:autoSpaceDN w:val="0"/>
        <w:adjustRightInd w:val="0"/>
        <w:spacing w:after="0" w:line="200" w:lineRule="exact"/>
        <w:rPr>
          <w:rFonts w:ascii="Times New Roman" w:hAnsi="Times New Roman"/>
          <w:color w:val="000000"/>
          <w:sz w:val="20"/>
          <w:szCs w:val="20"/>
        </w:rPr>
      </w:pPr>
    </w:p>
    <w:p w:rsidR="0038476F" w:rsidRDefault="0038476F" w:rsidP="0038476F">
      <w:pPr>
        <w:widowControl w:val="0"/>
        <w:autoSpaceDE w:val="0"/>
        <w:autoSpaceDN w:val="0"/>
        <w:adjustRightInd w:val="0"/>
        <w:spacing w:after="0" w:line="200" w:lineRule="exact"/>
        <w:rPr>
          <w:rFonts w:ascii="Times New Roman" w:hAnsi="Times New Roman"/>
          <w:color w:val="000000"/>
          <w:sz w:val="20"/>
          <w:szCs w:val="20"/>
        </w:rPr>
      </w:pPr>
    </w:p>
    <w:p w:rsidR="0038476F" w:rsidRDefault="0038476F" w:rsidP="0038476F">
      <w:pPr>
        <w:widowControl w:val="0"/>
        <w:autoSpaceDE w:val="0"/>
        <w:autoSpaceDN w:val="0"/>
        <w:adjustRightInd w:val="0"/>
        <w:spacing w:after="0" w:line="200" w:lineRule="exact"/>
        <w:rPr>
          <w:rFonts w:ascii="Times New Roman" w:hAnsi="Times New Roman"/>
          <w:color w:val="000000"/>
          <w:sz w:val="20"/>
          <w:szCs w:val="20"/>
        </w:rPr>
      </w:pPr>
    </w:p>
    <w:p w:rsidR="0038476F" w:rsidRDefault="0038476F" w:rsidP="0038476F">
      <w:pPr>
        <w:widowControl w:val="0"/>
        <w:autoSpaceDE w:val="0"/>
        <w:autoSpaceDN w:val="0"/>
        <w:adjustRightInd w:val="0"/>
        <w:spacing w:after="0" w:line="200" w:lineRule="exact"/>
        <w:rPr>
          <w:rFonts w:ascii="Times New Roman" w:hAnsi="Times New Roman"/>
          <w:color w:val="000000"/>
          <w:sz w:val="20"/>
          <w:szCs w:val="20"/>
        </w:rPr>
      </w:pPr>
    </w:p>
    <w:p w:rsidR="0038476F" w:rsidRDefault="0038476F" w:rsidP="0038476F">
      <w:pPr>
        <w:widowControl w:val="0"/>
        <w:autoSpaceDE w:val="0"/>
        <w:autoSpaceDN w:val="0"/>
        <w:adjustRightInd w:val="0"/>
        <w:spacing w:after="0" w:line="200" w:lineRule="exact"/>
        <w:rPr>
          <w:rFonts w:ascii="Times New Roman" w:hAnsi="Times New Roman"/>
          <w:color w:val="000000"/>
          <w:sz w:val="20"/>
          <w:szCs w:val="20"/>
        </w:rPr>
      </w:pPr>
    </w:p>
    <w:p w:rsidR="0038476F" w:rsidRDefault="0038476F" w:rsidP="0038476F">
      <w:pPr>
        <w:widowControl w:val="0"/>
        <w:autoSpaceDE w:val="0"/>
        <w:autoSpaceDN w:val="0"/>
        <w:adjustRightInd w:val="0"/>
        <w:spacing w:after="0" w:line="200" w:lineRule="exact"/>
        <w:rPr>
          <w:rFonts w:ascii="Times New Roman" w:hAnsi="Times New Roman"/>
          <w:color w:val="000000"/>
          <w:sz w:val="20"/>
          <w:szCs w:val="20"/>
        </w:rPr>
      </w:pPr>
    </w:p>
    <w:p w:rsidR="0038476F" w:rsidRDefault="0038476F" w:rsidP="0038476F">
      <w:pPr>
        <w:widowControl w:val="0"/>
        <w:autoSpaceDE w:val="0"/>
        <w:autoSpaceDN w:val="0"/>
        <w:adjustRightInd w:val="0"/>
        <w:spacing w:after="0" w:line="200" w:lineRule="exact"/>
        <w:rPr>
          <w:rFonts w:ascii="Times New Roman" w:hAnsi="Times New Roman"/>
          <w:color w:val="000000"/>
          <w:sz w:val="20"/>
          <w:szCs w:val="20"/>
        </w:rPr>
      </w:pPr>
    </w:p>
    <w:p w:rsidR="0038476F" w:rsidRDefault="0038476F" w:rsidP="0038476F">
      <w:pPr>
        <w:widowControl w:val="0"/>
        <w:autoSpaceDE w:val="0"/>
        <w:autoSpaceDN w:val="0"/>
        <w:adjustRightInd w:val="0"/>
        <w:spacing w:after="0" w:line="200" w:lineRule="exact"/>
        <w:rPr>
          <w:rFonts w:ascii="Times New Roman" w:hAnsi="Times New Roman"/>
          <w:color w:val="000000"/>
          <w:sz w:val="20"/>
          <w:szCs w:val="20"/>
        </w:rPr>
      </w:pPr>
    </w:p>
    <w:p w:rsidR="0038476F" w:rsidRDefault="0038476F" w:rsidP="0038476F">
      <w:pPr>
        <w:widowControl w:val="0"/>
        <w:autoSpaceDE w:val="0"/>
        <w:autoSpaceDN w:val="0"/>
        <w:adjustRightInd w:val="0"/>
        <w:spacing w:after="0" w:line="200" w:lineRule="exact"/>
        <w:rPr>
          <w:rFonts w:ascii="Times New Roman" w:hAnsi="Times New Roman"/>
          <w:color w:val="000000"/>
          <w:sz w:val="20"/>
          <w:szCs w:val="20"/>
        </w:rPr>
      </w:pPr>
    </w:p>
    <w:p w:rsidR="0038476F" w:rsidRDefault="0038476F" w:rsidP="0038476F">
      <w:pPr>
        <w:widowControl w:val="0"/>
        <w:autoSpaceDE w:val="0"/>
        <w:autoSpaceDN w:val="0"/>
        <w:adjustRightInd w:val="0"/>
        <w:spacing w:after="0" w:line="200" w:lineRule="exact"/>
        <w:rPr>
          <w:rFonts w:ascii="Times New Roman" w:hAnsi="Times New Roman"/>
          <w:color w:val="000000"/>
          <w:sz w:val="20"/>
          <w:szCs w:val="20"/>
        </w:rPr>
      </w:pPr>
    </w:p>
    <w:p w:rsidR="0038476F" w:rsidRDefault="0038476F" w:rsidP="0038476F">
      <w:pPr>
        <w:widowControl w:val="0"/>
        <w:autoSpaceDE w:val="0"/>
        <w:autoSpaceDN w:val="0"/>
        <w:adjustRightInd w:val="0"/>
        <w:spacing w:after="0" w:line="200" w:lineRule="exact"/>
        <w:rPr>
          <w:rFonts w:ascii="Times New Roman" w:hAnsi="Times New Roman"/>
          <w:color w:val="000000"/>
          <w:sz w:val="20"/>
          <w:szCs w:val="20"/>
        </w:rPr>
      </w:pPr>
    </w:p>
    <w:p w:rsidR="0038476F" w:rsidRDefault="0038476F" w:rsidP="0038476F">
      <w:pPr>
        <w:widowControl w:val="0"/>
        <w:autoSpaceDE w:val="0"/>
        <w:autoSpaceDN w:val="0"/>
        <w:adjustRightInd w:val="0"/>
        <w:spacing w:after="0" w:line="200" w:lineRule="exact"/>
        <w:rPr>
          <w:rFonts w:ascii="Times New Roman" w:hAnsi="Times New Roman"/>
          <w:color w:val="000000"/>
          <w:sz w:val="20"/>
          <w:szCs w:val="20"/>
        </w:rPr>
      </w:pPr>
    </w:p>
    <w:p w:rsidR="0038476F" w:rsidRDefault="0038476F" w:rsidP="0038476F">
      <w:pPr>
        <w:widowControl w:val="0"/>
        <w:autoSpaceDE w:val="0"/>
        <w:autoSpaceDN w:val="0"/>
        <w:adjustRightInd w:val="0"/>
        <w:spacing w:after="0" w:line="200" w:lineRule="exact"/>
        <w:rPr>
          <w:rFonts w:ascii="Times New Roman" w:hAnsi="Times New Roman"/>
          <w:color w:val="000000"/>
          <w:sz w:val="20"/>
          <w:szCs w:val="20"/>
        </w:rPr>
      </w:pPr>
    </w:p>
    <w:p w:rsidR="0038476F" w:rsidRDefault="0038476F" w:rsidP="0038476F">
      <w:pPr>
        <w:widowControl w:val="0"/>
        <w:autoSpaceDE w:val="0"/>
        <w:autoSpaceDN w:val="0"/>
        <w:adjustRightInd w:val="0"/>
        <w:spacing w:after="0" w:line="200" w:lineRule="exact"/>
        <w:rPr>
          <w:rFonts w:ascii="Times New Roman" w:hAnsi="Times New Roman"/>
          <w:color w:val="000000"/>
          <w:sz w:val="20"/>
          <w:szCs w:val="20"/>
        </w:rPr>
      </w:pPr>
    </w:p>
    <w:p w:rsidR="0038476F" w:rsidRDefault="0038476F" w:rsidP="0038476F">
      <w:pPr>
        <w:widowControl w:val="0"/>
        <w:autoSpaceDE w:val="0"/>
        <w:autoSpaceDN w:val="0"/>
        <w:adjustRightInd w:val="0"/>
        <w:spacing w:after="0" w:line="200" w:lineRule="exact"/>
        <w:rPr>
          <w:rFonts w:ascii="Times New Roman" w:hAnsi="Times New Roman"/>
          <w:color w:val="000000"/>
          <w:sz w:val="20"/>
          <w:szCs w:val="20"/>
        </w:rPr>
      </w:pPr>
    </w:p>
    <w:p w:rsidR="0038476F" w:rsidRDefault="0038476F" w:rsidP="0038476F">
      <w:pPr>
        <w:widowControl w:val="0"/>
        <w:autoSpaceDE w:val="0"/>
        <w:autoSpaceDN w:val="0"/>
        <w:adjustRightInd w:val="0"/>
        <w:spacing w:after="0" w:line="200" w:lineRule="exact"/>
        <w:rPr>
          <w:rFonts w:ascii="Times New Roman" w:hAnsi="Times New Roman"/>
          <w:color w:val="000000"/>
          <w:sz w:val="20"/>
          <w:szCs w:val="20"/>
        </w:rPr>
      </w:pPr>
    </w:p>
    <w:p w:rsidR="0038476F" w:rsidRDefault="0038476F" w:rsidP="0038476F">
      <w:pPr>
        <w:widowControl w:val="0"/>
        <w:autoSpaceDE w:val="0"/>
        <w:autoSpaceDN w:val="0"/>
        <w:adjustRightInd w:val="0"/>
        <w:spacing w:after="0" w:line="200" w:lineRule="exact"/>
        <w:rPr>
          <w:rFonts w:ascii="Times New Roman" w:hAnsi="Times New Roman"/>
          <w:color w:val="000000"/>
          <w:sz w:val="20"/>
          <w:szCs w:val="20"/>
        </w:rPr>
      </w:pPr>
    </w:p>
    <w:p w:rsidR="0038476F" w:rsidRDefault="0038476F" w:rsidP="0038476F">
      <w:pPr>
        <w:widowControl w:val="0"/>
        <w:autoSpaceDE w:val="0"/>
        <w:autoSpaceDN w:val="0"/>
        <w:adjustRightInd w:val="0"/>
        <w:spacing w:after="0" w:line="200" w:lineRule="exact"/>
        <w:rPr>
          <w:rFonts w:ascii="Times New Roman" w:hAnsi="Times New Roman"/>
          <w:color w:val="000000"/>
          <w:sz w:val="20"/>
          <w:szCs w:val="20"/>
        </w:rPr>
      </w:pPr>
    </w:p>
    <w:p w:rsidR="0038476F" w:rsidRDefault="0038476F" w:rsidP="0038476F">
      <w:pPr>
        <w:widowControl w:val="0"/>
        <w:autoSpaceDE w:val="0"/>
        <w:autoSpaceDN w:val="0"/>
        <w:adjustRightInd w:val="0"/>
        <w:spacing w:after="0" w:line="200" w:lineRule="exact"/>
        <w:rPr>
          <w:rFonts w:ascii="Times New Roman" w:hAnsi="Times New Roman"/>
          <w:color w:val="000000"/>
          <w:sz w:val="20"/>
          <w:szCs w:val="20"/>
        </w:rPr>
        <w:sectPr w:rsidR="0038476F">
          <w:pgSz w:w="12240" w:h="15840"/>
          <w:pgMar w:top="340" w:right="920" w:bottom="280" w:left="320" w:header="720" w:footer="720" w:gutter="0"/>
          <w:cols w:space="720" w:equalWidth="0">
            <w:col w:w="11000"/>
          </w:cols>
          <w:noEndnote/>
        </w:sectPr>
      </w:pPr>
    </w:p>
    <w:p w:rsidR="0038476F" w:rsidRDefault="0038476F" w:rsidP="00C8400F">
      <w:pPr>
        <w:widowControl w:val="0"/>
        <w:autoSpaceDE w:val="0"/>
        <w:autoSpaceDN w:val="0"/>
        <w:adjustRightInd w:val="0"/>
        <w:spacing w:after="0" w:line="422" w:lineRule="exact"/>
        <w:ind w:right="-74"/>
        <w:rPr>
          <w:rFonts w:ascii="Century Gothic" w:hAnsi="Century Gothic" w:cs="Century Gothic"/>
          <w:color w:val="000000"/>
          <w:sz w:val="36"/>
          <w:szCs w:val="36"/>
        </w:rPr>
      </w:pPr>
    </w:p>
    <w:p w:rsidR="0038476F" w:rsidRDefault="0038476F" w:rsidP="0038476F">
      <w:pPr>
        <w:widowControl w:val="0"/>
        <w:autoSpaceDE w:val="0"/>
        <w:autoSpaceDN w:val="0"/>
        <w:adjustRightInd w:val="0"/>
        <w:spacing w:before="1" w:after="0" w:line="220" w:lineRule="exact"/>
        <w:rPr>
          <w:rFonts w:ascii="Century Gothic" w:hAnsi="Century Gothic" w:cs="Century Gothic"/>
          <w:color w:val="000000"/>
        </w:rPr>
      </w:pPr>
      <w:r>
        <w:rPr>
          <w:rFonts w:ascii="Century Gothic" w:hAnsi="Century Gothic" w:cs="Century Gothic"/>
          <w:color w:val="000000"/>
          <w:sz w:val="36"/>
          <w:szCs w:val="36"/>
        </w:rPr>
        <w:br w:type="column"/>
      </w:r>
    </w:p>
    <w:p w:rsidR="0038476F" w:rsidRDefault="0038476F" w:rsidP="0038476F">
      <w:pPr>
        <w:widowControl w:val="0"/>
        <w:autoSpaceDE w:val="0"/>
        <w:autoSpaceDN w:val="0"/>
        <w:adjustRightInd w:val="0"/>
        <w:spacing w:after="0" w:line="240" w:lineRule="auto"/>
        <w:rPr>
          <w:rFonts w:ascii="Times New Roman" w:hAnsi="Times New Roman"/>
          <w:color w:val="000000"/>
          <w:sz w:val="20"/>
          <w:szCs w:val="20"/>
        </w:rPr>
      </w:pPr>
      <w:r>
        <w:rPr>
          <w:rFonts w:ascii="Times New Roman" w:hAnsi="Times New Roman"/>
          <w:color w:val="191919"/>
          <w:sz w:val="20"/>
          <w:szCs w:val="20"/>
        </w:rPr>
        <w:t>2008-2012 Unde</w:t>
      </w:r>
      <w:r>
        <w:rPr>
          <w:rFonts w:ascii="Times New Roman" w:hAnsi="Times New Roman"/>
          <w:color w:val="191919"/>
          <w:spacing w:val="-4"/>
          <w:sz w:val="20"/>
          <w:szCs w:val="20"/>
        </w:rPr>
        <w:t>r</w:t>
      </w:r>
      <w:r>
        <w:rPr>
          <w:rFonts w:ascii="Times New Roman" w:hAnsi="Times New Roman"/>
          <w:color w:val="191919"/>
          <w:sz w:val="20"/>
          <w:szCs w:val="20"/>
        </w:rPr>
        <w:t>graduate Catalog</w:t>
      </w:r>
    </w:p>
    <w:p w:rsidR="0038476F" w:rsidRDefault="0038476F" w:rsidP="0038476F">
      <w:pPr>
        <w:widowControl w:val="0"/>
        <w:autoSpaceDE w:val="0"/>
        <w:autoSpaceDN w:val="0"/>
        <w:adjustRightInd w:val="0"/>
        <w:spacing w:after="0" w:line="240" w:lineRule="auto"/>
        <w:rPr>
          <w:rFonts w:ascii="Times New Roman" w:hAnsi="Times New Roman"/>
          <w:color w:val="000000"/>
          <w:sz w:val="20"/>
          <w:szCs w:val="20"/>
        </w:rPr>
        <w:sectPr w:rsidR="0038476F">
          <w:type w:val="continuous"/>
          <w:pgSz w:w="12240" w:h="15840"/>
          <w:pgMar w:top="1480" w:right="920" w:bottom="280" w:left="320" w:header="720" w:footer="720" w:gutter="0"/>
          <w:cols w:num="2" w:space="720" w:equalWidth="0">
            <w:col w:w="713" w:space="3704"/>
            <w:col w:w="6583"/>
          </w:cols>
          <w:noEndnote/>
        </w:sectPr>
      </w:pPr>
    </w:p>
    <w:p w:rsidR="0038476F" w:rsidRDefault="001254CF" w:rsidP="0038476F">
      <w:pPr>
        <w:widowControl w:val="0"/>
        <w:autoSpaceDE w:val="0"/>
        <w:autoSpaceDN w:val="0"/>
        <w:adjustRightInd w:val="0"/>
        <w:spacing w:before="68" w:after="0" w:line="240" w:lineRule="auto"/>
        <w:ind w:right="490"/>
        <w:jc w:val="right"/>
        <w:rPr>
          <w:rFonts w:ascii="Century Gothic" w:hAnsi="Century Gothic" w:cs="Century Gothic"/>
          <w:color w:val="000000"/>
          <w:sz w:val="14"/>
          <w:szCs w:val="14"/>
        </w:rPr>
      </w:pPr>
      <w:r w:rsidRPr="001254CF">
        <w:rPr>
          <w:noProof/>
          <w:lang w:eastAsia="zh-CN"/>
        </w:rPr>
        <w:lastRenderedPageBreak/>
        <w:pict>
          <v:group id="_x0000_s1565" style="position:absolute;left:0;text-align:left;margin-left:439.2pt;margin-top:-15.85pt;width:156.05pt;height:11in;z-index:-250886144" coordorigin="9092,13" coordsize="3121,15840">
            <v:group id="_x0000_s1566" style="position:absolute;left:9092;top:13;width:3121;height:15840;mso-position-horizontal-relative:page;mso-position-vertical-relative:page" coordorigin="9119" coordsize="312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" o:allowincell="f">
              <v:rect id="Rectangle 2736" o:spid="_x0000_s1567" style="position:absolute;left:11160;width:1080;height:25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dcdcdc" stroked="f">
                <v:path arrowok="t"/>
                <v:textbox>
                  <w:txbxContent>
                    <w:p w:rsidR="00886238" w:rsidRDefault="00886238" w:rsidP="00C8400F"/>
                  </w:txbxContent>
                </v:textbox>
              </v:rect>
              <v:rect id="Rectangle 2737" o:spid="_x0000_s1568" style="position:absolute;left:11160;top:4294;width:1080;height:115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fMsMA&#10;AADdAAAADwAAAGRycy9kb3ducmV2LnhtbERPy2rCQBTdC/7DcIXudFKlUdNMpAiW0o2vFre3mdsk&#10;NHMnzExN+vedheDycN75ZjCtuJLzjWUFj7MEBHFpdcOVgo/zbroC4QOyxtYyKfgjD5tiPMox07bn&#10;I11PoRIxhH2GCuoQukxKX9Zk0M9sRxy5b+sMhghdJbXDPoabVs6TJJUGG44NNXa0ran8Of0aBb0b&#10;6Om10vtV+v55Xl++ltgdnFIPk+HlGUSgIdzFN/ebVpAuF3F/fBOf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ZfMsMAAADdAAAADwAAAAAAAAAAAAAAAACYAgAAZHJzL2Rv&#10;d25yZXYueG1sUEsFBgAAAAAEAAQA9QAAAIgDAAAAAA==&#10;" fillcolor="#dcdcdc" stroked="f">
                <v:path arrowok="t"/>
              </v:rect>
              <v:rect id="Rectangle 2738" o:spid="_x0000_s1569" style="position:absolute;left:11160;top:2513;width:1080;height:1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x8McA&#10;AADdAAAADwAAAGRycy9kb3ducmV2LnhtbESPQWvCQBSE74X+h+UVvBTdJIKV6CpSFATpIVol3h7Z&#10;ZxKafRuyq8Z/3y0UPA4z8w0zX/amETfqXG1ZQTyKQBAXVtdcKvg+bIZTEM4ja2wsk4IHOVguXl/m&#10;mGp754xue1+KAGGXooLK+zaV0hUVGXQj2xIH72I7gz7IrpS6w3uAm0YmUTSRBmsOCxW29FlR8bO/&#10;GgXrJF9ddk3WZl8mP8aUmPfifFJq8NavZiA89f4Z/m9vtYLJxziGvzfh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lcfDHAAAA3QAAAA8AAAAAAAAAAAAAAAAAmAIAAGRy&#10;cy9kb3ducmV2LnhtbFBLBQYAAAAABAAEAPUAAACMAwAAAAA=&#10;" fillcolor="#d8d8d8 [2732]" stroked="f">
                <v:path arrowok="t"/>
              </v:rect>
              <v:rect id="_x0000_s1570" style="position:absolute;left:9159;top:393;width:2320;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rutMcA&#10;AADdAAAADwAAAGRycy9kb3ducmV2LnhtbESPQWvCQBSE74X+h+UVequbpJhK6iqlUKniJamX3l6y&#10;zySYfRuy25j+e1cQPA4z8w2zXE+mEyMNrrWsIJ5FIIgrq1uuFRx+vl4WIJxH1thZJgX/5GC9enxY&#10;YqbtmXMaC1+LAGGXoYLG+z6T0lUNGXQz2xMH72gHgz7IoZZ6wHOAm04mUZRKgy2HhQZ7+myoOhV/&#10;RkG53ed+sztsxkVZ950tf+O9nSv1/DR9vIPwNPl7+Nb+1grSt9cErm/CE5Cr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q7rTHAAAA3QAAAA8AAAAAAAAAAAAAAAAAmAIAAGRy&#10;cy9kb3ducmV2LnhtbFBLBQYAAAAABAAEAPUAAACMAwAAAAA=&#10;" stroked="f">
                <v:path arrowok="t"/>
              </v:rect>
              <v:rect id="Rectangle 2740" o:spid="_x0000_s1571" style="position:absolute;left:9139;top:373;width:2360;height: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Ta8MgA&#10;AADdAAAADwAAAGRycy9kb3ducmV2LnhtbESPT2vCQBTE74V+h+UVvBTdqBht6ipVkHqq+Aekt9fs&#10;a5I2+zbsrjH99m6h0OMwM79h5svO1KIl5yvLCoaDBARxbnXFhYLTcdOfgfABWWNtmRT8kIfl4v5u&#10;jpm2V95TewiFiBD2GSooQ2gyKX1ekkE/sA1x9D6tMxiidIXUDq8Rbmo5SpJUGqw4LpTY0Lqk/Ptw&#10;MQq+zq9u9fQ+2e3yj7rdUPqWDKePSvUeupdnEIG68B/+a2+1gnQ6HsPvm/gE5O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NNrwyAAAAN0AAAAPAAAAAAAAAAAAAAAAAJgCAABk&#10;cnMvZG93bnJldi54bWxQSwUGAAAAAAQABAD1AAAAjQMAAAAA&#10;" filled="f" strokecolor="#a3a3a3" strokeweight="2pt">
                <v:path arrowok="t"/>
              </v:rect>
              <v:rect id="Rectangle 2741" o:spid="_x0000_s1572" style="position:absolute;left:11145;top:2485;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hoZsgA&#10;AADdAAAADwAAAGRycy9kb3ducmV2LnhtbESPQWvCQBSE74X+h+UVeil1EytaYjZSSis9iFirB2+P&#10;7DMJZt+m2dXEf+8KgsdhZr5h0llvanGi1lWWFcSDCARxbnXFhYLN3/frOwjnkTXWlknBmRzMsseH&#10;FBNtO/6l09oXIkDYJaig9L5JpHR5SQbdwDbEwdvb1qAPsi2kbrELcFPLYRSNpcGKw0KJDX2WlB/W&#10;R6Ngvjwvhi+HeBt/9V21Ge3+i9UElXp+6j+mIDz1/h6+tX+0gvHkbQTXN+EJyO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aGhmyAAAAN0AAAAPAAAAAAAAAAAAAAAAAJgCAABk&#10;cnMvZG93bnJldi54bWxQSwUGAAAAAAQABAD1AAAAjQMAAAAA&#10;" fillcolor="#191919" stroked="f">
                <v:path arrowok="t"/>
              </v:rect>
              <v:rect id="Rectangle 2742" o:spid="_x0000_s1573" style="position:absolute;left:11145;top:4285;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TN/cgA&#10;AADdAAAADwAAAGRycy9kb3ducmV2LnhtbESPQWvCQBSE70L/w/IKXqRuYmssqasUUfEg0lp76O2R&#10;fU2C2bcxu5r477sFweMwM98w03lnKnGhxpWWFcTDCARxZnXJuYLD1+rpFYTzyBory6TgSg7ms4fe&#10;FFNtW/6ky97nIkDYpaig8L5OpXRZQQbd0NbEwfu1jUEfZJNL3WAb4KaSoyhKpMGSw0KBNS0Kyo77&#10;s1Gw3l23o8Ex/o6XXVseXn5O+ccEleo/du9vIDx1/h6+tTdaQTJ5HsP/m/AE5Ow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JM39yAAAAN0AAAAPAAAAAAAAAAAAAAAAAJgCAABk&#10;cnMvZG93bnJldi54bWxQSwUGAAAAAAQABAD1AAAAjQMAAAAA&#10;" fillcolor="#191919" stroked="f">
                <v:path arrowok="t"/>
              </v:rect>
              <v:group id="Group 2743" o:spid="_x0000_s1574" style="position:absolute;left:11145;top:6105;width:1967;height:0" coordorigin="11145,61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9lLPxgAAAN0A&#10;AAAPAAAAAAAAAAAAAAAAAKoCAABkcnMvZG93bnJldi54bWxQSwUGAAAAAAQABAD6AAAAnQMAAAAA&#10;">
                <v:shape id="Freeform 2744" o:spid="_x0000_s1575"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ilLcYA&#10;AADdAAAADwAAAGRycy9kb3ducmV2LnhtbESPT4vCMBTE78J+h/AWvMiaruIfqlEWQfAkq25Bb4/m&#10;2Rabl9LEWv30ZkHwOMzMb5j5sjWlaKh2hWUF3/0IBHFqdcGZgr/D+msKwnlkjaVlUnAnB8vFR2eO&#10;sbY33lGz95kIEHYxKsi9r2IpXZqTQde3FXHwzrY26IOsM6lrvAW4KeUgisbSYMFhIceKVjmll/3V&#10;KJiWoyFR8nvqNcljux41x3uaHJXqfrY/MxCeWv8Ov9obrWA8GU7g/014AnL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ilLcYAAADdAAAADwAAAAAAAAAAAAAAAACYAgAAZHJz&#10;L2Rvd25yZXYueG1sUEsFBgAAAAAEAAQA9QAAAIsDAAAAAA==&#10;" path="m1094,l,e" filled="f" strokecolor="#191919" strokeweight="2pt">
                  <v:path arrowok="t" o:connecttype="custom" o:connectlocs="1094,0;0,0" o:connectangles="0,0"/>
                </v:shape>
                <v:shape id="Freeform 2745" o:spid="_x0000_s1576"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cxX8MA&#10;AADdAAAADwAAAGRycy9kb3ducmV2LnhtbERPy4rCMBTdD/gP4QpuBk1H8UE1igwIrsRRC7q7NNe2&#10;2NyUJtbq15vFgMvDeS9WrSlFQ7UrLCv4GUQgiFOrC84UnI6b/gyE88gaS8uk4EkOVsvO1wJjbR/8&#10;R83BZyKEsItRQe59FUvp0pwMuoGtiAN3tbVBH2CdSV3jI4SbUg6jaCINFhwacqzoN6f0drgbBbNy&#10;PCJK9pfvJnntNuPm/EyTs1K9brueg/DU+o/4373VCibTUZgb3oQn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cxX8MAAADdAAAADwAAAAAAAAAAAAAAAACYAgAAZHJzL2Rv&#10;d25yZXYueG1sUEsFBgAAAAAEAAQA9QAAAIgDAAAAAA==&#10;" path="m,l1094,e" filled="f" strokecolor="#191919" strokeweight="2pt">
                  <v:path arrowok="t" o:connecttype="custom" o:connectlocs="0,0;1094,0" o:connectangles="0,0"/>
                </v:shape>
              </v:group>
              <v:group id="Group 2746" o:spid="_x0000_s1577" style="position:absolute;left:11145;top:7905;width:1953;height:0" coordorigin="11145,7905" coordsize="19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nGvcYAAADdAAAADwAAAGRycy9kb3ducmV2LnhtbESPQWvCQBSE74X+h+UV&#10;vOkmSm2NriKi4kGEakG8PbLPJJh9G7JrEv99VxB6HGbmG2a26EwpGqpdYVlBPIhAEKdWF5wp+D1t&#10;+t8gnEfWWFomBQ9ysJi/v80w0bblH2qOPhMBwi5BBbn3VSKlS3My6Aa2Ig7e1dYGfZB1JnWNbYCb&#10;Ug6jaCwNFhwWcqxolVN6O96Ngm2L7XIUr5v97bp6XE6fh/M+JqV6H91yCsJT5//Dr/ZOKxh/jSb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qaca9xgAAAN0A&#10;AAAPAAAAAAAAAAAAAAAAAKoCAABkcnMvZG93bnJldi54bWxQSwUGAAAAAAQABAD6AAAAnQMAAAAA&#10;">
                <v:shape id="Freeform 2747" o:spid="_x0000_s1578"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zAtcAA&#10;AADdAAAADwAAAGRycy9kb3ducmV2LnhtbERPy6rCMBDdX/AfwghuRFPFZzWKCIobER8Ll2MztsVm&#10;Upqo9e/NQrjLw3nPl7UpxIsql1tW0OtGIIgTq3NOFVzOm84EhPPIGgvLpOBDDpaLxt8cY23ffKTX&#10;yacihLCLUUHmfRlL6ZKMDLquLYkDd7eVQR9glUpd4TuEm0L2o2gkDeYcGjIsaZ1R8jg9jYJre3M3&#10;kZsO24ct3eg80M9Vsleq1axXMxCeav8v/rl3WsFoPAj7w5vwBOTi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bzAtcAAAADdAAAADwAAAAAAAAAAAAAAAACYAgAAZHJzL2Rvd25y&#10;ZXYueG1sUEsFBgAAAAAEAAQA9QAAAIUDAAAAAA==&#10;" path="m1094,l,e" filled="f" strokecolor="#191919" strokeweight="2pt">
                  <v:path arrowok="t" o:connecttype="custom" o:connectlocs="1094,0;0,0" o:connectangles="0,0"/>
                </v:shape>
                <v:shape id="Freeform 2748" o:spid="_x0000_s1579"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BlLscA&#10;AADdAAAADwAAAGRycy9kb3ducmV2LnhtbESPT2vCQBTE7wW/w/KEXsRsLFbbNKuIEOmllKoHj6/Z&#10;lz+YfRuyGxO/fbdQ6HGYmd8w6XY0jbhR52rLChZRDII4t7rmUsH5lM1fQDiPrLGxTAru5GC7mTyk&#10;mGg78Bfdjr4UAcIuQQWV920ipcsrMugi2xIHr7CdQR9kV0rd4RDgppFPcbySBmsOCxW2tK8ovx57&#10;o+AyywoTu9fn2eeBvum01P0u/1DqcTru3kB4Gv1/+K/9rhWs1ssF/L4JT0B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wZS7HAAAA3QAAAA8AAAAAAAAAAAAAAAAAmAIAAGRy&#10;cy9kb3ducmV2LnhtbFBLBQYAAAAABAAEAPUAAACMAwAAAAA=&#10;" path="m,l1094,e" filled="f" strokecolor="#191919" strokeweight="2pt">
                  <v:path arrowok="t" o:connecttype="custom" o:connectlocs="0,0;1094,0" o:connectangles="0,0"/>
                </v:shape>
              </v:group>
              <v:group id="Group 2749" o:spid="_x0000_s1580" style="position:absolute;left:11145;top:9705;width:1967;height:0" coordorigin="11145,97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snsccAAADdAAAADwAAAGRycy9kb3ducmV2LnhtbESPT2vCQBTE7wW/w/KE&#10;3nQT26pEVxHR0oMI/gHx9sg+k2D2bciuSfz23YLQ4zAzv2Hmy86UoqHaFZYVxMMIBHFqdcGZgvNp&#10;O5iCcB5ZY2mZFDzJwXLRe5tjom3LB2qOPhMBwi5BBbn3VSKlS3My6Ia2Ig7ezdYGfZB1JnWNbYCb&#10;Uo6iaCwNFhwWcqxonVN6Pz6Mgu8W29VHvGl299v6eT197S+7mJR673erGQhPnf8Pv9o/WsF48jmC&#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MsnsccAAADd&#10;AAAADwAAAAAAAAAAAAAAAACqAgAAZHJzL2Rvd25yZXYueG1sUEsFBgAAAAAEAAQA+gAAAJ4DAAAA&#10;AA==&#10;">
                <v:shape id="Freeform 2750" o:spid="_x0000_s1581"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XQU8cA&#10;AADdAAAADwAAAGRycy9kb3ducmV2LnhtbESPQWvCQBSE7wX/w/KEXorZWBsNqatIQehJrBqwt0f2&#10;NQnNvg3ZbYz99a5Q6HGYmW+Y5Xowjeipc7VlBdMoBkFcWF1zqeB03E5SEM4ja2wsk4IrOVivRg9L&#10;zLS98Af1B1+KAGGXoYLK+zaT0hUVGXSRbYmD92U7gz7IrpS6w0uAm0Y+x/FcGqw5LFTY0ltFxffh&#10;xyhIm2RGlO8/n/r8d7dN+vO1yM9KPY6HzSsIT4P/D/+137WC+eJlBvc34QnI1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0l0FPHAAAA3QAAAA8AAAAAAAAAAAAAAAAAmAIAAGRy&#10;cy9kb3ducmV2LnhtbFBLBQYAAAAABAAEAPUAAACMAwAAAAA=&#10;" path="m1094,l,e" filled="f" strokecolor="#191919" strokeweight="2pt">
                  <v:path arrowok="t" o:connecttype="custom" o:connectlocs="1094,0;0,0" o:connectangles="0,0"/>
                </v:shape>
                <v:shape id="Freeform 2751" o:spid="_x0000_s1582"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xIJ8gA&#10;AADdAAAADwAAAGRycy9kb3ducmV2LnhtbESPT2vCQBTE70K/w/IKvYhuao1KdJUiCD2VahvQ2yP7&#10;TILZtyG7zZ9++m6h4HGYmd8wm11vKtFS40rLCp6nEQjizOqScwVfn4fJCoTzyBory6RgIAe77cNo&#10;g4m2HR+pPflcBAi7BBUU3teJlC4ryKCb2po4eFfbGPRBNrnUDXYBbio5i6KFNFhyWCiwpn1B2e30&#10;bRSsqviFKP24jNv05/0Qt+chS89KPT32r2sQnnp/D/+337SCxXI+h7834QnI7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zEgnyAAAAN0AAAAPAAAAAAAAAAAAAAAAAJgCAABk&#10;cnMvZG93bnJldi54bWxQSwUGAAAAAAQABAD1AAAAjQMAAAAA&#10;" path="m,l1094,e" filled="f" strokecolor="#191919" strokeweight="2pt">
                  <v:path arrowok="t" o:connecttype="custom" o:connectlocs="0,0;1094,0" o:connectangles="0,0"/>
                </v:shape>
              </v:group>
              <v:group id="Group 2752" o:spid="_x0000_s1583" style="position:absolute;left:11145;top:11505;width:1967;height:0" coordorigin="11145,115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K/xccAAADdAAAADwAAAGRycy9kb3ducmV2LnhtbESPQWvCQBSE7wX/w/IK&#10;vdVNtEZJs4qILT2IoBaKt0f2mYRk34bsNon/vlso9DjMzDdMthlNI3rqXGVZQTyNQBDnVldcKPi8&#10;vD2vQDiPrLGxTAru5GCznjxkmGo78In6sy9EgLBLUUHpfZtK6fKSDLqpbYmDd7OdQR9kV0jd4RDg&#10;ppGzKEqkwYrDQokt7UrK6/O3UfA+4LCdx/v+UN929+tlcfw6xKTU0+O4fQXhafT/4b/2h1aQLF8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yK/xccAAADd&#10;AAAADwAAAAAAAAAAAAAAAACqAgAAZHJzL2Rvd25yZXYueG1sUEsFBgAAAAAEAAQA+gAAAJ4DAAAA&#10;AA==&#10;">
                <v:shape id="Freeform 2753" o:spid="_x0000_s1584"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Jzy8gA&#10;AADdAAAADwAAAGRycy9kb3ducmV2LnhtbESPS2vDMBCE74X+B7GFXEosNw/HuFFCKQR6Ks3DkNwW&#10;a2ubWitjqY6TX18VAjkOM/MNs1wPphE9da62rOAlikEQF1bXXCo47DfjFITzyBoby6TgQg7Wq8eH&#10;JWbannlL/c6XIkDYZaig8r7NpHRFRQZdZFvi4H3bzqAPsiul7vAc4KaRkzhOpMGaw0KFLb1XVPzs&#10;fo2CtJlPifKv03OfXz838/54KfKjUqOn4e0VhKfB38O39odWkCxmCfy/CU9Ar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9UnPLyAAAAN0AAAAPAAAAAAAAAAAAAAAAAJgCAABk&#10;cnMvZG93bnJldi54bWxQSwUGAAAAAAQABAD1AAAAjQMAAAAA&#10;" path="m1094,l,e" filled="f" strokecolor="#191919" strokeweight="2pt">
                  <v:path arrowok="t" o:connecttype="custom" o:connectlocs="1094,0;0,0" o:connectangles="0,0"/>
                </v:shape>
                <v:shape id="Freeform 2754" o:spid="_x0000_s1585"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7WUMYA&#10;AADdAAAADwAAAGRycy9kb3ducmV2LnhtbESPT2vCQBTE70K/w/IEL6Kb+p/UVUpB8FTUNqC3R/Y1&#10;CWbfhuwao5++Kwgeh5n5DbNct6YUDdWusKzgfRiBIE6tLjhT8PuzGSxAOI+ssbRMCm7kYL166ywx&#10;1vbKe2oOPhMBwi5GBbn3VSylS3My6Ia2Ig7en60N+iDrTOoarwFuSjmKopk0WHBYyLGir5zS8+Fi&#10;FCzK6Zgo2Z36TXL/3kyb4y1Njkr1uu3nBwhPrX+Fn+2tVjCbT+bweBOegF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7WUMYAAADdAAAADwAAAAAAAAAAAAAAAACYAgAAZHJz&#10;L2Rvd25yZXYueG1sUEsFBgAAAAAEAAQA9QAAAIsDAAAAAA==&#10;" path="m,l1094,e" filled="f" strokecolor="#191919" strokeweight="2pt">
                  <v:path arrowok="t" o:connecttype="custom" o:connectlocs="0,0;1094,0" o:connectangles="0,0"/>
                </v:shape>
              </v:group>
              <v:group id="Group 2755" o:spid="_x0000_s1586" style="position:absolute;left:11145;top:13305;width:1939;height:0" coordorigin="11145,13305" coordsize="19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SMQW8QAAADdAAAA&#10;DwAAAAAAAAAAAAAAAACqAgAAZHJzL2Rvd25yZXYueG1sUEsFBgAAAAAEAAQA+gAAAJsDAAAAAA==&#10;">
                <v:shape id="Freeform 2756" o:spid="_x0000_s1587"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QpZccA&#10;AADdAAAADwAAAGRycy9kb3ducmV2LnhtbESP3WrCQBSE74W+w3IKvRHdRKw/0VVEWrAUxKgPcMge&#10;k2j2bMxuY/r23UKhl8PMN8Ms152pREuNKy0riIcRCOLM6pJzBefT+2AGwnlkjZVlUvBNDtarp94S&#10;E20fnFJ79LkIJewSVFB4XydSuqwgg25oa+LgXWxj0AfZ5FI3+AjlppKjKJpIgyWHhQJr2haU3Y5f&#10;RsEkHe3j6/317ar7n5v2FB/u6cdBqZfnbrMA4anz/+E/eqcDNx3P4fdNeAJ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kKWXHAAAA3QAAAA8AAAAAAAAAAAAAAAAAmAIAAGRy&#10;cy9kb3ducmV2LnhtbFBLBQYAAAAABAAEAPUAAACMAwAAAAA=&#10;" path="m1094,l,e" filled="f" strokecolor="#191919" strokeweight="2pt">
                  <v:path arrowok="t" o:connecttype="custom" o:connectlocs="1094,0;0,0" o:connectangles="0,0"/>
                </v:shape>
                <v:shape id="Freeform 2757" o:spid="_x0000_s1588"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cWJcQA&#10;AADdAAAADwAAAGRycy9kb3ducmV2LnhtbERPzWrCQBC+F/oOyxR6KXUTQVuiq0hpwSIUoz7AkB2T&#10;aHY2ZteYvr1zKPT48f3Pl4NrVE9dqD0bSEcJKOLC25pLA4f91+s7qBCRLTaeycAvBVguHh/mmFl/&#10;45z6XSyVhHDI0EAVY5tpHYqKHIaRb4mFO/rOYRTYldp2eJNw1+hxkky1w5qlocKWPioqzrurMzDN&#10;xz/p6TL5PNmXzarfp9tL/r015vlpWM1ARRriv/jPvbbie5vIfnkjT0A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HFiXEAAAA3QAAAA8AAAAAAAAAAAAAAAAAmAIAAGRycy9k&#10;b3ducmV2LnhtbFBLBQYAAAAABAAEAPUAAACJAwAAAAA=&#10;" path="m,l1094,e" filled="f" strokecolor="#191919" strokeweight="2pt">
                  <v:path arrowok="t" o:connecttype="custom" o:connectlocs="0,0;1094,0" o:connectangles="0,0"/>
                </v:shape>
              </v:group>
              <v:shape id="Freeform 2758" o:spid="_x0000_s1589" style="position:absolute;left:11816;top:1510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ed="f" strokecolor="#191919" strokeweight="2pt">
                <v:path arrowok="t" o:connecttype="custom" o:connectlocs="0,0;423,0" o:connectangles="0,0"/>
              </v:shape>
              <v:shape id="Freeform 2759" o:spid="_x0000_s1590" style="position:absolute;left:11160;top:15085;width:0;height:40;visibility:visible;mso-wrap-style:square;v-text-anchor:top" coordsize="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KN58UA&#10;AADdAAAADwAAAGRycy9kb3ducmV2LnhtbESPQUsDMRSE70L/Q3gFL2Kztrgra9NSREuvrSJ4e26e&#10;yeLmJSSx3f57Iwg9DjPzDbNcj24QR4qp96zgblaBIO687tkoeHt9uX0AkTKyxsEzKThTgvVqcrXE&#10;VvsT7+l4yEYUCKcWFdicQytl6iw5TDMfiIv35aPDXGQ0Ukc8Fbgb5Lyqaumw57JgMdCTpe778OMU&#10;7Jvmk8Luxph6EfvteRPs8/uHUtfTcfMIItOYL+H/9k4rqJv7Ofy9KU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ko3nxQAAAN0AAAAPAAAAAAAAAAAAAAAAAJgCAABkcnMv&#10;ZG93bnJldi54bWxQSwUGAAAAAAQABAD1AAAAigMAAAAA&#10;" path="m,l,40e" filled="f" strokecolor="#191919" strokeweight="2pt">
                <v:path arrowok="t" o:connecttype="custom" o:connectlocs="0,0;0,40" o:connectangles="0,0"/>
              </v:shape>
              <v:rect id="Rectangle 2760" o:spid="_x0000_s1591" style="position:absolute;left:11176;top:14864;width:640;height:6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muj8UA&#10;AADdAAAADwAAAGRycy9kb3ducmV2LnhtbESPS4vCQBCE74L/YWhhbzpxxQfRUURYWRcvPi7eOpk2&#10;CWZ6QmaM8d/vCILHoqq+ohar1pSiodoVlhUMBxEI4tTqgjMF59NPfwbCeWSNpWVS8CQHq2W3s8BY&#10;2wcfqDn6TAQIuxgV5N5XsZQuzcmgG9iKOHhXWxv0QdaZ1DU+AtyU8juKJtJgwWEhx4o2OaW3490o&#10;SHb7g9/+nbfNLMmq0iaX4d6Olfrqtes5CE+t/4Tf7V+tYDIdj+D1Jjw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ua6PxQAAAN0AAAAPAAAAAAAAAAAAAAAAAJgCAABkcnMv&#10;ZG93bnJldi54bWxQSwUGAAAAAAQABAD1AAAAigMAAAAA&#10;" stroked="f">
                <v:path arrowok="t"/>
              </v:rect>
              <v:rect id="Rectangle 2761" o:spid="_x0000_s1592" style="position:absolute;left:11156;top:14844;width:680;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ed="f" strokecolor="#191919" strokeweight="2pt">
                <v:path arrowok="t"/>
              </v:rect>
            </v:group>
            <v:shape id="_x0000_s1593" type="#_x0000_t202" style="position:absolute;left:11160;top:8070;width:720;height:11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" o:allowincell="f" filled="f" stroked="f">
              <v:textbox style="layout-flow:vertical;mso-next-textbox:#_x0000_s1593" inset="0,0,0,0">
                <w:txbxContent>
                  <w:p w:rsidR="00886238" w:rsidRDefault="00886238" w:rsidP="00C8400F">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886238" w:rsidRDefault="00886238" w:rsidP="00C8400F">
                    <w:pPr>
                      <w:widowControl w:val="0"/>
                      <w:autoSpaceDE w:val="0"/>
                      <w:autoSpaceDN w:val="0"/>
                      <w:adjustRightInd w:val="0"/>
                      <w:spacing w:after="0" w:line="240" w:lineRule="exact"/>
                      <w:ind w:left="202" w:right="202"/>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886238" w:rsidRDefault="00886238" w:rsidP="00C8400F">
                    <w:pPr>
                      <w:widowControl w:val="0"/>
                      <w:autoSpaceDE w:val="0"/>
                      <w:autoSpaceDN w:val="0"/>
                      <w:adjustRightInd w:val="0"/>
                      <w:spacing w:after="0" w:line="240" w:lineRule="exact"/>
                      <w:ind w:left="-7" w:right="-7"/>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_x0000_s1594" type="#_x0000_t202" style="position:absolute;left:11380;top:9799;width:480;height:9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PX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" o:allowincell="f" filled="f" stroked="f">
              <v:textbox style="layout-flow:vertical;mso-next-textbox:#_x0000_s1594" inset="0,0,0,0">
                <w:txbxContent>
                  <w:p w:rsidR="00886238" w:rsidRDefault="00886238" w:rsidP="00C8400F">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886238" w:rsidRDefault="00886238" w:rsidP="00C8400F">
                    <w:pPr>
                      <w:widowControl w:val="0"/>
                      <w:autoSpaceDE w:val="0"/>
                      <w:autoSpaceDN w:val="0"/>
                      <w:adjustRightInd w:val="0"/>
                      <w:spacing w:after="0" w:line="240" w:lineRule="exact"/>
                      <w:ind w:right="125"/>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_x0000_s1595" type="#_x0000_t202" style="position:absolute;left:11360;top:11639;width:480;height:12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y30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" o:allowincell="f" filled="f" stroked="f">
              <v:textbox style="layout-flow:vertical;mso-next-textbox:#_x0000_s1595" inset="0,0,0,0">
                <w:txbxContent>
                  <w:p w:rsidR="00886238" w:rsidRDefault="00886238" w:rsidP="00C8400F">
                    <w:pPr>
                      <w:widowControl w:val="0"/>
                      <w:autoSpaceDE w:val="0"/>
                      <w:autoSpaceDN w:val="0"/>
                      <w:adjustRightInd w:val="0"/>
                      <w:spacing w:after="0" w:line="221" w:lineRule="exact"/>
                      <w:ind w:left="229" w:right="229"/>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886238" w:rsidRDefault="00886238" w:rsidP="00C8400F">
                    <w:pPr>
                      <w:widowControl w:val="0"/>
                      <w:autoSpaceDE w:val="0"/>
                      <w:autoSpaceDN w:val="0"/>
                      <w:adjustRightInd w:val="0"/>
                      <w:spacing w:after="0" w:line="240"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_x0000_s1596" type="#_x0000_t202" style="position:absolute;left:11340;top:13489;width:480;height:11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" o:allowincell="f" filled="f" stroked="f">
              <v:textbox style="layout-flow:vertical;mso-next-textbox:#_x0000_s1596" inset="0,0,0,0">
                <w:txbxContent>
                  <w:p w:rsidR="00886238" w:rsidRDefault="00886238" w:rsidP="00C8400F">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_x0000_s1597" type="#_x0000_t202" style="position:absolute;left:11472;top:649;width:377;height:1711;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xjWtQIAALc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" o:allowincell="f" filled="f" stroked="f">
              <v:textbox style="layout-flow:vertical;mso-next-textbox:#_x0000_s1597" inset="0,0,0,0">
                <w:txbxContent>
                  <w:p w:rsidR="00886238" w:rsidRDefault="00886238" w:rsidP="00C8400F">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Albany State</w:t>
                    </w:r>
                  </w:p>
                </w:txbxContent>
              </v:textbox>
            </v:shape>
            <v:rect id="_x0000_s1598" style="position:absolute;left:11133;top:2626;width:1060;height:1659" fillcolor="#d8d8d8 [2732]" stroked="f" strokecolor="#f2f2f2 [3041]" strokeweight="3pt">
              <v:shadow on="t" type="perspective" color="#7f7f7f [1601]" opacity=".5" offset="1pt" offset2="-1pt"/>
              <v:textbox style="layout-flow:vertical;mso-next-textbox:#_x0000_s1598">
                <w:txbxContent>
                  <w:p w:rsidR="00886238" w:rsidRPr="00F91ACB" w:rsidRDefault="00886238" w:rsidP="00C8400F">
                    <w:pPr>
                      <w:spacing w:after="0"/>
                      <w:rPr>
                        <w:b/>
                        <w:color w:val="000000" w:themeColor="text1"/>
                      </w:rPr>
                    </w:pPr>
                    <w:r w:rsidRPr="00F91ACB">
                      <w:rPr>
                        <w:b/>
                        <w:color w:val="000000" w:themeColor="text1"/>
                      </w:rPr>
                      <w:t>Arts &amp; Humanities</w:t>
                    </w:r>
                  </w:p>
                </w:txbxContent>
              </v:textbox>
            </v:rect>
            <v:rect id="_x0000_s1599" style="position:absolute;left:11149;top:4338;width:1060;height:1692" fillcolor="#404040 [2429]" strokecolor="#f2f2f2 [3041]" strokeweight="3pt">
              <v:shadow on="t" type="perspective" color="#7f7f7f [1601]" opacity=".5" offset="1pt" offset2="-1pt"/>
              <v:textbox style="layout-flow:vertical;mso-next-textbox:#_x0000_s1599">
                <w:txbxContent>
                  <w:p w:rsidR="00886238" w:rsidRDefault="00886238" w:rsidP="00C8400F">
                    <w:pPr>
                      <w:spacing w:after="0"/>
                      <w:rPr>
                        <w:b/>
                        <w:color w:val="F2F2F2" w:themeColor="background1" w:themeShade="F2"/>
                      </w:rPr>
                    </w:pPr>
                  </w:p>
                  <w:p w:rsidR="00886238" w:rsidRPr="00F91ACB" w:rsidRDefault="00886238" w:rsidP="00C8400F">
                    <w:pPr>
                      <w:rPr>
                        <w:b/>
                        <w:color w:val="F2F2F2" w:themeColor="background1" w:themeShade="F2"/>
                      </w:rPr>
                    </w:pPr>
                    <w:r>
                      <w:rPr>
                        <w:b/>
                        <w:color w:val="F2F2F2" w:themeColor="background1" w:themeShade="F2"/>
                      </w:rPr>
                      <w:t>Business</w:t>
                    </w:r>
                  </w:p>
                </w:txbxContent>
              </v:textbox>
            </v:rect>
            <v:rect id="_x0000_s1600" style="position:absolute;left:11129;top:6120;width:1080;height:1796" fillcolor="#d8d8d8 [2732]" stroked="f">
              <v:textbox style="layout-flow:vertical">
                <w:txbxContent>
                  <w:p w:rsidR="00886238" w:rsidRDefault="00886238" w:rsidP="00C8400F">
                    <w:pPr>
                      <w:spacing w:after="0"/>
                    </w:pPr>
                  </w:p>
                  <w:p w:rsidR="00886238" w:rsidRPr="00CB7C80" w:rsidRDefault="00886238" w:rsidP="00C8400F">
                    <w:pPr>
                      <w:spacing w:after="0"/>
                      <w:rPr>
                        <w:b/>
                      </w:rPr>
                    </w:pPr>
                    <w:r w:rsidRPr="00CB7C80">
                      <w:rPr>
                        <w:b/>
                      </w:rPr>
                      <w:t>Education</w:t>
                    </w:r>
                  </w:p>
                </w:txbxContent>
              </v:textbox>
            </v:rect>
          </v:group>
        </w:pict>
      </w:r>
      <w:r w:rsidR="0038476F">
        <w:rPr>
          <w:rFonts w:ascii="Century Gothic" w:hAnsi="Century Gothic" w:cs="Century Gothic"/>
          <w:b/>
          <w:bCs/>
          <w:color w:val="191919"/>
          <w:sz w:val="14"/>
          <w:szCs w:val="14"/>
        </w:rPr>
        <w:t>Accounting, Business Information</w:t>
      </w:r>
    </w:p>
    <w:p w:rsidR="0038476F" w:rsidRDefault="0038476F" w:rsidP="0038476F">
      <w:pPr>
        <w:widowControl w:val="0"/>
        <w:autoSpaceDE w:val="0"/>
        <w:autoSpaceDN w:val="0"/>
        <w:adjustRightInd w:val="0"/>
        <w:spacing w:after="0" w:line="168" w:lineRule="exact"/>
        <w:ind w:right="909"/>
        <w:jc w:val="right"/>
        <w:rPr>
          <w:rFonts w:ascii="Century Gothic" w:hAnsi="Century Gothic" w:cs="Century Gothic"/>
          <w:color w:val="000000"/>
          <w:sz w:val="14"/>
          <w:szCs w:val="14"/>
        </w:rPr>
      </w:pPr>
      <w:r>
        <w:rPr>
          <w:rFonts w:ascii="Century Gothic" w:hAnsi="Century Gothic" w:cs="Century Gothic"/>
          <w:b/>
          <w:bCs/>
          <w:color w:val="191919"/>
          <w:sz w:val="14"/>
          <w:szCs w:val="14"/>
        </w:rPr>
        <w:t>Systems &amp; Marketing</w:t>
      </w:r>
    </w:p>
    <w:p w:rsidR="0038476F" w:rsidRDefault="0038476F" w:rsidP="0038476F">
      <w:pPr>
        <w:widowControl w:val="0"/>
        <w:autoSpaceDE w:val="0"/>
        <w:autoSpaceDN w:val="0"/>
        <w:adjustRightInd w:val="0"/>
        <w:spacing w:before="10" w:after="0" w:line="240" w:lineRule="exact"/>
        <w:rPr>
          <w:rFonts w:ascii="Century Gothic" w:hAnsi="Century Gothic" w:cs="Century Gothic"/>
          <w:color w:val="000000"/>
          <w:sz w:val="24"/>
          <w:szCs w:val="24"/>
        </w:rPr>
      </w:pPr>
    </w:p>
    <w:p w:rsidR="0038476F" w:rsidRDefault="001254CF" w:rsidP="0038476F">
      <w:pPr>
        <w:widowControl w:val="0"/>
        <w:autoSpaceDE w:val="0"/>
        <w:autoSpaceDN w:val="0"/>
        <w:adjustRightInd w:val="0"/>
        <w:spacing w:after="0" w:line="240" w:lineRule="auto"/>
        <w:ind w:left="140"/>
        <w:rPr>
          <w:rFonts w:ascii="Times New Roman" w:hAnsi="Times New Roman"/>
          <w:color w:val="000000"/>
          <w:sz w:val="24"/>
          <w:szCs w:val="24"/>
        </w:rPr>
      </w:pPr>
      <w:r w:rsidRPr="001254CF">
        <w:rPr>
          <w:noProof/>
        </w:rPr>
        <w:pict>
          <v:shape id="Text Box 3942" o:spid="_x0000_s1271" type="#_x0000_t202" style="position:absolute;left:0;text-align:left;margin-left:579.35pt;margin-top:190.2pt;width:12pt;height:41.8pt;z-index:-251593728;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" o:allowincell="f" filled="f" stroked="f">
            <v:textbox style="layout-flow:vertical" inset="0,0,0,0">
              <w:txbxContent>
                <w:p w:rsidR="00886238" w:rsidRDefault="00886238" w:rsidP="0038476F">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Business</w:t>
                  </w:r>
                </w:p>
              </w:txbxContent>
            </v:textbox>
            <w10:wrap anchorx="page"/>
          </v:shape>
        </w:pict>
      </w:r>
      <w:r w:rsidR="0038476F">
        <w:rPr>
          <w:rFonts w:ascii="Times New Roman" w:hAnsi="Times New Roman"/>
          <w:b/>
          <w:bCs/>
          <w:color w:val="191919"/>
          <w:sz w:val="32"/>
          <w:szCs w:val="32"/>
        </w:rPr>
        <w:t>P</w:t>
      </w:r>
      <w:r w:rsidR="0038476F">
        <w:rPr>
          <w:rFonts w:ascii="Times New Roman" w:hAnsi="Times New Roman"/>
          <w:b/>
          <w:bCs/>
          <w:color w:val="191919"/>
          <w:sz w:val="24"/>
          <w:szCs w:val="24"/>
        </w:rPr>
        <w:t>ROGRAM</w:t>
      </w:r>
      <w:r w:rsidR="0038476F">
        <w:rPr>
          <w:rFonts w:ascii="Times New Roman" w:hAnsi="Times New Roman"/>
          <w:b/>
          <w:bCs/>
          <w:color w:val="191919"/>
          <w:spacing w:val="17"/>
          <w:sz w:val="24"/>
          <w:szCs w:val="24"/>
        </w:rPr>
        <w:t xml:space="preserve"> </w:t>
      </w:r>
      <w:r w:rsidR="0038476F">
        <w:rPr>
          <w:rFonts w:ascii="Times New Roman" w:hAnsi="Times New Roman"/>
          <w:b/>
          <w:bCs/>
          <w:color w:val="191919"/>
          <w:sz w:val="24"/>
          <w:szCs w:val="24"/>
        </w:rPr>
        <w:t>OF</w:t>
      </w:r>
      <w:r w:rsidR="0038476F">
        <w:rPr>
          <w:rFonts w:ascii="Times New Roman" w:hAnsi="Times New Roman"/>
          <w:b/>
          <w:bCs/>
          <w:color w:val="191919"/>
          <w:spacing w:val="8"/>
          <w:sz w:val="24"/>
          <w:szCs w:val="24"/>
        </w:rPr>
        <w:t xml:space="preserve"> </w:t>
      </w:r>
      <w:r w:rsidR="0038476F">
        <w:rPr>
          <w:rFonts w:ascii="Times New Roman" w:hAnsi="Times New Roman"/>
          <w:b/>
          <w:bCs/>
          <w:color w:val="191919"/>
          <w:sz w:val="32"/>
          <w:szCs w:val="32"/>
        </w:rPr>
        <w:t>S</w:t>
      </w:r>
      <w:r w:rsidR="0038476F">
        <w:rPr>
          <w:rFonts w:ascii="Times New Roman" w:hAnsi="Times New Roman"/>
          <w:b/>
          <w:bCs/>
          <w:color w:val="191919"/>
          <w:sz w:val="24"/>
          <w:szCs w:val="24"/>
        </w:rPr>
        <w:t>TUDY</w:t>
      </w:r>
      <w:r w:rsidR="0038476F">
        <w:rPr>
          <w:rFonts w:ascii="Times New Roman" w:hAnsi="Times New Roman"/>
          <w:b/>
          <w:bCs/>
          <w:color w:val="191919"/>
          <w:spacing w:val="8"/>
          <w:sz w:val="24"/>
          <w:szCs w:val="24"/>
        </w:rPr>
        <w:t xml:space="preserve"> </w:t>
      </w:r>
      <w:r w:rsidR="0038476F">
        <w:rPr>
          <w:rFonts w:ascii="Times New Roman" w:hAnsi="Times New Roman"/>
          <w:b/>
          <w:bCs/>
          <w:color w:val="191919"/>
          <w:sz w:val="24"/>
          <w:szCs w:val="24"/>
        </w:rPr>
        <w:t>FOR</w:t>
      </w:r>
      <w:r w:rsidR="0038476F">
        <w:rPr>
          <w:rFonts w:ascii="Times New Roman" w:hAnsi="Times New Roman"/>
          <w:b/>
          <w:bCs/>
          <w:color w:val="191919"/>
          <w:spacing w:val="13"/>
          <w:sz w:val="24"/>
          <w:szCs w:val="24"/>
        </w:rPr>
        <w:t xml:space="preserve"> </w:t>
      </w:r>
      <w:r w:rsidR="0038476F">
        <w:rPr>
          <w:rFonts w:ascii="Times New Roman" w:hAnsi="Times New Roman"/>
          <w:b/>
          <w:bCs/>
          <w:color w:val="191919"/>
          <w:sz w:val="24"/>
          <w:szCs w:val="24"/>
        </w:rPr>
        <w:t>THE</w:t>
      </w:r>
      <w:r w:rsidR="0038476F">
        <w:rPr>
          <w:rFonts w:ascii="Times New Roman" w:hAnsi="Times New Roman"/>
          <w:b/>
          <w:bCs/>
          <w:color w:val="191919"/>
          <w:spacing w:val="17"/>
          <w:sz w:val="24"/>
          <w:szCs w:val="24"/>
        </w:rPr>
        <w:t xml:space="preserve"> </w:t>
      </w:r>
      <w:r w:rsidR="0038476F">
        <w:rPr>
          <w:rFonts w:ascii="Times New Roman" w:hAnsi="Times New Roman"/>
          <w:b/>
          <w:bCs/>
          <w:color w:val="191919"/>
          <w:sz w:val="32"/>
          <w:szCs w:val="32"/>
        </w:rPr>
        <w:t>B</w:t>
      </w:r>
      <w:r w:rsidR="0038476F">
        <w:rPr>
          <w:rFonts w:ascii="Times New Roman" w:hAnsi="Times New Roman"/>
          <w:b/>
          <w:bCs/>
          <w:color w:val="191919"/>
          <w:sz w:val="24"/>
          <w:szCs w:val="24"/>
        </w:rPr>
        <w:t>ACHELOR</w:t>
      </w:r>
      <w:r w:rsidR="0038476F">
        <w:rPr>
          <w:rFonts w:ascii="Times New Roman" w:hAnsi="Times New Roman"/>
          <w:b/>
          <w:bCs/>
          <w:color w:val="191919"/>
          <w:spacing w:val="17"/>
          <w:sz w:val="24"/>
          <w:szCs w:val="24"/>
        </w:rPr>
        <w:t xml:space="preserve"> </w:t>
      </w:r>
      <w:r w:rsidR="0038476F">
        <w:rPr>
          <w:rFonts w:ascii="Times New Roman" w:hAnsi="Times New Roman"/>
          <w:b/>
          <w:bCs/>
          <w:color w:val="191919"/>
          <w:sz w:val="24"/>
          <w:szCs w:val="24"/>
        </w:rPr>
        <w:t>OF</w:t>
      </w:r>
      <w:r w:rsidR="0038476F">
        <w:rPr>
          <w:rFonts w:ascii="Times New Roman" w:hAnsi="Times New Roman"/>
          <w:b/>
          <w:bCs/>
          <w:color w:val="191919"/>
          <w:spacing w:val="8"/>
          <w:sz w:val="24"/>
          <w:szCs w:val="24"/>
        </w:rPr>
        <w:t xml:space="preserve"> </w:t>
      </w:r>
      <w:r w:rsidR="0038476F">
        <w:rPr>
          <w:rFonts w:ascii="Times New Roman" w:hAnsi="Times New Roman"/>
          <w:b/>
          <w:bCs/>
          <w:color w:val="191919"/>
          <w:sz w:val="32"/>
          <w:szCs w:val="32"/>
        </w:rPr>
        <w:t>S</w:t>
      </w:r>
      <w:r w:rsidR="0038476F">
        <w:rPr>
          <w:rFonts w:ascii="Times New Roman" w:hAnsi="Times New Roman"/>
          <w:b/>
          <w:bCs/>
          <w:color w:val="191919"/>
          <w:sz w:val="24"/>
          <w:szCs w:val="24"/>
        </w:rPr>
        <w:t>CIENCE</w:t>
      </w:r>
      <w:r w:rsidR="0038476F">
        <w:rPr>
          <w:rFonts w:ascii="Times New Roman" w:hAnsi="Times New Roman"/>
          <w:b/>
          <w:bCs/>
          <w:color w:val="191919"/>
          <w:spacing w:val="17"/>
          <w:sz w:val="24"/>
          <w:szCs w:val="24"/>
        </w:rPr>
        <w:t xml:space="preserve"> </w:t>
      </w:r>
      <w:r w:rsidR="0038476F">
        <w:rPr>
          <w:rFonts w:ascii="Times New Roman" w:hAnsi="Times New Roman"/>
          <w:b/>
          <w:bCs/>
          <w:color w:val="191919"/>
          <w:sz w:val="32"/>
          <w:szCs w:val="32"/>
        </w:rPr>
        <w:t>D</w:t>
      </w:r>
      <w:r w:rsidR="0038476F">
        <w:rPr>
          <w:rFonts w:ascii="Times New Roman" w:hAnsi="Times New Roman"/>
          <w:b/>
          <w:bCs/>
          <w:color w:val="191919"/>
          <w:sz w:val="24"/>
          <w:szCs w:val="24"/>
        </w:rPr>
        <w:t>EGREE</w:t>
      </w:r>
      <w:r w:rsidR="0038476F">
        <w:rPr>
          <w:rFonts w:ascii="Times New Roman" w:hAnsi="Times New Roman"/>
          <w:b/>
          <w:bCs/>
          <w:color w:val="191919"/>
          <w:spacing w:val="17"/>
          <w:sz w:val="24"/>
          <w:szCs w:val="24"/>
        </w:rPr>
        <w:t xml:space="preserve"> </w:t>
      </w:r>
      <w:r w:rsidR="0038476F">
        <w:rPr>
          <w:rFonts w:ascii="Times New Roman" w:hAnsi="Times New Roman"/>
          <w:b/>
          <w:bCs/>
          <w:color w:val="191919"/>
          <w:sz w:val="24"/>
          <w:szCs w:val="24"/>
        </w:rPr>
        <w:t>IN</w:t>
      </w:r>
      <w:r w:rsidR="0038476F">
        <w:rPr>
          <w:rFonts w:ascii="Times New Roman" w:hAnsi="Times New Roman"/>
          <w:b/>
          <w:bCs/>
          <w:color w:val="191919"/>
          <w:spacing w:val="17"/>
          <w:sz w:val="24"/>
          <w:szCs w:val="24"/>
        </w:rPr>
        <w:t xml:space="preserve"> </w:t>
      </w:r>
      <w:r w:rsidR="0038476F">
        <w:rPr>
          <w:rFonts w:ascii="Times New Roman" w:hAnsi="Times New Roman"/>
          <w:b/>
          <w:bCs/>
          <w:color w:val="191919"/>
          <w:sz w:val="32"/>
          <w:szCs w:val="32"/>
        </w:rPr>
        <w:t>M</w:t>
      </w:r>
      <w:r w:rsidR="0038476F">
        <w:rPr>
          <w:rFonts w:ascii="Times New Roman" w:hAnsi="Times New Roman"/>
          <w:b/>
          <w:bCs/>
          <w:color w:val="191919"/>
          <w:sz w:val="24"/>
          <w:szCs w:val="24"/>
        </w:rPr>
        <w:t>ARKETING</w:t>
      </w:r>
    </w:p>
    <w:p w:rsidR="0038476F" w:rsidRDefault="0038476F" w:rsidP="0038476F">
      <w:pPr>
        <w:widowControl w:val="0"/>
        <w:autoSpaceDE w:val="0"/>
        <w:autoSpaceDN w:val="0"/>
        <w:adjustRightInd w:val="0"/>
        <w:spacing w:before="55" w:after="0" w:line="240" w:lineRule="auto"/>
        <w:ind w:left="140"/>
        <w:rPr>
          <w:rFonts w:ascii="Times New Roman" w:hAnsi="Times New Roman"/>
          <w:color w:val="000000"/>
          <w:sz w:val="18"/>
          <w:szCs w:val="18"/>
        </w:rPr>
      </w:pPr>
      <w:r>
        <w:rPr>
          <w:rFonts w:ascii="Times New Roman" w:hAnsi="Times New Roman"/>
          <w:color w:val="191919"/>
          <w:sz w:val="18"/>
          <w:szCs w:val="18"/>
        </w:rPr>
        <w:t>123 Semester Hours</w:t>
      </w:r>
    </w:p>
    <w:p w:rsidR="0038476F" w:rsidRDefault="0038476F" w:rsidP="0038476F">
      <w:pPr>
        <w:widowControl w:val="0"/>
        <w:autoSpaceDE w:val="0"/>
        <w:autoSpaceDN w:val="0"/>
        <w:adjustRightInd w:val="0"/>
        <w:spacing w:before="2" w:after="0" w:line="150" w:lineRule="exact"/>
        <w:rPr>
          <w:rFonts w:ascii="Times New Roman" w:hAnsi="Times New Roman"/>
          <w:color w:val="000000"/>
          <w:sz w:val="15"/>
          <w:szCs w:val="15"/>
        </w:rPr>
      </w:pPr>
    </w:p>
    <w:tbl>
      <w:tblPr>
        <w:tblW w:w="0" w:type="auto"/>
        <w:tblInd w:w="100" w:type="dxa"/>
        <w:tblLayout w:type="fixed"/>
        <w:tblCellMar>
          <w:left w:w="0" w:type="dxa"/>
          <w:right w:w="0" w:type="dxa"/>
        </w:tblCellMar>
        <w:tblLook w:val="0000"/>
      </w:tblPr>
      <w:tblGrid>
        <w:gridCol w:w="7200"/>
        <w:gridCol w:w="910"/>
        <w:gridCol w:w="1130"/>
      </w:tblGrid>
      <w:tr w:rsidR="0038476F" w:rsidRPr="007A7452" w:rsidTr="00886238">
        <w:trPr>
          <w:trHeight w:hRule="exact" w:val="300"/>
        </w:trPr>
        <w:tc>
          <w:tcPr>
            <w:tcW w:w="8110" w:type="dxa"/>
            <w:gridSpan w:val="2"/>
            <w:tcBorders>
              <w:top w:val="nil"/>
              <w:left w:val="nil"/>
              <w:bottom w:val="nil"/>
              <w:right w:val="nil"/>
            </w:tcBorders>
          </w:tcPr>
          <w:p w:rsidR="0038476F" w:rsidRPr="007A7452" w:rsidRDefault="0038476F" w:rsidP="00886238">
            <w:pPr>
              <w:widowControl w:val="0"/>
              <w:tabs>
                <w:tab w:val="left" w:pos="7240"/>
              </w:tabs>
              <w:autoSpaceDE w:val="0"/>
              <w:autoSpaceDN w:val="0"/>
              <w:adjustRightInd w:val="0"/>
              <w:spacing w:before="70" w:after="0" w:line="240" w:lineRule="auto"/>
              <w:ind w:left="40"/>
              <w:rPr>
                <w:rFonts w:ascii="Times New Roman" w:hAnsi="Times New Roman"/>
                <w:sz w:val="24"/>
                <w:szCs w:val="24"/>
              </w:rPr>
            </w:pPr>
            <w:r w:rsidRPr="007A7452">
              <w:rPr>
                <w:rFonts w:ascii="Times New Roman" w:hAnsi="Times New Roman"/>
                <w:b/>
                <w:bCs/>
                <w:color w:val="191919"/>
                <w:sz w:val="18"/>
                <w:szCs w:val="18"/>
              </w:rPr>
              <w:t>F</w:t>
            </w:r>
            <w:r w:rsidRPr="007A7452">
              <w:rPr>
                <w:rFonts w:ascii="Times New Roman" w:hAnsi="Times New Roman"/>
                <w:b/>
                <w:bCs/>
                <w:color w:val="191919"/>
                <w:spacing w:val="-3"/>
                <w:sz w:val="18"/>
                <w:szCs w:val="18"/>
              </w:rPr>
              <w:t>r</w:t>
            </w:r>
            <w:r w:rsidRPr="007A7452">
              <w:rPr>
                <w:rFonts w:ascii="Times New Roman" w:hAnsi="Times New Roman"/>
                <w:b/>
                <w:bCs/>
                <w:color w:val="191919"/>
                <w:sz w:val="18"/>
                <w:szCs w:val="18"/>
              </w:rPr>
              <w:t>eshman</w:t>
            </w:r>
            <w:r w:rsidRPr="007A7452">
              <w:rPr>
                <w:rFonts w:ascii="Times New Roman" w:hAnsi="Times New Roman"/>
                <w:b/>
                <w:bCs/>
                <w:color w:val="191919"/>
                <w:spacing w:val="-7"/>
                <w:sz w:val="18"/>
                <w:szCs w:val="18"/>
              </w:rPr>
              <w:t xml:space="preserve"> </w:t>
            </w:r>
            <w:r w:rsidRPr="007A7452">
              <w:rPr>
                <w:rFonts w:ascii="Times New Roman" w:hAnsi="Times New Roman"/>
                <w:b/>
                <w:bCs/>
                <w:color w:val="191919"/>
                <w:spacing w:val="-20"/>
                <w:sz w:val="18"/>
                <w:szCs w:val="18"/>
              </w:rPr>
              <w:t>Y</w:t>
            </w:r>
            <w:r w:rsidRPr="007A7452">
              <w:rPr>
                <w:rFonts w:ascii="Times New Roman" w:hAnsi="Times New Roman"/>
                <w:b/>
                <w:bCs/>
                <w:color w:val="191919"/>
                <w:sz w:val="18"/>
                <w:szCs w:val="18"/>
              </w:rPr>
              <w:t>ear</w:t>
            </w:r>
            <w:r w:rsidRPr="007A7452">
              <w:rPr>
                <w:rFonts w:ascii="Times New Roman" w:hAnsi="Times New Roman"/>
                <w:b/>
                <w:bCs/>
                <w:color w:val="191919"/>
                <w:sz w:val="18"/>
                <w:szCs w:val="18"/>
              </w:rPr>
              <w:tab/>
              <w:t>Fall</w:t>
            </w:r>
          </w:p>
        </w:tc>
        <w:tc>
          <w:tcPr>
            <w:tcW w:w="1130" w:type="dxa"/>
            <w:tcBorders>
              <w:top w:val="nil"/>
              <w:left w:val="nil"/>
              <w:bottom w:val="nil"/>
              <w:right w:val="nil"/>
            </w:tcBorders>
          </w:tcPr>
          <w:p w:rsidR="0038476F" w:rsidRPr="007A7452" w:rsidRDefault="0038476F" w:rsidP="00886238">
            <w:pPr>
              <w:widowControl w:val="0"/>
              <w:autoSpaceDE w:val="0"/>
              <w:autoSpaceDN w:val="0"/>
              <w:adjustRightInd w:val="0"/>
              <w:spacing w:before="70" w:after="0" w:line="240" w:lineRule="auto"/>
              <w:ind w:left="570"/>
              <w:rPr>
                <w:rFonts w:ascii="Times New Roman" w:hAnsi="Times New Roman"/>
                <w:sz w:val="24"/>
                <w:szCs w:val="24"/>
              </w:rPr>
            </w:pPr>
            <w:r w:rsidRPr="007A7452">
              <w:rPr>
                <w:rFonts w:ascii="Times New Roman" w:hAnsi="Times New Roman"/>
                <w:b/>
                <w:bCs/>
                <w:color w:val="191919"/>
                <w:sz w:val="18"/>
                <w:szCs w:val="18"/>
              </w:rPr>
              <w:t>Spring</w:t>
            </w:r>
          </w:p>
        </w:tc>
      </w:tr>
      <w:tr w:rsidR="0038476F" w:rsidRPr="007A7452" w:rsidTr="00886238">
        <w:trPr>
          <w:trHeight w:hRule="exact" w:val="218"/>
        </w:trPr>
        <w:tc>
          <w:tcPr>
            <w:tcW w:w="7200" w:type="dxa"/>
            <w:tcBorders>
              <w:top w:val="nil"/>
              <w:left w:val="nil"/>
              <w:bottom w:val="nil"/>
              <w:right w:val="nil"/>
            </w:tcBorders>
          </w:tcPr>
          <w:p w:rsidR="0038476F" w:rsidRPr="007A7452" w:rsidRDefault="0038476F" w:rsidP="00886238">
            <w:pPr>
              <w:widowControl w:val="0"/>
              <w:tabs>
                <w:tab w:val="left" w:pos="1100"/>
                <w:tab w:val="left" w:pos="2180"/>
              </w:tabs>
              <w:autoSpaceDE w:val="0"/>
              <w:autoSpaceDN w:val="0"/>
              <w:adjustRightInd w:val="0"/>
              <w:spacing w:after="0" w:line="177" w:lineRule="exact"/>
              <w:ind w:left="40"/>
              <w:rPr>
                <w:rFonts w:ascii="Times New Roman" w:hAnsi="Times New Roman"/>
                <w:sz w:val="24"/>
                <w:szCs w:val="24"/>
              </w:rPr>
            </w:pPr>
            <w:r w:rsidRPr="007A7452">
              <w:rPr>
                <w:rFonts w:ascii="Times New Roman" w:hAnsi="Times New Roman"/>
                <w:color w:val="191919"/>
                <w:sz w:val="18"/>
                <w:szCs w:val="18"/>
              </w:rPr>
              <w:t>ASU</w:t>
            </w:r>
            <w:r w:rsidRPr="007A7452">
              <w:rPr>
                <w:rFonts w:ascii="Times New Roman" w:hAnsi="Times New Roman"/>
                <w:color w:val="191919"/>
                <w:sz w:val="18"/>
                <w:szCs w:val="18"/>
              </w:rPr>
              <w:tab/>
              <w:t>1200</w:t>
            </w:r>
            <w:r w:rsidRPr="007A7452">
              <w:rPr>
                <w:rFonts w:ascii="Times New Roman" w:hAnsi="Times New Roman"/>
                <w:color w:val="191919"/>
                <w:sz w:val="18"/>
                <w:szCs w:val="18"/>
              </w:rPr>
              <w:tab/>
              <w:t>Freshman Seminar &amp; Service to Leadership</w:t>
            </w:r>
          </w:p>
        </w:tc>
        <w:tc>
          <w:tcPr>
            <w:tcW w:w="910" w:type="dxa"/>
            <w:tcBorders>
              <w:top w:val="nil"/>
              <w:left w:val="nil"/>
              <w:bottom w:val="nil"/>
              <w:right w:val="nil"/>
            </w:tcBorders>
          </w:tcPr>
          <w:p w:rsidR="0038476F" w:rsidRPr="007A7452" w:rsidRDefault="0038476F" w:rsidP="00886238">
            <w:pPr>
              <w:widowControl w:val="0"/>
              <w:autoSpaceDE w:val="0"/>
              <w:autoSpaceDN w:val="0"/>
              <w:adjustRightInd w:val="0"/>
              <w:spacing w:after="0" w:line="177" w:lineRule="exact"/>
              <w:ind w:left="40"/>
              <w:rPr>
                <w:rFonts w:ascii="Times New Roman" w:hAnsi="Times New Roman"/>
                <w:sz w:val="24"/>
                <w:szCs w:val="24"/>
              </w:rPr>
            </w:pPr>
            <w:r w:rsidRPr="007A7452">
              <w:rPr>
                <w:rFonts w:ascii="Times New Roman" w:hAnsi="Times New Roman"/>
                <w:color w:val="191919"/>
                <w:sz w:val="18"/>
                <w:szCs w:val="18"/>
              </w:rPr>
              <w:t>3</w:t>
            </w:r>
          </w:p>
        </w:tc>
        <w:tc>
          <w:tcPr>
            <w:tcW w:w="1130"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6"/>
        </w:trPr>
        <w:tc>
          <w:tcPr>
            <w:tcW w:w="7200" w:type="dxa"/>
            <w:tcBorders>
              <w:top w:val="nil"/>
              <w:left w:val="nil"/>
              <w:bottom w:val="nil"/>
              <w:right w:val="nil"/>
            </w:tcBorders>
          </w:tcPr>
          <w:p w:rsidR="0038476F" w:rsidRPr="007A7452" w:rsidRDefault="0038476F" w:rsidP="00886238">
            <w:pPr>
              <w:widowControl w:val="0"/>
              <w:tabs>
                <w:tab w:val="left" w:pos="1120"/>
                <w:tab w:val="left" w:pos="2200"/>
              </w:tabs>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ENGL</w:t>
            </w:r>
            <w:r w:rsidRPr="007A7452">
              <w:rPr>
                <w:rFonts w:ascii="Times New Roman" w:hAnsi="Times New Roman"/>
                <w:color w:val="191919"/>
                <w:sz w:val="18"/>
                <w:szCs w:val="18"/>
              </w:rPr>
              <w:tab/>
            </w:r>
            <w:r w:rsidRPr="007A7452">
              <w:rPr>
                <w:rFonts w:ascii="Times New Roman" w:hAnsi="Times New Roman"/>
                <w:color w:val="191919"/>
                <w:spacing w:val="-7"/>
                <w:sz w:val="18"/>
                <w:szCs w:val="18"/>
              </w:rPr>
              <w:t>1</w:t>
            </w:r>
            <w:r w:rsidRPr="007A7452">
              <w:rPr>
                <w:rFonts w:ascii="Times New Roman" w:hAnsi="Times New Roman"/>
                <w:color w:val="191919"/>
                <w:sz w:val="18"/>
                <w:szCs w:val="18"/>
              </w:rPr>
              <w:t>101</w:t>
            </w:r>
            <w:r w:rsidRPr="007A7452">
              <w:rPr>
                <w:rFonts w:ascii="Times New Roman" w:hAnsi="Times New Roman"/>
                <w:color w:val="191919"/>
                <w:sz w:val="18"/>
                <w:szCs w:val="18"/>
              </w:rPr>
              <w:tab/>
              <w:t>English Composition</w:t>
            </w:r>
          </w:p>
        </w:tc>
        <w:tc>
          <w:tcPr>
            <w:tcW w:w="91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1</w:t>
            </w:r>
          </w:p>
        </w:tc>
        <w:tc>
          <w:tcPr>
            <w:tcW w:w="113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537" w:right="437"/>
              <w:jc w:val="center"/>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216"/>
        </w:trPr>
        <w:tc>
          <w:tcPr>
            <w:tcW w:w="7200" w:type="dxa"/>
            <w:tcBorders>
              <w:top w:val="nil"/>
              <w:left w:val="nil"/>
              <w:bottom w:val="nil"/>
              <w:right w:val="nil"/>
            </w:tcBorders>
          </w:tcPr>
          <w:p w:rsidR="0038476F" w:rsidRPr="007A7452" w:rsidRDefault="0038476F" w:rsidP="00886238">
            <w:pPr>
              <w:widowControl w:val="0"/>
              <w:tabs>
                <w:tab w:val="left" w:pos="1120"/>
                <w:tab w:val="left" w:pos="2200"/>
              </w:tabs>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ENGL</w:t>
            </w:r>
            <w:r w:rsidRPr="007A7452">
              <w:rPr>
                <w:rFonts w:ascii="Times New Roman" w:hAnsi="Times New Roman"/>
                <w:color w:val="191919"/>
                <w:sz w:val="18"/>
                <w:szCs w:val="18"/>
              </w:rPr>
              <w:tab/>
            </w:r>
            <w:r w:rsidRPr="007A7452">
              <w:rPr>
                <w:rFonts w:ascii="Times New Roman" w:hAnsi="Times New Roman"/>
                <w:color w:val="191919"/>
                <w:spacing w:val="-7"/>
                <w:sz w:val="18"/>
                <w:szCs w:val="18"/>
              </w:rPr>
              <w:t>1</w:t>
            </w:r>
            <w:r w:rsidRPr="007A7452">
              <w:rPr>
                <w:rFonts w:ascii="Times New Roman" w:hAnsi="Times New Roman"/>
                <w:color w:val="191919"/>
                <w:sz w:val="18"/>
                <w:szCs w:val="18"/>
              </w:rPr>
              <w:t>102</w:t>
            </w:r>
            <w:r w:rsidRPr="007A7452">
              <w:rPr>
                <w:rFonts w:ascii="Times New Roman" w:hAnsi="Times New Roman"/>
                <w:color w:val="191919"/>
                <w:sz w:val="18"/>
                <w:szCs w:val="18"/>
              </w:rPr>
              <w:tab/>
              <w:t>English Composition II</w:t>
            </w:r>
          </w:p>
        </w:tc>
        <w:tc>
          <w:tcPr>
            <w:tcW w:w="91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3</w:t>
            </w:r>
          </w:p>
        </w:tc>
        <w:tc>
          <w:tcPr>
            <w:tcW w:w="1130"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6"/>
        </w:trPr>
        <w:tc>
          <w:tcPr>
            <w:tcW w:w="7200" w:type="dxa"/>
            <w:tcBorders>
              <w:top w:val="nil"/>
              <w:left w:val="nil"/>
              <w:bottom w:val="nil"/>
              <w:right w:val="nil"/>
            </w:tcBorders>
          </w:tcPr>
          <w:p w:rsidR="0038476F" w:rsidRPr="007A7452" w:rsidRDefault="0038476F" w:rsidP="00886238">
            <w:pPr>
              <w:widowControl w:val="0"/>
              <w:tabs>
                <w:tab w:val="left" w:pos="1100"/>
                <w:tab w:val="left" w:pos="2200"/>
              </w:tabs>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M</w:t>
            </w:r>
            <w:r w:rsidRPr="007A7452">
              <w:rPr>
                <w:rFonts w:ascii="Times New Roman" w:hAnsi="Times New Roman"/>
                <w:color w:val="191919"/>
                <w:spacing w:val="-20"/>
                <w:sz w:val="18"/>
                <w:szCs w:val="18"/>
              </w:rPr>
              <w:t>A</w:t>
            </w:r>
            <w:r w:rsidRPr="007A7452">
              <w:rPr>
                <w:rFonts w:ascii="Times New Roman" w:hAnsi="Times New Roman"/>
                <w:color w:val="191919"/>
                <w:sz w:val="18"/>
                <w:szCs w:val="18"/>
              </w:rPr>
              <w:t>TH</w:t>
            </w:r>
            <w:r w:rsidRPr="007A7452">
              <w:rPr>
                <w:rFonts w:ascii="Times New Roman" w:hAnsi="Times New Roman"/>
                <w:color w:val="191919"/>
                <w:sz w:val="18"/>
                <w:szCs w:val="18"/>
              </w:rPr>
              <w:tab/>
            </w:r>
            <w:r w:rsidRPr="007A7452">
              <w:rPr>
                <w:rFonts w:ascii="Times New Roman" w:hAnsi="Times New Roman"/>
                <w:color w:val="191919"/>
                <w:spacing w:val="-7"/>
                <w:sz w:val="18"/>
                <w:szCs w:val="18"/>
              </w:rPr>
              <w:t>111</w:t>
            </w:r>
            <w:r w:rsidRPr="007A7452">
              <w:rPr>
                <w:rFonts w:ascii="Times New Roman" w:hAnsi="Times New Roman"/>
                <w:color w:val="191919"/>
                <w:sz w:val="18"/>
                <w:szCs w:val="18"/>
              </w:rPr>
              <w:t>1</w:t>
            </w:r>
            <w:r w:rsidRPr="007A7452">
              <w:rPr>
                <w:rFonts w:ascii="Times New Roman" w:hAnsi="Times New Roman"/>
                <w:color w:val="191919"/>
                <w:sz w:val="18"/>
                <w:szCs w:val="18"/>
              </w:rPr>
              <w:tab/>
              <w:t>College</w:t>
            </w:r>
            <w:r w:rsidRPr="007A7452">
              <w:rPr>
                <w:rFonts w:ascii="Times New Roman" w:hAnsi="Times New Roman"/>
                <w:color w:val="191919"/>
                <w:spacing w:val="-10"/>
                <w:sz w:val="18"/>
                <w:szCs w:val="18"/>
              </w:rPr>
              <w:t xml:space="preserve"> </w:t>
            </w:r>
            <w:r w:rsidRPr="007A7452">
              <w:rPr>
                <w:rFonts w:ascii="Times New Roman" w:hAnsi="Times New Roman"/>
                <w:color w:val="191919"/>
                <w:sz w:val="18"/>
                <w:szCs w:val="18"/>
              </w:rPr>
              <w:t>Algebra/ Math Modeling</w:t>
            </w:r>
          </w:p>
        </w:tc>
        <w:tc>
          <w:tcPr>
            <w:tcW w:w="91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3</w:t>
            </w:r>
          </w:p>
        </w:tc>
        <w:tc>
          <w:tcPr>
            <w:tcW w:w="1130"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6"/>
        </w:trPr>
        <w:tc>
          <w:tcPr>
            <w:tcW w:w="7200" w:type="dxa"/>
            <w:tcBorders>
              <w:top w:val="nil"/>
              <w:left w:val="nil"/>
              <w:bottom w:val="nil"/>
              <w:right w:val="nil"/>
            </w:tcBorders>
          </w:tcPr>
          <w:p w:rsidR="0038476F" w:rsidRPr="007A7452" w:rsidRDefault="0038476F" w:rsidP="00886238">
            <w:pPr>
              <w:widowControl w:val="0"/>
              <w:tabs>
                <w:tab w:val="left" w:pos="1100"/>
                <w:tab w:val="left" w:pos="2180"/>
              </w:tabs>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COMM</w:t>
            </w:r>
            <w:r w:rsidRPr="007A7452">
              <w:rPr>
                <w:rFonts w:ascii="Times New Roman" w:hAnsi="Times New Roman"/>
                <w:color w:val="191919"/>
                <w:sz w:val="18"/>
                <w:szCs w:val="18"/>
              </w:rPr>
              <w:tab/>
            </w:r>
            <w:r w:rsidRPr="007A7452">
              <w:rPr>
                <w:rFonts w:ascii="Times New Roman" w:hAnsi="Times New Roman"/>
                <w:color w:val="191919"/>
                <w:spacing w:val="-7"/>
                <w:sz w:val="18"/>
                <w:szCs w:val="18"/>
              </w:rPr>
              <w:t>1</w:t>
            </w:r>
            <w:r w:rsidRPr="007A7452">
              <w:rPr>
                <w:rFonts w:ascii="Times New Roman" w:hAnsi="Times New Roman"/>
                <w:color w:val="191919"/>
                <w:sz w:val="18"/>
                <w:szCs w:val="18"/>
              </w:rPr>
              <w:t>100</w:t>
            </w:r>
            <w:r w:rsidRPr="007A7452">
              <w:rPr>
                <w:rFonts w:ascii="Times New Roman" w:hAnsi="Times New Roman"/>
                <w:color w:val="191919"/>
                <w:sz w:val="18"/>
                <w:szCs w:val="18"/>
              </w:rPr>
              <w:tab/>
              <w:t>Analytic Discussion of Global Issues</w:t>
            </w:r>
          </w:p>
        </w:tc>
        <w:tc>
          <w:tcPr>
            <w:tcW w:w="91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3</w:t>
            </w:r>
          </w:p>
        </w:tc>
        <w:tc>
          <w:tcPr>
            <w:tcW w:w="1130"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6"/>
        </w:trPr>
        <w:tc>
          <w:tcPr>
            <w:tcW w:w="7200" w:type="dxa"/>
            <w:tcBorders>
              <w:top w:val="nil"/>
              <w:left w:val="nil"/>
              <w:bottom w:val="nil"/>
              <w:right w:val="nil"/>
            </w:tcBorders>
          </w:tcPr>
          <w:p w:rsidR="0038476F" w:rsidRPr="007A7452" w:rsidRDefault="0038476F" w:rsidP="00886238">
            <w:pPr>
              <w:widowControl w:val="0"/>
              <w:tabs>
                <w:tab w:val="left" w:pos="1100"/>
                <w:tab w:val="left" w:pos="2180"/>
              </w:tabs>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HIST</w:t>
            </w:r>
            <w:r w:rsidRPr="007A7452">
              <w:rPr>
                <w:rFonts w:ascii="Times New Roman" w:hAnsi="Times New Roman"/>
                <w:color w:val="191919"/>
                <w:sz w:val="18"/>
                <w:szCs w:val="18"/>
              </w:rPr>
              <w:tab/>
              <w:t>1002</w:t>
            </w:r>
            <w:r w:rsidRPr="007A7452">
              <w:rPr>
                <w:rFonts w:ascii="Times New Roman" w:hAnsi="Times New Roman"/>
                <w:color w:val="191919"/>
                <w:sz w:val="18"/>
                <w:szCs w:val="18"/>
              </w:rPr>
              <w:tab/>
              <w:t>Intro. to the</w:t>
            </w:r>
            <w:r w:rsidRPr="007A7452">
              <w:rPr>
                <w:rFonts w:ascii="Times New Roman" w:hAnsi="Times New Roman"/>
                <w:color w:val="191919"/>
                <w:spacing w:val="-10"/>
                <w:sz w:val="18"/>
                <w:szCs w:val="18"/>
              </w:rPr>
              <w:t xml:space="preserve"> </w:t>
            </w:r>
            <w:r w:rsidRPr="007A7452">
              <w:rPr>
                <w:rFonts w:ascii="Times New Roman" w:hAnsi="Times New Roman"/>
                <w:color w:val="191919"/>
                <w:sz w:val="18"/>
                <w:szCs w:val="18"/>
              </w:rPr>
              <w:t>African Diaspora</w:t>
            </w:r>
          </w:p>
        </w:tc>
        <w:tc>
          <w:tcPr>
            <w:tcW w:w="91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2</w:t>
            </w:r>
          </w:p>
        </w:tc>
        <w:tc>
          <w:tcPr>
            <w:tcW w:w="1130"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6"/>
        </w:trPr>
        <w:tc>
          <w:tcPr>
            <w:tcW w:w="720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Option</w:t>
            </w:r>
            <w:r w:rsidRPr="007A7452">
              <w:rPr>
                <w:rFonts w:ascii="Times New Roman" w:hAnsi="Times New Roman"/>
                <w:color w:val="191919"/>
                <w:spacing w:val="-10"/>
                <w:sz w:val="18"/>
                <w:szCs w:val="18"/>
              </w:rPr>
              <w:t xml:space="preserve"> </w:t>
            </w:r>
            <w:r w:rsidRPr="007A7452">
              <w:rPr>
                <w:rFonts w:ascii="Times New Roman" w:hAnsi="Times New Roman"/>
                <w:color w:val="191919"/>
                <w:sz w:val="18"/>
                <w:szCs w:val="18"/>
              </w:rPr>
              <w:t>Area C:Humanities/Fine</w:t>
            </w:r>
            <w:r w:rsidRPr="007A7452">
              <w:rPr>
                <w:rFonts w:ascii="Times New Roman" w:hAnsi="Times New Roman"/>
                <w:color w:val="191919"/>
                <w:spacing w:val="-10"/>
                <w:sz w:val="18"/>
                <w:szCs w:val="18"/>
              </w:rPr>
              <w:t xml:space="preserve"> </w:t>
            </w:r>
            <w:r w:rsidRPr="007A7452">
              <w:rPr>
                <w:rFonts w:ascii="Times New Roman" w:hAnsi="Times New Roman"/>
                <w:color w:val="191919"/>
                <w:sz w:val="18"/>
                <w:szCs w:val="18"/>
              </w:rPr>
              <w:t>Arts - ENGL</w:t>
            </w:r>
            <w:r w:rsidRPr="007A7452">
              <w:rPr>
                <w:rFonts w:ascii="Times New Roman" w:hAnsi="Times New Roman"/>
                <w:color w:val="191919"/>
                <w:spacing w:val="-7"/>
                <w:sz w:val="18"/>
                <w:szCs w:val="18"/>
              </w:rPr>
              <w:t xml:space="preserve"> </w:t>
            </w:r>
            <w:r w:rsidRPr="007A7452">
              <w:rPr>
                <w:rFonts w:ascii="Times New Roman" w:hAnsi="Times New Roman"/>
                <w:color w:val="191919"/>
                <w:sz w:val="18"/>
                <w:szCs w:val="18"/>
              </w:rPr>
              <w:t>2</w:t>
            </w:r>
            <w:r w:rsidRPr="007A7452">
              <w:rPr>
                <w:rFonts w:ascii="Times New Roman" w:hAnsi="Times New Roman"/>
                <w:color w:val="191919"/>
                <w:spacing w:val="-7"/>
                <w:sz w:val="18"/>
                <w:szCs w:val="18"/>
              </w:rPr>
              <w:t>11</w:t>
            </w:r>
            <w:r w:rsidRPr="007A7452">
              <w:rPr>
                <w:rFonts w:ascii="Times New Roman" w:hAnsi="Times New Roman"/>
                <w:color w:val="191919"/>
                <w:sz w:val="18"/>
                <w:szCs w:val="18"/>
              </w:rPr>
              <w:t>1</w:t>
            </w:r>
          </w:p>
        </w:tc>
        <w:tc>
          <w:tcPr>
            <w:tcW w:w="91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3</w:t>
            </w:r>
          </w:p>
        </w:tc>
        <w:tc>
          <w:tcPr>
            <w:tcW w:w="1130"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6"/>
        </w:trPr>
        <w:tc>
          <w:tcPr>
            <w:tcW w:w="720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Above Core Option</w:t>
            </w:r>
          </w:p>
        </w:tc>
        <w:tc>
          <w:tcPr>
            <w:tcW w:w="91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1</w:t>
            </w:r>
          </w:p>
        </w:tc>
        <w:tc>
          <w:tcPr>
            <w:tcW w:w="1130"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6"/>
        </w:trPr>
        <w:tc>
          <w:tcPr>
            <w:tcW w:w="720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Area D: Science/Math/College</w:t>
            </w:r>
            <w:r w:rsidRPr="007A7452">
              <w:rPr>
                <w:rFonts w:ascii="Times New Roman" w:hAnsi="Times New Roman"/>
                <w:color w:val="191919"/>
                <w:spacing w:val="-10"/>
                <w:sz w:val="18"/>
                <w:szCs w:val="18"/>
              </w:rPr>
              <w:t xml:space="preserve"> </w:t>
            </w:r>
            <w:r w:rsidRPr="007A7452">
              <w:rPr>
                <w:rFonts w:ascii="Times New Roman" w:hAnsi="Times New Roman"/>
                <w:color w:val="191919"/>
                <w:sz w:val="18"/>
                <w:szCs w:val="18"/>
              </w:rPr>
              <w:t>Algebra</w:t>
            </w:r>
          </w:p>
        </w:tc>
        <w:tc>
          <w:tcPr>
            <w:tcW w:w="91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4</w:t>
            </w:r>
          </w:p>
        </w:tc>
        <w:tc>
          <w:tcPr>
            <w:tcW w:w="113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537" w:right="436"/>
              <w:jc w:val="center"/>
              <w:rPr>
                <w:rFonts w:ascii="Times New Roman" w:hAnsi="Times New Roman"/>
                <w:sz w:val="24"/>
                <w:szCs w:val="24"/>
              </w:rPr>
            </w:pPr>
            <w:r w:rsidRPr="007A7452">
              <w:rPr>
                <w:rFonts w:ascii="Times New Roman" w:hAnsi="Times New Roman"/>
                <w:color w:val="191919"/>
                <w:sz w:val="18"/>
                <w:szCs w:val="18"/>
              </w:rPr>
              <w:t>4</w:t>
            </w:r>
          </w:p>
        </w:tc>
      </w:tr>
      <w:tr w:rsidR="0038476F" w:rsidRPr="007A7452" w:rsidTr="00886238">
        <w:trPr>
          <w:trHeight w:hRule="exact" w:val="214"/>
        </w:trPr>
        <w:tc>
          <w:tcPr>
            <w:tcW w:w="720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Area D: Science/Math/</w:t>
            </w:r>
            <w:r w:rsidRPr="007A7452">
              <w:rPr>
                <w:rFonts w:ascii="Times New Roman" w:hAnsi="Times New Roman"/>
                <w:color w:val="191919"/>
                <w:spacing w:val="-12"/>
                <w:sz w:val="18"/>
                <w:szCs w:val="18"/>
              </w:rPr>
              <w:t>T</w:t>
            </w:r>
            <w:r w:rsidRPr="007A7452">
              <w:rPr>
                <w:rFonts w:ascii="Times New Roman" w:hAnsi="Times New Roman"/>
                <w:color w:val="191919"/>
                <w:sz w:val="18"/>
                <w:szCs w:val="18"/>
              </w:rPr>
              <w:t>echnology</w:t>
            </w:r>
          </w:p>
        </w:tc>
        <w:tc>
          <w:tcPr>
            <w:tcW w:w="91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2</w:t>
            </w:r>
          </w:p>
        </w:tc>
        <w:tc>
          <w:tcPr>
            <w:tcW w:w="1130"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322"/>
        </w:trPr>
        <w:tc>
          <w:tcPr>
            <w:tcW w:w="7200" w:type="dxa"/>
            <w:tcBorders>
              <w:top w:val="nil"/>
              <w:left w:val="nil"/>
              <w:bottom w:val="nil"/>
              <w:right w:val="nil"/>
            </w:tcBorders>
          </w:tcPr>
          <w:p w:rsidR="0038476F" w:rsidRPr="007A7452" w:rsidRDefault="0038476F" w:rsidP="00886238">
            <w:pPr>
              <w:widowControl w:val="0"/>
              <w:autoSpaceDE w:val="0"/>
              <w:autoSpaceDN w:val="0"/>
              <w:adjustRightInd w:val="0"/>
              <w:spacing w:after="0" w:line="194" w:lineRule="exact"/>
              <w:ind w:left="40"/>
              <w:rPr>
                <w:rFonts w:ascii="Times New Roman" w:hAnsi="Times New Roman"/>
                <w:sz w:val="24"/>
                <w:szCs w:val="24"/>
              </w:rPr>
            </w:pPr>
            <w:r w:rsidRPr="007A7452">
              <w:rPr>
                <w:rFonts w:ascii="Times New Roman" w:hAnsi="Times New Roman"/>
                <w:b/>
                <w:bCs/>
                <w:color w:val="191919"/>
                <w:spacing w:val="-17"/>
                <w:sz w:val="18"/>
                <w:szCs w:val="18"/>
              </w:rPr>
              <w:t>T</w:t>
            </w:r>
            <w:r w:rsidRPr="007A7452">
              <w:rPr>
                <w:rFonts w:ascii="Times New Roman" w:hAnsi="Times New Roman"/>
                <w:b/>
                <w:bCs/>
                <w:color w:val="191919"/>
                <w:sz w:val="18"/>
                <w:szCs w:val="18"/>
              </w:rPr>
              <w:t>otal</w:t>
            </w:r>
          </w:p>
        </w:tc>
        <w:tc>
          <w:tcPr>
            <w:tcW w:w="910" w:type="dxa"/>
            <w:tcBorders>
              <w:top w:val="nil"/>
              <w:left w:val="nil"/>
              <w:bottom w:val="nil"/>
              <w:right w:val="nil"/>
            </w:tcBorders>
          </w:tcPr>
          <w:p w:rsidR="0038476F" w:rsidRPr="007A7452" w:rsidRDefault="0038476F" w:rsidP="00886238">
            <w:pPr>
              <w:widowControl w:val="0"/>
              <w:autoSpaceDE w:val="0"/>
              <w:autoSpaceDN w:val="0"/>
              <w:adjustRightInd w:val="0"/>
              <w:spacing w:after="0" w:line="194" w:lineRule="exact"/>
              <w:ind w:left="40"/>
              <w:rPr>
                <w:rFonts w:ascii="Times New Roman" w:hAnsi="Times New Roman"/>
                <w:sz w:val="24"/>
                <w:szCs w:val="24"/>
              </w:rPr>
            </w:pPr>
            <w:r w:rsidRPr="007A7452">
              <w:rPr>
                <w:rFonts w:ascii="Times New Roman" w:hAnsi="Times New Roman"/>
                <w:b/>
                <w:bCs/>
                <w:color w:val="191919"/>
                <w:sz w:val="18"/>
                <w:szCs w:val="18"/>
              </w:rPr>
              <w:t>16</w:t>
            </w:r>
          </w:p>
        </w:tc>
        <w:tc>
          <w:tcPr>
            <w:tcW w:w="1130" w:type="dxa"/>
            <w:tcBorders>
              <w:top w:val="nil"/>
              <w:left w:val="nil"/>
              <w:bottom w:val="nil"/>
              <w:right w:val="nil"/>
            </w:tcBorders>
          </w:tcPr>
          <w:p w:rsidR="0038476F" w:rsidRPr="007A7452" w:rsidRDefault="0038476F" w:rsidP="00886238">
            <w:pPr>
              <w:widowControl w:val="0"/>
              <w:autoSpaceDE w:val="0"/>
              <w:autoSpaceDN w:val="0"/>
              <w:adjustRightInd w:val="0"/>
              <w:spacing w:after="0" w:line="194" w:lineRule="exact"/>
              <w:ind w:left="537" w:right="347"/>
              <w:jc w:val="center"/>
              <w:rPr>
                <w:rFonts w:ascii="Times New Roman" w:hAnsi="Times New Roman"/>
                <w:sz w:val="24"/>
                <w:szCs w:val="24"/>
              </w:rPr>
            </w:pPr>
            <w:r w:rsidRPr="007A7452">
              <w:rPr>
                <w:rFonts w:ascii="Times New Roman" w:hAnsi="Times New Roman"/>
                <w:b/>
                <w:bCs/>
                <w:color w:val="191919"/>
                <w:sz w:val="18"/>
                <w:szCs w:val="18"/>
              </w:rPr>
              <w:t>15</w:t>
            </w:r>
          </w:p>
        </w:tc>
      </w:tr>
      <w:tr w:rsidR="0038476F" w:rsidRPr="007A7452" w:rsidTr="00886238">
        <w:trPr>
          <w:trHeight w:hRule="exact" w:val="326"/>
        </w:trPr>
        <w:tc>
          <w:tcPr>
            <w:tcW w:w="7200" w:type="dxa"/>
            <w:tcBorders>
              <w:top w:val="nil"/>
              <w:left w:val="nil"/>
              <w:bottom w:val="nil"/>
              <w:right w:val="nil"/>
            </w:tcBorders>
          </w:tcPr>
          <w:p w:rsidR="0038476F" w:rsidRPr="007A7452" w:rsidRDefault="0038476F" w:rsidP="00886238">
            <w:pPr>
              <w:widowControl w:val="0"/>
              <w:autoSpaceDE w:val="0"/>
              <w:autoSpaceDN w:val="0"/>
              <w:adjustRightInd w:val="0"/>
              <w:spacing w:before="96" w:after="0" w:line="240" w:lineRule="auto"/>
              <w:ind w:left="40"/>
              <w:rPr>
                <w:rFonts w:ascii="Times New Roman" w:hAnsi="Times New Roman"/>
                <w:sz w:val="24"/>
                <w:szCs w:val="24"/>
              </w:rPr>
            </w:pPr>
            <w:r w:rsidRPr="007A7452">
              <w:rPr>
                <w:rFonts w:ascii="Times New Roman" w:hAnsi="Times New Roman"/>
                <w:b/>
                <w:bCs/>
                <w:color w:val="191919"/>
                <w:sz w:val="18"/>
                <w:szCs w:val="18"/>
              </w:rPr>
              <w:t>Sophomo</w:t>
            </w:r>
            <w:r w:rsidRPr="007A7452">
              <w:rPr>
                <w:rFonts w:ascii="Times New Roman" w:hAnsi="Times New Roman"/>
                <w:b/>
                <w:bCs/>
                <w:color w:val="191919"/>
                <w:spacing w:val="-3"/>
                <w:sz w:val="18"/>
                <w:szCs w:val="18"/>
              </w:rPr>
              <w:t>r</w:t>
            </w:r>
            <w:r w:rsidRPr="007A7452">
              <w:rPr>
                <w:rFonts w:ascii="Times New Roman" w:hAnsi="Times New Roman"/>
                <w:b/>
                <w:bCs/>
                <w:color w:val="191919"/>
                <w:sz w:val="18"/>
                <w:szCs w:val="18"/>
              </w:rPr>
              <w:t>e</w:t>
            </w:r>
            <w:r w:rsidRPr="007A7452">
              <w:rPr>
                <w:rFonts w:ascii="Times New Roman" w:hAnsi="Times New Roman"/>
                <w:b/>
                <w:bCs/>
                <w:color w:val="191919"/>
                <w:spacing w:val="-7"/>
                <w:sz w:val="18"/>
                <w:szCs w:val="18"/>
              </w:rPr>
              <w:t xml:space="preserve"> </w:t>
            </w:r>
            <w:r w:rsidRPr="007A7452">
              <w:rPr>
                <w:rFonts w:ascii="Times New Roman" w:hAnsi="Times New Roman"/>
                <w:b/>
                <w:bCs/>
                <w:color w:val="191919"/>
                <w:spacing w:val="-20"/>
                <w:sz w:val="18"/>
                <w:szCs w:val="18"/>
              </w:rPr>
              <w:t>Y</w:t>
            </w:r>
            <w:r w:rsidRPr="007A7452">
              <w:rPr>
                <w:rFonts w:ascii="Times New Roman" w:hAnsi="Times New Roman"/>
                <w:b/>
                <w:bCs/>
                <w:color w:val="191919"/>
                <w:sz w:val="18"/>
                <w:szCs w:val="18"/>
              </w:rPr>
              <w:t>ear</w:t>
            </w:r>
          </w:p>
        </w:tc>
        <w:tc>
          <w:tcPr>
            <w:tcW w:w="910"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c>
          <w:tcPr>
            <w:tcW w:w="1130"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8"/>
        </w:trPr>
        <w:tc>
          <w:tcPr>
            <w:tcW w:w="7200" w:type="dxa"/>
            <w:tcBorders>
              <w:top w:val="nil"/>
              <w:left w:val="nil"/>
              <w:bottom w:val="nil"/>
              <w:right w:val="nil"/>
            </w:tcBorders>
          </w:tcPr>
          <w:p w:rsidR="0038476F" w:rsidRPr="007A7452" w:rsidRDefault="0038476F" w:rsidP="00886238">
            <w:pPr>
              <w:widowControl w:val="0"/>
              <w:autoSpaceDE w:val="0"/>
              <w:autoSpaceDN w:val="0"/>
              <w:adjustRightInd w:val="0"/>
              <w:spacing w:after="0" w:line="197" w:lineRule="exact"/>
              <w:ind w:left="40"/>
              <w:rPr>
                <w:rFonts w:ascii="Times New Roman" w:hAnsi="Times New Roman"/>
                <w:sz w:val="24"/>
                <w:szCs w:val="24"/>
              </w:rPr>
            </w:pPr>
            <w:r w:rsidRPr="007A7452">
              <w:rPr>
                <w:rFonts w:ascii="Times New Roman" w:hAnsi="Times New Roman"/>
                <w:color w:val="191919"/>
                <w:sz w:val="18"/>
                <w:szCs w:val="18"/>
              </w:rPr>
              <w:t>Above Core Option</w:t>
            </w:r>
          </w:p>
        </w:tc>
        <w:tc>
          <w:tcPr>
            <w:tcW w:w="910" w:type="dxa"/>
            <w:tcBorders>
              <w:top w:val="nil"/>
              <w:left w:val="nil"/>
              <w:bottom w:val="nil"/>
              <w:right w:val="nil"/>
            </w:tcBorders>
          </w:tcPr>
          <w:p w:rsidR="0038476F" w:rsidRPr="007A7452" w:rsidRDefault="0038476F" w:rsidP="00886238">
            <w:pPr>
              <w:widowControl w:val="0"/>
              <w:autoSpaceDE w:val="0"/>
              <w:autoSpaceDN w:val="0"/>
              <w:adjustRightInd w:val="0"/>
              <w:spacing w:after="0" w:line="197" w:lineRule="exact"/>
              <w:ind w:left="40"/>
              <w:rPr>
                <w:rFonts w:ascii="Times New Roman" w:hAnsi="Times New Roman"/>
                <w:sz w:val="24"/>
                <w:szCs w:val="24"/>
              </w:rPr>
            </w:pPr>
            <w:r w:rsidRPr="007A7452">
              <w:rPr>
                <w:rFonts w:ascii="Times New Roman" w:hAnsi="Times New Roman"/>
                <w:color w:val="191919"/>
                <w:sz w:val="18"/>
                <w:szCs w:val="18"/>
              </w:rPr>
              <w:t>1</w:t>
            </w:r>
          </w:p>
        </w:tc>
        <w:tc>
          <w:tcPr>
            <w:tcW w:w="1130" w:type="dxa"/>
            <w:tcBorders>
              <w:top w:val="nil"/>
              <w:left w:val="nil"/>
              <w:bottom w:val="nil"/>
              <w:right w:val="nil"/>
            </w:tcBorders>
          </w:tcPr>
          <w:p w:rsidR="0038476F" w:rsidRPr="007A7452" w:rsidRDefault="0038476F" w:rsidP="00886238">
            <w:pPr>
              <w:widowControl w:val="0"/>
              <w:autoSpaceDE w:val="0"/>
              <w:autoSpaceDN w:val="0"/>
              <w:adjustRightInd w:val="0"/>
              <w:spacing w:after="0" w:line="197" w:lineRule="exact"/>
              <w:ind w:left="537" w:right="437"/>
              <w:jc w:val="center"/>
              <w:rPr>
                <w:rFonts w:ascii="Times New Roman" w:hAnsi="Times New Roman"/>
                <w:sz w:val="24"/>
                <w:szCs w:val="24"/>
              </w:rPr>
            </w:pPr>
            <w:r w:rsidRPr="007A7452">
              <w:rPr>
                <w:rFonts w:ascii="Times New Roman" w:hAnsi="Times New Roman"/>
                <w:color w:val="191919"/>
                <w:sz w:val="18"/>
                <w:szCs w:val="18"/>
              </w:rPr>
              <w:t>1</w:t>
            </w:r>
          </w:p>
        </w:tc>
      </w:tr>
      <w:tr w:rsidR="0038476F" w:rsidRPr="007A7452" w:rsidTr="00886238">
        <w:trPr>
          <w:trHeight w:hRule="exact" w:val="216"/>
        </w:trPr>
        <w:tc>
          <w:tcPr>
            <w:tcW w:w="720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Area C Humanities/Fine</w:t>
            </w:r>
            <w:r w:rsidRPr="007A7452">
              <w:rPr>
                <w:rFonts w:ascii="Times New Roman" w:hAnsi="Times New Roman"/>
                <w:color w:val="191919"/>
                <w:spacing w:val="-10"/>
                <w:sz w:val="18"/>
                <w:szCs w:val="18"/>
              </w:rPr>
              <w:t xml:space="preserve"> </w:t>
            </w:r>
            <w:r w:rsidRPr="007A7452">
              <w:rPr>
                <w:rFonts w:ascii="Times New Roman" w:hAnsi="Times New Roman"/>
                <w:color w:val="191919"/>
                <w:sz w:val="18"/>
                <w:szCs w:val="18"/>
              </w:rPr>
              <w:t>Arts - (Select ONE)</w:t>
            </w:r>
          </w:p>
        </w:tc>
        <w:tc>
          <w:tcPr>
            <w:tcW w:w="91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3</w:t>
            </w:r>
          </w:p>
        </w:tc>
        <w:tc>
          <w:tcPr>
            <w:tcW w:w="1130"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6"/>
        </w:trPr>
        <w:tc>
          <w:tcPr>
            <w:tcW w:w="7200" w:type="dxa"/>
            <w:tcBorders>
              <w:top w:val="nil"/>
              <w:left w:val="nil"/>
              <w:bottom w:val="nil"/>
              <w:right w:val="nil"/>
            </w:tcBorders>
          </w:tcPr>
          <w:p w:rsidR="0038476F" w:rsidRPr="007A7452" w:rsidRDefault="0038476F" w:rsidP="00886238">
            <w:pPr>
              <w:widowControl w:val="0"/>
              <w:tabs>
                <w:tab w:val="left" w:pos="1100"/>
                <w:tab w:val="left" w:pos="2180"/>
              </w:tabs>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POLS</w:t>
            </w:r>
            <w:r w:rsidRPr="007A7452">
              <w:rPr>
                <w:rFonts w:ascii="Times New Roman" w:hAnsi="Times New Roman"/>
                <w:color w:val="191919"/>
                <w:sz w:val="18"/>
                <w:szCs w:val="18"/>
              </w:rPr>
              <w:tab/>
            </w:r>
            <w:r w:rsidRPr="007A7452">
              <w:rPr>
                <w:rFonts w:ascii="Times New Roman" w:hAnsi="Times New Roman"/>
                <w:color w:val="191919"/>
                <w:spacing w:val="-7"/>
                <w:sz w:val="18"/>
                <w:szCs w:val="18"/>
              </w:rPr>
              <w:t>1</w:t>
            </w:r>
            <w:r w:rsidRPr="007A7452">
              <w:rPr>
                <w:rFonts w:ascii="Times New Roman" w:hAnsi="Times New Roman"/>
                <w:color w:val="191919"/>
                <w:sz w:val="18"/>
                <w:szCs w:val="18"/>
              </w:rPr>
              <w:t>101</w:t>
            </w:r>
            <w:r w:rsidRPr="007A7452">
              <w:rPr>
                <w:rFonts w:ascii="Times New Roman" w:hAnsi="Times New Roman"/>
                <w:color w:val="191919"/>
                <w:sz w:val="18"/>
                <w:szCs w:val="18"/>
              </w:rPr>
              <w:tab/>
              <w:t>U.S. &amp; Geo</w:t>
            </w:r>
            <w:r w:rsidRPr="007A7452">
              <w:rPr>
                <w:rFonts w:ascii="Times New Roman" w:hAnsi="Times New Roman"/>
                <w:color w:val="191919"/>
                <w:spacing w:val="-3"/>
                <w:sz w:val="18"/>
                <w:szCs w:val="18"/>
              </w:rPr>
              <w:t>r</w:t>
            </w:r>
            <w:r w:rsidRPr="007A7452">
              <w:rPr>
                <w:rFonts w:ascii="Times New Roman" w:hAnsi="Times New Roman"/>
                <w:color w:val="191919"/>
                <w:sz w:val="18"/>
                <w:szCs w:val="18"/>
              </w:rPr>
              <w:t>gia Government or</w:t>
            </w:r>
          </w:p>
        </w:tc>
        <w:tc>
          <w:tcPr>
            <w:tcW w:w="910"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c>
          <w:tcPr>
            <w:tcW w:w="1130"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6"/>
        </w:trPr>
        <w:tc>
          <w:tcPr>
            <w:tcW w:w="7200" w:type="dxa"/>
            <w:tcBorders>
              <w:top w:val="nil"/>
              <w:left w:val="nil"/>
              <w:bottom w:val="nil"/>
              <w:right w:val="nil"/>
            </w:tcBorders>
          </w:tcPr>
          <w:p w:rsidR="0038476F" w:rsidRPr="007A7452" w:rsidRDefault="0038476F" w:rsidP="00886238">
            <w:pPr>
              <w:widowControl w:val="0"/>
              <w:tabs>
                <w:tab w:val="left" w:pos="1100"/>
                <w:tab w:val="left" w:pos="2180"/>
              </w:tabs>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HONR</w:t>
            </w:r>
            <w:r w:rsidRPr="007A7452">
              <w:rPr>
                <w:rFonts w:ascii="Times New Roman" w:hAnsi="Times New Roman"/>
                <w:color w:val="191919"/>
                <w:sz w:val="18"/>
                <w:szCs w:val="18"/>
              </w:rPr>
              <w:tab/>
            </w:r>
            <w:r w:rsidRPr="007A7452">
              <w:rPr>
                <w:rFonts w:ascii="Times New Roman" w:hAnsi="Times New Roman"/>
                <w:color w:val="191919"/>
                <w:spacing w:val="-7"/>
                <w:sz w:val="18"/>
                <w:szCs w:val="18"/>
              </w:rPr>
              <w:t>1</w:t>
            </w:r>
            <w:r w:rsidRPr="007A7452">
              <w:rPr>
                <w:rFonts w:ascii="Times New Roman" w:hAnsi="Times New Roman"/>
                <w:color w:val="191919"/>
                <w:sz w:val="18"/>
                <w:szCs w:val="18"/>
              </w:rPr>
              <w:t>161</w:t>
            </w:r>
            <w:r w:rsidRPr="007A7452">
              <w:rPr>
                <w:rFonts w:ascii="Times New Roman" w:hAnsi="Times New Roman"/>
                <w:color w:val="191919"/>
                <w:sz w:val="18"/>
                <w:szCs w:val="18"/>
              </w:rPr>
              <w:tab/>
              <w:t>Honors</w:t>
            </w:r>
            <w:r w:rsidRPr="007A7452">
              <w:rPr>
                <w:rFonts w:ascii="Times New Roman" w:hAnsi="Times New Roman"/>
                <w:color w:val="191919"/>
                <w:spacing w:val="-10"/>
                <w:sz w:val="18"/>
                <w:szCs w:val="18"/>
              </w:rPr>
              <w:t xml:space="preserve"> </w:t>
            </w:r>
            <w:r w:rsidRPr="007A7452">
              <w:rPr>
                <w:rFonts w:ascii="Times New Roman" w:hAnsi="Times New Roman"/>
                <w:color w:val="191919"/>
                <w:sz w:val="18"/>
                <w:szCs w:val="18"/>
              </w:rPr>
              <w:t>American Government</w:t>
            </w:r>
          </w:p>
        </w:tc>
        <w:tc>
          <w:tcPr>
            <w:tcW w:w="91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3</w:t>
            </w:r>
          </w:p>
        </w:tc>
        <w:tc>
          <w:tcPr>
            <w:tcW w:w="1130"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6"/>
        </w:trPr>
        <w:tc>
          <w:tcPr>
            <w:tcW w:w="720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Area E Options: Social Science</w:t>
            </w:r>
          </w:p>
        </w:tc>
        <w:tc>
          <w:tcPr>
            <w:tcW w:w="91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3</w:t>
            </w:r>
          </w:p>
        </w:tc>
        <w:tc>
          <w:tcPr>
            <w:tcW w:w="113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537" w:right="437"/>
              <w:jc w:val="center"/>
              <w:rPr>
                <w:rFonts w:ascii="Times New Roman" w:hAnsi="Times New Roman"/>
                <w:sz w:val="24"/>
                <w:szCs w:val="24"/>
              </w:rPr>
            </w:pPr>
            <w:r w:rsidRPr="007A7452">
              <w:rPr>
                <w:rFonts w:ascii="Times New Roman" w:hAnsi="Times New Roman"/>
                <w:color w:val="191919"/>
                <w:sz w:val="18"/>
                <w:szCs w:val="18"/>
              </w:rPr>
              <w:t>3</w:t>
            </w:r>
          </w:p>
        </w:tc>
      </w:tr>
      <w:tr w:rsidR="0038476F" w:rsidRPr="007A7452" w:rsidTr="00886238">
        <w:trPr>
          <w:trHeight w:hRule="exact" w:val="216"/>
        </w:trPr>
        <w:tc>
          <w:tcPr>
            <w:tcW w:w="7200" w:type="dxa"/>
            <w:tcBorders>
              <w:top w:val="nil"/>
              <w:left w:val="nil"/>
              <w:bottom w:val="nil"/>
              <w:right w:val="nil"/>
            </w:tcBorders>
          </w:tcPr>
          <w:p w:rsidR="0038476F" w:rsidRPr="007A7452" w:rsidRDefault="0038476F" w:rsidP="00886238">
            <w:pPr>
              <w:widowControl w:val="0"/>
              <w:tabs>
                <w:tab w:val="left" w:pos="1120"/>
                <w:tab w:val="left" w:pos="2200"/>
              </w:tabs>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ACCT</w:t>
            </w:r>
            <w:r w:rsidRPr="007A7452">
              <w:rPr>
                <w:rFonts w:ascii="Times New Roman" w:hAnsi="Times New Roman"/>
                <w:color w:val="191919"/>
                <w:sz w:val="18"/>
                <w:szCs w:val="18"/>
              </w:rPr>
              <w:tab/>
              <w:t>2101</w:t>
            </w:r>
            <w:r w:rsidRPr="007A7452">
              <w:rPr>
                <w:rFonts w:ascii="Times New Roman" w:hAnsi="Times New Roman"/>
                <w:color w:val="191919"/>
                <w:sz w:val="18"/>
                <w:szCs w:val="18"/>
              </w:rPr>
              <w:tab/>
              <w:t>Principles of</w:t>
            </w:r>
            <w:r w:rsidRPr="007A7452">
              <w:rPr>
                <w:rFonts w:ascii="Times New Roman" w:hAnsi="Times New Roman"/>
                <w:color w:val="191919"/>
                <w:spacing w:val="-10"/>
                <w:sz w:val="18"/>
                <w:szCs w:val="18"/>
              </w:rPr>
              <w:t xml:space="preserve"> </w:t>
            </w:r>
            <w:r w:rsidRPr="007A7452">
              <w:rPr>
                <w:rFonts w:ascii="Times New Roman" w:hAnsi="Times New Roman"/>
                <w:color w:val="191919"/>
                <w:sz w:val="18"/>
                <w:szCs w:val="18"/>
              </w:rPr>
              <w:t>Accounting I</w:t>
            </w:r>
          </w:p>
        </w:tc>
        <w:tc>
          <w:tcPr>
            <w:tcW w:w="91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3</w:t>
            </w:r>
          </w:p>
        </w:tc>
        <w:tc>
          <w:tcPr>
            <w:tcW w:w="1130"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6"/>
        </w:trPr>
        <w:tc>
          <w:tcPr>
            <w:tcW w:w="7200" w:type="dxa"/>
            <w:tcBorders>
              <w:top w:val="nil"/>
              <w:left w:val="nil"/>
              <w:bottom w:val="nil"/>
              <w:right w:val="nil"/>
            </w:tcBorders>
          </w:tcPr>
          <w:p w:rsidR="0038476F" w:rsidRPr="007A7452" w:rsidRDefault="0038476F" w:rsidP="00886238">
            <w:pPr>
              <w:widowControl w:val="0"/>
              <w:tabs>
                <w:tab w:val="left" w:pos="1120"/>
                <w:tab w:val="left" w:pos="2200"/>
              </w:tabs>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ACCT</w:t>
            </w:r>
            <w:r w:rsidRPr="007A7452">
              <w:rPr>
                <w:rFonts w:ascii="Times New Roman" w:hAnsi="Times New Roman"/>
                <w:color w:val="191919"/>
                <w:sz w:val="18"/>
                <w:szCs w:val="18"/>
              </w:rPr>
              <w:tab/>
              <w:t>2102</w:t>
            </w:r>
            <w:r w:rsidRPr="007A7452">
              <w:rPr>
                <w:rFonts w:ascii="Times New Roman" w:hAnsi="Times New Roman"/>
                <w:color w:val="191919"/>
                <w:sz w:val="18"/>
                <w:szCs w:val="18"/>
              </w:rPr>
              <w:tab/>
              <w:t>Principles of</w:t>
            </w:r>
            <w:r w:rsidRPr="007A7452">
              <w:rPr>
                <w:rFonts w:ascii="Times New Roman" w:hAnsi="Times New Roman"/>
                <w:color w:val="191919"/>
                <w:spacing w:val="-10"/>
                <w:sz w:val="18"/>
                <w:szCs w:val="18"/>
              </w:rPr>
              <w:t xml:space="preserve"> </w:t>
            </w:r>
            <w:r w:rsidRPr="007A7452">
              <w:rPr>
                <w:rFonts w:ascii="Times New Roman" w:hAnsi="Times New Roman"/>
                <w:color w:val="191919"/>
                <w:sz w:val="18"/>
                <w:szCs w:val="18"/>
              </w:rPr>
              <w:t>Accounting II</w:t>
            </w:r>
          </w:p>
        </w:tc>
        <w:tc>
          <w:tcPr>
            <w:tcW w:w="91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3</w:t>
            </w:r>
          </w:p>
        </w:tc>
        <w:tc>
          <w:tcPr>
            <w:tcW w:w="1130"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6"/>
        </w:trPr>
        <w:tc>
          <w:tcPr>
            <w:tcW w:w="7200" w:type="dxa"/>
            <w:tcBorders>
              <w:top w:val="nil"/>
              <w:left w:val="nil"/>
              <w:bottom w:val="nil"/>
              <w:right w:val="nil"/>
            </w:tcBorders>
          </w:tcPr>
          <w:p w:rsidR="0038476F" w:rsidRPr="007A7452" w:rsidRDefault="0038476F" w:rsidP="00886238">
            <w:pPr>
              <w:widowControl w:val="0"/>
              <w:tabs>
                <w:tab w:val="left" w:pos="1100"/>
                <w:tab w:val="left" w:pos="2180"/>
              </w:tabs>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ECON</w:t>
            </w:r>
            <w:r w:rsidRPr="007A7452">
              <w:rPr>
                <w:rFonts w:ascii="Times New Roman" w:hAnsi="Times New Roman"/>
                <w:color w:val="191919"/>
                <w:sz w:val="18"/>
                <w:szCs w:val="18"/>
              </w:rPr>
              <w:tab/>
              <w:t>2105</w:t>
            </w:r>
            <w:r w:rsidRPr="007A7452">
              <w:rPr>
                <w:rFonts w:ascii="Times New Roman" w:hAnsi="Times New Roman"/>
                <w:color w:val="191919"/>
                <w:sz w:val="18"/>
                <w:szCs w:val="18"/>
              </w:rPr>
              <w:tab/>
              <w:t>Principles of Macroeconomics</w:t>
            </w:r>
          </w:p>
        </w:tc>
        <w:tc>
          <w:tcPr>
            <w:tcW w:w="91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3</w:t>
            </w:r>
          </w:p>
        </w:tc>
        <w:tc>
          <w:tcPr>
            <w:tcW w:w="1130"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6"/>
        </w:trPr>
        <w:tc>
          <w:tcPr>
            <w:tcW w:w="7200" w:type="dxa"/>
            <w:tcBorders>
              <w:top w:val="nil"/>
              <w:left w:val="nil"/>
              <w:bottom w:val="nil"/>
              <w:right w:val="nil"/>
            </w:tcBorders>
          </w:tcPr>
          <w:p w:rsidR="0038476F" w:rsidRPr="007A7452" w:rsidRDefault="0038476F" w:rsidP="00886238">
            <w:pPr>
              <w:widowControl w:val="0"/>
              <w:tabs>
                <w:tab w:val="left" w:pos="1100"/>
                <w:tab w:val="left" w:pos="2180"/>
              </w:tabs>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ECON</w:t>
            </w:r>
            <w:r w:rsidRPr="007A7452">
              <w:rPr>
                <w:rFonts w:ascii="Times New Roman" w:hAnsi="Times New Roman"/>
                <w:color w:val="191919"/>
                <w:sz w:val="18"/>
                <w:szCs w:val="18"/>
              </w:rPr>
              <w:tab/>
              <w:t>2106</w:t>
            </w:r>
            <w:r w:rsidRPr="007A7452">
              <w:rPr>
                <w:rFonts w:ascii="Times New Roman" w:hAnsi="Times New Roman"/>
                <w:color w:val="191919"/>
                <w:sz w:val="18"/>
                <w:szCs w:val="18"/>
              </w:rPr>
              <w:tab/>
              <w:t>Principles of Microeconomics</w:t>
            </w:r>
          </w:p>
        </w:tc>
        <w:tc>
          <w:tcPr>
            <w:tcW w:w="91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3</w:t>
            </w:r>
          </w:p>
        </w:tc>
        <w:tc>
          <w:tcPr>
            <w:tcW w:w="1130"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6"/>
        </w:trPr>
        <w:tc>
          <w:tcPr>
            <w:tcW w:w="7200" w:type="dxa"/>
            <w:tcBorders>
              <w:top w:val="nil"/>
              <w:left w:val="nil"/>
              <w:bottom w:val="nil"/>
              <w:right w:val="nil"/>
            </w:tcBorders>
          </w:tcPr>
          <w:p w:rsidR="0038476F" w:rsidRPr="007A7452" w:rsidRDefault="0038476F" w:rsidP="00886238">
            <w:pPr>
              <w:widowControl w:val="0"/>
              <w:tabs>
                <w:tab w:val="left" w:pos="1120"/>
                <w:tab w:val="left" w:pos="2200"/>
              </w:tabs>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BISE</w:t>
            </w:r>
            <w:r w:rsidRPr="007A7452">
              <w:rPr>
                <w:rFonts w:ascii="Times New Roman" w:hAnsi="Times New Roman"/>
                <w:color w:val="191919"/>
                <w:sz w:val="18"/>
                <w:szCs w:val="18"/>
              </w:rPr>
              <w:tab/>
              <w:t>2010</w:t>
            </w:r>
            <w:r w:rsidRPr="007A7452">
              <w:rPr>
                <w:rFonts w:ascii="Times New Roman" w:hAnsi="Times New Roman"/>
                <w:color w:val="191919"/>
                <w:sz w:val="18"/>
                <w:szCs w:val="18"/>
              </w:rPr>
              <w:tab/>
              <w:t>Fundamentals of Computer</w:t>
            </w:r>
            <w:r w:rsidRPr="007A7452">
              <w:rPr>
                <w:rFonts w:ascii="Times New Roman" w:hAnsi="Times New Roman"/>
                <w:color w:val="191919"/>
                <w:spacing w:val="-10"/>
                <w:sz w:val="18"/>
                <w:szCs w:val="18"/>
              </w:rPr>
              <w:t xml:space="preserve"> </w:t>
            </w:r>
            <w:r w:rsidRPr="007A7452">
              <w:rPr>
                <w:rFonts w:ascii="Times New Roman" w:hAnsi="Times New Roman"/>
                <w:color w:val="191919"/>
                <w:sz w:val="18"/>
                <w:szCs w:val="18"/>
              </w:rPr>
              <w:t>Applications</w:t>
            </w:r>
          </w:p>
        </w:tc>
        <w:tc>
          <w:tcPr>
            <w:tcW w:w="91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3</w:t>
            </w:r>
          </w:p>
        </w:tc>
        <w:tc>
          <w:tcPr>
            <w:tcW w:w="1130"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4"/>
        </w:trPr>
        <w:tc>
          <w:tcPr>
            <w:tcW w:w="7200" w:type="dxa"/>
            <w:tcBorders>
              <w:top w:val="nil"/>
              <w:left w:val="nil"/>
              <w:bottom w:val="nil"/>
              <w:right w:val="nil"/>
            </w:tcBorders>
          </w:tcPr>
          <w:p w:rsidR="0038476F" w:rsidRPr="007A7452" w:rsidRDefault="0038476F" w:rsidP="00886238">
            <w:pPr>
              <w:widowControl w:val="0"/>
              <w:tabs>
                <w:tab w:val="left" w:pos="1120"/>
                <w:tab w:val="left" w:pos="2200"/>
              </w:tabs>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BISE</w:t>
            </w:r>
            <w:r w:rsidRPr="007A7452">
              <w:rPr>
                <w:rFonts w:ascii="Times New Roman" w:hAnsi="Times New Roman"/>
                <w:color w:val="191919"/>
                <w:sz w:val="18"/>
                <w:szCs w:val="18"/>
              </w:rPr>
              <w:tab/>
              <w:t>2040</w:t>
            </w:r>
            <w:r w:rsidRPr="007A7452">
              <w:rPr>
                <w:rFonts w:ascii="Times New Roman" w:hAnsi="Times New Roman"/>
                <w:color w:val="191919"/>
                <w:sz w:val="18"/>
                <w:szCs w:val="18"/>
              </w:rPr>
              <w:tab/>
              <w:t>Communication for Management</w:t>
            </w:r>
          </w:p>
        </w:tc>
        <w:tc>
          <w:tcPr>
            <w:tcW w:w="91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3</w:t>
            </w:r>
          </w:p>
        </w:tc>
        <w:tc>
          <w:tcPr>
            <w:tcW w:w="1130"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322"/>
        </w:trPr>
        <w:tc>
          <w:tcPr>
            <w:tcW w:w="7200" w:type="dxa"/>
            <w:tcBorders>
              <w:top w:val="nil"/>
              <w:left w:val="nil"/>
              <w:bottom w:val="nil"/>
              <w:right w:val="nil"/>
            </w:tcBorders>
          </w:tcPr>
          <w:p w:rsidR="0038476F" w:rsidRPr="007A7452" w:rsidRDefault="0038476F" w:rsidP="00886238">
            <w:pPr>
              <w:widowControl w:val="0"/>
              <w:autoSpaceDE w:val="0"/>
              <w:autoSpaceDN w:val="0"/>
              <w:adjustRightInd w:val="0"/>
              <w:spacing w:after="0" w:line="194" w:lineRule="exact"/>
              <w:ind w:left="40"/>
              <w:rPr>
                <w:rFonts w:ascii="Times New Roman" w:hAnsi="Times New Roman"/>
                <w:sz w:val="24"/>
                <w:szCs w:val="24"/>
              </w:rPr>
            </w:pPr>
            <w:r w:rsidRPr="007A7452">
              <w:rPr>
                <w:rFonts w:ascii="Times New Roman" w:hAnsi="Times New Roman"/>
                <w:b/>
                <w:bCs/>
                <w:color w:val="191919"/>
                <w:spacing w:val="-17"/>
                <w:sz w:val="18"/>
                <w:szCs w:val="18"/>
              </w:rPr>
              <w:t>T</w:t>
            </w:r>
            <w:r w:rsidRPr="007A7452">
              <w:rPr>
                <w:rFonts w:ascii="Times New Roman" w:hAnsi="Times New Roman"/>
                <w:b/>
                <w:bCs/>
                <w:color w:val="191919"/>
                <w:sz w:val="18"/>
                <w:szCs w:val="18"/>
              </w:rPr>
              <w:t>otal</w:t>
            </w:r>
          </w:p>
        </w:tc>
        <w:tc>
          <w:tcPr>
            <w:tcW w:w="910" w:type="dxa"/>
            <w:tcBorders>
              <w:top w:val="nil"/>
              <w:left w:val="nil"/>
              <w:bottom w:val="nil"/>
              <w:right w:val="nil"/>
            </w:tcBorders>
          </w:tcPr>
          <w:p w:rsidR="0038476F" w:rsidRPr="007A7452" w:rsidRDefault="0038476F" w:rsidP="00886238">
            <w:pPr>
              <w:widowControl w:val="0"/>
              <w:autoSpaceDE w:val="0"/>
              <w:autoSpaceDN w:val="0"/>
              <w:adjustRightInd w:val="0"/>
              <w:spacing w:after="0" w:line="194" w:lineRule="exact"/>
              <w:ind w:left="40"/>
              <w:rPr>
                <w:rFonts w:ascii="Times New Roman" w:hAnsi="Times New Roman"/>
                <w:sz w:val="24"/>
                <w:szCs w:val="24"/>
              </w:rPr>
            </w:pPr>
            <w:r w:rsidRPr="007A7452">
              <w:rPr>
                <w:rFonts w:ascii="Times New Roman" w:hAnsi="Times New Roman"/>
                <w:b/>
                <w:bCs/>
                <w:color w:val="191919"/>
                <w:sz w:val="18"/>
                <w:szCs w:val="18"/>
              </w:rPr>
              <w:t>16</w:t>
            </w:r>
          </w:p>
        </w:tc>
        <w:tc>
          <w:tcPr>
            <w:tcW w:w="1130" w:type="dxa"/>
            <w:tcBorders>
              <w:top w:val="nil"/>
              <w:left w:val="nil"/>
              <w:bottom w:val="nil"/>
              <w:right w:val="nil"/>
            </w:tcBorders>
          </w:tcPr>
          <w:p w:rsidR="0038476F" w:rsidRPr="007A7452" w:rsidRDefault="0038476F" w:rsidP="00886238">
            <w:pPr>
              <w:widowControl w:val="0"/>
              <w:autoSpaceDE w:val="0"/>
              <w:autoSpaceDN w:val="0"/>
              <w:adjustRightInd w:val="0"/>
              <w:spacing w:after="0" w:line="194" w:lineRule="exact"/>
              <w:ind w:left="537" w:right="347"/>
              <w:jc w:val="center"/>
              <w:rPr>
                <w:rFonts w:ascii="Times New Roman" w:hAnsi="Times New Roman"/>
                <w:sz w:val="24"/>
                <w:szCs w:val="24"/>
              </w:rPr>
            </w:pPr>
            <w:r w:rsidRPr="007A7452">
              <w:rPr>
                <w:rFonts w:ascii="Times New Roman" w:hAnsi="Times New Roman"/>
                <w:b/>
                <w:bCs/>
                <w:color w:val="191919"/>
                <w:sz w:val="18"/>
                <w:szCs w:val="18"/>
              </w:rPr>
              <w:t>16</w:t>
            </w:r>
          </w:p>
        </w:tc>
      </w:tr>
      <w:tr w:rsidR="0038476F" w:rsidRPr="007A7452" w:rsidTr="00886238">
        <w:trPr>
          <w:trHeight w:hRule="exact" w:val="326"/>
        </w:trPr>
        <w:tc>
          <w:tcPr>
            <w:tcW w:w="7200" w:type="dxa"/>
            <w:tcBorders>
              <w:top w:val="nil"/>
              <w:left w:val="nil"/>
              <w:bottom w:val="nil"/>
              <w:right w:val="nil"/>
            </w:tcBorders>
          </w:tcPr>
          <w:p w:rsidR="0038476F" w:rsidRPr="007A7452" w:rsidRDefault="0038476F" w:rsidP="00886238">
            <w:pPr>
              <w:widowControl w:val="0"/>
              <w:autoSpaceDE w:val="0"/>
              <w:autoSpaceDN w:val="0"/>
              <w:adjustRightInd w:val="0"/>
              <w:spacing w:before="96" w:after="0" w:line="240" w:lineRule="auto"/>
              <w:ind w:left="40"/>
              <w:rPr>
                <w:rFonts w:ascii="Times New Roman" w:hAnsi="Times New Roman"/>
                <w:sz w:val="24"/>
                <w:szCs w:val="24"/>
              </w:rPr>
            </w:pPr>
            <w:r w:rsidRPr="007A7452">
              <w:rPr>
                <w:rFonts w:ascii="Times New Roman" w:hAnsi="Times New Roman"/>
                <w:b/>
                <w:bCs/>
                <w:color w:val="191919"/>
                <w:sz w:val="18"/>
                <w:szCs w:val="18"/>
              </w:rPr>
              <w:t>Junior</w:t>
            </w:r>
            <w:r w:rsidRPr="007A7452">
              <w:rPr>
                <w:rFonts w:ascii="Times New Roman" w:hAnsi="Times New Roman"/>
                <w:b/>
                <w:bCs/>
                <w:color w:val="191919"/>
                <w:spacing w:val="-10"/>
                <w:sz w:val="18"/>
                <w:szCs w:val="18"/>
              </w:rPr>
              <w:t xml:space="preserve"> </w:t>
            </w:r>
            <w:r w:rsidRPr="007A7452">
              <w:rPr>
                <w:rFonts w:ascii="Times New Roman" w:hAnsi="Times New Roman"/>
                <w:b/>
                <w:bCs/>
                <w:color w:val="191919"/>
                <w:spacing w:val="-20"/>
                <w:sz w:val="18"/>
                <w:szCs w:val="18"/>
              </w:rPr>
              <w:t>Y</w:t>
            </w:r>
            <w:r w:rsidRPr="007A7452">
              <w:rPr>
                <w:rFonts w:ascii="Times New Roman" w:hAnsi="Times New Roman"/>
                <w:b/>
                <w:bCs/>
                <w:color w:val="191919"/>
                <w:sz w:val="18"/>
                <w:szCs w:val="18"/>
              </w:rPr>
              <w:t>ear</w:t>
            </w:r>
          </w:p>
        </w:tc>
        <w:tc>
          <w:tcPr>
            <w:tcW w:w="910"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c>
          <w:tcPr>
            <w:tcW w:w="1130"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8"/>
        </w:trPr>
        <w:tc>
          <w:tcPr>
            <w:tcW w:w="7200" w:type="dxa"/>
            <w:tcBorders>
              <w:top w:val="nil"/>
              <w:left w:val="nil"/>
              <w:bottom w:val="nil"/>
              <w:right w:val="nil"/>
            </w:tcBorders>
          </w:tcPr>
          <w:p w:rsidR="0038476F" w:rsidRPr="007A7452" w:rsidRDefault="0038476F" w:rsidP="00886238">
            <w:pPr>
              <w:widowControl w:val="0"/>
              <w:tabs>
                <w:tab w:val="left" w:pos="1100"/>
                <w:tab w:val="left" w:pos="2180"/>
              </w:tabs>
              <w:autoSpaceDE w:val="0"/>
              <w:autoSpaceDN w:val="0"/>
              <w:adjustRightInd w:val="0"/>
              <w:spacing w:after="0" w:line="197" w:lineRule="exact"/>
              <w:ind w:left="40"/>
              <w:rPr>
                <w:rFonts w:ascii="Times New Roman" w:hAnsi="Times New Roman"/>
                <w:sz w:val="24"/>
                <w:szCs w:val="24"/>
              </w:rPr>
            </w:pPr>
            <w:r w:rsidRPr="007A7452">
              <w:rPr>
                <w:rFonts w:ascii="Times New Roman" w:hAnsi="Times New Roman"/>
                <w:color w:val="191919"/>
                <w:sz w:val="18"/>
                <w:szCs w:val="18"/>
              </w:rPr>
              <w:t>BUSA</w:t>
            </w:r>
            <w:r w:rsidRPr="007A7452">
              <w:rPr>
                <w:rFonts w:ascii="Times New Roman" w:hAnsi="Times New Roman"/>
                <w:color w:val="191919"/>
                <w:sz w:val="18"/>
                <w:szCs w:val="18"/>
              </w:rPr>
              <w:tab/>
              <w:t>3100</w:t>
            </w:r>
            <w:r w:rsidRPr="007A7452">
              <w:rPr>
                <w:rFonts w:ascii="Times New Roman" w:hAnsi="Times New Roman"/>
                <w:color w:val="191919"/>
                <w:sz w:val="18"/>
                <w:szCs w:val="18"/>
              </w:rPr>
              <w:tab/>
              <w:t>Business Internship I</w:t>
            </w:r>
          </w:p>
        </w:tc>
        <w:tc>
          <w:tcPr>
            <w:tcW w:w="910" w:type="dxa"/>
            <w:tcBorders>
              <w:top w:val="nil"/>
              <w:left w:val="nil"/>
              <w:bottom w:val="nil"/>
              <w:right w:val="nil"/>
            </w:tcBorders>
          </w:tcPr>
          <w:p w:rsidR="0038476F" w:rsidRPr="007A7452" w:rsidRDefault="0038476F" w:rsidP="00886238">
            <w:pPr>
              <w:widowControl w:val="0"/>
              <w:autoSpaceDE w:val="0"/>
              <w:autoSpaceDN w:val="0"/>
              <w:adjustRightInd w:val="0"/>
              <w:spacing w:after="0" w:line="197" w:lineRule="exact"/>
              <w:ind w:left="40"/>
              <w:rPr>
                <w:rFonts w:ascii="Times New Roman" w:hAnsi="Times New Roman"/>
                <w:sz w:val="24"/>
                <w:szCs w:val="24"/>
              </w:rPr>
            </w:pPr>
            <w:r w:rsidRPr="007A7452">
              <w:rPr>
                <w:rFonts w:ascii="Times New Roman" w:hAnsi="Times New Roman"/>
                <w:color w:val="191919"/>
                <w:sz w:val="18"/>
                <w:szCs w:val="18"/>
              </w:rPr>
              <w:t>3</w:t>
            </w:r>
          </w:p>
        </w:tc>
        <w:tc>
          <w:tcPr>
            <w:tcW w:w="1130"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6"/>
        </w:trPr>
        <w:tc>
          <w:tcPr>
            <w:tcW w:w="7200" w:type="dxa"/>
            <w:tcBorders>
              <w:top w:val="nil"/>
              <w:left w:val="nil"/>
              <w:bottom w:val="nil"/>
              <w:right w:val="nil"/>
            </w:tcBorders>
          </w:tcPr>
          <w:p w:rsidR="0038476F" w:rsidRPr="007A7452" w:rsidRDefault="0038476F" w:rsidP="00886238">
            <w:pPr>
              <w:widowControl w:val="0"/>
              <w:tabs>
                <w:tab w:val="left" w:pos="1100"/>
                <w:tab w:val="left" w:pos="2180"/>
              </w:tabs>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MGMT</w:t>
            </w:r>
            <w:r w:rsidRPr="007A7452">
              <w:rPr>
                <w:rFonts w:ascii="Times New Roman" w:hAnsi="Times New Roman"/>
                <w:color w:val="191919"/>
                <w:sz w:val="18"/>
                <w:szCs w:val="18"/>
              </w:rPr>
              <w:tab/>
              <w:t>4205</w:t>
            </w:r>
            <w:r w:rsidRPr="007A7452">
              <w:rPr>
                <w:rFonts w:ascii="Times New Roman" w:hAnsi="Times New Roman"/>
                <w:color w:val="191919"/>
                <w:sz w:val="18"/>
                <w:szCs w:val="18"/>
              </w:rPr>
              <w:tab/>
              <w:t>Management Information Systems</w:t>
            </w:r>
          </w:p>
        </w:tc>
        <w:tc>
          <w:tcPr>
            <w:tcW w:w="91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3</w:t>
            </w:r>
          </w:p>
        </w:tc>
        <w:tc>
          <w:tcPr>
            <w:tcW w:w="1130"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6"/>
        </w:trPr>
        <w:tc>
          <w:tcPr>
            <w:tcW w:w="7200" w:type="dxa"/>
            <w:tcBorders>
              <w:top w:val="nil"/>
              <w:left w:val="nil"/>
              <w:bottom w:val="nil"/>
              <w:right w:val="nil"/>
            </w:tcBorders>
          </w:tcPr>
          <w:p w:rsidR="0038476F" w:rsidRPr="007A7452" w:rsidRDefault="0038476F" w:rsidP="00886238">
            <w:pPr>
              <w:widowControl w:val="0"/>
              <w:tabs>
                <w:tab w:val="left" w:pos="1100"/>
                <w:tab w:val="left" w:pos="2180"/>
              </w:tabs>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MKTG</w:t>
            </w:r>
            <w:r w:rsidRPr="007A7452">
              <w:rPr>
                <w:rFonts w:ascii="Times New Roman" w:hAnsi="Times New Roman"/>
                <w:color w:val="191919"/>
                <w:sz w:val="18"/>
                <w:szCs w:val="18"/>
              </w:rPr>
              <w:tab/>
              <w:t>3120</w:t>
            </w:r>
            <w:r w:rsidRPr="007A7452">
              <w:rPr>
                <w:rFonts w:ascii="Times New Roman" w:hAnsi="Times New Roman"/>
                <w:color w:val="191919"/>
                <w:sz w:val="18"/>
                <w:szCs w:val="18"/>
              </w:rPr>
              <w:tab/>
              <w:t>Principles of Marketing</w:t>
            </w:r>
          </w:p>
        </w:tc>
        <w:tc>
          <w:tcPr>
            <w:tcW w:w="91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3</w:t>
            </w:r>
          </w:p>
        </w:tc>
        <w:tc>
          <w:tcPr>
            <w:tcW w:w="1130"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6"/>
        </w:trPr>
        <w:tc>
          <w:tcPr>
            <w:tcW w:w="7200" w:type="dxa"/>
            <w:tcBorders>
              <w:top w:val="nil"/>
              <w:left w:val="nil"/>
              <w:bottom w:val="nil"/>
              <w:right w:val="nil"/>
            </w:tcBorders>
          </w:tcPr>
          <w:p w:rsidR="0038476F" w:rsidRPr="007A7452" w:rsidRDefault="0038476F" w:rsidP="00886238">
            <w:pPr>
              <w:widowControl w:val="0"/>
              <w:tabs>
                <w:tab w:val="left" w:pos="1100"/>
                <w:tab w:val="left" w:pos="2180"/>
              </w:tabs>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ECON</w:t>
            </w:r>
            <w:r w:rsidRPr="007A7452">
              <w:rPr>
                <w:rFonts w:ascii="Times New Roman" w:hAnsi="Times New Roman"/>
                <w:color w:val="191919"/>
                <w:sz w:val="18"/>
                <w:szCs w:val="18"/>
              </w:rPr>
              <w:tab/>
              <w:t>3205</w:t>
            </w:r>
            <w:r w:rsidRPr="007A7452">
              <w:rPr>
                <w:rFonts w:ascii="Times New Roman" w:hAnsi="Times New Roman"/>
                <w:color w:val="191919"/>
                <w:sz w:val="18"/>
                <w:szCs w:val="18"/>
              </w:rPr>
              <w:tab/>
              <w:t>Economics and Business Statistics</w:t>
            </w:r>
          </w:p>
        </w:tc>
        <w:tc>
          <w:tcPr>
            <w:tcW w:w="91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3</w:t>
            </w:r>
          </w:p>
        </w:tc>
        <w:tc>
          <w:tcPr>
            <w:tcW w:w="1130"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6"/>
        </w:trPr>
        <w:tc>
          <w:tcPr>
            <w:tcW w:w="7200" w:type="dxa"/>
            <w:tcBorders>
              <w:top w:val="nil"/>
              <w:left w:val="nil"/>
              <w:bottom w:val="nil"/>
              <w:right w:val="nil"/>
            </w:tcBorders>
          </w:tcPr>
          <w:p w:rsidR="0038476F" w:rsidRPr="007A7452" w:rsidRDefault="0038476F" w:rsidP="00886238">
            <w:pPr>
              <w:widowControl w:val="0"/>
              <w:tabs>
                <w:tab w:val="left" w:pos="1100"/>
                <w:tab w:val="left" w:pos="2180"/>
              </w:tabs>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FINC</w:t>
            </w:r>
            <w:r w:rsidRPr="007A7452">
              <w:rPr>
                <w:rFonts w:ascii="Times New Roman" w:hAnsi="Times New Roman"/>
                <w:color w:val="191919"/>
                <w:sz w:val="18"/>
                <w:szCs w:val="18"/>
              </w:rPr>
              <w:tab/>
              <w:t>3105</w:t>
            </w:r>
            <w:r w:rsidRPr="007A7452">
              <w:rPr>
                <w:rFonts w:ascii="Times New Roman" w:hAnsi="Times New Roman"/>
                <w:color w:val="191919"/>
                <w:sz w:val="18"/>
                <w:szCs w:val="18"/>
              </w:rPr>
              <w:tab/>
              <w:t>Foundations of Financial Management</w:t>
            </w:r>
          </w:p>
        </w:tc>
        <w:tc>
          <w:tcPr>
            <w:tcW w:w="91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3</w:t>
            </w:r>
          </w:p>
        </w:tc>
        <w:tc>
          <w:tcPr>
            <w:tcW w:w="1130"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6"/>
        </w:trPr>
        <w:tc>
          <w:tcPr>
            <w:tcW w:w="7200" w:type="dxa"/>
            <w:tcBorders>
              <w:top w:val="nil"/>
              <w:left w:val="nil"/>
              <w:bottom w:val="nil"/>
              <w:right w:val="nil"/>
            </w:tcBorders>
          </w:tcPr>
          <w:p w:rsidR="0038476F" w:rsidRPr="007A7452" w:rsidRDefault="0038476F" w:rsidP="00886238">
            <w:pPr>
              <w:widowControl w:val="0"/>
              <w:tabs>
                <w:tab w:val="left" w:pos="1100"/>
                <w:tab w:val="left" w:pos="2180"/>
              </w:tabs>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MGMT</w:t>
            </w:r>
            <w:r w:rsidRPr="007A7452">
              <w:rPr>
                <w:rFonts w:ascii="Times New Roman" w:hAnsi="Times New Roman"/>
                <w:color w:val="191919"/>
                <w:sz w:val="18"/>
                <w:szCs w:val="18"/>
              </w:rPr>
              <w:tab/>
              <w:t>3105</w:t>
            </w:r>
            <w:r w:rsidRPr="007A7452">
              <w:rPr>
                <w:rFonts w:ascii="Times New Roman" w:hAnsi="Times New Roman"/>
                <w:color w:val="191919"/>
                <w:sz w:val="18"/>
                <w:szCs w:val="18"/>
              </w:rPr>
              <w:tab/>
              <w:t>Legal Environment of Business</w:t>
            </w:r>
          </w:p>
        </w:tc>
        <w:tc>
          <w:tcPr>
            <w:tcW w:w="91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3</w:t>
            </w:r>
          </w:p>
        </w:tc>
        <w:tc>
          <w:tcPr>
            <w:tcW w:w="1130"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6"/>
        </w:trPr>
        <w:tc>
          <w:tcPr>
            <w:tcW w:w="7200" w:type="dxa"/>
            <w:tcBorders>
              <w:top w:val="nil"/>
              <w:left w:val="nil"/>
              <w:bottom w:val="nil"/>
              <w:right w:val="nil"/>
            </w:tcBorders>
          </w:tcPr>
          <w:p w:rsidR="0038476F" w:rsidRPr="007A7452" w:rsidRDefault="0038476F" w:rsidP="00886238">
            <w:pPr>
              <w:widowControl w:val="0"/>
              <w:tabs>
                <w:tab w:val="left" w:pos="1100"/>
                <w:tab w:val="left" w:pos="2180"/>
              </w:tabs>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MGMT</w:t>
            </w:r>
            <w:r w:rsidRPr="007A7452">
              <w:rPr>
                <w:rFonts w:ascii="Times New Roman" w:hAnsi="Times New Roman"/>
                <w:color w:val="191919"/>
                <w:sz w:val="18"/>
                <w:szCs w:val="18"/>
              </w:rPr>
              <w:tab/>
              <w:t>3106</w:t>
            </w:r>
            <w:r w:rsidRPr="007A7452">
              <w:rPr>
                <w:rFonts w:ascii="Times New Roman" w:hAnsi="Times New Roman"/>
                <w:color w:val="191919"/>
                <w:sz w:val="18"/>
                <w:szCs w:val="18"/>
              </w:rPr>
              <w:tab/>
              <w:t>Mgt. Science and Operations Mgt.</w:t>
            </w:r>
          </w:p>
        </w:tc>
        <w:tc>
          <w:tcPr>
            <w:tcW w:w="91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3</w:t>
            </w:r>
          </w:p>
        </w:tc>
        <w:tc>
          <w:tcPr>
            <w:tcW w:w="1130"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6"/>
        </w:trPr>
        <w:tc>
          <w:tcPr>
            <w:tcW w:w="720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Area E Options: Social Science</w:t>
            </w:r>
          </w:p>
        </w:tc>
        <w:tc>
          <w:tcPr>
            <w:tcW w:w="91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3</w:t>
            </w:r>
          </w:p>
        </w:tc>
        <w:tc>
          <w:tcPr>
            <w:tcW w:w="1130"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6"/>
        </w:trPr>
        <w:tc>
          <w:tcPr>
            <w:tcW w:w="7200" w:type="dxa"/>
            <w:tcBorders>
              <w:top w:val="nil"/>
              <w:left w:val="nil"/>
              <w:bottom w:val="nil"/>
              <w:right w:val="nil"/>
            </w:tcBorders>
          </w:tcPr>
          <w:p w:rsidR="0038476F" w:rsidRPr="007A7452" w:rsidRDefault="0038476F" w:rsidP="00886238">
            <w:pPr>
              <w:widowControl w:val="0"/>
              <w:tabs>
                <w:tab w:val="left" w:pos="1100"/>
                <w:tab w:val="left" w:pos="2180"/>
              </w:tabs>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MKTG</w:t>
            </w:r>
            <w:r w:rsidRPr="007A7452">
              <w:rPr>
                <w:rFonts w:ascii="Times New Roman" w:hAnsi="Times New Roman"/>
                <w:color w:val="191919"/>
                <w:sz w:val="18"/>
                <w:szCs w:val="18"/>
              </w:rPr>
              <w:tab/>
              <w:t>3134</w:t>
            </w:r>
            <w:r w:rsidRPr="007A7452">
              <w:rPr>
                <w:rFonts w:ascii="Times New Roman" w:hAnsi="Times New Roman"/>
                <w:color w:val="191919"/>
                <w:sz w:val="18"/>
                <w:szCs w:val="18"/>
              </w:rPr>
              <w:tab/>
              <w:t>Marketing Research</w:t>
            </w:r>
          </w:p>
        </w:tc>
        <w:tc>
          <w:tcPr>
            <w:tcW w:w="91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3</w:t>
            </w:r>
          </w:p>
        </w:tc>
        <w:tc>
          <w:tcPr>
            <w:tcW w:w="1130"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6"/>
        </w:trPr>
        <w:tc>
          <w:tcPr>
            <w:tcW w:w="7200" w:type="dxa"/>
            <w:tcBorders>
              <w:top w:val="nil"/>
              <w:left w:val="nil"/>
              <w:bottom w:val="nil"/>
              <w:right w:val="nil"/>
            </w:tcBorders>
          </w:tcPr>
          <w:p w:rsidR="0038476F" w:rsidRPr="007A7452" w:rsidRDefault="0038476F" w:rsidP="00886238">
            <w:pPr>
              <w:widowControl w:val="0"/>
              <w:tabs>
                <w:tab w:val="left" w:pos="1100"/>
                <w:tab w:val="left" w:pos="2180"/>
              </w:tabs>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MGMT</w:t>
            </w:r>
            <w:r w:rsidRPr="007A7452">
              <w:rPr>
                <w:rFonts w:ascii="Times New Roman" w:hAnsi="Times New Roman"/>
                <w:color w:val="191919"/>
                <w:sz w:val="18"/>
                <w:szCs w:val="18"/>
              </w:rPr>
              <w:tab/>
              <w:t>4</w:t>
            </w:r>
            <w:r w:rsidRPr="007A7452">
              <w:rPr>
                <w:rFonts w:ascii="Times New Roman" w:hAnsi="Times New Roman"/>
                <w:color w:val="191919"/>
                <w:spacing w:val="-7"/>
                <w:sz w:val="18"/>
                <w:szCs w:val="18"/>
              </w:rPr>
              <w:t>1</w:t>
            </w:r>
            <w:r w:rsidRPr="007A7452">
              <w:rPr>
                <w:rFonts w:ascii="Times New Roman" w:hAnsi="Times New Roman"/>
                <w:color w:val="191919"/>
                <w:sz w:val="18"/>
                <w:szCs w:val="18"/>
              </w:rPr>
              <w:t>10</w:t>
            </w:r>
            <w:r w:rsidRPr="007A7452">
              <w:rPr>
                <w:rFonts w:ascii="Times New Roman" w:hAnsi="Times New Roman"/>
                <w:color w:val="191919"/>
                <w:sz w:val="18"/>
                <w:szCs w:val="18"/>
              </w:rPr>
              <w:tab/>
              <w:t>O</w:t>
            </w:r>
            <w:r w:rsidRPr="007A7452">
              <w:rPr>
                <w:rFonts w:ascii="Times New Roman" w:hAnsi="Times New Roman"/>
                <w:color w:val="191919"/>
                <w:spacing w:val="-3"/>
                <w:sz w:val="18"/>
                <w:szCs w:val="18"/>
              </w:rPr>
              <w:t>r</w:t>
            </w:r>
            <w:r w:rsidRPr="007A7452">
              <w:rPr>
                <w:rFonts w:ascii="Times New Roman" w:hAnsi="Times New Roman"/>
                <w:color w:val="191919"/>
                <w:sz w:val="18"/>
                <w:szCs w:val="18"/>
              </w:rPr>
              <w:t>ganizational Behavior</w:t>
            </w:r>
          </w:p>
        </w:tc>
        <w:tc>
          <w:tcPr>
            <w:tcW w:w="91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3</w:t>
            </w:r>
          </w:p>
        </w:tc>
        <w:tc>
          <w:tcPr>
            <w:tcW w:w="1130"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4"/>
        </w:trPr>
        <w:tc>
          <w:tcPr>
            <w:tcW w:w="7200" w:type="dxa"/>
            <w:tcBorders>
              <w:top w:val="nil"/>
              <w:left w:val="nil"/>
              <w:bottom w:val="nil"/>
              <w:right w:val="nil"/>
            </w:tcBorders>
          </w:tcPr>
          <w:p w:rsidR="0038476F" w:rsidRPr="007A7452" w:rsidRDefault="0038476F" w:rsidP="00886238">
            <w:pPr>
              <w:widowControl w:val="0"/>
              <w:tabs>
                <w:tab w:val="left" w:pos="1100"/>
                <w:tab w:val="left" w:pos="2180"/>
              </w:tabs>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MKTG</w:t>
            </w:r>
            <w:r w:rsidRPr="007A7452">
              <w:rPr>
                <w:rFonts w:ascii="Times New Roman" w:hAnsi="Times New Roman"/>
                <w:color w:val="191919"/>
                <w:sz w:val="18"/>
                <w:szCs w:val="18"/>
              </w:rPr>
              <w:tab/>
              <w:t>3130</w:t>
            </w:r>
            <w:r w:rsidRPr="007A7452">
              <w:rPr>
                <w:rFonts w:ascii="Times New Roman" w:hAnsi="Times New Roman"/>
                <w:color w:val="191919"/>
                <w:sz w:val="18"/>
                <w:szCs w:val="18"/>
              </w:rPr>
              <w:tab/>
              <w:t>Consumer Behavior</w:t>
            </w:r>
          </w:p>
        </w:tc>
        <w:tc>
          <w:tcPr>
            <w:tcW w:w="91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3</w:t>
            </w:r>
          </w:p>
        </w:tc>
        <w:tc>
          <w:tcPr>
            <w:tcW w:w="1130"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322"/>
        </w:trPr>
        <w:tc>
          <w:tcPr>
            <w:tcW w:w="7200" w:type="dxa"/>
            <w:tcBorders>
              <w:top w:val="nil"/>
              <w:left w:val="nil"/>
              <w:bottom w:val="nil"/>
              <w:right w:val="nil"/>
            </w:tcBorders>
          </w:tcPr>
          <w:p w:rsidR="0038476F" w:rsidRPr="007A7452" w:rsidRDefault="0038476F" w:rsidP="00886238">
            <w:pPr>
              <w:widowControl w:val="0"/>
              <w:autoSpaceDE w:val="0"/>
              <w:autoSpaceDN w:val="0"/>
              <w:adjustRightInd w:val="0"/>
              <w:spacing w:after="0" w:line="194" w:lineRule="exact"/>
              <w:ind w:left="40"/>
              <w:rPr>
                <w:rFonts w:ascii="Times New Roman" w:hAnsi="Times New Roman"/>
                <w:sz w:val="24"/>
                <w:szCs w:val="24"/>
              </w:rPr>
            </w:pPr>
            <w:r w:rsidRPr="007A7452">
              <w:rPr>
                <w:rFonts w:ascii="Times New Roman" w:hAnsi="Times New Roman"/>
                <w:b/>
                <w:bCs/>
                <w:color w:val="191919"/>
                <w:spacing w:val="-17"/>
                <w:sz w:val="18"/>
                <w:szCs w:val="18"/>
              </w:rPr>
              <w:t>T</w:t>
            </w:r>
            <w:r w:rsidRPr="007A7452">
              <w:rPr>
                <w:rFonts w:ascii="Times New Roman" w:hAnsi="Times New Roman"/>
                <w:b/>
                <w:bCs/>
                <w:color w:val="191919"/>
                <w:sz w:val="18"/>
                <w:szCs w:val="18"/>
              </w:rPr>
              <w:t>otal</w:t>
            </w:r>
          </w:p>
        </w:tc>
        <w:tc>
          <w:tcPr>
            <w:tcW w:w="910" w:type="dxa"/>
            <w:tcBorders>
              <w:top w:val="nil"/>
              <w:left w:val="nil"/>
              <w:bottom w:val="nil"/>
              <w:right w:val="nil"/>
            </w:tcBorders>
          </w:tcPr>
          <w:p w:rsidR="0038476F" w:rsidRPr="007A7452" w:rsidRDefault="0038476F" w:rsidP="00886238">
            <w:pPr>
              <w:widowControl w:val="0"/>
              <w:autoSpaceDE w:val="0"/>
              <w:autoSpaceDN w:val="0"/>
              <w:adjustRightInd w:val="0"/>
              <w:spacing w:after="0" w:line="194" w:lineRule="exact"/>
              <w:ind w:left="40"/>
              <w:rPr>
                <w:rFonts w:ascii="Times New Roman" w:hAnsi="Times New Roman"/>
                <w:sz w:val="24"/>
                <w:szCs w:val="24"/>
              </w:rPr>
            </w:pPr>
            <w:r w:rsidRPr="007A7452">
              <w:rPr>
                <w:rFonts w:ascii="Times New Roman" w:hAnsi="Times New Roman"/>
                <w:b/>
                <w:bCs/>
                <w:color w:val="191919"/>
                <w:sz w:val="18"/>
                <w:szCs w:val="18"/>
              </w:rPr>
              <w:t>15</w:t>
            </w:r>
          </w:p>
        </w:tc>
        <w:tc>
          <w:tcPr>
            <w:tcW w:w="1130" w:type="dxa"/>
            <w:tcBorders>
              <w:top w:val="nil"/>
              <w:left w:val="nil"/>
              <w:bottom w:val="nil"/>
              <w:right w:val="nil"/>
            </w:tcBorders>
          </w:tcPr>
          <w:p w:rsidR="0038476F" w:rsidRPr="007A7452" w:rsidRDefault="0038476F" w:rsidP="00886238">
            <w:pPr>
              <w:widowControl w:val="0"/>
              <w:autoSpaceDE w:val="0"/>
              <w:autoSpaceDN w:val="0"/>
              <w:adjustRightInd w:val="0"/>
              <w:spacing w:after="0" w:line="194" w:lineRule="exact"/>
              <w:ind w:left="537" w:right="347"/>
              <w:jc w:val="center"/>
              <w:rPr>
                <w:rFonts w:ascii="Times New Roman" w:hAnsi="Times New Roman"/>
                <w:sz w:val="24"/>
                <w:szCs w:val="24"/>
              </w:rPr>
            </w:pPr>
            <w:r w:rsidRPr="007A7452">
              <w:rPr>
                <w:rFonts w:ascii="Times New Roman" w:hAnsi="Times New Roman"/>
                <w:b/>
                <w:bCs/>
                <w:color w:val="191919"/>
                <w:sz w:val="18"/>
                <w:szCs w:val="18"/>
              </w:rPr>
              <w:t>18</w:t>
            </w:r>
          </w:p>
        </w:tc>
      </w:tr>
      <w:tr w:rsidR="0038476F" w:rsidRPr="007A7452" w:rsidTr="00886238">
        <w:trPr>
          <w:trHeight w:hRule="exact" w:val="326"/>
        </w:trPr>
        <w:tc>
          <w:tcPr>
            <w:tcW w:w="7200" w:type="dxa"/>
            <w:tcBorders>
              <w:top w:val="nil"/>
              <w:left w:val="nil"/>
              <w:bottom w:val="nil"/>
              <w:right w:val="nil"/>
            </w:tcBorders>
          </w:tcPr>
          <w:p w:rsidR="0038476F" w:rsidRPr="007A7452" w:rsidRDefault="0038476F" w:rsidP="00886238">
            <w:pPr>
              <w:widowControl w:val="0"/>
              <w:autoSpaceDE w:val="0"/>
              <w:autoSpaceDN w:val="0"/>
              <w:adjustRightInd w:val="0"/>
              <w:spacing w:before="96" w:after="0" w:line="240" w:lineRule="auto"/>
              <w:ind w:left="40"/>
              <w:rPr>
                <w:rFonts w:ascii="Times New Roman" w:hAnsi="Times New Roman"/>
                <w:sz w:val="24"/>
                <w:szCs w:val="24"/>
              </w:rPr>
            </w:pPr>
            <w:r w:rsidRPr="007A7452">
              <w:rPr>
                <w:rFonts w:ascii="Times New Roman" w:hAnsi="Times New Roman"/>
                <w:b/>
                <w:bCs/>
                <w:color w:val="191919"/>
                <w:sz w:val="18"/>
                <w:szCs w:val="18"/>
              </w:rPr>
              <w:t>Senior</w:t>
            </w:r>
            <w:r w:rsidRPr="007A7452">
              <w:rPr>
                <w:rFonts w:ascii="Times New Roman" w:hAnsi="Times New Roman"/>
                <w:b/>
                <w:bCs/>
                <w:color w:val="191919"/>
                <w:spacing w:val="-10"/>
                <w:sz w:val="18"/>
                <w:szCs w:val="18"/>
              </w:rPr>
              <w:t xml:space="preserve"> </w:t>
            </w:r>
            <w:r w:rsidRPr="007A7452">
              <w:rPr>
                <w:rFonts w:ascii="Times New Roman" w:hAnsi="Times New Roman"/>
                <w:b/>
                <w:bCs/>
                <w:color w:val="191919"/>
                <w:spacing w:val="-20"/>
                <w:sz w:val="18"/>
                <w:szCs w:val="18"/>
              </w:rPr>
              <w:t>Y</w:t>
            </w:r>
            <w:r w:rsidRPr="007A7452">
              <w:rPr>
                <w:rFonts w:ascii="Times New Roman" w:hAnsi="Times New Roman"/>
                <w:b/>
                <w:bCs/>
                <w:color w:val="191919"/>
                <w:sz w:val="18"/>
                <w:szCs w:val="18"/>
              </w:rPr>
              <w:t>ear</w:t>
            </w:r>
          </w:p>
        </w:tc>
        <w:tc>
          <w:tcPr>
            <w:tcW w:w="910"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c>
          <w:tcPr>
            <w:tcW w:w="1130"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8"/>
        </w:trPr>
        <w:tc>
          <w:tcPr>
            <w:tcW w:w="7200" w:type="dxa"/>
            <w:tcBorders>
              <w:top w:val="nil"/>
              <w:left w:val="nil"/>
              <w:bottom w:val="nil"/>
              <w:right w:val="nil"/>
            </w:tcBorders>
          </w:tcPr>
          <w:p w:rsidR="0038476F" w:rsidRPr="007A7452" w:rsidRDefault="0038476F" w:rsidP="00886238">
            <w:pPr>
              <w:widowControl w:val="0"/>
              <w:tabs>
                <w:tab w:val="left" w:pos="1100"/>
                <w:tab w:val="left" w:pos="2180"/>
              </w:tabs>
              <w:autoSpaceDE w:val="0"/>
              <w:autoSpaceDN w:val="0"/>
              <w:adjustRightInd w:val="0"/>
              <w:spacing w:after="0" w:line="197" w:lineRule="exact"/>
              <w:ind w:left="40"/>
              <w:rPr>
                <w:rFonts w:ascii="Times New Roman" w:hAnsi="Times New Roman"/>
                <w:sz w:val="24"/>
                <w:szCs w:val="24"/>
              </w:rPr>
            </w:pPr>
            <w:r w:rsidRPr="007A7452">
              <w:rPr>
                <w:rFonts w:ascii="Times New Roman" w:hAnsi="Times New Roman"/>
                <w:color w:val="191919"/>
                <w:sz w:val="18"/>
                <w:szCs w:val="18"/>
              </w:rPr>
              <w:t>MKTG</w:t>
            </w:r>
            <w:r w:rsidRPr="007A7452">
              <w:rPr>
                <w:rFonts w:ascii="Times New Roman" w:hAnsi="Times New Roman"/>
                <w:color w:val="191919"/>
                <w:sz w:val="18"/>
                <w:szCs w:val="18"/>
              </w:rPr>
              <w:tab/>
              <w:t>3136</w:t>
            </w:r>
            <w:r w:rsidRPr="007A7452">
              <w:rPr>
                <w:rFonts w:ascii="Times New Roman" w:hAnsi="Times New Roman"/>
                <w:color w:val="191919"/>
                <w:sz w:val="18"/>
                <w:szCs w:val="18"/>
              </w:rPr>
              <w:tab/>
              <w:t>Promotion and</w:t>
            </w:r>
            <w:r w:rsidRPr="007A7452">
              <w:rPr>
                <w:rFonts w:ascii="Times New Roman" w:hAnsi="Times New Roman"/>
                <w:color w:val="191919"/>
                <w:spacing w:val="-10"/>
                <w:sz w:val="18"/>
                <w:szCs w:val="18"/>
              </w:rPr>
              <w:t xml:space="preserve"> </w:t>
            </w:r>
            <w:r w:rsidRPr="007A7452">
              <w:rPr>
                <w:rFonts w:ascii="Times New Roman" w:hAnsi="Times New Roman"/>
                <w:color w:val="191919"/>
                <w:sz w:val="18"/>
                <w:szCs w:val="18"/>
              </w:rPr>
              <w:t>Advertising</w:t>
            </w:r>
          </w:p>
        </w:tc>
        <w:tc>
          <w:tcPr>
            <w:tcW w:w="910" w:type="dxa"/>
            <w:tcBorders>
              <w:top w:val="nil"/>
              <w:left w:val="nil"/>
              <w:bottom w:val="nil"/>
              <w:right w:val="nil"/>
            </w:tcBorders>
          </w:tcPr>
          <w:p w:rsidR="0038476F" w:rsidRPr="007A7452" w:rsidRDefault="0038476F" w:rsidP="00886238">
            <w:pPr>
              <w:widowControl w:val="0"/>
              <w:autoSpaceDE w:val="0"/>
              <w:autoSpaceDN w:val="0"/>
              <w:adjustRightInd w:val="0"/>
              <w:spacing w:after="0" w:line="197" w:lineRule="exact"/>
              <w:ind w:left="40"/>
              <w:rPr>
                <w:rFonts w:ascii="Times New Roman" w:hAnsi="Times New Roman"/>
                <w:sz w:val="24"/>
                <w:szCs w:val="24"/>
              </w:rPr>
            </w:pPr>
            <w:r w:rsidRPr="007A7452">
              <w:rPr>
                <w:rFonts w:ascii="Times New Roman" w:hAnsi="Times New Roman"/>
                <w:color w:val="191919"/>
                <w:sz w:val="18"/>
                <w:szCs w:val="18"/>
              </w:rPr>
              <w:t>3</w:t>
            </w:r>
          </w:p>
        </w:tc>
        <w:tc>
          <w:tcPr>
            <w:tcW w:w="1130"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6"/>
        </w:trPr>
        <w:tc>
          <w:tcPr>
            <w:tcW w:w="7200" w:type="dxa"/>
            <w:tcBorders>
              <w:top w:val="nil"/>
              <w:left w:val="nil"/>
              <w:bottom w:val="nil"/>
              <w:right w:val="nil"/>
            </w:tcBorders>
          </w:tcPr>
          <w:p w:rsidR="0038476F" w:rsidRPr="007A7452" w:rsidRDefault="0038476F" w:rsidP="00886238">
            <w:pPr>
              <w:widowControl w:val="0"/>
              <w:tabs>
                <w:tab w:val="left" w:pos="1100"/>
                <w:tab w:val="left" w:pos="2180"/>
              </w:tabs>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MKTG</w:t>
            </w:r>
            <w:r w:rsidRPr="007A7452">
              <w:rPr>
                <w:rFonts w:ascii="Times New Roman" w:hAnsi="Times New Roman"/>
                <w:color w:val="191919"/>
                <w:sz w:val="18"/>
                <w:szCs w:val="18"/>
              </w:rPr>
              <w:tab/>
              <w:t>4170</w:t>
            </w:r>
            <w:r w:rsidRPr="007A7452">
              <w:rPr>
                <w:rFonts w:ascii="Times New Roman" w:hAnsi="Times New Roman"/>
                <w:color w:val="191919"/>
                <w:sz w:val="18"/>
                <w:szCs w:val="18"/>
              </w:rPr>
              <w:tab/>
              <w:t>Marketing Management</w:t>
            </w:r>
          </w:p>
        </w:tc>
        <w:tc>
          <w:tcPr>
            <w:tcW w:w="91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3</w:t>
            </w:r>
          </w:p>
        </w:tc>
        <w:tc>
          <w:tcPr>
            <w:tcW w:w="1130"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6"/>
        </w:trPr>
        <w:tc>
          <w:tcPr>
            <w:tcW w:w="7200" w:type="dxa"/>
            <w:tcBorders>
              <w:top w:val="nil"/>
              <w:left w:val="nil"/>
              <w:bottom w:val="nil"/>
              <w:right w:val="nil"/>
            </w:tcBorders>
          </w:tcPr>
          <w:p w:rsidR="0038476F" w:rsidRPr="007A7452" w:rsidRDefault="0038476F" w:rsidP="00886238">
            <w:pPr>
              <w:widowControl w:val="0"/>
              <w:tabs>
                <w:tab w:val="left" w:pos="1100"/>
                <w:tab w:val="left" w:pos="2180"/>
              </w:tabs>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MKTG</w:t>
            </w:r>
            <w:r w:rsidRPr="007A7452">
              <w:rPr>
                <w:rFonts w:ascii="Times New Roman" w:hAnsi="Times New Roman"/>
                <w:color w:val="191919"/>
                <w:sz w:val="18"/>
                <w:szCs w:val="18"/>
              </w:rPr>
              <w:tab/>
              <w:t>3132</w:t>
            </w:r>
            <w:r w:rsidRPr="007A7452">
              <w:rPr>
                <w:rFonts w:ascii="Times New Roman" w:hAnsi="Times New Roman"/>
                <w:color w:val="191919"/>
                <w:sz w:val="18"/>
                <w:szCs w:val="18"/>
              </w:rPr>
              <w:tab/>
              <w:t>Fundamental of Selling</w:t>
            </w:r>
          </w:p>
        </w:tc>
        <w:tc>
          <w:tcPr>
            <w:tcW w:w="91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3</w:t>
            </w:r>
          </w:p>
        </w:tc>
        <w:tc>
          <w:tcPr>
            <w:tcW w:w="1130"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6"/>
        </w:trPr>
        <w:tc>
          <w:tcPr>
            <w:tcW w:w="7200" w:type="dxa"/>
            <w:tcBorders>
              <w:top w:val="nil"/>
              <w:left w:val="nil"/>
              <w:bottom w:val="nil"/>
              <w:right w:val="nil"/>
            </w:tcBorders>
          </w:tcPr>
          <w:p w:rsidR="0038476F" w:rsidRPr="007A7452" w:rsidRDefault="0038476F" w:rsidP="00886238">
            <w:pPr>
              <w:widowControl w:val="0"/>
              <w:tabs>
                <w:tab w:val="left" w:pos="1100"/>
                <w:tab w:val="left" w:pos="2180"/>
              </w:tabs>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MKTG</w:t>
            </w:r>
            <w:r w:rsidRPr="007A7452">
              <w:rPr>
                <w:rFonts w:ascii="Times New Roman" w:hAnsi="Times New Roman"/>
                <w:color w:val="191919"/>
                <w:sz w:val="18"/>
                <w:szCs w:val="18"/>
              </w:rPr>
              <w:tab/>
              <w:t>4130</w:t>
            </w:r>
            <w:r w:rsidRPr="007A7452">
              <w:rPr>
                <w:rFonts w:ascii="Times New Roman" w:hAnsi="Times New Roman"/>
                <w:color w:val="191919"/>
                <w:sz w:val="18"/>
                <w:szCs w:val="18"/>
              </w:rPr>
              <w:tab/>
              <w:t>Marketing Channel</w:t>
            </w:r>
          </w:p>
        </w:tc>
        <w:tc>
          <w:tcPr>
            <w:tcW w:w="91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3</w:t>
            </w:r>
          </w:p>
        </w:tc>
        <w:tc>
          <w:tcPr>
            <w:tcW w:w="1130"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6"/>
        </w:trPr>
        <w:tc>
          <w:tcPr>
            <w:tcW w:w="7200" w:type="dxa"/>
            <w:tcBorders>
              <w:top w:val="nil"/>
              <w:left w:val="nil"/>
              <w:bottom w:val="nil"/>
              <w:right w:val="nil"/>
            </w:tcBorders>
          </w:tcPr>
          <w:p w:rsidR="0038476F" w:rsidRPr="007A7452" w:rsidRDefault="0038476F" w:rsidP="00886238">
            <w:pPr>
              <w:widowControl w:val="0"/>
              <w:tabs>
                <w:tab w:val="left" w:pos="1100"/>
                <w:tab w:val="left" w:pos="2180"/>
              </w:tabs>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MGMT</w:t>
            </w:r>
            <w:r w:rsidRPr="007A7452">
              <w:rPr>
                <w:rFonts w:ascii="Times New Roman" w:hAnsi="Times New Roman"/>
                <w:color w:val="191919"/>
                <w:sz w:val="18"/>
                <w:szCs w:val="18"/>
              </w:rPr>
              <w:tab/>
              <w:t>4125</w:t>
            </w:r>
            <w:r w:rsidRPr="007A7452">
              <w:rPr>
                <w:rFonts w:ascii="Times New Roman" w:hAnsi="Times New Roman"/>
                <w:color w:val="191919"/>
                <w:sz w:val="18"/>
                <w:szCs w:val="18"/>
              </w:rPr>
              <w:tab/>
              <w:t>Human Resource Management</w:t>
            </w:r>
          </w:p>
        </w:tc>
        <w:tc>
          <w:tcPr>
            <w:tcW w:w="91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3</w:t>
            </w:r>
          </w:p>
        </w:tc>
        <w:tc>
          <w:tcPr>
            <w:tcW w:w="1130"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6"/>
        </w:trPr>
        <w:tc>
          <w:tcPr>
            <w:tcW w:w="7200" w:type="dxa"/>
            <w:tcBorders>
              <w:top w:val="nil"/>
              <w:left w:val="nil"/>
              <w:bottom w:val="nil"/>
              <w:right w:val="nil"/>
            </w:tcBorders>
          </w:tcPr>
          <w:p w:rsidR="0038476F" w:rsidRPr="007A7452" w:rsidRDefault="0038476F" w:rsidP="00886238">
            <w:pPr>
              <w:widowControl w:val="0"/>
              <w:tabs>
                <w:tab w:val="left" w:pos="1100"/>
                <w:tab w:val="left" w:pos="2180"/>
              </w:tabs>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BUSA</w:t>
            </w:r>
            <w:r w:rsidRPr="007A7452">
              <w:rPr>
                <w:rFonts w:ascii="Times New Roman" w:hAnsi="Times New Roman"/>
                <w:color w:val="191919"/>
                <w:sz w:val="18"/>
                <w:szCs w:val="18"/>
              </w:rPr>
              <w:tab/>
              <w:t>4105</w:t>
            </w:r>
            <w:r w:rsidRPr="007A7452">
              <w:rPr>
                <w:rFonts w:ascii="Times New Roman" w:hAnsi="Times New Roman"/>
                <w:color w:val="191919"/>
                <w:sz w:val="18"/>
                <w:szCs w:val="18"/>
              </w:rPr>
              <w:tab/>
              <w:t>International Business</w:t>
            </w:r>
          </w:p>
        </w:tc>
        <w:tc>
          <w:tcPr>
            <w:tcW w:w="91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3</w:t>
            </w:r>
          </w:p>
        </w:tc>
        <w:tc>
          <w:tcPr>
            <w:tcW w:w="1130"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6"/>
        </w:trPr>
        <w:tc>
          <w:tcPr>
            <w:tcW w:w="720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Area H: ELECTIVE Bus. Elective (3000/4000 Bus. Course)</w:t>
            </w:r>
          </w:p>
        </w:tc>
        <w:tc>
          <w:tcPr>
            <w:tcW w:w="91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3</w:t>
            </w:r>
          </w:p>
        </w:tc>
        <w:tc>
          <w:tcPr>
            <w:tcW w:w="1130"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216"/>
        </w:trPr>
        <w:tc>
          <w:tcPr>
            <w:tcW w:w="720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Area H: ELECTIVE Non-Bus. Elect. (See Checksheet for Courses)</w:t>
            </w:r>
          </w:p>
        </w:tc>
        <w:tc>
          <w:tcPr>
            <w:tcW w:w="91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sz w:val="24"/>
                <w:szCs w:val="24"/>
              </w:rPr>
            </w:pPr>
            <w:r w:rsidRPr="007A7452">
              <w:rPr>
                <w:rFonts w:ascii="Times New Roman" w:hAnsi="Times New Roman"/>
                <w:color w:val="191919"/>
                <w:sz w:val="18"/>
                <w:szCs w:val="18"/>
              </w:rPr>
              <w:t>3</w:t>
            </w:r>
          </w:p>
        </w:tc>
        <w:tc>
          <w:tcPr>
            <w:tcW w:w="1130" w:type="dxa"/>
            <w:tcBorders>
              <w:top w:val="nil"/>
              <w:left w:val="nil"/>
              <w:bottom w:val="nil"/>
              <w:right w:val="nil"/>
            </w:tcBorders>
          </w:tcPr>
          <w:p w:rsidR="0038476F" w:rsidRPr="007A7452" w:rsidRDefault="0038476F" w:rsidP="00886238">
            <w:pPr>
              <w:widowControl w:val="0"/>
              <w:autoSpaceDE w:val="0"/>
              <w:autoSpaceDN w:val="0"/>
              <w:adjustRightInd w:val="0"/>
              <w:spacing w:after="0" w:line="240" w:lineRule="auto"/>
              <w:rPr>
                <w:rFonts w:ascii="Times New Roman" w:hAnsi="Times New Roman"/>
                <w:sz w:val="24"/>
                <w:szCs w:val="24"/>
              </w:rPr>
            </w:pPr>
          </w:p>
        </w:tc>
      </w:tr>
      <w:tr w:rsidR="0038476F" w:rsidRPr="007A7452" w:rsidTr="00886238">
        <w:trPr>
          <w:trHeight w:hRule="exact" w:val="511"/>
        </w:trPr>
        <w:tc>
          <w:tcPr>
            <w:tcW w:w="7200" w:type="dxa"/>
            <w:tcBorders>
              <w:top w:val="nil"/>
              <w:left w:val="nil"/>
              <w:bottom w:val="nil"/>
              <w:right w:val="nil"/>
            </w:tcBorders>
          </w:tcPr>
          <w:p w:rsidR="0038476F" w:rsidRPr="007A7452" w:rsidRDefault="0038476F" w:rsidP="00886238">
            <w:pPr>
              <w:widowControl w:val="0"/>
              <w:autoSpaceDE w:val="0"/>
              <w:autoSpaceDN w:val="0"/>
              <w:adjustRightInd w:val="0"/>
              <w:spacing w:after="0" w:line="195" w:lineRule="exact"/>
              <w:ind w:left="40"/>
              <w:rPr>
                <w:rFonts w:ascii="Times New Roman" w:hAnsi="Times New Roman"/>
                <w:color w:val="000000"/>
                <w:sz w:val="18"/>
                <w:szCs w:val="18"/>
              </w:rPr>
            </w:pPr>
            <w:r w:rsidRPr="007A7452">
              <w:rPr>
                <w:rFonts w:ascii="Times New Roman" w:hAnsi="Times New Roman"/>
                <w:color w:val="191919"/>
                <w:sz w:val="18"/>
                <w:szCs w:val="18"/>
              </w:rPr>
              <w:t>MGMT</w:t>
            </w:r>
            <w:r w:rsidRPr="007A7452">
              <w:rPr>
                <w:rFonts w:ascii="Times New Roman" w:hAnsi="Times New Roman"/>
                <w:color w:val="191919"/>
                <w:spacing w:val="-3"/>
                <w:sz w:val="18"/>
                <w:szCs w:val="18"/>
              </w:rPr>
              <w:t xml:space="preserve"> </w:t>
            </w:r>
            <w:r w:rsidRPr="007A7452">
              <w:rPr>
                <w:rFonts w:ascii="Times New Roman" w:hAnsi="Times New Roman"/>
                <w:color w:val="191919"/>
                <w:sz w:val="18"/>
                <w:szCs w:val="18"/>
              </w:rPr>
              <w:t>4199 Business Polic</w:t>
            </w:r>
            <w:r w:rsidRPr="007A7452">
              <w:rPr>
                <w:rFonts w:ascii="Times New Roman" w:hAnsi="Times New Roman"/>
                <w:color w:val="191919"/>
                <w:spacing w:val="8"/>
                <w:sz w:val="18"/>
                <w:szCs w:val="18"/>
              </w:rPr>
              <w:t>y</w:t>
            </w:r>
            <w:r w:rsidRPr="007A7452">
              <w:rPr>
                <w:rFonts w:ascii="Times New Roman" w:hAnsi="Times New Roman"/>
                <w:color w:val="191919"/>
                <w:sz w:val="18"/>
                <w:szCs w:val="18"/>
              </w:rPr>
              <w:t>3</w:t>
            </w:r>
          </w:p>
          <w:p w:rsidR="0038476F" w:rsidRPr="007A7452" w:rsidRDefault="0038476F" w:rsidP="00886238">
            <w:pPr>
              <w:widowControl w:val="0"/>
              <w:autoSpaceDE w:val="0"/>
              <w:autoSpaceDN w:val="0"/>
              <w:adjustRightInd w:val="0"/>
              <w:spacing w:before="6" w:after="0" w:line="240" w:lineRule="auto"/>
              <w:ind w:left="40"/>
              <w:rPr>
                <w:rFonts w:ascii="Times New Roman" w:hAnsi="Times New Roman"/>
                <w:sz w:val="24"/>
                <w:szCs w:val="24"/>
              </w:rPr>
            </w:pPr>
            <w:r w:rsidRPr="007A7452">
              <w:rPr>
                <w:rFonts w:ascii="Times New Roman" w:hAnsi="Times New Roman"/>
                <w:b/>
                <w:bCs/>
                <w:color w:val="191919"/>
                <w:spacing w:val="-17"/>
                <w:sz w:val="18"/>
                <w:szCs w:val="18"/>
              </w:rPr>
              <w:t>T</w:t>
            </w:r>
            <w:r w:rsidRPr="007A7452">
              <w:rPr>
                <w:rFonts w:ascii="Times New Roman" w:hAnsi="Times New Roman"/>
                <w:b/>
                <w:bCs/>
                <w:color w:val="191919"/>
                <w:sz w:val="18"/>
                <w:szCs w:val="18"/>
              </w:rPr>
              <w:t>otal</w:t>
            </w:r>
          </w:p>
        </w:tc>
        <w:tc>
          <w:tcPr>
            <w:tcW w:w="910" w:type="dxa"/>
            <w:tcBorders>
              <w:top w:val="nil"/>
              <w:left w:val="nil"/>
              <w:bottom w:val="nil"/>
              <w:right w:val="nil"/>
            </w:tcBorders>
          </w:tcPr>
          <w:p w:rsidR="0038476F" w:rsidRPr="007A7452" w:rsidRDefault="0038476F" w:rsidP="00886238">
            <w:pPr>
              <w:widowControl w:val="0"/>
              <w:autoSpaceDE w:val="0"/>
              <w:autoSpaceDN w:val="0"/>
              <w:adjustRightInd w:val="0"/>
              <w:spacing w:before="1" w:after="0" w:line="200" w:lineRule="exact"/>
              <w:rPr>
                <w:rFonts w:ascii="Times New Roman" w:hAnsi="Times New Roman"/>
                <w:sz w:val="20"/>
                <w:szCs w:val="20"/>
              </w:rPr>
            </w:pPr>
          </w:p>
          <w:p w:rsidR="0038476F" w:rsidRPr="007A7452" w:rsidRDefault="0038476F" w:rsidP="00886238">
            <w:pPr>
              <w:widowControl w:val="0"/>
              <w:autoSpaceDE w:val="0"/>
              <w:autoSpaceDN w:val="0"/>
              <w:adjustRightInd w:val="0"/>
              <w:spacing w:after="0" w:line="240" w:lineRule="auto"/>
              <w:ind w:left="40"/>
              <w:rPr>
                <w:rFonts w:ascii="Times New Roman" w:hAnsi="Times New Roman"/>
                <w:sz w:val="24"/>
                <w:szCs w:val="24"/>
              </w:rPr>
            </w:pPr>
            <w:r w:rsidRPr="007A7452">
              <w:rPr>
                <w:rFonts w:ascii="Times New Roman" w:hAnsi="Times New Roman"/>
                <w:b/>
                <w:bCs/>
                <w:color w:val="191919"/>
                <w:sz w:val="18"/>
                <w:szCs w:val="18"/>
              </w:rPr>
              <w:t>12</w:t>
            </w:r>
          </w:p>
        </w:tc>
        <w:tc>
          <w:tcPr>
            <w:tcW w:w="1130" w:type="dxa"/>
            <w:tcBorders>
              <w:top w:val="nil"/>
              <w:left w:val="nil"/>
              <w:bottom w:val="nil"/>
              <w:right w:val="nil"/>
            </w:tcBorders>
          </w:tcPr>
          <w:p w:rsidR="0038476F" w:rsidRPr="007A7452" w:rsidRDefault="0038476F" w:rsidP="00886238">
            <w:pPr>
              <w:widowControl w:val="0"/>
              <w:autoSpaceDE w:val="0"/>
              <w:autoSpaceDN w:val="0"/>
              <w:adjustRightInd w:val="0"/>
              <w:spacing w:before="1" w:after="0" w:line="200" w:lineRule="exact"/>
              <w:rPr>
                <w:rFonts w:ascii="Times New Roman" w:hAnsi="Times New Roman"/>
                <w:sz w:val="20"/>
                <w:szCs w:val="20"/>
              </w:rPr>
            </w:pPr>
          </w:p>
          <w:p w:rsidR="0038476F" w:rsidRPr="007A7452" w:rsidRDefault="0038476F" w:rsidP="00886238">
            <w:pPr>
              <w:widowControl w:val="0"/>
              <w:autoSpaceDE w:val="0"/>
              <w:autoSpaceDN w:val="0"/>
              <w:adjustRightInd w:val="0"/>
              <w:spacing w:after="0" w:line="240" w:lineRule="auto"/>
              <w:ind w:left="537" w:right="347"/>
              <w:jc w:val="center"/>
              <w:rPr>
                <w:rFonts w:ascii="Times New Roman" w:hAnsi="Times New Roman"/>
                <w:sz w:val="24"/>
                <w:szCs w:val="24"/>
              </w:rPr>
            </w:pPr>
            <w:r w:rsidRPr="007A7452">
              <w:rPr>
                <w:rFonts w:ascii="Times New Roman" w:hAnsi="Times New Roman"/>
                <w:b/>
                <w:bCs/>
                <w:color w:val="191919"/>
                <w:sz w:val="18"/>
                <w:szCs w:val="18"/>
              </w:rPr>
              <w:t>15</w:t>
            </w:r>
          </w:p>
        </w:tc>
      </w:tr>
    </w:tbl>
    <w:p w:rsidR="0038476F" w:rsidRDefault="0038476F" w:rsidP="0038476F">
      <w:pPr>
        <w:widowControl w:val="0"/>
        <w:autoSpaceDE w:val="0"/>
        <w:autoSpaceDN w:val="0"/>
        <w:adjustRightInd w:val="0"/>
        <w:spacing w:before="4" w:after="0" w:line="160" w:lineRule="exact"/>
        <w:rPr>
          <w:rFonts w:ascii="Times New Roman" w:hAnsi="Times New Roman"/>
          <w:sz w:val="16"/>
          <w:szCs w:val="16"/>
        </w:rPr>
      </w:pPr>
    </w:p>
    <w:p w:rsidR="0038476F" w:rsidRDefault="0038476F" w:rsidP="0038476F">
      <w:pPr>
        <w:widowControl w:val="0"/>
        <w:autoSpaceDE w:val="0"/>
        <w:autoSpaceDN w:val="0"/>
        <w:adjustRightInd w:val="0"/>
        <w:spacing w:after="0" w:line="200" w:lineRule="exact"/>
        <w:rPr>
          <w:rFonts w:ascii="Times New Roman" w:hAnsi="Times New Roman"/>
          <w:sz w:val="20"/>
          <w:szCs w:val="20"/>
        </w:rPr>
      </w:pPr>
    </w:p>
    <w:p w:rsidR="0038476F" w:rsidRDefault="0038476F" w:rsidP="0038476F">
      <w:pPr>
        <w:widowControl w:val="0"/>
        <w:autoSpaceDE w:val="0"/>
        <w:autoSpaceDN w:val="0"/>
        <w:adjustRightInd w:val="0"/>
        <w:spacing w:after="0" w:line="200" w:lineRule="exact"/>
        <w:rPr>
          <w:rFonts w:ascii="Times New Roman" w:hAnsi="Times New Roman"/>
          <w:sz w:val="20"/>
          <w:szCs w:val="20"/>
        </w:rPr>
      </w:pPr>
    </w:p>
    <w:p w:rsidR="0038476F" w:rsidRDefault="0038476F" w:rsidP="0038476F">
      <w:pPr>
        <w:widowControl w:val="0"/>
        <w:autoSpaceDE w:val="0"/>
        <w:autoSpaceDN w:val="0"/>
        <w:adjustRightInd w:val="0"/>
        <w:spacing w:after="0" w:line="200" w:lineRule="exact"/>
        <w:rPr>
          <w:rFonts w:ascii="Times New Roman" w:hAnsi="Times New Roman"/>
          <w:sz w:val="20"/>
          <w:szCs w:val="20"/>
        </w:rPr>
      </w:pPr>
    </w:p>
    <w:p w:rsidR="0038476F" w:rsidRDefault="0038476F" w:rsidP="0038476F">
      <w:pPr>
        <w:widowControl w:val="0"/>
        <w:autoSpaceDE w:val="0"/>
        <w:autoSpaceDN w:val="0"/>
        <w:adjustRightInd w:val="0"/>
        <w:spacing w:after="0" w:line="200" w:lineRule="exact"/>
        <w:rPr>
          <w:rFonts w:ascii="Times New Roman" w:hAnsi="Times New Roman"/>
          <w:sz w:val="20"/>
          <w:szCs w:val="20"/>
        </w:rPr>
      </w:pPr>
    </w:p>
    <w:p w:rsidR="0038476F" w:rsidRDefault="0038476F" w:rsidP="0038476F">
      <w:pPr>
        <w:widowControl w:val="0"/>
        <w:autoSpaceDE w:val="0"/>
        <w:autoSpaceDN w:val="0"/>
        <w:adjustRightInd w:val="0"/>
        <w:spacing w:after="0" w:line="200" w:lineRule="exact"/>
        <w:rPr>
          <w:rFonts w:ascii="Times New Roman" w:hAnsi="Times New Roman"/>
          <w:sz w:val="20"/>
          <w:szCs w:val="20"/>
        </w:rPr>
      </w:pPr>
    </w:p>
    <w:p w:rsidR="0038476F" w:rsidRDefault="0038476F" w:rsidP="0038476F">
      <w:pPr>
        <w:widowControl w:val="0"/>
        <w:autoSpaceDE w:val="0"/>
        <w:autoSpaceDN w:val="0"/>
        <w:adjustRightInd w:val="0"/>
        <w:spacing w:after="0" w:line="200" w:lineRule="exact"/>
        <w:rPr>
          <w:rFonts w:ascii="Times New Roman" w:hAnsi="Times New Roman"/>
          <w:sz w:val="20"/>
          <w:szCs w:val="20"/>
        </w:rPr>
      </w:pPr>
    </w:p>
    <w:p w:rsidR="0038476F" w:rsidRDefault="0038476F" w:rsidP="0038476F">
      <w:pPr>
        <w:widowControl w:val="0"/>
        <w:autoSpaceDE w:val="0"/>
        <w:autoSpaceDN w:val="0"/>
        <w:adjustRightInd w:val="0"/>
        <w:spacing w:after="0" w:line="200" w:lineRule="exact"/>
        <w:rPr>
          <w:rFonts w:ascii="Times New Roman" w:hAnsi="Times New Roman"/>
          <w:sz w:val="20"/>
          <w:szCs w:val="20"/>
        </w:rPr>
      </w:pPr>
    </w:p>
    <w:p w:rsidR="0038476F" w:rsidRDefault="0038476F" w:rsidP="0038476F">
      <w:pPr>
        <w:widowControl w:val="0"/>
        <w:autoSpaceDE w:val="0"/>
        <w:autoSpaceDN w:val="0"/>
        <w:adjustRightInd w:val="0"/>
        <w:spacing w:after="0" w:line="200" w:lineRule="exact"/>
        <w:rPr>
          <w:rFonts w:ascii="Times New Roman" w:hAnsi="Times New Roman"/>
          <w:sz w:val="20"/>
          <w:szCs w:val="20"/>
        </w:rPr>
      </w:pPr>
    </w:p>
    <w:p w:rsidR="0038476F" w:rsidRDefault="0038476F" w:rsidP="0038476F">
      <w:pPr>
        <w:widowControl w:val="0"/>
        <w:autoSpaceDE w:val="0"/>
        <w:autoSpaceDN w:val="0"/>
        <w:adjustRightInd w:val="0"/>
        <w:spacing w:after="0" w:line="240" w:lineRule="auto"/>
        <w:ind w:left="4157" w:right="-50"/>
        <w:rPr>
          <w:rFonts w:ascii="Times New Roman" w:hAnsi="Times New Roman"/>
          <w:color w:val="000000"/>
          <w:sz w:val="20"/>
          <w:szCs w:val="20"/>
        </w:rPr>
      </w:pPr>
      <w:r>
        <w:rPr>
          <w:rFonts w:ascii="Times New Roman" w:hAnsi="Times New Roman"/>
          <w:color w:val="191919"/>
          <w:sz w:val="20"/>
          <w:szCs w:val="20"/>
        </w:rPr>
        <w:t>2008-2012 Unde</w:t>
      </w:r>
      <w:r>
        <w:rPr>
          <w:rFonts w:ascii="Times New Roman" w:hAnsi="Times New Roman"/>
          <w:color w:val="191919"/>
          <w:spacing w:val="-4"/>
          <w:sz w:val="20"/>
          <w:szCs w:val="20"/>
        </w:rPr>
        <w:t>r</w:t>
      </w:r>
      <w:r>
        <w:rPr>
          <w:rFonts w:ascii="Times New Roman" w:hAnsi="Times New Roman"/>
          <w:color w:val="191919"/>
          <w:sz w:val="20"/>
          <w:szCs w:val="20"/>
        </w:rPr>
        <w:t>graduate Catalog</w:t>
      </w:r>
    </w:p>
    <w:p w:rsidR="0038476F" w:rsidRDefault="0038476F" w:rsidP="00C8400F">
      <w:pPr>
        <w:widowControl w:val="0"/>
        <w:autoSpaceDE w:val="0"/>
        <w:autoSpaceDN w:val="0"/>
        <w:adjustRightInd w:val="0"/>
        <w:spacing w:after="0" w:line="422" w:lineRule="exact"/>
        <w:ind w:firstLine="720"/>
        <w:rPr>
          <w:rFonts w:ascii="Century Gothic" w:hAnsi="Century Gothic" w:cs="Century Gothic"/>
          <w:color w:val="000000"/>
          <w:sz w:val="14"/>
          <w:szCs w:val="14"/>
        </w:rPr>
      </w:pPr>
      <w:r>
        <w:rPr>
          <w:rFonts w:ascii="Times New Roman" w:hAnsi="Times New Roman"/>
          <w:color w:val="000000"/>
          <w:sz w:val="20"/>
          <w:szCs w:val="20"/>
        </w:rPr>
        <w:br w:type="column"/>
      </w:r>
      <w:r>
        <w:rPr>
          <w:rFonts w:ascii="Century Gothic" w:hAnsi="Century Gothic" w:cs="Century Gothic"/>
          <w:b/>
          <w:bCs/>
          <w:color w:val="191919"/>
          <w:sz w:val="14"/>
          <w:szCs w:val="14"/>
        </w:rPr>
        <w:lastRenderedPageBreak/>
        <w:t>Accounting, Business</w:t>
      </w:r>
    </w:p>
    <w:p w:rsidR="0038476F" w:rsidRDefault="001254CF" w:rsidP="0038476F">
      <w:pPr>
        <w:widowControl w:val="0"/>
        <w:autoSpaceDE w:val="0"/>
        <w:autoSpaceDN w:val="0"/>
        <w:adjustRightInd w:val="0"/>
        <w:spacing w:after="0" w:line="167" w:lineRule="exact"/>
        <w:ind w:left="456" w:right="8593"/>
        <w:jc w:val="center"/>
        <w:rPr>
          <w:rFonts w:ascii="Century Gothic" w:hAnsi="Century Gothic" w:cs="Century Gothic"/>
          <w:color w:val="000000"/>
          <w:sz w:val="14"/>
          <w:szCs w:val="14"/>
        </w:rPr>
      </w:pPr>
      <w:r w:rsidRPr="001254CF">
        <w:rPr>
          <w:rFonts w:ascii="Times New Roman" w:hAnsi="Times New Roman"/>
          <w:noProof/>
          <w:color w:val="191919"/>
          <w:sz w:val="18"/>
          <w:szCs w:val="18"/>
          <w:lang w:eastAsia="zh-CN"/>
        </w:rPr>
        <w:pict>
          <v:group id="_x0000_s1781" style="position:absolute;left:0;text-align:left;margin-left:-15pt;margin-top:-37.5pt;width:156pt;height:11in;z-index:-250861568" coordorigin="12,13" coordsize="3120,15840">
            <v:group id="Group 2700" o:spid="_x0000_s1782" style="position:absolute;left:12;top:13;width:3120;height:15840;mso-position-horizontal-relative:page;mso-position-vertical-relative:page" coordsize="312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" o:allowincell="f">
              <v:rect id="_x0000_s1783" style="position:absolute;width:1080;height:24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2LMUA&#10;AADdAAAADwAAAGRycy9kb3ducmV2LnhtbESPT2vCQBTE70K/w/IKvZlNpY0aXUUKLcVL/Uuvr9ln&#10;Epp9G3a3Jn57Vyh4HGbmN8x82ZtGnMn52rKC5yQFQVxYXXOp4LB/H05A+ICssbFMCi7kYbl4GMwx&#10;17bjLZ13oRQRwj5HBVUIbS6lLyoy6BPbEkfvZJ3BEKUrpXbYRbhp5ChNM2mw5rhQYUtvFRW/uz+j&#10;oHM9vX6U+muSrY/76ffPGNuNU+rpsV/NQATqwz383/7UCrJx9gK3N/EJ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nYsxQAAAN0AAAAPAAAAAAAAAAAAAAAAAJgCAABkcnMv&#10;ZG93bnJldi54bWxQSwUGAAAAAAQABAD1AAAAigMAAAAA&#10;" fillcolor="#dcdcdc" stroked="f">
                <v:path arrowok="t"/>
              </v:rect>
              <v:rect id="Rectangle 2702" o:spid="_x0000_s1784" style="position:absolute;top:4294;width:1080;height:115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LTt8UA&#10;AADdAAAADwAAAGRycy9kb3ducmV2LnhtbESPT2vCQBTE70K/w/IKvemmglGjqxShRbxo/YPXZ/aZ&#10;BLNvw+7WpN++Kwg9DjPzG2a+7Ewt7uR8ZVnB+yABQZxbXXGh4Hj47E9A+ICssbZMCn7Jw3Lx0ptj&#10;pm3L33Tfh0JECPsMFZQhNJmUPi/JoB/Yhjh6V+sMhihdIbXDNsJNLYdJkkqDFceFEhtalZTf9j9G&#10;Qes6Gn0VejtJN6fD9HwZY7NzSr29dh8zEIG68B9+ttdaQTpOR/B4E5+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MtO3xQAAAN0AAAAPAAAAAAAAAAAAAAAAAJgCAABkcnMv&#10;ZG93bnJldi54bWxQSwUGAAAAAAQABAD1AAAAigMAAAAA&#10;" fillcolor="#dcdcdc" stroked="f">
                <v:path arrowok="t"/>
              </v:rect>
              <v:rect id="Rectangle 2703" o:spid="_x0000_s1785" style="position:absolute;top:2488;width:1080;height:18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GmccA&#10;AADdAAAADwAAAGRycy9kb3ducmV2LnhtbESPT2vCQBTE74V+h+UVehHdmEMsaVaRUqEgHqJt0dsj&#10;+/KHZt+G7JrEb+8WCj0OM/MbJttMphUD9a6xrGC5iEAQF1Y3XCn4PO3mLyCcR9bYWiYFN3KwWT8+&#10;ZJhqO3JOw9FXIkDYpaig9r5LpXRFTQbdwnbEwSttb9AH2VdS9zgGuGllHEWJNNhwWKixo7eaip/j&#10;1Sh4j8/bct/mXX4w568lxWZWXL6Ven6atq8gPE3+P/zX/tAKklWSwO+b8ATk+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xpnHAAAA3QAAAA8AAAAAAAAAAAAAAAAAmAIAAGRy&#10;cy9kb3ducmV2LnhtbFBLBQYAAAAABAAEAPUAAACMAwAAAAA=&#10;" fillcolor="#dcdcdc" stroked="f">
                <v:path arrowok="t"/>
              </v:rect>
              <v:rect id="_x0000_s1786" style="position:absolute;left:760;top:393;width:2320;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iMcUA&#10;AADdAAAADwAAAGRycy9kb3ducmV2LnhtbESPQYvCMBSE78L+h/AWvGmqsFW6RpGFlVW8WL14e23e&#10;tsXmpTSx1n9vBMHjMDPfMItVb2rRUesqywom4wgEcW51xYWC0/F3NAfhPLLG2jIpuJOD1fJjsMBE&#10;2xsfqEt9IQKEXYIKSu+bREqXl2TQjW1DHLx/2xr0QbaF1C3eAtzUchpFsTRYcVgosaGfkvJLejUK&#10;su3+4De706abZ0VT2+w82dsvpYaf/fobhKfev8Ov9p9WEM/iGTzfh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7mIxxQAAAN0AAAAPAAAAAAAAAAAAAAAAAJgCAABkcnMv&#10;ZG93bnJldi54bWxQSwUGAAAAAAQABAD1AAAAigMAAAAA&#10;" stroked="f">
                <v:path arrowok="t"/>
              </v:rect>
              <v:rect id="_x0000_s1787" style="position:absolute;left:740;top:373;width:2360;height: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NnnMQA&#10;AADdAAAADwAAAGRycy9kb3ducmV2LnhtbERPz2vCMBS+C/sfwhvsIjNVWHXVKCrIPCmrg7HbW/Ns&#10;uzUvJclq/e/NQdjx4/u9WPWmER05X1tWMB4lIIgLq2suFXycds8zED4ga2wsk4IreVgtHwYLzLS9&#10;8Dt1eShFDGGfoYIqhDaT0hcVGfQj2xJH7mydwRChK6V2eInhppGTJEmlwZpjQ4UtbSsqfvM/o+Dn&#10;881tXr9ejsfiu+l2lB6S8XSo1NNjv56DCNSHf/HdvdcK0mka58Y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jZ5zEAAAA3QAAAA8AAAAAAAAAAAAAAAAAmAIAAGRycy9k&#10;b3ducmV2LnhtbFBLBQYAAAAABAAEAPUAAACJAwAAAAA=&#10;" filled="f" strokecolor="#a3a3a3" strokeweight="2pt">
                <v:path arrowok="t"/>
              </v:rect>
              <v:rect id="Rectangle 2706" o:spid="_x0000_s1788" style="position:absolute;top:2484;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ro5cgA&#10;AADdAAAADwAAAGRycy9kb3ducmV2LnhtbESPQWvCQBSE7wX/w/IEL6VuIhLb1FVEVDwUaa0evD2y&#10;r0kw+zZmVxP/fbdQ8DjMzDfMdN6ZStyocaVlBfEwAkGcWV1yruDwvX55BeE8ssbKMim4k4P5rPc0&#10;xVTblr/otve5CBB2KSoovK9TKV1WkEE3tDVx8H5sY9AH2eRSN9gGuKnkKIoSabDksFBgTcuCsvP+&#10;ahRsdveP0fM5Psarri0P49Ml/5ygUoN+t3gH4anzj/B/e6sVJJPkDf7ehCc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2ujlyAAAAN0AAAAPAAAAAAAAAAAAAAAAAJgCAABk&#10;cnMvZG93bnJldi54bWxQSwUGAAAAAAQABAD1AAAAjQMAAAAA&#10;" fillcolor="#191919" stroked="f">
                <v:path arrowok="t"/>
              </v:rect>
              <v:rect id="Rectangle 2707" o:spid="_x0000_s1789" style="position:absolute;top:4284;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nXpcUA&#10;AADdAAAADwAAAGRycy9kb3ducmV2LnhtbERPy2rCQBTdF/yH4Qpuik4ixUh0FCkqLoq0PhbuLplr&#10;EszcSTOjiX/vLApdHs57vuxMJR7UuNKygngUgSDOrC45V3A6boZTEM4ja6wsk4InOVguem9zTLVt&#10;+YceB5+LEMIuRQWF93UqpcsKMuhGtiYO3NU2Bn2ATS51g20IN5UcR9FEGiw5NBRY02dB2e1wNwq2&#10;++fX+P0Wn+N115anj8tv/p2gUoN+t5qB8NT5f/Gfe6cVTJIk7A9vwhO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OdelxQAAAN0AAAAPAAAAAAAAAAAAAAAAAJgCAABkcnMv&#10;ZG93bnJldi54bWxQSwUGAAAAAAQABAD1AAAAigMAAAAA&#10;" fillcolor="#191919" stroked="f">
                <v:path arrowok="t"/>
              </v:rect>
              <v:group id="Group 2708" o:spid="_x0000_s1790" style="position:absolute;left:-720;top:6104;width:1804;height:0" coordorigin="-720,6104" coordsize="18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Vze8cAAADdAAAADwAAAGRycy9kb3ducmV2LnhtbESPT2vCQBTE7wW/w/KE&#10;3uomSlWiq4jU0kMoNBFKb4/sMwlm34bsNn++fbdQ6HGYmd8w++NoGtFT52rLCuJFBIK4sLrmUsE1&#10;vzxtQTiPrLGxTAomcnA8zB72mGg78Af1mS9FgLBLUEHlfZtI6YqKDLqFbYmDd7OdQR9kV0rd4RDg&#10;ppHLKFpLgzWHhQpbOldU3LNvo+B1wOG0il/69H47T1/58/tnGpNSj/PxtAPhafT/4b/2m1aw3mxi&#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nVze8cAAADd&#10;AAAADwAAAAAAAAAAAAAAAACqAgAAZHJzL2Rvd25yZXYueG1sUEsFBgAAAAAEAAQA+gAAAJ4DAAAA&#10;AA==&#10;">
                <v:shape id="Freeform 2709" o:spid="_x0000_s1791"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2csUA&#10;AADdAAAADwAAAGRycy9kb3ducmV2LnhtbESPzWrDMBCE74G+g9hCb7FcH+LgRDGltNCQXPJTSm6L&#10;tZVNrZWR1MR9+yoQyHGYmW+YZT3aXpzJh86xgucsB0HcON2xUXA8vE/nIEJE1tg7JgV/FKBePUyW&#10;WGl34R2d99GIBOFQoYI2xqGSMjQtWQyZG4iT9+28xZikN1J7vCS47WWR5zNpseO00OJAry01P/tf&#10;qyC8rbvPsLbj1vbutPnypTEbr9TT4/iyABFpjPfwrf2hFczKsoDrm/Q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ZyxQAAAN0AAAAPAAAAAAAAAAAAAAAAAJgCAABkcnMv&#10;ZG93bnJldi54bWxQSwUGAAAAAAQABAD1AAAAigMAAAAA&#10;" path="m1804,l720,e" filled="f" strokecolor="#191919" strokeweight="2pt">
                  <v:path arrowok="t" o:connecttype="custom" o:connectlocs="1804,0;720,0" o:connectangles="0,0"/>
                </v:shape>
                <v:shape id="Freeform 2710" o:spid="_x0000_s1792"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2T6cUA&#10;AADdAAAADwAAAGRycy9kb3ducmV2LnhtbESPQWsCMRSE74X+h/AKvdVsW3DLanYppQVFL9qKeHts&#10;ntnFzcuSRF3/vRGEHoeZ+YaZVoPtxIl8aB0reB1lIIhrp1s2Cv5+f14+QISIrLFzTAouFKAqHx+m&#10;WGh35hWd1tGIBOFQoIImxr6QMtQNWQwj1xMnb++8xZikN1J7PCe47eRblo2lxZbTQoM9fTVUH9ZH&#10;qyB8z9tNmNthaTu3W2x9bszCK/X8NHxOQEQa4n/43p5pBeM8f4fbm/QEZH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PZPpxQAAAN0AAAAPAAAAAAAAAAAAAAAAAJgCAABkcnMv&#10;ZG93bnJldi54bWxQSwUGAAAAAAQABAD1AAAAigMAAAAA&#10;" path="m720,l1804,e" filled="f" strokecolor="#191919" strokeweight="2pt">
                  <v:path arrowok="t" o:connecttype="custom" o:connectlocs="720,0;1804,0" o:connectangles="0,0"/>
                </v:shape>
              </v:group>
              <v:group id="Group 2711" o:spid="_x0000_s1793" style="position:absolute;left:-696;top:7904;width:1780;height:0" coordorigin="-696,79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LQ48cAAADdAAAADwAAAGRycy9kb3ducmV2LnhtbESPT2vCQBTE74LfYXmC&#10;N93EtirRVUTa0oMI/gHx9sg+k2D2bciuSfz23ULB4zAzv2GW686UoqHaFZYVxOMIBHFqdcGZgvPp&#10;azQH4TyyxtIyKXiSg/Wq31tiom3LB2qOPhMBwi5BBbn3VSKlS3My6Ma2Ig7ezdYGfZB1JnWNbYCb&#10;Uk6iaCoNFhwWcqxom1N6Pz6Mgu8W281b/Nns7rft83r62F92MSk1HHSbBQhPnX+F/9s/WsF0Nnu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gLQ48cAAADd&#10;AAAADwAAAAAAAAAAAAAAAACqAgAAZHJzL2Rvd25yZXYueG1sUEsFBgAAAAAEAAQA+gAAAJ4DAAAA&#10;AA==&#10;">
                <v:shape id="Freeform 2712" o:spid="_x0000_s1794"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KgBsUA&#10;AADdAAAADwAAAGRycy9kb3ducmV2LnhtbESPT4vCMBTE7wt+h/AEL4smiqtSjSJS2T3sxT94fjTP&#10;trR5KU2s9dtvFhb2OMzMb5jNrre16Kj1pWMN04kCQZw5U3Ku4Xo5jlcgfEA2WDsmDS/ysNsO3jaY&#10;GPfkE3XnkIsIYZ+ghiKEJpHSZwVZ9BPXEEfv7lqLIco2l6bFZ4TbWs6UWkiLJceFAhs6FJRV54fV&#10;0Kdz2X2qSn1nPJ+m1fssDZeb1qNhv1+DCNSH//Bf+8toWCy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qAGxQAAAN0AAAAPAAAAAAAAAAAAAAAAAJgCAABkcnMv&#10;ZG93bnJldi54bWxQSwUGAAAAAAQABAD1AAAAigMAAAAA&#10;" path="m1781,l696,e" filled="f" strokecolor="#191919" strokeweight="2pt">
                  <v:path arrowok="t" o:connecttype="custom" o:connectlocs="1781,0;696,0" o:connectangles="0,0"/>
                </v:shape>
                <v:shape id="Freeform 2713" o:spid="_x0000_s1795"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A+ccUA&#10;AADdAAAADwAAAGRycy9kb3ducmV2LnhtbESPQWvCQBSE7wX/w/KEXoruKhIlugmlROyhl2rp+ZF9&#10;JiHZtyG7xvTfu4VCj8PMfMMc8sl2YqTBN441rJYKBHHpTMOVhq/LcbED4QOywc4xafghD3k2ezpg&#10;atydP2k8h0pECPsUNdQh9KmUvqzJol+6njh6VzdYDFEOlTQD3iPcdnKtVCItNhwXauzpraayPd+s&#10;hqnYyPGkWvVR8mZVtC/rIly+tX6eT697EIGm8B/+a78bDcl2m8Dvm/gEZP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8D5xxQAAAN0AAAAPAAAAAAAAAAAAAAAAAJgCAABkcnMv&#10;ZG93bnJldi54bWxQSwUGAAAAAAQABAD1AAAAigMAAAAA&#10;" path="m696,l1781,e" filled="f" strokecolor="#191919" strokeweight="2pt">
                  <v:path arrowok="t" o:connecttype="custom" o:connectlocs="696,0;1781,0" o:connectangles="0,0"/>
                </v:shape>
              </v:group>
              <v:group id="Group 2714" o:spid="_x0000_s1796" style="position:absolute;left:-687;top:9704;width:1771;height:0" coordorigin="-687,9704" coordsize="177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BOlMYAAADdAAAADwAAAGRycy9kb3ducmV2LnhtbESPQWvCQBSE7wX/w/KE&#10;3uomSo1EVxGppQcRqoJ4e2SfSTD7NmS3Sfz3riD0OMzMN8xi1ZtKtNS40rKCeBSBIM6sLjlXcDpu&#10;P2YgnEfWWFkmBXdysFoO3haYatvxL7UHn4sAYZeigsL7OpXSZQUZdCNbEwfvahuDPsgml7rBLsBN&#10;JcdRNJUGSw4LBda0KSi7Hf6Mgu8Ou/Uk/mp3t+vmfjl+7s+7mJR6H/brOQhPvf8Pv9o/WsE0SRJ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0E6UxgAAAN0A&#10;AAAPAAAAAAAAAAAAAAAAAKoCAABkcnMvZG93bnJldi54bWxQSwUGAAAAAAQABAD6AAAAnQMAAAAA&#10;">
                <v:shape id="Freeform 2715" o:spid="_x0000_s1797"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IgFMMA&#10;AADdAAAADwAAAGRycy9kb3ducmV2LnhtbERP3WrCMBS+F/YO4Qx2I5q6QSvVKFMm24UIVh/g2Bzb&#10;suakJJlWn95cDLz8+P7ny9604kLON5YVTMYJCOLS6oYrBcfDZjQF4QOyxtYyKbiRh+XiZTDHXNsr&#10;7+lShErEEPY5KqhD6HIpfVmTQT+2HXHkztYZDBG6SmqH1xhuWvmeJKk02HBsqLGjdU3lb/FnFGT3&#10;ydeHNpy2hdt+r/a33fa0GSr19tp/zkAE6sNT/O/+0QrSLItz45v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IgFMMAAADdAAAADwAAAAAAAAAAAAAAAACYAgAAZHJzL2Rv&#10;d25yZXYueG1sUEsFBgAAAAAEAAQA9QAAAIgDAAAAAA==&#10;" path="m1772,l687,e" filled="f" strokecolor="#191919" strokeweight="2pt">
                  <v:path arrowok="t" o:connecttype="custom" o:connectlocs="1772,0;687,0" o:connectangles="0,0"/>
                </v:shape>
                <v:shape id="Freeform 2716" o:spid="_x0000_s1798"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6Fj8cA&#10;AADdAAAADwAAAGRycy9kb3ducmV2LnhtbESP0WrCQBRE34X+w3KFvkjdWCFpo6tUqdQHKZj2A26z&#10;1ySYvRt2txr9ercg9HGYmTPMfNmbVpzI+caygsk4AUFcWt1wpeD7a/P0AsIHZI2tZVJwIQ/LxcNg&#10;jrm2Z97TqQiViBD2OSqoQ+hyKX1Zk0E/th1x9A7WGQxRukpqh+cIN618TpJUGmw4LtTY0bqm8lj8&#10;GgXZdfI+1YbTtnC7j9X+8rn72YyUehz2bzMQgfrwH763t1pBmmWv8PcmPg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hY/HAAAA3QAAAA8AAAAAAAAAAAAAAAAAmAIAAGRy&#10;cy9kb3ducmV2LnhtbFBLBQYAAAAABAAEAPUAAACMAwAAAAA=&#10;" path="m687,l1772,e" filled="f" strokecolor="#191919" strokeweight="2pt">
                  <v:path arrowok="t" o:connecttype="custom" o:connectlocs="687,0;1772,0" o:connectangles="0,0"/>
                </v:shape>
              </v:group>
              <v:group id="Group 2717" o:spid="_x0000_s1799" style="position:absolute;left:-705;top:11504;width:1789;height:0" coordorigin="-705,11504" coordsize="17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Y7KbHwwAAAN0AAAAP&#10;AAAAAAAAAAAAAAAAAKoCAABkcnMvZG93bnJldi54bWxQSwUGAAAAAAQABAD6AAAAmgMAAAAA&#10;">
                <v:shape id="Freeform 2718" o:spid="_x0000_s1800"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3DZMYA&#10;AADdAAAADwAAAGRycy9kb3ducmV2LnhtbESPUUvDQBCE3wv9D8cWfGsv8aHW2GsRwVaRIkZ/wJJb&#10;c6G53Zi7ttFf7xUKfRxm5htmuR58q47Uh0bYQD7LQBFXYhuuDXx9Pk8XoEJEttgKk4FfCrBejUdL&#10;LKyc+IOOZaxVgnAo0ICLsSu0DpUjj2EmHXHyvqX3GJPsa217PCW4b/Vtls21x4bTgsOOnhxV+/Lg&#10;DWy299v87c+J7LXPfqrdu7x22pibyfD4ACrSEK/hS/vFGpjfLXI4v0lPQK/+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3DZMYAAADdAAAADwAAAAAAAAAAAAAAAACYAgAAZHJz&#10;L2Rvd25yZXYueG1sUEsFBgAAAAAEAAQA9QAAAIsDAAAAAA==&#10;" path="m1790,l705,e" filled="f" strokecolor="#191919" strokeweight="2pt">
                  <v:path arrowok="t" o:connecttype="custom" o:connectlocs="1790,0;705,0" o:connectangles="0,0"/>
                </v:shape>
                <v:shape id="Freeform 2719" o:spid="_x0000_s1801"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9dE8YA&#10;AADdAAAADwAAAGRycy9kb3ducmV2LnhtbESPzWoCQRCE74G8w9CB3HRWD/5sHCUEjAkioskDNDud&#10;ncWd7nVnohuf3hGEHIuq+oqaLTpfqxO1oRI2MOhnoIgLsRWXBr6/lr0JqBCRLdbCZOCPAizmjw8z&#10;zK2ceUenfSxVgnDI0YCLscm1DoUjj6EvDXHyfqT1GJNsS21bPCe4r/Uwy0baY8VpwWFDb46Kw/7X&#10;G3hfTVeD9cWJHLTPjsVmK5+NNub5qXt9ARWpi//he/vDGhiNJ0O4vUlPQM+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9dE8YAAADdAAAADwAAAAAAAAAAAAAAAACYAgAAZHJz&#10;L2Rvd25yZXYueG1sUEsFBgAAAAAEAAQA9QAAAIsDAAAAAA==&#10;" path="m705,l1790,e" filled="f" strokecolor="#191919" strokeweight="2pt">
                  <v:path arrowok="t" o:connecttype="custom" o:connectlocs="705,0;1790,0" o:connectangles="0,0"/>
                </v:shape>
              </v:group>
              <v:group id="_x0000_s1802" style="position:absolute;left:-696;top:13304;width:1780;height:0" coordorigin="-696,133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PjiwxgAAAN0A&#10;AAAPAAAAAAAAAAAAAAAAAKoCAABkcnMvZG93bnJldi54bWxQSwUGAAAAAAQABAD6AAAAnQMAAAAA&#10;">
                <v:shape id="Freeform 2721" o:spid="_x0000_s1803"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t1usUA&#10;AADdAAAADwAAAGRycy9kb3ducmV2LnhtbESPQWvCQBSE70L/w/IKXqTuKsFKdBWRlHroxVh6fmSf&#10;SUj2bchuY/z3XaHgcZiZb5jtfrStGKj3tWMNi7kCQVw4U3Op4fvy8bYG4QOywdYxabiTh/3uZbLF&#10;1Lgbn2nIQykihH2KGqoQulRKX1Rk0c9dRxy9q+sthij7UpoebxFuW7lUaiUt1hwXKuzoWFHR5L9W&#10;w5glcvhUjfoqOFlkzWyZhcuP1tPX8bABEWgMz/B/+2Q0rN7XCTzexCc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u3W6xQAAAN0AAAAPAAAAAAAAAAAAAAAAAJgCAABkcnMv&#10;ZG93bnJldi54bWxQSwUGAAAAAAQABAD1AAAAigMAAAAA&#10;" path="m1781,l696,e" filled="f" strokecolor="#191919" strokeweight="2pt">
                  <v:path arrowok="t" o:connecttype="custom" o:connectlocs="1781,0;696,0" o:connectangles="0,0"/>
                </v:shape>
                <v:shape id="Freeform 2722" o:spid="_x0000_s1804"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QIcUA&#10;AADdAAAADwAAAGRycy9kb3ducmV2LnhtbESPT4vCMBTE7wt+h/AEL4smiqtSjSJS2T3sxT94fjTP&#10;trR5KU2s9dtvFhb2OMzMb5jNrre16Kj1pWMN04kCQZw5U3Ku4Xo5jlcgfEA2WDsmDS/ysNsO3jaY&#10;GPfkE3XnkIsIYZ+ghiKEJpHSZwVZ9BPXEEfv7lqLIco2l6bFZ4TbWs6UWkiLJceFAhs6FJRV54fV&#10;0Kdz2X2qSn1nPJ+m1fssDZeb1qNhv1+DCNSH//Bf+8toWCx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99AhxQAAAN0AAAAPAAAAAAAAAAAAAAAAAJgCAABkcnMv&#10;ZG93bnJldi54bWxQSwUGAAAAAAQABAD1AAAAigMAAAAA&#10;" path="m696,l1781,e" filled="f" strokecolor="#191919" strokeweight="2pt">
                  <v:path arrowok="t" o:connecttype="custom" o:connectlocs="696,0;1781,0" o:connectangles="0,0"/>
                </v:shape>
              </v:group>
              <v:shape id="_x0000_s1805" style="position:absolute;left:1039;top:15104;width:45;height:0;visibility:visible;mso-wrap-style:square;v-text-anchor:top" coordsize="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8ijcQA&#10;AADdAAAADwAAAGRycy9kb3ducmV2LnhtbESPQWuDQBSE74H+h+UVcotrA7ViswklteAlB23p+eG+&#10;qKn7VtyNmn+fLRR6HGbmG2Z3WEwvJhpdZ1nBUxSDIK6t7rhR8PX5sUlBOI+ssbdMCm7k4LB/WO0w&#10;03bmkqbKNyJA2GWooPV+yKR0dUsGXWQH4uCd7WjQBzk2Uo84B7jp5TaOE2mw47DQ4kDHluqf6moU&#10;zEPuLoWpj9W3rE55SUv+/F4qtX5c3l5BeFr8f/ivXWgFyUuawO+b8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vIo3EAAAA3QAAAA8AAAAAAAAAAAAAAAAAmAIAAGRycy9k&#10;b3ducmV2LnhtbFBLBQYAAAAABAAEAPUAAACJAwAAAAA=&#10;" path="m,l44,e" filled="f" strokecolor="#191919" strokeweight="2pt">
                <v:path arrowok="t" o:connecttype="custom" o:connectlocs="0,0;44,0" o:connectangles="0,0"/>
              </v:shape>
              <v:shape id="_x0000_s1806" style="position:absolute;top:15104;width:400;height:0;visibility:visible;mso-wrap-style:square;v-text-anchor:top" coordsize="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H3nMQA&#10;AADdAAAADwAAAGRycy9kb3ducmV2LnhtbESPQWsCMRSE74X+h/AKXopmFauyNYqIgnirevD42Lxu&#10;VjcvyyZq/PdGEDwOM/MNM51HW4srtb5yrKDfy0AQF05XXCo47NfdCQgfkDXWjknBnTzMZ58fU8y1&#10;u/EfXXehFAnCPkcFJoQml9IXhiz6nmuIk/fvWoshybaUusVbgttaDrJsJC1WnBYMNrQ0VJx3F6sg&#10;28cfHB5Ox0au6sU3reJwezdKdb7i4hdEoBje4Vd7oxWMxpMxPN+k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R95zEAAAA3QAAAA8AAAAAAAAAAAAAAAAAmAIAAGRycy9k&#10;b3ducmV2LnhtbFBLBQYAAAAABAAEAPUAAACJAwAAAAA=&#10;" path="m,l400,e" filled="f" strokecolor="#191919" strokeweight="2pt">
                <v:path arrowok="t" o:connecttype="custom" o:connectlocs="0,0;400,0" o:connectangles="0,0"/>
              </v:shape>
              <v:rect id="_x0000_s1807" style="position:absolute;left:400;top:14864;width:640;height:6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0QucIA&#10;AADdAAAADwAAAGRycy9kb3ducmV2LnhtbERPTYvCMBC9C/6HMII3TRXU0jUti6Do4kXXy96mzWxb&#10;tpmUJtb6781hwePjfW+zwTSip87VlhUs5hEI4sLqmksFt+/9LAbhPLLGxjIpeJKDLB2Ptpho++AL&#10;9VdfihDCLkEFlfdtIqUrKjLo5rYlDtyv7Qz6ALtS6g4fIdw0chlFa2mw5tBQYUu7ioq/690oyE/n&#10;iz983Q59nJdtY/OfxdmulJpOhs8PEJ4G/xb/u49awXoTh7nhTXgCM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fRC5wgAAAN0AAAAPAAAAAAAAAAAAAAAAAJgCAABkcnMvZG93&#10;bnJldi54bWxQSwUGAAAAAAQABAD1AAAAhwMAAAAA&#10;" stroked="f">
                <v:path arrowok="t"/>
              </v:rect>
              <v:rect id="_x0000_s1808" style="position:absolute;left:380;top:14844;width:680;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fKccA&#10;AADdAAAADwAAAGRycy9kb3ducmV2LnhtbESP3UoDMRSE74W+QziF3ojNWmp/1qZFCi3VG3H1AY6b&#10;42bb5GRJ0nZ9eyMIXg4z8w2z2vTOiguF2HpWcD8uQBDXXrfcKPh4390tQMSErNF6JgXfFGGzHtys&#10;sNT+ym90qVIjMoRjiQpMSl0pZawNOYxj3xFn78sHhynL0Egd8JrhzspJUcykw5bzgsGOtobqU3V2&#10;Cuj19vlhfzieXo7aWrOcflbneVBqNOyfHkEk6tN/+K990Apm88USft/k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P3ynHAAAA3QAAAA8AAAAAAAAAAAAAAAAAmAIAAGRy&#10;cy9kb3ducmV2LnhtbFBLBQYAAAAABAAEAPUAAACMAwAAAAA=&#10;" filled="f" strokecolor="#191919" strokeweight="2pt">
                <v:path arrowok="t"/>
              </v:rect>
            </v:group>
            <v:shape id="_x0000_s1809" type="#_x0000_t202" style="position:absolute;left:389;top:13545;width:480;height:11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VQBuAIAALo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" o:allowincell="f" filled="f" stroked="f">
              <v:textbox style="layout-flow:vertical;mso-layout-flow-alt:bottom-to-top;mso-next-textbox:#_x0000_s1809" inset="0,0,0,0">
                <w:txbxContent>
                  <w:p w:rsidR="00886238" w:rsidRDefault="00886238" w:rsidP="00C8400F">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_x0000_s1810" type="#_x0000_t202" style="position:absolute;left:389;top:8277;width:720;height:11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" o:allowincell="f" filled="f" stroked="f">
              <v:textbox style="layout-flow:vertical;mso-layout-flow-alt:bottom-to-top;mso-next-textbox:#_x0000_s1810" inset="0,0,0,0">
                <w:txbxContent>
                  <w:p w:rsidR="00886238" w:rsidRDefault="00886238" w:rsidP="00C8400F">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886238" w:rsidRDefault="00886238" w:rsidP="00C8400F">
                    <w:pPr>
                      <w:widowControl w:val="0"/>
                      <w:autoSpaceDE w:val="0"/>
                      <w:autoSpaceDN w:val="0"/>
                      <w:adjustRightInd w:val="0"/>
                      <w:spacing w:after="0" w:line="240" w:lineRule="exact"/>
                      <w:ind w:right="202"/>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886238" w:rsidRDefault="00886238" w:rsidP="00C8400F">
                    <w:pPr>
                      <w:widowControl w:val="0"/>
                      <w:autoSpaceDE w:val="0"/>
                      <w:autoSpaceDN w:val="0"/>
                      <w:adjustRightInd w:val="0"/>
                      <w:spacing w:after="0" w:line="240" w:lineRule="exact"/>
                      <w:ind w:left="-7" w:right="-7"/>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_x0000_s1811" type="#_x0000_t202" style="position:absolute;left:409;top:11823;width:480;height:12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" o:allowincell="f" filled="f" stroked="f">
              <v:textbox style="layout-flow:vertical;mso-layout-flow-alt:bottom-to-top;mso-next-textbox:#_x0000_s1811" inset="0,0,0,0">
                <w:txbxContent>
                  <w:p w:rsidR="00886238" w:rsidRDefault="00886238" w:rsidP="00C8400F">
                    <w:pPr>
                      <w:widowControl w:val="0"/>
                      <w:autoSpaceDE w:val="0"/>
                      <w:autoSpaceDN w:val="0"/>
                      <w:adjustRightInd w:val="0"/>
                      <w:spacing w:after="0" w:line="221" w:lineRule="exact"/>
                      <w:ind w:right="229"/>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886238" w:rsidRDefault="00886238" w:rsidP="00C8400F">
                    <w:pPr>
                      <w:widowControl w:val="0"/>
                      <w:autoSpaceDE w:val="0"/>
                      <w:autoSpaceDN w:val="0"/>
                      <w:adjustRightInd w:val="0"/>
                      <w:spacing w:after="0" w:line="240"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_x0000_s1812" type="#_x0000_t202" style="position:absolute;left:409;top:10141;width:480;height:9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" o:allowincell="f" filled="f" stroked="f">
              <v:textbox style="layout-flow:vertical;mso-layout-flow-alt:bottom-to-top;mso-next-textbox:#_x0000_s1812" inset="0,0,0,0">
                <w:txbxContent>
                  <w:p w:rsidR="00886238" w:rsidRDefault="00886238" w:rsidP="00C8400F">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886238" w:rsidRDefault="00886238" w:rsidP="00C8400F">
                    <w:pPr>
                      <w:widowControl w:val="0"/>
                      <w:autoSpaceDE w:val="0"/>
                      <w:autoSpaceDN w:val="0"/>
                      <w:adjustRightInd w:val="0"/>
                      <w:spacing w:after="0" w:line="240" w:lineRule="exact"/>
                      <w:ind w:right="125"/>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_x0000_s1813" type="#_x0000_t202" style="position:absolute;left:412;top:663;width:257;height:16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" o:allowincell="f" filled="f" stroked="f">
              <v:textbox style="layout-flow:vertical;mso-layout-flow-alt:bottom-to-top;mso-next-textbox:#_x0000_s1813" inset="0,0,0,0">
                <w:txbxContent>
                  <w:p w:rsidR="00886238" w:rsidRDefault="00886238" w:rsidP="00C8400F">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 xml:space="preserve">Albany State </w:t>
                    </w:r>
                  </w:p>
                </w:txbxContent>
              </v:textbox>
            </v:shape>
            <v:rect id="_x0000_s1814" style="position:absolute;left:12;top:2523;width:1060;height:1784" fillcolor="#d8d8d8 [2732]" stroked="f" strokecolor="#f2f2f2 [3041]" strokeweight="3pt">
              <v:shadow on="t" type="perspective" color="#7f7f7f [1601]" opacity=".5" offset="1pt" offset2="-1pt"/>
              <v:textbox style="layout-flow:vertical;mso-layout-flow-alt:bottom-to-top;mso-next-textbox:#_x0000_s1814">
                <w:txbxContent>
                  <w:p w:rsidR="00886238" w:rsidRPr="00F91ACB" w:rsidRDefault="00886238" w:rsidP="00C8400F">
                    <w:pPr>
                      <w:spacing w:after="0"/>
                      <w:rPr>
                        <w:b/>
                        <w:color w:val="000000" w:themeColor="text1"/>
                      </w:rPr>
                    </w:pPr>
                    <w:r w:rsidRPr="00F91ACB">
                      <w:rPr>
                        <w:b/>
                        <w:color w:val="000000" w:themeColor="text1"/>
                      </w:rPr>
                      <w:t xml:space="preserve">  Arts &amp; Humanities</w:t>
                    </w:r>
                  </w:p>
                </w:txbxContent>
              </v:textbox>
            </v:rect>
            <v:rect id="_x0000_s1815" style="position:absolute;left:12;top:4337;width:1039;height:1784" fillcolor="#404040 [2429]" strokecolor="#f2f2f2 [3041]" strokeweight="3pt">
              <v:shadow on="t" type="perspective" color="#7f7f7f [1601]" opacity=".5" offset="1pt" offset2="-1pt"/>
              <v:textbox style="layout-flow:vertical;mso-layout-flow-alt:bottom-to-top;mso-next-textbox:#_x0000_s1815">
                <w:txbxContent>
                  <w:p w:rsidR="00886238" w:rsidRDefault="00886238" w:rsidP="00C8400F">
                    <w:pPr>
                      <w:spacing w:after="0"/>
                      <w:rPr>
                        <w:b/>
                        <w:color w:val="FFFFFF" w:themeColor="background1"/>
                      </w:rPr>
                    </w:pPr>
                  </w:p>
                  <w:p w:rsidR="00886238" w:rsidRPr="007A3E3A" w:rsidRDefault="00886238" w:rsidP="00C8400F">
                    <w:pPr>
                      <w:spacing w:after="0"/>
                      <w:rPr>
                        <w:b/>
                        <w:color w:val="FFFFFF" w:themeColor="background1"/>
                      </w:rPr>
                    </w:pPr>
                    <w:r>
                      <w:rPr>
                        <w:b/>
                        <w:color w:val="FFFFFF" w:themeColor="background1"/>
                      </w:rPr>
                      <w:t>Business</w:t>
                    </w:r>
                  </w:p>
                </w:txbxContent>
              </v:textbox>
            </v:rect>
            <v:rect id="_x0000_s1816" style="position:absolute;left:12;top:6210;width:1060;height:1707" fillcolor="#d8d8d8 [2732]" stroked="f">
              <v:textbox style="layout-flow:vertical;mso-layout-flow-alt:bottom-to-top">
                <w:txbxContent>
                  <w:p w:rsidR="00886238" w:rsidRDefault="00886238" w:rsidP="00C8400F">
                    <w:pPr>
                      <w:spacing w:after="0"/>
                    </w:pPr>
                  </w:p>
                  <w:p w:rsidR="00886238" w:rsidRPr="00CB7C80" w:rsidRDefault="00886238" w:rsidP="00C8400F">
                    <w:pPr>
                      <w:spacing w:after="0"/>
                      <w:rPr>
                        <w:b/>
                      </w:rPr>
                    </w:pPr>
                    <w:r w:rsidRPr="00CB7C80">
                      <w:rPr>
                        <w:b/>
                      </w:rPr>
                      <w:t>Education</w:t>
                    </w:r>
                  </w:p>
                </w:txbxContent>
              </v:textbox>
            </v:rect>
          </v:group>
        </w:pict>
      </w:r>
      <w:r w:rsidRPr="001254CF">
        <w:rPr>
          <w:noProof/>
          <w:lang w:eastAsia="zh-CN"/>
        </w:rPr>
        <w:pict>
          <v:rect id="Rectangle 4006" o:spid="_x0000_s1301" style="position:absolute;left:0;text-align:left;margin-left:55.35pt;margin-top:15.2pt;width:505pt;height:362pt;z-index:-250862592;visibility:visible" o:regroupid="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VGwcUA&#10;AADdAAAADwAAAGRycy9kb3ducmV2LnhtbESPT4vCMBTE78J+h/AWvGlaQdFqFNl10aP/QL09mrdt&#10;2ealNFlb/fRGEDwOM/MbZrZoTSmuVLvCsoK4H4EgTq0uOFNwPPz0xiCcR9ZYWiYFN3KwmH90Zpho&#10;2/COrnufiQBhl6CC3PsqkdKlORl0fVsRB+/X1gZ9kHUmdY1NgJtSDqJoJA0WHBZyrOgrp/Rv/28U&#10;rMfV8ryx9yYrV5f1aXuafB8mXqnuZ7ucgvDU+nf41d5oBcNhHMP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NUbBxQAAAN0AAAAPAAAAAAAAAAAAAAAAAJgCAABkcnMv&#10;ZG93bnJldi54bWxQSwUGAAAAAAQABAD1AAAAigMAAAAA&#10;" filled="f" stroked="f">
            <v:textbox inset="0,0,0,0">
              <w:txbxContent>
                <w:p w:rsidR="00886238" w:rsidRDefault="00886238" w:rsidP="0038476F">
                  <w:pPr>
                    <w:spacing w:after="0" w:line="7240" w:lineRule="atLeast"/>
                    <w:rPr>
                      <w:rFonts w:ascii="Times New Roman" w:hAnsi="Times New Roman"/>
                      <w:sz w:val="24"/>
                      <w:szCs w:val="24"/>
                    </w:rPr>
                  </w:pPr>
                  <w:r>
                    <w:rPr>
                      <w:rFonts w:ascii="Times New Roman" w:hAnsi="Times New Roman"/>
                      <w:noProof/>
                      <w:sz w:val="24"/>
                      <w:szCs w:val="24"/>
                    </w:rPr>
                    <w:drawing>
                      <wp:inline distT="0" distB="0" distL="0" distR="0">
                        <wp:extent cx="6438900" cy="46101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
                                <a:srcRect/>
                                <a:stretch>
                                  <a:fillRect/>
                                </a:stretch>
                              </pic:blipFill>
                              <pic:spPr bwMode="auto">
                                <a:xfrm>
                                  <a:off x="0" y="0"/>
                                  <a:ext cx="6438900" cy="4610100"/>
                                </a:xfrm>
                                <a:prstGeom prst="rect">
                                  <a:avLst/>
                                </a:prstGeom>
                                <a:noFill/>
                                <a:ln w="9525">
                                  <a:noFill/>
                                  <a:miter lim="800000"/>
                                  <a:headEnd/>
                                  <a:tailEnd/>
                                </a:ln>
                              </pic:spPr>
                            </pic:pic>
                          </a:graphicData>
                        </a:graphic>
                      </wp:inline>
                    </w:drawing>
                  </w:r>
                </w:p>
                <w:p w:rsidR="00886238" w:rsidRDefault="00886238" w:rsidP="0038476F">
                  <w:pPr>
                    <w:widowControl w:val="0"/>
                    <w:autoSpaceDE w:val="0"/>
                    <w:autoSpaceDN w:val="0"/>
                    <w:adjustRightInd w:val="0"/>
                    <w:spacing w:after="0" w:line="240" w:lineRule="auto"/>
                    <w:rPr>
                      <w:rFonts w:ascii="Times New Roman" w:hAnsi="Times New Roman"/>
                      <w:sz w:val="24"/>
                      <w:szCs w:val="24"/>
                    </w:rPr>
                  </w:pPr>
                </w:p>
              </w:txbxContent>
            </v:textbox>
          </v:rect>
        </w:pict>
      </w:r>
      <w:r w:rsidRPr="001254CF">
        <w:rPr>
          <w:noProof/>
          <w:lang w:eastAsia="zh-CN"/>
        </w:rPr>
        <w:pict>
          <v:rect id="Rectangle 4005" o:spid="_x0000_s1300" style="position:absolute;left:0;text-align:left;margin-left:56pt;margin-top:15.9pt;width:7in;height:5in;z-index:-250863616;visibility:visible" o:regroupid="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vtsIA&#10;AADdAAAADwAAAGRycy9kb3ducmV2LnhtbERPy2oCMRTdC/2HcAtuRDMKI3Y0SimICt34KG6vk9uZ&#10;oZObMIka/75ZCC4P571YRdOKG3W+saxgPMpAEJdWN1wpOB3XwxkIH5A1tpZJwYM8rJZvvQUW2t55&#10;T7dDqEQKYV+ggjoEV0jpy5oM+pF1xIn7tZ3BkGBXSd3hPYWbVk6ybCoNNpwaanT0VVP5d7gaBT/x&#10;tPv4vji3HeynHNdmU+b5Wan+e/ycgwgUw0v8dG+1gjwfp/3pTXoC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nS+2wgAAAN0AAAAPAAAAAAAAAAAAAAAAAJgCAABkcnMvZG93&#10;bnJldi54bWxQSwUGAAAAAAQABAD1AAAAhwMAAAAA&#10;" fillcolor="#e8e8e8" stroked="f">
            <v:path arrowok="t"/>
          </v:rect>
        </w:pict>
      </w:r>
      <w:r w:rsidRPr="001254CF">
        <w:rPr>
          <w:noProof/>
          <w:lang w:eastAsia="zh-CN"/>
        </w:rPr>
        <w:pict>
          <v:rect id="Rectangle 3982" o:spid="_x0000_s1277" style="position:absolute;left:0;text-align:left;margin-left:22.15pt;margin-top:-18.25pt;width:116pt;height:19.95pt;z-index:-250876928;visibility:visible" o:regroupid="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2YpsUA&#10;AADdAAAADwAAAGRycy9kb3ducmV2LnhtbESPQYvCMBSE78L+h/AW9qapsmqpRlkERcWLrpe9vTbP&#10;tmzzUppY6783guBxmJlvmPmyM5VoqXGlZQXDQQSCOLO65FzB+Xfdj0E4j6yxskwK7uRgufjozTHR&#10;9sZHak8+FwHCLkEFhfd1IqXLCjLoBrYmDt7FNgZ9kE0udYO3ADeVHEXRRBosOSwUWNOqoOz/dDUK&#10;0t3h6Df786aN07yubPo3PNixUl+f3c8MhKfOv8Ov9lYrGH/HU3i+CU9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rZimxQAAAN0AAAAPAAAAAAAAAAAAAAAAAJgCAABkcnMv&#10;ZG93bnJldi54bWxQSwUGAAAAAAQABAD1AAAAigMAAAAA&#10;" stroked="f">
            <v:path arrowok="t"/>
          </v:rect>
        </w:pict>
      </w:r>
      <w:r w:rsidRPr="001254CF">
        <w:rPr>
          <w:noProof/>
        </w:rPr>
        <w:pict>
          <v:shape id="Text Box 3972" o:spid="_x0000_s1307" type="#_x0000_t202" style="position:absolute;left:0;text-align:left;margin-left:21pt;margin-top:211.1pt;width:12pt;height:41.8pt;z-index:-251585536;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" o:allowincell="f" filled="f" stroked="f">
            <v:textbox style="layout-flow:vertical;mso-layout-flow-alt:bottom-to-top" inset="0,0,0,0">
              <w:txbxContent>
                <w:p w:rsidR="00886238" w:rsidRDefault="00886238" w:rsidP="0038476F">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Business</w:t>
                  </w:r>
                </w:p>
              </w:txbxContent>
            </v:textbox>
            <w10:wrap anchorx="page"/>
          </v:shape>
        </w:pict>
      </w:r>
      <w:r w:rsidR="0038476F">
        <w:rPr>
          <w:rFonts w:ascii="Century Gothic" w:hAnsi="Century Gothic" w:cs="Century Gothic"/>
          <w:b/>
          <w:bCs/>
          <w:color w:val="191919"/>
          <w:sz w:val="14"/>
          <w:szCs w:val="14"/>
        </w:rPr>
        <w:t>Information Systems &amp; Marketing</w:t>
      </w:r>
    </w:p>
    <w:p w:rsidR="0038476F" w:rsidRDefault="0038476F" w:rsidP="0038476F">
      <w:pPr>
        <w:widowControl w:val="0"/>
        <w:autoSpaceDE w:val="0"/>
        <w:autoSpaceDN w:val="0"/>
        <w:adjustRightInd w:val="0"/>
        <w:spacing w:after="0" w:line="200" w:lineRule="exact"/>
        <w:rPr>
          <w:rFonts w:ascii="Century Gothic" w:hAnsi="Century Gothic" w:cs="Century Gothic"/>
          <w:color w:val="000000"/>
          <w:sz w:val="20"/>
          <w:szCs w:val="20"/>
        </w:rPr>
      </w:pPr>
    </w:p>
    <w:p w:rsidR="0038476F" w:rsidRDefault="0038476F" w:rsidP="0038476F">
      <w:pPr>
        <w:widowControl w:val="0"/>
        <w:autoSpaceDE w:val="0"/>
        <w:autoSpaceDN w:val="0"/>
        <w:adjustRightInd w:val="0"/>
        <w:spacing w:after="0" w:line="200" w:lineRule="exact"/>
        <w:rPr>
          <w:rFonts w:ascii="Century Gothic" w:hAnsi="Century Gothic" w:cs="Century Gothic"/>
          <w:color w:val="000000"/>
          <w:sz w:val="20"/>
          <w:szCs w:val="20"/>
        </w:rPr>
      </w:pPr>
    </w:p>
    <w:p w:rsidR="0038476F" w:rsidRDefault="0038476F" w:rsidP="0038476F">
      <w:pPr>
        <w:widowControl w:val="0"/>
        <w:autoSpaceDE w:val="0"/>
        <w:autoSpaceDN w:val="0"/>
        <w:adjustRightInd w:val="0"/>
        <w:spacing w:after="0" w:line="200" w:lineRule="exact"/>
        <w:rPr>
          <w:rFonts w:ascii="Century Gothic" w:hAnsi="Century Gothic" w:cs="Century Gothic"/>
          <w:color w:val="000000"/>
          <w:sz w:val="20"/>
          <w:szCs w:val="20"/>
        </w:rPr>
      </w:pPr>
    </w:p>
    <w:p w:rsidR="0038476F" w:rsidRDefault="0038476F" w:rsidP="0038476F">
      <w:pPr>
        <w:widowControl w:val="0"/>
        <w:autoSpaceDE w:val="0"/>
        <w:autoSpaceDN w:val="0"/>
        <w:adjustRightInd w:val="0"/>
        <w:spacing w:after="0" w:line="200" w:lineRule="exact"/>
        <w:rPr>
          <w:rFonts w:ascii="Century Gothic" w:hAnsi="Century Gothic" w:cs="Century Gothic"/>
          <w:color w:val="000000"/>
          <w:sz w:val="20"/>
          <w:szCs w:val="20"/>
        </w:rPr>
      </w:pPr>
    </w:p>
    <w:p w:rsidR="0038476F" w:rsidRDefault="0038476F" w:rsidP="0038476F">
      <w:pPr>
        <w:widowControl w:val="0"/>
        <w:autoSpaceDE w:val="0"/>
        <w:autoSpaceDN w:val="0"/>
        <w:adjustRightInd w:val="0"/>
        <w:spacing w:after="0" w:line="200" w:lineRule="exact"/>
        <w:rPr>
          <w:rFonts w:ascii="Century Gothic" w:hAnsi="Century Gothic" w:cs="Century Gothic"/>
          <w:color w:val="000000"/>
          <w:sz w:val="20"/>
          <w:szCs w:val="20"/>
        </w:rPr>
      </w:pPr>
    </w:p>
    <w:p w:rsidR="0038476F" w:rsidRDefault="0038476F" w:rsidP="0038476F">
      <w:pPr>
        <w:widowControl w:val="0"/>
        <w:autoSpaceDE w:val="0"/>
        <w:autoSpaceDN w:val="0"/>
        <w:adjustRightInd w:val="0"/>
        <w:spacing w:after="0" w:line="200" w:lineRule="exact"/>
        <w:rPr>
          <w:rFonts w:ascii="Century Gothic" w:hAnsi="Century Gothic" w:cs="Century Gothic"/>
          <w:color w:val="000000"/>
          <w:sz w:val="20"/>
          <w:szCs w:val="20"/>
        </w:rPr>
      </w:pPr>
    </w:p>
    <w:p w:rsidR="0038476F" w:rsidRDefault="0038476F" w:rsidP="0038476F">
      <w:pPr>
        <w:widowControl w:val="0"/>
        <w:autoSpaceDE w:val="0"/>
        <w:autoSpaceDN w:val="0"/>
        <w:adjustRightInd w:val="0"/>
        <w:spacing w:after="0" w:line="200" w:lineRule="exact"/>
        <w:rPr>
          <w:rFonts w:ascii="Century Gothic" w:hAnsi="Century Gothic" w:cs="Century Gothic"/>
          <w:color w:val="000000"/>
          <w:sz w:val="20"/>
          <w:szCs w:val="20"/>
        </w:rPr>
      </w:pPr>
    </w:p>
    <w:p w:rsidR="0038476F" w:rsidRDefault="0038476F" w:rsidP="0038476F">
      <w:pPr>
        <w:widowControl w:val="0"/>
        <w:autoSpaceDE w:val="0"/>
        <w:autoSpaceDN w:val="0"/>
        <w:adjustRightInd w:val="0"/>
        <w:spacing w:after="0" w:line="200" w:lineRule="exact"/>
        <w:rPr>
          <w:rFonts w:ascii="Century Gothic" w:hAnsi="Century Gothic" w:cs="Century Gothic"/>
          <w:color w:val="000000"/>
          <w:sz w:val="20"/>
          <w:szCs w:val="20"/>
        </w:rPr>
      </w:pPr>
    </w:p>
    <w:p w:rsidR="0038476F" w:rsidRDefault="0038476F" w:rsidP="0038476F">
      <w:pPr>
        <w:widowControl w:val="0"/>
        <w:autoSpaceDE w:val="0"/>
        <w:autoSpaceDN w:val="0"/>
        <w:adjustRightInd w:val="0"/>
        <w:spacing w:after="0" w:line="200" w:lineRule="exact"/>
        <w:rPr>
          <w:rFonts w:ascii="Century Gothic" w:hAnsi="Century Gothic" w:cs="Century Gothic"/>
          <w:color w:val="000000"/>
          <w:sz w:val="20"/>
          <w:szCs w:val="20"/>
        </w:rPr>
      </w:pPr>
    </w:p>
    <w:p w:rsidR="0038476F" w:rsidRDefault="0038476F" w:rsidP="0038476F">
      <w:pPr>
        <w:widowControl w:val="0"/>
        <w:autoSpaceDE w:val="0"/>
        <w:autoSpaceDN w:val="0"/>
        <w:adjustRightInd w:val="0"/>
        <w:spacing w:after="0" w:line="200" w:lineRule="exact"/>
        <w:rPr>
          <w:rFonts w:ascii="Century Gothic" w:hAnsi="Century Gothic" w:cs="Century Gothic"/>
          <w:color w:val="000000"/>
          <w:sz w:val="20"/>
          <w:szCs w:val="20"/>
        </w:rPr>
      </w:pPr>
    </w:p>
    <w:p w:rsidR="0038476F" w:rsidRDefault="0038476F" w:rsidP="0038476F">
      <w:pPr>
        <w:widowControl w:val="0"/>
        <w:autoSpaceDE w:val="0"/>
        <w:autoSpaceDN w:val="0"/>
        <w:adjustRightInd w:val="0"/>
        <w:spacing w:after="0" w:line="200" w:lineRule="exact"/>
        <w:rPr>
          <w:rFonts w:ascii="Century Gothic" w:hAnsi="Century Gothic" w:cs="Century Gothic"/>
          <w:color w:val="000000"/>
          <w:sz w:val="20"/>
          <w:szCs w:val="20"/>
        </w:rPr>
      </w:pPr>
    </w:p>
    <w:p w:rsidR="0038476F" w:rsidRDefault="0038476F" w:rsidP="0038476F">
      <w:pPr>
        <w:widowControl w:val="0"/>
        <w:autoSpaceDE w:val="0"/>
        <w:autoSpaceDN w:val="0"/>
        <w:adjustRightInd w:val="0"/>
        <w:spacing w:after="0" w:line="200" w:lineRule="exact"/>
        <w:rPr>
          <w:rFonts w:ascii="Century Gothic" w:hAnsi="Century Gothic" w:cs="Century Gothic"/>
          <w:color w:val="000000"/>
          <w:sz w:val="20"/>
          <w:szCs w:val="20"/>
        </w:rPr>
      </w:pPr>
    </w:p>
    <w:p w:rsidR="0038476F" w:rsidRDefault="0038476F" w:rsidP="0038476F">
      <w:pPr>
        <w:widowControl w:val="0"/>
        <w:autoSpaceDE w:val="0"/>
        <w:autoSpaceDN w:val="0"/>
        <w:adjustRightInd w:val="0"/>
        <w:spacing w:after="0" w:line="200" w:lineRule="exact"/>
        <w:rPr>
          <w:rFonts w:ascii="Century Gothic" w:hAnsi="Century Gothic" w:cs="Century Gothic"/>
          <w:color w:val="000000"/>
          <w:sz w:val="20"/>
          <w:szCs w:val="20"/>
        </w:rPr>
      </w:pPr>
    </w:p>
    <w:p w:rsidR="0038476F" w:rsidRDefault="0038476F" w:rsidP="0038476F">
      <w:pPr>
        <w:widowControl w:val="0"/>
        <w:autoSpaceDE w:val="0"/>
        <w:autoSpaceDN w:val="0"/>
        <w:adjustRightInd w:val="0"/>
        <w:spacing w:after="0" w:line="200" w:lineRule="exact"/>
        <w:rPr>
          <w:rFonts w:ascii="Century Gothic" w:hAnsi="Century Gothic" w:cs="Century Gothic"/>
          <w:color w:val="000000"/>
          <w:sz w:val="20"/>
          <w:szCs w:val="20"/>
        </w:rPr>
      </w:pPr>
    </w:p>
    <w:p w:rsidR="0038476F" w:rsidRDefault="0038476F" w:rsidP="0038476F">
      <w:pPr>
        <w:widowControl w:val="0"/>
        <w:autoSpaceDE w:val="0"/>
        <w:autoSpaceDN w:val="0"/>
        <w:adjustRightInd w:val="0"/>
        <w:spacing w:after="0" w:line="200" w:lineRule="exact"/>
        <w:rPr>
          <w:rFonts w:ascii="Century Gothic" w:hAnsi="Century Gothic" w:cs="Century Gothic"/>
          <w:color w:val="000000"/>
          <w:sz w:val="20"/>
          <w:szCs w:val="20"/>
        </w:rPr>
      </w:pPr>
    </w:p>
    <w:p w:rsidR="0038476F" w:rsidRDefault="0038476F" w:rsidP="0038476F">
      <w:pPr>
        <w:widowControl w:val="0"/>
        <w:autoSpaceDE w:val="0"/>
        <w:autoSpaceDN w:val="0"/>
        <w:adjustRightInd w:val="0"/>
        <w:spacing w:after="0" w:line="200" w:lineRule="exact"/>
        <w:rPr>
          <w:rFonts w:ascii="Century Gothic" w:hAnsi="Century Gothic" w:cs="Century Gothic"/>
          <w:color w:val="000000"/>
          <w:sz w:val="20"/>
          <w:szCs w:val="20"/>
        </w:rPr>
      </w:pPr>
    </w:p>
    <w:p w:rsidR="0038476F" w:rsidRDefault="0038476F" w:rsidP="0038476F">
      <w:pPr>
        <w:widowControl w:val="0"/>
        <w:autoSpaceDE w:val="0"/>
        <w:autoSpaceDN w:val="0"/>
        <w:adjustRightInd w:val="0"/>
        <w:spacing w:after="0" w:line="200" w:lineRule="exact"/>
        <w:rPr>
          <w:rFonts w:ascii="Century Gothic" w:hAnsi="Century Gothic" w:cs="Century Gothic"/>
          <w:color w:val="000000"/>
          <w:sz w:val="20"/>
          <w:szCs w:val="20"/>
        </w:rPr>
      </w:pPr>
    </w:p>
    <w:p w:rsidR="0038476F" w:rsidRDefault="0038476F" w:rsidP="0038476F">
      <w:pPr>
        <w:widowControl w:val="0"/>
        <w:autoSpaceDE w:val="0"/>
        <w:autoSpaceDN w:val="0"/>
        <w:adjustRightInd w:val="0"/>
        <w:spacing w:after="0" w:line="200" w:lineRule="exact"/>
        <w:rPr>
          <w:rFonts w:ascii="Century Gothic" w:hAnsi="Century Gothic" w:cs="Century Gothic"/>
          <w:color w:val="000000"/>
          <w:sz w:val="20"/>
          <w:szCs w:val="20"/>
        </w:rPr>
      </w:pPr>
    </w:p>
    <w:p w:rsidR="0038476F" w:rsidRDefault="0038476F" w:rsidP="0038476F">
      <w:pPr>
        <w:widowControl w:val="0"/>
        <w:autoSpaceDE w:val="0"/>
        <w:autoSpaceDN w:val="0"/>
        <w:adjustRightInd w:val="0"/>
        <w:spacing w:after="0" w:line="200" w:lineRule="exact"/>
        <w:rPr>
          <w:rFonts w:ascii="Century Gothic" w:hAnsi="Century Gothic" w:cs="Century Gothic"/>
          <w:color w:val="000000"/>
          <w:sz w:val="20"/>
          <w:szCs w:val="20"/>
        </w:rPr>
      </w:pPr>
    </w:p>
    <w:p w:rsidR="0038476F" w:rsidRDefault="0038476F" w:rsidP="0038476F">
      <w:pPr>
        <w:widowControl w:val="0"/>
        <w:autoSpaceDE w:val="0"/>
        <w:autoSpaceDN w:val="0"/>
        <w:adjustRightInd w:val="0"/>
        <w:spacing w:after="0" w:line="200" w:lineRule="exact"/>
        <w:rPr>
          <w:rFonts w:ascii="Century Gothic" w:hAnsi="Century Gothic" w:cs="Century Gothic"/>
          <w:color w:val="000000"/>
          <w:sz w:val="20"/>
          <w:szCs w:val="20"/>
        </w:rPr>
      </w:pPr>
    </w:p>
    <w:p w:rsidR="0038476F" w:rsidRDefault="0038476F" w:rsidP="0038476F">
      <w:pPr>
        <w:widowControl w:val="0"/>
        <w:autoSpaceDE w:val="0"/>
        <w:autoSpaceDN w:val="0"/>
        <w:adjustRightInd w:val="0"/>
        <w:spacing w:after="0" w:line="200" w:lineRule="exact"/>
        <w:rPr>
          <w:rFonts w:ascii="Century Gothic" w:hAnsi="Century Gothic" w:cs="Century Gothic"/>
          <w:color w:val="000000"/>
          <w:sz w:val="20"/>
          <w:szCs w:val="20"/>
        </w:rPr>
      </w:pPr>
    </w:p>
    <w:p w:rsidR="0038476F" w:rsidRDefault="0038476F" w:rsidP="0038476F">
      <w:pPr>
        <w:widowControl w:val="0"/>
        <w:autoSpaceDE w:val="0"/>
        <w:autoSpaceDN w:val="0"/>
        <w:adjustRightInd w:val="0"/>
        <w:spacing w:after="0" w:line="200" w:lineRule="exact"/>
        <w:rPr>
          <w:rFonts w:ascii="Century Gothic" w:hAnsi="Century Gothic" w:cs="Century Gothic"/>
          <w:color w:val="000000"/>
          <w:sz w:val="20"/>
          <w:szCs w:val="20"/>
        </w:rPr>
      </w:pPr>
    </w:p>
    <w:p w:rsidR="0038476F" w:rsidRDefault="0038476F" w:rsidP="0038476F">
      <w:pPr>
        <w:widowControl w:val="0"/>
        <w:autoSpaceDE w:val="0"/>
        <w:autoSpaceDN w:val="0"/>
        <w:adjustRightInd w:val="0"/>
        <w:spacing w:after="0" w:line="200" w:lineRule="exact"/>
        <w:rPr>
          <w:rFonts w:ascii="Century Gothic" w:hAnsi="Century Gothic" w:cs="Century Gothic"/>
          <w:color w:val="000000"/>
          <w:sz w:val="20"/>
          <w:szCs w:val="20"/>
        </w:rPr>
      </w:pPr>
    </w:p>
    <w:p w:rsidR="0038476F" w:rsidRDefault="0038476F" w:rsidP="0038476F">
      <w:pPr>
        <w:widowControl w:val="0"/>
        <w:autoSpaceDE w:val="0"/>
        <w:autoSpaceDN w:val="0"/>
        <w:adjustRightInd w:val="0"/>
        <w:spacing w:after="0" w:line="200" w:lineRule="exact"/>
        <w:rPr>
          <w:rFonts w:ascii="Century Gothic" w:hAnsi="Century Gothic" w:cs="Century Gothic"/>
          <w:color w:val="000000"/>
          <w:sz w:val="20"/>
          <w:szCs w:val="20"/>
        </w:rPr>
      </w:pPr>
    </w:p>
    <w:p w:rsidR="0038476F" w:rsidRDefault="0038476F" w:rsidP="0038476F">
      <w:pPr>
        <w:widowControl w:val="0"/>
        <w:autoSpaceDE w:val="0"/>
        <w:autoSpaceDN w:val="0"/>
        <w:adjustRightInd w:val="0"/>
        <w:spacing w:after="0" w:line="200" w:lineRule="exact"/>
        <w:rPr>
          <w:rFonts w:ascii="Century Gothic" w:hAnsi="Century Gothic" w:cs="Century Gothic"/>
          <w:color w:val="000000"/>
          <w:sz w:val="20"/>
          <w:szCs w:val="20"/>
        </w:rPr>
      </w:pPr>
    </w:p>
    <w:p w:rsidR="0038476F" w:rsidRDefault="0038476F" w:rsidP="0038476F">
      <w:pPr>
        <w:widowControl w:val="0"/>
        <w:autoSpaceDE w:val="0"/>
        <w:autoSpaceDN w:val="0"/>
        <w:adjustRightInd w:val="0"/>
        <w:spacing w:after="0" w:line="200" w:lineRule="exact"/>
        <w:rPr>
          <w:rFonts w:ascii="Century Gothic" w:hAnsi="Century Gothic" w:cs="Century Gothic"/>
          <w:color w:val="000000"/>
          <w:sz w:val="20"/>
          <w:szCs w:val="20"/>
        </w:rPr>
      </w:pPr>
    </w:p>
    <w:p w:rsidR="0038476F" w:rsidRDefault="0038476F" w:rsidP="0038476F">
      <w:pPr>
        <w:widowControl w:val="0"/>
        <w:autoSpaceDE w:val="0"/>
        <w:autoSpaceDN w:val="0"/>
        <w:adjustRightInd w:val="0"/>
        <w:spacing w:after="0" w:line="200" w:lineRule="exact"/>
        <w:rPr>
          <w:rFonts w:ascii="Century Gothic" w:hAnsi="Century Gothic" w:cs="Century Gothic"/>
          <w:color w:val="000000"/>
          <w:sz w:val="20"/>
          <w:szCs w:val="20"/>
        </w:rPr>
      </w:pPr>
    </w:p>
    <w:p w:rsidR="0038476F" w:rsidRDefault="0038476F" w:rsidP="0038476F">
      <w:pPr>
        <w:widowControl w:val="0"/>
        <w:autoSpaceDE w:val="0"/>
        <w:autoSpaceDN w:val="0"/>
        <w:adjustRightInd w:val="0"/>
        <w:spacing w:after="0" w:line="200" w:lineRule="exact"/>
        <w:rPr>
          <w:rFonts w:ascii="Century Gothic" w:hAnsi="Century Gothic" w:cs="Century Gothic"/>
          <w:color w:val="000000"/>
          <w:sz w:val="20"/>
          <w:szCs w:val="20"/>
        </w:rPr>
      </w:pPr>
    </w:p>
    <w:p w:rsidR="0038476F" w:rsidRDefault="0038476F" w:rsidP="0038476F">
      <w:pPr>
        <w:widowControl w:val="0"/>
        <w:autoSpaceDE w:val="0"/>
        <w:autoSpaceDN w:val="0"/>
        <w:adjustRightInd w:val="0"/>
        <w:spacing w:after="0" w:line="200" w:lineRule="exact"/>
        <w:rPr>
          <w:rFonts w:ascii="Century Gothic" w:hAnsi="Century Gothic" w:cs="Century Gothic"/>
          <w:color w:val="000000"/>
          <w:sz w:val="20"/>
          <w:szCs w:val="20"/>
        </w:rPr>
      </w:pPr>
    </w:p>
    <w:p w:rsidR="0038476F" w:rsidRDefault="0038476F" w:rsidP="0038476F">
      <w:pPr>
        <w:widowControl w:val="0"/>
        <w:autoSpaceDE w:val="0"/>
        <w:autoSpaceDN w:val="0"/>
        <w:adjustRightInd w:val="0"/>
        <w:spacing w:after="0" w:line="200" w:lineRule="exact"/>
        <w:rPr>
          <w:rFonts w:ascii="Century Gothic" w:hAnsi="Century Gothic" w:cs="Century Gothic"/>
          <w:color w:val="000000"/>
          <w:sz w:val="20"/>
          <w:szCs w:val="20"/>
        </w:rPr>
      </w:pPr>
    </w:p>
    <w:p w:rsidR="0038476F" w:rsidRDefault="0038476F" w:rsidP="0038476F">
      <w:pPr>
        <w:widowControl w:val="0"/>
        <w:autoSpaceDE w:val="0"/>
        <w:autoSpaceDN w:val="0"/>
        <w:adjustRightInd w:val="0"/>
        <w:spacing w:after="0" w:line="200" w:lineRule="exact"/>
        <w:rPr>
          <w:rFonts w:ascii="Century Gothic" w:hAnsi="Century Gothic" w:cs="Century Gothic"/>
          <w:color w:val="000000"/>
          <w:sz w:val="20"/>
          <w:szCs w:val="20"/>
        </w:rPr>
      </w:pPr>
    </w:p>
    <w:p w:rsidR="0038476F" w:rsidRDefault="0038476F" w:rsidP="0038476F">
      <w:pPr>
        <w:widowControl w:val="0"/>
        <w:autoSpaceDE w:val="0"/>
        <w:autoSpaceDN w:val="0"/>
        <w:adjustRightInd w:val="0"/>
        <w:spacing w:after="0" w:line="200" w:lineRule="exact"/>
        <w:rPr>
          <w:rFonts w:ascii="Century Gothic" w:hAnsi="Century Gothic" w:cs="Century Gothic"/>
          <w:color w:val="000000"/>
          <w:sz w:val="20"/>
          <w:szCs w:val="20"/>
        </w:rPr>
      </w:pPr>
    </w:p>
    <w:p w:rsidR="0038476F" w:rsidRDefault="0038476F" w:rsidP="0038476F">
      <w:pPr>
        <w:widowControl w:val="0"/>
        <w:autoSpaceDE w:val="0"/>
        <w:autoSpaceDN w:val="0"/>
        <w:adjustRightInd w:val="0"/>
        <w:spacing w:after="0" w:line="200" w:lineRule="exact"/>
        <w:rPr>
          <w:rFonts w:ascii="Century Gothic" w:hAnsi="Century Gothic" w:cs="Century Gothic"/>
          <w:color w:val="000000"/>
          <w:sz w:val="20"/>
          <w:szCs w:val="20"/>
        </w:rPr>
      </w:pPr>
    </w:p>
    <w:p w:rsidR="0038476F" w:rsidRDefault="0038476F" w:rsidP="0038476F">
      <w:pPr>
        <w:widowControl w:val="0"/>
        <w:autoSpaceDE w:val="0"/>
        <w:autoSpaceDN w:val="0"/>
        <w:adjustRightInd w:val="0"/>
        <w:spacing w:after="0" w:line="200" w:lineRule="exact"/>
        <w:rPr>
          <w:rFonts w:ascii="Century Gothic" w:hAnsi="Century Gothic" w:cs="Century Gothic"/>
          <w:color w:val="000000"/>
          <w:sz w:val="20"/>
          <w:szCs w:val="20"/>
        </w:rPr>
      </w:pPr>
    </w:p>
    <w:p w:rsidR="0038476F" w:rsidRDefault="0038476F" w:rsidP="0038476F">
      <w:pPr>
        <w:widowControl w:val="0"/>
        <w:autoSpaceDE w:val="0"/>
        <w:autoSpaceDN w:val="0"/>
        <w:adjustRightInd w:val="0"/>
        <w:spacing w:after="0" w:line="200" w:lineRule="exact"/>
        <w:rPr>
          <w:rFonts w:ascii="Century Gothic" w:hAnsi="Century Gothic" w:cs="Century Gothic"/>
          <w:color w:val="000000"/>
          <w:sz w:val="20"/>
          <w:szCs w:val="20"/>
        </w:rPr>
      </w:pPr>
    </w:p>
    <w:p w:rsidR="0038476F" w:rsidRDefault="0038476F" w:rsidP="0038476F">
      <w:pPr>
        <w:widowControl w:val="0"/>
        <w:autoSpaceDE w:val="0"/>
        <w:autoSpaceDN w:val="0"/>
        <w:adjustRightInd w:val="0"/>
        <w:spacing w:after="0" w:line="200" w:lineRule="exact"/>
        <w:rPr>
          <w:rFonts w:ascii="Century Gothic" w:hAnsi="Century Gothic" w:cs="Century Gothic"/>
          <w:color w:val="000000"/>
          <w:sz w:val="20"/>
          <w:szCs w:val="20"/>
        </w:rPr>
      </w:pPr>
    </w:p>
    <w:p w:rsidR="0038476F" w:rsidRDefault="0038476F" w:rsidP="0038476F">
      <w:pPr>
        <w:widowControl w:val="0"/>
        <w:autoSpaceDE w:val="0"/>
        <w:autoSpaceDN w:val="0"/>
        <w:adjustRightInd w:val="0"/>
        <w:spacing w:after="0" w:line="200" w:lineRule="exact"/>
        <w:rPr>
          <w:rFonts w:ascii="Century Gothic" w:hAnsi="Century Gothic" w:cs="Century Gothic"/>
          <w:color w:val="000000"/>
          <w:sz w:val="20"/>
          <w:szCs w:val="20"/>
        </w:rPr>
      </w:pPr>
    </w:p>
    <w:p w:rsidR="0038476F" w:rsidRDefault="0038476F" w:rsidP="0038476F">
      <w:pPr>
        <w:widowControl w:val="0"/>
        <w:autoSpaceDE w:val="0"/>
        <w:autoSpaceDN w:val="0"/>
        <w:adjustRightInd w:val="0"/>
        <w:spacing w:before="9" w:after="0" w:line="260" w:lineRule="exact"/>
        <w:rPr>
          <w:rFonts w:ascii="Century Gothic" w:hAnsi="Century Gothic" w:cs="Century Gothic"/>
          <w:color w:val="000000"/>
          <w:sz w:val="26"/>
          <w:szCs w:val="26"/>
        </w:rPr>
      </w:pPr>
    </w:p>
    <w:p w:rsidR="0038476F" w:rsidRDefault="0038476F" w:rsidP="0038476F">
      <w:pPr>
        <w:widowControl w:val="0"/>
        <w:autoSpaceDE w:val="0"/>
        <w:autoSpaceDN w:val="0"/>
        <w:adjustRightInd w:val="0"/>
        <w:spacing w:before="7" w:after="0" w:line="240" w:lineRule="auto"/>
        <w:ind w:left="1120"/>
        <w:rPr>
          <w:rFonts w:ascii="Times New Roman" w:hAnsi="Times New Roman"/>
          <w:color w:val="000000"/>
          <w:sz w:val="24"/>
          <w:szCs w:val="24"/>
        </w:rPr>
      </w:pPr>
      <w:r>
        <w:rPr>
          <w:rFonts w:ascii="Times New Roman" w:hAnsi="Times New Roman"/>
          <w:b/>
          <w:bCs/>
          <w:color w:val="191919"/>
          <w:sz w:val="32"/>
          <w:szCs w:val="32"/>
        </w:rPr>
        <w:t>M</w:t>
      </w:r>
      <w:r>
        <w:rPr>
          <w:rFonts w:ascii="Times New Roman" w:hAnsi="Times New Roman"/>
          <w:b/>
          <w:bCs/>
          <w:color w:val="191919"/>
          <w:sz w:val="24"/>
          <w:szCs w:val="24"/>
        </w:rPr>
        <w:t>INOR</w:t>
      </w:r>
      <w:r>
        <w:rPr>
          <w:rFonts w:ascii="Times New Roman" w:hAnsi="Times New Roman"/>
          <w:b/>
          <w:bCs/>
          <w:color w:val="191919"/>
          <w:spacing w:val="20"/>
          <w:sz w:val="24"/>
          <w:szCs w:val="24"/>
        </w:rPr>
        <w:t xml:space="preserve"> </w:t>
      </w:r>
      <w:r>
        <w:rPr>
          <w:rFonts w:ascii="Times New Roman" w:hAnsi="Times New Roman"/>
          <w:b/>
          <w:bCs/>
          <w:color w:val="191919"/>
          <w:sz w:val="24"/>
          <w:szCs w:val="24"/>
        </w:rPr>
        <w:t>IN</w:t>
      </w:r>
      <w:r>
        <w:rPr>
          <w:rFonts w:ascii="Times New Roman" w:hAnsi="Times New Roman"/>
          <w:b/>
          <w:bCs/>
          <w:color w:val="191919"/>
          <w:spacing w:val="20"/>
          <w:sz w:val="24"/>
          <w:szCs w:val="24"/>
        </w:rPr>
        <w:t xml:space="preserve"> </w:t>
      </w:r>
      <w:r>
        <w:rPr>
          <w:rFonts w:ascii="Times New Roman" w:hAnsi="Times New Roman"/>
          <w:b/>
          <w:bCs/>
          <w:color w:val="191919"/>
          <w:sz w:val="32"/>
          <w:szCs w:val="32"/>
        </w:rPr>
        <w:t>I</w:t>
      </w:r>
      <w:r>
        <w:rPr>
          <w:rFonts w:ascii="Times New Roman" w:hAnsi="Times New Roman"/>
          <w:b/>
          <w:bCs/>
          <w:color w:val="191919"/>
          <w:sz w:val="24"/>
          <w:szCs w:val="24"/>
        </w:rPr>
        <w:t>NTERN</w:t>
      </w:r>
      <w:r>
        <w:rPr>
          <w:rFonts w:ascii="Times New Roman" w:hAnsi="Times New Roman"/>
          <w:b/>
          <w:bCs/>
          <w:color w:val="191919"/>
          <w:spacing w:val="-18"/>
          <w:sz w:val="24"/>
          <w:szCs w:val="24"/>
        </w:rPr>
        <w:t>A</w:t>
      </w:r>
      <w:r>
        <w:rPr>
          <w:rFonts w:ascii="Times New Roman" w:hAnsi="Times New Roman"/>
          <w:b/>
          <w:bCs/>
          <w:color w:val="191919"/>
          <w:sz w:val="24"/>
          <w:szCs w:val="24"/>
        </w:rPr>
        <w:t>TIONAL</w:t>
      </w:r>
      <w:r>
        <w:rPr>
          <w:rFonts w:ascii="Times New Roman" w:hAnsi="Times New Roman"/>
          <w:b/>
          <w:bCs/>
          <w:color w:val="191919"/>
          <w:spacing w:val="7"/>
          <w:sz w:val="24"/>
          <w:szCs w:val="24"/>
        </w:rPr>
        <w:t xml:space="preserve"> </w:t>
      </w:r>
      <w:r>
        <w:rPr>
          <w:rFonts w:ascii="Times New Roman" w:hAnsi="Times New Roman"/>
          <w:b/>
          <w:bCs/>
          <w:color w:val="191919"/>
          <w:sz w:val="32"/>
          <w:szCs w:val="32"/>
        </w:rPr>
        <w:t>B</w:t>
      </w:r>
      <w:r>
        <w:rPr>
          <w:rFonts w:ascii="Times New Roman" w:hAnsi="Times New Roman"/>
          <w:b/>
          <w:bCs/>
          <w:color w:val="191919"/>
          <w:sz w:val="24"/>
          <w:szCs w:val="24"/>
        </w:rPr>
        <w:t>USINESS</w:t>
      </w:r>
    </w:p>
    <w:p w:rsidR="0038476F" w:rsidRDefault="0038476F" w:rsidP="0038476F">
      <w:pPr>
        <w:widowControl w:val="0"/>
        <w:autoSpaceDE w:val="0"/>
        <w:autoSpaceDN w:val="0"/>
        <w:adjustRightInd w:val="0"/>
        <w:spacing w:before="55" w:after="0" w:line="240" w:lineRule="auto"/>
        <w:ind w:left="1120"/>
        <w:rPr>
          <w:rFonts w:ascii="Times New Roman" w:hAnsi="Times New Roman"/>
          <w:color w:val="000000"/>
          <w:sz w:val="18"/>
          <w:szCs w:val="18"/>
        </w:rPr>
      </w:pPr>
      <w:r>
        <w:rPr>
          <w:rFonts w:ascii="Times New Roman" w:hAnsi="Times New Roman"/>
          <w:color w:val="191919"/>
          <w:sz w:val="18"/>
          <w:szCs w:val="18"/>
        </w:rPr>
        <w:t>(18 Semester Hours)</w:t>
      </w:r>
    </w:p>
    <w:p w:rsidR="0038476F" w:rsidRDefault="0038476F" w:rsidP="0038476F">
      <w:pPr>
        <w:widowControl w:val="0"/>
        <w:autoSpaceDE w:val="0"/>
        <w:autoSpaceDN w:val="0"/>
        <w:adjustRightInd w:val="0"/>
        <w:spacing w:before="5" w:after="0" w:line="220" w:lineRule="exact"/>
        <w:rPr>
          <w:rFonts w:ascii="Times New Roman" w:hAnsi="Times New Roman"/>
          <w:color w:val="000000"/>
        </w:rPr>
      </w:pPr>
    </w:p>
    <w:p w:rsidR="0038476F" w:rsidRDefault="0038476F" w:rsidP="0038476F">
      <w:pPr>
        <w:widowControl w:val="0"/>
        <w:tabs>
          <w:tab w:val="left" w:pos="3740"/>
        </w:tabs>
        <w:autoSpaceDE w:val="0"/>
        <w:autoSpaceDN w:val="0"/>
        <w:adjustRightInd w:val="0"/>
        <w:spacing w:after="0" w:line="240" w:lineRule="auto"/>
        <w:ind w:left="1120"/>
        <w:rPr>
          <w:rFonts w:ascii="Times New Roman" w:hAnsi="Times New Roman"/>
          <w:color w:val="000000"/>
          <w:sz w:val="18"/>
          <w:szCs w:val="18"/>
        </w:rPr>
      </w:pPr>
      <w:r>
        <w:rPr>
          <w:rFonts w:ascii="Times New Roman" w:hAnsi="Times New Roman"/>
          <w:color w:val="191919"/>
          <w:sz w:val="18"/>
          <w:szCs w:val="18"/>
        </w:rPr>
        <w:t>Required Courses:</w:t>
      </w:r>
      <w:r>
        <w:rPr>
          <w:rFonts w:ascii="Times New Roman" w:hAnsi="Times New Roman"/>
          <w:color w:val="191919"/>
          <w:sz w:val="18"/>
          <w:szCs w:val="18"/>
        </w:rPr>
        <w:tab/>
        <w:t>Semester Hours</w:t>
      </w:r>
    </w:p>
    <w:p w:rsidR="0038476F" w:rsidRDefault="0038476F" w:rsidP="0038476F">
      <w:pPr>
        <w:widowControl w:val="0"/>
        <w:tabs>
          <w:tab w:val="left" w:pos="2180"/>
          <w:tab w:val="left" w:pos="3260"/>
          <w:tab w:val="left" w:pos="8320"/>
        </w:tabs>
        <w:autoSpaceDE w:val="0"/>
        <w:autoSpaceDN w:val="0"/>
        <w:adjustRightInd w:val="0"/>
        <w:spacing w:before="9" w:after="0" w:line="240" w:lineRule="auto"/>
        <w:ind w:left="1120"/>
        <w:rPr>
          <w:rFonts w:ascii="Times New Roman" w:hAnsi="Times New Roman"/>
          <w:color w:val="000000"/>
          <w:sz w:val="18"/>
          <w:szCs w:val="18"/>
        </w:rPr>
      </w:pPr>
      <w:r>
        <w:rPr>
          <w:rFonts w:ascii="Times New Roman" w:hAnsi="Times New Roman"/>
          <w:color w:val="191919"/>
          <w:sz w:val="18"/>
          <w:szCs w:val="18"/>
        </w:rPr>
        <w:t>BUSA</w:t>
      </w:r>
      <w:r>
        <w:rPr>
          <w:rFonts w:ascii="Times New Roman" w:hAnsi="Times New Roman"/>
          <w:color w:val="191919"/>
          <w:sz w:val="18"/>
          <w:szCs w:val="18"/>
        </w:rPr>
        <w:tab/>
        <w:t>4105</w:t>
      </w:r>
      <w:r>
        <w:rPr>
          <w:rFonts w:ascii="Times New Roman" w:hAnsi="Times New Roman"/>
          <w:color w:val="191919"/>
          <w:sz w:val="18"/>
          <w:szCs w:val="18"/>
        </w:rPr>
        <w:tab/>
        <w:t>International Business</w:t>
      </w:r>
      <w:r>
        <w:rPr>
          <w:rFonts w:ascii="Times New Roman" w:hAnsi="Times New Roman"/>
          <w:color w:val="191919"/>
          <w:sz w:val="18"/>
          <w:szCs w:val="18"/>
        </w:rPr>
        <w:tab/>
        <w:t>3</w:t>
      </w:r>
    </w:p>
    <w:p w:rsidR="0038476F" w:rsidRDefault="0038476F" w:rsidP="0038476F">
      <w:pPr>
        <w:widowControl w:val="0"/>
        <w:tabs>
          <w:tab w:val="left" w:pos="2200"/>
          <w:tab w:val="left" w:pos="3280"/>
          <w:tab w:val="left" w:pos="8320"/>
        </w:tabs>
        <w:autoSpaceDE w:val="0"/>
        <w:autoSpaceDN w:val="0"/>
        <w:adjustRightInd w:val="0"/>
        <w:spacing w:before="9" w:after="0" w:line="240" w:lineRule="auto"/>
        <w:ind w:left="1120"/>
        <w:rPr>
          <w:rFonts w:ascii="Times New Roman" w:hAnsi="Times New Roman"/>
          <w:color w:val="000000"/>
          <w:sz w:val="18"/>
          <w:szCs w:val="18"/>
        </w:rPr>
      </w:pPr>
      <w:r>
        <w:rPr>
          <w:rFonts w:ascii="Times New Roman" w:hAnsi="Times New Roman"/>
          <w:color w:val="191919"/>
          <w:sz w:val="18"/>
          <w:szCs w:val="18"/>
        </w:rPr>
        <w:t>ACCT</w:t>
      </w:r>
      <w:r>
        <w:rPr>
          <w:rFonts w:ascii="Times New Roman" w:hAnsi="Times New Roman"/>
          <w:color w:val="191919"/>
          <w:sz w:val="18"/>
          <w:szCs w:val="18"/>
        </w:rPr>
        <w:tab/>
        <w:t>4108</w:t>
      </w:r>
      <w:r>
        <w:rPr>
          <w:rFonts w:ascii="Times New Roman" w:hAnsi="Times New Roman"/>
          <w:color w:val="191919"/>
          <w:sz w:val="18"/>
          <w:szCs w:val="18"/>
        </w:rPr>
        <w:tab/>
        <w:t>International</w:t>
      </w:r>
      <w:r>
        <w:rPr>
          <w:rFonts w:ascii="Times New Roman" w:hAnsi="Times New Roman"/>
          <w:color w:val="191919"/>
          <w:spacing w:val="-10"/>
          <w:sz w:val="18"/>
          <w:szCs w:val="18"/>
        </w:rPr>
        <w:t xml:space="preserve"> </w:t>
      </w:r>
      <w:r>
        <w:rPr>
          <w:rFonts w:ascii="Times New Roman" w:hAnsi="Times New Roman"/>
          <w:color w:val="191919"/>
          <w:sz w:val="18"/>
          <w:szCs w:val="18"/>
        </w:rPr>
        <w:t>Accounting I</w:t>
      </w:r>
      <w:r>
        <w:rPr>
          <w:rFonts w:ascii="Times New Roman" w:hAnsi="Times New Roman"/>
          <w:color w:val="191919"/>
          <w:sz w:val="18"/>
          <w:szCs w:val="18"/>
        </w:rPr>
        <w:tab/>
        <w:t>3</w:t>
      </w:r>
    </w:p>
    <w:p w:rsidR="0038476F" w:rsidRDefault="0038476F" w:rsidP="0038476F">
      <w:pPr>
        <w:widowControl w:val="0"/>
        <w:tabs>
          <w:tab w:val="left" w:pos="2180"/>
          <w:tab w:val="left" w:pos="3260"/>
          <w:tab w:val="left" w:pos="8320"/>
          <w:tab w:val="left" w:pos="9760"/>
        </w:tabs>
        <w:autoSpaceDE w:val="0"/>
        <w:autoSpaceDN w:val="0"/>
        <w:adjustRightInd w:val="0"/>
        <w:spacing w:before="9" w:after="0" w:line="240" w:lineRule="auto"/>
        <w:ind w:left="1120"/>
        <w:rPr>
          <w:rFonts w:ascii="Times New Roman" w:hAnsi="Times New Roman"/>
          <w:color w:val="000000"/>
          <w:sz w:val="18"/>
          <w:szCs w:val="18"/>
        </w:rPr>
      </w:pPr>
      <w:r>
        <w:rPr>
          <w:rFonts w:ascii="Times New Roman" w:hAnsi="Times New Roman"/>
          <w:color w:val="191919"/>
          <w:sz w:val="18"/>
          <w:szCs w:val="18"/>
        </w:rPr>
        <w:t>ECON</w:t>
      </w:r>
      <w:r>
        <w:rPr>
          <w:rFonts w:ascii="Times New Roman" w:hAnsi="Times New Roman"/>
          <w:color w:val="191919"/>
          <w:sz w:val="18"/>
          <w:szCs w:val="18"/>
        </w:rPr>
        <w:tab/>
        <w:t>3145</w:t>
      </w:r>
      <w:r>
        <w:rPr>
          <w:rFonts w:ascii="Times New Roman" w:hAnsi="Times New Roman"/>
          <w:color w:val="191919"/>
          <w:sz w:val="18"/>
          <w:szCs w:val="18"/>
        </w:rPr>
        <w:tab/>
        <w:t>Mone</w:t>
      </w:r>
      <w:r>
        <w:rPr>
          <w:rFonts w:ascii="Times New Roman" w:hAnsi="Times New Roman"/>
          <w:color w:val="191919"/>
          <w:spacing w:val="-12"/>
          <w:sz w:val="18"/>
          <w:szCs w:val="18"/>
        </w:rPr>
        <w:t>y</w:t>
      </w:r>
      <w:r>
        <w:rPr>
          <w:rFonts w:ascii="Times New Roman" w:hAnsi="Times New Roman"/>
          <w:color w:val="191919"/>
          <w:sz w:val="18"/>
          <w:szCs w:val="18"/>
        </w:rPr>
        <w:t>, Banking, and Foreign Exchange</w:t>
      </w:r>
      <w:r>
        <w:rPr>
          <w:rFonts w:ascii="Times New Roman" w:hAnsi="Times New Roman"/>
          <w:color w:val="191919"/>
          <w:sz w:val="18"/>
          <w:szCs w:val="18"/>
        </w:rPr>
        <w:tab/>
        <w:t>2</w:t>
      </w:r>
      <w:r>
        <w:rPr>
          <w:rFonts w:ascii="Times New Roman" w:hAnsi="Times New Roman"/>
          <w:color w:val="191919"/>
          <w:sz w:val="18"/>
          <w:szCs w:val="18"/>
        </w:rPr>
        <w:tab/>
        <w:t>3</w:t>
      </w:r>
    </w:p>
    <w:p w:rsidR="0038476F" w:rsidRDefault="0038476F" w:rsidP="0038476F">
      <w:pPr>
        <w:widowControl w:val="0"/>
        <w:tabs>
          <w:tab w:val="left" w:pos="2180"/>
          <w:tab w:val="left" w:pos="3260"/>
          <w:tab w:val="left" w:pos="8320"/>
          <w:tab w:val="left" w:pos="9760"/>
        </w:tabs>
        <w:autoSpaceDE w:val="0"/>
        <w:autoSpaceDN w:val="0"/>
        <w:adjustRightInd w:val="0"/>
        <w:spacing w:before="9" w:after="0" w:line="240" w:lineRule="auto"/>
        <w:ind w:left="1120"/>
        <w:rPr>
          <w:rFonts w:ascii="Times New Roman" w:hAnsi="Times New Roman"/>
          <w:color w:val="000000"/>
          <w:sz w:val="18"/>
          <w:szCs w:val="18"/>
        </w:rPr>
      </w:pPr>
      <w:r>
        <w:rPr>
          <w:rFonts w:ascii="Times New Roman" w:hAnsi="Times New Roman"/>
          <w:color w:val="191919"/>
          <w:sz w:val="18"/>
          <w:szCs w:val="18"/>
        </w:rPr>
        <w:t>ECON</w:t>
      </w:r>
      <w:r>
        <w:rPr>
          <w:rFonts w:ascii="Times New Roman" w:hAnsi="Times New Roman"/>
          <w:color w:val="191919"/>
          <w:sz w:val="18"/>
          <w:szCs w:val="18"/>
        </w:rPr>
        <w:tab/>
        <w:t>4405</w:t>
      </w:r>
      <w:r>
        <w:rPr>
          <w:rFonts w:ascii="Times New Roman" w:hAnsi="Times New Roman"/>
          <w:color w:val="191919"/>
          <w:sz w:val="18"/>
          <w:szCs w:val="18"/>
        </w:rPr>
        <w:tab/>
        <w:t>International</w:t>
      </w:r>
      <w:r>
        <w:rPr>
          <w:rFonts w:ascii="Times New Roman" w:hAnsi="Times New Roman"/>
          <w:color w:val="191919"/>
          <w:spacing w:val="-3"/>
          <w:sz w:val="18"/>
          <w:szCs w:val="18"/>
        </w:rPr>
        <w:t xml:space="preserve"> </w:t>
      </w:r>
      <w:r>
        <w:rPr>
          <w:rFonts w:ascii="Times New Roman" w:hAnsi="Times New Roman"/>
          <w:color w:val="191919"/>
          <w:spacing w:val="-6"/>
          <w:sz w:val="18"/>
          <w:szCs w:val="18"/>
        </w:rPr>
        <w:t>T</w:t>
      </w:r>
      <w:r>
        <w:rPr>
          <w:rFonts w:ascii="Times New Roman" w:hAnsi="Times New Roman"/>
          <w:color w:val="191919"/>
          <w:sz w:val="18"/>
          <w:szCs w:val="18"/>
        </w:rPr>
        <w:t>rade and Finance</w:t>
      </w:r>
      <w:r>
        <w:rPr>
          <w:rFonts w:ascii="Times New Roman" w:hAnsi="Times New Roman"/>
          <w:color w:val="191919"/>
          <w:sz w:val="18"/>
          <w:szCs w:val="18"/>
        </w:rPr>
        <w:tab/>
        <w:t>3</w:t>
      </w:r>
      <w:r>
        <w:rPr>
          <w:rFonts w:ascii="Times New Roman" w:hAnsi="Times New Roman"/>
          <w:color w:val="191919"/>
          <w:sz w:val="18"/>
          <w:szCs w:val="18"/>
        </w:rPr>
        <w:tab/>
        <w:t>3</w:t>
      </w:r>
    </w:p>
    <w:p w:rsidR="0038476F" w:rsidRDefault="0038476F" w:rsidP="0038476F">
      <w:pPr>
        <w:widowControl w:val="0"/>
        <w:tabs>
          <w:tab w:val="left" w:pos="2180"/>
          <w:tab w:val="left" w:pos="3260"/>
          <w:tab w:val="left" w:pos="8320"/>
        </w:tabs>
        <w:autoSpaceDE w:val="0"/>
        <w:autoSpaceDN w:val="0"/>
        <w:adjustRightInd w:val="0"/>
        <w:spacing w:before="9" w:after="0" w:line="240" w:lineRule="auto"/>
        <w:ind w:left="1120"/>
        <w:rPr>
          <w:rFonts w:ascii="Times New Roman" w:hAnsi="Times New Roman"/>
          <w:color w:val="000000"/>
          <w:sz w:val="18"/>
          <w:szCs w:val="18"/>
        </w:rPr>
      </w:pPr>
      <w:r>
        <w:rPr>
          <w:rFonts w:ascii="Times New Roman" w:hAnsi="Times New Roman"/>
          <w:color w:val="191919"/>
          <w:sz w:val="18"/>
          <w:szCs w:val="18"/>
        </w:rPr>
        <w:t>MKTG</w:t>
      </w:r>
      <w:r>
        <w:rPr>
          <w:rFonts w:ascii="Times New Roman" w:hAnsi="Times New Roman"/>
          <w:color w:val="191919"/>
          <w:sz w:val="18"/>
          <w:szCs w:val="18"/>
        </w:rPr>
        <w:tab/>
        <w:t>3120</w:t>
      </w:r>
      <w:r>
        <w:rPr>
          <w:rFonts w:ascii="Times New Roman" w:hAnsi="Times New Roman"/>
          <w:color w:val="191919"/>
          <w:sz w:val="18"/>
          <w:szCs w:val="18"/>
        </w:rPr>
        <w:tab/>
        <w:t>Principles of Marketing</w:t>
      </w:r>
      <w:r>
        <w:rPr>
          <w:rFonts w:ascii="Times New Roman" w:hAnsi="Times New Roman"/>
          <w:color w:val="191919"/>
          <w:sz w:val="18"/>
          <w:szCs w:val="18"/>
        </w:rPr>
        <w:tab/>
        <w:t>3</w:t>
      </w:r>
    </w:p>
    <w:p w:rsidR="0038476F" w:rsidRDefault="0038476F" w:rsidP="0038476F">
      <w:pPr>
        <w:widowControl w:val="0"/>
        <w:autoSpaceDE w:val="0"/>
        <w:autoSpaceDN w:val="0"/>
        <w:adjustRightInd w:val="0"/>
        <w:spacing w:before="9" w:after="0" w:line="240" w:lineRule="auto"/>
        <w:ind w:left="1120"/>
        <w:rPr>
          <w:rFonts w:ascii="Times New Roman" w:hAnsi="Times New Roman"/>
          <w:color w:val="000000"/>
          <w:sz w:val="18"/>
          <w:szCs w:val="18"/>
        </w:rPr>
      </w:pPr>
      <w:r>
        <w:rPr>
          <w:rFonts w:ascii="Times New Roman" w:hAnsi="Times New Roman"/>
          <w:color w:val="191919"/>
          <w:sz w:val="18"/>
          <w:szCs w:val="18"/>
        </w:rPr>
        <w:t>Elective (Select 1 Course):</w:t>
      </w:r>
    </w:p>
    <w:p w:rsidR="0038476F" w:rsidRDefault="0038476F" w:rsidP="0038476F">
      <w:pPr>
        <w:widowControl w:val="0"/>
        <w:tabs>
          <w:tab w:val="left" w:pos="2180"/>
          <w:tab w:val="left" w:pos="8320"/>
        </w:tabs>
        <w:autoSpaceDE w:val="0"/>
        <w:autoSpaceDN w:val="0"/>
        <w:adjustRightInd w:val="0"/>
        <w:spacing w:before="9" w:after="0" w:line="240" w:lineRule="auto"/>
        <w:ind w:left="1120"/>
        <w:rPr>
          <w:rFonts w:ascii="Times New Roman" w:hAnsi="Times New Roman"/>
          <w:color w:val="000000"/>
          <w:sz w:val="18"/>
          <w:szCs w:val="18"/>
        </w:rPr>
      </w:pPr>
      <w:r>
        <w:rPr>
          <w:rFonts w:ascii="Times New Roman" w:hAnsi="Times New Roman"/>
          <w:color w:val="191919"/>
          <w:sz w:val="18"/>
          <w:szCs w:val="18"/>
        </w:rPr>
        <w:t>MGMT</w:t>
      </w:r>
      <w:r>
        <w:rPr>
          <w:rFonts w:ascii="Times New Roman" w:hAnsi="Times New Roman"/>
          <w:color w:val="191919"/>
          <w:sz w:val="18"/>
          <w:szCs w:val="18"/>
        </w:rPr>
        <w:tab/>
        <w:t>3405 - International Business Law</w:t>
      </w:r>
      <w:r>
        <w:rPr>
          <w:rFonts w:ascii="Times New Roman" w:hAnsi="Times New Roman"/>
          <w:color w:val="191919"/>
          <w:sz w:val="18"/>
          <w:szCs w:val="18"/>
        </w:rPr>
        <w:tab/>
        <w:t>3</w:t>
      </w:r>
    </w:p>
    <w:p w:rsidR="0038476F" w:rsidRDefault="0038476F" w:rsidP="0038476F">
      <w:pPr>
        <w:widowControl w:val="0"/>
        <w:autoSpaceDE w:val="0"/>
        <w:autoSpaceDN w:val="0"/>
        <w:adjustRightInd w:val="0"/>
        <w:spacing w:before="9" w:after="0" w:line="240" w:lineRule="auto"/>
        <w:ind w:left="1120"/>
        <w:rPr>
          <w:rFonts w:ascii="Times New Roman" w:hAnsi="Times New Roman"/>
          <w:color w:val="000000"/>
          <w:sz w:val="18"/>
          <w:szCs w:val="18"/>
        </w:rPr>
      </w:pPr>
      <w:r>
        <w:rPr>
          <w:rFonts w:ascii="Times New Roman" w:hAnsi="Times New Roman"/>
          <w:color w:val="191919"/>
          <w:sz w:val="18"/>
          <w:szCs w:val="18"/>
        </w:rPr>
        <w:t>Any 4000 Level Business Course</w:t>
      </w:r>
    </w:p>
    <w:p w:rsidR="0038476F" w:rsidRDefault="0038476F" w:rsidP="0038476F">
      <w:pPr>
        <w:widowControl w:val="0"/>
        <w:autoSpaceDE w:val="0"/>
        <w:autoSpaceDN w:val="0"/>
        <w:adjustRightInd w:val="0"/>
        <w:spacing w:before="8" w:after="0" w:line="180" w:lineRule="exact"/>
        <w:rPr>
          <w:rFonts w:ascii="Times New Roman" w:hAnsi="Times New Roman"/>
          <w:color w:val="000000"/>
          <w:sz w:val="18"/>
          <w:szCs w:val="18"/>
        </w:rPr>
      </w:pPr>
    </w:p>
    <w:p w:rsidR="0038476F" w:rsidRDefault="0038476F" w:rsidP="0038476F">
      <w:pPr>
        <w:widowControl w:val="0"/>
        <w:autoSpaceDE w:val="0"/>
        <w:autoSpaceDN w:val="0"/>
        <w:adjustRightInd w:val="0"/>
        <w:spacing w:after="0" w:line="250" w:lineRule="auto"/>
        <w:ind w:left="1480" w:right="89" w:hanging="180"/>
        <w:rPr>
          <w:rFonts w:ascii="Times New Roman" w:hAnsi="Times New Roman"/>
          <w:color w:val="000000"/>
          <w:sz w:val="18"/>
          <w:szCs w:val="18"/>
        </w:rPr>
      </w:pPr>
      <w:r>
        <w:rPr>
          <w:rFonts w:ascii="Times New Roman" w:hAnsi="Times New Roman"/>
          <w:color w:val="191919"/>
          <w:sz w:val="18"/>
          <w:szCs w:val="18"/>
        </w:rPr>
        <w:t>1. Accounting</w:t>
      </w:r>
      <w:r>
        <w:rPr>
          <w:rFonts w:ascii="Times New Roman" w:hAnsi="Times New Roman"/>
          <w:color w:val="191919"/>
          <w:spacing w:val="-5"/>
          <w:sz w:val="18"/>
          <w:szCs w:val="18"/>
        </w:rPr>
        <w:t xml:space="preserve"> </w:t>
      </w:r>
      <w:r>
        <w:rPr>
          <w:rFonts w:ascii="Times New Roman" w:hAnsi="Times New Roman"/>
          <w:color w:val="191919"/>
          <w:sz w:val="18"/>
          <w:szCs w:val="18"/>
        </w:rPr>
        <w:t>principles</w:t>
      </w:r>
      <w:r>
        <w:rPr>
          <w:rFonts w:ascii="Times New Roman" w:hAnsi="Times New Roman"/>
          <w:color w:val="191919"/>
          <w:spacing w:val="-5"/>
          <w:sz w:val="18"/>
          <w:szCs w:val="18"/>
        </w:rPr>
        <w:t xml:space="preserve"> </w:t>
      </w:r>
      <w:r>
        <w:rPr>
          <w:rFonts w:ascii="Times New Roman" w:hAnsi="Times New Roman"/>
          <w:color w:val="191919"/>
          <w:sz w:val="18"/>
          <w:szCs w:val="18"/>
        </w:rPr>
        <w:t>1(ACCT</w:t>
      </w:r>
      <w:r>
        <w:rPr>
          <w:rFonts w:ascii="Times New Roman" w:hAnsi="Times New Roman"/>
          <w:color w:val="191919"/>
          <w:spacing w:val="-9"/>
          <w:sz w:val="18"/>
          <w:szCs w:val="18"/>
        </w:rPr>
        <w:t xml:space="preserve"> </w:t>
      </w:r>
      <w:r>
        <w:rPr>
          <w:rFonts w:ascii="Times New Roman" w:hAnsi="Times New Roman"/>
          <w:color w:val="191919"/>
          <w:sz w:val="18"/>
          <w:szCs w:val="18"/>
        </w:rPr>
        <w:t>2101)</w:t>
      </w:r>
      <w:r>
        <w:rPr>
          <w:rFonts w:ascii="Times New Roman" w:hAnsi="Times New Roman"/>
          <w:color w:val="191919"/>
          <w:spacing w:val="-6"/>
          <w:sz w:val="18"/>
          <w:szCs w:val="18"/>
        </w:rPr>
        <w:t xml:space="preserve"> </w:t>
      </w:r>
      <w:r>
        <w:rPr>
          <w:rFonts w:ascii="Times New Roman" w:hAnsi="Times New Roman"/>
          <w:color w:val="191919"/>
          <w:sz w:val="18"/>
          <w:szCs w:val="18"/>
        </w:rPr>
        <w:t>and</w:t>
      </w:r>
      <w:r>
        <w:rPr>
          <w:rFonts w:ascii="Times New Roman" w:hAnsi="Times New Roman"/>
          <w:color w:val="191919"/>
          <w:spacing w:val="-15"/>
          <w:sz w:val="18"/>
          <w:szCs w:val="18"/>
        </w:rPr>
        <w:t xml:space="preserve"> </w:t>
      </w:r>
      <w:r>
        <w:rPr>
          <w:rFonts w:ascii="Times New Roman" w:hAnsi="Times New Roman"/>
          <w:color w:val="191919"/>
          <w:sz w:val="18"/>
          <w:szCs w:val="18"/>
        </w:rPr>
        <w:t>Accounting</w:t>
      </w:r>
      <w:r>
        <w:rPr>
          <w:rFonts w:ascii="Times New Roman" w:hAnsi="Times New Roman"/>
          <w:color w:val="191919"/>
          <w:spacing w:val="-5"/>
          <w:sz w:val="18"/>
          <w:szCs w:val="18"/>
        </w:rPr>
        <w:t xml:space="preserve"> </w:t>
      </w:r>
      <w:r>
        <w:rPr>
          <w:rFonts w:ascii="Times New Roman" w:hAnsi="Times New Roman"/>
          <w:color w:val="191919"/>
          <w:sz w:val="18"/>
          <w:szCs w:val="18"/>
        </w:rPr>
        <w:t>Principles</w:t>
      </w:r>
      <w:r>
        <w:rPr>
          <w:rFonts w:ascii="Times New Roman" w:hAnsi="Times New Roman"/>
          <w:color w:val="191919"/>
          <w:spacing w:val="-5"/>
          <w:sz w:val="18"/>
          <w:szCs w:val="18"/>
        </w:rPr>
        <w:t xml:space="preserve"> </w:t>
      </w:r>
      <w:r>
        <w:rPr>
          <w:rFonts w:ascii="Times New Roman" w:hAnsi="Times New Roman"/>
          <w:color w:val="191919"/>
          <w:sz w:val="18"/>
          <w:szCs w:val="18"/>
        </w:rPr>
        <w:t>II</w:t>
      </w:r>
      <w:r>
        <w:rPr>
          <w:rFonts w:ascii="Times New Roman" w:hAnsi="Times New Roman"/>
          <w:color w:val="191919"/>
          <w:spacing w:val="-6"/>
          <w:sz w:val="18"/>
          <w:szCs w:val="18"/>
        </w:rPr>
        <w:t xml:space="preserve"> </w:t>
      </w:r>
      <w:r>
        <w:rPr>
          <w:rFonts w:ascii="Times New Roman" w:hAnsi="Times New Roman"/>
          <w:color w:val="191919"/>
          <w:sz w:val="18"/>
          <w:szCs w:val="18"/>
        </w:rPr>
        <w:t>(ACCT</w:t>
      </w:r>
      <w:r>
        <w:rPr>
          <w:rFonts w:ascii="Times New Roman" w:hAnsi="Times New Roman"/>
          <w:color w:val="191919"/>
          <w:spacing w:val="-9"/>
          <w:sz w:val="18"/>
          <w:szCs w:val="18"/>
        </w:rPr>
        <w:t xml:space="preserve"> </w:t>
      </w:r>
      <w:r>
        <w:rPr>
          <w:rFonts w:ascii="Times New Roman" w:hAnsi="Times New Roman"/>
          <w:color w:val="191919"/>
          <w:sz w:val="18"/>
          <w:szCs w:val="18"/>
        </w:rPr>
        <w:t>2102</w:t>
      </w:r>
      <w:r>
        <w:rPr>
          <w:rFonts w:ascii="Times New Roman" w:hAnsi="Times New Roman"/>
          <w:color w:val="191919"/>
          <w:spacing w:val="-6"/>
          <w:sz w:val="18"/>
          <w:szCs w:val="18"/>
        </w:rPr>
        <w:t xml:space="preserve"> </w:t>
      </w:r>
      <w:r>
        <w:rPr>
          <w:rFonts w:ascii="Times New Roman" w:hAnsi="Times New Roman"/>
          <w:color w:val="191919"/>
          <w:sz w:val="18"/>
          <w:szCs w:val="18"/>
        </w:rPr>
        <w:t>or</w:t>
      </w:r>
      <w:r>
        <w:rPr>
          <w:rFonts w:ascii="Times New Roman" w:hAnsi="Times New Roman"/>
          <w:color w:val="191919"/>
          <w:spacing w:val="-6"/>
          <w:sz w:val="18"/>
          <w:szCs w:val="18"/>
        </w:rPr>
        <w:t xml:space="preserve"> </w:t>
      </w:r>
      <w:r>
        <w:rPr>
          <w:rFonts w:ascii="Times New Roman" w:hAnsi="Times New Roman"/>
          <w:color w:val="191919"/>
          <w:sz w:val="18"/>
          <w:szCs w:val="18"/>
        </w:rPr>
        <w:t>Survey</w:t>
      </w:r>
      <w:r>
        <w:rPr>
          <w:rFonts w:ascii="Times New Roman" w:hAnsi="Times New Roman"/>
          <w:color w:val="191919"/>
          <w:spacing w:val="-6"/>
          <w:sz w:val="18"/>
          <w:szCs w:val="18"/>
        </w:rPr>
        <w:t xml:space="preserve"> </w:t>
      </w:r>
      <w:r>
        <w:rPr>
          <w:rFonts w:ascii="Times New Roman" w:hAnsi="Times New Roman"/>
          <w:color w:val="191919"/>
          <w:sz w:val="18"/>
          <w:szCs w:val="18"/>
        </w:rPr>
        <w:t>of</w:t>
      </w:r>
      <w:r>
        <w:rPr>
          <w:rFonts w:ascii="Times New Roman" w:hAnsi="Times New Roman"/>
          <w:color w:val="191919"/>
          <w:spacing w:val="-15"/>
          <w:sz w:val="18"/>
          <w:szCs w:val="18"/>
        </w:rPr>
        <w:t xml:space="preserve"> </w:t>
      </w:r>
      <w:r>
        <w:rPr>
          <w:rFonts w:ascii="Times New Roman" w:hAnsi="Times New Roman"/>
          <w:color w:val="191919"/>
          <w:sz w:val="18"/>
          <w:szCs w:val="18"/>
        </w:rPr>
        <w:t>Accounting</w:t>
      </w:r>
      <w:r>
        <w:rPr>
          <w:rFonts w:ascii="Times New Roman" w:hAnsi="Times New Roman"/>
          <w:color w:val="191919"/>
          <w:spacing w:val="-5"/>
          <w:sz w:val="18"/>
          <w:szCs w:val="18"/>
        </w:rPr>
        <w:t xml:space="preserve"> </w:t>
      </w:r>
      <w:r>
        <w:rPr>
          <w:rFonts w:ascii="Times New Roman" w:hAnsi="Times New Roman"/>
          <w:color w:val="191919"/>
          <w:sz w:val="18"/>
          <w:szCs w:val="18"/>
        </w:rPr>
        <w:t>that</w:t>
      </w:r>
      <w:r>
        <w:rPr>
          <w:rFonts w:ascii="Times New Roman" w:hAnsi="Times New Roman"/>
          <w:color w:val="191919"/>
          <w:spacing w:val="-5"/>
          <w:sz w:val="18"/>
          <w:szCs w:val="18"/>
        </w:rPr>
        <w:t xml:space="preserve"> </w:t>
      </w:r>
      <w:r>
        <w:rPr>
          <w:rFonts w:ascii="Times New Roman" w:hAnsi="Times New Roman"/>
          <w:color w:val="191919"/>
          <w:sz w:val="18"/>
          <w:szCs w:val="18"/>
        </w:rPr>
        <w:t>incorporates</w:t>
      </w:r>
      <w:r>
        <w:rPr>
          <w:rFonts w:ascii="Times New Roman" w:hAnsi="Times New Roman"/>
          <w:color w:val="191919"/>
          <w:spacing w:val="-15"/>
          <w:sz w:val="18"/>
          <w:szCs w:val="18"/>
        </w:rPr>
        <w:t xml:space="preserve"> </w:t>
      </w:r>
      <w:r>
        <w:rPr>
          <w:rFonts w:ascii="Times New Roman" w:hAnsi="Times New Roman"/>
          <w:color w:val="191919"/>
          <w:sz w:val="18"/>
          <w:szCs w:val="18"/>
        </w:rPr>
        <w:t>ACCT</w:t>
      </w:r>
      <w:r>
        <w:rPr>
          <w:rFonts w:ascii="Times New Roman" w:hAnsi="Times New Roman"/>
          <w:color w:val="191919"/>
          <w:spacing w:val="-9"/>
          <w:sz w:val="18"/>
          <w:szCs w:val="18"/>
        </w:rPr>
        <w:t xml:space="preserve"> </w:t>
      </w:r>
      <w:r>
        <w:rPr>
          <w:rFonts w:ascii="Times New Roman" w:hAnsi="Times New Roman"/>
          <w:color w:val="191919"/>
          <w:sz w:val="18"/>
          <w:szCs w:val="18"/>
        </w:rPr>
        <w:t>21</w:t>
      </w:r>
      <w:r>
        <w:rPr>
          <w:rFonts w:ascii="Times New Roman" w:hAnsi="Times New Roman"/>
          <w:color w:val="191919"/>
          <w:spacing w:val="-1"/>
          <w:sz w:val="18"/>
          <w:szCs w:val="18"/>
        </w:rPr>
        <w:t>0</w:t>
      </w:r>
      <w:r>
        <w:rPr>
          <w:rFonts w:ascii="Times New Roman" w:hAnsi="Times New Roman"/>
          <w:color w:val="191919"/>
          <w:sz w:val="18"/>
          <w:szCs w:val="18"/>
        </w:rPr>
        <w:t>1 and</w:t>
      </w:r>
      <w:r>
        <w:rPr>
          <w:rFonts w:ascii="Times New Roman" w:hAnsi="Times New Roman"/>
          <w:color w:val="191919"/>
          <w:spacing w:val="-10"/>
          <w:sz w:val="18"/>
          <w:szCs w:val="18"/>
        </w:rPr>
        <w:t xml:space="preserve"> </w:t>
      </w:r>
      <w:r>
        <w:rPr>
          <w:rFonts w:ascii="Times New Roman" w:hAnsi="Times New Roman"/>
          <w:color w:val="191919"/>
          <w:sz w:val="18"/>
          <w:szCs w:val="18"/>
        </w:rPr>
        <w:t>ACCT</w:t>
      </w:r>
      <w:r>
        <w:rPr>
          <w:rFonts w:ascii="Times New Roman" w:hAnsi="Times New Roman"/>
          <w:color w:val="191919"/>
          <w:spacing w:val="-3"/>
          <w:sz w:val="18"/>
          <w:szCs w:val="18"/>
        </w:rPr>
        <w:t xml:space="preserve"> </w:t>
      </w:r>
      <w:r>
        <w:rPr>
          <w:rFonts w:ascii="Times New Roman" w:hAnsi="Times New Roman"/>
          <w:color w:val="191919"/>
          <w:sz w:val="18"/>
          <w:szCs w:val="18"/>
        </w:rPr>
        <w:t>2102 is a prerequisite</w:t>
      </w:r>
    </w:p>
    <w:p w:rsidR="0038476F" w:rsidRDefault="0038476F" w:rsidP="0038476F">
      <w:pPr>
        <w:widowControl w:val="0"/>
        <w:autoSpaceDE w:val="0"/>
        <w:autoSpaceDN w:val="0"/>
        <w:adjustRightInd w:val="0"/>
        <w:spacing w:before="16" w:after="0" w:line="200" w:lineRule="exact"/>
        <w:rPr>
          <w:rFonts w:ascii="Times New Roman" w:hAnsi="Times New Roman"/>
          <w:color w:val="000000"/>
          <w:sz w:val="20"/>
          <w:szCs w:val="20"/>
        </w:rPr>
      </w:pPr>
    </w:p>
    <w:p w:rsidR="0038476F" w:rsidRDefault="0038476F" w:rsidP="0038476F">
      <w:pPr>
        <w:widowControl w:val="0"/>
        <w:autoSpaceDE w:val="0"/>
        <w:autoSpaceDN w:val="0"/>
        <w:adjustRightInd w:val="0"/>
        <w:spacing w:after="0" w:line="240" w:lineRule="auto"/>
        <w:ind w:left="1300"/>
        <w:rPr>
          <w:rFonts w:ascii="Times New Roman" w:hAnsi="Times New Roman"/>
          <w:color w:val="000000"/>
          <w:sz w:val="18"/>
          <w:szCs w:val="18"/>
        </w:rPr>
      </w:pPr>
      <w:r>
        <w:rPr>
          <w:rFonts w:ascii="Times New Roman" w:hAnsi="Times New Roman"/>
          <w:color w:val="191919"/>
          <w:sz w:val="18"/>
          <w:szCs w:val="18"/>
        </w:rPr>
        <w:t>2. Principles of Macroeconomics (ECON 2105) is a prerequisite</w:t>
      </w:r>
    </w:p>
    <w:p w:rsidR="0038476F" w:rsidRDefault="0038476F" w:rsidP="0038476F">
      <w:pPr>
        <w:widowControl w:val="0"/>
        <w:autoSpaceDE w:val="0"/>
        <w:autoSpaceDN w:val="0"/>
        <w:adjustRightInd w:val="0"/>
        <w:spacing w:before="5" w:after="0" w:line="220" w:lineRule="exact"/>
        <w:rPr>
          <w:rFonts w:ascii="Times New Roman" w:hAnsi="Times New Roman"/>
          <w:color w:val="000000"/>
        </w:rPr>
      </w:pPr>
    </w:p>
    <w:p w:rsidR="0038476F" w:rsidRDefault="0038476F" w:rsidP="0038476F">
      <w:pPr>
        <w:widowControl w:val="0"/>
        <w:autoSpaceDE w:val="0"/>
        <w:autoSpaceDN w:val="0"/>
        <w:adjustRightInd w:val="0"/>
        <w:spacing w:after="0" w:line="240" w:lineRule="auto"/>
        <w:ind w:left="1267" w:right="1738"/>
        <w:jc w:val="center"/>
        <w:rPr>
          <w:rFonts w:ascii="Times New Roman" w:hAnsi="Times New Roman"/>
          <w:color w:val="000000"/>
          <w:sz w:val="18"/>
          <w:szCs w:val="18"/>
        </w:rPr>
      </w:pPr>
      <w:r>
        <w:rPr>
          <w:rFonts w:ascii="Times New Roman" w:hAnsi="Times New Roman"/>
          <w:color w:val="191919"/>
          <w:sz w:val="18"/>
          <w:szCs w:val="18"/>
        </w:rPr>
        <w:t>3. Principles of Macroeconomics (ECON 2105) and Principles of Microeconomics (ECON 2106) are prerequisites</w:t>
      </w:r>
    </w:p>
    <w:p w:rsidR="0038476F" w:rsidRDefault="0038476F" w:rsidP="0038476F">
      <w:pPr>
        <w:widowControl w:val="0"/>
        <w:autoSpaceDE w:val="0"/>
        <w:autoSpaceDN w:val="0"/>
        <w:adjustRightInd w:val="0"/>
        <w:spacing w:after="0" w:line="200" w:lineRule="exact"/>
        <w:rPr>
          <w:rFonts w:ascii="Times New Roman" w:hAnsi="Times New Roman"/>
          <w:color w:val="000000"/>
          <w:sz w:val="20"/>
          <w:szCs w:val="20"/>
        </w:rPr>
      </w:pPr>
    </w:p>
    <w:p w:rsidR="0038476F" w:rsidRDefault="0038476F" w:rsidP="0038476F">
      <w:pPr>
        <w:widowControl w:val="0"/>
        <w:autoSpaceDE w:val="0"/>
        <w:autoSpaceDN w:val="0"/>
        <w:adjustRightInd w:val="0"/>
        <w:spacing w:after="0" w:line="200" w:lineRule="exact"/>
        <w:rPr>
          <w:rFonts w:ascii="Times New Roman" w:hAnsi="Times New Roman"/>
          <w:color w:val="000000"/>
          <w:sz w:val="20"/>
          <w:szCs w:val="20"/>
        </w:rPr>
      </w:pPr>
    </w:p>
    <w:p w:rsidR="0038476F" w:rsidRDefault="0038476F" w:rsidP="0038476F">
      <w:pPr>
        <w:widowControl w:val="0"/>
        <w:autoSpaceDE w:val="0"/>
        <w:autoSpaceDN w:val="0"/>
        <w:adjustRightInd w:val="0"/>
        <w:spacing w:after="0" w:line="200" w:lineRule="exact"/>
        <w:rPr>
          <w:rFonts w:ascii="Times New Roman" w:hAnsi="Times New Roman"/>
          <w:color w:val="000000"/>
          <w:sz w:val="20"/>
          <w:szCs w:val="20"/>
        </w:rPr>
      </w:pPr>
    </w:p>
    <w:p w:rsidR="0038476F" w:rsidRDefault="0038476F" w:rsidP="0038476F">
      <w:pPr>
        <w:widowControl w:val="0"/>
        <w:autoSpaceDE w:val="0"/>
        <w:autoSpaceDN w:val="0"/>
        <w:adjustRightInd w:val="0"/>
        <w:spacing w:after="0" w:line="200" w:lineRule="exact"/>
        <w:rPr>
          <w:rFonts w:ascii="Times New Roman" w:hAnsi="Times New Roman"/>
          <w:color w:val="000000"/>
          <w:sz w:val="20"/>
          <w:szCs w:val="20"/>
        </w:rPr>
      </w:pPr>
    </w:p>
    <w:p w:rsidR="0038476F" w:rsidRDefault="0038476F" w:rsidP="0038476F">
      <w:pPr>
        <w:widowControl w:val="0"/>
        <w:autoSpaceDE w:val="0"/>
        <w:autoSpaceDN w:val="0"/>
        <w:adjustRightInd w:val="0"/>
        <w:spacing w:after="0" w:line="200" w:lineRule="exact"/>
        <w:rPr>
          <w:rFonts w:ascii="Times New Roman" w:hAnsi="Times New Roman"/>
          <w:color w:val="000000"/>
          <w:sz w:val="20"/>
          <w:szCs w:val="20"/>
        </w:rPr>
      </w:pPr>
    </w:p>
    <w:p w:rsidR="0038476F" w:rsidRDefault="0038476F" w:rsidP="0038476F">
      <w:pPr>
        <w:widowControl w:val="0"/>
        <w:autoSpaceDE w:val="0"/>
        <w:autoSpaceDN w:val="0"/>
        <w:adjustRightInd w:val="0"/>
        <w:spacing w:after="0" w:line="200" w:lineRule="exact"/>
        <w:rPr>
          <w:rFonts w:ascii="Times New Roman" w:hAnsi="Times New Roman"/>
          <w:color w:val="000000"/>
          <w:sz w:val="20"/>
          <w:szCs w:val="20"/>
        </w:rPr>
      </w:pPr>
    </w:p>
    <w:p w:rsidR="0038476F" w:rsidRDefault="0038476F" w:rsidP="0038476F">
      <w:pPr>
        <w:widowControl w:val="0"/>
        <w:autoSpaceDE w:val="0"/>
        <w:autoSpaceDN w:val="0"/>
        <w:adjustRightInd w:val="0"/>
        <w:spacing w:after="0" w:line="200" w:lineRule="exact"/>
        <w:rPr>
          <w:rFonts w:ascii="Times New Roman" w:hAnsi="Times New Roman"/>
          <w:color w:val="000000"/>
          <w:sz w:val="20"/>
          <w:szCs w:val="20"/>
        </w:rPr>
      </w:pPr>
    </w:p>
    <w:p w:rsidR="0038476F" w:rsidRDefault="0038476F" w:rsidP="0038476F">
      <w:pPr>
        <w:widowControl w:val="0"/>
        <w:autoSpaceDE w:val="0"/>
        <w:autoSpaceDN w:val="0"/>
        <w:adjustRightInd w:val="0"/>
        <w:spacing w:after="0" w:line="200" w:lineRule="exact"/>
        <w:rPr>
          <w:rFonts w:ascii="Times New Roman" w:hAnsi="Times New Roman"/>
          <w:color w:val="000000"/>
          <w:sz w:val="20"/>
          <w:szCs w:val="20"/>
        </w:rPr>
      </w:pPr>
    </w:p>
    <w:p w:rsidR="0038476F" w:rsidRDefault="0038476F" w:rsidP="0038476F">
      <w:pPr>
        <w:widowControl w:val="0"/>
        <w:autoSpaceDE w:val="0"/>
        <w:autoSpaceDN w:val="0"/>
        <w:adjustRightInd w:val="0"/>
        <w:spacing w:after="0" w:line="200" w:lineRule="exact"/>
        <w:rPr>
          <w:rFonts w:ascii="Times New Roman" w:hAnsi="Times New Roman"/>
          <w:color w:val="000000"/>
          <w:sz w:val="20"/>
          <w:szCs w:val="20"/>
        </w:rPr>
      </w:pPr>
    </w:p>
    <w:p w:rsidR="0038476F" w:rsidRDefault="0038476F" w:rsidP="0038476F">
      <w:pPr>
        <w:widowControl w:val="0"/>
        <w:autoSpaceDE w:val="0"/>
        <w:autoSpaceDN w:val="0"/>
        <w:adjustRightInd w:val="0"/>
        <w:spacing w:before="11" w:after="0" w:line="240" w:lineRule="exact"/>
        <w:rPr>
          <w:rFonts w:ascii="Times New Roman" w:hAnsi="Times New Roman"/>
          <w:color w:val="000000"/>
          <w:sz w:val="24"/>
          <w:szCs w:val="24"/>
        </w:rPr>
        <w:sectPr w:rsidR="0038476F">
          <w:pgSz w:w="12240" w:h="15840"/>
          <w:pgMar w:top="340" w:right="600" w:bottom="280" w:left="320" w:header="720" w:footer="720" w:gutter="0"/>
          <w:cols w:space="720" w:equalWidth="0">
            <w:col w:w="11320"/>
          </w:cols>
          <w:noEndnote/>
        </w:sectPr>
      </w:pPr>
    </w:p>
    <w:p w:rsidR="0038476F" w:rsidRDefault="001254CF" w:rsidP="00C8400F">
      <w:pPr>
        <w:widowControl w:val="0"/>
        <w:autoSpaceDE w:val="0"/>
        <w:autoSpaceDN w:val="0"/>
        <w:adjustRightInd w:val="0"/>
        <w:spacing w:after="0" w:line="422" w:lineRule="exact"/>
        <w:ind w:right="-74"/>
        <w:rPr>
          <w:rFonts w:ascii="Century Gothic" w:hAnsi="Century Gothic" w:cs="Century Gothic"/>
          <w:color w:val="000000"/>
          <w:sz w:val="36"/>
          <w:szCs w:val="36"/>
        </w:rPr>
      </w:pPr>
      <w:r w:rsidRPr="001254CF">
        <w:rPr>
          <w:noProof/>
          <w:lang w:eastAsia="zh-CN"/>
        </w:rPr>
        <w:lastRenderedPageBreak/>
        <w:pict>
          <v:rect id="Rectangle 4003" o:spid="_x0000_s1298" style="position:absolute;margin-left:4.15pt;margin-top:1.6pt;width:32pt;height:32pt;z-index:-250865664;visibility:visible" o:regroupid="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AAE8EA&#10;AADdAAAADwAAAGRycy9kb3ducmV2LnhtbERPy4rCMBTdD/gP4QruxlShg1TTIoIyihsfG3e3zbUt&#10;NjelydT695OF4PJw3qtsMI3oqXO1ZQWzaQSCuLC65lLB9bL9XoBwHlljY5kUvMhBlo6+Vpho++QT&#10;9WdfihDCLkEFlfdtIqUrKjLoprYlDtzddgZ9gF0pdYfPEG4aOY+iH2mw5tBQYUubiorH+c8oyPfH&#10;k98drrt+kZdtY/Pb7GhjpSbjYb0E4WnwH/Hb/asVxHEU5oY34Qn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AABPBAAAA3QAAAA8AAAAAAAAAAAAAAAAAmAIAAGRycy9kb3du&#10;cmV2LnhtbFBLBQYAAAAABAAEAPUAAACGAwAAAAA=&#10;" stroked="f">
            <v:path arrowok="t"/>
          </v:rect>
        </w:pict>
      </w:r>
      <w:r w:rsidRPr="001254CF">
        <w:rPr>
          <w:noProof/>
          <w:lang w:eastAsia="zh-CN"/>
        </w:rPr>
        <w:pict>
          <v:shape id="Freeform 4001" o:spid="_x0000_s1296" style="position:absolute;margin-left:36.15pt;margin-top:13.6pt;width:2.2pt;height:0;z-index:-250867712;visibility:visible;mso-wrap-style:square;v-text-anchor:top" coordsize="45,0" o:regroupid="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IyJ8MA&#10;AADdAAAADwAAAGRycy9kb3ducmV2LnhtbESPQYvCMBSE78L+h/AW9mbTFSpLNYq4XfDioV3x/Gie&#10;bbV5KU209d8bQfA4zMw3zHI9mlbcqHeNZQXfUQyCuLS64UrB4f9v+gPCeWSNrWVScCcH69XHZImp&#10;tgPndCt8JQKEXYoKau+7VEpX1mTQRbYjDt7J9gZ9kH0ldY9DgJtWzuJ4Lg02HBZq7GhbU3kprkbB&#10;0GXuvDPltjjKYp/lNGbJb67U1+e4WYDwNPp3+NXeaQVJEs/h+SY8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IyJ8MAAADdAAAADwAAAAAAAAAAAAAAAACYAgAAZHJzL2Rv&#10;d25yZXYueG1sUEsFBgAAAAAEAAQA9QAAAIgDAAAAAA==&#10;" path="m,l45,e" filled="f" strokecolor="#191919" strokeweight="2pt">
            <v:path arrowok="t" o:connecttype="custom" o:connectlocs="0,0;44,0" o:connectangles="0,0"/>
          </v:shape>
        </w:pict>
      </w:r>
    </w:p>
    <w:p w:rsidR="0038476F" w:rsidRDefault="0038476F" w:rsidP="0038476F">
      <w:pPr>
        <w:widowControl w:val="0"/>
        <w:autoSpaceDE w:val="0"/>
        <w:autoSpaceDN w:val="0"/>
        <w:adjustRightInd w:val="0"/>
        <w:spacing w:before="1" w:after="0" w:line="220" w:lineRule="exact"/>
        <w:rPr>
          <w:rFonts w:ascii="Century Gothic" w:hAnsi="Century Gothic" w:cs="Century Gothic"/>
          <w:color w:val="000000"/>
        </w:rPr>
      </w:pPr>
      <w:r>
        <w:rPr>
          <w:rFonts w:ascii="Century Gothic" w:hAnsi="Century Gothic" w:cs="Century Gothic"/>
          <w:color w:val="000000"/>
          <w:sz w:val="36"/>
          <w:szCs w:val="36"/>
        </w:rPr>
        <w:br w:type="column"/>
      </w:r>
    </w:p>
    <w:p w:rsidR="0038476F" w:rsidRDefault="0038476F" w:rsidP="0038476F">
      <w:pPr>
        <w:widowControl w:val="0"/>
        <w:autoSpaceDE w:val="0"/>
        <w:autoSpaceDN w:val="0"/>
        <w:adjustRightInd w:val="0"/>
        <w:spacing w:after="0" w:line="240" w:lineRule="auto"/>
        <w:rPr>
          <w:rFonts w:ascii="Times New Roman" w:hAnsi="Times New Roman"/>
          <w:color w:val="000000"/>
          <w:sz w:val="20"/>
          <w:szCs w:val="20"/>
        </w:rPr>
      </w:pPr>
      <w:r>
        <w:rPr>
          <w:rFonts w:ascii="Times New Roman" w:hAnsi="Times New Roman"/>
          <w:color w:val="191919"/>
          <w:sz w:val="20"/>
          <w:szCs w:val="20"/>
        </w:rPr>
        <w:t>2008-2012 Unde</w:t>
      </w:r>
      <w:r>
        <w:rPr>
          <w:rFonts w:ascii="Times New Roman" w:hAnsi="Times New Roman"/>
          <w:color w:val="191919"/>
          <w:spacing w:val="-4"/>
          <w:sz w:val="20"/>
          <w:szCs w:val="20"/>
        </w:rPr>
        <w:t>r</w:t>
      </w:r>
      <w:r>
        <w:rPr>
          <w:rFonts w:ascii="Times New Roman" w:hAnsi="Times New Roman"/>
          <w:color w:val="191919"/>
          <w:sz w:val="20"/>
          <w:szCs w:val="20"/>
        </w:rPr>
        <w:t>graduate Catalog</w:t>
      </w:r>
    </w:p>
    <w:p w:rsidR="0038476F" w:rsidRDefault="0038476F" w:rsidP="0038476F">
      <w:pPr>
        <w:widowControl w:val="0"/>
        <w:autoSpaceDE w:val="0"/>
        <w:autoSpaceDN w:val="0"/>
        <w:adjustRightInd w:val="0"/>
        <w:spacing w:after="0" w:line="240" w:lineRule="auto"/>
        <w:rPr>
          <w:rFonts w:ascii="Times New Roman" w:hAnsi="Times New Roman"/>
          <w:color w:val="000000"/>
          <w:sz w:val="20"/>
          <w:szCs w:val="20"/>
        </w:rPr>
        <w:sectPr w:rsidR="0038476F">
          <w:type w:val="continuous"/>
          <w:pgSz w:w="12240" w:h="15840"/>
          <w:pgMar w:top="1480" w:right="600" w:bottom="280" w:left="320" w:header="720" w:footer="720" w:gutter="0"/>
          <w:cols w:num="2" w:space="720" w:equalWidth="0">
            <w:col w:w="712" w:space="3704"/>
            <w:col w:w="6904"/>
          </w:cols>
          <w:noEndnote/>
        </w:sectPr>
      </w:pPr>
    </w:p>
    <w:p w:rsidR="0038476F" w:rsidRDefault="001254CF" w:rsidP="0038476F">
      <w:pPr>
        <w:widowControl w:val="0"/>
        <w:autoSpaceDE w:val="0"/>
        <w:autoSpaceDN w:val="0"/>
        <w:adjustRightInd w:val="0"/>
        <w:spacing w:before="69" w:after="0" w:line="240" w:lineRule="auto"/>
        <w:ind w:right="-630"/>
        <w:jc w:val="right"/>
        <w:rPr>
          <w:rFonts w:ascii="Century Gothic" w:hAnsi="Century Gothic" w:cs="Century Gothic"/>
          <w:color w:val="000000"/>
          <w:sz w:val="14"/>
          <w:szCs w:val="14"/>
        </w:rPr>
      </w:pPr>
      <w:r w:rsidRPr="001254CF">
        <w:rPr>
          <w:noProof/>
          <w:lang w:eastAsia="zh-CN"/>
        </w:rPr>
        <w:lastRenderedPageBreak/>
        <w:pict>
          <v:group id="_x0000_s1817" style="position:absolute;left:0;text-align:left;margin-left:384.85pt;margin-top:-16.35pt;width:156.05pt;height:11in;z-index:-250860544" coordorigin="9092,13" coordsize="3121,15840">
            <v:group id="_x0000_s1818" style="position:absolute;left:9092;top:13;width:3121;height:15840;mso-position-horizontal-relative:page;mso-position-vertical-relative:page" coordorigin="9119" coordsize="312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" o:allowincell="f">
              <v:rect id="Rectangle 2736" o:spid="_x0000_s1819" style="position:absolute;left:11160;width:1080;height:25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dcdcdc" stroked="f">
                <v:path arrowok="t"/>
                <v:textbox>
                  <w:txbxContent>
                    <w:p w:rsidR="00886238" w:rsidRDefault="00886238" w:rsidP="00C8400F"/>
                  </w:txbxContent>
                </v:textbox>
              </v:rect>
              <v:rect id="Rectangle 2737" o:spid="_x0000_s1820" style="position:absolute;left:11160;top:4294;width:1080;height:115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fMsMA&#10;AADdAAAADwAAAGRycy9kb3ducmV2LnhtbERPy2rCQBTdC/7DcIXudFKlUdNMpAiW0o2vFre3mdsk&#10;NHMnzExN+vedheDycN75ZjCtuJLzjWUFj7MEBHFpdcOVgo/zbroC4QOyxtYyKfgjD5tiPMox07bn&#10;I11PoRIxhH2GCuoQukxKX9Zk0M9sRxy5b+sMhghdJbXDPoabVs6TJJUGG44NNXa0ran8Of0aBb0b&#10;6Om10vtV+v55Xl++ltgdnFIPk+HlGUSgIdzFN/ebVpAuF3F/fBOf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ZfMsMAAADdAAAADwAAAAAAAAAAAAAAAACYAgAAZHJzL2Rv&#10;d25yZXYueG1sUEsFBgAAAAAEAAQA9QAAAIgDAAAAAA==&#10;" fillcolor="#dcdcdc" stroked="f">
                <v:path arrowok="t"/>
              </v:rect>
              <v:rect id="Rectangle 2738" o:spid="_x0000_s1821" style="position:absolute;left:11160;top:2513;width:1080;height:1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x8McA&#10;AADdAAAADwAAAGRycy9kb3ducmV2LnhtbESPQWvCQBSE74X+h+UVvBTdJIKV6CpSFATpIVol3h7Z&#10;ZxKafRuyq8Z/3y0UPA4z8w0zX/amETfqXG1ZQTyKQBAXVtdcKvg+bIZTEM4ja2wsk4IHOVguXl/m&#10;mGp754xue1+KAGGXooLK+zaV0hUVGXQj2xIH72I7gz7IrpS6w3uAm0YmUTSRBmsOCxW29FlR8bO/&#10;GgXrJF9ddk3WZl8mP8aUmPfifFJq8NavZiA89f4Z/m9vtYLJxziGvzfh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lcfDHAAAA3QAAAA8AAAAAAAAAAAAAAAAAmAIAAGRy&#10;cy9kb3ducmV2LnhtbFBLBQYAAAAABAAEAPUAAACMAwAAAAA=&#10;" fillcolor="#d8d8d8 [2732]" stroked="f">
                <v:path arrowok="t"/>
              </v:rect>
              <v:rect id="_x0000_s1822" style="position:absolute;left:9159;top:393;width:2320;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rutMcA&#10;AADdAAAADwAAAGRycy9kb3ducmV2LnhtbESPQWvCQBSE74X+h+UVequbpJhK6iqlUKniJamX3l6y&#10;zySYfRuy25j+e1cQPA4z8w2zXE+mEyMNrrWsIJ5FIIgrq1uuFRx+vl4WIJxH1thZJgX/5GC9enxY&#10;YqbtmXMaC1+LAGGXoYLG+z6T0lUNGXQz2xMH72gHgz7IoZZ6wHOAm04mUZRKgy2HhQZ7+myoOhV/&#10;RkG53ed+sztsxkVZ950tf+O9nSv1/DR9vIPwNPl7+Nb+1grSt9cErm/CE5Cr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q7rTHAAAA3QAAAA8AAAAAAAAAAAAAAAAAmAIAAGRy&#10;cy9kb3ducmV2LnhtbFBLBQYAAAAABAAEAPUAAACMAwAAAAA=&#10;" stroked="f">
                <v:path arrowok="t"/>
              </v:rect>
              <v:rect id="Rectangle 2740" o:spid="_x0000_s1823" style="position:absolute;left:9139;top:373;width:2360;height: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Ta8MgA&#10;AADdAAAADwAAAGRycy9kb3ducmV2LnhtbESPT2vCQBTE74V+h+UVvBTdqBht6ipVkHqq+Aekt9fs&#10;a5I2+zbsrjH99m6h0OMwM79h5svO1KIl5yvLCoaDBARxbnXFhYLTcdOfgfABWWNtmRT8kIfl4v5u&#10;jpm2V95TewiFiBD2GSooQ2gyKX1ekkE/sA1x9D6tMxiidIXUDq8Rbmo5SpJUGqw4LpTY0Lqk/Ptw&#10;MQq+zq9u9fQ+2e3yj7rdUPqWDKePSvUeupdnEIG68B/+a2+1gnQ6HsPvm/gE5O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NNrwyAAAAN0AAAAPAAAAAAAAAAAAAAAAAJgCAABk&#10;cnMvZG93bnJldi54bWxQSwUGAAAAAAQABAD1AAAAjQMAAAAA&#10;" filled="f" strokecolor="#a3a3a3" strokeweight="2pt">
                <v:path arrowok="t"/>
              </v:rect>
              <v:rect id="Rectangle 2741" o:spid="_x0000_s1824" style="position:absolute;left:11145;top:2485;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hoZsgA&#10;AADdAAAADwAAAGRycy9kb3ducmV2LnhtbESPQWvCQBSE74X+h+UVeil1EytaYjZSSis9iFirB2+P&#10;7DMJZt+m2dXEf+8KgsdhZr5h0llvanGi1lWWFcSDCARxbnXFhYLN3/frOwjnkTXWlknBmRzMsseH&#10;FBNtO/6l09oXIkDYJaig9L5JpHR5SQbdwDbEwdvb1qAPsi2kbrELcFPLYRSNpcGKw0KJDX2WlB/W&#10;R6Ngvjwvhi+HeBt/9V21Ge3+i9UElXp+6j+mIDz1/h6+tX+0gvHkbQTXN+EJyO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aGhmyAAAAN0AAAAPAAAAAAAAAAAAAAAAAJgCAABk&#10;cnMvZG93bnJldi54bWxQSwUGAAAAAAQABAD1AAAAjQMAAAAA&#10;" fillcolor="#191919" stroked="f">
                <v:path arrowok="t"/>
              </v:rect>
              <v:rect id="Rectangle 2742" o:spid="_x0000_s1825" style="position:absolute;left:11145;top:4285;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TN/cgA&#10;AADdAAAADwAAAGRycy9kb3ducmV2LnhtbESPQWvCQBSE70L/w/IKXqRuYmssqasUUfEg0lp76O2R&#10;fU2C2bcxu5r477sFweMwM98w03lnKnGhxpWWFcTDCARxZnXJuYLD1+rpFYTzyBory6TgSg7ms4fe&#10;FFNtW/6ky97nIkDYpaig8L5OpXRZQQbd0NbEwfu1jUEfZJNL3WAb4KaSoyhKpMGSw0KBNS0Kyo77&#10;s1Gw3l23o8Ex/o6XXVseXn5O+ccEleo/du9vIDx1/h6+tTdaQTJ5HsP/m/AE5Ow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JM39yAAAAN0AAAAPAAAAAAAAAAAAAAAAAJgCAABk&#10;cnMvZG93bnJldi54bWxQSwUGAAAAAAQABAD1AAAAjQMAAAAA&#10;" fillcolor="#191919" stroked="f">
                <v:path arrowok="t"/>
              </v:rect>
              <v:group id="Group 2743" o:spid="_x0000_s1826" style="position:absolute;left:11145;top:6105;width:1967;height:0" coordorigin="11145,61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9lLPxgAAAN0A&#10;AAAPAAAAAAAAAAAAAAAAAKoCAABkcnMvZG93bnJldi54bWxQSwUGAAAAAAQABAD6AAAAnQMAAAAA&#10;">
                <v:shape id="Freeform 2744" o:spid="_x0000_s1827"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ilLcYA&#10;AADdAAAADwAAAGRycy9kb3ducmV2LnhtbESPT4vCMBTE78J+h/AWvMiaruIfqlEWQfAkq25Bb4/m&#10;2Rabl9LEWv30ZkHwOMzMb5j5sjWlaKh2hWUF3/0IBHFqdcGZgr/D+msKwnlkjaVlUnAnB8vFR2eO&#10;sbY33lGz95kIEHYxKsi9r2IpXZqTQde3FXHwzrY26IOsM6lrvAW4KeUgisbSYMFhIceKVjmll/3V&#10;KJiWoyFR8nvqNcljux41x3uaHJXqfrY/MxCeWv8Ov9obrWA8GU7g/014AnL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ilLcYAAADdAAAADwAAAAAAAAAAAAAAAACYAgAAZHJz&#10;L2Rvd25yZXYueG1sUEsFBgAAAAAEAAQA9QAAAIsDAAAAAA==&#10;" path="m1094,l,e" filled="f" strokecolor="#191919" strokeweight="2pt">
                  <v:path arrowok="t" o:connecttype="custom" o:connectlocs="1094,0;0,0" o:connectangles="0,0"/>
                </v:shape>
                <v:shape id="Freeform 2745" o:spid="_x0000_s1828"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cxX8MA&#10;AADdAAAADwAAAGRycy9kb3ducmV2LnhtbERPy4rCMBTdD/gP4QpuBk1H8UE1igwIrsRRC7q7NNe2&#10;2NyUJtbq15vFgMvDeS9WrSlFQ7UrLCv4GUQgiFOrC84UnI6b/gyE88gaS8uk4EkOVsvO1wJjbR/8&#10;R83BZyKEsItRQe59FUvp0pwMuoGtiAN3tbVBH2CdSV3jI4SbUg6jaCINFhwacqzoN6f0drgbBbNy&#10;PCJK9pfvJnntNuPm/EyTs1K9brueg/DU+o/4373VCibTUZgb3oQn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cxX8MAAADdAAAADwAAAAAAAAAAAAAAAACYAgAAZHJzL2Rv&#10;d25yZXYueG1sUEsFBgAAAAAEAAQA9QAAAIgDAAAAAA==&#10;" path="m,l1094,e" filled="f" strokecolor="#191919" strokeweight="2pt">
                  <v:path arrowok="t" o:connecttype="custom" o:connectlocs="0,0;1094,0" o:connectangles="0,0"/>
                </v:shape>
              </v:group>
              <v:group id="Group 2746" o:spid="_x0000_s1829" style="position:absolute;left:11145;top:7905;width:1953;height:0" coordorigin="11145,7905" coordsize="19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nGvcYAAADdAAAADwAAAGRycy9kb3ducmV2LnhtbESPQWvCQBSE74X+h+UV&#10;vOkmSm2NriKi4kGEakG8PbLPJJh9G7JrEv99VxB6HGbmG2a26EwpGqpdYVlBPIhAEKdWF5wp+D1t&#10;+t8gnEfWWFomBQ9ysJi/v80w0bblH2qOPhMBwi5BBbn3VSKlS3My6Aa2Ig7e1dYGfZB1JnWNbYCb&#10;Ug6jaCwNFhwWcqxolVN6O96Ngm2L7XIUr5v97bp6XE6fh/M+JqV6H91yCsJT5//Dr/ZOKxh/jSb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qaca9xgAAAN0A&#10;AAAPAAAAAAAAAAAAAAAAAKoCAABkcnMvZG93bnJldi54bWxQSwUGAAAAAAQABAD6AAAAnQMAAAAA&#10;">
                <v:shape id="Freeform 2747" o:spid="_x0000_s1830"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zAtcAA&#10;AADdAAAADwAAAGRycy9kb3ducmV2LnhtbERPy6rCMBDdX/AfwghuRFPFZzWKCIobER8Ll2MztsVm&#10;Upqo9e/NQrjLw3nPl7UpxIsql1tW0OtGIIgTq3NOFVzOm84EhPPIGgvLpOBDDpaLxt8cY23ffKTX&#10;yacihLCLUUHmfRlL6ZKMDLquLYkDd7eVQR9glUpd4TuEm0L2o2gkDeYcGjIsaZ1R8jg9jYJre3M3&#10;kZsO24ct3eg80M9Vsleq1axXMxCeav8v/rl3WsFoPAj7w5vwBOTi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bzAtcAAAADdAAAADwAAAAAAAAAAAAAAAACYAgAAZHJzL2Rvd25y&#10;ZXYueG1sUEsFBgAAAAAEAAQA9QAAAIUDAAAAAA==&#10;" path="m1094,l,e" filled="f" strokecolor="#191919" strokeweight="2pt">
                  <v:path arrowok="t" o:connecttype="custom" o:connectlocs="1094,0;0,0" o:connectangles="0,0"/>
                </v:shape>
                <v:shape id="Freeform 2748" o:spid="_x0000_s1831"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BlLscA&#10;AADdAAAADwAAAGRycy9kb3ducmV2LnhtbESPT2vCQBTE7wW/w/KEXsRsLFbbNKuIEOmllKoHj6/Z&#10;lz+YfRuyGxO/fbdQ6HGYmd8w6XY0jbhR52rLChZRDII4t7rmUsH5lM1fQDiPrLGxTAru5GC7mTyk&#10;mGg78Bfdjr4UAcIuQQWV920ipcsrMugi2xIHr7CdQR9kV0rd4RDgppFPcbySBmsOCxW2tK8ovx57&#10;o+AyywoTu9fn2eeBvum01P0u/1DqcTru3kB4Gv1/+K/9rhWs1ssF/L4JT0B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wZS7HAAAA3QAAAA8AAAAAAAAAAAAAAAAAmAIAAGRy&#10;cy9kb3ducmV2LnhtbFBLBQYAAAAABAAEAPUAAACMAwAAAAA=&#10;" path="m,l1094,e" filled="f" strokecolor="#191919" strokeweight="2pt">
                  <v:path arrowok="t" o:connecttype="custom" o:connectlocs="0,0;1094,0" o:connectangles="0,0"/>
                </v:shape>
              </v:group>
              <v:group id="Group 2749" o:spid="_x0000_s1832" style="position:absolute;left:11145;top:9705;width:1967;height:0" coordorigin="11145,97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snsccAAADdAAAADwAAAGRycy9kb3ducmV2LnhtbESPT2vCQBTE7wW/w/KE&#10;3nQT26pEVxHR0oMI/gHx9sg+k2D2bciuSfz23YLQ4zAzv2Hmy86UoqHaFZYVxMMIBHFqdcGZgvNp&#10;O5iCcB5ZY2mZFDzJwXLRe5tjom3LB2qOPhMBwi5BBbn3VSKlS3My6Ia2Ig7ezdYGfZB1JnWNbYCb&#10;Uo6iaCwNFhwWcqxonVN6Pz6Mgu8W29VHvGl299v6eT197S+7mJR673erGQhPnf8Pv9o/WsF48jmC&#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MsnsccAAADd&#10;AAAADwAAAAAAAAAAAAAAAACqAgAAZHJzL2Rvd25yZXYueG1sUEsFBgAAAAAEAAQA+gAAAJ4DAAAA&#10;AA==&#10;">
                <v:shape id="Freeform 2750" o:spid="_x0000_s1833"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XQU8cA&#10;AADdAAAADwAAAGRycy9kb3ducmV2LnhtbESPQWvCQBSE7wX/w/KEXorZWBsNqatIQehJrBqwt0f2&#10;NQnNvg3ZbYz99a5Q6HGYmW+Y5Xowjeipc7VlBdMoBkFcWF1zqeB03E5SEM4ja2wsk4IrOVivRg9L&#10;zLS98Af1B1+KAGGXoYLK+zaT0hUVGXSRbYmD92U7gz7IrpS6w0uAm0Y+x/FcGqw5LFTY0ltFxffh&#10;xyhIm2RGlO8/n/r8d7dN+vO1yM9KPY6HzSsIT4P/D/+137WC+eJlBvc34QnI1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0l0FPHAAAA3QAAAA8AAAAAAAAAAAAAAAAAmAIAAGRy&#10;cy9kb3ducmV2LnhtbFBLBQYAAAAABAAEAPUAAACMAwAAAAA=&#10;" path="m1094,l,e" filled="f" strokecolor="#191919" strokeweight="2pt">
                  <v:path arrowok="t" o:connecttype="custom" o:connectlocs="1094,0;0,0" o:connectangles="0,0"/>
                </v:shape>
                <v:shape id="Freeform 2751" o:spid="_x0000_s1834"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xIJ8gA&#10;AADdAAAADwAAAGRycy9kb3ducmV2LnhtbESPT2vCQBTE70K/w/IKvYhuao1KdJUiCD2VahvQ2yP7&#10;TILZtyG7zZ9++m6h4HGYmd8wm11vKtFS40rLCp6nEQjizOqScwVfn4fJCoTzyBory6RgIAe77cNo&#10;g4m2HR+pPflcBAi7BBUU3teJlC4ryKCb2po4eFfbGPRBNrnUDXYBbio5i6KFNFhyWCiwpn1B2e30&#10;bRSsqviFKP24jNv05/0Qt+chS89KPT32r2sQnnp/D/+337SCxXI+h7834QnI7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zEgnyAAAAN0AAAAPAAAAAAAAAAAAAAAAAJgCAABk&#10;cnMvZG93bnJldi54bWxQSwUGAAAAAAQABAD1AAAAjQMAAAAA&#10;" path="m,l1094,e" filled="f" strokecolor="#191919" strokeweight="2pt">
                  <v:path arrowok="t" o:connecttype="custom" o:connectlocs="0,0;1094,0" o:connectangles="0,0"/>
                </v:shape>
              </v:group>
              <v:group id="Group 2752" o:spid="_x0000_s1835" style="position:absolute;left:11145;top:11505;width:1967;height:0" coordorigin="11145,115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K/xccAAADdAAAADwAAAGRycy9kb3ducmV2LnhtbESPQWvCQBSE7wX/w/IK&#10;vdVNtEZJs4qILT2IoBaKt0f2mYRk34bsNon/vlso9DjMzDdMthlNI3rqXGVZQTyNQBDnVldcKPi8&#10;vD2vQDiPrLGxTAru5GCznjxkmGo78In6sy9EgLBLUUHpfZtK6fKSDLqpbYmDd7OdQR9kV0jd4RDg&#10;ppGzKEqkwYrDQokt7UrK6/O3UfA+4LCdx/v+UN929+tlcfw6xKTU0+O4fQXhafT/4b/2h1aQLF8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yK/xccAAADd&#10;AAAADwAAAAAAAAAAAAAAAACqAgAAZHJzL2Rvd25yZXYueG1sUEsFBgAAAAAEAAQA+gAAAJ4DAAAA&#10;AA==&#10;">
                <v:shape id="Freeform 2753" o:spid="_x0000_s1836"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Jzy8gA&#10;AADdAAAADwAAAGRycy9kb3ducmV2LnhtbESPS2vDMBCE74X+B7GFXEosNw/HuFFCKQR6Ks3DkNwW&#10;a2ubWitjqY6TX18VAjkOM/MNs1wPphE9da62rOAlikEQF1bXXCo47DfjFITzyBoby6TgQg7Wq8eH&#10;JWbannlL/c6XIkDYZaig8r7NpHRFRQZdZFvi4H3bzqAPsiul7vAc4KaRkzhOpMGaw0KFLb1XVPzs&#10;fo2CtJlPifKv03OfXz838/54KfKjUqOn4e0VhKfB38O39odWkCxmCfy/CU9Ar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9UnPLyAAAAN0AAAAPAAAAAAAAAAAAAAAAAJgCAABk&#10;cnMvZG93bnJldi54bWxQSwUGAAAAAAQABAD1AAAAjQMAAAAA&#10;" path="m1094,l,e" filled="f" strokecolor="#191919" strokeweight="2pt">
                  <v:path arrowok="t" o:connecttype="custom" o:connectlocs="1094,0;0,0" o:connectangles="0,0"/>
                </v:shape>
                <v:shape id="Freeform 2754" o:spid="_x0000_s1837"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7WUMYA&#10;AADdAAAADwAAAGRycy9kb3ducmV2LnhtbESPT2vCQBTE70K/w/IEL6Kb+p/UVUpB8FTUNqC3R/Y1&#10;CWbfhuwao5++Kwgeh5n5DbNct6YUDdWusKzgfRiBIE6tLjhT8PuzGSxAOI+ssbRMCm7kYL166ywx&#10;1vbKe2oOPhMBwi5GBbn3VSylS3My6Ia2Ig7en60N+iDrTOoarwFuSjmKopk0WHBYyLGir5zS8+Fi&#10;FCzK6Zgo2Z36TXL/3kyb4y1Njkr1uu3nBwhPrX+Fn+2tVjCbT+bweBOegF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7WUMYAAADdAAAADwAAAAAAAAAAAAAAAACYAgAAZHJz&#10;L2Rvd25yZXYueG1sUEsFBgAAAAAEAAQA9QAAAIsDAAAAAA==&#10;" path="m,l1094,e" filled="f" strokecolor="#191919" strokeweight="2pt">
                  <v:path arrowok="t" o:connecttype="custom" o:connectlocs="0,0;1094,0" o:connectangles="0,0"/>
                </v:shape>
              </v:group>
              <v:group id="Group 2755" o:spid="_x0000_s1838" style="position:absolute;left:11145;top:13305;width:1939;height:0" coordorigin="11145,13305" coordsize="19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SMQW8QAAADdAAAA&#10;DwAAAAAAAAAAAAAAAACqAgAAZHJzL2Rvd25yZXYueG1sUEsFBgAAAAAEAAQA+gAAAJsDAAAAAA==&#10;">
                <v:shape id="Freeform 2756" o:spid="_x0000_s1839"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QpZccA&#10;AADdAAAADwAAAGRycy9kb3ducmV2LnhtbESP3WrCQBSE74W+w3IKvRHdRKw/0VVEWrAUxKgPcMge&#10;k2j2bMxuY/r23UKhl8PMN8Ms152pREuNKy0riIcRCOLM6pJzBefT+2AGwnlkjZVlUvBNDtarp94S&#10;E20fnFJ79LkIJewSVFB4XydSuqwgg25oa+LgXWxj0AfZ5FI3+AjlppKjKJpIgyWHhQJr2haU3Y5f&#10;RsEkHe3j6/317ar7n5v2FB/u6cdBqZfnbrMA4anz/+E/eqcDNx3P4fdNeAJ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kKWXHAAAA3QAAAA8AAAAAAAAAAAAAAAAAmAIAAGRy&#10;cy9kb3ducmV2LnhtbFBLBQYAAAAABAAEAPUAAACMAwAAAAA=&#10;" path="m1094,l,e" filled="f" strokecolor="#191919" strokeweight="2pt">
                  <v:path arrowok="t" o:connecttype="custom" o:connectlocs="1094,0;0,0" o:connectangles="0,0"/>
                </v:shape>
                <v:shape id="Freeform 2757" o:spid="_x0000_s1840"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cWJcQA&#10;AADdAAAADwAAAGRycy9kb3ducmV2LnhtbERPzWrCQBC+F/oOyxR6KXUTQVuiq0hpwSIUoz7AkB2T&#10;aHY2ZteYvr1zKPT48f3Pl4NrVE9dqD0bSEcJKOLC25pLA4f91+s7qBCRLTaeycAvBVguHh/mmFl/&#10;45z6XSyVhHDI0EAVY5tpHYqKHIaRb4mFO/rOYRTYldp2eJNw1+hxkky1w5qlocKWPioqzrurMzDN&#10;xz/p6TL5PNmXzarfp9tL/r015vlpWM1ARRriv/jPvbbie5vIfnkjT0A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HFiXEAAAA3QAAAA8AAAAAAAAAAAAAAAAAmAIAAGRycy9k&#10;b3ducmV2LnhtbFBLBQYAAAAABAAEAPUAAACJAwAAAAA=&#10;" path="m,l1094,e" filled="f" strokecolor="#191919" strokeweight="2pt">
                  <v:path arrowok="t" o:connecttype="custom" o:connectlocs="0,0;1094,0" o:connectangles="0,0"/>
                </v:shape>
              </v:group>
              <v:shape id="Freeform 2758" o:spid="_x0000_s1841" style="position:absolute;left:11816;top:1510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ed="f" strokecolor="#191919" strokeweight="2pt">
                <v:path arrowok="t" o:connecttype="custom" o:connectlocs="0,0;423,0" o:connectangles="0,0"/>
              </v:shape>
              <v:shape id="Freeform 2759" o:spid="_x0000_s1842" style="position:absolute;left:11160;top:15085;width:0;height:40;visibility:visible;mso-wrap-style:square;v-text-anchor:top" coordsize="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KN58UA&#10;AADdAAAADwAAAGRycy9kb3ducmV2LnhtbESPQUsDMRSE70L/Q3gFL2Kztrgra9NSREuvrSJ4e26e&#10;yeLmJSSx3f57Iwg9DjPzDbNcj24QR4qp96zgblaBIO687tkoeHt9uX0AkTKyxsEzKThTgvVqcrXE&#10;VvsT7+l4yEYUCKcWFdicQytl6iw5TDMfiIv35aPDXGQ0Ukc8Fbgb5Lyqaumw57JgMdCTpe778OMU&#10;7Jvmk8Luxph6EfvteRPs8/uHUtfTcfMIItOYL+H/9k4rqJv7Ofy9KU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ko3nxQAAAN0AAAAPAAAAAAAAAAAAAAAAAJgCAABkcnMv&#10;ZG93bnJldi54bWxQSwUGAAAAAAQABAD1AAAAigMAAAAA&#10;" path="m,l,40e" filled="f" strokecolor="#191919" strokeweight="2pt">
                <v:path arrowok="t" o:connecttype="custom" o:connectlocs="0,0;0,40" o:connectangles="0,0"/>
              </v:shape>
              <v:rect id="Rectangle 2760" o:spid="_x0000_s1843" style="position:absolute;left:11176;top:14864;width:640;height:6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muj8UA&#10;AADdAAAADwAAAGRycy9kb3ducmV2LnhtbESPS4vCQBCE74L/YWhhbzpxxQfRUURYWRcvPi7eOpk2&#10;CWZ6QmaM8d/vCILHoqq+ohar1pSiodoVlhUMBxEI4tTqgjMF59NPfwbCeWSNpWVS8CQHq2W3s8BY&#10;2wcfqDn6TAQIuxgV5N5XsZQuzcmgG9iKOHhXWxv0QdaZ1DU+AtyU8juKJtJgwWEhx4o2OaW3490o&#10;SHb7g9/+nbfNLMmq0iaX4d6Olfrqtes5CE+t/4Tf7V+tYDIdj+D1Jjw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ua6PxQAAAN0AAAAPAAAAAAAAAAAAAAAAAJgCAABkcnMv&#10;ZG93bnJldi54bWxQSwUGAAAAAAQABAD1AAAAigMAAAAA&#10;" stroked="f">
                <v:path arrowok="t"/>
              </v:rect>
              <v:rect id="Rectangle 2761" o:spid="_x0000_s1844" style="position:absolute;left:11156;top:14844;width:680;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ed="f" strokecolor="#191919" strokeweight="2pt">
                <v:path arrowok="t"/>
              </v:rect>
            </v:group>
            <v:shape id="_x0000_s1845" type="#_x0000_t202" style="position:absolute;left:11160;top:8070;width:720;height:11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" o:allowincell="f" filled="f" stroked="f">
              <v:textbox style="layout-flow:vertical;mso-next-textbox:#_x0000_s1845" inset="0,0,0,0">
                <w:txbxContent>
                  <w:p w:rsidR="00886238" w:rsidRDefault="00886238" w:rsidP="00C8400F">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886238" w:rsidRDefault="00886238" w:rsidP="00C8400F">
                    <w:pPr>
                      <w:widowControl w:val="0"/>
                      <w:autoSpaceDE w:val="0"/>
                      <w:autoSpaceDN w:val="0"/>
                      <w:adjustRightInd w:val="0"/>
                      <w:spacing w:after="0" w:line="240" w:lineRule="exact"/>
                      <w:ind w:left="202" w:right="202"/>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886238" w:rsidRDefault="00886238" w:rsidP="00C8400F">
                    <w:pPr>
                      <w:widowControl w:val="0"/>
                      <w:autoSpaceDE w:val="0"/>
                      <w:autoSpaceDN w:val="0"/>
                      <w:adjustRightInd w:val="0"/>
                      <w:spacing w:after="0" w:line="240" w:lineRule="exact"/>
                      <w:ind w:left="-7" w:right="-7"/>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_x0000_s1846" type="#_x0000_t202" style="position:absolute;left:11380;top:9799;width:480;height:9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PX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" o:allowincell="f" filled="f" stroked="f">
              <v:textbox style="layout-flow:vertical;mso-next-textbox:#_x0000_s1846" inset="0,0,0,0">
                <w:txbxContent>
                  <w:p w:rsidR="00886238" w:rsidRDefault="00886238" w:rsidP="00C8400F">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886238" w:rsidRDefault="00886238" w:rsidP="00C8400F">
                    <w:pPr>
                      <w:widowControl w:val="0"/>
                      <w:autoSpaceDE w:val="0"/>
                      <w:autoSpaceDN w:val="0"/>
                      <w:adjustRightInd w:val="0"/>
                      <w:spacing w:after="0" w:line="240" w:lineRule="exact"/>
                      <w:ind w:right="125"/>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_x0000_s1847" type="#_x0000_t202" style="position:absolute;left:11360;top:11639;width:480;height:12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y30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" o:allowincell="f" filled="f" stroked="f">
              <v:textbox style="layout-flow:vertical;mso-next-textbox:#_x0000_s1847" inset="0,0,0,0">
                <w:txbxContent>
                  <w:p w:rsidR="00886238" w:rsidRDefault="00886238" w:rsidP="00C8400F">
                    <w:pPr>
                      <w:widowControl w:val="0"/>
                      <w:autoSpaceDE w:val="0"/>
                      <w:autoSpaceDN w:val="0"/>
                      <w:adjustRightInd w:val="0"/>
                      <w:spacing w:after="0" w:line="221" w:lineRule="exact"/>
                      <w:ind w:left="229" w:right="229"/>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886238" w:rsidRDefault="00886238" w:rsidP="00C8400F">
                    <w:pPr>
                      <w:widowControl w:val="0"/>
                      <w:autoSpaceDE w:val="0"/>
                      <w:autoSpaceDN w:val="0"/>
                      <w:adjustRightInd w:val="0"/>
                      <w:spacing w:after="0" w:line="240"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_x0000_s1848" type="#_x0000_t202" style="position:absolute;left:11340;top:13489;width:480;height:11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" o:allowincell="f" filled="f" stroked="f">
              <v:textbox style="layout-flow:vertical;mso-next-textbox:#_x0000_s1848" inset="0,0,0,0">
                <w:txbxContent>
                  <w:p w:rsidR="00886238" w:rsidRDefault="00886238" w:rsidP="00C8400F">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_x0000_s1849" type="#_x0000_t202" style="position:absolute;left:11472;top:649;width:377;height:1711;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xjWtQIAALc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" o:allowincell="f" filled="f" stroked="f">
              <v:textbox style="layout-flow:vertical;mso-next-textbox:#_x0000_s1849" inset="0,0,0,0">
                <w:txbxContent>
                  <w:p w:rsidR="00886238" w:rsidRDefault="00886238" w:rsidP="00C8400F">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Albany State</w:t>
                    </w:r>
                  </w:p>
                </w:txbxContent>
              </v:textbox>
            </v:shape>
            <v:rect id="_x0000_s1850" style="position:absolute;left:11133;top:2626;width:1060;height:1659" fillcolor="#d8d8d8 [2732]" stroked="f" strokecolor="#f2f2f2 [3041]" strokeweight="3pt">
              <v:shadow on="t" type="perspective" color="#7f7f7f [1601]" opacity=".5" offset="1pt" offset2="-1pt"/>
              <v:textbox style="layout-flow:vertical;mso-next-textbox:#_x0000_s1850">
                <w:txbxContent>
                  <w:p w:rsidR="00886238" w:rsidRPr="00F91ACB" w:rsidRDefault="00886238" w:rsidP="00C8400F">
                    <w:pPr>
                      <w:spacing w:after="0"/>
                      <w:rPr>
                        <w:b/>
                        <w:color w:val="000000" w:themeColor="text1"/>
                      </w:rPr>
                    </w:pPr>
                    <w:r w:rsidRPr="00F91ACB">
                      <w:rPr>
                        <w:b/>
                        <w:color w:val="000000" w:themeColor="text1"/>
                      </w:rPr>
                      <w:t>Arts &amp; Humanities</w:t>
                    </w:r>
                  </w:p>
                </w:txbxContent>
              </v:textbox>
            </v:rect>
            <v:rect id="_x0000_s1851" style="position:absolute;left:11149;top:4338;width:1060;height:1692" fillcolor="#404040 [2429]" strokecolor="#f2f2f2 [3041]" strokeweight="3pt">
              <v:shadow on="t" type="perspective" color="#7f7f7f [1601]" opacity=".5" offset="1pt" offset2="-1pt"/>
              <v:textbox style="layout-flow:vertical;mso-next-textbox:#_x0000_s1851">
                <w:txbxContent>
                  <w:p w:rsidR="00886238" w:rsidRDefault="00886238" w:rsidP="00C8400F">
                    <w:pPr>
                      <w:spacing w:after="0"/>
                      <w:rPr>
                        <w:b/>
                        <w:color w:val="F2F2F2" w:themeColor="background1" w:themeShade="F2"/>
                      </w:rPr>
                    </w:pPr>
                  </w:p>
                  <w:p w:rsidR="00886238" w:rsidRPr="00F91ACB" w:rsidRDefault="00886238" w:rsidP="00C8400F">
                    <w:pPr>
                      <w:rPr>
                        <w:b/>
                        <w:color w:val="F2F2F2" w:themeColor="background1" w:themeShade="F2"/>
                      </w:rPr>
                    </w:pPr>
                    <w:r>
                      <w:rPr>
                        <w:b/>
                        <w:color w:val="F2F2F2" w:themeColor="background1" w:themeShade="F2"/>
                      </w:rPr>
                      <w:t>Business</w:t>
                    </w:r>
                  </w:p>
                </w:txbxContent>
              </v:textbox>
            </v:rect>
            <v:rect id="_x0000_s1852" style="position:absolute;left:11129;top:6120;width:1080;height:1796" fillcolor="#d8d8d8 [2732]" stroked="f">
              <v:textbox style="layout-flow:vertical">
                <w:txbxContent>
                  <w:p w:rsidR="00886238" w:rsidRDefault="00886238" w:rsidP="00C8400F">
                    <w:pPr>
                      <w:spacing w:after="0"/>
                    </w:pPr>
                  </w:p>
                  <w:p w:rsidR="00886238" w:rsidRPr="00CB7C80" w:rsidRDefault="00886238" w:rsidP="00C8400F">
                    <w:pPr>
                      <w:spacing w:after="0"/>
                      <w:rPr>
                        <w:b/>
                      </w:rPr>
                    </w:pPr>
                    <w:r w:rsidRPr="00CB7C80">
                      <w:rPr>
                        <w:b/>
                      </w:rPr>
                      <w:t>Education</w:t>
                    </w:r>
                  </w:p>
                </w:txbxContent>
              </v:textbox>
            </v:rect>
          </v:group>
        </w:pict>
      </w:r>
      <w:r w:rsidR="0038476F">
        <w:rPr>
          <w:rFonts w:ascii="Century Gothic" w:hAnsi="Century Gothic" w:cs="Century Gothic"/>
          <w:b/>
          <w:bCs/>
          <w:color w:val="191919"/>
          <w:sz w:val="14"/>
          <w:szCs w:val="14"/>
        </w:rPr>
        <w:t>Accounting, Business Information</w:t>
      </w:r>
    </w:p>
    <w:p w:rsidR="0038476F" w:rsidRDefault="001254CF" w:rsidP="0038476F">
      <w:pPr>
        <w:widowControl w:val="0"/>
        <w:autoSpaceDE w:val="0"/>
        <w:autoSpaceDN w:val="0"/>
        <w:adjustRightInd w:val="0"/>
        <w:spacing w:after="0" w:line="167" w:lineRule="exact"/>
        <w:ind w:right="-360"/>
        <w:jc w:val="right"/>
        <w:rPr>
          <w:rFonts w:ascii="Century Gothic" w:hAnsi="Century Gothic" w:cs="Century Gothic"/>
          <w:color w:val="000000"/>
          <w:sz w:val="14"/>
          <w:szCs w:val="14"/>
        </w:rPr>
      </w:pPr>
      <w:r w:rsidRPr="001254CF">
        <w:rPr>
          <w:noProof/>
        </w:rPr>
        <w:pict>
          <v:shape id="Text Box 4010" o:spid="_x0000_s1345" type="#_x0000_t202" style="position:absolute;left:0;text-align:left;margin-left:578.05pt;margin-top:211.1pt;width:12pt;height:41.8pt;z-index:-251575296;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" o:allowincell="f" filled="f" stroked="f">
            <v:textbox style="layout-flow:vertical" inset="0,0,0,0">
              <w:txbxContent>
                <w:p w:rsidR="00886238" w:rsidRDefault="00886238" w:rsidP="0038476F">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Business</w:t>
                  </w:r>
                </w:p>
              </w:txbxContent>
            </v:textbox>
            <w10:wrap anchorx="page"/>
          </v:shape>
        </w:pict>
      </w:r>
      <w:r w:rsidR="0038476F">
        <w:rPr>
          <w:rFonts w:ascii="Century Gothic" w:hAnsi="Century Gothic" w:cs="Century Gothic"/>
          <w:b/>
          <w:bCs/>
          <w:color w:val="191919"/>
          <w:sz w:val="14"/>
          <w:szCs w:val="14"/>
        </w:rPr>
        <w:t>Systems &amp; Marketing</w:t>
      </w:r>
    </w:p>
    <w:p w:rsidR="0038476F" w:rsidRDefault="0038476F" w:rsidP="0038476F">
      <w:pPr>
        <w:widowControl w:val="0"/>
        <w:autoSpaceDE w:val="0"/>
        <w:autoSpaceDN w:val="0"/>
        <w:adjustRightInd w:val="0"/>
        <w:spacing w:before="2" w:after="0" w:line="190" w:lineRule="exact"/>
        <w:ind w:right="-540"/>
        <w:rPr>
          <w:rFonts w:ascii="Century Gothic" w:hAnsi="Century Gothic" w:cs="Century Gothic"/>
          <w:color w:val="000000"/>
          <w:sz w:val="19"/>
          <w:szCs w:val="19"/>
        </w:rPr>
      </w:pPr>
    </w:p>
    <w:p w:rsidR="0038476F" w:rsidRDefault="0038476F" w:rsidP="0038476F">
      <w:pPr>
        <w:widowControl w:val="0"/>
        <w:autoSpaceDE w:val="0"/>
        <w:autoSpaceDN w:val="0"/>
        <w:adjustRightInd w:val="0"/>
        <w:spacing w:after="0" w:line="200" w:lineRule="exact"/>
        <w:rPr>
          <w:rFonts w:ascii="Century Gothic" w:hAnsi="Century Gothic" w:cs="Century Gothic"/>
          <w:color w:val="000000"/>
          <w:sz w:val="20"/>
          <w:szCs w:val="20"/>
        </w:rPr>
      </w:pPr>
    </w:p>
    <w:p w:rsidR="0038476F" w:rsidRDefault="0038476F" w:rsidP="0038476F">
      <w:pPr>
        <w:widowControl w:val="0"/>
        <w:autoSpaceDE w:val="0"/>
        <w:autoSpaceDN w:val="0"/>
        <w:adjustRightInd w:val="0"/>
        <w:spacing w:after="0" w:line="200" w:lineRule="exact"/>
        <w:rPr>
          <w:rFonts w:ascii="Century Gothic" w:hAnsi="Century Gothic" w:cs="Century Gothic"/>
          <w:color w:val="000000"/>
          <w:sz w:val="20"/>
          <w:szCs w:val="20"/>
        </w:rPr>
      </w:pPr>
      <w:r>
        <w:rPr>
          <w:rFonts w:ascii="Century Gothic" w:hAnsi="Century Gothic" w:cs="Century Gothic"/>
          <w:color w:val="000000"/>
          <w:sz w:val="20"/>
          <w:szCs w:val="20"/>
        </w:rPr>
        <w:t xml:space="preserve">  </w:t>
      </w:r>
    </w:p>
    <w:p w:rsidR="0038476F" w:rsidRDefault="0038476F" w:rsidP="0038476F">
      <w:pPr>
        <w:widowControl w:val="0"/>
        <w:autoSpaceDE w:val="0"/>
        <w:autoSpaceDN w:val="0"/>
        <w:adjustRightInd w:val="0"/>
        <w:spacing w:after="0" w:line="200" w:lineRule="exact"/>
        <w:rPr>
          <w:rFonts w:ascii="Century Gothic" w:hAnsi="Century Gothic" w:cs="Century Gothic"/>
          <w:color w:val="000000"/>
          <w:sz w:val="20"/>
          <w:szCs w:val="20"/>
        </w:rPr>
      </w:pPr>
    </w:p>
    <w:p w:rsidR="0038476F" w:rsidRDefault="0038476F" w:rsidP="0038476F">
      <w:pPr>
        <w:widowControl w:val="0"/>
        <w:autoSpaceDE w:val="0"/>
        <w:autoSpaceDN w:val="0"/>
        <w:adjustRightInd w:val="0"/>
        <w:spacing w:after="0" w:line="200" w:lineRule="exact"/>
        <w:rPr>
          <w:rFonts w:ascii="Century Gothic" w:hAnsi="Century Gothic" w:cs="Century Gothic"/>
          <w:color w:val="000000"/>
          <w:sz w:val="20"/>
          <w:szCs w:val="20"/>
        </w:rPr>
      </w:pPr>
    </w:p>
    <w:p w:rsidR="0038476F" w:rsidRDefault="0038476F" w:rsidP="0038476F">
      <w:pPr>
        <w:widowControl w:val="0"/>
        <w:autoSpaceDE w:val="0"/>
        <w:autoSpaceDN w:val="0"/>
        <w:adjustRightInd w:val="0"/>
        <w:spacing w:after="0" w:line="200" w:lineRule="exact"/>
        <w:rPr>
          <w:rFonts w:ascii="Century Gothic" w:hAnsi="Century Gothic" w:cs="Century Gothic"/>
          <w:color w:val="000000"/>
          <w:sz w:val="20"/>
          <w:szCs w:val="20"/>
        </w:rPr>
      </w:pPr>
    </w:p>
    <w:p w:rsidR="0038476F" w:rsidRDefault="0038476F" w:rsidP="0038476F">
      <w:pPr>
        <w:widowControl w:val="0"/>
        <w:autoSpaceDE w:val="0"/>
        <w:autoSpaceDN w:val="0"/>
        <w:adjustRightInd w:val="0"/>
        <w:spacing w:after="0" w:line="200" w:lineRule="exact"/>
        <w:rPr>
          <w:rFonts w:ascii="Century Gothic" w:hAnsi="Century Gothic" w:cs="Century Gothic"/>
          <w:color w:val="000000"/>
          <w:sz w:val="20"/>
          <w:szCs w:val="20"/>
        </w:rPr>
      </w:pPr>
    </w:p>
    <w:p w:rsidR="0038476F" w:rsidRDefault="0038476F" w:rsidP="0038476F">
      <w:pPr>
        <w:widowControl w:val="0"/>
        <w:autoSpaceDE w:val="0"/>
        <w:autoSpaceDN w:val="0"/>
        <w:adjustRightInd w:val="0"/>
        <w:spacing w:after="0" w:line="200" w:lineRule="exact"/>
        <w:rPr>
          <w:rFonts w:ascii="Century Gothic" w:hAnsi="Century Gothic" w:cs="Century Gothic"/>
          <w:color w:val="000000"/>
          <w:sz w:val="20"/>
          <w:szCs w:val="20"/>
        </w:rPr>
      </w:pPr>
    </w:p>
    <w:p w:rsidR="0038476F" w:rsidRDefault="0038476F" w:rsidP="0038476F">
      <w:pPr>
        <w:widowControl w:val="0"/>
        <w:autoSpaceDE w:val="0"/>
        <w:autoSpaceDN w:val="0"/>
        <w:adjustRightInd w:val="0"/>
        <w:spacing w:after="0" w:line="200" w:lineRule="exact"/>
        <w:rPr>
          <w:rFonts w:ascii="Century Gothic" w:hAnsi="Century Gothic" w:cs="Century Gothic"/>
          <w:color w:val="000000"/>
          <w:sz w:val="20"/>
          <w:szCs w:val="20"/>
        </w:rPr>
      </w:pPr>
    </w:p>
    <w:p w:rsidR="0038476F" w:rsidRDefault="001254CF" w:rsidP="0038476F">
      <w:pPr>
        <w:widowControl w:val="0"/>
        <w:autoSpaceDE w:val="0"/>
        <w:autoSpaceDN w:val="0"/>
        <w:adjustRightInd w:val="0"/>
        <w:spacing w:before="1" w:after="0" w:line="220" w:lineRule="exact"/>
        <w:rPr>
          <w:rFonts w:ascii="Century Gothic" w:hAnsi="Century Gothic" w:cs="Century Gothic"/>
          <w:color w:val="000000"/>
        </w:rPr>
      </w:pPr>
      <w:r w:rsidRPr="001254CF">
        <w:rPr>
          <w:noProof/>
          <w:lang w:eastAsia="zh-CN"/>
        </w:rPr>
        <w:pict>
          <v:rect id="Rectangle 4040" o:spid="_x0000_s1338" style="position:absolute;margin-left:-37.75pt;margin-top:-19.5pt;width:505pt;height:674pt;z-index:-250893312;visibility:visible" o:regroupid="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6RE8cA&#10;AADdAAAADwAAAGRycy9kb3ducmV2LnhtbESPQWvCQBSE74X+h+UVequbSq0asxGxLXrUKKi3R/aZ&#10;hGbfhuzWRH99Vyj0OMzMN0wy700tLtS6yrKC10EEgji3uuJCwX739TIB4TyyxtoyKbiSg3n6+JBg&#10;rG3HW7pkvhABwi5GBaX3TSyly0sy6Aa2IQ7e2bYGfZBtIXWLXYCbWg6j6F0arDgslNjQsqT8O/sx&#10;ClaTZnFc21tX1J+n1WFzmH7spl6p56d+MQPhqff/4b/2WisYvY3H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aukRPHAAAA3QAAAA8AAAAAAAAAAAAAAAAAmAIAAGRy&#10;cy9kb3ducmV2LnhtbFBLBQYAAAAABAAEAPUAAACMAwAAAAA=&#10;" filled="f" stroked="f">
            <v:textbox style="mso-next-textbox:#Rectangle 4040" inset="0,0,0,0">
              <w:txbxContent>
                <w:p w:rsidR="00886238" w:rsidRDefault="00886238" w:rsidP="0038476F">
                  <w:pPr>
                    <w:spacing w:after="0" w:line="13480" w:lineRule="atLeast"/>
                    <w:rPr>
                      <w:rFonts w:ascii="Times New Roman" w:hAnsi="Times New Roman"/>
                      <w:sz w:val="24"/>
                      <w:szCs w:val="24"/>
                    </w:rPr>
                  </w:pPr>
                  <w:r>
                    <w:rPr>
                      <w:rFonts w:ascii="Times New Roman" w:hAnsi="Times New Roman"/>
                      <w:noProof/>
                      <w:sz w:val="24"/>
                      <w:szCs w:val="24"/>
                    </w:rPr>
                    <w:drawing>
                      <wp:inline distT="0" distB="0" distL="0" distR="0">
                        <wp:extent cx="6372225" cy="849630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
                                <a:srcRect/>
                                <a:stretch>
                                  <a:fillRect/>
                                </a:stretch>
                              </pic:blipFill>
                              <pic:spPr bwMode="auto">
                                <a:xfrm>
                                  <a:off x="0" y="0"/>
                                  <a:ext cx="6372225" cy="8496300"/>
                                </a:xfrm>
                                <a:prstGeom prst="rect">
                                  <a:avLst/>
                                </a:prstGeom>
                                <a:noFill/>
                                <a:ln w="9525">
                                  <a:noFill/>
                                  <a:miter lim="800000"/>
                                  <a:headEnd/>
                                  <a:tailEnd/>
                                </a:ln>
                              </pic:spPr>
                            </pic:pic>
                          </a:graphicData>
                        </a:graphic>
                      </wp:inline>
                    </w:drawing>
                  </w:r>
                </w:p>
                <w:p w:rsidR="00886238" w:rsidRDefault="00886238" w:rsidP="0038476F">
                  <w:pPr>
                    <w:widowControl w:val="0"/>
                    <w:autoSpaceDE w:val="0"/>
                    <w:autoSpaceDN w:val="0"/>
                    <w:adjustRightInd w:val="0"/>
                    <w:spacing w:after="0" w:line="240" w:lineRule="auto"/>
                    <w:rPr>
                      <w:rFonts w:ascii="Times New Roman" w:hAnsi="Times New Roman"/>
                      <w:sz w:val="24"/>
                      <w:szCs w:val="24"/>
                    </w:rPr>
                  </w:pPr>
                </w:p>
              </w:txbxContent>
            </v:textbox>
          </v:rect>
        </w:pict>
      </w:r>
      <w:r w:rsidRPr="001254CF">
        <w:rPr>
          <w:noProof/>
          <w:lang w:eastAsia="zh-CN"/>
        </w:rPr>
        <w:pict>
          <v:rect id="Rectangle 4039" o:spid="_x0000_s1337" style="position:absolute;margin-left:-37.3pt;margin-top:-18.95pt;width:7in;height:672.4pt;z-index:-250894336;visibility:visible" o:regroupid="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b4ZMcA&#10;AADdAAAADwAAAGRycy9kb3ducmV2LnhtbESPT2sCMRTE74LfITyhF6nZlu5aV6OUglShF/+UXp+b&#10;5+7SzUvYpJp++6Yg9DjMzG+YxSqaTlyo961lBQ+TDARxZXXLtYLjYX3/DMIHZI2dZVLwQx5Wy+Fg&#10;gaW2V97RZR9qkSDsS1TQhOBKKX3VkEE/sY44eWfbGwxJ9rXUPV4T3HTyMcsKabDltNCgo9eGqq/9&#10;t1HwEY/b2fvJuc14V3Bcm7cqzz+VuhvFlzmIQDH8h2/tjVaQP00L+HuTnoB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EG+GTHAAAA3QAAAA8AAAAAAAAAAAAAAAAAmAIAAGRy&#10;cy9kb3ducmV2LnhtbFBLBQYAAAAABAAEAPUAAACMAwAAAAA=&#10;" fillcolor="#e8e8e8" stroked="f">
            <v:path arrowok="t"/>
          </v:rect>
        </w:pict>
      </w:r>
      <w:r w:rsidRPr="001254CF">
        <w:rPr>
          <w:noProof/>
          <w:lang w:eastAsia="zh-CN"/>
        </w:rPr>
        <w:pict>
          <v:rect id="Rectangle 4016" o:spid="_x0000_s1314" style="position:absolute;margin-left:384.85pt;margin-top:-53.05pt;width:116pt;height:19.95pt;z-index:-251571200;visibility:visible" o:regroupid="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ay4sUA&#10;AADdAAAADwAAAGRycy9kb3ducmV2LnhtbESPQYvCMBSE78L+h/AW9qaprhWpRlkERcWLrpe9vTbP&#10;tmzzUppY6783guBxmJlvmPmyM5VoqXGlZQXDQQSCOLO65FzB+Xfdn4JwHlljZZkU3MnBcvHRm2Oi&#10;7Y2P1J58LgKEXYIKCu/rREqXFWTQDWxNHLyLbQz6IJtc6gZvAW4qOYqiiTRYclgosKZVQdn/6WoU&#10;pLvD0W/25007TfO6sunf8GBjpb4+u58ZCE+df4df7a1WEI/jb3i+CU9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9rLixQAAAN0AAAAPAAAAAAAAAAAAAAAAAJgCAABkcnMv&#10;ZG93bnJldi54bWxQSwUGAAAAAAQABAD1AAAAigMAAAAA&#10;" stroked="f">
            <v:path arrowok="t"/>
          </v:rect>
        </w:pict>
      </w:r>
    </w:p>
    <w:p w:rsidR="0038476F" w:rsidRDefault="0038476F" w:rsidP="0038476F">
      <w:pPr>
        <w:rPr>
          <w:rFonts w:ascii="Times New Roman" w:hAnsi="Times New Roman"/>
          <w:color w:val="191919"/>
          <w:sz w:val="20"/>
          <w:szCs w:val="20"/>
        </w:rPr>
      </w:pPr>
    </w:p>
    <w:p w:rsidR="00886238" w:rsidRDefault="001254CF" w:rsidP="0038476F">
      <w:pPr>
        <w:rPr>
          <w:rFonts w:ascii="Times New Roman" w:hAnsi="Times New Roman"/>
          <w:color w:val="191919"/>
          <w:sz w:val="20"/>
          <w:szCs w:val="20"/>
        </w:rPr>
      </w:pPr>
      <w:r w:rsidRPr="001254CF">
        <w:rPr>
          <w:noProof/>
          <w:lang w:eastAsia="zh-CN"/>
        </w:rPr>
        <w:pict>
          <v:rect id="Rectangle 4037" o:spid="_x0000_s1335" style="position:absolute;margin-left:485.7pt;margin-top:659.4pt;width:32pt;height:32pt;z-index:-250896384;visibility:visible" o:regroupid="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p29sUA&#10;AADdAAAADwAAAGRycy9kb3ducmV2LnhtbESPQYvCMBSE74L/ITzBm6aKutI1yrKgrOLFrpe9vTbP&#10;tti8lCbW7r83guBxmJlvmNWmM5VoqXGlZQWTcQSCOLO65FzB+Xc7WoJwHlljZZkU/JODzbrfW2Gs&#10;7Z1P1CY+FwHCLkYFhfd1LKXLCjLoxrYmDt7FNgZ9kE0udYP3ADeVnEbRQhosOSwUWNN3Qdk1uRkF&#10;6f548rvDedcu07yubPo3Odq5UsNB9/UJwlPn3+FX+0crmM8+ZvB8E5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nb2xQAAAN0AAAAPAAAAAAAAAAAAAAAAAJgCAABkcnMv&#10;ZG93bnJldi54bWxQSwUGAAAAAAQABAD1AAAAigMAAAAA&#10;" stroked="f">
            <v:path arrowok="t"/>
          </v:rect>
        </w:pict>
      </w:r>
      <w:r w:rsidRPr="001254CF">
        <w:rPr>
          <w:noProof/>
          <w:lang w:eastAsia="zh-CN"/>
        </w:rPr>
        <w:pict>
          <v:polyline id="Freeform 4036" o:spid="_x0000_s1334" style="position:absolute;z-index:-250897408;visibility:visible;mso-wrap-style:square;v-text-anchor:top" points="484.95pt,670.45pt,484.95pt,672.45pt" coordsize="0,40" o:regroupid="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RoccUA&#10;AADdAAAADwAAAGRycy9kb3ducmV2LnhtbESPT0sDMRTE74LfITzBi7RZrXbL2rQUUem1fyh4e25e&#10;k8XNS0hiu/32RhA8DjPzG2a+HFwvThRT51nB/bgCQdx63bFRsN+9jWYgUkbW2HsmBRdKsFxcX82x&#10;0f7MGzptsxEFwqlBBTbn0EiZWksO09gH4uIdfXSYi4xG6ojnAne9fKiqqXTYcVmwGOjFUvu1/XYK&#10;NnX9SWF9Z8x0Erv3yyrY18OHUrc3w+oZRKYh/4f/2mut4OmxnsDvm/IE5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JGhxxQAAAN0AAAAPAAAAAAAAAAAAAAAAAJgCAABkcnMv&#10;ZG93bnJldi54bWxQSwUGAAAAAAQABAD1AAAAigMAAAAA&#10;" filled="f" strokecolor="#191919" strokeweight="2pt">
            <v:path arrowok="t" o:connecttype="custom" o:connectlocs="0,0;0,40" o:connectangles="0,0"/>
          </v:polyline>
        </w:pict>
      </w:r>
      <w:r w:rsidR="0038476F">
        <w:rPr>
          <w:rFonts w:ascii="Times New Roman" w:hAnsi="Times New Roman"/>
          <w:color w:val="191919"/>
          <w:sz w:val="20"/>
          <w:szCs w:val="20"/>
        </w:rPr>
        <w:t>2008-2012 Unde</w:t>
      </w:r>
      <w:r w:rsidR="0038476F">
        <w:rPr>
          <w:rFonts w:ascii="Times New Roman" w:hAnsi="Times New Roman"/>
          <w:color w:val="191919"/>
          <w:spacing w:val="-4"/>
          <w:sz w:val="20"/>
          <w:szCs w:val="20"/>
        </w:rPr>
        <w:t>r</w:t>
      </w:r>
      <w:r w:rsidR="0038476F">
        <w:rPr>
          <w:rFonts w:ascii="Times New Roman" w:hAnsi="Times New Roman"/>
          <w:color w:val="191919"/>
          <w:sz w:val="20"/>
          <w:szCs w:val="20"/>
        </w:rPr>
        <w:t>graduate Catalog</w:t>
      </w:r>
    </w:p>
    <w:p w:rsidR="0038476F" w:rsidRDefault="0038476F" w:rsidP="0038476F">
      <w:pPr>
        <w:rPr>
          <w:rFonts w:ascii="Times New Roman" w:hAnsi="Times New Roman"/>
          <w:color w:val="191919"/>
          <w:sz w:val="20"/>
          <w:szCs w:val="20"/>
        </w:rPr>
      </w:pPr>
    </w:p>
    <w:p w:rsidR="0038476F" w:rsidRDefault="0038476F" w:rsidP="0038476F">
      <w:pPr>
        <w:sectPr w:rsidR="0038476F" w:rsidSect="0038476F">
          <w:pgSz w:w="12240" w:h="15840"/>
          <w:pgMar w:top="360" w:right="1440" w:bottom="1440" w:left="1440" w:header="720" w:footer="720" w:gutter="0"/>
          <w:cols w:space="720"/>
          <w:docGrid w:linePitch="360"/>
        </w:sectPr>
      </w:pPr>
    </w:p>
    <w:p w:rsidR="0038476F" w:rsidRDefault="001254CF" w:rsidP="0038476F">
      <w:r>
        <w:rPr>
          <w:noProof/>
          <w:lang w:eastAsia="zh-CN"/>
        </w:rPr>
        <w:lastRenderedPageBreak/>
        <w:pict>
          <v:group id="_x0000_s1637" style="position:absolute;margin-left:-71.35pt;margin-top:-17.15pt;width:156pt;height:11in;z-index:252432384" coordorigin="12,13" coordsize="3120,15840">
            <v:group id="Group 2700" o:spid="_x0000_s1638" style="position:absolute;left:12;top:13;width:3120;height:15840;mso-position-horizontal-relative:page;mso-position-vertical-relative:page" coordsize="312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" o:allowincell="f">
              <v:rect id="_x0000_s1639" style="position:absolute;width:1080;height:24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2LMUA&#10;AADdAAAADwAAAGRycy9kb3ducmV2LnhtbESPT2vCQBTE70K/w/IKvZlNpY0aXUUKLcVL/Uuvr9ln&#10;Epp9G3a3Jn57Vyh4HGbmN8x82ZtGnMn52rKC5yQFQVxYXXOp4LB/H05A+ICssbFMCi7kYbl4GMwx&#10;17bjLZ13oRQRwj5HBVUIbS6lLyoy6BPbEkfvZJ3BEKUrpXbYRbhp5ChNM2mw5rhQYUtvFRW/uz+j&#10;oHM9vX6U+muSrY/76ffPGNuNU+rpsV/NQATqwz383/7UCrJx9gK3N/EJ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nYsxQAAAN0AAAAPAAAAAAAAAAAAAAAAAJgCAABkcnMv&#10;ZG93bnJldi54bWxQSwUGAAAAAAQABAD1AAAAigMAAAAA&#10;" fillcolor="#dcdcdc" stroked="f">
                <v:path arrowok="t"/>
              </v:rect>
              <v:rect id="Rectangle 2702" o:spid="_x0000_s1640" style="position:absolute;top:4294;width:1080;height:115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LTt8UA&#10;AADdAAAADwAAAGRycy9kb3ducmV2LnhtbESPT2vCQBTE70K/w/IKvemmglGjqxShRbxo/YPXZ/aZ&#10;BLNvw+7WpN++Kwg9DjPzG2a+7Ewt7uR8ZVnB+yABQZxbXXGh4Hj47E9A+ICssbZMCn7Jw3Lx0ptj&#10;pm3L33Tfh0JECPsMFZQhNJmUPi/JoB/Yhjh6V+sMhihdIbXDNsJNLYdJkkqDFceFEhtalZTf9j9G&#10;Qes6Gn0VejtJN6fD9HwZY7NzSr29dh8zEIG68B9+ttdaQTpOR/B4E5+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MtO3xQAAAN0AAAAPAAAAAAAAAAAAAAAAAJgCAABkcnMv&#10;ZG93bnJldi54bWxQSwUGAAAAAAQABAD1AAAAigMAAAAA&#10;" fillcolor="#dcdcdc" stroked="f">
                <v:path arrowok="t"/>
              </v:rect>
              <v:rect id="Rectangle 2703" o:spid="_x0000_s1641" style="position:absolute;top:2488;width:1080;height:18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GmccA&#10;AADdAAAADwAAAGRycy9kb3ducmV2LnhtbESPT2vCQBTE74V+h+UVehHdmEMsaVaRUqEgHqJt0dsj&#10;+/KHZt+G7JrEb+8WCj0OM/MbJttMphUD9a6xrGC5iEAQF1Y3XCn4PO3mLyCcR9bYWiYFN3KwWT8+&#10;ZJhqO3JOw9FXIkDYpaig9r5LpXRFTQbdwnbEwSttb9AH2VdS9zgGuGllHEWJNNhwWKixo7eaip/j&#10;1Sh4j8/bct/mXX4w568lxWZWXL6Ven6atq8gPE3+P/zX/tAKklWSwO+b8ATk+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xpnHAAAA3QAAAA8AAAAAAAAAAAAAAAAAmAIAAGRy&#10;cy9kb3ducmV2LnhtbFBLBQYAAAAABAAEAPUAAACMAwAAAAA=&#10;" fillcolor="#dcdcdc" stroked="f">
                <v:path arrowok="t"/>
              </v:rect>
              <v:rect id="_x0000_s1642" style="position:absolute;left:760;top:393;width:2320;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iMcUA&#10;AADdAAAADwAAAGRycy9kb3ducmV2LnhtbESPQYvCMBSE78L+h/AWvGmqsFW6RpGFlVW8WL14e23e&#10;tsXmpTSx1n9vBMHjMDPfMItVb2rRUesqywom4wgEcW51xYWC0/F3NAfhPLLG2jIpuJOD1fJjsMBE&#10;2xsfqEt9IQKEXYIKSu+bREqXl2TQjW1DHLx/2xr0QbaF1C3eAtzUchpFsTRYcVgosaGfkvJLejUK&#10;su3+4De706abZ0VT2+w82dsvpYaf/fobhKfev8Ov9p9WEM/iGTzfh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7mIxxQAAAN0AAAAPAAAAAAAAAAAAAAAAAJgCAABkcnMv&#10;ZG93bnJldi54bWxQSwUGAAAAAAQABAD1AAAAigMAAAAA&#10;" stroked="f">
                <v:path arrowok="t"/>
              </v:rect>
              <v:rect id="_x0000_s1643" style="position:absolute;left:740;top:373;width:2360;height: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NnnMQA&#10;AADdAAAADwAAAGRycy9kb3ducmV2LnhtbERPz2vCMBS+C/sfwhvsIjNVWHXVKCrIPCmrg7HbW/Ns&#10;uzUvJclq/e/NQdjx4/u9WPWmER05X1tWMB4lIIgLq2suFXycds8zED4ga2wsk4IreVgtHwYLzLS9&#10;8Dt1eShFDGGfoYIqhDaT0hcVGfQj2xJH7mydwRChK6V2eInhppGTJEmlwZpjQ4UtbSsqfvM/o+Dn&#10;881tXr9ejsfiu+l2lB6S8XSo1NNjv56DCNSHf/HdvdcK0mka58Y38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jZ5zEAAAA3QAAAA8AAAAAAAAAAAAAAAAAmAIAAGRycy9k&#10;b3ducmV2LnhtbFBLBQYAAAAABAAEAPUAAACJAwAAAAA=&#10;" filled="f" strokecolor="#a3a3a3" strokeweight="2pt">
                <v:path arrowok="t"/>
              </v:rect>
              <v:rect id="Rectangle 2706" o:spid="_x0000_s1644" style="position:absolute;top:2484;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ro5cgA&#10;AADdAAAADwAAAGRycy9kb3ducmV2LnhtbESPQWvCQBSE7wX/w/IEL6VuIhLb1FVEVDwUaa0evD2y&#10;r0kw+zZmVxP/fbdQ8DjMzDfMdN6ZStyocaVlBfEwAkGcWV1yruDwvX55BeE8ssbKMim4k4P5rPc0&#10;xVTblr/otve5CBB2KSoovK9TKV1WkEE3tDVx8H5sY9AH2eRSN9gGuKnkKIoSabDksFBgTcuCsvP+&#10;ahRsdveP0fM5Psarri0P49Ml/5ygUoN+t3gH4anzj/B/e6sVJJPkDf7ehCc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2ujlyAAAAN0AAAAPAAAAAAAAAAAAAAAAAJgCAABk&#10;cnMvZG93bnJldi54bWxQSwUGAAAAAAQABAD1AAAAjQMAAAAA&#10;" fillcolor="#191919" stroked="f">
                <v:path arrowok="t"/>
              </v:rect>
              <v:rect id="Rectangle 2707" o:spid="_x0000_s1645" style="position:absolute;top:4284;width:108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nXpcUA&#10;AADdAAAADwAAAGRycy9kb3ducmV2LnhtbERPy2rCQBTdF/yH4Qpuik4ixUh0FCkqLoq0PhbuLplr&#10;EszcSTOjiX/vLApdHs57vuxMJR7UuNKygngUgSDOrC45V3A6boZTEM4ja6wsk4InOVguem9zTLVt&#10;+YceB5+LEMIuRQWF93UqpcsKMuhGtiYO3NU2Bn2ATS51g20IN5UcR9FEGiw5NBRY02dB2e1wNwq2&#10;++fX+P0Wn+N115anj8tv/p2gUoN+t5qB8NT5f/Gfe6cVTJIk7A9vwhO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OdelxQAAAN0AAAAPAAAAAAAAAAAAAAAAAJgCAABkcnMv&#10;ZG93bnJldi54bWxQSwUGAAAAAAQABAD1AAAAigMAAAAA&#10;" fillcolor="#191919" stroked="f">
                <v:path arrowok="t"/>
              </v:rect>
              <v:group id="Group 2708" o:spid="_x0000_s1646" style="position:absolute;left:-720;top:6104;width:1804;height:0" coordorigin="-720,6104" coordsize="180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Vze8cAAADdAAAADwAAAGRycy9kb3ducmV2LnhtbESPT2vCQBTE7wW/w/KE&#10;3uomSlWiq4jU0kMoNBFKb4/sMwlm34bsNn++fbdQ6HGYmd8w++NoGtFT52rLCuJFBIK4sLrmUsE1&#10;vzxtQTiPrLGxTAomcnA8zB72mGg78Af1mS9FgLBLUEHlfZtI6YqKDLqFbYmDd7OdQR9kV0rd4RDg&#10;ppHLKFpLgzWHhQpbOldU3LNvo+B1wOG0il/69H47T1/58/tnGpNSj/PxtAPhafT/4b/2m1aw3mxi&#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nVze8cAAADd&#10;AAAADwAAAAAAAAAAAAAAAACqAgAAZHJzL2Rvd25yZXYueG1sUEsFBgAAAAAEAAQA+gAAAJ4DAAAA&#10;AA==&#10;">
                <v:shape id="Freeform 2709" o:spid="_x0000_s1647"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2csUA&#10;AADdAAAADwAAAGRycy9kb3ducmV2LnhtbESPzWrDMBCE74G+g9hCb7FcH+LgRDGltNCQXPJTSm6L&#10;tZVNrZWR1MR9+yoQyHGYmW+YZT3aXpzJh86xgucsB0HcON2xUXA8vE/nIEJE1tg7JgV/FKBePUyW&#10;WGl34R2d99GIBOFQoYI2xqGSMjQtWQyZG4iT9+28xZikN1J7vCS47WWR5zNpseO00OJAry01P/tf&#10;qyC8rbvPsLbj1vbutPnypTEbr9TT4/iyABFpjPfwrf2hFczKsoDrm/Q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ZyxQAAAN0AAAAPAAAAAAAAAAAAAAAAAJgCAABkcnMv&#10;ZG93bnJldi54bWxQSwUGAAAAAAQABAD1AAAAigMAAAAA&#10;" path="m1804,l720,e" filled="f" strokecolor="#191919" strokeweight="2pt">
                  <v:path arrowok="t" o:connecttype="custom" o:connectlocs="1804,0;720,0" o:connectangles="0,0"/>
                </v:shape>
                <v:shape id="Freeform 2710" o:spid="_x0000_s1648" style="position:absolute;left:-720;top:6104;width:1804;height:0;visibility:visible;mso-wrap-style:square;v-text-anchor:top" coordsize="18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2T6cUA&#10;AADdAAAADwAAAGRycy9kb3ducmV2LnhtbESPQWsCMRSE74X+h/AKvdVsW3DLanYppQVFL9qKeHts&#10;ntnFzcuSRF3/vRGEHoeZ+YaZVoPtxIl8aB0reB1lIIhrp1s2Cv5+f14+QISIrLFzTAouFKAqHx+m&#10;WGh35hWd1tGIBOFQoIImxr6QMtQNWQwj1xMnb++8xZikN1J7PCe47eRblo2lxZbTQoM9fTVUH9ZH&#10;qyB8z9tNmNthaTu3W2x9bszCK/X8NHxOQEQa4n/43p5pBeM8f4fbm/QEZH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PZPpxQAAAN0AAAAPAAAAAAAAAAAAAAAAAJgCAABkcnMv&#10;ZG93bnJldi54bWxQSwUGAAAAAAQABAD1AAAAigMAAAAA&#10;" path="m720,l1804,e" filled="f" strokecolor="#191919" strokeweight="2pt">
                  <v:path arrowok="t" o:connecttype="custom" o:connectlocs="720,0;1804,0" o:connectangles="0,0"/>
                </v:shape>
              </v:group>
              <v:group id="Group 2711" o:spid="_x0000_s1649" style="position:absolute;left:-696;top:7904;width:1780;height:0" coordorigin="-696,79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LQ48cAAADdAAAADwAAAGRycy9kb3ducmV2LnhtbESPT2vCQBTE74LfYXmC&#10;N93EtirRVUTa0oMI/gHx9sg+k2D2bciuSfz23ULB4zAzv2GW686UoqHaFZYVxOMIBHFqdcGZgvPp&#10;azQH4TyyxtIyKXiSg/Wq31tiom3LB2qOPhMBwi5BBbn3VSKlS3My6Ma2Ig7ezdYGfZB1JnWNbYCb&#10;Uk6iaCoNFhwWcqxom1N6Pz6Mgu8W281b/Nns7rft83r62F92MSk1HHSbBQhPnX+F/9s/WsF0Nnu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gLQ48cAAADd&#10;AAAADwAAAAAAAAAAAAAAAACqAgAAZHJzL2Rvd25yZXYueG1sUEsFBgAAAAAEAAQA+gAAAJ4DAAAA&#10;AA==&#10;">
                <v:shape id="Freeform 2712" o:spid="_x0000_s1650"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KgBsUA&#10;AADdAAAADwAAAGRycy9kb3ducmV2LnhtbESPT4vCMBTE7wt+h/AEL4smiqtSjSJS2T3sxT94fjTP&#10;trR5KU2s9dtvFhb2OMzMb5jNrre16Kj1pWMN04kCQZw5U3Ku4Xo5jlcgfEA2WDsmDS/ysNsO3jaY&#10;GPfkE3XnkIsIYZ+ghiKEJpHSZwVZ9BPXEEfv7lqLIco2l6bFZ4TbWs6UWkiLJceFAhs6FJRV54fV&#10;0Kdz2X2qSn1nPJ+m1fssDZeb1qNhv1+DCNSH//Bf+8toWCy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qAGxQAAAN0AAAAPAAAAAAAAAAAAAAAAAJgCAABkcnMv&#10;ZG93bnJldi54bWxQSwUGAAAAAAQABAD1AAAAigMAAAAA&#10;" path="m1781,l696,e" filled="f" strokecolor="#191919" strokeweight="2pt">
                  <v:path arrowok="t" o:connecttype="custom" o:connectlocs="1781,0;696,0" o:connectangles="0,0"/>
                </v:shape>
                <v:shape id="Freeform 2713" o:spid="_x0000_s1651" style="position:absolute;left:-696;top:79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A+ccUA&#10;AADdAAAADwAAAGRycy9kb3ducmV2LnhtbESPQWvCQBSE7wX/w/KEXoruKhIlugmlROyhl2rp+ZF9&#10;JiHZtyG7xvTfu4VCj8PMfMMc8sl2YqTBN441rJYKBHHpTMOVhq/LcbED4QOywc4xafghD3k2ezpg&#10;atydP2k8h0pECPsUNdQh9KmUvqzJol+6njh6VzdYDFEOlTQD3iPcdnKtVCItNhwXauzpraayPd+s&#10;hqnYyPGkWvVR8mZVtC/rIly+tX6eT697EIGm8B/+a78bDcl2m8Dvm/gEZP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8D5xxQAAAN0AAAAPAAAAAAAAAAAAAAAAAJgCAABkcnMv&#10;ZG93bnJldi54bWxQSwUGAAAAAAQABAD1AAAAigMAAAAA&#10;" path="m696,l1781,e" filled="f" strokecolor="#191919" strokeweight="2pt">
                  <v:path arrowok="t" o:connecttype="custom" o:connectlocs="696,0;1781,0" o:connectangles="0,0"/>
                </v:shape>
              </v:group>
              <v:group id="Group 2714" o:spid="_x0000_s1652" style="position:absolute;left:-687;top:9704;width:1771;height:0" coordorigin="-687,9704" coordsize="177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BOlMYAAADdAAAADwAAAGRycy9kb3ducmV2LnhtbESPQWvCQBSE7wX/w/KE&#10;3uomSo1EVxGppQcRqoJ4e2SfSTD7NmS3Sfz3riD0OMzMN8xi1ZtKtNS40rKCeBSBIM6sLjlXcDpu&#10;P2YgnEfWWFkmBXdysFoO3haYatvxL7UHn4sAYZeigsL7OpXSZQUZdCNbEwfvahuDPsgml7rBLsBN&#10;JcdRNJUGSw4LBda0KSi7Hf6Mgu8Ou/Uk/mp3t+vmfjl+7s+7mJR6H/brOQhPvf8Pv9o/WsE0SRJ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0E6UxgAAAN0A&#10;AAAPAAAAAAAAAAAAAAAAAKoCAABkcnMvZG93bnJldi54bWxQSwUGAAAAAAQABAD6AAAAnQMAAAAA&#10;">
                <v:shape id="Freeform 2715" o:spid="_x0000_s1653"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IgFMMA&#10;AADdAAAADwAAAGRycy9kb3ducmV2LnhtbERP3WrCMBS+F/YO4Qx2I5q6QSvVKFMm24UIVh/g2Bzb&#10;suakJJlWn95cDLz8+P7ny9604kLON5YVTMYJCOLS6oYrBcfDZjQF4QOyxtYyKbiRh+XiZTDHXNsr&#10;7+lShErEEPY5KqhD6HIpfVmTQT+2HXHkztYZDBG6SmqH1xhuWvmeJKk02HBsqLGjdU3lb/FnFGT3&#10;ydeHNpy2hdt+r/a33fa0GSr19tp/zkAE6sNT/O/+0QrSLItz45v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IgFMMAAADdAAAADwAAAAAAAAAAAAAAAACYAgAAZHJzL2Rv&#10;d25yZXYueG1sUEsFBgAAAAAEAAQA9QAAAIgDAAAAAA==&#10;" path="m1772,l687,e" filled="f" strokecolor="#191919" strokeweight="2pt">
                  <v:path arrowok="t" o:connecttype="custom" o:connectlocs="1772,0;687,0" o:connectangles="0,0"/>
                </v:shape>
                <v:shape id="Freeform 2716" o:spid="_x0000_s1654" style="position:absolute;left:-687;top:9704;width:1771;height:0;visibility:visible;mso-wrap-style:square;v-text-anchor:top" coordsize="17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6Fj8cA&#10;AADdAAAADwAAAGRycy9kb3ducmV2LnhtbESP0WrCQBRE34X+w3KFvkjdWCFpo6tUqdQHKZj2A26z&#10;1ySYvRt2txr9ercg9HGYmTPMfNmbVpzI+caygsk4AUFcWt1wpeD7a/P0AsIHZI2tZVJwIQ/LxcNg&#10;jrm2Z97TqQiViBD2OSqoQ+hyKX1Zk0E/th1x9A7WGQxRukpqh+cIN618TpJUGmw4LtTY0bqm8lj8&#10;GgXZdfI+1YbTtnC7j9X+8rn72YyUehz2bzMQgfrwH763t1pBmmWv8PcmPg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hY/HAAAA3QAAAA8AAAAAAAAAAAAAAAAAmAIAAGRy&#10;cy9kb3ducmV2LnhtbFBLBQYAAAAABAAEAPUAAACMAwAAAAA=&#10;" path="m687,l1772,e" filled="f" strokecolor="#191919" strokeweight="2pt">
                  <v:path arrowok="t" o:connecttype="custom" o:connectlocs="687,0;1772,0" o:connectangles="0,0"/>
                </v:shape>
              </v:group>
              <v:group id="Group 2717" o:spid="_x0000_s1655" style="position:absolute;left:-705;top:11504;width:1789;height:0" coordorigin="-705,11504" coordsize="17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Y7KbHwwAAAN0AAAAP&#10;AAAAAAAAAAAAAAAAAKoCAABkcnMvZG93bnJldi54bWxQSwUGAAAAAAQABAD6AAAAmgMAAAAA&#10;">
                <v:shape id="Freeform 2718" o:spid="_x0000_s1656"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3DZMYA&#10;AADdAAAADwAAAGRycy9kb3ducmV2LnhtbESPUUvDQBCE3wv9D8cWfGsv8aHW2GsRwVaRIkZ/wJJb&#10;c6G53Zi7ttFf7xUKfRxm5htmuR58q47Uh0bYQD7LQBFXYhuuDXx9Pk8XoEJEttgKk4FfCrBejUdL&#10;LKyc+IOOZaxVgnAo0ICLsSu0DpUjj2EmHXHyvqX3GJPsa217PCW4b/Vtls21x4bTgsOOnhxV+/Lg&#10;DWy299v87c+J7LXPfqrdu7x22pibyfD4ACrSEK/hS/vFGpjfLXI4v0lPQK/+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3DZMYAAADdAAAADwAAAAAAAAAAAAAAAACYAgAAZHJz&#10;L2Rvd25yZXYueG1sUEsFBgAAAAAEAAQA9QAAAIsDAAAAAA==&#10;" path="m1790,l705,e" filled="f" strokecolor="#191919" strokeweight="2pt">
                  <v:path arrowok="t" o:connecttype="custom" o:connectlocs="1790,0;705,0" o:connectangles="0,0"/>
                </v:shape>
                <v:shape id="Freeform 2719" o:spid="_x0000_s1657" style="position:absolute;left:-705;top:11504;width:1789;height:0;visibility:visible;mso-wrap-style:square;v-text-anchor:top" coordsize="17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9dE8YA&#10;AADdAAAADwAAAGRycy9kb3ducmV2LnhtbESPzWoCQRCE74G8w9CB3HRWD/5sHCUEjAkioskDNDud&#10;ncWd7nVnohuf3hGEHIuq+oqaLTpfqxO1oRI2MOhnoIgLsRWXBr6/lr0JqBCRLdbCZOCPAizmjw8z&#10;zK2ceUenfSxVgnDI0YCLscm1DoUjj6EvDXHyfqT1GJNsS21bPCe4r/Uwy0baY8VpwWFDb46Kw/7X&#10;G3hfTVeD9cWJHLTPjsVmK5+NNub5qXt9ARWpi//he/vDGhiNJ0O4vUlPQM+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9dE8YAAADdAAAADwAAAAAAAAAAAAAAAACYAgAAZHJz&#10;L2Rvd25yZXYueG1sUEsFBgAAAAAEAAQA9QAAAIsDAAAAAA==&#10;" path="m705,l1790,e" filled="f" strokecolor="#191919" strokeweight="2pt">
                  <v:path arrowok="t" o:connecttype="custom" o:connectlocs="705,0;1790,0" o:connectangles="0,0"/>
                </v:shape>
              </v:group>
              <v:group id="_x0000_s1658" style="position:absolute;left:-696;top:13304;width:1780;height:0" coordorigin="-696,13304" coordsize="17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PjiwxgAAAN0A&#10;AAAPAAAAAAAAAAAAAAAAAKoCAABkcnMvZG93bnJldi54bWxQSwUGAAAAAAQABAD6AAAAnQMAAAAA&#10;">
                <v:shape id="Freeform 2721" o:spid="_x0000_s1659"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t1usUA&#10;AADdAAAADwAAAGRycy9kb3ducmV2LnhtbESPQWvCQBSE70L/w/IKXqTuKsFKdBWRlHroxVh6fmSf&#10;SUj2bchuY/z3XaHgcZiZb5jtfrStGKj3tWMNi7kCQVw4U3Op4fvy8bYG4QOywdYxabiTh/3uZbLF&#10;1Lgbn2nIQykihH2KGqoQulRKX1Rk0c9dRxy9q+sthij7UpoebxFuW7lUaiUt1hwXKuzoWFHR5L9W&#10;w5glcvhUjfoqOFlkzWyZhcuP1tPX8bABEWgMz/B/+2Q0rN7XCTzexCc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u3W6xQAAAN0AAAAPAAAAAAAAAAAAAAAAAJgCAABkcnMv&#10;ZG93bnJldi54bWxQSwUGAAAAAAQABAD1AAAAigMAAAAA&#10;" path="m1781,l696,e" filled="f" strokecolor="#191919" strokeweight="2pt">
                  <v:path arrowok="t" o:connecttype="custom" o:connectlocs="1781,0;696,0" o:connectangles="0,0"/>
                </v:shape>
                <v:shape id="Freeform 2722" o:spid="_x0000_s1660" style="position:absolute;left:-696;top:13304;width:1780;height:0;visibility:visible;mso-wrap-style:square;v-text-anchor:top" coordsize="1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QIcUA&#10;AADdAAAADwAAAGRycy9kb3ducmV2LnhtbESPT4vCMBTE7wt+h/AEL4smiqtSjSJS2T3sxT94fjTP&#10;trR5KU2s9dtvFhb2OMzMb5jNrre16Kj1pWMN04kCQZw5U3Ku4Xo5jlcgfEA2WDsmDS/ysNsO3jaY&#10;GPfkE3XnkIsIYZ+ghiKEJpHSZwVZ9BPXEEfv7lqLIco2l6bFZ4TbWs6UWkiLJceFAhs6FJRV54fV&#10;0Kdz2X2qSn1nPJ+m1fssDZeb1qNhv1+DCNSH//Bf+8toWCxXH/D7Jj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99AhxQAAAN0AAAAPAAAAAAAAAAAAAAAAAJgCAABkcnMv&#10;ZG93bnJldi54bWxQSwUGAAAAAAQABAD1AAAAigMAAAAA&#10;" path="m696,l1781,e" filled="f" strokecolor="#191919" strokeweight="2pt">
                  <v:path arrowok="t" o:connecttype="custom" o:connectlocs="696,0;1781,0" o:connectangles="0,0"/>
                </v:shape>
              </v:group>
              <v:shape id="_x0000_s1661" style="position:absolute;left:1039;top:15104;width:45;height:0;visibility:visible;mso-wrap-style:square;v-text-anchor:top" coordsize="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8ijcQA&#10;AADdAAAADwAAAGRycy9kb3ducmV2LnhtbESPQWuDQBSE74H+h+UVcotrA7ViswklteAlB23p+eG+&#10;qKn7VtyNmn+fLRR6HGbmG2Z3WEwvJhpdZ1nBUxSDIK6t7rhR8PX5sUlBOI+ssbdMCm7k4LB/WO0w&#10;03bmkqbKNyJA2GWooPV+yKR0dUsGXWQH4uCd7WjQBzk2Uo84B7jp5TaOE2mw47DQ4kDHluqf6moU&#10;zEPuLoWpj9W3rE55SUv+/F4qtX5c3l5BeFr8f/ivXWgFyUuawO+b8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vIo3EAAAA3QAAAA8AAAAAAAAAAAAAAAAAmAIAAGRycy9k&#10;b3ducmV2LnhtbFBLBQYAAAAABAAEAPUAAACJAwAAAAA=&#10;" path="m,l44,e" filled="f" strokecolor="#191919" strokeweight="2pt">
                <v:path arrowok="t" o:connecttype="custom" o:connectlocs="0,0;44,0" o:connectangles="0,0"/>
              </v:shape>
              <v:shape id="_x0000_s1662" style="position:absolute;top:15104;width:400;height:0;visibility:visible;mso-wrap-style:square;v-text-anchor:top" coordsize="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H3nMQA&#10;AADdAAAADwAAAGRycy9kb3ducmV2LnhtbESPQWsCMRSE74X+h/AKXopmFauyNYqIgnirevD42Lxu&#10;VjcvyyZq/PdGEDwOM/MNM51HW4srtb5yrKDfy0AQF05XXCo47NfdCQgfkDXWjknBnTzMZ58fU8y1&#10;u/EfXXehFAnCPkcFJoQml9IXhiz6nmuIk/fvWoshybaUusVbgttaDrJsJC1WnBYMNrQ0VJx3F6sg&#10;28cfHB5Ox0au6sU3reJwezdKdb7i4hdEoBje4Vd7oxWMxpMxPN+k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R95zEAAAA3QAAAA8AAAAAAAAAAAAAAAAAmAIAAGRycy9k&#10;b3ducmV2LnhtbFBLBQYAAAAABAAEAPUAAACJAwAAAAA=&#10;" path="m,l400,e" filled="f" strokecolor="#191919" strokeweight="2pt">
                <v:path arrowok="t" o:connecttype="custom" o:connectlocs="0,0;400,0" o:connectangles="0,0"/>
              </v:shape>
              <v:rect id="_x0000_s1663" style="position:absolute;left:400;top:14864;width:640;height:6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0QucIA&#10;AADdAAAADwAAAGRycy9kb3ducmV2LnhtbERPTYvCMBC9C/6HMII3TRXU0jUti6Do4kXXy96mzWxb&#10;tpmUJtb6781hwePjfW+zwTSip87VlhUs5hEI4sLqmksFt+/9LAbhPLLGxjIpeJKDLB2Ptpho++AL&#10;9VdfihDCLkEFlfdtIqUrKjLo5rYlDtyv7Qz6ALtS6g4fIdw0chlFa2mw5tBQYUu7ioq/690oyE/n&#10;iz983Q59nJdtY/OfxdmulJpOhs8PEJ4G/xb/u49awXoTh7nhTXgCM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fRC5wgAAAN0AAAAPAAAAAAAAAAAAAAAAAJgCAABkcnMvZG93&#10;bnJldi54bWxQSwUGAAAAAAQABAD1AAAAhwMAAAAA&#10;" stroked="f">
                <v:path arrowok="t"/>
              </v:rect>
              <v:rect id="_x0000_s1664" style="position:absolute;left:380;top:14844;width:680;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fKccA&#10;AADdAAAADwAAAGRycy9kb3ducmV2LnhtbESP3UoDMRSE74W+QziF3ojNWmp/1qZFCi3VG3H1AY6b&#10;42bb5GRJ0nZ9eyMIXg4z8w2z2vTOiguF2HpWcD8uQBDXXrfcKPh4390tQMSErNF6JgXfFGGzHtys&#10;sNT+ym90qVIjMoRjiQpMSl0pZawNOYxj3xFn78sHhynL0Egd8JrhzspJUcykw5bzgsGOtobqU3V2&#10;Cuj19vlhfzieXo7aWrOcflbneVBqNOyfHkEk6tN/+K990Apm88USft/k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P3ynHAAAA3QAAAA8AAAAAAAAAAAAAAAAAmAIAAGRy&#10;cy9kb3ducmV2LnhtbFBLBQYAAAAABAAEAPUAAACMAwAAAAA=&#10;" filled="f" strokecolor="#191919" strokeweight="2pt">
                <v:path arrowok="t"/>
              </v:rect>
            </v:group>
            <v:shape id="_x0000_s1665" type="#_x0000_t202" style="position:absolute;left:389;top:13545;width:480;height:11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VQBuAIAALo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" o:allowincell="f" filled="f" stroked="f">
              <v:textbox style="layout-flow:vertical;mso-layout-flow-alt:bottom-to-top;mso-next-textbox:#_x0000_s1665" inset="0,0,0,0">
                <w:txbxContent>
                  <w:p w:rsidR="00886238" w:rsidRDefault="00886238" w:rsidP="00C8400F">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_x0000_s1666" type="#_x0000_t202" style="position:absolute;left:389;top:8277;width:720;height:11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" o:allowincell="f" filled="f" stroked="f">
              <v:textbox style="layout-flow:vertical;mso-layout-flow-alt:bottom-to-top;mso-next-textbox:#_x0000_s1666" inset="0,0,0,0">
                <w:txbxContent>
                  <w:p w:rsidR="00886238" w:rsidRDefault="00886238" w:rsidP="00C8400F">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886238" w:rsidRDefault="00886238" w:rsidP="00C8400F">
                    <w:pPr>
                      <w:widowControl w:val="0"/>
                      <w:autoSpaceDE w:val="0"/>
                      <w:autoSpaceDN w:val="0"/>
                      <w:adjustRightInd w:val="0"/>
                      <w:spacing w:after="0" w:line="240" w:lineRule="exact"/>
                      <w:ind w:right="202"/>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886238" w:rsidRDefault="00886238" w:rsidP="00C8400F">
                    <w:pPr>
                      <w:widowControl w:val="0"/>
                      <w:autoSpaceDE w:val="0"/>
                      <w:autoSpaceDN w:val="0"/>
                      <w:adjustRightInd w:val="0"/>
                      <w:spacing w:after="0" w:line="240" w:lineRule="exact"/>
                      <w:ind w:left="-7" w:right="-7"/>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_x0000_s1667" type="#_x0000_t202" style="position:absolute;left:409;top:11823;width:480;height:12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" o:allowincell="f" filled="f" stroked="f">
              <v:textbox style="layout-flow:vertical;mso-layout-flow-alt:bottom-to-top;mso-next-textbox:#_x0000_s1667" inset="0,0,0,0">
                <w:txbxContent>
                  <w:p w:rsidR="00886238" w:rsidRDefault="00886238" w:rsidP="00C8400F">
                    <w:pPr>
                      <w:widowControl w:val="0"/>
                      <w:autoSpaceDE w:val="0"/>
                      <w:autoSpaceDN w:val="0"/>
                      <w:adjustRightInd w:val="0"/>
                      <w:spacing w:after="0" w:line="221" w:lineRule="exact"/>
                      <w:ind w:right="229"/>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886238" w:rsidRDefault="00886238" w:rsidP="00C8400F">
                    <w:pPr>
                      <w:widowControl w:val="0"/>
                      <w:autoSpaceDE w:val="0"/>
                      <w:autoSpaceDN w:val="0"/>
                      <w:adjustRightInd w:val="0"/>
                      <w:spacing w:after="0" w:line="240"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_x0000_s1668" type="#_x0000_t202" style="position:absolute;left:409;top:10141;width:480;height:9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" o:allowincell="f" filled="f" stroked="f">
              <v:textbox style="layout-flow:vertical;mso-layout-flow-alt:bottom-to-top;mso-next-textbox:#_x0000_s1668" inset="0,0,0,0">
                <w:txbxContent>
                  <w:p w:rsidR="00886238" w:rsidRDefault="00886238" w:rsidP="00C8400F">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886238" w:rsidRDefault="00886238" w:rsidP="00C8400F">
                    <w:pPr>
                      <w:widowControl w:val="0"/>
                      <w:autoSpaceDE w:val="0"/>
                      <w:autoSpaceDN w:val="0"/>
                      <w:adjustRightInd w:val="0"/>
                      <w:spacing w:after="0" w:line="240" w:lineRule="exact"/>
                      <w:ind w:right="125"/>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_x0000_s1669" type="#_x0000_t202" style="position:absolute;left:412;top:663;width:257;height:16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" o:allowincell="f" filled="f" stroked="f">
              <v:textbox style="layout-flow:vertical;mso-layout-flow-alt:bottom-to-top;mso-next-textbox:#_x0000_s1669" inset="0,0,0,0">
                <w:txbxContent>
                  <w:p w:rsidR="00886238" w:rsidRDefault="00886238" w:rsidP="00C8400F">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 xml:space="preserve">Albany State </w:t>
                    </w:r>
                  </w:p>
                </w:txbxContent>
              </v:textbox>
            </v:shape>
            <v:rect id="_x0000_s1670" style="position:absolute;left:12;top:2523;width:1060;height:1784" fillcolor="#d8d8d8 [2732]" stroked="f" strokecolor="#f2f2f2 [3041]" strokeweight="3pt">
              <v:shadow on="t" type="perspective" color="#7f7f7f [1601]" opacity=".5" offset="1pt" offset2="-1pt"/>
              <v:textbox style="layout-flow:vertical;mso-layout-flow-alt:bottom-to-top;mso-next-textbox:#_x0000_s1670">
                <w:txbxContent>
                  <w:p w:rsidR="00886238" w:rsidRPr="00F91ACB" w:rsidRDefault="00886238" w:rsidP="00C8400F">
                    <w:pPr>
                      <w:spacing w:after="0"/>
                      <w:rPr>
                        <w:b/>
                        <w:color w:val="000000" w:themeColor="text1"/>
                      </w:rPr>
                    </w:pPr>
                    <w:r w:rsidRPr="00F91ACB">
                      <w:rPr>
                        <w:b/>
                        <w:color w:val="000000" w:themeColor="text1"/>
                      </w:rPr>
                      <w:t xml:space="preserve">  Arts &amp; Humanities</w:t>
                    </w:r>
                  </w:p>
                </w:txbxContent>
              </v:textbox>
            </v:rect>
            <v:rect id="_x0000_s1671" style="position:absolute;left:12;top:4337;width:1039;height:1784" fillcolor="#404040 [2429]" strokecolor="#f2f2f2 [3041]" strokeweight="3pt">
              <v:shadow on="t" type="perspective" color="#7f7f7f [1601]" opacity=".5" offset="1pt" offset2="-1pt"/>
              <v:textbox style="layout-flow:vertical;mso-layout-flow-alt:bottom-to-top;mso-next-textbox:#_x0000_s1671">
                <w:txbxContent>
                  <w:p w:rsidR="00886238" w:rsidRDefault="00886238" w:rsidP="00C8400F">
                    <w:pPr>
                      <w:spacing w:after="0"/>
                      <w:rPr>
                        <w:b/>
                        <w:color w:val="FFFFFF" w:themeColor="background1"/>
                      </w:rPr>
                    </w:pPr>
                  </w:p>
                  <w:p w:rsidR="00886238" w:rsidRPr="007A3E3A" w:rsidRDefault="00886238" w:rsidP="00C8400F">
                    <w:pPr>
                      <w:spacing w:after="0"/>
                      <w:rPr>
                        <w:b/>
                        <w:color w:val="FFFFFF" w:themeColor="background1"/>
                      </w:rPr>
                    </w:pPr>
                    <w:r>
                      <w:rPr>
                        <w:b/>
                        <w:color w:val="FFFFFF" w:themeColor="background1"/>
                      </w:rPr>
                      <w:t>Business</w:t>
                    </w:r>
                  </w:p>
                </w:txbxContent>
              </v:textbox>
            </v:rect>
            <v:rect id="_x0000_s1672" style="position:absolute;left:12;top:6210;width:1060;height:1707" fillcolor="#d8d8d8 [2732]" stroked="f">
              <v:textbox style="layout-flow:vertical;mso-layout-flow-alt:bottom-to-top">
                <w:txbxContent>
                  <w:p w:rsidR="00886238" w:rsidRDefault="00886238" w:rsidP="00C8400F">
                    <w:pPr>
                      <w:spacing w:after="0"/>
                    </w:pPr>
                  </w:p>
                  <w:p w:rsidR="00886238" w:rsidRPr="00CB7C80" w:rsidRDefault="00886238" w:rsidP="00C8400F">
                    <w:pPr>
                      <w:spacing w:after="0"/>
                      <w:rPr>
                        <w:b/>
                      </w:rPr>
                    </w:pPr>
                    <w:r w:rsidRPr="00CB7C80">
                      <w:rPr>
                        <w:b/>
                      </w:rPr>
                      <w:t>Education</w:t>
                    </w:r>
                  </w:p>
                </w:txbxContent>
              </v:textbox>
            </v:rect>
          </v:group>
        </w:pict>
      </w:r>
      <w:r w:rsidR="0038476F">
        <w:t xml:space="preserve">   </w:t>
      </w:r>
    </w:p>
    <w:p w:rsidR="0038476F" w:rsidRDefault="0038476F" w:rsidP="0038476F"/>
    <w:p w:rsidR="0038476F" w:rsidRDefault="0038476F" w:rsidP="0038476F">
      <w:pPr>
        <w:sectPr w:rsidR="0038476F" w:rsidSect="0038476F">
          <w:pgSz w:w="12240" w:h="15840"/>
          <w:pgMar w:top="360" w:right="1440" w:bottom="1440" w:left="1440" w:header="720" w:footer="720" w:gutter="0"/>
          <w:cols w:space="720"/>
          <w:docGrid w:linePitch="360"/>
        </w:sectPr>
      </w:pPr>
    </w:p>
    <w:p w:rsidR="0038476F" w:rsidRDefault="001254CF" w:rsidP="0038476F">
      <w:r>
        <w:rPr>
          <w:noProof/>
          <w:lang w:eastAsia="zh-CN"/>
        </w:rPr>
        <w:lastRenderedPageBreak/>
        <w:pict>
          <v:group id="_x0000_s1601" style="position:absolute;margin-left:383.2pt;margin-top:-17.45pt;width:156.05pt;height:11in;z-index:-250885120" coordorigin="9092,13" coordsize="3121,15840">
            <v:group id="_x0000_s1602" style="position:absolute;left:9092;top:13;width:3121;height:15840;mso-position-horizontal-relative:page;mso-position-vertical-relative:page" coordorigin="9119" coordsize="312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" o:allowincell="f">
              <v:rect id="Rectangle 2736" o:spid="_x0000_s1603" style="position:absolute;left:11160;width:1080;height:25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dcdcdc" stroked="f">
                <v:path arrowok="t"/>
                <v:textbox>
                  <w:txbxContent>
                    <w:p w:rsidR="00886238" w:rsidRDefault="00886238" w:rsidP="00C8400F"/>
                  </w:txbxContent>
                </v:textbox>
              </v:rect>
              <v:rect id="Rectangle 2737" o:spid="_x0000_s1604" style="position:absolute;left:11160;top:4294;width:1080;height:115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fMsMA&#10;AADdAAAADwAAAGRycy9kb3ducmV2LnhtbERPy2rCQBTdC/7DcIXudFKlUdNMpAiW0o2vFre3mdsk&#10;NHMnzExN+vedheDycN75ZjCtuJLzjWUFj7MEBHFpdcOVgo/zbroC4QOyxtYyKfgjD5tiPMox07bn&#10;I11PoRIxhH2GCuoQukxKX9Zk0M9sRxy5b+sMhghdJbXDPoabVs6TJJUGG44NNXa0ran8Of0aBb0b&#10;6Om10vtV+v55Xl++ltgdnFIPk+HlGUSgIdzFN/ebVpAuF3F/fBOf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ZfMsMAAADdAAAADwAAAAAAAAAAAAAAAACYAgAAZHJzL2Rv&#10;d25yZXYueG1sUEsFBgAAAAAEAAQA9QAAAIgDAAAAAA==&#10;" fillcolor="#dcdcdc" stroked="f">
                <v:path arrowok="t"/>
              </v:rect>
              <v:rect id="Rectangle 2738" o:spid="_x0000_s1605" style="position:absolute;left:11160;top:2513;width:1080;height:1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x8McA&#10;AADdAAAADwAAAGRycy9kb3ducmV2LnhtbESPQWvCQBSE74X+h+UVvBTdJIKV6CpSFATpIVol3h7Z&#10;ZxKafRuyq8Z/3y0UPA4z8w0zX/amETfqXG1ZQTyKQBAXVtdcKvg+bIZTEM4ja2wsk4IHOVguXl/m&#10;mGp754xue1+KAGGXooLK+zaV0hUVGXQj2xIH72I7gz7IrpS6w3uAm0YmUTSRBmsOCxW29FlR8bO/&#10;GgXrJF9ddk3WZl8mP8aUmPfifFJq8NavZiA89f4Z/m9vtYLJxziGvzfh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lcfDHAAAA3QAAAA8AAAAAAAAAAAAAAAAAmAIAAGRy&#10;cy9kb3ducmV2LnhtbFBLBQYAAAAABAAEAPUAAACMAwAAAAA=&#10;" fillcolor="#d8d8d8 [2732]" stroked="f">
                <v:path arrowok="t"/>
              </v:rect>
              <v:rect id="_x0000_s1606" style="position:absolute;left:9159;top:393;width:2320;height:3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rutMcA&#10;AADdAAAADwAAAGRycy9kb3ducmV2LnhtbESPQWvCQBSE74X+h+UVequbpJhK6iqlUKniJamX3l6y&#10;zySYfRuy25j+e1cQPA4z8w2zXE+mEyMNrrWsIJ5FIIgrq1uuFRx+vl4WIJxH1thZJgX/5GC9enxY&#10;YqbtmXMaC1+LAGGXoYLG+z6T0lUNGXQz2xMH72gHgz7IoZZ6wHOAm04mUZRKgy2HhQZ7+myoOhV/&#10;RkG53ed+sztsxkVZ950tf+O9nSv1/DR9vIPwNPl7+Nb+1grSt9cErm/CE5Cr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q7rTHAAAA3QAAAA8AAAAAAAAAAAAAAAAAmAIAAGRy&#10;cy9kb3ducmV2LnhtbFBLBQYAAAAABAAEAPUAAACMAwAAAAA=&#10;" stroked="f">
                <v:path arrowok="t"/>
              </v:rect>
              <v:rect id="Rectangle 2740" o:spid="_x0000_s1607" style="position:absolute;left:9139;top:373;width:2360;height: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Ta8MgA&#10;AADdAAAADwAAAGRycy9kb3ducmV2LnhtbESPT2vCQBTE74V+h+UVvBTdqBht6ipVkHqq+Aekt9fs&#10;a5I2+zbsrjH99m6h0OMwM79h5svO1KIl5yvLCoaDBARxbnXFhYLTcdOfgfABWWNtmRT8kIfl4v5u&#10;jpm2V95TewiFiBD2GSooQ2gyKX1ekkE/sA1x9D6tMxiidIXUDq8Rbmo5SpJUGqw4LpTY0Lqk/Ptw&#10;MQq+zq9u9fQ+2e3yj7rdUPqWDKePSvUeupdnEIG68B/+a2+1gnQ6HsPvm/gE5O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NNrwyAAAAN0AAAAPAAAAAAAAAAAAAAAAAJgCAABk&#10;cnMvZG93bnJldi54bWxQSwUGAAAAAAQABAD1AAAAjQMAAAAA&#10;" filled="f" strokecolor="#a3a3a3" strokeweight="2pt">
                <v:path arrowok="t"/>
              </v:rect>
              <v:rect id="Rectangle 2741" o:spid="_x0000_s1608" style="position:absolute;left:11145;top:2485;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hoZsgA&#10;AADdAAAADwAAAGRycy9kb3ducmV2LnhtbESPQWvCQBSE74X+h+UVeil1EytaYjZSSis9iFirB2+P&#10;7DMJZt+m2dXEf+8KgsdhZr5h0llvanGi1lWWFcSDCARxbnXFhYLN3/frOwjnkTXWlknBmRzMsseH&#10;FBNtO/6l09oXIkDYJaig9L5JpHR5SQbdwDbEwdvb1qAPsi2kbrELcFPLYRSNpcGKw0KJDX2WlB/W&#10;R6Ngvjwvhi+HeBt/9V21Ge3+i9UElXp+6j+mIDz1/h6+tX+0gvHkbQTXN+EJyO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aGhmyAAAAN0AAAAPAAAAAAAAAAAAAAAAAJgCAABk&#10;cnMvZG93bnJldi54bWxQSwUGAAAAAAQABAD1AAAAjQMAAAAA&#10;" fillcolor="#191919" stroked="f">
                <v:path arrowok="t"/>
              </v:rect>
              <v:rect id="Rectangle 2742" o:spid="_x0000_s1609" style="position:absolute;left:11145;top:4285;width:1094;height: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TN/cgA&#10;AADdAAAADwAAAGRycy9kb3ducmV2LnhtbESPQWvCQBSE70L/w/IKXqRuYmssqasUUfEg0lp76O2R&#10;fU2C2bcxu5r477sFweMwM98w03lnKnGhxpWWFcTDCARxZnXJuYLD1+rpFYTzyBory6TgSg7ms4fe&#10;FFNtW/6ky97nIkDYpaig8L5OpXRZQQbd0NbEwfu1jUEfZJNL3WAb4KaSoyhKpMGSw0KBNS0Kyo77&#10;s1Gw3l23o8Ex/o6XXVseXn5O+ccEleo/du9vIDx1/h6+tTdaQTJ5HsP/m/AE5Ow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JM39yAAAAN0AAAAPAAAAAAAAAAAAAAAAAJgCAABk&#10;cnMvZG93bnJldi54bWxQSwUGAAAAAAQABAD1AAAAjQMAAAAA&#10;" fillcolor="#191919" stroked="f">
                <v:path arrowok="t"/>
              </v:rect>
              <v:group id="Group 2743" o:spid="_x0000_s1610" style="position:absolute;left:11145;top:6105;width:1967;height:0" coordorigin="11145,61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9lLPxgAAAN0A&#10;AAAPAAAAAAAAAAAAAAAAAKoCAABkcnMvZG93bnJldi54bWxQSwUGAAAAAAQABAD6AAAAnQMAAAAA&#10;">
                <v:shape id="Freeform 2744" o:spid="_x0000_s1611"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ilLcYA&#10;AADdAAAADwAAAGRycy9kb3ducmV2LnhtbESPT4vCMBTE78J+h/AWvMiaruIfqlEWQfAkq25Bb4/m&#10;2Rabl9LEWv30ZkHwOMzMb5j5sjWlaKh2hWUF3/0IBHFqdcGZgr/D+msKwnlkjaVlUnAnB8vFR2eO&#10;sbY33lGz95kIEHYxKsi9r2IpXZqTQde3FXHwzrY26IOsM6lrvAW4KeUgisbSYMFhIceKVjmll/3V&#10;KJiWoyFR8nvqNcljux41x3uaHJXqfrY/MxCeWv8Ov9obrWA8GU7g/014AnL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ilLcYAAADdAAAADwAAAAAAAAAAAAAAAACYAgAAZHJz&#10;L2Rvd25yZXYueG1sUEsFBgAAAAAEAAQA9QAAAIsDAAAAAA==&#10;" path="m1094,l,e" filled="f" strokecolor="#191919" strokeweight="2pt">
                  <v:path arrowok="t" o:connecttype="custom" o:connectlocs="1094,0;0,0" o:connectangles="0,0"/>
                </v:shape>
                <v:shape id="Freeform 2745" o:spid="_x0000_s1612" style="position:absolute;left:11145;top:61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cxX8MA&#10;AADdAAAADwAAAGRycy9kb3ducmV2LnhtbERPy4rCMBTdD/gP4QpuBk1H8UE1igwIrsRRC7q7NNe2&#10;2NyUJtbq15vFgMvDeS9WrSlFQ7UrLCv4GUQgiFOrC84UnI6b/gyE88gaS8uk4EkOVsvO1wJjbR/8&#10;R83BZyKEsItRQe59FUvp0pwMuoGtiAN3tbVBH2CdSV3jI4SbUg6jaCINFhwacqzoN6f0drgbBbNy&#10;PCJK9pfvJnntNuPm/EyTs1K9brueg/DU+o/4373VCibTUZgb3oQn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cxX8MAAADdAAAADwAAAAAAAAAAAAAAAACYAgAAZHJzL2Rv&#10;d25yZXYueG1sUEsFBgAAAAAEAAQA9QAAAIgDAAAAAA==&#10;" path="m,l1094,e" filled="f" strokecolor="#191919" strokeweight="2pt">
                  <v:path arrowok="t" o:connecttype="custom" o:connectlocs="0,0;1094,0" o:connectangles="0,0"/>
                </v:shape>
              </v:group>
              <v:group id="Group 2746" o:spid="_x0000_s1613" style="position:absolute;left:11145;top:7905;width:1953;height:0" coordorigin="11145,7905" coordsize="19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nGvcYAAADdAAAADwAAAGRycy9kb3ducmV2LnhtbESPQWvCQBSE74X+h+UV&#10;vOkmSm2NriKi4kGEakG8PbLPJJh9G7JrEv99VxB6HGbmG2a26EwpGqpdYVlBPIhAEKdWF5wp+D1t&#10;+t8gnEfWWFomBQ9ysJi/v80w0bblH2qOPhMBwi5BBbn3VSKlS3My6Aa2Ig7e1dYGfZB1JnWNbYCb&#10;Ug6jaCwNFhwWcqxolVN6O96Ngm2L7XIUr5v97bp6XE6fh/M+JqV6H91yCsJT5//Dr/ZOKxh/jSb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qaca9xgAAAN0A&#10;AAAPAAAAAAAAAAAAAAAAAKoCAABkcnMvZG93bnJldi54bWxQSwUGAAAAAAQABAD6AAAAnQMAAAAA&#10;">
                <v:shape id="Freeform 2747" o:spid="_x0000_s1614"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zAtcAA&#10;AADdAAAADwAAAGRycy9kb3ducmV2LnhtbERPy6rCMBDdX/AfwghuRFPFZzWKCIobER8Ll2MztsVm&#10;Upqo9e/NQrjLw3nPl7UpxIsql1tW0OtGIIgTq3NOFVzOm84EhPPIGgvLpOBDDpaLxt8cY23ffKTX&#10;yacihLCLUUHmfRlL6ZKMDLquLYkDd7eVQR9glUpd4TuEm0L2o2gkDeYcGjIsaZ1R8jg9jYJre3M3&#10;kZsO24ct3eg80M9Vsleq1axXMxCeav8v/rl3WsFoPAj7w5vwBOTi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bzAtcAAAADdAAAADwAAAAAAAAAAAAAAAACYAgAAZHJzL2Rvd25y&#10;ZXYueG1sUEsFBgAAAAAEAAQA9QAAAIUDAAAAAA==&#10;" path="m1094,l,e" filled="f" strokecolor="#191919" strokeweight="2pt">
                  <v:path arrowok="t" o:connecttype="custom" o:connectlocs="1094,0;0,0" o:connectangles="0,0"/>
                </v:shape>
                <v:shape id="Freeform 2748" o:spid="_x0000_s1615" style="position:absolute;left:11145;top:7905;width:1953;height:0;visibility:visible;mso-wrap-style:square;v-text-anchor:top" coordsize="1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BlLscA&#10;AADdAAAADwAAAGRycy9kb3ducmV2LnhtbESPT2vCQBTE7wW/w/KEXsRsLFbbNKuIEOmllKoHj6/Z&#10;lz+YfRuyGxO/fbdQ6HGYmd8w6XY0jbhR52rLChZRDII4t7rmUsH5lM1fQDiPrLGxTAru5GC7mTyk&#10;mGg78Bfdjr4UAcIuQQWV920ipcsrMugi2xIHr7CdQR9kV0rd4RDgppFPcbySBmsOCxW2tK8ovx57&#10;o+AyywoTu9fn2eeBvum01P0u/1DqcTru3kB4Gv1/+K/9rhWs1ssF/L4JT0B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wZS7HAAAA3QAAAA8AAAAAAAAAAAAAAAAAmAIAAGRy&#10;cy9kb3ducmV2LnhtbFBLBQYAAAAABAAEAPUAAACMAwAAAAA=&#10;" path="m,l1094,e" filled="f" strokecolor="#191919" strokeweight="2pt">
                  <v:path arrowok="t" o:connecttype="custom" o:connectlocs="0,0;1094,0" o:connectangles="0,0"/>
                </v:shape>
              </v:group>
              <v:group id="Group 2749" o:spid="_x0000_s1616" style="position:absolute;left:11145;top:9705;width:1967;height:0" coordorigin="11145,97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snsccAAADdAAAADwAAAGRycy9kb3ducmV2LnhtbESPT2vCQBTE7wW/w/KE&#10;3nQT26pEVxHR0oMI/gHx9sg+k2D2bciuSfz23YLQ4zAzv2Hmy86UoqHaFZYVxMMIBHFqdcGZgvNp&#10;O5iCcB5ZY2mZFDzJwXLRe5tjom3LB2qOPhMBwi5BBbn3VSKlS3My6Ia2Ig7ezdYGfZB1JnWNbYCb&#10;Uo6iaCwNFhwWcqxonVN6Pz6Mgu8W29VHvGl299v6eT197S+7mJR673erGQhPnf8Pv9o/WsF48jmC&#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MsnsccAAADd&#10;AAAADwAAAAAAAAAAAAAAAACqAgAAZHJzL2Rvd25yZXYueG1sUEsFBgAAAAAEAAQA+gAAAJ4DAAAA&#10;AA==&#10;">
                <v:shape id="Freeform 2750" o:spid="_x0000_s1617"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XQU8cA&#10;AADdAAAADwAAAGRycy9kb3ducmV2LnhtbESPQWvCQBSE7wX/w/KEXorZWBsNqatIQehJrBqwt0f2&#10;NQnNvg3ZbYz99a5Q6HGYmW+Y5Xowjeipc7VlBdMoBkFcWF1zqeB03E5SEM4ja2wsk4IrOVivRg9L&#10;zLS98Af1B1+KAGGXoYLK+zaT0hUVGXSRbYmD92U7gz7IrpS6w0uAm0Y+x/FcGqw5LFTY0ltFxffh&#10;xyhIm2RGlO8/n/r8d7dN+vO1yM9KPY6HzSsIT4P/D/+137WC+eJlBvc34QnI1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0l0FPHAAAA3QAAAA8AAAAAAAAAAAAAAAAAmAIAAGRy&#10;cy9kb3ducmV2LnhtbFBLBQYAAAAABAAEAPUAAACMAwAAAAA=&#10;" path="m1094,l,e" filled="f" strokecolor="#191919" strokeweight="2pt">
                  <v:path arrowok="t" o:connecttype="custom" o:connectlocs="1094,0;0,0" o:connectangles="0,0"/>
                </v:shape>
                <v:shape id="Freeform 2751" o:spid="_x0000_s1618" style="position:absolute;left:11145;top:97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xIJ8gA&#10;AADdAAAADwAAAGRycy9kb3ducmV2LnhtbESPT2vCQBTE70K/w/IKvYhuao1KdJUiCD2VahvQ2yP7&#10;TILZtyG7zZ9++m6h4HGYmd8wm11vKtFS40rLCp6nEQjizOqScwVfn4fJCoTzyBory6RgIAe77cNo&#10;g4m2HR+pPflcBAi7BBUU3teJlC4ryKCb2po4eFfbGPRBNrnUDXYBbio5i6KFNFhyWCiwpn1B2e30&#10;bRSsqviFKP24jNv05/0Qt+chS89KPT32r2sQnnp/D/+337SCxXI+h7834QnI7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zEgnyAAAAN0AAAAPAAAAAAAAAAAAAAAAAJgCAABk&#10;cnMvZG93bnJldi54bWxQSwUGAAAAAAQABAD1AAAAjQMAAAAA&#10;" path="m,l1094,e" filled="f" strokecolor="#191919" strokeweight="2pt">
                  <v:path arrowok="t" o:connecttype="custom" o:connectlocs="0,0;1094,0" o:connectangles="0,0"/>
                </v:shape>
              </v:group>
              <v:group id="Group 2752" o:spid="_x0000_s1619" style="position:absolute;left:11145;top:11505;width:1967;height:0" coordorigin="11145,11505" coordsize="19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K/xccAAADdAAAADwAAAGRycy9kb3ducmV2LnhtbESPQWvCQBSE7wX/w/IK&#10;vdVNtEZJs4qILT2IoBaKt0f2mYRk34bsNon/vlso9DjMzDdMthlNI3rqXGVZQTyNQBDnVldcKPi8&#10;vD2vQDiPrLGxTAru5GCznjxkmGo78In6sy9EgLBLUUHpfZtK6fKSDLqpbYmDd7OdQR9kV0jd4RDg&#10;ppGzKEqkwYrDQokt7UrK6/O3UfA+4LCdx/v+UN929+tlcfw6xKTU0+O4fQXhafT/4b/2h1aQLF8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yK/xccAAADd&#10;AAAADwAAAAAAAAAAAAAAAACqAgAAZHJzL2Rvd25yZXYueG1sUEsFBgAAAAAEAAQA+gAAAJ4DAAAA&#10;AA==&#10;">
                <v:shape id="Freeform 2753" o:spid="_x0000_s1620"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Jzy8gA&#10;AADdAAAADwAAAGRycy9kb3ducmV2LnhtbESPS2vDMBCE74X+B7GFXEosNw/HuFFCKQR6Ks3DkNwW&#10;a2ubWitjqY6TX18VAjkOM/MNs1wPphE9da62rOAlikEQF1bXXCo47DfjFITzyBoby6TgQg7Wq8eH&#10;JWbannlL/c6XIkDYZaig8r7NpHRFRQZdZFvi4H3bzqAPsiul7vAc4KaRkzhOpMGaw0KFLb1XVPzs&#10;fo2CtJlPifKv03OfXz838/54KfKjUqOn4e0VhKfB38O39odWkCxmCfy/CU9Ar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9UnPLyAAAAN0AAAAPAAAAAAAAAAAAAAAAAJgCAABk&#10;cnMvZG93bnJldi54bWxQSwUGAAAAAAQABAD1AAAAjQMAAAAA&#10;" path="m1094,l,e" filled="f" strokecolor="#191919" strokeweight="2pt">
                  <v:path arrowok="t" o:connecttype="custom" o:connectlocs="1094,0;0,0" o:connectangles="0,0"/>
                </v:shape>
                <v:shape id="Freeform 2754" o:spid="_x0000_s1621" style="position:absolute;left:11145;top:11505;width:1967;height:0;visibility:visible;mso-wrap-style:square;v-text-anchor:top" coordsize="19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7WUMYA&#10;AADdAAAADwAAAGRycy9kb3ducmV2LnhtbESPT2vCQBTE70K/w/IEL6Kb+p/UVUpB8FTUNqC3R/Y1&#10;CWbfhuwao5++Kwgeh5n5DbNct6YUDdWusKzgfRiBIE6tLjhT8PuzGSxAOI+ssbRMCm7kYL166ywx&#10;1vbKe2oOPhMBwi5GBbn3VSylS3My6Ia2Ig7en60N+iDrTOoarwFuSjmKopk0WHBYyLGir5zS8+Fi&#10;FCzK6Zgo2Z36TXL/3kyb4y1Njkr1uu3nBwhPrX+Fn+2tVjCbT+bweBOegF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7WUMYAAADdAAAADwAAAAAAAAAAAAAAAACYAgAAZHJz&#10;L2Rvd25yZXYueG1sUEsFBgAAAAAEAAQA9QAAAIsDAAAAAA==&#10;" path="m,l1094,e" filled="f" strokecolor="#191919" strokeweight="2pt">
                  <v:path arrowok="t" o:connecttype="custom" o:connectlocs="0,0;1094,0" o:connectangles="0,0"/>
                </v:shape>
              </v:group>
              <v:group id="Group 2755" o:spid="_x0000_s1622" style="position:absolute;left:11145;top:13305;width:1939;height:0" coordorigin="11145,13305" coordsize="19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SMQW8QAAADdAAAA&#10;DwAAAAAAAAAAAAAAAACqAgAAZHJzL2Rvd25yZXYueG1sUEsFBgAAAAAEAAQA+gAAAJsDAAAAAA==&#10;">
                <v:shape id="Freeform 2756" o:spid="_x0000_s1623"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QpZccA&#10;AADdAAAADwAAAGRycy9kb3ducmV2LnhtbESP3WrCQBSE74W+w3IKvRHdRKw/0VVEWrAUxKgPcMge&#10;k2j2bMxuY/r23UKhl8PMN8Ms152pREuNKy0riIcRCOLM6pJzBefT+2AGwnlkjZVlUvBNDtarp94S&#10;E20fnFJ79LkIJewSVFB4XydSuqwgg25oa+LgXWxj0AfZ5FI3+AjlppKjKJpIgyWHhQJr2haU3Y5f&#10;RsEkHe3j6/317ar7n5v2FB/u6cdBqZfnbrMA4anz/+E/eqcDNx3P4fdNeAJ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kKWXHAAAA3QAAAA8AAAAAAAAAAAAAAAAAmAIAAGRy&#10;cy9kb3ducmV2LnhtbFBLBQYAAAAABAAEAPUAAACMAwAAAAA=&#10;" path="m1094,l,e" filled="f" strokecolor="#191919" strokeweight="2pt">
                  <v:path arrowok="t" o:connecttype="custom" o:connectlocs="1094,0;0,0" o:connectangles="0,0"/>
                </v:shape>
                <v:shape id="Freeform 2757" o:spid="_x0000_s1624" style="position:absolute;left:11145;top:13305;width:1939;height:0;visibility:visible;mso-wrap-style:square;v-text-anchor:top" coordsize="19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cWJcQA&#10;AADdAAAADwAAAGRycy9kb3ducmV2LnhtbERPzWrCQBC+F/oOyxR6KXUTQVuiq0hpwSIUoz7AkB2T&#10;aHY2ZteYvr1zKPT48f3Pl4NrVE9dqD0bSEcJKOLC25pLA4f91+s7qBCRLTaeycAvBVguHh/mmFl/&#10;45z6XSyVhHDI0EAVY5tpHYqKHIaRb4mFO/rOYRTYldp2eJNw1+hxkky1w5qlocKWPioqzrurMzDN&#10;xz/p6TL5PNmXzarfp9tL/r015vlpWM1ARRriv/jPvbbie5vIfnkjT0A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HFiXEAAAA3QAAAA8AAAAAAAAAAAAAAAAAmAIAAGRycy9k&#10;b3ducmV2LnhtbFBLBQYAAAAABAAEAPUAAACJAwAAAAA=&#10;" path="m,l1094,e" filled="f" strokecolor="#191919" strokeweight="2pt">
                  <v:path arrowok="t" o:connecttype="custom" o:connectlocs="0,0;1094,0" o:connectangles="0,0"/>
                </v:shape>
              </v:group>
              <v:shape id="Freeform 2758" o:spid="_x0000_s1625" style="position:absolute;left:11816;top:1510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ed="f" strokecolor="#191919" strokeweight="2pt">
                <v:path arrowok="t" o:connecttype="custom" o:connectlocs="0,0;423,0" o:connectangles="0,0"/>
              </v:shape>
              <v:shape id="Freeform 2759" o:spid="_x0000_s1626" style="position:absolute;left:11160;top:15085;width:0;height:40;visibility:visible;mso-wrap-style:square;v-text-anchor:top" coordsize="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KN58UA&#10;AADdAAAADwAAAGRycy9kb3ducmV2LnhtbESPQUsDMRSE70L/Q3gFL2Kztrgra9NSREuvrSJ4e26e&#10;yeLmJSSx3f57Iwg9DjPzDbNcj24QR4qp96zgblaBIO687tkoeHt9uX0AkTKyxsEzKThTgvVqcrXE&#10;VvsT7+l4yEYUCKcWFdicQytl6iw5TDMfiIv35aPDXGQ0Ukc8Fbgb5Lyqaumw57JgMdCTpe778OMU&#10;7Jvmk8Luxph6EfvteRPs8/uHUtfTcfMIItOYL+H/9k4rqJv7Ofy9KU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ko3nxQAAAN0AAAAPAAAAAAAAAAAAAAAAAJgCAABkcnMv&#10;ZG93bnJldi54bWxQSwUGAAAAAAQABAD1AAAAigMAAAAA&#10;" path="m,l,40e" filled="f" strokecolor="#191919" strokeweight="2pt">
                <v:path arrowok="t" o:connecttype="custom" o:connectlocs="0,0;0,40" o:connectangles="0,0"/>
              </v:shape>
              <v:rect id="Rectangle 2760" o:spid="_x0000_s1627" style="position:absolute;left:11176;top:14864;width:640;height:6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muj8UA&#10;AADdAAAADwAAAGRycy9kb3ducmV2LnhtbESPS4vCQBCE74L/YWhhbzpxxQfRUURYWRcvPi7eOpk2&#10;CWZ6QmaM8d/vCILHoqq+ohar1pSiodoVlhUMBxEI4tTqgjMF59NPfwbCeWSNpWVS8CQHq2W3s8BY&#10;2wcfqDn6TAQIuxgV5N5XsZQuzcmgG9iKOHhXWxv0QdaZ1DU+AtyU8juKJtJgwWEhx4o2OaW3490o&#10;SHb7g9/+nbfNLMmq0iaX4d6Olfrqtes5CE+t/4Tf7V+tYDIdj+D1Jjw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ua6PxQAAAN0AAAAPAAAAAAAAAAAAAAAAAJgCAABkcnMv&#10;ZG93bnJldi54bWxQSwUGAAAAAAQABAD1AAAAigMAAAAA&#10;" stroked="f">
                <v:path arrowok="t"/>
              </v:rect>
              <v:rect id="Rectangle 2761" o:spid="_x0000_s1628" style="position:absolute;left:11156;top:14844;width:680;height:6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ed="f" strokecolor="#191919" strokeweight="2pt">
                <v:path arrowok="t"/>
              </v:rect>
            </v:group>
            <v:shape id="_x0000_s1629" type="#_x0000_t202" style="position:absolute;left:11160;top:8070;width:720;height:11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" o:allowincell="f" filled="f" stroked="f">
              <v:textbox style="layout-flow:vertical;mso-next-textbox:#_x0000_s1629" inset="0,0,0,0">
                <w:txbxContent>
                  <w:p w:rsidR="00886238" w:rsidRDefault="00886238" w:rsidP="00C8400F">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Sciences &amp;</w:t>
                    </w:r>
                  </w:p>
                  <w:p w:rsidR="00886238" w:rsidRDefault="00886238" w:rsidP="00C8400F">
                    <w:pPr>
                      <w:widowControl w:val="0"/>
                      <w:autoSpaceDE w:val="0"/>
                      <w:autoSpaceDN w:val="0"/>
                      <w:adjustRightInd w:val="0"/>
                      <w:spacing w:after="0" w:line="240" w:lineRule="exact"/>
                      <w:ind w:left="202" w:right="202"/>
                      <w:rPr>
                        <w:rFonts w:ascii="Century Gothic" w:hAnsi="Century Gothic" w:cs="Century Gothic"/>
                        <w:color w:val="000000"/>
                        <w:sz w:val="20"/>
                        <w:szCs w:val="20"/>
                      </w:rPr>
                    </w:pPr>
                    <w:r>
                      <w:rPr>
                        <w:rFonts w:ascii="Century Gothic" w:hAnsi="Century Gothic" w:cs="Century Gothic"/>
                        <w:b/>
                        <w:bCs/>
                        <w:color w:val="191919"/>
                        <w:sz w:val="20"/>
                        <w:szCs w:val="20"/>
                      </w:rPr>
                      <w:t>Health</w:t>
                    </w:r>
                  </w:p>
                  <w:p w:rsidR="00886238" w:rsidRDefault="00886238" w:rsidP="00C8400F">
                    <w:pPr>
                      <w:widowControl w:val="0"/>
                      <w:autoSpaceDE w:val="0"/>
                      <w:autoSpaceDN w:val="0"/>
                      <w:adjustRightInd w:val="0"/>
                      <w:spacing w:after="0" w:line="240" w:lineRule="exact"/>
                      <w:ind w:left="-7" w:right="-7"/>
                      <w:rPr>
                        <w:rFonts w:ascii="Century Gothic" w:hAnsi="Century Gothic" w:cs="Century Gothic"/>
                        <w:color w:val="000000"/>
                        <w:sz w:val="20"/>
                        <w:szCs w:val="20"/>
                      </w:rPr>
                    </w:pPr>
                    <w:r>
                      <w:rPr>
                        <w:rFonts w:ascii="Century Gothic" w:hAnsi="Century Gothic" w:cs="Century Gothic"/>
                        <w:b/>
                        <w:bCs/>
                        <w:color w:val="191919"/>
                        <w:sz w:val="20"/>
                        <w:szCs w:val="20"/>
                      </w:rPr>
                      <w:t>Professions</w:t>
                    </w:r>
                  </w:p>
                </w:txbxContent>
              </v:textbox>
            </v:shape>
            <v:shape id="_x0000_s1630" type="#_x0000_t202" style="position:absolute;left:11380;top:9799;width:480;height:9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PX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" o:allowincell="f" filled="f" stroked="f">
              <v:textbox style="layout-flow:vertical;mso-next-textbox:#_x0000_s1630" inset="0,0,0,0">
                <w:txbxContent>
                  <w:p w:rsidR="00886238" w:rsidRDefault="00886238" w:rsidP="00C8400F">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Graduate</w:t>
                    </w:r>
                  </w:p>
                  <w:p w:rsidR="00886238" w:rsidRDefault="00886238" w:rsidP="00C8400F">
                    <w:pPr>
                      <w:widowControl w:val="0"/>
                      <w:autoSpaceDE w:val="0"/>
                      <w:autoSpaceDN w:val="0"/>
                      <w:adjustRightInd w:val="0"/>
                      <w:spacing w:after="0" w:line="240" w:lineRule="exact"/>
                      <w:ind w:right="125"/>
                      <w:rPr>
                        <w:rFonts w:ascii="Century Gothic" w:hAnsi="Century Gothic" w:cs="Century Gothic"/>
                        <w:color w:val="000000"/>
                        <w:sz w:val="20"/>
                        <w:szCs w:val="20"/>
                      </w:rPr>
                    </w:pPr>
                    <w:r>
                      <w:rPr>
                        <w:rFonts w:ascii="Century Gothic" w:hAnsi="Century Gothic" w:cs="Century Gothic"/>
                        <w:b/>
                        <w:bCs/>
                        <w:color w:val="191919"/>
                        <w:sz w:val="20"/>
                        <w:szCs w:val="20"/>
                      </w:rPr>
                      <w:t>School</w:t>
                    </w:r>
                  </w:p>
                </w:txbxContent>
              </v:textbox>
            </v:shape>
            <v:shape id="_x0000_s1631" type="#_x0000_t202" style="position:absolute;left:11360;top:11639;width:480;height:12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" o:allowincell="f" filled="f" stroked="f">
              <v:textbox style="layout-flow:vertical;mso-next-textbox:#_x0000_s1631" inset="0,0,0,0">
                <w:txbxContent>
                  <w:p w:rsidR="00886238" w:rsidRDefault="00886238" w:rsidP="00C8400F">
                    <w:pPr>
                      <w:widowControl w:val="0"/>
                      <w:autoSpaceDE w:val="0"/>
                      <w:autoSpaceDN w:val="0"/>
                      <w:adjustRightInd w:val="0"/>
                      <w:spacing w:after="0" w:line="221" w:lineRule="exact"/>
                      <w:ind w:left="229" w:right="229"/>
                      <w:rPr>
                        <w:rFonts w:ascii="Century Gothic" w:hAnsi="Century Gothic" w:cs="Century Gothic"/>
                        <w:color w:val="000000"/>
                        <w:sz w:val="20"/>
                        <w:szCs w:val="20"/>
                      </w:rPr>
                    </w:pPr>
                    <w:r>
                      <w:rPr>
                        <w:rFonts w:ascii="Century Gothic" w:hAnsi="Century Gothic" w:cs="Century Gothic"/>
                        <w:b/>
                        <w:bCs/>
                        <w:color w:val="191919"/>
                        <w:sz w:val="20"/>
                        <w:szCs w:val="20"/>
                      </w:rPr>
                      <w:t>Course</w:t>
                    </w:r>
                  </w:p>
                  <w:p w:rsidR="00886238" w:rsidRDefault="00886238" w:rsidP="00C8400F">
                    <w:pPr>
                      <w:widowControl w:val="0"/>
                      <w:autoSpaceDE w:val="0"/>
                      <w:autoSpaceDN w:val="0"/>
                      <w:adjustRightInd w:val="0"/>
                      <w:spacing w:after="0" w:line="240"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Descriptions</w:t>
                    </w:r>
                  </w:p>
                </w:txbxContent>
              </v:textbox>
            </v:shape>
            <v:shape id="_x0000_s1632" type="#_x0000_t202" style="position:absolute;left:11340;top:13489;width:480;height:11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" o:allowincell="f" filled="f" stroked="f">
              <v:textbox style="layout-flow:vertical;mso-next-textbox:#_x0000_s1632" inset="0,0,0,0">
                <w:txbxContent>
                  <w:p w:rsidR="00886238" w:rsidRDefault="00886238" w:rsidP="00C8400F">
                    <w:pPr>
                      <w:widowControl w:val="0"/>
                      <w:autoSpaceDE w:val="0"/>
                      <w:autoSpaceDN w:val="0"/>
                      <w:adjustRightInd w:val="0"/>
                      <w:spacing w:after="0" w:line="221" w:lineRule="exact"/>
                      <w:ind w:left="-15" w:right="-15"/>
                      <w:rPr>
                        <w:rFonts w:ascii="Century Gothic" w:hAnsi="Century Gothic" w:cs="Century Gothic"/>
                        <w:color w:val="000000"/>
                        <w:sz w:val="20"/>
                        <w:szCs w:val="20"/>
                      </w:rPr>
                    </w:pPr>
                    <w:r>
                      <w:rPr>
                        <w:rFonts w:ascii="Century Gothic" w:hAnsi="Century Gothic" w:cs="Century Gothic"/>
                        <w:b/>
                        <w:bCs/>
                        <w:color w:val="191919"/>
                        <w:sz w:val="20"/>
                        <w:szCs w:val="20"/>
                      </w:rPr>
                      <w:t>Personnel &amp;Index</w:t>
                    </w:r>
                  </w:p>
                </w:txbxContent>
              </v:textbox>
            </v:shape>
            <v:shape id="_x0000_s1633" type="#_x0000_t202" style="position:absolute;left:11472;top:649;width:377;height:1711;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" o:allowincell="f" filled="f" stroked="f">
              <v:textbox style="layout-flow:vertical;mso-next-textbox:#_x0000_s1633" inset="0,0,0,0">
                <w:txbxContent>
                  <w:p w:rsidR="00886238" w:rsidRDefault="00886238" w:rsidP="00C8400F">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191919"/>
                        <w:sz w:val="20"/>
                        <w:szCs w:val="20"/>
                      </w:rPr>
                      <w:t>Albany State</w:t>
                    </w:r>
                  </w:p>
                </w:txbxContent>
              </v:textbox>
            </v:shape>
            <v:rect id="_x0000_s1634" style="position:absolute;left:11133;top:2626;width:1060;height:1659" fillcolor="#d8d8d8 [2732]" stroked="f" strokecolor="#f2f2f2 [3041]" strokeweight="3pt">
              <v:shadow on="t" type="perspective" color="#7f7f7f [1601]" opacity=".5" offset="1pt" offset2="-1pt"/>
              <v:textbox style="layout-flow:vertical;mso-next-textbox:#_x0000_s1634">
                <w:txbxContent>
                  <w:p w:rsidR="00886238" w:rsidRPr="00F91ACB" w:rsidRDefault="00886238" w:rsidP="00C8400F">
                    <w:pPr>
                      <w:spacing w:after="0"/>
                      <w:rPr>
                        <w:b/>
                        <w:color w:val="000000" w:themeColor="text1"/>
                      </w:rPr>
                    </w:pPr>
                    <w:r w:rsidRPr="00F91ACB">
                      <w:rPr>
                        <w:b/>
                        <w:color w:val="000000" w:themeColor="text1"/>
                      </w:rPr>
                      <w:t>Arts &amp; Humanities</w:t>
                    </w:r>
                  </w:p>
                </w:txbxContent>
              </v:textbox>
            </v:rect>
            <v:rect id="_x0000_s1635" style="position:absolute;left:11149;top:4338;width:1060;height:1692" fillcolor="#404040 [2429]" strokecolor="#f2f2f2 [3041]" strokeweight="3pt">
              <v:shadow on="t" type="perspective" color="#7f7f7f [1601]" opacity=".5" offset="1pt" offset2="-1pt"/>
              <v:textbox style="layout-flow:vertical;mso-next-textbox:#_x0000_s1635">
                <w:txbxContent>
                  <w:p w:rsidR="00886238" w:rsidRDefault="00886238" w:rsidP="00C8400F">
                    <w:pPr>
                      <w:spacing w:after="0"/>
                      <w:rPr>
                        <w:b/>
                        <w:color w:val="F2F2F2" w:themeColor="background1" w:themeShade="F2"/>
                      </w:rPr>
                    </w:pPr>
                  </w:p>
                  <w:p w:rsidR="00886238" w:rsidRPr="00F91ACB" w:rsidRDefault="00886238" w:rsidP="00C8400F">
                    <w:pPr>
                      <w:rPr>
                        <w:b/>
                        <w:color w:val="F2F2F2" w:themeColor="background1" w:themeShade="F2"/>
                      </w:rPr>
                    </w:pPr>
                    <w:r>
                      <w:rPr>
                        <w:b/>
                        <w:color w:val="F2F2F2" w:themeColor="background1" w:themeShade="F2"/>
                      </w:rPr>
                      <w:t>Business</w:t>
                    </w:r>
                  </w:p>
                </w:txbxContent>
              </v:textbox>
            </v:rect>
            <v:rect id="_x0000_s1636" style="position:absolute;left:11129;top:6120;width:1080;height:1796" fillcolor="#d8d8d8 [2732]" stroked="f">
              <v:textbox style="layout-flow:vertical">
                <w:txbxContent>
                  <w:p w:rsidR="00886238" w:rsidRDefault="00886238" w:rsidP="00C8400F">
                    <w:pPr>
                      <w:spacing w:after="0"/>
                    </w:pPr>
                  </w:p>
                  <w:p w:rsidR="00886238" w:rsidRPr="00CB7C80" w:rsidRDefault="00886238" w:rsidP="00C8400F">
                    <w:pPr>
                      <w:spacing w:after="0"/>
                      <w:rPr>
                        <w:b/>
                      </w:rPr>
                    </w:pPr>
                    <w:r w:rsidRPr="00CB7C80">
                      <w:rPr>
                        <w:b/>
                      </w:rPr>
                      <w:t>Education</w:t>
                    </w:r>
                  </w:p>
                </w:txbxContent>
              </v:textbox>
            </v:rect>
          </v:group>
        </w:pict>
      </w:r>
    </w:p>
    <w:sectPr w:rsidR="0038476F" w:rsidSect="0038476F">
      <w:pgSz w:w="12240" w:h="15840"/>
      <w:pgMar w:top="36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EF" w:usb1="C0007841" w:usb2="00000009" w:usb3="00000000" w:csb0="000001FF" w:csb1="00000000"/>
  </w:font>
  <w:font w:name="Tahoma">
    <w:panose1 w:val="020B0604030504040204"/>
    <w:charset w:val="00"/>
    <w:family w:val="swiss"/>
    <w:pitch w:val="variable"/>
    <w:sig w:usb0="E1002AFF" w:usb1="C000605B" w:usb2="00000029" w:usb3="00000000" w:csb0="000101FF" w:csb1="00000000"/>
  </w:font>
  <w:font w:name="Century Gothic">
    <w:altName w:val="Futura Bk"/>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trackRevisions/>
  <w:defaultTabStop w:val="720"/>
  <w:characterSpacingControl w:val="doNotCompress"/>
  <w:compat>
    <w:useFELayout/>
  </w:compat>
  <w:rsids>
    <w:rsidRoot w:val="0038476F"/>
    <w:rsid w:val="001254CF"/>
    <w:rsid w:val="00277B51"/>
    <w:rsid w:val="0038476F"/>
    <w:rsid w:val="003F256F"/>
    <w:rsid w:val="004A5C37"/>
    <w:rsid w:val="004A790F"/>
    <w:rsid w:val="00514EDD"/>
    <w:rsid w:val="00547962"/>
    <w:rsid w:val="006B75DF"/>
    <w:rsid w:val="00790B8F"/>
    <w:rsid w:val="007F4E2D"/>
    <w:rsid w:val="00886238"/>
    <w:rsid w:val="00B7743C"/>
    <w:rsid w:val="00C8400F"/>
    <w:rsid w:val="00CD2DA1"/>
    <w:rsid w:val="00DF1980"/>
    <w:rsid w:val="00DF59EE"/>
    <w:rsid w:val="00ED27A3"/>
    <w:rsid w:val="00F4113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476F"/>
    <w:rPr>
      <w:rFonts w:ascii="Calibri" w:eastAsia="Times New Roman" w:hAnsi="Calibri" w:cs="Times New Roman"/>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847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476F"/>
    <w:rPr>
      <w:rFonts w:ascii="Tahoma" w:eastAsia="Times New Roman" w:hAnsi="Tahoma" w:cs="Tahoma"/>
      <w:sz w:val="16"/>
      <w:szCs w:val="16"/>
      <w:lang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2524</Words>
  <Characters>14391</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ASU-GA</Company>
  <LinksUpToDate>false</LinksUpToDate>
  <CharactersWithSpaces>16882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whu</dc:creator>
  <cp:lastModifiedBy>melliard</cp:lastModifiedBy>
  <cp:revision>2</cp:revision>
  <dcterms:created xsi:type="dcterms:W3CDTF">2011-03-24T19:41:00Z</dcterms:created>
  <dcterms:modified xsi:type="dcterms:W3CDTF">2011-03-24T19:41:00Z</dcterms:modified>
</cp:coreProperties>
</file>