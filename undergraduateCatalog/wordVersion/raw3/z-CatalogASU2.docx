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5C0" w:rsidRDefault="00DC15C0" w:rsidP="00B27A5C">
      <w:pPr>
        <w:pStyle w:val="TOC2"/>
      </w:pPr>
    </w:p>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DC15C0" w:rsidRDefault="00DC15C0" w:rsidP="00DC15C0"/>
    <w:p w:rsidR="00805E19" w:rsidRDefault="00805E19" w:rsidP="00DC15C0"/>
    <w:p w:rsidR="00805E19" w:rsidRDefault="00805E19" w:rsidP="00DC15C0"/>
    <w:p w:rsidR="00805E19" w:rsidRDefault="00805E19" w:rsidP="00DC15C0"/>
    <w:p w:rsidR="00805E19" w:rsidRDefault="00805E19" w:rsidP="00DC15C0"/>
    <w:p w:rsidR="00805E19" w:rsidRDefault="00805E19" w:rsidP="00DC15C0"/>
    <w:p w:rsidR="00805E19" w:rsidRDefault="00805E19" w:rsidP="00DC15C0"/>
    <w:p w:rsidR="00805E19" w:rsidRDefault="00805E19" w:rsidP="00DC15C0"/>
    <w:p w:rsidR="00805E19" w:rsidRPr="00B27A5C" w:rsidRDefault="00B27A5C" w:rsidP="00DC15C0">
      <w:pPr>
        <w:rPr>
          <w:rFonts w:ascii="Times New Roman" w:hAnsi="Times New Roman" w:cs="Times New Roman"/>
          <w:b/>
          <w:sz w:val="56"/>
          <w:szCs w:val="56"/>
        </w:rPr>
      </w:pPr>
      <w:r w:rsidRPr="00B27A5C">
        <w:rPr>
          <w:rFonts w:ascii="Times New Roman" w:hAnsi="Times New Roman" w:cs="Times New Roman"/>
          <w:b/>
          <w:sz w:val="56"/>
          <w:szCs w:val="56"/>
        </w:rPr>
        <w:t>Albany State University</w:t>
      </w:r>
    </w:p>
    <w:p w:rsidR="00C25DC8" w:rsidRDefault="00805E19" w:rsidP="00DC15C0">
      <w:r w:rsidRPr="00B27A5C">
        <w:rPr>
          <w:rFonts w:ascii="Times New Roman" w:hAnsi="Times New Roman" w:cs="Times New Roman"/>
          <w:sz w:val="56"/>
          <w:szCs w:val="56"/>
        </w:rPr>
        <w:t xml:space="preserve">2011-2012 Undergraduate </w:t>
      </w:r>
      <w:proofErr w:type="gramStart"/>
      <w:r w:rsidRPr="00B27A5C">
        <w:rPr>
          <w:rFonts w:ascii="Times New Roman" w:hAnsi="Times New Roman" w:cs="Times New Roman"/>
          <w:sz w:val="56"/>
          <w:szCs w:val="56"/>
        </w:rPr>
        <w:t>Catalog</w:t>
      </w:r>
      <w:proofErr w:type="gramEnd"/>
    </w:p>
    <w:p w:rsidR="00C25DC8" w:rsidRDefault="00C25DC8" w:rsidP="00DC15C0"/>
    <w:p w:rsidR="00DC15C0" w:rsidRPr="00DC15C0" w:rsidRDefault="00DC15C0" w:rsidP="00DC15C0">
      <w:pPr>
        <w:sectPr w:rsidR="00DC15C0" w:rsidRPr="00DC15C0" w:rsidSect="009D15AB">
          <w:footerReference w:type="even" r:id="rId8"/>
          <w:footerReference w:type="default" r:id="rId9"/>
          <w:pgSz w:w="12240" w:h="15840"/>
          <w:pgMar w:top="420" w:right="600" w:bottom="280" w:left="520" w:header="720" w:footer="720" w:gutter="0"/>
          <w:cols w:space="460"/>
          <w:noEndnote/>
          <w:titlePg/>
          <w:docGrid w:linePitch="299"/>
        </w:sectPr>
      </w:pPr>
    </w:p>
    <w:p w:rsidR="00C25DC8" w:rsidRPr="007F6CD0" w:rsidRDefault="00623C29" w:rsidP="00B27A5C">
      <w:pPr>
        <w:pStyle w:val="TOC2"/>
        <w:ind w:firstLine="720"/>
      </w:pPr>
      <w:r>
        <w:rPr>
          <w:noProof/>
        </w:rPr>
        <w:lastRenderedPageBreak/>
        <w:pict>
          <v:group id="_x0000_s18296" style="position:absolute;left:0;text-align:left;margin-left:-62.7pt;margin-top:-25.6pt;width:191pt;height:795.35pt;z-index:-251326464" coordorigin="-745,-62" coordsize="3820,15907">
            <v:group id="_x0000_s18297" style="position:absolute;left:-745;top:-62;width:3820;height:15907" coordorigin="-717,-62" coordsize="3820,15907">
              <v:rect id="Rectangle 2702" o:spid="_x0000_s18298"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8299"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8300"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8301"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8302"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8303"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8304"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8305"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8306"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830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830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8309"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831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831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8312"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831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831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8315"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831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831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8318"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831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832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8321"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8322"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type id="_x0000_t202" coordsize="21600,21600" o:spt="202" path="m,l,21600r21600,l21600,xe">
              <v:stroke joinstyle="miter"/>
              <v:path gradientshapeok="t" o:connecttype="rect"/>
            </v:shapetype>
            <v:shape id="Text Box 2699" o:spid="_x0000_s18323"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Text Box 2699" inset="0,0,0,0">
                <w:txbxContent>
                  <w:p w:rsidR="007F6CD0" w:rsidRDefault="007F6CD0" w:rsidP="007F6CD0">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8324"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Text Box 2698" inset="0,0,0,0">
                <w:txbxContent>
                  <w:p w:rsidR="007F6CD0" w:rsidRDefault="007F6CD0" w:rsidP="007F6CD0">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7F6CD0" w:rsidRDefault="007F6CD0" w:rsidP="007F6CD0">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7F6CD0" w:rsidRDefault="007F6CD0" w:rsidP="007F6CD0">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8325"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Text Box 2697" inset="0,0,0,0">
                <w:txbxContent>
                  <w:p w:rsidR="007F6CD0" w:rsidRDefault="007F6CD0" w:rsidP="007F6CD0">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7F6CD0" w:rsidRDefault="007F6CD0" w:rsidP="007F6CD0">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8326"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Text Box 2696" inset="0,0,0,0">
                <w:txbxContent>
                  <w:p w:rsidR="007F6CD0" w:rsidRDefault="007F6CD0" w:rsidP="007F6CD0">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7F6CD0" w:rsidRDefault="007F6CD0" w:rsidP="007F6CD0">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8327"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mso-next-textbox:#Text Box 2695" inset="0,0,0,0">
                <w:txbxContent>
                  <w:p w:rsidR="007F6CD0" w:rsidRDefault="007F6CD0" w:rsidP="007F6CD0">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8328"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mso-next-textbox:#Text Box 2694" inset="0,0,0,0">
                <w:txbxContent>
                  <w:p w:rsidR="007F6CD0" w:rsidRDefault="007F6CD0" w:rsidP="007F6CD0">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8329"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mso-next-textbox:#Text Box 2693" inset="0,0,0,0">
                <w:txbxContent>
                  <w:p w:rsidR="007F6CD0" w:rsidRPr="008A161B" w:rsidRDefault="007F6CD0" w:rsidP="007F6CD0">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8330"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Text Box 2692" inset="0,0,0,0">
                <w:txbxContent>
                  <w:p w:rsidR="007F6CD0" w:rsidRDefault="007F6CD0" w:rsidP="007F6CD0">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7F6CD0" w:rsidRPr="008A161B" w:rsidRDefault="007F6CD0" w:rsidP="007F6CD0">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7F6CD0" w:rsidRPr="007F6CD0">
        <w:t>Introduction</w:t>
      </w:r>
    </w:p>
    <w:p w:rsidR="00C25DC8" w:rsidRDefault="00C25DC8" w:rsidP="00C25DC8"/>
    <w:p w:rsidR="007F6CD0" w:rsidRDefault="007F6CD0" w:rsidP="00C25DC8"/>
    <w:p w:rsidR="007F6CD0" w:rsidRDefault="007F6CD0" w:rsidP="00C25DC8"/>
    <w:p w:rsidR="007F6CD0" w:rsidRDefault="007F6CD0" w:rsidP="00C25DC8"/>
    <w:p w:rsidR="007F6CD0" w:rsidRDefault="007F6CD0" w:rsidP="00C25DC8"/>
    <w:p w:rsidR="007F6CD0" w:rsidRDefault="007F6CD0" w:rsidP="00C25DC8"/>
    <w:p w:rsidR="007F6CD0" w:rsidRDefault="007F6CD0" w:rsidP="00C25DC8"/>
    <w:p w:rsidR="00C25DC8" w:rsidRDefault="00C25DC8" w:rsidP="00C25DC8"/>
    <w:p w:rsidR="00C25DC8" w:rsidRDefault="00C25DC8" w:rsidP="00C25DC8"/>
    <w:p w:rsidR="00C25DC8" w:rsidRDefault="00C25DC8" w:rsidP="00C25DC8"/>
    <w:p w:rsidR="007F6CD0" w:rsidRDefault="007F6CD0" w:rsidP="00C25DC8"/>
    <w:p w:rsidR="007F6CD0" w:rsidRDefault="007F6CD0" w:rsidP="00C25DC8"/>
    <w:p w:rsidR="007F6CD0" w:rsidRDefault="007F6CD0" w:rsidP="00C25DC8"/>
    <w:p w:rsidR="007F6CD0" w:rsidRPr="007D5B3F" w:rsidRDefault="007F6CD0" w:rsidP="00B27A5C">
      <w:pPr>
        <w:ind w:left="900" w:firstLine="0"/>
        <w:rPr>
          <w:rFonts w:ascii="Impact" w:hAnsi="Impact"/>
          <w:color w:val="404040" w:themeColor="text1" w:themeTint="BF"/>
          <w:sz w:val="40"/>
          <w:szCs w:val="40"/>
        </w:rPr>
      </w:pPr>
      <w:r w:rsidRPr="007D5B3F">
        <w:rPr>
          <w:rFonts w:ascii="Impact" w:hAnsi="Impact"/>
          <w:color w:val="404040" w:themeColor="text1" w:themeTint="BF"/>
          <w:sz w:val="52"/>
          <w:szCs w:val="52"/>
        </w:rPr>
        <w:t>A</w:t>
      </w:r>
      <w:r w:rsidRPr="007D5B3F">
        <w:rPr>
          <w:rFonts w:ascii="Impact" w:hAnsi="Impact"/>
          <w:color w:val="404040" w:themeColor="text1" w:themeTint="BF"/>
          <w:sz w:val="40"/>
          <w:szCs w:val="40"/>
        </w:rPr>
        <w:t xml:space="preserve">LBANY </w:t>
      </w:r>
      <w:r w:rsidRPr="007D5B3F">
        <w:rPr>
          <w:rFonts w:ascii="Impact" w:hAnsi="Impact"/>
          <w:color w:val="404040" w:themeColor="text1" w:themeTint="BF"/>
          <w:sz w:val="52"/>
          <w:szCs w:val="52"/>
        </w:rPr>
        <w:t>S</w:t>
      </w:r>
      <w:r w:rsidRPr="007D5B3F">
        <w:rPr>
          <w:rFonts w:ascii="Impact" w:hAnsi="Impact"/>
          <w:color w:val="404040" w:themeColor="text1" w:themeTint="BF"/>
          <w:sz w:val="40"/>
          <w:szCs w:val="40"/>
        </w:rPr>
        <w:t xml:space="preserve">TATE </w:t>
      </w:r>
      <w:r w:rsidRPr="007D5B3F">
        <w:rPr>
          <w:rFonts w:ascii="Impact" w:hAnsi="Impact"/>
          <w:color w:val="404040" w:themeColor="text1" w:themeTint="BF"/>
          <w:sz w:val="52"/>
          <w:szCs w:val="52"/>
        </w:rPr>
        <w:t>U</w:t>
      </w:r>
      <w:r w:rsidRPr="007D5B3F">
        <w:rPr>
          <w:rFonts w:ascii="Impact" w:hAnsi="Impact"/>
          <w:color w:val="404040" w:themeColor="text1" w:themeTint="BF"/>
          <w:sz w:val="40"/>
          <w:szCs w:val="40"/>
        </w:rPr>
        <w:t>NIVERSITY</w:t>
      </w:r>
    </w:p>
    <w:p w:rsidR="007F6CD0" w:rsidRPr="007D5B3F" w:rsidRDefault="007F6CD0" w:rsidP="00B27A5C">
      <w:pPr>
        <w:ind w:left="900" w:firstLine="360"/>
        <w:jc w:val="both"/>
        <w:rPr>
          <w:sz w:val="18"/>
          <w:szCs w:val="18"/>
        </w:rPr>
      </w:pPr>
      <w:r w:rsidRPr="007D5B3F">
        <w:rPr>
          <w:sz w:val="18"/>
          <w:szCs w:val="18"/>
        </w:rPr>
        <w:t xml:space="preserve">Albany state university is an integral part of the </w:t>
      </w:r>
      <w:r>
        <w:rPr>
          <w:sz w:val="18"/>
          <w:szCs w:val="18"/>
        </w:rPr>
        <w:t>University S</w:t>
      </w:r>
      <w:r w:rsidRPr="007D5B3F">
        <w:rPr>
          <w:sz w:val="18"/>
          <w:szCs w:val="18"/>
        </w:rPr>
        <w:t xml:space="preserve">ystem of </w:t>
      </w:r>
      <w:r>
        <w:rPr>
          <w:sz w:val="18"/>
          <w:szCs w:val="18"/>
        </w:rPr>
        <w:t xml:space="preserve">GA (USG) governed by the USG Board of Regents mandated by the State of Georgia. </w:t>
      </w:r>
      <w:r w:rsidRPr="007D5B3F">
        <w:rPr>
          <w:sz w:val="18"/>
          <w:szCs w:val="18"/>
        </w:rPr>
        <w:t>Albany State University recruits, admits and provides services, financial and instruction to all students wi</w:t>
      </w:r>
      <w:r>
        <w:rPr>
          <w:sz w:val="18"/>
          <w:szCs w:val="18"/>
        </w:rPr>
        <w:t>thout regard to race</w:t>
      </w:r>
      <w:r w:rsidRPr="007D5B3F">
        <w:rPr>
          <w:sz w:val="18"/>
          <w:szCs w:val="18"/>
        </w:rPr>
        <w:t xml:space="preserve">, religion, </w:t>
      </w:r>
      <w:r>
        <w:rPr>
          <w:sz w:val="18"/>
          <w:szCs w:val="18"/>
        </w:rPr>
        <w:t>sex</w:t>
      </w:r>
      <w:r w:rsidRPr="007D5B3F">
        <w:rPr>
          <w:sz w:val="18"/>
          <w:szCs w:val="18"/>
        </w:rPr>
        <w:t xml:space="preserve">, disability or national origin. The University is </w:t>
      </w:r>
      <w:r>
        <w:rPr>
          <w:sz w:val="18"/>
          <w:szCs w:val="18"/>
        </w:rPr>
        <w:t>an affirmative action, e</w:t>
      </w:r>
      <w:r w:rsidRPr="007D5B3F">
        <w:rPr>
          <w:sz w:val="18"/>
          <w:szCs w:val="18"/>
        </w:rPr>
        <w:t xml:space="preserve">qual opportunity employer in that </w:t>
      </w:r>
      <w:r>
        <w:rPr>
          <w:sz w:val="18"/>
          <w:szCs w:val="18"/>
        </w:rPr>
        <w:t xml:space="preserve">all </w:t>
      </w:r>
      <w:r w:rsidRPr="007D5B3F">
        <w:rPr>
          <w:sz w:val="18"/>
          <w:szCs w:val="18"/>
        </w:rPr>
        <w:t>applicants for faculty, staff and student</w:t>
      </w:r>
      <w:r>
        <w:rPr>
          <w:sz w:val="18"/>
          <w:szCs w:val="18"/>
        </w:rPr>
        <w:t>. E</w:t>
      </w:r>
      <w:r w:rsidRPr="007D5B3F">
        <w:rPr>
          <w:sz w:val="18"/>
          <w:szCs w:val="18"/>
        </w:rPr>
        <w:t>mployment positions are considered without regard to rac</w:t>
      </w:r>
      <w:r>
        <w:rPr>
          <w:sz w:val="18"/>
          <w:szCs w:val="18"/>
        </w:rPr>
        <w:t>e, religion, sex</w:t>
      </w:r>
      <w:r w:rsidRPr="007D5B3F">
        <w:rPr>
          <w:sz w:val="18"/>
          <w:szCs w:val="18"/>
        </w:rPr>
        <w:t xml:space="preserve">, disability or national origin. 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w:t>
      </w:r>
      <w:r>
        <w:rPr>
          <w:sz w:val="18"/>
          <w:szCs w:val="18"/>
        </w:rPr>
        <w:t>actual</w:t>
      </w:r>
      <w:r w:rsidRPr="007D5B3F">
        <w:rPr>
          <w:sz w:val="18"/>
          <w:szCs w:val="18"/>
        </w:rPr>
        <w:t xml:space="preserve"> notice to individual student</w:t>
      </w:r>
      <w:r>
        <w:rPr>
          <w:sz w:val="18"/>
          <w:szCs w:val="18"/>
        </w:rPr>
        <w:t>s</w:t>
      </w:r>
      <w:r w:rsidRPr="007D5B3F">
        <w:rPr>
          <w:sz w:val="18"/>
          <w:szCs w:val="18"/>
        </w:rPr>
        <w:t xml:space="preserve">. </w:t>
      </w:r>
      <w:r>
        <w:rPr>
          <w:sz w:val="18"/>
          <w:szCs w:val="18"/>
        </w:rPr>
        <w:t xml:space="preserve">It is especially important that each student note that it is his/her responsibility to keep him/her </w:t>
      </w:r>
      <w:proofErr w:type="gramStart"/>
      <w:r>
        <w:rPr>
          <w:sz w:val="18"/>
          <w:szCs w:val="18"/>
        </w:rPr>
        <w:t>apprised</w:t>
      </w:r>
      <w:proofErr w:type="gramEnd"/>
      <w:r>
        <w:rPr>
          <w:sz w:val="18"/>
          <w:szCs w:val="18"/>
        </w:rPr>
        <w:t xml:space="preserve"> of current graduation requirements for his/her particular degree program. </w:t>
      </w:r>
    </w:p>
    <w:p w:rsidR="007F6CD0" w:rsidRPr="007D5B3F" w:rsidRDefault="007F6CD0" w:rsidP="00B27A5C">
      <w:pPr>
        <w:ind w:left="900" w:firstLine="360"/>
        <w:jc w:val="both"/>
        <w:rPr>
          <w:sz w:val="18"/>
          <w:szCs w:val="18"/>
        </w:rPr>
      </w:pPr>
      <w:r>
        <w:rPr>
          <w:sz w:val="18"/>
          <w:szCs w:val="18"/>
        </w:rPr>
        <w:t>Albany State University is an affirmative action, equal opportunity educational institution.</w:t>
      </w:r>
    </w:p>
    <w:p w:rsidR="007F6CD0" w:rsidRPr="007D5B3F" w:rsidRDefault="007F6CD0" w:rsidP="00B27A5C">
      <w:pPr>
        <w:ind w:left="900" w:firstLine="360"/>
        <w:rPr>
          <w:sz w:val="18"/>
          <w:szCs w:val="18"/>
        </w:rPr>
      </w:pPr>
    </w:p>
    <w:p w:rsidR="007F6CD0" w:rsidRPr="007D5B3F" w:rsidRDefault="007F6CD0" w:rsidP="00B27A5C">
      <w:pPr>
        <w:spacing w:after="0"/>
        <w:ind w:left="900" w:firstLine="360"/>
        <w:rPr>
          <w:sz w:val="18"/>
          <w:szCs w:val="18"/>
        </w:rPr>
      </w:pPr>
      <w:r w:rsidRPr="007D5B3F">
        <w:rPr>
          <w:sz w:val="18"/>
          <w:szCs w:val="18"/>
        </w:rPr>
        <w:t>Albany State University</w:t>
      </w:r>
    </w:p>
    <w:p w:rsidR="007F6CD0" w:rsidRDefault="007F6CD0" w:rsidP="00B27A5C">
      <w:pPr>
        <w:spacing w:after="0"/>
        <w:ind w:left="900" w:firstLine="360"/>
        <w:rPr>
          <w:sz w:val="18"/>
          <w:szCs w:val="18"/>
        </w:rPr>
      </w:pPr>
      <w:r w:rsidRPr="007D5B3F">
        <w:rPr>
          <w:sz w:val="18"/>
          <w:szCs w:val="18"/>
        </w:rPr>
        <w:t>Catalog and Announcement 2011-2012</w:t>
      </w:r>
    </w:p>
    <w:p w:rsidR="007F6CD0" w:rsidRDefault="007F6CD0" w:rsidP="00B27A5C">
      <w:pPr>
        <w:spacing w:after="0"/>
        <w:ind w:left="900" w:firstLine="360"/>
        <w:rPr>
          <w:sz w:val="18"/>
          <w:szCs w:val="18"/>
        </w:rPr>
      </w:pPr>
      <w:r>
        <w:rPr>
          <w:sz w:val="18"/>
          <w:szCs w:val="18"/>
        </w:rPr>
        <w:t>(Official Series)</w:t>
      </w:r>
    </w:p>
    <w:p w:rsidR="007F6CD0" w:rsidRPr="007D5B3F" w:rsidRDefault="007F6CD0" w:rsidP="00B27A5C">
      <w:pPr>
        <w:spacing w:after="0"/>
        <w:ind w:left="900" w:firstLine="360"/>
        <w:rPr>
          <w:sz w:val="18"/>
          <w:szCs w:val="18"/>
        </w:rPr>
      </w:pPr>
    </w:p>
    <w:p w:rsidR="007F6CD0" w:rsidRPr="007D5B3F" w:rsidRDefault="007F6CD0" w:rsidP="00B27A5C">
      <w:pPr>
        <w:spacing w:after="0"/>
        <w:ind w:left="900" w:firstLine="360"/>
        <w:rPr>
          <w:sz w:val="18"/>
          <w:szCs w:val="18"/>
        </w:rPr>
      </w:pPr>
      <w:r w:rsidRPr="007D5B3F">
        <w:rPr>
          <w:sz w:val="18"/>
          <w:szCs w:val="18"/>
        </w:rPr>
        <w:t>Vol. XL</w:t>
      </w:r>
      <w:r>
        <w:rPr>
          <w:sz w:val="18"/>
          <w:szCs w:val="18"/>
        </w:rPr>
        <w:t>V</w:t>
      </w:r>
      <w:r w:rsidRPr="007D5B3F">
        <w:rPr>
          <w:sz w:val="18"/>
          <w:szCs w:val="18"/>
        </w:rPr>
        <w:t>II, No.1, July 2011</w:t>
      </w:r>
    </w:p>
    <w:p w:rsidR="007F6CD0" w:rsidRPr="007D5B3F" w:rsidRDefault="007F6CD0" w:rsidP="00B27A5C">
      <w:pPr>
        <w:spacing w:after="0"/>
        <w:ind w:left="900" w:firstLine="360"/>
        <w:rPr>
          <w:sz w:val="18"/>
          <w:szCs w:val="18"/>
        </w:rPr>
      </w:pPr>
    </w:p>
    <w:p w:rsidR="007F6CD0" w:rsidRPr="007D5B3F" w:rsidRDefault="007F6CD0" w:rsidP="00B27A5C">
      <w:pPr>
        <w:spacing w:after="0"/>
        <w:ind w:left="900" w:firstLine="360"/>
        <w:rPr>
          <w:sz w:val="18"/>
          <w:szCs w:val="18"/>
        </w:rPr>
      </w:pPr>
      <w:r w:rsidRPr="007D5B3F">
        <w:rPr>
          <w:sz w:val="18"/>
          <w:szCs w:val="18"/>
        </w:rPr>
        <w:t>For information on Admissions</w:t>
      </w:r>
      <w:r>
        <w:rPr>
          <w:sz w:val="18"/>
          <w:szCs w:val="18"/>
        </w:rPr>
        <w:t xml:space="preserve"> Call</w:t>
      </w:r>
    </w:p>
    <w:p w:rsidR="007F6CD0" w:rsidRPr="007D5B3F" w:rsidRDefault="007F6CD0" w:rsidP="00B27A5C">
      <w:pPr>
        <w:spacing w:after="0"/>
        <w:ind w:left="900" w:firstLine="360"/>
        <w:rPr>
          <w:sz w:val="18"/>
          <w:szCs w:val="18"/>
        </w:rPr>
      </w:pPr>
      <w:r>
        <w:rPr>
          <w:sz w:val="18"/>
          <w:szCs w:val="18"/>
        </w:rPr>
        <w:t xml:space="preserve">(229)430-4646, 1-800-822-RAMS (Georgia only) or </w:t>
      </w:r>
    </w:p>
    <w:p w:rsidR="007F6CD0" w:rsidRPr="007D5B3F" w:rsidRDefault="007F6CD0" w:rsidP="00B27A5C">
      <w:pPr>
        <w:spacing w:after="0"/>
        <w:ind w:left="900" w:firstLine="360"/>
        <w:rPr>
          <w:sz w:val="18"/>
          <w:szCs w:val="18"/>
        </w:rPr>
      </w:pPr>
      <w:r>
        <w:t xml:space="preserve">Visit the web site at </w:t>
      </w:r>
      <w:hyperlink r:id="rId10" w:history="1">
        <w:r w:rsidRPr="007D5B3F">
          <w:rPr>
            <w:rStyle w:val="Hyperlink"/>
            <w:sz w:val="18"/>
            <w:szCs w:val="18"/>
          </w:rPr>
          <w:t>www.asurams.edu</w:t>
        </w:r>
      </w:hyperlink>
    </w:p>
    <w:p w:rsidR="007F6CD0" w:rsidRPr="007D5B3F" w:rsidRDefault="007F6CD0" w:rsidP="00B27A5C">
      <w:pPr>
        <w:ind w:left="900" w:firstLine="360"/>
        <w:rPr>
          <w:sz w:val="18"/>
          <w:szCs w:val="18"/>
        </w:rPr>
      </w:pPr>
    </w:p>
    <w:p w:rsidR="007F6CD0" w:rsidRDefault="007F6CD0" w:rsidP="00B27A5C">
      <w:pPr>
        <w:spacing w:after="0"/>
        <w:ind w:left="900" w:firstLine="360"/>
        <w:rPr>
          <w:sz w:val="18"/>
          <w:szCs w:val="18"/>
        </w:rPr>
      </w:pPr>
      <w:r>
        <w:rPr>
          <w:sz w:val="18"/>
          <w:szCs w:val="18"/>
        </w:rPr>
        <w:t>*Catalog updates can be viewed @</w:t>
      </w:r>
      <w:hyperlink r:id="rId11" w:history="1">
        <w:r w:rsidRPr="003D7D6C">
          <w:rPr>
            <w:rStyle w:val="Hyperlink"/>
            <w:sz w:val="18"/>
            <w:szCs w:val="18"/>
          </w:rPr>
          <w:t>www.asurams.edu</w:t>
        </w:r>
      </w:hyperlink>
    </w:p>
    <w:p w:rsidR="007F6CD0" w:rsidRDefault="007F6CD0" w:rsidP="007F6CD0">
      <w:pPr>
        <w:spacing w:after="0"/>
        <w:ind w:left="360" w:firstLine="360"/>
        <w:rPr>
          <w:sz w:val="18"/>
          <w:szCs w:val="18"/>
        </w:rPr>
      </w:pPr>
    </w:p>
    <w:p w:rsidR="007F6CD0" w:rsidRDefault="007F6CD0" w:rsidP="007F6CD0"/>
    <w:p w:rsidR="00C25DC8" w:rsidRPr="00C25DC8" w:rsidRDefault="00C25DC8" w:rsidP="00C25DC8">
      <w:pPr>
        <w:sectPr w:rsidR="00C25DC8" w:rsidRPr="00C25DC8" w:rsidSect="00B27A5C">
          <w:pgSz w:w="12240" w:h="15840"/>
          <w:pgMar w:top="420" w:right="810" w:bottom="280" w:left="540" w:header="720" w:footer="288" w:gutter="0"/>
          <w:cols w:space="460"/>
          <w:noEndnote/>
          <w:docGrid w:linePitch="299"/>
        </w:sectPr>
      </w:pPr>
    </w:p>
    <w:p w:rsidR="00DC15C0" w:rsidRDefault="00623C29" w:rsidP="00B27A5C">
      <w:pPr>
        <w:pStyle w:val="TOC2"/>
        <w:ind w:left="4140" w:right="410" w:firstLine="4500"/>
      </w:pPr>
      <w:r w:rsidRPr="00623C29">
        <w:rPr>
          <w:rFonts w:ascii="Impact" w:hAnsi="Impact"/>
          <w:noProof/>
          <w:sz w:val="56"/>
          <w:szCs w:val="56"/>
        </w:rPr>
        <w:lastRenderedPageBreak/>
        <w:pict>
          <v:group id="_x0000_s18332" style="position:absolute;left:0;text-align:left;margin-left:430.6pt;margin-top:-25.7pt;width:198.65pt;height:795.8pt;z-index:-251325440" coordorigin="9205,-90" coordsize="3973,15916">
            <v:group id="_x0000_s18333" style="position:absolute;left:9205;top:-90;width:3973;height:15916" coordorigin="9205,-90" coordsize="3973,15916">
              <v:group id="_x0000_s18334" style="position:absolute;left:9205;top:-90;width:3973;height:15916" coordorigin="9205,-90" coordsize="3973,15916">
                <v:rect id="Rectangle 2736" o:spid="_x0000_s18335"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336"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337"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338"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339"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340"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34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34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343"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34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34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346"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34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34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349"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35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35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352"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35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35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355"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356"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357"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Text Box 2594" inset="0,0,0,0">
                  <w:txbxContent>
                    <w:p w:rsidR="00B27A5C" w:rsidRDefault="00B27A5C" w:rsidP="00B27A5C">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B27A5C" w:rsidRDefault="00B27A5C" w:rsidP="00B27A5C">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B27A5C" w:rsidRDefault="00B27A5C" w:rsidP="00B27A5C">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358"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Text Box 2593" inset="0,0,0,0">
                  <w:txbxContent>
                    <w:p w:rsidR="00B27A5C" w:rsidRDefault="00B27A5C" w:rsidP="00B27A5C">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B27A5C" w:rsidRDefault="00B27A5C" w:rsidP="00B27A5C">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359"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Text Box 2592" inset="0,0,0,0">
                  <w:txbxContent>
                    <w:p w:rsidR="00B27A5C" w:rsidRDefault="00B27A5C" w:rsidP="00B27A5C">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B27A5C" w:rsidRDefault="00B27A5C" w:rsidP="00B27A5C">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360"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Text Box 2591" inset="0,0,0,0">
                  <w:txbxContent>
                    <w:p w:rsidR="00B27A5C" w:rsidRDefault="00B27A5C" w:rsidP="00B27A5C">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361"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mso-next-textbox:#Text Box 2588" inset="0,0,0,0">
                  <w:txbxContent>
                    <w:p w:rsidR="00B27A5C" w:rsidRDefault="00B27A5C" w:rsidP="00B27A5C">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362"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mso-next-textbox:#Text Box 2587" inset="0,0,0,0">
                  <w:txbxContent>
                    <w:p w:rsidR="00B27A5C" w:rsidRDefault="00B27A5C" w:rsidP="00B27A5C">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363"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mso-next-textbox:#Text Box 2589" inset="0,0,0,0">
                  <w:txbxContent>
                    <w:p w:rsidR="00B27A5C" w:rsidRPr="008A161B" w:rsidRDefault="00B27A5C" w:rsidP="00B27A5C">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364"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365"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Text Box 2590" inset="0,0,0,0">
                <w:txbxContent>
                  <w:p w:rsidR="00B27A5C" w:rsidRDefault="00B27A5C" w:rsidP="00B27A5C">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B27A5C" w:rsidRPr="008A161B" w:rsidRDefault="00B27A5C" w:rsidP="00B27A5C">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B27A5C">
        <w:t>Table of Contents</w:t>
      </w:r>
    </w:p>
    <w:p w:rsidR="00805E19" w:rsidRPr="00B27A5C" w:rsidRDefault="00805E19" w:rsidP="00805E19">
      <w:pPr>
        <w:jc w:val="center"/>
        <w:rPr>
          <w:rFonts w:ascii="Impact" w:hAnsi="Impact"/>
          <w:sz w:val="44"/>
          <w:szCs w:val="44"/>
        </w:rPr>
      </w:pPr>
      <w:r w:rsidRPr="00B27A5C">
        <w:rPr>
          <w:rFonts w:ascii="Impact" w:hAnsi="Impact"/>
          <w:sz w:val="52"/>
          <w:szCs w:val="52"/>
        </w:rPr>
        <w:t>T</w:t>
      </w:r>
      <w:r w:rsidRPr="00B27A5C">
        <w:rPr>
          <w:rFonts w:ascii="Impact" w:hAnsi="Impact"/>
          <w:sz w:val="44"/>
          <w:szCs w:val="44"/>
        </w:rPr>
        <w:t xml:space="preserve">ABLE OF </w:t>
      </w:r>
      <w:r w:rsidRPr="00B27A5C">
        <w:rPr>
          <w:rFonts w:ascii="Impact" w:hAnsi="Impact"/>
          <w:sz w:val="52"/>
          <w:szCs w:val="52"/>
        </w:rPr>
        <w:t>C</w:t>
      </w:r>
      <w:r w:rsidRPr="00B27A5C">
        <w:rPr>
          <w:rFonts w:ascii="Impact" w:hAnsi="Impact"/>
          <w:sz w:val="44"/>
          <w:szCs w:val="44"/>
        </w:rPr>
        <w:t>ONTENTS</w:t>
      </w:r>
    </w:p>
    <w:p w:rsidR="00805E19" w:rsidRDefault="00805E19" w:rsidP="00805E19">
      <w:pPr>
        <w:jc w:val="center"/>
        <w:rPr>
          <w:rFonts w:ascii="Impact" w:hAnsi="Impact"/>
          <w:sz w:val="56"/>
          <w:szCs w:val="56"/>
        </w:rPr>
      </w:pPr>
    </w:p>
    <w:p w:rsidR="00805E19" w:rsidRDefault="00805E19" w:rsidP="00805E19">
      <w:pPr>
        <w:ind w:firstLine="0"/>
        <w:rPr>
          <w:rFonts w:ascii="Impact" w:hAnsi="Impact"/>
          <w:sz w:val="56"/>
          <w:szCs w:val="56"/>
        </w:rPr>
        <w:sectPr w:rsidR="00805E19" w:rsidSect="00FC6777">
          <w:pgSz w:w="12240" w:h="15840"/>
          <w:pgMar w:top="420" w:right="600" w:bottom="280" w:left="520" w:header="720" w:footer="288" w:gutter="0"/>
          <w:cols w:space="460"/>
          <w:noEndnote/>
          <w:docGrid w:linePitch="299"/>
        </w:sectPr>
      </w:pPr>
    </w:p>
    <w:p w:rsidR="00805E19" w:rsidRDefault="00623C29" w:rsidP="00B27A5C">
      <w:pPr>
        <w:pStyle w:val="TOC1"/>
        <w:rPr>
          <w:noProof/>
          <w:sz w:val="22"/>
          <w:szCs w:val="22"/>
        </w:rPr>
      </w:pPr>
      <w:r w:rsidRPr="00623C29">
        <w:lastRenderedPageBreak/>
        <w:fldChar w:fldCharType="begin"/>
      </w:r>
      <w:r w:rsidR="003B5DD4" w:rsidRPr="0076627D">
        <w:instrText xml:space="preserve"> TOC \o "1-2" \u </w:instrText>
      </w:r>
      <w:r w:rsidRPr="00623C29">
        <w:fldChar w:fldCharType="separate"/>
      </w:r>
      <w:r w:rsidR="00805E19" w:rsidRPr="00AE53B5">
        <w:rPr>
          <w:rFonts w:ascii="Times New Roman" w:hAnsi="Times New Roman"/>
          <w:noProof/>
          <w:color w:val="191919"/>
          <w:spacing w:val="-25"/>
          <w:position w:val="-9"/>
        </w:rPr>
        <w:t>M</w:t>
      </w:r>
      <w:r w:rsidR="00805E19" w:rsidRPr="00AE53B5">
        <w:rPr>
          <w:rFonts w:ascii="Times New Roman" w:hAnsi="Times New Roman"/>
          <w:noProof/>
          <w:color w:val="191919"/>
          <w:spacing w:val="-26"/>
          <w:position w:val="-9"/>
        </w:rPr>
        <w:t>ISSIO</w:t>
      </w:r>
      <w:r w:rsidR="00805E19" w:rsidRPr="00AE53B5">
        <w:rPr>
          <w:rFonts w:ascii="Times New Roman" w:hAnsi="Times New Roman"/>
          <w:noProof/>
          <w:color w:val="191919"/>
          <w:spacing w:val="-25"/>
          <w:position w:val="-9"/>
        </w:rPr>
        <w:t>N</w:t>
      </w:r>
      <w:r w:rsidR="00805E19" w:rsidRPr="00AE53B5">
        <w:rPr>
          <w:rFonts w:ascii="Times New Roman" w:hAnsi="Times New Roman"/>
          <w:noProof/>
          <w:color w:val="191919"/>
          <w:position w:val="-9"/>
        </w:rPr>
        <w:t>,</w:t>
      </w:r>
      <w:r w:rsidR="00805E19" w:rsidRPr="00AE53B5">
        <w:rPr>
          <w:rFonts w:ascii="Times New Roman" w:hAnsi="Times New Roman"/>
          <w:noProof/>
          <w:color w:val="191919"/>
          <w:spacing w:val="-51"/>
          <w:position w:val="-9"/>
        </w:rPr>
        <w:t xml:space="preserve"> </w:t>
      </w:r>
      <w:r w:rsidR="00805E19" w:rsidRPr="00AE53B5">
        <w:rPr>
          <w:rFonts w:ascii="Times New Roman" w:hAnsi="Times New Roman"/>
          <w:noProof/>
          <w:color w:val="191919"/>
          <w:spacing w:val="-25"/>
          <w:position w:val="-9"/>
        </w:rPr>
        <w:t>H</w:t>
      </w:r>
      <w:r w:rsidR="00805E19" w:rsidRPr="00AE53B5">
        <w:rPr>
          <w:rFonts w:ascii="Times New Roman" w:hAnsi="Times New Roman"/>
          <w:noProof/>
          <w:color w:val="191919"/>
          <w:spacing w:val="-26"/>
          <w:position w:val="-9"/>
        </w:rPr>
        <w:t>IS</w:t>
      </w:r>
      <w:r w:rsidR="00805E19" w:rsidRPr="00AE53B5">
        <w:rPr>
          <w:rFonts w:ascii="Times New Roman" w:hAnsi="Times New Roman"/>
          <w:noProof/>
          <w:color w:val="191919"/>
          <w:spacing w:val="-43"/>
          <w:position w:val="-9"/>
        </w:rPr>
        <w:t>T</w:t>
      </w:r>
      <w:r w:rsidR="00805E19" w:rsidRPr="00AE53B5">
        <w:rPr>
          <w:rFonts w:ascii="Times New Roman" w:hAnsi="Times New Roman"/>
          <w:noProof/>
          <w:color w:val="191919"/>
          <w:spacing w:val="-26"/>
          <w:position w:val="-9"/>
        </w:rPr>
        <w:t>O</w:t>
      </w:r>
      <w:r w:rsidR="00805E19" w:rsidRPr="00AE53B5">
        <w:rPr>
          <w:rFonts w:ascii="Times New Roman" w:hAnsi="Times New Roman"/>
          <w:noProof/>
          <w:color w:val="191919"/>
          <w:spacing w:val="-79"/>
          <w:position w:val="-9"/>
        </w:rPr>
        <w:t>R</w:t>
      </w:r>
      <w:r w:rsidR="00805E19" w:rsidRPr="00AE53B5">
        <w:rPr>
          <w:rFonts w:ascii="Times New Roman" w:hAnsi="Times New Roman"/>
          <w:noProof/>
          <w:color w:val="191919"/>
          <w:position w:val="-9"/>
        </w:rPr>
        <w:t>Y</w:t>
      </w:r>
      <w:r w:rsidR="00805E19">
        <w:rPr>
          <w:noProof/>
        </w:rPr>
        <w:tab/>
      </w:r>
      <w:r>
        <w:rPr>
          <w:noProof/>
        </w:rPr>
        <w:fldChar w:fldCharType="begin"/>
      </w:r>
      <w:r w:rsidR="00805E19">
        <w:rPr>
          <w:noProof/>
        </w:rPr>
        <w:instrText xml:space="preserve"> PAGEREF _Toc295058506 \h </w:instrText>
      </w:r>
      <w:r>
        <w:rPr>
          <w:noProof/>
        </w:rPr>
      </w:r>
      <w:r>
        <w:rPr>
          <w:noProof/>
        </w:rPr>
        <w:fldChar w:fldCharType="separate"/>
      </w:r>
      <w:r w:rsidR="009D15AB">
        <w:rPr>
          <w:noProof/>
        </w:rPr>
        <w:t>5</w:t>
      </w:r>
      <w:r>
        <w:rPr>
          <w:noProof/>
        </w:rPr>
        <w:fldChar w:fldCharType="end"/>
      </w:r>
    </w:p>
    <w:p w:rsidR="00805E19" w:rsidRDefault="00805E19" w:rsidP="00B27A5C">
      <w:pPr>
        <w:pStyle w:val="TOC1"/>
        <w:rPr>
          <w:noProof/>
          <w:sz w:val="22"/>
          <w:szCs w:val="22"/>
        </w:rPr>
      </w:pPr>
      <w:r w:rsidRPr="00AE53B5">
        <w:rPr>
          <w:rFonts w:ascii="Times New Roman" w:hAnsi="Times New Roman"/>
          <w:noProof/>
          <w:color w:val="191919"/>
          <w:position w:val="4"/>
        </w:rPr>
        <w:t>&amp;</w:t>
      </w:r>
      <w:r w:rsidRPr="00AE53B5">
        <w:rPr>
          <w:rFonts w:ascii="Times New Roman" w:hAnsi="Times New Roman"/>
          <w:noProof/>
          <w:color w:val="191919"/>
          <w:spacing w:val="-51"/>
          <w:position w:val="4"/>
        </w:rPr>
        <w:t xml:space="preserve"> </w:t>
      </w:r>
      <w:r w:rsidRPr="00AE53B5">
        <w:rPr>
          <w:rFonts w:ascii="Times New Roman" w:hAnsi="Times New Roman"/>
          <w:noProof/>
          <w:color w:val="191919"/>
          <w:spacing w:val="-26"/>
          <w:position w:val="4"/>
        </w:rPr>
        <w:t>PROFILE</w:t>
      </w:r>
      <w:r>
        <w:rPr>
          <w:noProof/>
        </w:rPr>
        <w:tab/>
      </w:r>
      <w:r w:rsidR="00623C29">
        <w:rPr>
          <w:noProof/>
        </w:rPr>
        <w:fldChar w:fldCharType="begin"/>
      </w:r>
      <w:r>
        <w:rPr>
          <w:noProof/>
        </w:rPr>
        <w:instrText xml:space="preserve"> PAGEREF _Toc295058507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MISSION</w:t>
      </w:r>
      <w:r w:rsidRPr="00AE53B5">
        <w:rPr>
          <w:noProof/>
          <w:color w:val="191919"/>
          <w:spacing w:val="45"/>
        </w:rPr>
        <w:t xml:space="preserve"> </w:t>
      </w:r>
      <w:r w:rsidRPr="00AE53B5">
        <w:rPr>
          <w:noProof/>
          <w:color w:val="191919"/>
        </w:rPr>
        <w:t>S</w:t>
      </w:r>
      <w:r w:rsidRPr="00AE53B5">
        <w:rPr>
          <w:noProof/>
          <w:color w:val="191919"/>
          <w:spacing w:val="-43"/>
        </w:rPr>
        <w:t>T</w:t>
      </w:r>
      <w:r w:rsidRPr="00AE53B5">
        <w:rPr>
          <w:noProof/>
          <w:color w:val="191919"/>
          <w:spacing w:val="-60"/>
        </w:rPr>
        <w:t>A</w:t>
      </w:r>
      <w:r w:rsidRPr="00AE53B5">
        <w:rPr>
          <w:noProof/>
          <w:color w:val="191919"/>
        </w:rPr>
        <w:t>TEMENT</w:t>
      </w:r>
      <w:r>
        <w:rPr>
          <w:noProof/>
        </w:rPr>
        <w:tab/>
      </w:r>
      <w:r w:rsidR="00623C29">
        <w:rPr>
          <w:noProof/>
        </w:rPr>
        <w:fldChar w:fldCharType="begin"/>
      </w:r>
      <w:r>
        <w:rPr>
          <w:noProof/>
        </w:rPr>
        <w:instrText xml:space="preserve"> PAGEREF _Toc295058508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HIS</w:t>
      </w:r>
      <w:r w:rsidRPr="00AE53B5">
        <w:rPr>
          <w:noProof/>
          <w:color w:val="191919"/>
          <w:spacing w:val="-10"/>
        </w:rPr>
        <w:t>T</w:t>
      </w:r>
      <w:r w:rsidRPr="00AE53B5">
        <w:rPr>
          <w:noProof/>
          <w:color w:val="191919"/>
        </w:rPr>
        <w:t>O</w:t>
      </w:r>
      <w:r w:rsidRPr="00AE53B5">
        <w:rPr>
          <w:noProof/>
          <w:color w:val="191919"/>
          <w:spacing w:val="-30"/>
        </w:rPr>
        <w:t>R</w:t>
      </w:r>
      <w:r w:rsidRPr="00AE53B5">
        <w:rPr>
          <w:noProof/>
          <w:color w:val="191919"/>
        </w:rPr>
        <w:t>Y</w:t>
      </w:r>
      <w:r>
        <w:rPr>
          <w:noProof/>
        </w:rPr>
        <w:tab/>
      </w:r>
      <w:r w:rsidR="00623C29">
        <w:rPr>
          <w:noProof/>
        </w:rPr>
        <w:fldChar w:fldCharType="begin"/>
      </w:r>
      <w:r>
        <w:rPr>
          <w:noProof/>
        </w:rPr>
        <w:instrText xml:space="preserve"> PAGEREF _Toc295058509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PROFILE</w:t>
      </w:r>
      <w:r>
        <w:rPr>
          <w:noProof/>
        </w:rPr>
        <w:tab/>
      </w:r>
      <w:r w:rsidR="00623C29">
        <w:rPr>
          <w:noProof/>
        </w:rPr>
        <w:fldChar w:fldCharType="begin"/>
      </w:r>
      <w:r>
        <w:rPr>
          <w:noProof/>
        </w:rPr>
        <w:instrText xml:space="preserve"> PAGEREF _Toc295058510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ACCREDITATION</w:t>
      </w:r>
      <w:r>
        <w:rPr>
          <w:noProof/>
        </w:rPr>
        <w:tab/>
      </w:r>
      <w:r w:rsidR="00623C29">
        <w:rPr>
          <w:noProof/>
        </w:rPr>
        <w:fldChar w:fldCharType="begin"/>
      </w:r>
      <w:r>
        <w:rPr>
          <w:noProof/>
        </w:rPr>
        <w:instrText xml:space="preserve"> PAGEREF _Toc295058511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UNDERGRADU</w:t>
      </w:r>
      <w:r w:rsidRPr="00AE53B5">
        <w:rPr>
          <w:noProof/>
          <w:spacing w:val="-14"/>
        </w:rPr>
        <w:t>A</w:t>
      </w:r>
      <w:r w:rsidRPr="00AE53B5">
        <w:rPr>
          <w:noProof/>
        </w:rPr>
        <w:t>TE</w:t>
      </w:r>
      <w:r w:rsidRPr="00AE53B5">
        <w:rPr>
          <w:noProof/>
          <w:spacing w:val="5"/>
        </w:rPr>
        <w:t xml:space="preserve"> </w:t>
      </w:r>
      <w:r w:rsidRPr="00AE53B5">
        <w:rPr>
          <w:noProof/>
        </w:rPr>
        <w:t>AND</w:t>
      </w:r>
      <w:r w:rsidRPr="00AE53B5">
        <w:rPr>
          <w:noProof/>
          <w:spacing w:val="15"/>
        </w:rPr>
        <w:t xml:space="preserve"> </w:t>
      </w:r>
      <w:r w:rsidRPr="00AE53B5">
        <w:rPr>
          <w:noProof/>
        </w:rPr>
        <w:t>GRADU</w:t>
      </w:r>
      <w:r w:rsidRPr="00AE53B5">
        <w:rPr>
          <w:noProof/>
          <w:spacing w:val="-14"/>
        </w:rPr>
        <w:t>A</w:t>
      </w:r>
      <w:r w:rsidRPr="00AE53B5">
        <w:rPr>
          <w:noProof/>
        </w:rPr>
        <w:t>TE</w:t>
      </w:r>
      <w:r w:rsidRPr="00AE53B5">
        <w:rPr>
          <w:noProof/>
          <w:spacing w:val="15"/>
        </w:rPr>
        <w:t xml:space="preserve"> </w:t>
      </w:r>
      <w:r w:rsidRPr="00AE53B5">
        <w:rPr>
          <w:noProof/>
        </w:rPr>
        <w:t>STUDIES</w:t>
      </w:r>
      <w:r>
        <w:rPr>
          <w:noProof/>
        </w:rPr>
        <w:tab/>
      </w:r>
      <w:r w:rsidR="00623C29">
        <w:rPr>
          <w:noProof/>
        </w:rPr>
        <w:fldChar w:fldCharType="begin"/>
      </w:r>
      <w:r>
        <w:rPr>
          <w:noProof/>
        </w:rPr>
        <w:instrText xml:space="preserve"> PAGEREF _Toc295058512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THE JAMES PENDERGRAST MEMORIAL LIBRARY</w:t>
      </w:r>
      <w:r>
        <w:rPr>
          <w:noProof/>
        </w:rPr>
        <w:tab/>
      </w:r>
      <w:r w:rsidR="00623C29">
        <w:rPr>
          <w:noProof/>
        </w:rPr>
        <w:fldChar w:fldCharType="begin"/>
      </w:r>
      <w:r>
        <w:rPr>
          <w:noProof/>
        </w:rPr>
        <w:instrText xml:space="preserve"> PAGEREF _Toc295058513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Pr>
          <w:noProof/>
        </w:rPr>
        <w:t>THE</w:t>
      </w:r>
      <w:r w:rsidRPr="00AE53B5">
        <w:rPr>
          <w:noProof/>
          <w:spacing w:val="2"/>
        </w:rPr>
        <w:t xml:space="preserve"> </w:t>
      </w:r>
      <w:r>
        <w:rPr>
          <w:noProof/>
        </w:rPr>
        <w:t>ALBANY</w:t>
      </w:r>
      <w:r w:rsidRPr="00AE53B5">
        <w:rPr>
          <w:noProof/>
          <w:spacing w:val="8"/>
        </w:rPr>
        <w:t xml:space="preserve"> </w:t>
      </w:r>
      <w:r>
        <w:rPr>
          <w:noProof/>
        </w:rPr>
        <w:t>S</w:t>
      </w:r>
      <w:r w:rsidRPr="00AE53B5">
        <w:rPr>
          <w:noProof/>
          <w:spacing w:val="-13"/>
        </w:rPr>
        <w:t>TA</w:t>
      </w:r>
      <w:r>
        <w:rPr>
          <w:noProof/>
        </w:rPr>
        <w:t>TE</w:t>
      </w:r>
      <w:r w:rsidRPr="00AE53B5">
        <w:rPr>
          <w:noProof/>
          <w:spacing w:val="15"/>
        </w:rPr>
        <w:t xml:space="preserve"> </w:t>
      </w:r>
      <w:r>
        <w:rPr>
          <w:noProof/>
        </w:rPr>
        <w:t>UNIVERSITY</w:t>
      </w:r>
      <w:r w:rsidRPr="00AE53B5">
        <w:rPr>
          <w:noProof/>
          <w:spacing w:val="-5"/>
        </w:rPr>
        <w:t xml:space="preserve"> </w:t>
      </w:r>
      <w:r>
        <w:rPr>
          <w:noProof/>
        </w:rPr>
        <w:t>ALUMNI</w:t>
      </w:r>
      <w:r w:rsidRPr="00AE53B5">
        <w:rPr>
          <w:noProof/>
          <w:spacing w:val="2"/>
        </w:rPr>
        <w:t xml:space="preserve"> </w:t>
      </w:r>
      <w:r>
        <w:rPr>
          <w:noProof/>
        </w:rPr>
        <w:t>ASSOCI</w:t>
      </w:r>
      <w:r w:rsidRPr="00AE53B5">
        <w:rPr>
          <w:noProof/>
          <w:spacing w:val="-13"/>
        </w:rPr>
        <w:t>A</w:t>
      </w:r>
      <w:r>
        <w:rPr>
          <w:noProof/>
        </w:rPr>
        <w:t>TION</w:t>
      </w:r>
      <w:r>
        <w:rPr>
          <w:noProof/>
        </w:rPr>
        <w:tab/>
      </w:r>
      <w:r w:rsidR="00623C29">
        <w:rPr>
          <w:noProof/>
        </w:rPr>
        <w:fldChar w:fldCharType="begin"/>
      </w:r>
      <w:r>
        <w:rPr>
          <w:noProof/>
        </w:rPr>
        <w:instrText xml:space="preserve"> PAGEREF _Toc295058514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sidRPr="00AE53B5">
        <w:rPr>
          <w:rFonts w:ascii="Times New Roman" w:hAnsi="Times New Roman"/>
          <w:noProof/>
          <w:color w:val="191919"/>
          <w:spacing w:val="-25"/>
        </w:rPr>
        <w:t>A</w:t>
      </w:r>
      <w:r w:rsidRPr="00AE53B5">
        <w:rPr>
          <w:rFonts w:ascii="Times New Roman" w:hAnsi="Times New Roman"/>
          <w:noProof/>
          <w:color w:val="191919"/>
        </w:rPr>
        <w:t>DMISSIONS</w:t>
      </w:r>
      <w:r>
        <w:rPr>
          <w:noProof/>
        </w:rPr>
        <w:tab/>
      </w:r>
      <w:r w:rsidR="00623C29">
        <w:rPr>
          <w:noProof/>
        </w:rPr>
        <w:fldChar w:fldCharType="begin"/>
      </w:r>
      <w:r>
        <w:rPr>
          <w:noProof/>
        </w:rPr>
        <w:instrText xml:space="preserve"> PAGEREF _Toc295058515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4"/>
        </w:rPr>
        <w:t>ADMISSION</w:t>
      </w:r>
      <w:r w:rsidRPr="00AE53B5">
        <w:rPr>
          <w:noProof/>
          <w:color w:val="191919"/>
        </w:rPr>
        <w:t>S</w:t>
      </w:r>
      <w:r w:rsidRPr="00AE53B5">
        <w:rPr>
          <w:noProof/>
          <w:color w:val="191919"/>
          <w:spacing w:val="38"/>
        </w:rPr>
        <w:t xml:space="preserve"> </w:t>
      </w:r>
      <w:r w:rsidRPr="00AE53B5">
        <w:rPr>
          <w:noProof/>
          <w:color w:val="191919"/>
          <w:spacing w:val="-4"/>
        </w:rPr>
        <w:t>INFORM</w:t>
      </w:r>
      <w:r w:rsidRPr="00AE53B5">
        <w:rPr>
          <w:noProof/>
          <w:color w:val="191919"/>
          <w:spacing w:val="-63"/>
        </w:rPr>
        <w:t>A</w:t>
      </w:r>
      <w:r w:rsidRPr="00AE53B5">
        <w:rPr>
          <w:noProof/>
          <w:color w:val="191919"/>
          <w:spacing w:val="-4"/>
        </w:rPr>
        <w:t>TION</w:t>
      </w:r>
      <w:r>
        <w:rPr>
          <w:noProof/>
        </w:rPr>
        <w:tab/>
      </w:r>
      <w:r w:rsidR="00623C29">
        <w:rPr>
          <w:noProof/>
        </w:rPr>
        <w:fldChar w:fldCharType="begin"/>
      </w:r>
      <w:r>
        <w:rPr>
          <w:noProof/>
        </w:rPr>
        <w:instrText xml:space="preserve"> PAGEREF _Toc295058516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GENERA</w:t>
      </w:r>
      <w:r w:rsidRPr="00AE53B5">
        <w:rPr>
          <w:noProof/>
          <w:color w:val="191919"/>
        </w:rPr>
        <w:t xml:space="preserve">L </w:t>
      </w:r>
      <w:r w:rsidRPr="00AE53B5">
        <w:rPr>
          <w:noProof/>
          <w:color w:val="191919"/>
          <w:spacing w:val="-2"/>
        </w:rPr>
        <w:t>REQUIREMENTS</w:t>
      </w:r>
      <w:r>
        <w:rPr>
          <w:noProof/>
        </w:rPr>
        <w:tab/>
      </w:r>
      <w:r w:rsidR="00623C29">
        <w:rPr>
          <w:noProof/>
        </w:rPr>
        <w:fldChar w:fldCharType="begin"/>
      </w:r>
      <w:r>
        <w:rPr>
          <w:noProof/>
        </w:rPr>
        <w:instrText xml:space="preserve"> PAGEREF _Toc295058517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FRESHMA</w:t>
      </w:r>
      <w:r w:rsidRPr="00AE53B5">
        <w:rPr>
          <w:noProof/>
          <w:color w:val="191919"/>
        </w:rPr>
        <w:t>N</w:t>
      </w:r>
      <w:r w:rsidRPr="00AE53B5">
        <w:rPr>
          <w:noProof/>
          <w:color w:val="191919"/>
          <w:spacing w:val="-3"/>
        </w:rPr>
        <w:t xml:space="preserve"> </w:t>
      </w:r>
      <w:r w:rsidRPr="00AE53B5">
        <w:rPr>
          <w:noProof/>
          <w:color w:val="191919"/>
          <w:spacing w:val="-2"/>
        </w:rPr>
        <w:t>ADMISSIONS</w:t>
      </w:r>
      <w:r>
        <w:rPr>
          <w:noProof/>
        </w:rPr>
        <w:tab/>
      </w:r>
      <w:r w:rsidR="00623C29">
        <w:rPr>
          <w:noProof/>
        </w:rPr>
        <w:fldChar w:fldCharType="begin"/>
      </w:r>
      <w:r>
        <w:rPr>
          <w:noProof/>
        </w:rPr>
        <w:instrText xml:space="preserve"> PAGEREF _Toc295058518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S</w:t>
      </w:r>
      <w:r w:rsidRPr="00AE53B5">
        <w:rPr>
          <w:noProof/>
          <w:color w:val="191919"/>
          <w:spacing w:val="-20"/>
        </w:rPr>
        <w:t>A</w:t>
      </w:r>
      <w:r w:rsidRPr="00AE53B5">
        <w:rPr>
          <w:noProof/>
          <w:color w:val="191919"/>
        </w:rPr>
        <w:t>T</w:t>
      </w:r>
      <w:r w:rsidRPr="00AE53B5">
        <w:rPr>
          <w:noProof/>
          <w:color w:val="191919"/>
          <w:spacing w:val="-9"/>
        </w:rPr>
        <w:t xml:space="preserve"> </w:t>
      </w:r>
      <w:r w:rsidRPr="00AE53B5">
        <w:rPr>
          <w:noProof/>
          <w:color w:val="191919"/>
        </w:rPr>
        <w:t>REQUIREMENTS</w:t>
      </w:r>
      <w:r>
        <w:rPr>
          <w:noProof/>
        </w:rPr>
        <w:tab/>
      </w:r>
      <w:r w:rsidR="00623C29">
        <w:rPr>
          <w:noProof/>
        </w:rPr>
        <w:fldChar w:fldCharType="begin"/>
      </w:r>
      <w:r>
        <w:rPr>
          <w:noProof/>
        </w:rPr>
        <w:instrText xml:space="preserve"> PAGEREF _Toc295058519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w:t>
      </w:r>
      <w:r w:rsidRPr="00AE53B5">
        <w:rPr>
          <w:noProof/>
          <w:color w:val="191919"/>
        </w:rPr>
        <w:t>T</w:t>
      </w:r>
      <w:r w:rsidRPr="00AE53B5">
        <w:rPr>
          <w:noProof/>
          <w:color w:val="191919"/>
          <w:spacing w:val="-9"/>
        </w:rPr>
        <w:t xml:space="preserve"> </w:t>
      </w:r>
      <w:r w:rsidRPr="00AE53B5">
        <w:rPr>
          <w:noProof/>
          <w:color w:val="191919"/>
          <w:spacing w:val="-2"/>
        </w:rPr>
        <w:t>REQUIREMENTS</w:t>
      </w:r>
      <w:r>
        <w:rPr>
          <w:noProof/>
        </w:rPr>
        <w:tab/>
      </w:r>
      <w:r w:rsidR="00623C29">
        <w:rPr>
          <w:noProof/>
        </w:rPr>
        <w:fldChar w:fldCharType="begin"/>
      </w:r>
      <w:r>
        <w:rPr>
          <w:noProof/>
        </w:rPr>
        <w:instrText xml:space="preserve"> PAGEREF _Toc295058520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MINIMUM ADMISSION REQUIREMENTS</w:t>
      </w:r>
      <w:r>
        <w:rPr>
          <w:noProof/>
        </w:rPr>
        <w:tab/>
      </w:r>
      <w:r w:rsidR="00623C29">
        <w:rPr>
          <w:noProof/>
        </w:rPr>
        <w:fldChar w:fldCharType="begin"/>
      </w:r>
      <w:r>
        <w:rPr>
          <w:noProof/>
        </w:rPr>
        <w:instrText xml:space="preserve"> PAGEREF _Toc295058521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COLLEG</w:t>
      </w:r>
      <w:r w:rsidRPr="00AE53B5">
        <w:rPr>
          <w:noProof/>
        </w:rPr>
        <w:t>E</w:t>
      </w:r>
      <w:r w:rsidRPr="00AE53B5">
        <w:rPr>
          <w:noProof/>
          <w:spacing w:val="10"/>
        </w:rPr>
        <w:t xml:space="preserve"> </w:t>
      </w:r>
      <w:r w:rsidRPr="00AE53B5">
        <w:rPr>
          <w:noProof/>
          <w:spacing w:val="-2"/>
        </w:rPr>
        <w:t>PRE</w:t>
      </w:r>
      <w:r w:rsidRPr="00AE53B5">
        <w:rPr>
          <w:noProof/>
          <w:spacing w:val="-16"/>
        </w:rPr>
        <w:t>P</w:t>
      </w:r>
      <w:r w:rsidRPr="00AE53B5">
        <w:rPr>
          <w:noProof/>
          <w:spacing w:val="-2"/>
        </w:rPr>
        <w:t>AR</w:t>
      </w:r>
      <w:r w:rsidRPr="00AE53B5">
        <w:rPr>
          <w:noProof/>
          <w:spacing w:val="-16"/>
        </w:rPr>
        <w:t>A</w:t>
      </w:r>
      <w:r w:rsidRPr="00AE53B5">
        <w:rPr>
          <w:noProof/>
          <w:spacing w:val="-6"/>
        </w:rPr>
        <w:t>T</w:t>
      </w:r>
      <w:r w:rsidRPr="00AE53B5">
        <w:rPr>
          <w:noProof/>
          <w:spacing w:val="-2"/>
        </w:rPr>
        <w:t>O</w:t>
      </w:r>
      <w:r w:rsidRPr="00AE53B5">
        <w:rPr>
          <w:noProof/>
          <w:spacing w:val="-9"/>
        </w:rPr>
        <w:t>R</w:t>
      </w:r>
      <w:r w:rsidRPr="00AE53B5">
        <w:rPr>
          <w:noProof/>
        </w:rPr>
        <w:t>Y</w:t>
      </w:r>
      <w:r w:rsidRPr="00AE53B5">
        <w:rPr>
          <w:noProof/>
          <w:spacing w:val="4"/>
        </w:rPr>
        <w:t xml:space="preserve"> </w:t>
      </w:r>
      <w:r w:rsidRPr="00AE53B5">
        <w:rPr>
          <w:noProof/>
          <w:spacing w:val="-2"/>
        </w:rPr>
        <w:t>CURRICULU</w:t>
      </w:r>
      <w:r w:rsidRPr="00AE53B5">
        <w:rPr>
          <w:noProof/>
        </w:rPr>
        <w:t>M</w:t>
      </w:r>
      <w:r w:rsidRPr="00AE53B5">
        <w:rPr>
          <w:noProof/>
          <w:spacing w:val="10"/>
        </w:rPr>
        <w:t xml:space="preserve"> </w:t>
      </w:r>
      <w:r w:rsidRPr="00AE53B5">
        <w:rPr>
          <w:noProof/>
          <w:spacing w:val="-2"/>
        </w:rPr>
        <w:t>(CPC)</w:t>
      </w:r>
      <w:r>
        <w:rPr>
          <w:noProof/>
        </w:rPr>
        <w:tab/>
      </w:r>
      <w:r w:rsidR="00623C29">
        <w:rPr>
          <w:noProof/>
        </w:rPr>
        <w:fldChar w:fldCharType="begin"/>
      </w:r>
      <w:r>
        <w:rPr>
          <w:noProof/>
        </w:rPr>
        <w:instrText xml:space="preserve"> PAGEREF _Toc295058522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AREAS OF DEFICIENCY ALTERNATIVES</w:t>
      </w:r>
      <w:r>
        <w:rPr>
          <w:noProof/>
        </w:rPr>
        <w:tab/>
      </w:r>
      <w:r w:rsidR="00623C29">
        <w:rPr>
          <w:noProof/>
        </w:rPr>
        <w:fldChar w:fldCharType="begin"/>
      </w:r>
      <w:r>
        <w:rPr>
          <w:noProof/>
        </w:rPr>
        <w:instrText xml:space="preserve"> PAGEREF _Toc295058523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ENGLISH</w:t>
      </w:r>
      <w:r>
        <w:rPr>
          <w:noProof/>
        </w:rPr>
        <w:tab/>
      </w:r>
      <w:r w:rsidR="00623C29">
        <w:rPr>
          <w:noProof/>
        </w:rPr>
        <w:fldChar w:fldCharType="begin"/>
      </w:r>
      <w:r>
        <w:rPr>
          <w:noProof/>
        </w:rPr>
        <w:instrText xml:space="preserve"> PAGEREF _Toc295058524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M</w:t>
      </w:r>
      <w:r w:rsidRPr="00AE53B5">
        <w:rPr>
          <w:noProof/>
          <w:color w:val="191919"/>
          <w:spacing w:val="-16"/>
        </w:rPr>
        <w:t>A</w:t>
      </w:r>
      <w:r w:rsidRPr="00AE53B5">
        <w:rPr>
          <w:noProof/>
          <w:color w:val="191919"/>
        </w:rPr>
        <w:t>THEM</w:t>
      </w:r>
      <w:r w:rsidRPr="00AE53B5">
        <w:rPr>
          <w:noProof/>
          <w:color w:val="191919"/>
          <w:spacing w:val="-16"/>
        </w:rPr>
        <w:t>A</w:t>
      </w:r>
      <w:r w:rsidRPr="00AE53B5">
        <w:rPr>
          <w:noProof/>
          <w:color w:val="191919"/>
        </w:rPr>
        <w:t>TICS</w:t>
      </w:r>
      <w:r>
        <w:rPr>
          <w:noProof/>
        </w:rPr>
        <w:tab/>
      </w:r>
      <w:r w:rsidR="00623C29">
        <w:rPr>
          <w:noProof/>
        </w:rPr>
        <w:fldChar w:fldCharType="begin"/>
      </w:r>
      <w:r>
        <w:rPr>
          <w:noProof/>
        </w:rPr>
        <w:instrText xml:space="preserve"> PAGEREF _Toc295058525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SCIENCE</w:t>
      </w:r>
      <w:r>
        <w:rPr>
          <w:noProof/>
        </w:rPr>
        <w:tab/>
      </w:r>
      <w:r w:rsidR="00623C29">
        <w:rPr>
          <w:noProof/>
        </w:rPr>
        <w:fldChar w:fldCharType="begin"/>
      </w:r>
      <w:r>
        <w:rPr>
          <w:noProof/>
        </w:rPr>
        <w:instrText xml:space="preserve"> PAGEREF _Toc295058526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SOCIA</w:t>
      </w:r>
      <w:r w:rsidRPr="00AE53B5">
        <w:rPr>
          <w:noProof/>
          <w:color w:val="191919"/>
        </w:rPr>
        <w:t xml:space="preserve">L </w:t>
      </w:r>
      <w:r w:rsidRPr="00AE53B5">
        <w:rPr>
          <w:noProof/>
          <w:color w:val="191919"/>
          <w:spacing w:val="-2"/>
        </w:rPr>
        <w:t>SCIENCE</w:t>
      </w:r>
      <w:r>
        <w:rPr>
          <w:noProof/>
        </w:rPr>
        <w:tab/>
      </w:r>
      <w:r w:rsidR="00623C29">
        <w:rPr>
          <w:noProof/>
        </w:rPr>
        <w:fldChar w:fldCharType="begin"/>
      </w:r>
      <w:r>
        <w:rPr>
          <w:noProof/>
        </w:rPr>
        <w:instrText xml:space="preserve"> PAGEREF _Toc295058527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FOREIG</w:t>
      </w:r>
      <w:r w:rsidRPr="00AE53B5">
        <w:rPr>
          <w:noProof/>
          <w:color w:val="191919"/>
        </w:rPr>
        <w:t>N</w:t>
      </w:r>
      <w:r w:rsidRPr="00AE53B5">
        <w:rPr>
          <w:noProof/>
          <w:color w:val="191919"/>
          <w:spacing w:val="10"/>
        </w:rPr>
        <w:t xml:space="preserve"> </w:t>
      </w:r>
      <w:r w:rsidRPr="00AE53B5">
        <w:rPr>
          <w:noProof/>
          <w:color w:val="191919"/>
          <w:spacing w:val="-2"/>
        </w:rPr>
        <w:t>LANGUAGE</w:t>
      </w:r>
      <w:r>
        <w:rPr>
          <w:noProof/>
        </w:rPr>
        <w:tab/>
      </w:r>
      <w:r w:rsidR="00623C29">
        <w:rPr>
          <w:noProof/>
        </w:rPr>
        <w:fldChar w:fldCharType="begin"/>
      </w:r>
      <w:r>
        <w:rPr>
          <w:noProof/>
        </w:rPr>
        <w:instrText xml:space="preserve"> PAGEREF _Toc295058528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Home School Graduates or Graduates of Non-Accredited high Schools</w:t>
      </w:r>
      <w:r>
        <w:rPr>
          <w:noProof/>
        </w:rPr>
        <w:tab/>
      </w:r>
      <w:r w:rsidR="00623C29">
        <w:rPr>
          <w:noProof/>
        </w:rPr>
        <w:fldChar w:fldCharType="begin"/>
      </w:r>
      <w:r>
        <w:rPr>
          <w:noProof/>
        </w:rPr>
        <w:instrText xml:space="preserve"> PAGEREF _Toc295058529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TRANSFE</w:t>
      </w:r>
      <w:r w:rsidRPr="00AE53B5">
        <w:rPr>
          <w:noProof/>
          <w:color w:val="191919"/>
        </w:rPr>
        <w:t>R</w:t>
      </w:r>
      <w:r w:rsidRPr="00AE53B5">
        <w:rPr>
          <w:noProof/>
          <w:color w:val="191919"/>
          <w:spacing w:val="10"/>
        </w:rPr>
        <w:t xml:space="preserve"> </w:t>
      </w:r>
      <w:r w:rsidRPr="00AE53B5">
        <w:rPr>
          <w:noProof/>
          <w:color w:val="191919"/>
          <w:spacing w:val="-2"/>
        </w:rPr>
        <w:t>STUDENTS</w:t>
      </w:r>
      <w:r>
        <w:rPr>
          <w:noProof/>
        </w:rPr>
        <w:tab/>
      </w:r>
      <w:r w:rsidR="00623C29">
        <w:rPr>
          <w:noProof/>
        </w:rPr>
        <w:fldChar w:fldCharType="begin"/>
      </w:r>
      <w:r>
        <w:rPr>
          <w:noProof/>
        </w:rPr>
        <w:instrText xml:space="preserve"> PAGEREF _Toc295058530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TRANSIEN</w:t>
      </w:r>
      <w:r w:rsidRPr="00AE53B5">
        <w:rPr>
          <w:noProof/>
          <w:color w:val="191919"/>
        </w:rPr>
        <w:t>T</w:t>
      </w:r>
      <w:r w:rsidRPr="00AE53B5">
        <w:rPr>
          <w:noProof/>
          <w:color w:val="191919"/>
          <w:spacing w:val="7"/>
        </w:rPr>
        <w:t xml:space="preserve"> </w:t>
      </w:r>
      <w:r w:rsidRPr="00AE53B5">
        <w:rPr>
          <w:noProof/>
          <w:color w:val="191919"/>
          <w:spacing w:val="-2"/>
        </w:rPr>
        <w:t>STUDENTS</w:t>
      </w:r>
      <w:r>
        <w:rPr>
          <w:noProof/>
        </w:rPr>
        <w:tab/>
      </w:r>
      <w:r w:rsidR="00623C29">
        <w:rPr>
          <w:noProof/>
        </w:rPr>
        <w:fldChar w:fldCharType="begin"/>
      </w:r>
      <w:r>
        <w:rPr>
          <w:noProof/>
        </w:rPr>
        <w:instrText xml:space="preserve"> PAGEREF _Toc295058531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INTERN</w:t>
      </w:r>
      <w:r w:rsidRPr="00AE53B5">
        <w:rPr>
          <w:noProof/>
          <w:color w:val="191919"/>
          <w:spacing w:val="-16"/>
        </w:rPr>
        <w:t>A</w:t>
      </w:r>
      <w:r w:rsidRPr="00AE53B5">
        <w:rPr>
          <w:noProof/>
          <w:color w:val="191919"/>
        </w:rPr>
        <w:t>TIONAL</w:t>
      </w:r>
      <w:r w:rsidRPr="00AE53B5">
        <w:rPr>
          <w:noProof/>
          <w:color w:val="191919"/>
          <w:spacing w:val="1"/>
        </w:rPr>
        <w:t xml:space="preserve"> </w:t>
      </w:r>
      <w:r w:rsidRPr="00AE53B5">
        <w:rPr>
          <w:noProof/>
          <w:color w:val="191919"/>
        </w:rPr>
        <w:t>STUDENTS</w:t>
      </w:r>
      <w:r>
        <w:rPr>
          <w:noProof/>
        </w:rPr>
        <w:tab/>
      </w:r>
      <w:r w:rsidR="00623C29">
        <w:rPr>
          <w:noProof/>
        </w:rPr>
        <w:fldChar w:fldCharType="begin"/>
      </w:r>
      <w:r>
        <w:rPr>
          <w:noProof/>
        </w:rPr>
        <w:instrText xml:space="preserve"> PAGEREF _Toc295058532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AD</w:t>
      </w:r>
      <w:r w:rsidRPr="00AE53B5">
        <w:rPr>
          <w:noProof/>
          <w:color w:val="191919"/>
          <w:spacing w:val="-26"/>
        </w:rPr>
        <w:t>V</w:t>
      </w:r>
      <w:r w:rsidRPr="00AE53B5">
        <w:rPr>
          <w:noProof/>
          <w:color w:val="191919"/>
        </w:rPr>
        <w:t>ANCED</w:t>
      </w:r>
      <w:r w:rsidRPr="00AE53B5">
        <w:rPr>
          <w:noProof/>
          <w:color w:val="191919"/>
          <w:spacing w:val="10"/>
        </w:rPr>
        <w:t xml:space="preserve"> </w:t>
      </w:r>
      <w:r w:rsidRPr="00AE53B5">
        <w:rPr>
          <w:noProof/>
          <w:color w:val="191919"/>
        </w:rPr>
        <w:t>PLACEMENT</w:t>
      </w:r>
      <w:r w:rsidRPr="00AE53B5">
        <w:rPr>
          <w:noProof/>
          <w:color w:val="191919"/>
          <w:spacing w:val="7"/>
        </w:rPr>
        <w:t xml:space="preserve"> </w:t>
      </w:r>
      <w:r w:rsidRPr="00AE53B5">
        <w:rPr>
          <w:noProof/>
          <w:color w:val="191919"/>
        </w:rPr>
        <w:t>FOR</w:t>
      </w:r>
      <w:r w:rsidRPr="00AE53B5">
        <w:rPr>
          <w:noProof/>
          <w:color w:val="191919"/>
          <w:spacing w:val="10"/>
        </w:rPr>
        <w:t xml:space="preserve"> </w:t>
      </w:r>
      <w:r w:rsidRPr="00AE53B5">
        <w:rPr>
          <w:noProof/>
          <w:color w:val="191919"/>
        </w:rPr>
        <w:t>FRESHMEN</w:t>
      </w:r>
      <w:r>
        <w:rPr>
          <w:noProof/>
        </w:rPr>
        <w:tab/>
      </w:r>
      <w:r w:rsidR="00623C29">
        <w:rPr>
          <w:noProof/>
        </w:rPr>
        <w:fldChar w:fldCharType="begin"/>
      </w:r>
      <w:r>
        <w:rPr>
          <w:noProof/>
        </w:rPr>
        <w:instrText xml:space="preserve"> PAGEREF _Toc295058533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JOIN</w:t>
      </w:r>
      <w:r w:rsidRPr="00AE53B5">
        <w:rPr>
          <w:noProof/>
          <w:color w:val="191919"/>
        </w:rPr>
        <w:t>T</w:t>
      </w:r>
      <w:r w:rsidRPr="00AE53B5">
        <w:rPr>
          <w:noProof/>
          <w:color w:val="191919"/>
          <w:spacing w:val="7"/>
        </w:rPr>
        <w:t xml:space="preserve"> </w:t>
      </w:r>
      <w:r w:rsidRPr="00AE53B5">
        <w:rPr>
          <w:noProof/>
          <w:color w:val="191919"/>
          <w:spacing w:val="-2"/>
        </w:rPr>
        <w:t>ENROLLMEN</w:t>
      </w:r>
      <w:r w:rsidRPr="00AE53B5">
        <w:rPr>
          <w:noProof/>
          <w:color w:val="191919"/>
        </w:rPr>
        <w:t>T</w:t>
      </w:r>
      <w:r w:rsidRPr="00AE53B5">
        <w:rPr>
          <w:noProof/>
          <w:color w:val="191919"/>
          <w:spacing w:val="7"/>
        </w:rPr>
        <w:t xml:space="preserve"> </w:t>
      </w:r>
      <w:r w:rsidRPr="00AE53B5">
        <w:rPr>
          <w:noProof/>
          <w:color w:val="191919"/>
          <w:spacing w:val="-2"/>
        </w:rPr>
        <w:t>PROGRAM/ACCEL</w:t>
      </w:r>
      <w:r>
        <w:rPr>
          <w:noProof/>
        </w:rPr>
        <w:tab/>
      </w:r>
      <w:r w:rsidR="00623C29">
        <w:rPr>
          <w:noProof/>
        </w:rPr>
        <w:fldChar w:fldCharType="begin"/>
      </w:r>
      <w:r>
        <w:rPr>
          <w:noProof/>
        </w:rPr>
        <w:instrText xml:space="preserve"> PAGEREF _Toc295058534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ADMISSIONS</w:t>
      </w:r>
      <w:r>
        <w:rPr>
          <w:noProof/>
        </w:rPr>
        <w:tab/>
      </w:r>
      <w:r w:rsidR="00623C29">
        <w:rPr>
          <w:noProof/>
        </w:rPr>
        <w:fldChar w:fldCharType="begin"/>
      </w:r>
      <w:r>
        <w:rPr>
          <w:noProof/>
        </w:rPr>
        <w:instrText xml:space="preserve"> PAGEREF _Toc295058535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SENIO</w:t>
      </w:r>
      <w:r w:rsidRPr="00AE53B5">
        <w:rPr>
          <w:noProof/>
          <w:color w:val="191919"/>
        </w:rPr>
        <w:t>R</w:t>
      </w:r>
      <w:r w:rsidRPr="00AE53B5">
        <w:rPr>
          <w:noProof/>
          <w:color w:val="191919"/>
          <w:spacing w:val="10"/>
        </w:rPr>
        <w:t xml:space="preserve"> </w:t>
      </w:r>
      <w:r w:rsidRPr="00AE53B5">
        <w:rPr>
          <w:noProof/>
          <w:color w:val="191919"/>
          <w:spacing w:val="-2"/>
        </w:rPr>
        <w:t>CITIZENS AMENDMEN</w:t>
      </w:r>
      <w:r w:rsidRPr="00AE53B5">
        <w:rPr>
          <w:noProof/>
          <w:color w:val="191919"/>
        </w:rPr>
        <w:t>T</w:t>
      </w:r>
      <w:r w:rsidRPr="00AE53B5">
        <w:rPr>
          <w:noProof/>
          <w:color w:val="191919"/>
          <w:spacing w:val="-4"/>
        </w:rPr>
        <w:t xml:space="preserve"> </w:t>
      </w:r>
      <w:r w:rsidRPr="00AE53B5">
        <w:rPr>
          <w:noProof/>
          <w:color w:val="191919"/>
          <w:spacing w:val="-2"/>
        </w:rPr>
        <w:t>23</w:t>
      </w:r>
      <w:r>
        <w:rPr>
          <w:noProof/>
        </w:rPr>
        <w:tab/>
      </w:r>
      <w:r w:rsidR="00623C29">
        <w:rPr>
          <w:noProof/>
        </w:rPr>
        <w:fldChar w:fldCharType="begin"/>
      </w:r>
      <w:r>
        <w:rPr>
          <w:noProof/>
        </w:rPr>
        <w:instrText xml:space="preserve"> PAGEREF _Toc295058536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SPECIA</w:t>
      </w:r>
      <w:r w:rsidRPr="00AE53B5">
        <w:rPr>
          <w:noProof/>
          <w:color w:val="191919"/>
        </w:rPr>
        <w:t xml:space="preserve">L </w:t>
      </w:r>
      <w:r w:rsidRPr="00AE53B5">
        <w:rPr>
          <w:noProof/>
          <w:color w:val="191919"/>
          <w:spacing w:val="-2"/>
        </w:rPr>
        <w:t>STUDENTS</w:t>
      </w:r>
      <w:r>
        <w:rPr>
          <w:noProof/>
        </w:rPr>
        <w:tab/>
      </w:r>
      <w:r w:rsidR="00623C29">
        <w:rPr>
          <w:noProof/>
        </w:rPr>
        <w:fldChar w:fldCharType="begin"/>
      </w:r>
      <w:r>
        <w:rPr>
          <w:noProof/>
        </w:rPr>
        <w:instrText xml:space="preserve"> PAGEREF _Toc295058537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APPLICANT</w:t>
      </w:r>
      <w:r w:rsidRPr="00AE53B5">
        <w:rPr>
          <w:noProof/>
        </w:rPr>
        <w:t>S</w:t>
      </w:r>
      <w:r w:rsidRPr="00AE53B5">
        <w:rPr>
          <w:noProof/>
          <w:spacing w:val="10"/>
        </w:rPr>
        <w:t xml:space="preserve"> </w:t>
      </w:r>
      <w:r w:rsidRPr="00AE53B5">
        <w:rPr>
          <w:noProof/>
          <w:spacing w:val="-2"/>
        </w:rPr>
        <w:t>FRO</w:t>
      </w:r>
      <w:r w:rsidRPr="00AE53B5">
        <w:rPr>
          <w:noProof/>
        </w:rPr>
        <w:t xml:space="preserve">M A </w:t>
      </w:r>
      <w:r w:rsidRPr="00AE53B5">
        <w:rPr>
          <w:noProof/>
          <w:spacing w:val="-2"/>
        </w:rPr>
        <w:t>NON-ACCREDITE</w:t>
      </w:r>
      <w:r w:rsidRPr="00AE53B5">
        <w:rPr>
          <w:noProof/>
        </w:rPr>
        <w:t>D</w:t>
      </w:r>
      <w:r w:rsidRPr="00AE53B5">
        <w:rPr>
          <w:noProof/>
          <w:spacing w:val="10"/>
        </w:rPr>
        <w:t xml:space="preserve"> </w:t>
      </w:r>
      <w:r w:rsidRPr="00AE53B5">
        <w:rPr>
          <w:noProof/>
          <w:spacing w:val="-2"/>
        </w:rPr>
        <w:t>COLLEGE</w:t>
      </w:r>
      <w:r>
        <w:rPr>
          <w:noProof/>
        </w:rPr>
        <w:tab/>
      </w:r>
      <w:r w:rsidR="00623C29">
        <w:rPr>
          <w:noProof/>
        </w:rPr>
        <w:fldChar w:fldCharType="begin"/>
      </w:r>
      <w:r>
        <w:rPr>
          <w:noProof/>
        </w:rPr>
        <w:instrText xml:space="preserve"> PAGEREF _Toc295058538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3"/>
        </w:rPr>
        <w:t>R</w:t>
      </w:r>
      <w:r w:rsidRPr="00AE53B5">
        <w:rPr>
          <w:noProof/>
          <w:color w:val="191919"/>
          <w:spacing w:val="-3"/>
          <w:w w:val="102"/>
        </w:rPr>
        <w:t>EADMITS</w:t>
      </w:r>
      <w:r>
        <w:rPr>
          <w:noProof/>
        </w:rPr>
        <w:tab/>
      </w:r>
      <w:r w:rsidR="00623C29">
        <w:rPr>
          <w:noProof/>
        </w:rPr>
        <w:fldChar w:fldCharType="begin"/>
      </w:r>
      <w:r>
        <w:rPr>
          <w:noProof/>
        </w:rPr>
        <w:instrText xml:space="preserve"> PAGEREF _Toc295058539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AUDI</w:t>
      </w:r>
      <w:r w:rsidRPr="00AE53B5">
        <w:rPr>
          <w:noProof/>
          <w:color w:val="191919"/>
          <w:spacing w:val="-6"/>
        </w:rPr>
        <w:t>T</w:t>
      </w:r>
      <w:r w:rsidRPr="00AE53B5">
        <w:rPr>
          <w:noProof/>
          <w:color w:val="191919"/>
        </w:rPr>
        <w:t>ORS</w:t>
      </w:r>
      <w:r>
        <w:rPr>
          <w:noProof/>
        </w:rPr>
        <w:tab/>
      </w:r>
      <w:r w:rsidR="00623C29">
        <w:rPr>
          <w:noProof/>
        </w:rPr>
        <w:fldChar w:fldCharType="begin"/>
      </w:r>
      <w:r>
        <w:rPr>
          <w:noProof/>
        </w:rPr>
        <w:instrText xml:space="preserve"> PAGEREF _Toc295058540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000000" w:themeColor="text1"/>
        </w:rPr>
        <w:t>MOVE ON WHEN READY</w:t>
      </w:r>
      <w:r>
        <w:rPr>
          <w:noProof/>
        </w:rPr>
        <w:tab/>
      </w:r>
      <w:r w:rsidR="00623C29">
        <w:rPr>
          <w:noProof/>
        </w:rPr>
        <w:fldChar w:fldCharType="begin"/>
      </w:r>
      <w:r>
        <w:rPr>
          <w:noProof/>
        </w:rPr>
        <w:instrText xml:space="preserve"> PAGEREF _Toc295058541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sidRPr="00AE53B5">
        <w:rPr>
          <w:rFonts w:ascii="Times New Roman" w:hAnsi="Times New Roman"/>
          <w:noProof/>
          <w:color w:val="191919"/>
          <w:spacing w:val="-45"/>
          <w:position w:val="-6"/>
        </w:rPr>
        <w:t>FINANCIAL</w:t>
      </w:r>
      <w:r>
        <w:rPr>
          <w:noProof/>
        </w:rPr>
        <w:tab/>
      </w:r>
      <w:r w:rsidR="00623C29">
        <w:rPr>
          <w:noProof/>
        </w:rPr>
        <w:fldChar w:fldCharType="begin"/>
      </w:r>
      <w:r>
        <w:rPr>
          <w:noProof/>
        </w:rPr>
        <w:instrText xml:space="preserve"> PAGEREF _Toc295058542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sidRPr="00AE53B5">
        <w:rPr>
          <w:rFonts w:ascii="Times New Roman" w:hAnsi="Times New Roman"/>
          <w:noProof/>
          <w:color w:val="191919"/>
          <w:position w:val="4"/>
        </w:rPr>
        <w:t>INFORM</w:t>
      </w:r>
      <w:r w:rsidRPr="00AE53B5">
        <w:rPr>
          <w:rFonts w:ascii="Times New Roman" w:hAnsi="Times New Roman"/>
          <w:noProof/>
          <w:color w:val="191919"/>
          <w:spacing w:val="-151"/>
          <w:position w:val="4"/>
        </w:rPr>
        <w:t>A</w:t>
      </w:r>
      <w:r w:rsidRPr="00AE53B5">
        <w:rPr>
          <w:rFonts w:ascii="Times New Roman" w:hAnsi="Times New Roman"/>
          <w:noProof/>
          <w:color w:val="191919"/>
          <w:position w:val="4"/>
        </w:rPr>
        <w:t>TION</w:t>
      </w:r>
      <w:r>
        <w:rPr>
          <w:noProof/>
        </w:rPr>
        <w:tab/>
      </w:r>
      <w:r w:rsidR="00623C29">
        <w:rPr>
          <w:noProof/>
        </w:rPr>
        <w:fldChar w:fldCharType="begin"/>
      </w:r>
      <w:r>
        <w:rPr>
          <w:noProof/>
        </w:rPr>
        <w:instrText xml:space="preserve"> PAGEREF _Toc295058543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4"/>
        </w:rPr>
        <w:t>FINANCIA</w:t>
      </w:r>
      <w:r w:rsidRPr="00AE53B5">
        <w:rPr>
          <w:noProof/>
          <w:color w:val="191919"/>
        </w:rPr>
        <w:t>L</w:t>
      </w:r>
      <w:r w:rsidRPr="00AE53B5">
        <w:rPr>
          <w:noProof/>
          <w:color w:val="191919"/>
          <w:spacing w:val="-46"/>
        </w:rPr>
        <w:t xml:space="preserve"> </w:t>
      </w:r>
      <w:r w:rsidRPr="00AE53B5">
        <w:rPr>
          <w:noProof/>
          <w:color w:val="191919"/>
          <w:spacing w:val="-4"/>
        </w:rPr>
        <w:t>AI</w:t>
      </w:r>
      <w:r w:rsidRPr="00AE53B5">
        <w:rPr>
          <w:noProof/>
          <w:color w:val="191919"/>
        </w:rPr>
        <w:t xml:space="preserve">D </w:t>
      </w:r>
      <w:r w:rsidRPr="00AE53B5">
        <w:rPr>
          <w:noProof/>
          <w:color w:val="191919"/>
          <w:spacing w:val="-4"/>
        </w:rPr>
        <w:t>INFORMATION</w:t>
      </w:r>
      <w:r>
        <w:rPr>
          <w:noProof/>
        </w:rPr>
        <w:tab/>
      </w:r>
      <w:r w:rsidR="00623C29">
        <w:rPr>
          <w:noProof/>
        </w:rPr>
        <w:fldChar w:fldCharType="begin"/>
      </w:r>
      <w:r>
        <w:rPr>
          <w:noProof/>
        </w:rPr>
        <w:instrText xml:space="preserve"> PAGEREF _Toc295058544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3"/>
        </w:rPr>
        <w:t>FINANCIA</w:t>
      </w:r>
      <w:r w:rsidRPr="00AE53B5">
        <w:rPr>
          <w:noProof/>
        </w:rPr>
        <w:t>L</w:t>
      </w:r>
      <w:r w:rsidRPr="00AE53B5">
        <w:rPr>
          <w:noProof/>
          <w:spacing w:val="6"/>
        </w:rPr>
        <w:t xml:space="preserve"> </w:t>
      </w:r>
      <w:r w:rsidRPr="00AE53B5">
        <w:rPr>
          <w:noProof/>
          <w:spacing w:val="-3"/>
        </w:rPr>
        <w:t>AI</w:t>
      </w:r>
      <w:r w:rsidRPr="00AE53B5">
        <w:rPr>
          <w:noProof/>
        </w:rPr>
        <w:t>D</w:t>
      </w:r>
      <w:r w:rsidRPr="00AE53B5">
        <w:rPr>
          <w:noProof/>
          <w:spacing w:val="2"/>
        </w:rPr>
        <w:t xml:space="preserve"> </w:t>
      </w:r>
      <w:r w:rsidRPr="00AE53B5">
        <w:rPr>
          <w:noProof/>
          <w:spacing w:val="-3"/>
        </w:rPr>
        <w:t>APPLIC</w:t>
      </w:r>
      <w:r w:rsidRPr="00AE53B5">
        <w:rPr>
          <w:noProof/>
          <w:spacing w:val="-17"/>
        </w:rPr>
        <w:t>A</w:t>
      </w:r>
      <w:r w:rsidRPr="00AE53B5">
        <w:rPr>
          <w:noProof/>
          <w:spacing w:val="-3"/>
        </w:rPr>
        <w:t>TIO</w:t>
      </w:r>
      <w:r w:rsidRPr="00AE53B5">
        <w:rPr>
          <w:noProof/>
        </w:rPr>
        <w:t>N</w:t>
      </w:r>
      <w:r w:rsidRPr="00AE53B5">
        <w:rPr>
          <w:noProof/>
          <w:spacing w:val="36"/>
        </w:rPr>
        <w:t xml:space="preserve"> </w:t>
      </w:r>
      <w:r w:rsidRPr="00AE53B5">
        <w:rPr>
          <w:noProof/>
          <w:spacing w:val="-3"/>
        </w:rPr>
        <w:t>P</w:t>
      </w:r>
      <w:r w:rsidRPr="00AE53B5">
        <w:rPr>
          <w:noProof/>
          <w:spacing w:val="-3"/>
          <w:w w:val="102"/>
        </w:rPr>
        <w:t>ROCEDURES</w:t>
      </w:r>
      <w:r>
        <w:rPr>
          <w:noProof/>
        </w:rPr>
        <w:tab/>
      </w:r>
      <w:r w:rsidR="00623C29">
        <w:rPr>
          <w:noProof/>
        </w:rPr>
        <w:fldChar w:fldCharType="begin"/>
      </w:r>
      <w:r>
        <w:rPr>
          <w:noProof/>
        </w:rPr>
        <w:instrText xml:space="preserve"> PAGEREF _Toc295058545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Pr>
          <w:noProof/>
        </w:rPr>
        <w:lastRenderedPageBreak/>
        <w:t>Annual Appliction Deadline Dates</w:t>
      </w:r>
      <w:r>
        <w:rPr>
          <w:noProof/>
        </w:rPr>
        <w:tab/>
      </w:r>
      <w:r w:rsidR="00623C29">
        <w:rPr>
          <w:noProof/>
        </w:rPr>
        <w:fldChar w:fldCharType="begin"/>
      </w:r>
      <w:r>
        <w:rPr>
          <w:noProof/>
        </w:rPr>
        <w:instrText xml:space="preserve"> PAGEREF _Toc295058546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SATISFACTORY ACADEMIC PROGRESS (SAP)</w:t>
      </w:r>
      <w:r>
        <w:rPr>
          <w:noProof/>
        </w:rPr>
        <w:tab/>
      </w:r>
      <w:r w:rsidR="00623C29">
        <w:rPr>
          <w:noProof/>
        </w:rPr>
        <w:fldChar w:fldCharType="begin"/>
      </w:r>
      <w:r>
        <w:rPr>
          <w:noProof/>
        </w:rPr>
        <w:instrText xml:space="preserve"> PAGEREF _Toc295058547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b/>
          <w:noProof/>
        </w:rPr>
        <w:t>QUALITATIVE MEASUREMENT</w:t>
      </w:r>
      <w:r>
        <w:rPr>
          <w:noProof/>
        </w:rPr>
        <w:tab/>
      </w:r>
      <w:r w:rsidR="00623C29">
        <w:rPr>
          <w:noProof/>
        </w:rPr>
        <w:fldChar w:fldCharType="begin"/>
      </w:r>
      <w:r>
        <w:rPr>
          <w:noProof/>
        </w:rPr>
        <w:instrText xml:space="preserve"> PAGEREF _Toc295058548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b/>
          <w:noProof/>
        </w:rPr>
        <w:t>QUANTITATIVE MEASUREMENT</w:t>
      </w:r>
      <w:r>
        <w:rPr>
          <w:noProof/>
        </w:rPr>
        <w:tab/>
      </w:r>
      <w:r w:rsidR="00623C29">
        <w:rPr>
          <w:noProof/>
        </w:rPr>
        <w:fldChar w:fldCharType="begin"/>
      </w:r>
      <w:r>
        <w:rPr>
          <w:noProof/>
        </w:rPr>
        <w:instrText xml:space="preserve"> PAGEREF _Toc295058549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DEFINITION OF HOURS ATTEMPTED AND  COMPLETED</w:t>
      </w:r>
      <w:r>
        <w:rPr>
          <w:noProof/>
        </w:rPr>
        <w:tab/>
      </w:r>
      <w:r w:rsidR="00623C29">
        <w:rPr>
          <w:noProof/>
        </w:rPr>
        <w:fldChar w:fldCharType="begin"/>
      </w:r>
      <w:r>
        <w:rPr>
          <w:noProof/>
        </w:rPr>
        <w:instrText xml:space="preserve"> PAGEREF _Toc295058550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MAXIMUM TIME FRAME: DEFINITION OF HOURS ATTEMPTED</w:t>
      </w:r>
      <w:r>
        <w:rPr>
          <w:noProof/>
        </w:rPr>
        <w:tab/>
      </w:r>
      <w:r w:rsidR="00623C29">
        <w:rPr>
          <w:noProof/>
        </w:rPr>
        <w:fldChar w:fldCharType="begin"/>
      </w:r>
      <w:r>
        <w:rPr>
          <w:noProof/>
        </w:rPr>
        <w:instrText xml:space="preserve"> PAGEREF _Toc295058551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TRANSIENT COURSES</w:t>
      </w:r>
      <w:r>
        <w:rPr>
          <w:noProof/>
        </w:rPr>
        <w:tab/>
      </w:r>
      <w:r w:rsidR="00623C29">
        <w:rPr>
          <w:noProof/>
        </w:rPr>
        <w:fldChar w:fldCharType="begin"/>
      </w:r>
      <w:r>
        <w:rPr>
          <w:noProof/>
        </w:rPr>
        <w:instrText xml:space="preserve"> PAGEREF _Toc295058552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SECOND DEGREES, DOUBLE MAJORS, AND MINORS</w:t>
      </w:r>
      <w:r>
        <w:rPr>
          <w:noProof/>
        </w:rPr>
        <w:tab/>
      </w:r>
      <w:r w:rsidR="00623C29">
        <w:rPr>
          <w:noProof/>
        </w:rPr>
        <w:fldChar w:fldCharType="begin"/>
      </w:r>
      <w:r>
        <w:rPr>
          <w:noProof/>
        </w:rPr>
        <w:instrText xml:space="preserve"> PAGEREF _Toc295058553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COMPLETED PROGRAM OF STUDY BUT NO DEGREE EARNED</w:t>
      </w:r>
      <w:r>
        <w:rPr>
          <w:noProof/>
        </w:rPr>
        <w:tab/>
      </w:r>
      <w:r w:rsidR="00623C29">
        <w:rPr>
          <w:noProof/>
        </w:rPr>
        <w:fldChar w:fldCharType="begin"/>
      </w:r>
      <w:r>
        <w:rPr>
          <w:noProof/>
        </w:rPr>
        <w:instrText xml:space="preserve"> PAGEREF _Toc295058554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UNOFFICIAL WITHDRAWAL (GRADES OF “F” IN ALL COURSES)</w:t>
      </w:r>
      <w:r>
        <w:rPr>
          <w:noProof/>
        </w:rPr>
        <w:tab/>
      </w:r>
      <w:r w:rsidR="00623C29">
        <w:rPr>
          <w:noProof/>
        </w:rPr>
        <w:fldChar w:fldCharType="begin"/>
      </w:r>
      <w:r>
        <w:rPr>
          <w:noProof/>
        </w:rPr>
        <w:instrText xml:space="preserve"> PAGEREF _Toc295058555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REINSTATEMENT OF FINANCIAL AID</w:t>
      </w:r>
      <w:r>
        <w:rPr>
          <w:noProof/>
        </w:rPr>
        <w:tab/>
      </w:r>
      <w:r w:rsidR="00623C29">
        <w:rPr>
          <w:noProof/>
        </w:rPr>
        <w:fldChar w:fldCharType="begin"/>
      </w:r>
      <w:r>
        <w:rPr>
          <w:noProof/>
        </w:rPr>
        <w:instrText xml:space="preserve"> PAGEREF _Toc295058556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APPEALS PROCESS</w:t>
      </w:r>
      <w:r>
        <w:rPr>
          <w:noProof/>
        </w:rPr>
        <w:tab/>
      </w:r>
      <w:r w:rsidR="00623C29">
        <w:rPr>
          <w:noProof/>
        </w:rPr>
        <w:fldChar w:fldCharType="begin"/>
      </w:r>
      <w:r>
        <w:rPr>
          <w:noProof/>
        </w:rPr>
        <w:instrText xml:space="preserve"> PAGEREF _Toc295058557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SOURCES</w:t>
      </w:r>
      <w:r w:rsidRPr="00AE53B5">
        <w:rPr>
          <w:noProof/>
          <w:color w:val="191919"/>
          <w:spacing w:val="45"/>
        </w:rPr>
        <w:t xml:space="preserve"> </w:t>
      </w:r>
      <w:r w:rsidRPr="00AE53B5">
        <w:rPr>
          <w:noProof/>
          <w:color w:val="191919"/>
        </w:rPr>
        <w:t>OF</w:t>
      </w:r>
      <w:r w:rsidRPr="00AE53B5">
        <w:rPr>
          <w:noProof/>
          <w:color w:val="191919"/>
          <w:spacing w:val="45"/>
        </w:rPr>
        <w:t xml:space="preserve"> </w:t>
      </w:r>
      <w:r w:rsidRPr="00AE53B5">
        <w:rPr>
          <w:noProof/>
          <w:color w:val="191919"/>
        </w:rPr>
        <w:t>FINANCIAL</w:t>
      </w:r>
      <w:r w:rsidRPr="00AE53B5">
        <w:rPr>
          <w:noProof/>
          <w:color w:val="191919"/>
          <w:spacing w:val="-15"/>
        </w:rPr>
        <w:t xml:space="preserve"> </w:t>
      </w:r>
      <w:r w:rsidRPr="00AE53B5">
        <w:rPr>
          <w:noProof/>
          <w:color w:val="191919"/>
        </w:rPr>
        <w:t>AID</w:t>
      </w:r>
      <w:r>
        <w:rPr>
          <w:noProof/>
        </w:rPr>
        <w:tab/>
      </w:r>
      <w:r w:rsidR="00623C29">
        <w:rPr>
          <w:noProof/>
        </w:rPr>
        <w:fldChar w:fldCharType="begin"/>
      </w:r>
      <w:r>
        <w:rPr>
          <w:noProof/>
        </w:rPr>
        <w:instrText xml:space="preserve"> PAGEREF _Toc295058558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SCHOLARSHIPS</w:t>
      </w:r>
      <w:r>
        <w:rPr>
          <w:noProof/>
        </w:rPr>
        <w:tab/>
      </w:r>
      <w:r w:rsidR="00623C29">
        <w:rPr>
          <w:noProof/>
        </w:rPr>
        <w:fldChar w:fldCharType="begin"/>
      </w:r>
      <w:r>
        <w:rPr>
          <w:noProof/>
        </w:rPr>
        <w:instrText xml:space="preserve"> PAGEREF _Toc295058559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spacing w:val="-2"/>
        </w:rPr>
        <w:t>TH</w:t>
      </w:r>
      <w:r w:rsidRPr="00AE53B5">
        <w:rPr>
          <w:noProof/>
          <w:color w:val="262626" w:themeColor="text1" w:themeTint="D9"/>
        </w:rPr>
        <w:t>E</w:t>
      </w:r>
      <w:r w:rsidRPr="00AE53B5">
        <w:rPr>
          <w:noProof/>
          <w:color w:val="262626" w:themeColor="text1" w:themeTint="D9"/>
          <w:spacing w:val="10"/>
        </w:rPr>
        <w:t xml:space="preserve"> </w:t>
      </w:r>
      <w:r w:rsidRPr="00AE53B5">
        <w:rPr>
          <w:noProof/>
          <w:color w:val="262626" w:themeColor="text1" w:themeTint="D9"/>
          <w:spacing w:val="-2"/>
        </w:rPr>
        <w:t>PRESIDENTIA</w:t>
      </w:r>
      <w:r w:rsidRPr="00AE53B5">
        <w:rPr>
          <w:noProof/>
          <w:color w:val="262626" w:themeColor="text1" w:themeTint="D9"/>
        </w:rPr>
        <w:t xml:space="preserve">L </w:t>
      </w:r>
      <w:r w:rsidRPr="00AE53B5">
        <w:rPr>
          <w:noProof/>
          <w:color w:val="262626" w:themeColor="text1" w:themeTint="D9"/>
          <w:spacing w:val="-2"/>
        </w:rPr>
        <w:t>SCHOLARSHIP</w:t>
      </w:r>
      <w:r>
        <w:rPr>
          <w:noProof/>
        </w:rPr>
        <w:tab/>
      </w:r>
      <w:r w:rsidR="00623C29">
        <w:rPr>
          <w:noProof/>
        </w:rPr>
        <w:fldChar w:fldCharType="begin"/>
      </w:r>
      <w:r>
        <w:rPr>
          <w:noProof/>
        </w:rPr>
        <w:instrText xml:space="preserve"> PAGEREF _Toc295058560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TH</w:t>
      </w:r>
      <w:r w:rsidRPr="00AE53B5">
        <w:rPr>
          <w:noProof/>
        </w:rPr>
        <w:t>E</w:t>
      </w:r>
      <w:r w:rsidRPr="00AE53B5">
        <w:rPr>
          <w:noProof/>
          <w:spacing w:val="-3"/>
        </w:rPr>
        <w:t xml:space="preserve"> </w:t>
      </w:r>
      <w:r w:rsidRPr="00AE53B5">
        <w:rPr>
          <w:noProof/>
          <w:spacing w:val="-2"/>
        </w:rPr>
        <w:t>ALBAN</w:t>
      </w:r>
      <w:r w:rsidRPr="00AE53B5">
        <w:rPr>
          <w:noProof/>
        </w:rPr>
        <w:t>Y</w:t>
      </w:r>
      <w:r w:rsidRPr="00AE53B5">
        <w:rPr>
          <w:noProof/>
          <w:spacing w:val="4"/>
        </w:rPr>
        <w:t xml:space="preserve"> </w:t>
      </w:r>
      <w:r w:rsidRPr="00AE53B5">
        <w:rPr>
          <w:noProof/>
          <w:spacing w:val="-2"/>
        </w:rPr>
        <w:t>S</w:t>
      </w:r>
      <w:r w:rsidRPr="00AE53B5">
        <w:rPr>
          <w:noProof/>
          <w:spacing w:val="-16"/>
        </w:rPr>
        <w:t>TA</w:t>
      </w:r>
      <w:r w:rsidRPr="00AE53B5">
        <w:rPr>
          <w:noProof/>
          <w:spacing w:val="-2"/>
        </w:rPr>
        <w:t>T</w:t>
      </w:r>
      <w:r w:rsidRPr="00AE53B5">
        <w:rPr>
          <w:noProof/>
        </w:rPr>
        <w:t>E</w:t>
      </w:r>
      <w:r w:rsidRPr="00AE53B5">
        <w:rPr>
          <w:noProof/>
          <w:spacing w:val="10"/>
        </w:rPr>
        <w:t xml:space="preserve"> </w:t>
      </w:r>
      <w:r w:rsidRPr="00AE53B5">
        <w:rPr>
          <w:noProof/>
          <w:spacing w:val="-2"/>
        </w:rPr>
        <w:t>UNIVERSIT</w:t>
      </w:r>
      <w:r w:rsidRPr="00AE53B5">
        <w:rPr>
          <w:noProof/>
        </w:rPr>
        <w:t>Y</w:t>
      </w:r>
      <w:r w:rsidRPr="00AE53B5">
        <w:rPr>
          <w:noProof/>
          <w:spacing w:val="3"/>
        </w:rPr>
        <w:t xml:space="preserve"> </w:t>
      </w:r>
      <w:r w:rsidRPr="00AE53B5">
        <w:rPr>
          <w:noProof/>
          <w:spacing w:val="-2"/>
        </w:rPr>
        <w:t>FOUND</w:t>
      </w:r>
      <w:r w:rsidRPr="00AE53B5">
        <w:rPr>
          <w:noProof/>
          <w:spacing w:val="-16"/>
        </w:rPr>
        <w:t>A</w:t>
      </w:r>
      <w:r w:rsidRPr="00AE53B5">
        <w:rPr>
          <w:noProof/>
          <w:spacing w:val="-2"/>
        </w:rPr>
        <w:t>TIO</w:t>
      </w:r>
      <w:r w:rsidRPr="00AE53B5">
        <w:rPr>
          <w:noProof/>
        </w:rPr>
        <w:t>N</w:t>
      </w:r>
      <w:r w:rsidRPr="00AE53B5">
        <w:rPr>
          <w:noProof/>
          <w:spacing w:val="10"/>
        </w:rPr>
        <w:t xml:space="preserve"> </w:t>
      </w:r>
      <w:r w:rsidRPr="00AE53B5">
        <w:rPr>
          <w:noProof/>
          <w:spacing w:val="-2"/>
        </w:rPr>
        <w:t>SCHOLARSHIP</w:t>
      </w:r>
      <w:r>
        <w:rPr>
          <w:noProof/>
        </w:rPr>
        <w:tab/>
      </w:r>
      <w:r w:rsidR="00623C29">
        <w:rPr>
          <w:noProof/>
        </w:rPr>
        <w:fldChar w:fldCharType="begin"/>
      </w:r>
      <w:r>
        <w:rPr>
          <w:noProof/>
        </w:rPr>
        <w:instrText xml:space="preserve"> PAGEREF _Toc295058561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JAME</w:t>
      </w:r>
      <w:r w:rsidRPr="00AE53B5">
        <w:rPr>
          <w:noProof/>
        </w:rPr>
        <w:t>S</w:t>
      </w:r>
      <w:r w:rsidRPr="00AE53B5">
        <w:rPr>
          <w:noProof/>
          <w:spacing w:val="10"/>
        </w:rPr>
        <w:t xml:space="preserve"> </w:t>
      </w:r>
      <w:r w:rsidRPr="00AE53B5">
        <w:rPr>
          <w:noProof/>
          <w:spacing w:val="-2"/>
        </w:rPr>
        <w:t>H</w:t>
      </w:r>
      <w:r w:rsidRPr="00AE53B5">
        <w:rPr>
          <w:noProof/>
        </w:rPr>
        <w:t>.</w:t>
      </w:r>
      <w:r w:rsidRPr="00AE53B5">
        <w:rPr>
          <w:noProof/>
          <w:spacing w:val="-5"/>
        </w:rPr>
        <w:t xml:space="preserve"> </w:t>
      </w:r>
      <w:r w:rsidRPr="00AE53B5">
        <w:rPr>
          <w:noProof/>
          <w:spacing w:val="-2"/>
        </w:rPr>
        <w:t>PO</w:t>
      </w:r>
      <w:r w:rsidRPr="00AE53B5">
        <w:rPr>
          <w:noProof/>
          <w:spacing w:val="-9"/>
        </w:rPr>
        <w:t>R</w:t>
      </w:r>
      <w:r w:rsidRPr="00AE53B5">
        <w:rPr>
          <w:noProof/>
          <w:spacing w:val="-2"/>
        </w:rPr>
        <w:t>TE</w:t>
      </w:r>
      <w:r w:rsidRPr="00AE53B5">
        <w:rPr>
          <w:noProof/>
        </w:rPr>
        <w:t>R</w:t>
      </w:r>
      <w:r w:rsidRPr="00AE53B5">
        <w:rPr>
          <w:noProof/>
          <w:spacing w:val="-3"/>
        </w:rPr>
        <w:t xml:space="preserve"> </w:t>
      </w:r>
      <w:r w:rsidRPr="00AE53B5">
        <w:rPr>
          <w:noProof/>
          <w:spacing w:val="-2"/>
        </w:rPr>
        <w:t>ACADEMI</w:t>
      </w:r>
      <w:r w:rsidRPr="00AE53B5">
        <w:rPr>
          <w:noProof/>
        </w:rPr>
        <w:t>C</w:t>
      </w:r>
      <w:r w:rsidRPr="00AE53B5">
        <w:rPr>
          <w:noProof/>
          <w:spacing w:val="10"/>
        </w:rPr>
        <w:t xml:space="preserve"> </w:t>
      </w:r>
      <w:r w:rsidRPr="00AE53B5">
        <w:rPr>
          <w:noProof/>
          <w:spacing w:val="-2"/>
        </w:rPr>
        <w:t>SCHOLARSHIPS</w:t>
      </w:r>
      <w:r>
        <w:rPr>
          <w:noProof/>
        </w:rPr>
        <w:tab/>
      </w:r>
      <w:r w:rsidR="00623C29">
        <w:rPr>
          <w:noProof/>
        </w:rPr>
        <w:fldChar w:fldCharType="begin"/>
      </w:r>
      <w:r>
        <w:rPr>
          <w:noProof/>
        </w:rPr>
        <w:instrText xml:space="preserve"> PAGEREF _Toc295058562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GEORGI</w:t>
      </w:r>
      <w:r w:rsidRPr="00AE53B5">
        <w:rPr>
          <w:noProof/>
          <w:color w:val="262626" w:themeColor="text1" w:themeTint="D9"/>
          <w:spacing w:val="-16"/>
        </w:rPr>
        <w:t>A</w:t>
      </w:r>
      <w:r w:rsidRPr="00AE53B5">
        <w:rPr>
          <w:noProof/>
          <w:color w:val="262626" w:themeColor="text1" w:themeTint="D9"/>
        </w:rPr>
        <w:t>’S</w:t>
      </w:r>
      <w:r w:rsidRPr="00AE53B5">
        <w:rPr>
          <w:noProof/>
          <w:color w:val="262626" w:themeColor="text1" w:themeTint="D9"/>
          <w:spacing w:val="10"/>
        </w:rPr>
        <w:t xml:space="preserve"> </w:t>
      </w:r>
      <w:r w:rsidRPr="00AE53B5">
        <w:rPr>
          <w:noProof/>
          <w:color w:val="262626" w:themeColor="text1" w:themeTint="D9"/>
        </w:rPr>
        <w:t>HOPE</w:t>
      </w:r>
      <w:r w:rsidRPr="00AE53B5">
        <w:rPr>
          <w:noProof/>
          <w:color w:val="262626" w:themeColor="text1" w:themeTint="D9"/>
          <w:spacing w:val="-5"/>
        </w:rPr>
        <w:t xml:space="preserve"> </w:t>
      </w:r>
      <w:r w:rsidRPr="00AE53B5">
        <w:rPr>
          <w:noProof/>
          <w:color w:val="262626" w:themeColor="text1" w:themeTint="D9"/>
          <w:spacing w:val="-3"/>
        </w:rPr>
        <w:t>S</w:t>
      </w:r>
      <w:r w:rsidRPr="00AE53B5">
        <w:rPr>
          <w:noProof/>
          <w:color w:val="262626" w:themeColor="text1" w:themeTint="D9"/>
        </w:rPr>
        <w:t xml:space="preserve">CHOLARSHIP </w:t>
      </w:r>
      <w:r w:rsidRPr="00AE53B5">
        <w:rPr>
          <w:noProof/>
        </w:rPr>
        <w:t>(HELPING</w:t>
      </w:r>
      <w:r w:rsidRPr="00AE53B5">
        <w:rPr>
          <w:noProof/>
          <w:spacing w:val="10"/>
        </w:rPr>
        <w:t xml:space="preserve"> </w:t>
      </w:r>
      <w:r w:rsidRPr="00AE53B5">
        <w:rPr>
          <w:noProof/>
        </w:rPr>
        <w:t>OUTS</w:t>
      </w:r>
      <w:r w:rsidRPr="00AE53B5">
        <w:rPr>
          <w:noProof/>
          <w:spacing w:val="-16"/>
        </w:rPr>
        <w:t>T</w:t>
      </w:r>
      <w:r w:rsidRPr="00AE53B5">
        <w:rPr>
          <w:noProof/>
        </w:rPr>
        <w:t>ANDING</w:t>
      </w:r>
      <w:r w:rsidRPr="00AE53B5">
        <w:rPr>
          <w:noProof/>
          <w:spacing w:val="10"/>
        </w:rPr>
        <w:t xml:space="preserve"> </w:t>
      </w:r>
      <w:r w:rsidRPr="00AE53B5">
        <w:rPr>
          <w:noProof/>
        </w:rPr>
        <w:t>PUPILS</w:t>
      </w:r>
      <w:r w:rsidRPr="00AE53B5">
        <w:rPr>
          <w:noProof/>
          <w:spacing w:val="10"/>
        </w:rPr>
        <w:t xml:space="preserve"> </w:t>
      </w:r>
      <w:r w:rsidRPr="00AE53B5">
        <w:rPr>
          <w:noProof/>
        </w:rPr>
        <w:t>EDUC</w:t>
      </w:r>
      <w:r w:rsidRPr="00AE53B5">
        <w:rPr>
          <w:noProof/>
          <w:spacing w:val="-16"/>
        </w:rPr>
        <w:t>A</w:t>
      </w:r>
      <w:r w:rsidRPr="00AE53B5">
        <w:rPr>
          <w:noProof/>
        </w:rPr>
        <w:t>TIONAL</w:t>
      </w:r>
      <w:r w:rsidRPr="00AE53B5">
        <w:rPr>
          <w:noProof/>
          <w:spacing w:val="-19"/>
        </w:rPr>
        <w:t>L</w:t>
      </w:r>
      <w:r w:rsidRPr="00AE53B5">
        <w:rPr>
          <w:noProof/>
        </w:rPr>
        <w:t>Y)</w:t>
      </w:r>
      <w:r>
        <w:rPr>
          <w:noProof/>
        </w:rPr>
        <w:tab/>
      </w:r>
      <w:r w:rsidR="00623C29">
        <w:rPr>
          <w:noProof/>
        </w:rPr>
        <w:fldChar w:fldCharType="begin"/>
      </w:r>
      <w:r>
        <w:rPr>
          <w:noProof/>
        </w:rPr>
        <w:instrText xml:space="preserve"> PAGEREF _Toc295058563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TH</w:t>
      </w:r>
      <w:r w:rsidRPr="00AE53B5">
        <w:rPr>
          <w:noProof/>
        </w:rPr>
        <w:t>E</w:t>
      </w:r>
      <w:r w:rsidRPr="00AE53B5">
        <w:rPr>
          <w:noProof/>
          <w:spacing w:val="10"/>
        </w:rPr>
        <w:t xml:space="preserve"> </w:t>
      </w:r>
      <w:r w:rsidRPr="00AE53B5">
        <w:rPr>
          <w:noProof/>
          <w:spacing w:val="-2"/>
        </w:rPr>
        <w:t>HOP</w:t>
      </w:r>
      <w:r w:rsidRPr="00AE53B5">
        <w:rPr>
          <w:noProof/>
        </w:rPr>
        <w:t>E</w:t>
      </w:r>
      <w:r w:rsidRPr="00AE53B5">
        <w:rPr>
          <w:noProof/>
          <w:spacing w:val="-5"/>
        </w:rPr>
        <w:t xml:space="preserve"> </w:t>
      </w:r>
      <w:r w:rsidRPr="00AE53B5">
        <w:rPr>
          <w:noProof/>
          <w:spacing w:val="-3"/>
        </w:rPr>
        <w:t>P</w:t>
      </w:r>
      <w:r w:rsidRPr="00AE53B5">
        <w:rPr>
          <w:noProof/>
          <w:spacing w:val="-2"/>
        </w:rPr>
        <w:t>ROMIS</w:t>
      </w:r>
      <w:r w:rsidRPr="00AE53B5">
        <w:rPr>
          <w:noProof/>
        </w:rPr>
        <w:t>E</w:t>
      </w:r>
      <w:r w:rsidRPr="00AE53B5">
        <w:rPr>
          <w:noProof/>
          <w:spacing w:val="10"/>
        </w:rPr>
        <w:t xml:space="preserve"> </w:t>
      </w:r>
      <w:r w:rsidRPr="00AE53B5">
        <w:rPr>
          <w:noProof/>
          <w:spacing w:val="-2"/>
        </w:rPr>
        <w:t>SCHOLARSHI</w:t>
      </w:r>
      <w:r w:rsidRPr="00AE53B5">
        <w:rPr>
          <w:noProof/>
        </w:rPr>
        <w:t xml:space="preserve">P </w:t>
      </w:r>
      <w:r w:rsidRPr="00AE53B5">
        <w:rPr>
          <w:noProof/>
          <w:spacing w:val="-2"/>
        </w:rPr>
        <w:t>PROGRAM</w:t>
      </w:r>
      <w:r>
        <w:rPr>
          <w:noProof/>
        </w:rPr>
        <w:tab/>
      </w:r>
      <w:r w:rsidR="00623C29">
        <w:rPr>
          <w:noProof/>
        </w:rPr>
        <w:fldChar w:fldCharType="begin"/>
      </w:r>
      <w:r>
        <w:rPr>
          <w:noProof/>
        </w:rPr>
        <w:instrText xml:space="preserve"> PAGEREF _Toc295058564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THURGOO</w:t>
      </w:r>
      <w:r w:rsidRPr="00AE53B5">
        <w:rPr>
          <w:noProof/>
          <w:color w:val="191919"/>
        </w:rPr>
        <w:t>D</w:t>
      </w:r>
      <w:r w:rsidRPr="00AE53B5">
        <w:rPr>
          <w:noProof/>
          <w:color w:val="191919"/>
          <w:spacing w:val="10"/>
        </w:rPr>
        <w:t xml:space="preserve"> </w:t>
      </w:r>
      <w:r w:rsidRPr="00AE53B5">
        <w:rPr>
          <w:noProof/>
          <w:color w:val="191919"/>
          <w:spacing w:val="-2"/>
        </w:rPr>
        <w:t>MARSHAL</w:t>
      </w:r>
      <w:r w:rsidRPr="00AE53B5">
        <w:rPr>
          <w:noProof/>
          <w:color w:val="191919"/>
        </w:rPr>
        <w:t xml:space="preserve">L </w:t>
      </w:r>
      <w:r w:rsidRPr="00AE53B5">
        <w:rPr>
          <w:noProof/>
          <w:color w:val="191919"/>
          <w:spacing w:val="-2"/>
        </w:rPr>
        <w:t>SCHOLARSHIPS</w:t>
      </w:r>
      <w:r>
        <w:rPr>
          <w:noProof/>
        </w:rPr>
        <w:tab/>
      </w:r>
      <w:r w:rsidR="00623C29">
        <w:rPr>
          <w:noProof/>
        </w:rPr>
        <w:fldChar w:fldCharType="begin"/>
      </w:r>
      <w:r>
        <w:rPr>
          <w:noProof/>
        </w:rPr>
        <w:instrText xml:space="preserve"> PAGEREF _Toc295058565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ALBANY STATE UNIVERSITY NATIONAL ALUMNI ASSOCIATION SCHOLARSHIPS</w:t>
      </w:r>
      <w:r>
        <w:rPr>
          <w:noProof/>
        </w:rPr>
        <w:tab/>
      </w:r>
      <w:r w:rsidR="00623C29">
        <w:rPr>
          <w:noProof/>
        </w:rPr>
        <w:fldChar w:fldCharType="begin"/>
      </w:r>
      <w:r>
        <w:rPr>
          <w:noProof/>
        </w:rPr>
        <w:instrText xml:space="preserve"> PAGEREF _Toc295058566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MARI</w:t>
      </w:r>
      <w:r w:rsidRPr="00AE53B5">
        <w:rPr>
          <w:noProof/>
          <w:color w:val="191919"/>
        </w:rPr>
        <w:t>E</w:t>
      </w:r>
      <w:r w:rsidRPr="00AE53B5">
        <w:rPr>
          <w:noProof/>
          <w:color w:val="191919"/>
          <w:spacing w:val="10"/>
        </w:rPr>
        <w:t xml:space="preserve"> </w:t>
      </w:r>
      <w:r w:rsidRPr="00AE53B5">
        <w:rPr>
          <w:noProof/>
          <w:color w:val="191919"/>
          <w:spacing w:val="-2"/>
        </w:rPr>
        <w:t>H</w:t>
      </w:r>
      <w:r w:rsidRPr="00AE53B5">
        <w:rPr>
          <w:noProof/>
          <w:color w:val="191919"/>
        </w:rPr>
        <w:t>.</w:t>
      </w:r>
      <w:r w:rsidRPr="00AE53B5">
        <w:rPr>
          <w:noProof/>
          <w:color w:val="191919"/>
          <w:spacing w:val="-5"/>
        </w:rPr>
        <w:t xml:space="preserve"> </w:t>
      </w:r>
      <w:r w:rsidRPr="00AE53B5">
        <w:rPr>
          <w:noProof/>
          <w:color w:val="191919"/>
          <w:spacing w:val="-2"/>
        </w:rPr>
        <w:t>DIXO</w:t>
      </w:r>
      <w:r w:rsidRPr="00AE53B5">
        <w:rPr>
          <w:noProof/>
          <w:color w:val="191919"/>
        </w:rPr>
        <w:t>N</w:t>
      </w:r>
      <w:r w:rsidRPr="00AE53B5">
        <w:rPr>
          <w:noProof/>
          <w:color w:val="191919"/>
          <w:spacing w:val="10"/>
        </w:rPr>
        <w:t xml:space="preserve"> </w:t>
      </w:r>
      <w:r w:rsidRPr="00AE53B5">
        <w:rPr>
          <w:noProof/>
          <w:color w:val="191919"/>
          <w:spacing w:val="-2"/>
        </w:rPr>
        <w:t>SCHOLARSHIP</w:t>
      </w:r>
      <w:r>
        <w:rPr>
          <w:noProof/>
        </w:rPr>
        <w:tab/>
      </w:r>
      <w:r w:rsidR="00623C29">
        <w:rPr>
          <w:noProof/>
        </w:rPr>
        <w:fldChar w:fldCharType="begin"/>
      </w:r>
      <w:r>
        <w:rPr>
          <w:noProof/>
        </w:rPr>
        <w:instrText xml:space="preserve"> PAGEREF _Toc295058567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ALBAN</w:t>
      </w:r>
      <w:r w:rsidRPr="00AE53B5">
        <w:rPr>
          <w:noProof/>
        </w:rPr>
        <w:t>Y</w:t>
      </w:r>
      <w:r w:rsidRPr="00AE53B5">
        <w:rPr>
          <w:noProof/>
          <w:spacing w:val="4"/>
        </w:rPr>
        <w:t xml:space="preserve"> </w:t>
      </w:r>
      <w:r w:rsidRPr="00AE53B5">
        <w:rPr>
          <w:noProof/>
          <w:spacing w:val="-2"/>
        </w:rPr>
        <w:t>S</w:t>
      </w:r>
      <w:r w:rsidRPr="00AE53B5">
        <w:rPr>
          <w:noProof/>
          <w:spacing w:val="-16"/>
        </w:rPr>
        <w:t>TA</w:t>
      </w:r>
      <w:r w:rsidRPr="00AE53B5">
        <w:rPr>
          <w:noProof/>
          <w:spacing w:val="-2"/>
        </w:rPr>
        <w:t>T</w:t>
      </w:r>
      <w:r w:rsidRPr="00AE53B5">
        <w:rPr>
          <w:noProof/>
        </w:rPr>
        <w:t>E</w:t>
      </w:r>
      <w:r w:rsidRPr="00AE53B5">
        <w:rPr>
          <w:noProof/>
          <w:spacing w:val="10"/>
        </w:rPr>
        <w:t xml:space="preserve"> </w:t>
      </w:r>
      <w:r w:rsidRPr="00AE53B5">
        <w:rPr>
          <w:noProof/>
          <w:spacing w:val="-2"/>
        </w:rPr>
        <w:t>UNIVERSIT</w:t>
      </w:r>
      <w:r w:rsidRPr="00AE53B5">
        <w:rPr>
          <w:noProof/>
        </w:rPr>
        <w:t>Y</w:t>
      </w:r>
      <w:r w:rsidRPr="00AE53B5">
        <w:rPr>
          <w:noProof/>
          <w:spacing w:val="-10"/>
        </w:rPr>
        <w:t xml:space="preserve"> </w:t>
      </w:r>
      <w:r w:rsidRPr="00AE53B5">
        <w:rPr>
          <w:noProof/>
          <w:spacing w:val="-16"/>
        </w:rPr>
        <w:t>A</w:t>
      </w:r>
      <w:r w:rsidRPr="00AE53B5">
        <w:rPr>
          <w:noProof/>
          <w:spacing w:val="-2"/>
        </w:rPr>
        <w:t>THLETI</w:t>
      </w:r>
      <w:r w:rsidRPr="00AE53B5">
        <w:rPr>
          <w:noProof/>
        </w:rPr>
        <w:t>C</w:t>
      </w:r>
      <w:r w:rsidRPr="00AE53B5">
        <w:rPr>
          <w:noProof/>
          <w:spacing w:val="10"/>
        </w:rPr>
        <w:t xml:space="preserve"> </w:t>
      </w:r>
      <w:r w:rsidRPr="00AE53B5">
        <w:rPr>
          <w:noProof/>
          <w:spacing w:val="-2"/>
        </w:rPr>
        <w:t>SCHOLARSHIPS</w:t>
      </w:r>
      <w:r>
        <w:rPr>
          <w:noProof/>
        </w:rPr>
        <w:tab/>
      </w:r>
      <w:r w:rsidR="00623C29">
        <w:rPr>
          <w:noProof/>
        </w:rPr>
        <w:fldChar w:fldCharType="begin"/>
      </w:r>
      <w:r>
        <w:rPr>
          <w:noProof/>
        </w:rPr>
        <w:instrText xml:space="preserve"> PAGEREF _Toc295058568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ALBAN</w:t>
      </w:r>
      <w:r w:rsidRPr="00AE53B5">
        <w:rPr>
          <w:noProof/>
        </w:rPr>
        <w:t>Y</w:t>
      </w:r>
      <w:r w:rsidRPr="00AE53B5">
        <w:rPr>
          <w:noProof/>
          <w:spacing w:val="4"/>
        </w:rPr>
        <w:t xml:space="preserve"> </w:t>
      </w:r>
      <w:r w:rsidRPr="00AE53B5">
        <w:rPr>
          <w:noProof/>
          <w:spacing w:val="-2"/>
        </w:rPr>
        <w:t>S</w:t>
      </w:r>
      <w:r w:rsidRPr="00AE53B5">
        <w:rPr>
          <w:noProof/>
          <w:spacing w:val="-16"/>
        </w:rPr>
        <w:t>TA</w:t>
      </w:r>
      <w:r w:rsidRPr="00AE53B5">
        <w:rPr>
          <w:noProof/>
          <w:spacing w:val="-2"/>
        </w:rPr>
        <w:t>T</w:t>
      </w:r>
      <w:r w:rsidRPr="00AE53B5">
        <w:rPr>
          <w:noProof/>
        </w:rPr>
        <w:t>E</w:t>
      </w:r>
      <w:r w:rsidRPr="00AE53B5">
        <w:rPr>
          <w:noProof/>
          <w:spacing w:val="10"/>
        </w:rPr>
        <w:t xml:space="preserve"> </w:t>
      </w:r>
      <w:r w:rsidRPr="00AE53B5">
        <w:rPr>
          <w:noProof/>
          <w:spacing w:val="-2"/>
        </w:rPr>
        <w:t>UNIVERSIT</w:t>
      </w:r>
      <w:r w:rsidRPr="00AE53B5">
        <w:rPr>
          <w:noProof/>
        </w:rPr>
        <w:t>Y</w:t>
      </w:r>
      <w:r w:rsidRPr="00AE53B5">
        <w:rPr>
          <w:noProof/>
          <w:spacing w:val="3"/>
        </w:rPr>
        <w:t xml:space="preserve"> </w:t>
      </w:r>
      <w:r w:rsidRPr="00AE53B5">
        <w:rPr>
          <w:noProof/>
          <w:spacing w:val="-2"/>
        </w:rPr>
        <w:t>MUSI</w:t>
      </w:r>
      <w:r w:rsidRPr="00AE53B5">
        <w:rPr>
          <w:noProof/>
        </w:rPr>
        <w:t>C</w:t>
      </w:r>
      <w:r w:rsidRPr="00AE53B5">
        <w:rPr>
          <w:noProof/>
          <w:spacing w:val="10"/>
        </w:rPr>
        <w:t xml:space="preserve"> </w:t>
      </w:r>
      <w:r w:rsidRPr="00AE53B5">
        <w:rPr>
          <w:noProof/>
          <w:spacing w:val="-2"/>
        </w:rPr>
        <w:t>SCHOLARSHIP</w:t>
      </w:r>
      <w:r>
        <w:rPr>
          <w:noProof/>
        </w:rPr>
        <w:tab/>
      </w:r>
      <w:r w:rsidR="00623C29">
        <w:rPr>
          <w:noProof/>
        </w:rPr>
        <w:fldChar w:fldCharType="begin"/>
      </w:r>
      <w:r>
        <w:rPr>
          <w:noProof/>
        </w:rPr>
        <w:instrText xml:space="preserve"> PAGEREF _Toc295058569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The Gates Millennium Scholars Program</w:t>
      </w:r>
      <w:r>
        <w:rPr>
          <w:noProof/>
        </w:rPr>
        <w:tab/>
      </w:r>
      <w:r w:rsidR="00623C29">
        <w:rPr>
          <w:noProof/>
        </w:rPr>
        <w:fldChar w:fldCharType="begin"/>
      </w:r>
      <w:r>
        <w:rPr>
          <w:noProof/>
        </w:rPr>
        <w:instrText xml:space="preserve"> PAGEREF _Toc295058570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L</w:t>
      </w:r>
      <w:r w:rsidRPr="00AE53B5">
        <w:rPr>
          <w:noProof/>
          <w:spacing w:val="-22"/>
        </w:rPr>
        <w:t>A</w:t>
      </w:r>
      <w:r w:rsidRPr="00AE53B5">
        <w:rPr>
          <w:noProof/>
        </w:rPr>
        <w:t>W</w:t>
      </w:r>
      <w:r w:rsidRPr="00AE53B5">
        <w:rPr>
          <w:noProof/>
          <w:spacing w:val="7"/>
        </w:rPr>
        <w:t xml:space="preserve"> </w:t>
      </w:r>
      <w:r w:rsidRPr="00AE53B5">
        <w:rPr>
          <w:noProof/>
        </w:rPr>
        <w:t>ENFORCEMENT</w:t>
      </w:r>
      <w:r w:rsidRPr="00AE53B5">
        <w:rPr>
          <w:noProof/>
          <w:spacing w:val="7"/>
        </w:rPr>
        <w:t xml:space="preserve"> </w:t>
      </w:r>
      <w:r w:rsidRPr="00AE53B5">
        <w:rPr>
          <w:noProof/>
        </w:rPr>
        <w:t>PERSONNEL DEPENDENTS</w:t>
      </w:r>
      <w:r w:rsidRPr="00AE53B5">
        <w:rPr>
          <w:noProof/>
          <w:spacing w:val="10"/>
        </w:rPr>
        <w:t xml:space="preserve"> </w:t>
      </w:r>
      <w:r w:rsidRPr="00AE53B5">
        <w:rPr>
          <w:noProof/>
        </w:rPr>
        <w:t>GRANT</w:t>
      </w:r>
      <w:r>
        <w:rPr>
          <w:noProof/>
        </w:rPr>
        <w:tab/>
      </w:r>
      <w:r w:rsidR="00623C29">
        <w:rPr>
          <w:noProof/>
        </w:rPr>
        <w:fldChar w:fldCharType="begin"/>
      </w:r>
      <w:r>
        <w:rPr>
          <w:noProof/>
        </w:rPr>
        <w:instrText xml:space="preserve"> PAGEREF _Toc295058571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GEORGI</w:t>
      </w:r>
      <w:r w:rsidRPr="00AE53B5">
        <w:rPr>
          <w:noProof/>
        </w:rPr>
        <w:t xml:space="preserve">A </w:t>
      </w:r>
      <w:r w:rsidRPr="00AE53B5">
        <w:rPr>
          <w:noProof/>
          <w:spacing w:val="-2"/>
        </w:rPr>
        <w:t>PUBLI</w:t>
      </w:r>
      <w:r w:rsidRPr="00AE53B5">
        <w:rPr>
          <w:noProof/>
        </w:rPr>
        <w:t>C</w:t>
      </w:r>
      <w:r w:rsidRPr="00AE53B5">
        <w:rPr>
          <w:noProof/>
          <w:spacing w:val="10"/>
        </w:rPr>
        <w:t xml:space="preserve"> </w:t>
      </w:r>
      <w:r w:rsidRPr="00AE53B5">
        <w:rPr>
          <w:noProof/>
          <w:spacing w:val="-2"/>
        </w:rPr>
        <w:t>SAFET</w:t>
      </w:r>
      <w:r w:rsidRPr="00AE53B5">
        <w:rPr>
          <w:noProof/>
        </w:rPr>
        <w:t>Y</w:t>
      </w:r>
      <w:r w:rsidRPr="00AE53B5">
        <w:rPr>
          <w:noProof/>
          <w:spacing w:val="4"/>
        </w:rPr>
        <w:t xml:space="preserve"> </w:t>
      </w:r>
      <w:r w:rsidRPr="00AE53B5">
        <w:rPr>
          <w:noProof/>
          <w:spacing w:val="-2"/>
        </w:rPr>
        <w:t>MEMORIA</w:t>
      </w:r>
      <w:r w:rsidRPr="00AE53B5">
        <w:rPr>
          <w:noProof/>
        </w:rPr>
        <w:t xml:space="preserve">L </w:t>
      </w:r>
      <w:r w:rsidRPr="00AE53B5">
        <w:rPr>
          <w:noProof/>
          <w:spacing w:val="-2"/>
        </w:rPr>
        <w:t>GRANT</w:t>
      </w:r>
      <w:r>
        <w:rPr>
          <w:noProof/>
        </w:rPr>
        <w:tab/>
      </w:r>
      <w:r w:rsidR="00623C29">
        <w:rPr>
          <w:noProof/>
        </w:rPr>
        <w:fldChar w:fldCharType="begin"/>
      </w:r>
      <w:r>
        <w:rPr>
          <w:noProof/>
        </w:rPr>
        <w:instrText xml:space="preserve"> PAGEREF _Toc295058572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ROBE</w:t>
      </w:r>
      <w:r w:rsidRPr="00AE53B5">
        <w:rPr>
          <w:noProof/>
          <w:spacing w:val="-9"/>
        </w:rPr>
        <w:t>R</w:t>
      </w:r>
      <w:r w:rsidRPr="00AE53B5">
        <w:rPr>
          <w:noProof/>
        </w:rPr>
        <w:t>T</w:t>
      </w:r>
      <w:r w:rsidRPr="00AE53B5">
        <w:rPr>
          <w:noProof/>
          <w:spacing w:val="7"/>
        </w:rPr>
        <w:t xml:space="preserve"> </w:t>
      </w:r>
      <w:r w:rsidRPr="00AE53B5">
        <w:rPr>
          <w:noProof/>
        </w:rPr>
        <w:t>C.</w:t>
      </w:r>
      <w:r w:rsidRPr="00AE53B5">
        <w:rPr>
          <w:noProof/>
          <w:spacing w:val="-5"/>
        </w:rPr>
        <w:t xml:space="preserve"> </w:t>
      </w:r>
      <w:r w:rsidRPr="00AE53B5">
        <w:rPr>
          <w:noProof/>
        </w:rPr>
        <w:t>BYRD</w:t>
      </w:r>
      <w:r w:rsidRPr="00AE53B5">
        <w:rPr>
          <w:noProof/>
          <w:spacing w:val="10"/>
        </w:rPr>
        <w:t xml:space="preserve"> </w:t>
      </w:r>
      <w:r w:rsidRPr="00AE53B5">
        <w:rPr>
          <w:noProof/>
        </w:rPr>
        <w:t>SCHOLARSHIP PROGRAM</w:t>
      </w:r>
      <w:r>
        <w:rPr>
          <w:noProof/>
        </w:rPr>
        <w:tab/>
      </w:r>
      <w:r w:rsidR="00623C29">
        <w:rPr>
          <w:noProof/>
        </w:rPr>
        <w:fldChar w:fldCharType="begin"/>
      </w:r>
      <w:r>
        <w:rPr>
          <w:noProof/>
        </w:rPr>
        <w:instrText xml:space="preserve"> PAGEREF _Toc295058573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w:t>
      </w:r>
      <w:r w:rsidRPr="00AE53B5">
        <w:rPr>
          <w:noProof/>
          <w:color w:val="191919"/>
        </w:rPr>
        <w:t>Y</w:t>
      </w:r>
      <w:r w:rsidRPr="00AE53B5">
        <w:rPr>
          <w:noProof/>
          <w:color w:val="191919"/>
          <w:spacing w:val="4"/>
        </w:rPr>
        <w:t xml:space="preserve"> </w:t>
      </w:r>
      <w:r w:rsidRPr="00AE53B5">
        <w:rPr>
          <w:noProof/>
          <w:color w:val="191919"/>
          <w:spacing w:val="-2"/>
        </w:rPr>
        <w:t>COB</w:t>
      </w:r>
      <w:r w:rsidRPr="00AE53B5">
        <w:rPr>
          <w:noProof/>
          <w:color w:val="191919"/>
        </w:rPr>
        <w:t>B</w:t>
      </w:r>
      <w:r w:rsidRPr="00AE53B5">
        <w:rPr>
          <w:noProof/>
          <w:color w:val="191919"/>
          <w:spacing w:val="10"/>
        </w:rPr>
        <w:t xml:space="preserve"> </w:t>
      </w:r>
      <w:r w:rsidRPr="00AE53B5">
        <w:rPr>
          <w:noProof/>
          <w:color w:val="191919"/>
          <w:spacing w:val="-2"/>
        </w:rPr>
        <w:t>SCHOLARSHIP</w:t>
      </w:r>
      <w:r>
        <w:rPr>
          <w:noProof/>
        </w:rPr>
        <w:tab/>
      </w:r>
      <w:r w:rsidR="00623C29">
        <w:rPr>
          <w:noProof/>
        </w:rPr>
        <w:fldChar w:fldCharType="begin"/>
      </w:r>
      <w:r>
        <w:rPr>
          <w:noProof/>
        </w:rPr>
        <w:instrText xml:space="preserve"> PAGEREF _Toc295058574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ALIC</w:t>
      </w:r>
      <w:r w:rsidRPr="00AE53B5">
        <w:rPr>
          <w:noProof/>
        </w:rPr>
        <w:t>E</w:t>
      </w:r>
      <w:r w:rsidRPr="00AE53B5">
        <w:rPr>
          <w:noProof/>
          <w:spacing w:val="10"/>
        </w:rPr>
        <w:t xml:space="preserve"> </w:t>
      </w:r>
      <w:r w:rsidRPr="00AE53B5">
        <w:rPr>
          <w:noProof/>
          <w:spacing w:val="-2"/>
        </w:rPr>
        <w:t>MINO</w:t>
      </w:r>
      <w:r w:rsidRPr="00AE53B5">
        <w:rPr>
          <w:noProof/>
        </w:rPr>
        <w:t>R</w:t>
      </w:r>
      <w:r w:rsidRPr="00AE53B5">
        <w:rPr>
          <w:noProof/>
          <w:spacing w:val="10"/>
        </w:rPr>
        <w:t xml:space="preserve"> </w:t>
      </w:r>
      <w:r w:rsidRPr="00AE53B5">
        <w:rPr>
          <w:noProof/>
          <w:spacing w:val="-2"/>
        </w:rPr>
        <w:t>STUBB</w:t>
      </w:r>
      <w:r w:rsidRPr="00AE53B5">
        <w:rPr>
          <w:noProof/>
        </w:rPr>
        <w:t>S</w:t>
      </w:r>
      <w:r w:rsidRPr="00AE53B5">
        <w:rPr>
          <w:noProof/>
          <w:spacing w:val="10"/>
        </w:rPr>
        <w:t xml:space="preserve"> </w:t>
      </w:r>
      <w:r w:rsidRPr="00AE53B5">
        <w:rPr>
          <w:noProof/>
          <w:spacing w:val="-2"/>
        </w:rPr>
        <w:t>H</w:t>
      </w:r>
      <w:r w:rsidRPr="00AE53B5">
        <w:rPr>
          <w:noProof/>
          <w:spacing w:val="-22"/>
        </w:rPr>
        <w:t>A</w:t>
      </w:r>
      <w:r w:rsidRPr="00AE53B5">
        <w:rPr>
          <w:noProof/>
          <w:spacing w:val="-2"/>
        </w:rPr>
        <w:t>WTHORN</w:t>
      </w:r>
      <w:r w:rsidRPr="00AE53B5">
        <w:rPr>
          <w:noProof/>
        </w:rPr>
        <w:t>E</w:t>
      </w:r>
      <w:r w:rsidRPr="00AE53B5">
        <w:rPr>
          <w:noProof/>
          <w:spacing w:val="10"/>
        </w:rPr>
        <w:t xml:space="preserve"> </w:t>
      </w:r>
      <w:r w:rsidRPr="00AE53B5">
        <w:rPr>
          <w:noProof/>
          <w:spacing w:val="-2"/>
        </w:rPr>
        <w:t>SCHOLARSHIP</w:t>
      </w:r>
      <w:r>
        <w:rPr>
          <w:noProof/>
        </w:rPr>
        <w:tab/>
      </w:r>
      <w:r w:rsidR="00623C29">
        <w:rPr>
          <w:noProof/>
        </w:rPr>
        <w:fldChar w:fldCharType="begin"/>
      </w:r>
      <w:r>
        <w:rPr>
          <w:noProof/>
        </w:rPr>
        <w:instrText xml:space="preserve"> PAGEREF _Toc295058575 \h </w:instrText>
      </w:r>
      <w:r w:rsidR="00623C29">
        <w:rPr>
          <w:noProof/>
        </w:rPr>
      </w:r>
      <w:r w:rsidR="00623C29">
        <w:rPr>
          <w:noProof/>
        </w:rPr>
        <w:fldChar w:fldCharType="separate"/>
      </w:r>
      <w:r w:rsidR="009D15AB">
        <w:rPr>
          <w:noProof/>
        </w:rPr>
        <w:t>5</w:t>
      </w:r>
      <w:r w:rsidR="00623C29">
        <w:rPr>
          <w:noProof/>
        </w:rPr>
        <w:fldChar w:fldCharType="end"/>
      </w:r>
    </w:p>
    <w:p w:rsidR="00B27A5C" w:rsidRDefault="00805E19" w:rsidP="00B27A5C">
      <w:pPr>
        <w:pStyle w:val="TOC2"/>
        <w:rPr>
          <w:noProof/>
        </w:rPr>
        <w:sectPr w:rsidR="00B27A5C" w:rsidSect="00B27A5C">
          <w:type w:val="continuous"/>
          <w:pgSz w:w="12240" w:h="15840"/>
          <w:pgMar w:top="420" w:right="450" w:bottom="280" w:left="720" w:header="720" w:footer="288" w:gutter="0"/>
          <w:cols w:num="2" w:space="470"/>
          <w:noEndnote/>
          <w:docGrid w:linePitch="299"/>
        </w:sectPr>
      </w:pPr>
      <w:r w:rsidRPr="00AE53B5">
        <w:rPr>
          <w:noProof/>
          <w:color w:val="191919"/>
          <w:spacing w:val="-2"/>
        </w:rPr>
        <w:t>EXTERNA</w:t>
      </w:r>
      <w:r w:rsidRPr="00AE53B5">
        <w:rPr>
          <w:noProof/>
          <w:color w:val="191919"/>
        </w:rPr>
        <w:t xml:space="preserve">L </w:t>
      </w:r>
      <w:r w:rsidRPr="00AE53B5">
        <w:rPr>
          <w:noProof/>
          <w:color w:val="191919"/>
          <w:spacing w:val="-2"/>
        </w:rPr>
        <w:t>SCHOLARSHIPS</w:t>
      </w:r>
      <w:r>
        <w:rPr>
          <w:noProof/>
        </w:rPr>
        <w:tab/>
      </w:r>
      <w:r w:rsidR="00623C29">
        <w:rPr>
          <w:noProof/>
        </w:rPr>
        <w:fldChar w:fldCharType="begin"/>
      </w:r>
      <w:r>
        <w:rPr>
          <w:noProof/>
        </w:rPr>
        <w:instrText xml:space="preserve"> PAGEREF _Toc295058576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p>
    <w:p w:rsidR="00805E19" w:rsidRDefault="00805E19" w:rsidP="00B27A5C">
      <w:pPr>
        <w:pStyle w:val="TOC2"/>
        <w:rPr>
          <w:noProof/>
        </w:rPr>
      </w:pPr>
      <w:r w:rsidRPr="00AE53B5">
        <w:rPr>
          <w:noProof/>
          <w:color w:val="191919"/>
          <w:spacing w:val="-5"/>
        </w:rPr>
        <w:t>GRANTS</w:t>
      </w:r>
      <w:r>
        <w:rPr>
          <w:noProof/>
        </w:rPr>
        <w:tab/>
      </w:r>
      <w:r w:rsidR="00623C29">
        <w:rPr>
          <w:noProof/>
        </w:rPr>
        <w:fldChar w:fldCharType="begin"/>
      </w:r>
      <w:r>
        <w:rPr>
          <w:noProof/>
        </w:rPr>
        <w:instrText xml:space="preserve"> PAGEREF _Toc295058577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FEDERA</w:t>
      </w:r>
      <w:r w:rsidRPr="00AE53B5">
        <w:rPr>
          <w:noProof/>
          <w:color w:val="191919"/>
        </w:rPr>
        <w:t xml:space="preserve">L </w:t>
      </w:r>
      <w:r w:rsidRPr="00AE53B5">
        <w:rPr>
          <w:noProof/>
          <w:color w:val="191919"/>
          <w:spacing w:val="-2"/>
        </w:rPr>
        <w:t>PEL</w:t>
      </w:r>
      <w:r w:rsidRPr="00AE53B5">
        <w:rPr>
          <w:noProof/>
          <w:color w:val="191919"/>
        </w:rPr>
        <w:t xml:space="preserve">L </w:t>
      </w:r>
      <w:r w:rsidRPr="00AE53B5">
        <w:rPr>
          <w:noProof/>
          <w:color w:val="191919"/>
          <w:spacing w:val="-2"/>
        </w:rPr>
        <w:t>GRANT</w:t>
      </w:r>
      <w:r>
        <w:rPr>
          <w:noProof/>
        </w:rPr>
        <w:tab/>
      </w:r>
      <w:r w:rsidR="00623C29">
        <w:rPr>
          <w:noProof/>
        </w:rPr>
        <w:fldChar w:fldCharType="begin"/>
      </w:r>
      <w:r>
        <w:rPr>
          <w:noProof/>
        </w:rPr>
        <w:instrText xml:space="preserve"> PAGEREF _Toc295058578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FEDERAL SUPPLEMEN</w:t>
      </w:r>
      <w:r w:rsidRPr="00AE53B5">
        <w:rPr>
          <w:noProof/>
          <w:spacing w:val="-16"/>
        </w:rPr>
        <w:t>T</w:t>
      </w:r>
      <w:r w:rsidRPr="00AE53B5">
        <w:rPr>
          <w:noProof/>
        </w:rPr>
        <w:t>AL EDUC</w:t>
      </w:r>
      <w:r w:rsidRPr="00AE53B5">
        <w:rPr>
          <w:noProof/>
          <w:spacing w:val="-16"/>
        </w:rPr>
        <w:t>A</w:t>
      </w:r>
      <w:r w:rsidRPr="00AE53B5">
        <w:rPr>
          <w:noProof/>
        </w:rPr>
        <w:t>TIONAL</w:t>
      </w:r>
      <w:r w:rsidRPr="00AE53B5">
        <w:rPr>
          <w:noProof/>
          <w:spacing w:val="1"/>
        </w:rPr>
        <w:t xml:space="preserve"> </w:t>
      </w:r>
      <w:r w:rsidRPr="00AE53B5">
        <w:rPr>
          <w:noProof/>
        </w:rPr>
        <w:t>OPPO</w:t>
      </w:r>
      <w:r w:rsidRPr="00AE53B5">
        <w:rPr>
          <w:noProof/>
          <w:spacing w:val="-9"/>
        </w:rPr>
        <w:t>R</w:t>
      </w:r>
      <w:r w:rsidRPr="00AE53B5">
        <w:rPr>
          <w:noProof/>
        </w:rPr>
        <w:t>TUNITY</w:t>
      </w:r>
      <w:r w:rsidRPr="00AE53B5">
        <w:rPr>
          <w:noProof/>
          <w:spacing w:val="4"/>
        </w:rPr>
        <w:t xml:space="preserve"> </w:t>
      </w:r>
      <w:r w:rsidRPr="00AE53B5">
        <w:rPr>
          <w:noProof/>
        </w:rPr>
        <w:t>GRANT</w:t>
      </w:r>
      <w:r w:rsidRPr="00AE53B5">
        <w:rPr>
          <w:noProof/>
          <w:spacing w:val="7"/>
        </w:rPr>
        <w:t xml:space="preserve"> </w:t>
      </w:r>
      <w:r w:rsidRPr="00AE53B5">
        <w:rPr>
          <w:noProof/>
        </w:rPr>
        <w:t>(SEOG)</w:t>
      </w:r>
      <w:r>
        <w:rPr>
          <w:noProof/>
        </w:rPr>
        <w:tab/>
      </w:r>
      <w:r w:rsidR="00623C29">
        <w:rPr>
          <w:noProof/>
        </w:rPr>
        <w:fldChar w:fldCharType="begin"/>
      </w:r>
      <w:r>
        <w:rPr>
          <w:noProof/>
        </w:rPr>
        <w:instrText xml:space="preserve"> PAGEREF _Toc295058579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spacing w:val="-2"/>
        </w:rPr>
        <w:t>Federal TEACH Grant</w:t>
      </w:r>
      <w:r>
        <w:rPr>
          <w:noProof/>
        </w:rPr>
        <w:tab/>
      </w:r>
      <w:r w:rsidR="00623C29">
        <w:rPr>
          <w:noProof/>
        </w:rPr>
        <w:fldChar w:fldCharType="begin"/>
      </w:r>
      <w:r>
        <w:rPr>
          <w:noProof/>
        </w:rPr>
        <w:instrText xml:space="preserve"> PAGEREF _Toc295058580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w:t>
      </w:r>
      <w:r>
        <w:rPr>
          <w:noProof/>
        </w:rPr>
        <w:tab/>
      </w:r>
      <w:r w:rsidR="00623C29">
        <w:rPr>
          <w:noProof/>
        </w:rPr>
        <w:fldChar w:fldCharType="begin"/>
      </w:r>
      <w:r>
        <w:rPr>
          <w:noProof/>
        </w:rPr>
        <w:instrText xml:space="preserve"> PAGEREF _Toc295058581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5"/>
        </w:rPr>
        <w:t>EMPLOYMENT</w:t>
      </w:r>
      <w:r>
        <w:rPr>
          <w:noProof/>
        </w:rPr>
        <w:tab/>
      </w:r>
      <w:r w:rsidR="00623C29">
        <w:rPr>
          <w:noProof/>
        </w:rPr>
        <w:fldChar w:fldCharType="begin"/>
      </w:r>
      <w:r>
        <w:rPr>
          <w:noProof/>
        </w:rPr>
        <w:instrText xml:space="preserve"> PAGEREF _Toc295058582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FEDERA</w:t>
      </w:r>
      <w:r w:rsidRPr="00AE53B5">
        <w:rPr>
          <w:noProof/>
          <w:color w:val="191919"/>
        </w:rPr>
        <w:t>L</w:t>
      </w:r>
      <w:r w:rsidRPr="00AE53B5">
        <w:rPr>
          <w:noProof/>
          <w:color w:val="191919"/>
          <w:spacing w:val="-4"/>
        </w:rPr>
        <w:t xml:space="preserve"> </w:t>
      </w:r>
      <w:r w:rsidRPr="00AE53B5">
        <w:rPr>
          <w:noProof/>
          <w:color w:val="191919"/>
          <w:spacing w:val="-2"/>
        </w:rPr>
        <w:t>WORK-STUD</w:t>
      </w:r>
      <w:r w:rsidRPr="00AE53B5">
        <w:rPr>
          <w:noProof/>
          <w:color w:val="191919"/>
        </w:rPr>
        <w:t>Y</w:t>
      </w:r>
      <w:r w:rsidRPr="00AE53B5">
        <w:rPr>
          <w:noProof/>
          <w:color w:val="191919"/>
          <w:spacing w:val="4"/>
        </w:rPr>
        <w:t xml:space="preserve"> </w:t>
      </w:r>
      <w:r w:rsidRPr="00AE53B5">
        <w:rPr>
          <w:noProof/>
          <w:color w:val="191919"/>
          <w:spacing w:val="-2"/>
        </w:rPr>
        <w:t>PROGRAM</w:t>
      </w:r>
      <w:r>
        <w:rPr>
          <w:noProof/>
        </w:rPr>
        <w:tab/>
      </w:r>
      <w:r w:rsidR="00623C29">
        <w:rPr>
          <w:noProof/>
        </w:rPr>
        <w:fldChar w:fldCharType="begin"/>
      </w:r>
      <w:r>
        <w:rPr>
          <w:noProof/>
        </w:rPr>
        <w:instrText xml:space="preserve"> PAGEREF _Toc295058583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5"/>
        </w:rPr>
        <w:t>LOA</w:t>
      </w:r>
      <w:r w:rsidRPr="00AE53B5">
        <w:rPr>
          <w:noProof/>
          <w:color w:val="191919"/>
        </w:rPr>
        <w:t>N</w:t>
      </w:r>
      <w:r w:rsidRPr="00AE53B5">
        <w:rPr>
          <w:noProof/>
          <w:color w:val="191919"/>
          <w:spacing w:val="20"/>
        </w:rPr>
        <w:t xml:space="preserve"> </w:t>
      </w:r>
      <w:r w:rsidRPr="00AE53B5">
        <w:rPr>
          <w:noProof/>
          <w:color w:val="191919"/>
          <w:spacing w:val="-5"/>
        </w:rPr>
        <w:t>PROGRAMS</w:t>
      </w:r>
      <w:r>
        <w:rPr>
          <w:noProof/>
        </w:rPr>
        <w:tab/>
      </w:r>
      <w:r w:rsidR="00623C29">
        <w:rPr>
          <w:noProof/>
        </w:rPr>
        <w:fldChar w:fldCharType="begin"/>
      </w:r>
      <w:r>
        <w:rPr>
          <w:noProof/>
        </w:rPr>
        <w:instrText xml:space="preserve"> PAGEREF _Toc295058584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spacing w:val="-2"/>
        </w:rPr>
        <w:t>FEDERA</w:t>
      </w:r>
      <w:r w:rsidRPr="00AE53B5">
        <w:rPr>
          <w:noProof/>
          <w:color w:val="262626" w:themeColor="text1" w:themeTint="D9"/>
        </w:rPr>
        <w:t xml:space="preserve">L </w:t>
      </w:r>
      <w:r w:rsidRPr="00AE53B5">
        <w:rPr>
          <w:noProof/>
          <w:color w:val="262626" w:themeColor="text1" w:themeTint="D9"/>
          <w:spacing w:val="-2"/>
        </w:rPr>
        <w:t>DIREC</w:t>
      </w:r>
      <w:r w:rsidRPr="00AE53B5">
        <w:rPr>
          <w:noProof/>
          <w:color w:val="262626" w:themeColor="text1" w:themeTint="D9"/>
        </w:rPr>
        <w:t>T</w:t>
      </w:r>
      <w:r w:rsidRPr="00AE53B5">
        <w:rPr>
          <w:noProof/>
          <w:color w:val="262626" w:themeColor="text1" w:themeTint="D9"/>
          <w:spacing w:val="7"/>
        </w:rPr>
        <w:t xml:space="preserve"> </w:t>
      </w:r>
      <w:r w:rsidRPr="00AE53B5">
        <w:rPr>
          <w:noProof/>
          <w:color w:val="262626" w:themeColor="text1" w:themeTint="D9"/>
          <w:spacing w:val="-2"/>
        </w:rPr>
        <w:t>SUBSIDIZE</w:t>
      </w:r>
      <w:r w:rsidRPr="00AE53B5">
        <w:rPr>
          <w:noProof/>
          <w:color w:val="262626" w:themeColor="text1" w:themeTint="D9"/>
        </w:rPr>
        <w:t>D</w:t>
      </w:r>
      <w:r w:rsidRPr="00AE53B5">
        <w:rPr>
          <w:noProof/>
          <w:color w:val="262626" w:themeColor="text1" w:themeTint="D9"/>
          <w:spacing w:val="10"/>
        </w:rPr>
        <w:t xml:space="preserve"> </w:t>
      </w:r>
      <w:r w:rsidRPr="00AE53B5">
        <w:rPr>
          <w:noProof/>
          <w:color w:val="262626" w:themeColor="text1" w:themeTint="D9"/>
          <w:spacing w:val="-2"/>
        </w:rPr>
        <w:t>LOAN</w:t>
      </w:r>
      <w:r>
        <w:rPr>
          <w:noProof/>
        </w:rPr>
        <w:tab/>
      </w:r>
      <w:r w:rsidR="00623C29">
        <w:rPr>
          <w:noProof/>
        </w:rPr>
        <w:fldChar w:fldCharType="begin"/>
      </w:r>
      <w:r>
        <w:rPr>
          <w:noProof/>
        </w:rPr>
        <w:instrText xml:space="preserve"> PAGEREF _Toc295058585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FEDERA</w:t>
      </w:r>
      <w:r w:rsidRPr="00AE53B5">
        <w:rPr>
          <w:noProof/>
          <w:color w:val="191919"/>
        </w:rPr>
        <w:t>L</w:t>
      </w:r>
      <w:r w:rsidRPr="00AE53B5">
        <w:rPr>
          <w:noProof/>
          <w:color w:val="191919"/>
          <w:spacing w:val="-2"/>
        </w:rPr>
        <w:t>DIREC</w:t>
      </w:r>
      <w:r w:rsidRPr="00AE53B5">
        <w:rPr>
          <w:noProof/>
          <w:color w:val="191919"/>
        </w:rPr>
        <w:t>T</w:t>
      </w:r>
      <w:r w:rsidRPr="00AE53B5">
        <w:rPr>
          <w:noProof/>
          <w:color w:val="191919"/>
          <w:spacing w:val="7"/>
        </w:rPr>
        <w:t xml:space="preserve"> </w:t>
      </w:r>
      <w:r w:rsidRPr="00AE53B5">
        <w:rPr>
          <w:noProof/>
          <w:color w:val="191919"/>
          <w:spacing w:val="-2"/>
        </w:rPr>
        <w:t>UNSUBSIDIZE</w:t>
      </w:r>
      <w:r w:rsidRPr="00AE53B5">
        <w:rPr>
          <w:noProof/>
          <w:color w:val="191919"/>
        </w:rPr>
        <w:t>D</w:t>
      </w:r>
      <w:r w:rsidRPr="00AE53B5">
        <w:rPr>
          <w:noProof/>
          <w:color w:val="191919"/>
          <w:spacing w:val="10"/>
        </w:rPr>
        <w:t xml:space="preserve"> </w:t>
      </w:r>
      <w:r w:rsidRPr="00AE53B5">
        <w:rPr>
          <w:noProof/>
          <w:color w:val="191919"/>
          <w:spacing w:val="-2"/>
        </w:rPr>
        <w:t>LOAN</w:t>
      </w:r>
      <w:r>
        <w:rPr>
          <w:noProof/>
        </w:rPr>
        <w:tab/>
      </w:r>
      <w:r w:rsidR="00623C29">
        <w:rPr>
          <w:noProof/>
        </w:rPr>
        <w:fldChar w:fldCharType="begin"/>
      </w:r>
      <w:r>
        <w:rPr>
          <w:noProof/>
        </w:rPr>
        <w:instrText xml:space="preserve"> PAGEREF _Toc295058586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FEDERA</w:t>
      </w:r>
      <w:r w:rsidRPr="00AE53B5">
        <w:rPr>
          <w:noProof/>
        </w:rPr>
        <w:t xml:space="preserve">L </w:t>
      </w:r>
      <w:r w:rsidRPr="00AE53B5">
        <w:rPr>
          <w:noProof/>
          <w:spacing w:val="-2"/>
        </w:rPr>
        <w:t>DIREC</w:t>
      </w:r>
      <w:r w:rsidRPr="00AE53B5">
        <w:rPr>
          <w:noProof/>
        </w:rPr>
        <w:t>T</w:t>
      </w:r>
      <w:r w:rsidRPr="00AE53B5">
        <w:rPr>
          <w:noProof/>
          <w:spacing w:val="7"/>
        </w:rPr>
        <w:t xml:space="preserve"> </w:t>
      </w:r>
      <w:r w:rsidRPr="00AE53B5">
        <w:rPr>
          <w:noProof/>
          <w:spacing w:val="-2"/>
        </w:rPr>
        <w:t>PLU</w:t>
      </w:r>
      <w:r w:rsidRPr="00AE53B5">
        <w:rPr>
          <w:noProof/>
        </w:rPr>
        <w:t>S</w:t>
      </w:r>
      <w:r w:rsidRPr="00AE53B5">
        <w:rPr>
          <w:noProof/>
          <w:spacing w:val="-5"/>
        </w:rPr>
        <w:t xml:space="preserve"> </w:t>
      </w:r>
      <w:r w:rsidRPr="00AE53B5">
        <w:rPr>
          <w:noProof/>
          <w:spacing w:val="-2"/>
        </w:rPr>
        <w:t>LOA</w:t>
      </w:r>
      <w:r w:rsidRPr="00AE53B5">
        <w:rPr>
          <w:noProof/>
        </w:rPr>
        <w:t>N</w:t>
      </w:r>
      <w:r w:rsidRPr="00AE53B5">
        <w:rPr>
          <w:noProof/>
          <w:spacing w:val="10"/>
        </w:rPr>
        <w:t xml:space="preserve"> </w:t>
      </w:r>
      <w:r w:rsidRPr="00AE53B5">
        <w:rPr>
          <w:noProof/>
          <w:spacing w:val="-2"/>
        </w:rPr>
        <w:t>(UNDERGRADU</w:t>
      </w:r>
      <w:r w:rsidRPr="00AE53B5">
        <w:rPr>
          <w:noProof/>
          <w:spacing w:val="-16"/>
        </w:rPr>
        <w:t>A</w:t>
      </w:r>
      <w:r w:rsidRPr="00AE53B5">
        <w:rPr>
          <w:noProof/>
          <w:spacing w:val="-2"/>
        </w:rPr>
        <w:t>TE</w:t>
      </w:r>
      <w:r w:rsidRPr="00AE53B5">
        <w:rPr>
          <w:noProof/>
        </w:rPr>
        <w:t xml:space="preserve">S </w:t>
      </w:r>
      <w:r w:rsidRPr="00AE53B5">
        <w:rPr>
          <w:noProof/>
          <w:spacing w:val="-2"/>
        </w:rPr>
        <w:t>AN</w:t>
      </w:r>
      <w:r w:rsidRPr="00AE53B5">
        <w:rPr>
          <w:noProof/>
        </w:rPr>
        <w:t>D</w:t>
      </w:r>
      <w:r w:rsidRPr="00AE53B5">
        <w:rPr>
          <w:noProof/>
          <w:spacing w:val="11"/>
        </w:rPr>
        <w:t xml:space="preserve"> </w:t>
      </w:r>
      <w:r w:rsidRPr="00AE53B5">
        <w:rPr>
          <w:noProof/>
          <w:spacing w:val="-2"/>
        </w:rPr>
        <w:t>GRADU</w:t>
      </w:r>
      <w:r w:rsidRPr="00AE53B5">
        <w:rPr>
          <w:noProof/>
          <w:spacing w:val="-16"/>
        </w:rPr>
        <w:t>A</w:t>
      </w:r>
      <w:r w:rsidRPr="00AE53B5">
        <w:rPr>
          <w:noProof/>
          <w:spacing w:val="-2"/>
        </w:rPr>
        <w:t>TES</w:t>
      </w:r>
      <w:r w:rsidRPr="00AE53B5">
        <w:rPr>
          <w:noProof/>
        </w:rPr>
        <w:t>)</w:t>
      </w:r>
      <w:r>
        <w:rPr>
          <w:noProof/>
        </w:rPr>
        <w:tab/>
      </w:r>
      <w:r w:rsidR="00623C29">
        <w:rPr>
          <w:noProof/>
        </w:rPr>
        <w:fldChar w:fldCharType="begin"/>
      </w:r>
      <w:r>
        <w:rPr>
          <w:noProof/>
        </w:rPr>
        <w:instrText xml:space="preserve"> PAGEREF _Toc295058587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FEDERA</w:t>
      </w:r>
      <w:r w:rsidRPr="00AE53B5">
        <w:rPr>
          <w:noProof/>
        </w:rPr>
        <w:t xml:space="preserve">L Direct GRAD </w:t>
      </w:r>
      <w:r w:rsidRPr="00AE53B5">
        <w:rPr>
          <w:noProof/>
          <w:spacing w:val="-2"/>
        </w:rPr>
        <w:t>PLU</w:t>
      </w:r>
      <w:r w:rsidRPr="00AE53B5">
        <w:rPr>
          <w:noProof/>
        </w:rPr>
        <w:t>S</w:t>
      </w:r>
      <w:r w:rsidRPr="00AE53B5">
        <w:rPr>
          <w:noProof/>
          <w:spacing w:val="-5"/>
        </w:rPr>
        <w:t xml:space="preserve"> </w:t>
      </w:r>
      <w:r w:rsidRPr="00AE53B5">
        <w:rPr>
          <w:noProof/>
          <w:spacing w:val="-2"/>
        </w:rPr>
        <w:t>LOA</w:t>
      </w:r>
      <w:r w:rsidRPr="00AE53B5">
        <w:rPr>
          <w:noProof/>
        </w:rPr>
        <w:t>N</w:t>
      </w:r>
      <w:r w:rsidRPr="00AE53B5">
        <w:rPr>
          <w:noProof/>
          <w:spacing w:val="10"/>
        </w:rPr>
        <w:t xml:space="preserve"> (</w:t>
      </w:r>
      <w:r w:rsidRPr="00AE53B5">
        <w:rPr>
          <w:noProof/>
          <w:spacing w:val="-2"/>
        </w:rPr>
        <w:t>GRADU</w:t>
      </w:r>
      <w:r w:rsidRPr="00AE53B5">
        <w:rPr>
          <w:noProof/>
          <w:spacing w:val="-16"/>
        </w:rPr>
        <w:t>A</w:t>
      </w:r>
      <w:r w:rsidRPr="00AE53B5">
        <w:rPr>
          <w:noProof/>
          <w:spacing w:val="-2"/>
        </w:rPr>
        <w:t>TES</w:t>
      </w:r>
      <w:r w:rsidRPr="00AE53B5">
        <w:rPr>
          <w:noProof/>
        </w:rPr>
        <w:t>)</w:t>
      </w:r>
      <w:r>
        <w:rPr>
          <w:noProof/>
        </w:rPr>
        <w:tab/>
      </w:r>
      <w:r w:rsidR="00623C29">
        <w:rPr>
          <w:noProof/>
        </w:rPr>
        <w:fldChar w:fldCharType="begin"/>
      </w:r>
      <w:r>
        <w:rPr>
          <w:noProof/>
        </w:rPr>
        <w:instrText xml:space="preserve"> PAGEREF _Toc295058588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FEDERA</w:t>
      </w:r>
      <w:r w:rsidRPr="00AE53B5">
        <w:rPr>
          <w:noProof/>
        </w:rPr>
        <w:t xml:space="preserve">L </w:t>
      </w:r>
      <w:r w:rsidRPr="00AE53B5">
        <w:rPr>
          <w:noProof/>
          <w:spacing w:val="-2"/>
        </w:rPr>
        <w:t>PERKIN</w:t>
      </w:r>
      <w:r w:rsidRPr="00AE53B5">
        <w:rPr>
          <w:noProof/>
        </w:rPr>
        <w:t>S</w:t>
      </w:r>
      <w:r w:rsidRPr="00AE53B5">
        <w:rPr>
          <w:noProof/>
          <w:spacing w:val="10"/>
        </w:rPr>
        <w:t xml:space="preserve"> </w:t>
      </w:r>
      <w:r w:rsidRPr="00AE53B5">
        <w:rPr>
          <w:noProof/>
          <w:spacing w:val="-2"/>
        </w:rPr>
        <w:t>LOA</w:t>
      </w:r>
      <w:r w:rsidRPr="00AE53B5">
        <w:rPr>
          <w:noProof/>
        </w:rPr>
        <w:t xml:space="preserve">N </w:t>
      </w:r>
      <w:r w:rsidRPr="00AE53B5">
        <w:rPr>
          <w:noProof/>
          <w:spacing w:val="23"/>
        </w:rPr>
        <w:t xml:space="preserve"> </w:t>
      </w:r>
      <w:r w:rsidRPr="00AE53B5">
        <w:rPr>
          <w:noProof/>
          <w:spacing w:val="-2"/>
        </w:rPr>
        <w:t>(FORMER</w:t>
      </w:r>
      <w:r w:rsidRPr="00AE53B5">
        <w:rPr>
          <w:noProof/>
          <w:spacing w:val="-19"/>
        </w:rPr>
        <w:t>L</w:t>
      </w:r>
      <w:r w:rsidRPr="00AE53B5">
        <w:rPr>
          <w:noProof/>
        </w:rPr>
        <w:t>Y</w:t>
      </w:r>
      <w:r w:rsidRPr="00AE53B5">
        <w:rPr>
          <w:noProof/>
          <w:spacing w:val="4"/>
        </w:rPr>
        <w:t xml:space="preserve"> </w:t>
      </w:r>
      <w:r w:rsidRPr="00AE53B5">
        <w:rPr>
          <w:noProof/>
          <w:spacing w:val="-2"/>
        </w:rPr>
        <w:t>NDSL)</w:t>
      </w:r>
      <w:r>
        <w:rPr>
          <w:noProof/>
        </w:rPr>
        <w:tab/>
      </w:r>
      <w:r w:rsidR="00623C29">
        <w:rPr>
          <w:noProof/>
        </w:rPr>
        <w:fldChar w:fldCharType="begin"/>
      </w:r>
      <w:r>
        <w:rPr>
          <w:noProof/>
        </w:rPr>
        <w:instrText xml:space="preserve"> PAGEREF _Toc295058589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VETERAN</w:t>
      </w:r>
      <w:r w:rsidRPr="00AE53B5">
        <w:rPr>
          <w:noProof/>
          <w:color w:val="191919"/>
        </w:rPr>
        <w:t>S</w:t>
      </w:r>
      <w:r w:rsidRPr="00AE53B5">
        <w:rPr>
          <w:noProof/>
          <w:color w:val="191919"/>
          <w:spacing w:val="-3"/>
        </w:rPr>
        <w:t xml:space="preserve"> </w:t>
      </w:r>
      <w:r w:rsidRPr="00AE53B5">
        <w:rPr>
          <w:noProof/>
          <w:color w:val="191919"/>
          <w:spacing w:val="-2"/>
        </w:rPr>
        <w:t>ASSIS</w:t>
      </w:r>
      <w:r w:rsidRPr="00AE53B5">
        <w:rPr>
          <w:noProof/>
          <w:color w:val="191919"/>
          <w:spacing w:val="-16"/>
        </w:rPr>
        <w:t>T</w:t>
      </w:r>
      <w:r w:rsidRPr="00AE53B5">
        <w:rPr>
          <w:noProof/>
          <w:color w:val="191919"/>
          <w:spacing w:val="-2"/>
        </w:rPr>
        <w:t>ANC</w:t>
      </w:r>
      <w:r w:rsidRPr="00AE53B5">
        <w:rPr>
          <w:noProof/>
          <w:color w:val="191919"/>
        </w:rPr>
        <w:t>E</w:t>
      </w:r>
      <w:r w:rsidRPr="00AE53B5">
        <w:rPr>
          <w:noProof/>
          <w:color w:val="191919"/>
          <w:spacing w:val="10"/>
        </w:rPr>
        <w:t xml:space="preserve"> </w:t>
      </w:r>
      <w:r w:rsidRPr="00AE53B5">
        <w:rPr>
          <w:noProof/>
          <w:color w:val="191919"/>
          <w:spacing w:val="-2"/>
        </w:rPr>
        <w:t>PROGRAMS</w:t>
      </w:r>
      <w:r>
        <w:rPr>
          <w:noProof/>
        </w:rPr>
        <w:tab/>
      </w:r>
      <w:r w:rsidR="00623C29">
        <w:rPr>
          <w:noProof/>
        </w:rPr>
        <w:fldChar w:fldCharType="begin"/>
      </w:r>
      <w:r>
        <w:rPr>
          <w:noProof/>
        </w:rPr>
        <w:instrText xml:space="preserve"> PAGEREF _Toc295058590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REFUN</w:t>
      </w:r>
      <w:r w:rsidRPr="00AE53B5">
        <w:rPr>
          <w:noProof/>
        </w:rPr>
        <w:t>D</w:t>
      </w:r>
      <w:r w:rsidRPr="00AE53B5">
        <w:rPr>
          <w:noProof/>
          <w:spacing w:val="10"/>
        </w:rPr>
        <w:t xml:space="preserve"> </w:t>
      </w:r>
      <w:r w:rsidRPr="00AE53B5">
        <w:rPr>
          <w:noProof/>
          <w:spacing w:val="-2"/>
        </w:rPr>
        <w:t>POLIC</w:t>
      </w:r>
      <w:r w:rsidRPr="00AE53B5">
        <w:rPr>
          <w:noProof/>
        </w:rPr>
        <w:t>Y</w:t>
      </w:r>
      <w:r w:rsidRPr="00AE53B5">
        <w:rPr>
          <w:noProof/>
          <w:spacing w:val="3"/>
        </w:rPr>
        <w:t xml:space="preserve"> </w:t>
      </w:r>
      <w:r w:rsidRPr="00AE53B5">
        <w:rPr>
          <w:noProof/>
          <w:spacing w:val="-2"/>
        </w:rPr>
        <w:t>FO</w:t>
      </w:r>
      <w:r w:rsidRPr="00AE53B5">
        <w:rPr>
          <w:noProof/>
        </w:rPr>
        <w:t>R</w:t>
      </w:r>
      <w:r w:rsidRPr="00AE53B5">
        <w:rPr>
          <w:noProof/>
          <w:spacing w:val="10"/>
        </w:rPr>
        <w:t xml:space="preserve"> </w:t>
      </w:r>
      <w:r w:rsidRPr="00AE53B5">
        <w:rPr>
          <w:noProof/>
          <w:spacing w:val="-2"/>
        </w:rPr>
        <w:t>FINANCIA</w:t>
      </w:r>
      <w:r w:rsidRPr="00AE53B5">
        <w:rPr>
          <w:noProof/>
        </w:rPr>
        <w:t>L</w:t>
      </w:r>
      <w:r w:rsidRPr="00AE53B5">
        <w:rPr>
          <w:noProof/>
          <w:spacing w:val="-13"/>
        </w:rPr>
        <w:t xml:space="preserve"> </w:t>
      </w:r>
      <w:r w:rsidRPr="00AE53B5">
        <w:rPr>
          <w:noProof/>
          <w:spacing w:val="-2"/>
        </w:rPr>
        <w:t>AI</w:t>
      </w:r>
      <w:r w:rsidRPr="00AE53B5">
        <w:rPr>
          <w:noProof/>
        </w:rPr>
        <w:t>D</w:t>
      </w:r>
      <w:r w:rsidRPr="00AE53B5">
        <w:rPr>
          <w:noProof/>
          <w:spacing w:val="10"/>
        </w:rPr>
        <w:t xml:space="preserve"> </w:t>
      </w:r>
      <w:r w:rsidRPr="00AE53B5">
        <w:rPr>
          <w:noProof/>
          <w:spacing w:val="-2"/>
        </w:rPr>
        <w:t>RECIPIENTS</w:t>
      </w:r>
      <w:r>
        <w:rPr>
          <w:noProof/>
        </w:rPr>
        <w:tab/>
      </w:r>
      <w:r w:rsidR="00623C29">
        <w:rPr>
          <w:noProof/>
        </w:rPr>
        <w:fldChar w:fldCharType="begin"/>
      </w:r>
      <w:r>
        <w:rPr>
          <w:noProof/>
        </w:rPr>
        <w:instrText xml:space="preserve"> PAGEREF _Toc295058591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RETUR</w:t>
      </w:r>
      <w:r w:rsidRPr="00AE53B5">
        <w:rPr>
          <w:noProof/>
          <w:color w:val="191919"/>
        </w:rPr>
        <w:t>N</w:t>
      </w:r>
      <w:r w:rsidRPr="00AE53B5">
        <w:rPr>
          <w:noProof/>
          <w:color w:val="191919"/>
          <w:spacing w:val="10"/>
        </w:rPr>
        <w:t xml:space="preserve"> </w:t>
      </w:r>
      <w:r w:rsidRPr="00AE53B5">
        <w:rPr>
          <w:noProof/>
          <w:color w:val="191919"/>
          <w:spacing w:val="-2"/>
        </w:rPr>
        <w:t>O</w:t>
      </w:r>
      <w:r w:rsidRPr="00AE53B5">
        <w:rPr>
          <w:noProof/>
          <w:color w:val="191919"/>
        </w:rPr>
        <w:t>F</w:t>
      </w:r>
      <w:r w:rsidRPr="00AE53B5">
        <w:rPr>
          <w:noProof/>
          <w:color w:val="191919"/>
          <w:spacing w:val="-1"/>
        </w:rPr>
        <w:t xml:space="preserve"> </w:t>
      </w:r>
      <w:r w:rsidRPr="00AE53B5">
        <w:rPr>
          <w:noProof/>
          <w:color w:val="191919"/>
          <w:spacing w:val="-2"/>
        </w:rPr>
        <w:t>TITL</w:t>
      </w:r>
      <w:r w:rsidRPr="00AE53B5">
        <w:rPr>
          <w:noProof/>
          <w:color w:val="191919"/>
        </w:rPr>
        <w:t>E</w:t>
      </w:r>
      <w:r w:rsidRPr="00AE53B5">
        <w:rPr>
          <w:noProof/>
          <w:color w:val="191919"/>
          <w:spacing w:val="10"/>
        </w:rPr>
        <w:t xml:space="preserve"> </w:t>
      </w:r>
      <w:r w:rsidRPr="00AE53B5">
        <w:rPr>
          <w:noProof/>
          <w:color w:val="191919"/>
          <w:spacing w:val="-2"/>
        </w:rPr>
        <w:t>I</w:t>
      </w:r>
      <w:r w:rsidRPr="00AE53B5">
        <w:rPr>
          <w:noProof/>
          <w:color w:val="191919"/>
        </w:rPr>
        <w:t>V</w:t>
      </w:r>
      <w:r w:rsidRPr="00AE53B5">
        <w:rPr>
          <w:noProof/>
          <w:color w:val="191919"/>
          <w:spacing w:val="-9"/>
        </w:rPr>
        <w:t xml:space="preserve"> </w:t>
      </w:r>
      <w:r w:rsidRPr="00AE53B5">
        <w:rPr>
          <w:noProof/>
          <w:color w:val="191919"/>
          <w:spacing w:val="-2"/>
        </w:rPr>
        <w:t>FUNDS</w:t>
      </w:r>
      <w:r>
        <w:rPr>
          <w:noProof/>
        </w:rPr>
        <w:tab/>
      </w:r>
      <w:r w:rsidR="00623C29">
        <w:rPr>
          <w:noProof/>
        </w:rPr>
        <w:fldChar w:fldCharType="begin"/>
      </w:r>
      <w:r>
        <w:rPr>
          <w:noProof/>
        </w:rPr>
        <w:instrText xml:space="preserve"> PAGEREF _Toc295058592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WITHDR</w:t>
      </w:r>
      <w:r w:rsidRPr="00AE53B5">
        <w:rPr>
          <w:noProof/>
          <w:color w:val="191919"/>
          <w:spacing w:val="-21"/>
        </w:rPr>
        <w:t>A</w:t>
      </w:r>
      <w:r w:rsidRPr="00AE53B5">
        <w:rPr>
          <w:noProof/>
          <w:color w:val="191919"/>
          <w:spacing w:val="-20"/>
        </w:rPr>
        <w:t>W</w:t>
      </w:r>
      <w:r w:rsidRPr="00AE53B5">
        <w:rPr>
          <w:noProof/>
          <w:color w:val="191919"/>
        </w:rPr>
        <w:t>AL</w:t>
      </w:r>
      <w:r w:rsidRPr="00AE53B5">
        <w:rPr>
          <w:noProof/>
          <w:color w:val="191919"/>
          <w:spacing w:val="33"/>
        </w:rPr>
        <w:t xml:space="preserve"> </w:t>
      </w:r>
      <w:r w:rsidRPr="00AE53B5">
        <w:rPr>
          <w:noProof/>
          <w:color w:val="191919"/>
        </w:rPr>
        <w:t>D</w:t>
      </w:r>
      <w:r w:rsidRPr="00AE53B5">
        <w:rPr>
          <w:noProof/>
          <w:color w:val="191919"/>
          <w:spacing w:val="-14"/>
          <w:w w:val="103"/>
        </w:rPr>
        <w:t>A</w:t>
      </w:r>
      <w:r w:rsidRPr="00AE53B5">
        <w:rPr>
          <w:noProof/>
          <w:color w:val="191919"/>
          <w:w w:val="103"/>
        </w:rPr>
        <w:t>TE</w:t>
      </w:r>
      <w:r>
        <w:rPr>
          <w:noProof/>
        </w:rPr>
        <w:tab/>
      </w:r>
      <w:r w:rsidR="00623C29">
        <w:rPr>
          <w:noProof/>
        </w:rPr>
        <w:fldChar w:fldCharType="begin"/>
      </w:r>
      <w:r>
        <w:rPr>
          <w:noProof/>
        </w:rPr>
        <w:instrText xml:space="preserve"> PAGEREF _Toc295058593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OFFICIAL WITHDRAWALS</w:t>
      </w:r>
      <w:r>
        <w:rPr>
          <w:noProof/>
        </w:rPr>
        <w:tab/>
      </w:r>
      <w:r w:rsidR="00623C29">
        <w:rPr>
          <w:noProof/>
        </w:rPr>
        <w:fldChar w:fldCharType="begin"/>
      </w:r>
      <w:r>
        <w:rPr>
          <w:noProof/>
        </w:rPr>
        <w:instrText xml:space="preserve"> PAGEREF _Toc295058594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UNOFFICIAL WITHDRAWALS</w:t>
      </w:r>
      <w:r>
        <w:rPr>
          <w:noProof/>
        </w:rPr>
        <w:tab/>
      </w:r>
      <w:r w:rsidR="00623C29">
        <w:rPr>
          <w:noProof/>
        </w:rPr>
        <w:fldChar w:fldCharType="begin"/>
      </w:r>
      <w:r>
        <w:rPr>
          <w:noProof/>
        </w:rPr>
        <w:instrText xml:space="preserve"> PAGEREF _Toc295058595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REPAYMENT OBLIGATIONS</w:t>
      </w:r>
      <w:r>
        <w:rPr>
          <w:noProof/>
        </w:rPr>
        <w:tab/>
      </w:r>
      <w:r w:rsidR="00623C29">
        <w:rPr>
          <w:noProof/>
        </w:rPr>
        <w:fldChar w:fldCharType="begin"/>
      </w:r>
      <w:r>
        <w:rPr>
          <w:noProof/>
        </w:rPr>
        <w:instrText xml:space="preserve"> PAGEREF _Toc295058596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PROCEDURES FOR RETURN OF TITLE IV FUNDS (R2T4)</w:t>
      </w:r>
      <w:r>
        <w:rPr>
          <w:noProof/>
        </w:rPr>
        <w:tab/>
      </w:r>
      <w:r w:rsidR="00623C29">
        <w:rPr>
          <w:noProof/>
        </w:rPr>
        <w:fldChar w:fldCharType="begin"/>
      </w:r>
      <w:r>
        <w:rPr>
          <w:noProof/>
        </w:rPr>
        <w:instrText xml:space="preserve"> PAGEREF _Toc295058597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4"/>
        </w:rPr>
        <w:t>FINANCIA</w:t>
      </w:r>
      <w:r w:rsidRPr="00AE53B5">
        <w:rPr>
          <w:noProof/>
          <w:color w:val="191919"/>
        </w:rPr>
        <w:t>L</w:t>
      </w:r>
      <w:r w:rsidRPr="00AE53B5">
        <w:rPr>
          <w:noProof/>
          <w:color w:val="191919"/>
          <w:spacing w:val="18"/>
        </w:rPr>
        <w:t xml:space="preserve"> </w:t>
      </w:r>
      <w:r w:rsidRPr="00AE53B5">
        <w:rPr>
          <w:noProof/>
          <w:color w:val="191919"/>
          <w:spacing w:val="-4"/>
        </w:rPr>
        <w:t>INFORM</w:t>
      </w:r>
      <w:r w:rsidRPr="00AE53B5">
        <w:rPr>
          <w:noProof/>
          <w:color w:val="191919"/>
          <w:spacing w:val="-63"/>
        </w:rPr>
        <w:t>A</w:t>
      </w:r>
      <w:r w:rsidRPr="00AE53B5">
        <w:rPr>
          <w:noProof/>
          <w:color w:val="191919"/>
          <w:spacing w:val="-4"/>
        </w:rPr>
        <w:t>TION</w:t>
      </w:r>
      <w:r>
        <w:rPr>
          <w:noProof/>
        </w:rPr>
        <w:tab/>
      </w:r>
      <w:r w:rsidR="00623C29">
        <w:rPr>
          <w:noProof/>
        </w:rPr>
        <w:fldChar w:fldCharType="begin"/>
      </w:r>
      <w:r>
        <w:rPr>
          <w:noProof/>
        </w:rPr>
        <w:instrText xml:space="preserve"> PAGEREF _Toc295058598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STUDEN</w:t>
      </w:r>
      <w:r w:rsidRPr="00AE53B5">
        <w:rPr>
          <w:noProof/>
          <w:color w:val="191919"/>
        </w:rPr>
        <w:t>T</w:t>
      </w:r>
      <w:r w:rsidRPr="00AE53B5">
        <w:rPr>
          <w:noProof/>
          <w:color w:val="191919"/>
          <w:spacing w:val="7"/>
        </w:rPr>
        <w:t xml:space="preserve"> </w:t>
      </w:r>
      <w:r w:rsidRPr="00AE53B5">
        <w:rPr>
          <w:noProof/>
          <w:color w:val="191919"/>
          <w:spacing w:val="-2"/>
        </w:rPr>
        <w:t>FE</w:t>
      </w:r>
      <w:r w:rsidRPr="00AE53B5">
        <w:rPr>
          <w:noProof/>
          <w:color w:val="191919"/>
        </w:rPr>
        <w:t>E</w:t>
      </w:r>
      <w:r w:rsidRPr="00AE53B5">
        <w:rPr>
          <w:noProof/>
          <w:color w:val="191919"/>
          <w:spacing w:val="10"/>
        </w:rPr>
        <w:t xml:space="preserve"> </w:t>
      </w:r>
      <w:r w:rsidRPr="00AE53B5">
        <w:rPr>
          <w:noProof/>
          <w:color w:val="191919"/>
          <w:spacing w:val="-2"/>
        </w:rPr>
        <w:t>SCHEDULE</w:t>
      </w:r>
      <w:r>
        <w:rPr>
          <w:noProof/>
        </w:rPr>
        <w:tab/>
      </w:r>
      <w:r w:rsidR="00623C29">
        <w:rPr>
          <w:noProof/>
        </w:rPr>
        <w:fldChar w:fldCharType="begin"/>
      </w:r>
      <w:r>
        <w:rPr>
          <w:noProof/>
        </w:rPr>
        <w:instrText xml:space="preserve"> PAGEREF _Toc295058599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DEFINITIO</w:t>
      </w:r>
      <w:r w:rsidRPr="00AE53B5">
        <w:rPr>
          <w:noProof/>
          <w:color w:val="191919"/>
        </w:rPr>
        <w:t>N</w:t>
      </w:r>
      <w:r w:rsidRPr="00AE53B5">
        <w:rPr>
          <w:noProof/>
          <w:color w:val="191919"/>
          <w:spacing w:val="10"/>
        </w:rPr>
        <w:t xml:space="preserve"> </w:t>
      </w:r>
      <w:r w:rsidRPr="00AE53B5">
        <w:rPr>
          <w:noProof/>
          <w:color w:val="191919"/>
          <w:spacing w:val="-2"/>
        </w:rPr>
        <w:t>O</w:t>
      </w:r>
      <w:r w:rsidRPr="00AE53B5">
        <w:rPr>
          <w:noProof/>
          <w:color w:val="191919"/>
        </w:rPr>
        <w:t>F</w:t>
      </w:r>
      <w:r w:rsidRPr="00AE53B5">
        <w:rPr>
          <w:noProof/>
          <w:color w:val="191919"/>
          <w:spacing w:val="4"/>
        </w:rPr>
        <w:t xml:space="preserve"> </w:t>
      </w:r>
      <w:r w:rsidRPr="00AE53B5">
        <w:rPr>
          <w:noProof/>
          <w:color w:val="191919"/>
          <w:spacing w:val="-2"/>
        </w:rPr>
        <w:t>FULL-TIM</w:t>
      </w:r>
      <w:r w:rsidRPr="00AE53B5">
        <w:rPr>
          <w:noProof/>
          <w:color w:val="191919"/>
        </w:rPr>
        <w:t>E</w:t>
      </w:r>
      <w:r w:rsidRPr="00AE53B5">
        <w:rPr>
          <w:noProof/>
          <w:color w:val="191919"/>
          <w:spacing w:val="10"/>
        </w:rPr>
        <w:t xml:space="preserve"> </w:t>
      </w:r>
      <w:r w:rsidRPr="00AE53B5">
        <w:rPr>
          <w:noProof/>
          <w:color w:val="191919"/>
          <w:spacing w:val="-2"/>
        </w:rPr>
        <w:t>STUDENT</w:t>
      </w:r>
      <w:r>
        <w:rPr>
          <w:noProof/>
        </w:rPr>
        <w:tab/>
      </w:r>
      <w:r w:rsidR="00623C29">
        <w:rPr>
          <w:noProof/>
        </w:rPr>
        <w:fldChar w:fldCharType="begin"/>
      </w:r>
      <w:r>
        <w:rPr>
          <w:noProof/>
        </w:rPr>
        <w:instrText xml:space="preserve"> PAGEREF _Toc295058600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CITIZEN</w:t>
      </w:r>
      <w:r w:rsidRPr="00AE53B5">
        <w:rPr>
          <w:noProof/>
          <w:color w:val="191919"/>
        </w:rPr>
        <w:t>S</w:t>
      </w:r>
      <w:r w:rsidRPr="00AE53B5">
        <w:rPr>
          <w:noProof/>
          <w:color w:val="191919"/>
          <w:spacing w:val="10"/>
        </w:rPr>
        <w:t xml:space="preserve"> </w:t>
      </w:r>
      <w:r w:rsidRPr="00AE53B5">
        <w:rPr>
          <w:noProof/>
          <w:color w:val="191919"/>
          <w:spacing w:val="-2"/>
        </w:rPr>
        <w:t>O</w:t>
      </w:r>
      <w:r w:rsidRPr="00AE53B5">
        <w:rPr>
          <w:noProof/>
          <w:color w:val="191919"/>
        </w:rPr>
        <w:t>F</w:t>
      </w:r>
      <w:r w:rsidRPr="00AE53B5">
        <w:rPr>
          <w:noProof/>
          <w:color w:val="191919"/>
          <w:spacing w:val="4"/>
        </w:rPr>
        <w:t xml:space="preserve"> </w:t>
      </w:r>
      <w:r w:rsidRPr="00AE53B5">
        <w:rPr>
          <w:noProof/>
          <w:color w:val="191919"/>
          <w:spacing w:val="-2"/>
        </w:rPr>
        <w:t>GEORGI</w:t>
      </w:r>
      <w:r w:rsidRPr="00AE53B5">
        <w:rPr>
          <w:noProof/>
          <w:color w:val="191919"/>
        </w:rPr>
        <w:t xml:space="preserve">A </w:t>
      </w:r>
      <w:r w:rsidRPr="00AE53B5">
        <w:rPr>
          <w:noProof/>
          <w:color w:val="191919"/>
          <w:spacing w:val="-2"/>
        </w:rPr>
        <w:t>6</w:t>
      </w:r>
      <w:r w:rsidRPr="00AE53B5">
        <w:rPr>
          <w:noProof/>
          <w:color w:val="191919"/>
        </w:rPr>
        <w:t>2</w:t>
      </w:r>
      <w:r w:rsidRPr="00AE53B5">
        <w:rPr>
          <w:noProof/>
          <w:color w:val="191919"/>
          <w:spacing w:val="-15"/>
        </w:rPr>
        <w:t xml:space="preserve"> </w:t>
      </w:r>
      <w:r w:rsidRPr="00AE53B5">
        <w:rPr>
          <w:noProof/>
          <w:color w:val="191919"/>
          <w:spacing w:val="-2"/>
        </w:rPr>
        <w:t>AN</w:t>
      </w:r>
      <w:r w:rsidRPr="00AE53B5">
        <w:rPr>
          <w:noProof/>
          <w:color w:val="191919"/>
        </w:rPr>
        <w:t>D</w:t>
      </w:r>
      <w:r w:rsidRPr="00AE53B5">
        <w:rPr>
          <w:noProof/>
          <w:color w:val="191919"/>
          <w:spacing w:val="10"/>
        </w:rPr>
        <w:t xml:space="preserve"> </w:t>
      </w:r>
      <w:r w:rsidRPr="00AE53B5">
        <w:rPr>
          <w:noProof/>
          <w:color w:val="191919"/>
          <w:spacing w:val="-2"/>
        </w:rPr>
        <w:t>OLDER</w:t>
      </w:r>
      <w:r>
        <w:rPr>
          <w:noProof/>
        </w:rPr>
        <w:tab/>
      </w:r>
      <w:r w:rsidR="00623C29">
        <w:rPr>
          <w:noProof/>
        </w:rPr>
        <w:fldChar w:fldCharType="begin"/>
      </w:r>
      <w:r>
        <w:rPr>
          <w:noProof/>
        </w:rPr>
        <w:instrText xml:space="preserve"> PAGEREF _Toc295058601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AUDI</w:t>
      </w:r>
      <w:r w:rsidRPr="00AE53B5">
        <w:rPr>
          <w:noProof/>
          <w:color w:val="191919"/>
        </w:rPr>
        <w:t>T</w:t>
      </w:r>
      <w:r w:rsidRPr="00AE53B5">
        <w:rPr>
          <w:noProof/>
          <w:color w:val="191919"/>
          <w:spacing w:val="7"/>
        </w:rPr>
        <w:t xml:space="preserve"> </w:t>
      </w:r>
      <w:r w:rsidRPr="00AE53B5">
        <w:rPr>
          <w:noProof/>
          <w:color w:val="191919"/>
          <w:spacing w:val="-2"/>
        </w:rPr>
        <w:t>(NON-CREDIT</w:t>
      </w:r>
      <w:r w:rsidRPr="00AE53B5">
        <w:rPr>
          <w:noProof/>
          <w:color w:val="191919"/>
        </w:rPr>
        <w:t>)</w:t>
      </w:r>
      <w:r w:rsidRPr="00AE53B5">
        <w:rPr>
          <w:noProof/>
          <w:color w:val="191919"/>
          <w:spacing w:val="-5"/>
        </w:rPr>
        <w:t xml:space="preserve"> </w:t>
      </w:r>
      <w:r w:rsidRPr="00AE53B5">
        <w:rPr>
          <w:noProof/>
          <w:color w:val="191919"/>
          <w:spacing w:val="-2"/>
        </w:rPr>
        <w:t>FEE</w:t>
      </w:r>
      <w:r>
        <w:rPr>
          <w:noProof/>
        </w:rPr>
        <w:tab/>
      </w:r>
      <w:r w:rsidR="00623C29">
        <w:rPr>
          <w:noProof/>
        </w:rPr>
        <w:fldChar w:fldCharType="begin"/>
      </w:r>
      <w:r>
        <w:rPr>
          <w:noProof/>
        </w:rPr>
        <w:instrText xml:space="preserve"> PAGEREF _Toc295058602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P</w:t>
      </w:r>
      <w:r w:rsidRPr="00AE53B5">
        <w:rPr>
          <w:noProof/>
          <w:color w:val="191919"/>
          <w:spacing w:val="-19"/>
        </w:rPr>
        <w:t>A</w:t>
      </w:r>
      <w:r w:rsidRPr="00AE53B5">
        <w:rPr>
          <w:noProof/>
          <w:color w:val="191919"/>
          <w:spacing w:val="-2"/>
        </w:rPr>
        <w:t>YMEN</w:t>
      </w:r>
      <w:r w:rsidRPr="00AE53B5">
        <w:rPr>
          <w:noProof/>
          <w:color w:val="191919"/>
        </w:rPr>
        <w:t>T</w:t>
      </w:r>
      <w:r w:rsidRPr="00AE53B5">
        <w:rPr>
          <w:noProof/>
          <w:color w:val="191919"/>
          <w:spacing w:val="7"/>
        </w:rPr>
        <w:t xml:space="preserve"> </w:t>
      </w:r>
      <w:r w:rsidRPr="00AE53B5">
        <w:rPr>
          <w:noProof/>
          <w:color w:val="191919"/>
          <w:spacing w:val="-2"/>
        </w:rPr>
        <w:t>O</w:t>
      </w:r>
      <w:r w:rsidRPr="00AE53B5">
        <w:rPr>
          <w:noProof/>
          <w:color w:val="191919"/>
        </w:rPr>
        <w:t>F</w:t>
      </w:r>
      <w:r w:rsidRPr="00AE53B5">
        <w:rPr>
          <w:noProof/>
          <w:color w:val="191919"/>
          <w:spacing w:val="4"/>
        </w:rPr>
        <w:t xml:space="preserve"> </w:t>
      </w:r>
      <w:r w:rsidRPr="00AE53B5">
        <w:rPr>
          <w:noProof/>
          <w:color w:val="191919"/>
          <w:spacing w:val="-2"/>
        </w:rPr>
        <w:t>FEE</w:t>
      </w:r>
      <w:r w:rsidRPr="00AE53B5">
        <w:rPr>
          <w:noProof/>
          <w:color w:val="191919"/>
        </w:rPr>
        <w:t xml:space="preserve">S </w:t>
      </w:r>
      <w:r w:rsidRPr="00AE53B5">
        <w:rPr>
          <w:noProof/>
          <w:color w:val="191919"/>
          <w:spacing w:val="-2"/>
        </w:rPr>
        <w:t>AN</w:t>
      </w:r>
      <w:r w:rsidRPr="00AE53B5">
        <w:rPr>
          <w:noProof/>
          <w:color w:val="191919"/>
        </w:rPr>
        <w:t>D</w:t>
      </w:r>
      <w:r w:rsidRPr="00AE53B5">
        <w:rPr>
          <w:noProof/>
          <w:color w:val="191919"/>
          <w:spacing w:val="10"/>
        </w:rPr>
        <w:t xml:space="preserve"> </w:t>
      </w:r>
      <w:r w:rsidRPr="00AE53B5">
        <w:rPr>
          <w:noProof/>
          <w:color w:val="191919"/>
          <w:spacing w:val="-2"/>
        </w:rPr>
        <w:t>CHARGES</w:t>
      </w:r>
      <w:r>
        <w:rPr>
          <w:noProof/>
        </w:rPr>
        <w:tab/>
      </w:r>
      <w:r w:rsidR="00623C29">
        <w:rPr>
          <w:noProof/>
        </w:rPr>
        <w:fldChar w:fldCharType="begin"/>
      </w:r>
      <w:r>
        <w:rPr>
          <w:noProof/>
        </w:rPr>
        <w:instrText xml:space="preserve"> PAGEREF _Toc295058603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GENERA</w:t>
      </w:r>
      <w:r w:rsidRPr="00AE53B5">
        <w:rPr>
          <w:noProof/>
          <w:color w:val="191919"/>
        </w:rPr>
        <w:t xml:space="preserve">L </w:t>
      </w:r>
      <w:r w:rsidRPr="00AE53B5">
        <w:rPr>
          <w:noProof/>
          <w:color w:val="191919"/>
          <w:spacing w:val="-2"/>
        </w:rPr>
        <w:t>REFUNDS</w:t>
      </w:r>
      <w:r>
        <w:rPr>
          <w:noProof/>
        </w:rPr>
        <w:tab/>
      </w:r>
      <w:r w:rsidR="00623C29">
        <w:rPr>
          <w:noProof/>
        </w:rPr>
        <w:fldChar w:fldCharType="begin"/>
      </w:r>
      <w:r>
        <w:rPr>
          <w:noProof/>
        </w:rPr>
        <w:instrText xml:space="preserve"> PAGEREF _Toc295058604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ROO</w:t>
      </w:r>
      <w:r w:rsidRPr="00AE53B5">
        <w:rPr>
          <w:noProof/>
          <w:color w:val="191919"/>
        </w:rPr>
        <w:t xml:space="preserve">M </w:t>
      </w:r>
      <w:r w:rsidRPr="00AE53B5">
        <w:rPr>
          <w:noProof/>
          <w:color w:val="191919"/>
          <w:spacing w:val="-2"/>
        </w:rPr>
        <w:t>AN</w:t>
      </w:r>
      <w:r w:rsidRPr="00AE53B5">
        <w:rPr>
          <w:noProof/>
          <w:color w:val="191919"/>
        </w:rPr>
        <w:t>D</w:t>
      </w:r>
      <w:r w:rsidRPr="00AE53B5">
        <w:rPr>
          <w:noProof/>
          <w:color w:val="191919"/>
          <w:spacing w:val="10"/>
        </w:rPr>
        <w:t xml:space="preserve"> </w:t>
      </w:r>
      <w:r w:rsidRPr="00AE53B5">
        <w:rPr>
          <w:noProof/>
          <w:color w:val="191919"/>
          <w:spacing w:val="-2"/>
        </w:rPr>
        <w:t>BOAR</w:t>
      </w:r>
      <w:r w:rsidRPr="00AE53B5">
        <w:rPr>
          <w:noProof/>
          <w:color w:val="191919"/>
        </w:rPr>
        <w:t>D</w:t>
      </w:r>
      <w:r w:rsidRPr="00AE53B5">
        <w:rPr>
          <w:noProof/>
          <w:color w:val="191919"/>
          <w:spacing w:val="10"/>
        </w:rPr>
        <w:t xml:space="preserve"> </w:t>
      </w:r>
      <w:r w:rsidRPr="00AE53B5">
        <w:rPr>
          <w:noProof/>
          <w:color w:val="191919"/>
          <w:spacing w:val="-2"/>
        </w:rPr>
        <w:t>REFUNDS</w:t>
      </w:r>
      <w:r>
        <w:rPr>
          <w:noProof/>
        </w:rPr>
        <w:tab/>
      </w:r>
      <w:r w:rsidR="00623C29">
        <w:rPr>
          <w:noProof/>
        </w:rPr>
        <w:fldChar w:fldCharType="begin"/>
      </w:r>
      <w:r>
        <w:rPr>
          <w:noProof/>
        </w:rPr>
        <w:instrText xml:space="preserve"> PAGEREF _Toc295058605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BOARDIN</w:t>
      </w:r>
      <w:r w:rsidRPr="00AE53B5">
        <w:rPr>
          <w:noProof/>
          <w:color w:val="191919"/>
        </w:rPr>
        <w:t>G</w:t>
      </w:r>
      <w:r w:rsidRPr="00AE53B5">
        <w:rPr>
          <w:noProof/>
          <w:color w:val="191919"/>
          <w:spacing w:val="10"/>
        </w:rPr>
        <w:t xml:space="preserve"> </w:t>
      </w:r>
      <w:r w:rsidRPr="00AE53B5">
        <w:rPr>
          <w:noProof/>
          <w:color w:val="191919"/>
          <w:spacing w:val="-2"/>
        </w:rPr>
        <w:t>STUDEN</w:t>
      </w:r>
      <w:r w:rsidRPr="00AE53B5">
        <w:rPr>
          <w:noProof/>
          <w:color w:val="191919"/>
        </w:rPr>
        <w:t>T</w:t>
      </w:r>
      <w:r w:rsidRPr="00AE53B5">
        <w:rPr>
          <w:noProof/>
          <w:color w:val="191919"/>
          <w:spacing w:val="7"/>
        </w:rPr>
        <w:t xml:space="preserve"> </w:t>
      </w:r>
      <w:r w:rsidRPr="00AE53B5">
        <w:rPr>
          <w:noProof/>
          <w:color w:val="191919"/>
          <w:spacing w:val="-2"/>
        </w:rPr>
        <w:t>FEES</w:t>
      </w:r>
      <w:r>
        <w:rPr>
          <w:noProof/>
        </w:rPr>
        <w:tab/>
      </w:r>
      <w:r w:rsidR="00623C29">
        <w:rPr>
          <w:noProof/>
        </w:rPr>
        <w:fldChar w:fldCharType="begin"/>
      </w:r>
      <w:r>
        <w:rPr>
          <w:noProof/>
        </w:rPr>
        <w:instrText xml:space="preserve"> PAGEREF _Toc295058606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sidRPr="00AE53B5">
        <w:rPr>
          <w:rFonts w:ascii="Times New Roman" w:hAnsi="Times New Roman"/>
          <w:noProof/>
          <w:color w:val="262626" w:themeColor="text1" w:themeTint="D9"/>
          <w:spacing w:val="-26"/>
          <w:position w:val="-6"/>
        </w:rPr>
        <w:t>ENROLLMENT</w:t>
      </w:r>
      <w:r>
        <w:rPr>
          <w:noProof/>
        </w:rPr>
        <w:tab/>
      </w:r>
      <w:r w:rsidR="00623C29">
        <w:rPr>
          <w:noProof/>
        </w:rPr>
        <w:fldChar w:fldCharType="begin"/>
      </w:r>
      <w:r>
        <w:rPr>
          <w:noProof/>
        </w:rPr>
        <w:instrText xml:space="preserve"> PAGEREF _Toc295058607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1"/>
        <w:rPr>
          <w:noProof/>
          <w:sz w:val="22"/>
          <w:szCs w:val="22"/>
        </w:rPr>
      </w:pPr>
      <w:r w:rsidRPr="00AE53B5">
        <w:rPr>
          <w:rFonts w:ascii="Times New Roman" w:hAnsi="Times New Roman"/>
          <w:noProof/>
          <w:color w:val="262626" w:themeColor="text1" w:themeTint="D9"/>
          <w:spacing w:val="-25"/>
          <w:position w:val="-3"/>
        </w:rPr>
        <w:t>M</w:t>
      </w:r>
      <w:r w:rsidRPr="00AE53B5">
        <w:rPr>
          <w:rFonts w:ascii="Times New Roman" w:hAnsi="Times New Roman"/>
          <w:noProof/>
          <w:color w:val="262626" w:themeColor="text1" w:themeTint="D9"/>
          <w:position w:val="-3"/>
        </w:rPr>
        <w:t>ANAGEMENT</w:t>
      </w:r>
      <w:r w:rsidRPr="00AE53B5">
        <w:rPr>
          <w:rFonts w:ascii="Times New Roman" w:hAnsi="Times New Roman"/>
          <w:noProof/>
          <w:color w:val="262626" w:themeColor="text1" w:themeTint="D9"/>
          <w:spacing w:val="-42"/>
          <w:position w:val="-3"/>
        </w:rPr>
        <w:t xml:space="preserve"> &amp; </w:t>
      </w:r>
      <w:r w:rsidRPr="00AE53B5">
        <w:rPr>
          <w:rFonts w:ascii="Times New Roman" w:hAnsi="Times New Roman"/>
          <w:noProof/>
          <w:color w:val="262626" w:themeColor="text1" w:themeTint="D9"/>
          <w:spacing w:val="-25"/>
        </w:rPr>
        <w:t>S</w:t>
      </w:r>
      <w:r w:rsidRPr="00AE53B5">
        <w:rPr>
          <w:rFonts w:ascii="Times New Roman" w:hAnsi="Times New Roman"/>
          <w:noProof/>
          <w:color w:val="262626" w:themeColor="text1" w:themeTint="D9"/>
        </w:rPr>
        <w:t>TUDENT</w:t>
      </w:r>
      <w:r w:rsidRPr="00AE53B5">
        <w:rPr>
          <w:rFonts w:ascii="Times New Roman" w:hAnsi="Times New Roman"/>
          <w:noProof/>
          <w:color w:val="262626" w:themeColor="text1" w:themeTint="D9"/>
          <w:spacing w:val="-59"/>
        </w:rPr>
        <w:t xml:space="preserve"> </w:t>
      </w:r>
      <w:r w:rsidRPr="00AE53B5">
        <w:rPr>
          <w:rFonts w:ascii="Times New Roman" w:hAnsi="Times New Roman"/>
          <w:noProof/>
          <w:color w:val="262626" w:themeColor="text1" w:themeTint="D9"/>
          <w:spacing w:val="-25"/>
        </w:rPr>
        <w:t>A</w:t>
      </w:r>
      <w:r w:rsidRPr="00AE53B5">
        <w:rPr>
          <w:rFonts w:ascii="Times New Roman" w:hAnsi="Times New Roman"/>
          <w:noProof/>
          <w:color w:val="262626" w:themeColor="text1" w:themeTint="D9"/>
        </w:rPr>
        <w:t>F</w:t>
      </w:r>
      <w:r w:rsidRPr="00AE53B5">
        <w:rPr>
          <w:rFonts w:ascii="Times New Roman" w:hAnsi="Times New Roman"/>
          <w:noProof/>
          <w:color w:val="262626" w:themeColor="text1" w:themeTint="D9"/>
          <w:spacing w:val="-97"/>
        </w:rPr>
        <w:t>F</w:t>
      </w:r>
      <w:r w:rsidRPr="00AE53B5">
        <w:rPr>
          <w:rFonts w:ascii="Times New Roman" w:hAnsi="Times New Roman"/>
          <w:noProof/>
          <w:color w:val="262626" w:themeColor="text1" w:themeTint="D9"/>
        </w:rPr>
        <w:t>AIRS</w:t>
      </w:r>
      <w:r>
        <w:rPr>
          <w:noProof/>
        </w:rPr>
        <w:tab/>
      </w:r>
      <w:r w:rsidR="00623C29">
        <w:rPr>
          <w:noProof/>
        </w:rPr>
        <w:fldChar w:fldCharType="begin"/>
      </w:r>
      <w:r>
        <w:rPr>
          <w:noProof/>
        </w:rPr>
        <w:instrText xml:space="preserve"> PAGEREF _Toc295058608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STUDEN</w:t>
      </w:r>
      <w:r w:rsidRPr="00AE53B5">
        <w:rPr>
          <w:noProof/>
          <w:color w:val="191919"/>
        </w:rPr>
        <w:t>T</w:t>
      </w:r>
      <w:r w:rsidRPr="00AE53B5">
        <w:rPr>
          <w:noProof/>
          <w:color w:val="191919"/>
          <w:spacing w:val="-6"/>
        </w:rPr>
        <w:t xml:space="preserve"> </w:t>
      </w:r>
      <w:r w:rsidRPr="00AE53B5">
        <w:rPr>
          <w:noProof/>
          <w:color w:val="191919"/>
          <w:spacing w:val="-2"/>
        </w:rPr>
        <w:t>AF</w:t>
      </w:r>
      <w:r w:rsidRPr="00AE53B5">
        <w:rPr>
          <w:noProof/>
          <w:color w:val="191919"/>
          <w:spacing w:val="-16"/>
        </w:rPr>
        <w:t>F</w:t>
      </w:r>
      <w:r w:rsidRPr="00AE53B5">
        <w:rPr>
          <w:noProof/>
          <w:color w:val="191919"/>
          <w:spacing w:val="-2"/>
        </w:rPr>
        <w:t>AIRS</w:t>
      </w:r>
      <w:r>
        <w:rPr>
          <w:noProof/>
        </w:rPr>
        <w:tab/>
      </w:r>
      <w:r w:rsidR="00623C29">
        <w:rPr>
          <w:noProof/>
        </w:rPr>
        <w:fldChar w:fldCharType="begin"/>
      </w:r>
      <w:r>
        <w:rPr>
          <w:noProof/>
        </w:rPr>
        <w:instrText xml:space="preserve"> PAGEREF _Toc295058609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mission statement</w:t>
      </w:r>
      <w:r>
        <w:rPr>
          <w:noProof/>
        </w:rPr>
        <w:tab/>
      </w:r>
      <w:r w:rsidR="00623C29">
        <w:rPr>
          <w:noProof/>
        </w:rPr>
        <w:fldChar w:fldCharType="begin"/>
      </w:r>
      <w:r>
        <w:rPr>
          <w:noProof/>
        </w:rPr>
        <w:instrText xml:space="preserve"> PAGEREF _Toc295058610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student health services</w:t>
      </w:r>
      <w:r>
        <w:rPr>
          <w:noProof/>
        </w:rPr>
        <w:tab/>
      </w:r>
      <w:r w:rsidR="00623C29">
        <w:rPr>
          <w:noProof/>
        </w:rPr>
        <w:fldChar w:fldCharType="begin"/>
      </w:r>
      <w:r>
        <w:rPr>
          <w:noProof/>
        </w:rPr>
        <w:instrText xml:space="preserve"> PAGEREF _Toc295058611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Counseling Services</w:t>
      </w:r>
      <w:r>
        <w:rPr>
          <w:noProof/>
        </w:rPr>
        <w:tab/>
      </w:r>
      <w:r w:rsidR="00623C29">
        <w:rPr>
          <w:noProof/>
        </w:rPr>
        <w:fldChar w:fldCharType="begin"/>
      </w:r>
      <w:r>
        <w:rPr>
          <w:noProof/>
        </w:rPr>
        <w:instrText xml:space="preserve"> PAGEREF _Toc295058612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Regents Center for Learning Disorders (RCLD)</w:t>
      </w:r>
      <w:r>
        <w:rPr>
          <w:noProof/>
        </w:rPr>
        <w:tab/>
      </w:r>
      <w:r w:rsidR="00623C29">
        <w:rPr>
          <w:noProof/>
        </w:rPr>
        <w:fldChar w:fldCharType="begin"/>
      </w:r>
      <w:r>
        <w:rPr>
          <w:noProof/>
        </w:rPr>
        <w:instrText xml:space="preserve"> PAGEREF _Toc295058613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Disability Student Services</w:t>
      </w:r>
      <w:r>
        <w:rPr>
          <w:noProof/>
        </w:rPr>
        <w:tab/>
      </w:r>
      <w:r w:rsidR="00623C29">
        <w:rPr>
          <w:noProof/>
        </w:rPr>
        <w:fldChar w:fldCharType="begin"/>
      </w:r>
      <w:r>
        <w:rPr>
          <w:noProof/>
        </w:rPr>
        <w:instrText xml:space="preserve"> PAGEREF _Toc295058614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Provisions for Learning Disabilities and Physically Impaired Students</w:t>
      </w:r>
      <w:r>
        <w:rPr>
          <w:noProof/>
        </w:rPr>
        <w:tab/>
      </w:r>
      <w:r w:rsidR="00623C29">
        <w:rPr>
          <w:noProof/>
        </w:rPr>
        <w:fldChar w:fldCharType="begin"/>
      </w:r>
      <w:r>
        <w:rPr>
          <w:noProof/>
        </w:rPr>
        <w:instrText xml:space="preserve"> PAGEREF _Toc295058615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Definition of Disability</w:t>
      </w:r>
      <w:r>
        <w:rPr>
          <w:noProof/>
        </w:rPr>
        <w:tab/>
      </w:r>
      <w:r w:rsidR="00623C29">
        <w:rPr>
          <w:noProof/>
        </w:rPr>
        <w:fldChar w:fldCharType="begin"/>
      </w:r>
      <w:r>
        <w:rPr>
          <w:noProof/>
        </w:rPr>
        <w:instrText xml:space="preserve"> PAGEREF _Toc295058616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262626" w:themeColor="text1" w:themeTint="D9"/>
        </w:rPr>
        <w:t>GENERAL DOCUMENTATION GUIDELINES</w:t>
      </w:r>
      <w:r>
        <w:rPr>
          <w:noProof/>
        </w:rPr>
        <w:tab/>
      </w:r>
      <w:r w:rsidR="00623C29">
        <w:rPr>
          <w:noProof/>
        </w:rPr>
        <w:fldChar w:fldCharType="begin"/>
      </w:r>
      <w:r>
        <w:rPr>
          <w:noProof/>
        </w:rPr>
        <w:instrText xml:space="preserve"> PAGEREF _Toc295058617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Learning Disabilities</w:t>
      </w:r>
      <w:r>
        <w:rPr>
          <w:noProof/>
        </w:rPr>
        <w:tab/>
      </w:r>
      <w:r w:rsidR="00623C29">
        <w:rPr>
          <w:noProof/>
        </w:rPr>
        <w:fldChar w:fldCharType="begin"/>
      </w:r>
      <w:r>
        <w:rPr>
          <w:noProof/>
        </w:rPr>
        <w:instrText xml:space="preserve"> PAGEREF _Toc295058618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Attention-Deficit/Hyperactivity Disorder (AD/HD)</w:t>
      </w:r>
      <w:r>
        <w:rPr>
          <w:noProof/>
        </w:rPr>
        <w:tab/>
      </w:r>
      <w:r w:rsidR="00623C29">
        <w:rPr>
          <w:noProof/>
        </w:rPr>
        <w:fldChar w:fldCharType="begin"/>
      </w:r>
      <w:r>
        <w:rPr>
          <w:noProof/>
        </w:rPr>
        <w:instrText xml:space="preserve"> PAGEREF _Toc295058619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lastRenderedPageBreak/>
        <w:t>Pervasive Developmental Disorders</w:t>
      </w:r>
      <w:r>
        <w:rPr>
          <w:noProof/>
        </w:rPr>
        <w:tab/>
      </w:r>
      <w:r w:rsidR="00623C29">
        <w:rPr>
          <w:noProof/>
        </w:rPr>
        <w:fldChar w:fldCharType="begin"/>
      </w:r>
      <w:r>
        <w:rPr>
          <w:noProof/>
        </w:rPr>
        <w:instrText xml:space="preserve"> PAGEREF _Toc295058620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caps/>
          <w:noProof/>
          <w:color w:val="262626" w:themeColor="text1" w:themeTint="D9"/>
        </w:rPr>
        <w:t>Asperger's Disorder</w:t>
      </w:r>
      <w:r>
        <w:rPr>
          <w:noProof/>
        </w:rPr>
        <w:tab/>
      </w:r>
      <w:r w:rsidR="00623C29">
        <w:rPr>
          <w:noProof/>
        </w:rPr>
        <w:fldChar w:fldCharType="begin"/>
      </w:r>
      <w:r>
        <w:rPr>
          <w:noProof/>
        </w:rPr>
        <w:instrText xml:space="preserve"> PAGEREF _Toc295058621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caps/>
          <w:noProof/>
          <w:color w:val="262626" w:themeColor="text1" w:themeTint="D9"/>
        </w:rPr>
        <w:t>Autistic Disorder</w:t>
      </w:r>
      <w:r>
        <w:rPr>
          <w:noProof/>
        </w:rPr>
        <w:tab/>
      </w:r>
      <w:r w:rsidR="00623C29">
        <w:rPr>
          <w:noProof/>
        </w:rPr>
        <w:fldChar w:fldCharType="begin"/>
      </w:r>
      <w:r>
        <w:rPr>
          <w:noProof/>
        </w:rPr>
        <w:instrText xml:space="preserve"> PAGEREF _Toc295058622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caps/>
          <w:noProof/>
          <w:color w:val="222222"/>
        </w:rPr>
        <w:t>Acquired Brain Injury (ABI)</w:t>
      </w:r>
      <w:r>
        <w:rPr>
          <w:noProof/>
        </w:rPr>
        <w:tab/>
      </w:r>
      <w:r w:rsidR="00623C29">
        <w:rPr>
          <w:noProof/>
        </w:rPr>
        <w:fldChar w:fldCharType="begin"/>
      </w:r>
      <w:r>
        <w:rPr>
          <w:noProof/>
        </w:rPr>
        <w:instrText xml:space="preserve"> PAGEREF _Toc295058623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22222"/>
        </w:rPr>
        <w:t>Psychological Disorders</w:t>
      </w:r>
      <w:r>
        <w:rPr>
          <w:noProof/>
        </w:rPr>
        <w:tab/>
      </w:r>
      <w:r w:rsidR="00623C29">
        <w:rPr>
          <w:noProof/>
        </w:rPr>
        <w:fldChar w:fldCharType="begin"/>
      </w:r>
      <w:r>
        <w:rPr>
          <w:noProof/>
        </w:rPr>
        <w:instrText xml:space="preserve"> PAGEREF _Toc295058624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caps/>
          <w:noProof/>
          <w:color w:val="222222"/>
        </w:rPr>
        <w:t>Sensory Disorders</w:t>
      </w:r>
      <w:r>
        <w:rPr>
          <w:noProof/>
        </w:rPr>
        <w:tab/>
      </w:r>
      <w:r w:rsidR="00623C29">
        <w:rPr>
          <w:noProof/>
        </w:rPr>
        <w:fldChar w:fldCharType="begin"/>
      </w:r>
      <w:r>
        <w:rPr>
          <w:noProof/>
        </w:rPr>
        <w:instrText xml:space="preserve"> PAGEREF _Toc295058625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noProof/>
          <w:color w:val="262626" w:themeColor="text1" w:themeTint="D9"/>
        </w:rPr>
        <w:t>DEAF AND HARD OF HEARING</w:t>
      </w:r>
      <w:r>
        <w:rPr>
          <w:noProof/>
        </w:rPr>
        <w:tab/>
      </w:r>
      <w:r w:rsidR="00623C29">
        <w:rPr>
          <w:noProof/>
        </w:rPr>
        <w:fldChar w:fldCharType="begin"/>
      </w:r>
      <w:r>
        <w:rPr>
          <w:noProof/>
        </w:rPr>
        <w:instrText xml:space="preserve"> PAGEREF _Toc295058626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noProof/>
          <w:color w:val="262626" w:themeColor="text1" w:themeTint="D9"/>
        </w:rPr>
        <w:t>VISUAL DISORDERS</w:t>
      </w:r>
      <w:r>
        <w:rPr>
          <w:noProof/>
        </w:rPr>
        <w:tab/>
      </w:r>
      <w:r w:rsidR="00623C29">
        <w:rPr>
          <w:noProof/>
        </w:rPr>
        <w:fldChar w:fldCharType="begin"/>
      </w:r>
      <w:r>
        <w:rPr>
          <w:noProof/>
        </w:rPr>
        <w:instrText xml:space="preserve"> PAGEREF _Toc295058627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noProof/>
          <w:color w:val="262626" w:themeColor="text1" w:themeTint="D9"/>
        </w:rPr>
        <w:t>MOBILITY DISORDERS</w:t>
      </w:r>
      <w:r>
        <w:rPr>
          <w:noProof/>
        </w:rPr>
        <w:tab/>
      </w:r>
      <w:r w:rsidR="00623C29">
        <w:rPr>
          <w:noProof/>
        </w:rPr>
        <w:fldChar w:fldCharType="begin"/>
      </w:r>
      <w:r>
        <w:rPr>
          <w:noProof/>
        </w:rPr>
        <w:instrText xml:space="preserve"> PAGEREF _Toc295058628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rFonts w:eastAsia="Times New Roman"/>
          <w:noProof/>
          <w:color w:val="262626" w:themeColor="text1" w:themeTint="D9"/>
        </w:rPr>
        <w:t>SYSTEMIC DISORDERS</w:t>
      </w:r>
      <w:r>
        <w:rPr>
          <w:noProof/>
        </w:rPr>
        <w:tab/>
      </w:r>
      <w:r w:rsidR="00623C29">
        <w:rPr>
          <w:noProof/>
        </w:rPr>
        <w:fldChar w:fldCharType="begin"/>
      </w:r>
      <w:r>
        <w:rPr>
          <w:noProof/>
        </w:rPr>
        <w:instrText xml:space="preserve"> PAGEREF _Toc295058629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Student Life &amp; Activities</w:t>
      </w:r>
      <w:r>
        <w:rPr>
          <w:noProof/>
        </w:rPr>
        <w:tab/>
      </w:r>
      <w:r w:rsidR="00623C29">
        <w:rPr>
          <w:noProof/>
        </w:rPr>
        <w:fldChar w:fldCharType="begin"/>
      </w:r>
      <w:r>
        <w:rPr>
          <w:noProof/>
        </w:rPr>
        <w:instrText xml:space="preserve"> PAGEREF _Toc295058630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The James C. Reese Student Union</w:t>
      </w:r>
      <w:r>
        <w:rPr>
          <w:noProof/>
        </w:rPr>
        <w:tab/>
      </w:r>
      <w:r w:rsidR="00623C29">
        <w:rPr>
          <w:noProof/>
        </w:rPr>
        <w:fldChar w:fldCharType="begin"/>
      </w:r>
      <w:r>
        <w:rPr>
          <w:noProof/>
        </w:rPr>
        <w:instrText xml:space="preserve"> PAGEREF _Toc295058631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caps/>
          <w:noProof/>
          <w:color w:val="262626" w:themeColor="text1" w:themeTint="D9"/>
        </w:rPr>
        <w:t>Campus Organizations</w:t>
      </w:r>
      <w:r>
        <w:rPr>
          <w:noProof/>
        </w:rPr>
        <w:tab/>
      </w:r>
      <w:r w:rsidR="00623C29">
        <w:rPr>
          <w:noProof/>
        </w:rPr>
        <w:fldChar w:fldCharType="begin"/>
      </w:r>
      <w:r>
        <w:rPr>
          <w:noProof/>
        </w:rPr>
        <w:instrText xml:space="preserve"> PAGEREF _Toc295058632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The Center for the African American Male (CAAM)</w:t>
      </w:r>
      <w:r>
        <w:rPr>
          <w:noProof/>
        </w:rPr>
        <w:tab/>
      </w:r>
      <w:r w:rsidR="00623C29">
        <w:rPr>
          <w:noProof/>
        </w:rPr>
        <w:fldChar w:fldCharType="begin"/>
      </w:r>
      <w:r>
        <w:rPr>
          <w:noProof/>
        </w:rPr>
        <w:instrText xml:space="preserve"> PAGEREF _Toc295058633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4"/>
        </w:rPr>
        <w:t>ACADEMI</w:t>
      </w:r>
      <w:r w:rsidRPr="00AE53B5">
        <w:rPr>
          <w:noProof/>
          <w:color w:val="191919"/>
        </w:rPr>
        <w:t>C</w:t>
      </w:r>
      <w:r w:rsidRPr="00AE53B5">
        <w:rPr>
          <w:noProof/>
          <w:color w:val="191919"/>
          <w:spacing w:val="38"/>
        </w:rPr>
        <w:t xml:space="preserve"> I</w:t>
      </w:r>
      <w:r w:rsidRPr="00AE53B5">
        <w:rPr>
          <w:noProof/>
          <w:color w:val="191919"/>
          <w:spacing w:val="-4"/>
        </w:rPr>
        <w:t>NFORM</w:t>
      </w:r>
      <w:r w:rsidRPr="00AE53B5">
        <w:rPr>
          <w:noProof/>
          <w:color w:val="191919"/>
          <w:spacing w:val="-63"/>
        </w:rPr>
        <w:t>A</w:t>
      </w:r>
      <w:r w:rsidRPr="00AE53B5">
        <w:rPr>
          <w:noProof/>
          <w:color w:val="191919"/>
          <w:spacing w:val="-4"/>
        </w:rPr>
        <w:t>TION</w:t>
      </w:r>
      <w:r>
        <w:rPr>
          <w:noProof/>
        </w:rPr>
        <w:tab/>
      </w:r>
      <w:r w:rsidR="00623C29">
        <w:rPr>
          <w:noProof/>
        </w:rPr>
        <w:fldChar w:fldCharType="begin"/>
      </w:r>
      <w:r>
        <w:rPr>
          <w:noProof/>
        </w:rPr>
        <w:instrText xml:space="preserve"> PAGEREF _Toc295058634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REQUIRED</w:t>
      </w:r>
      <w:r w:rsidRPr="00AE53B5">
        <w:rPr>
          <w:noProof/>
          <w:spacing w:val="-3"/>
        </w:rPr>
        <w:t xml:space="preserve"> </w:t>
      </w:r>
      <w:r w:rsidRPr="00AE53B5">
        <w:rPr>
          <w:noProof/>
          <w:spacing w:val="-16"/>
        </w:rPr>
        <w:t>A</w:t>
      </w:r>
      <w:r w:rsidRPr="00AE53B5">
        <w:rPr>
          <w:noProof/>
        </w:rPr>
        <w:t>TTENDANCE</w:t>
      </w:r>
      <w:r w:rsidRPr="00AE53B5">
        <w:rPr>
          <w:noProof/>
          <w:spacing w:val="10"/>
        </w:rPr>
        <w:t xml:space="preserve"> </w:t>
      </w:r>
      <w:r w:rsidRPr="00AE53B5">
        <w:rPr>
          <w:noProof/>
        </w:rPr>
        <w:t>REGUL</w:t>
      </w:r>
      <w:r w:rsidRPr="00AE53B5">
        <w:rPr>
          <w:noProof/>
          <w:spacing w:val="-16"/>
        </w:rPr>
        <w:t>A</w:t>
      </w:r>
      <w:r w:rsidRPr="00AE53B5">
        <w:rPr>
          <w:noProof/>
        </w:rPr>
        <w:t>TIONS:</w:t>
      </w:r>
      <w:r w:rsidRPr="00AE53B5">
        <w:rPr>
          <w:noProof/>
          <w:spacing w:val="-5"/>
        </w:rPr>
        <w:t xml:space="preserve"> </w:t>
      </w:r>
      <w:r w:rsidRPr="00AE53B5">
        <w:rPr>
          <w:noProof/>
        </w:rPr>
        <w:t>CLASS</w:t>
      </w:r>
      <w:r w:rsidRPr="00AE53B5">
        <w:rPr>
          <w:noProof/>
          <w:spacing w:val="-3"/>
        </w:rPr>
        <w:t xml:space="preserve"> </w:t>
      </w:r>
      <w:r w:rsidRPr="00AE53B5">
        <w:rPr>
          <w:noProof/>
          <w:spacing w:val="-16"/>
        </w:rPr>
        <w:t>A</w:t>
      </w:r>
      <w:r w:rsidRPr="00AE53B5">
        <w:rPr>
          <w:noProof/>
        </w:rPr>
        <w:t>TTENDANCE</w:t>
      </w:r>
      <w:r>
        <w:rPr>
          <w:noProof/>
        </w:rPr>
        <w:tab/>
      </w:r>
      <w:r w:rsidR="00623C29">
        <w:rPr>
          <w:noProof/>
        </w:rPr>
        <w:fldChar w:fldCharType="begin"/>
      </w:r>
      <w:r>
        <w:rPr>
          <w:noProof/>
        </w:rPr>
        <w:instrText xml:space="preserve"> PAGEREF _Toc295058635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S</w:t>
      </w:r>
      <w:r w:rsidRPr="00AE53B5">
        <w:rPr>
          <w:noProof/>
          <w:spacing w:val="-16"/>
        </w:rPr>
        <w:t>TA</w:t>
      </w:r>
      <w:r w:rsidRPr="00AE53B5">
        <w:rPr>
          <w:noProof/>
        </w:rPr>
        <w:t>TEMENT</w:t>
      </w:r>
      <w:r w:rsidRPr="00AE53B5">
        <w:rPr>
          <w:noProof/>
          <w:spacing w:val="7"/>
        </w:rPr>
        <w:t xml:space="preserve"> </w:t>
      </w:r>
      <w:r w:rsidRPr="00AE53B5">
        <w:rPr>
          <w:noProof/>
        </w:rPr>
        <w:t>OF</w:t>
      </w:r>
      <w:r w:rsidRPr="00AE53B5">
        <w:rPr>
          <w:noProof/>
          <w:spacing w:val="4"/>
        </w:rPr>
        <w:t xml:space="preserve"> </w:t>
      </w:r>
      <w:r w:rsidRPr="00AE53B5">
        <w:rPr>
          <w:noProof/>
        </w:rPr>
        <w:t>DISRUPTIVE AND</w:t>
      </w:r>
      <w:r w:rsidRPr="00AE53B5">
        <w:rPr>
          <w:noProof/>
          <w:spacing w:val="10"/>
        </w:rPr>
        <w:t xml:space="preserve"> </w:t>
      </w:r>
      <w:r w:rsidRPr="00AE53B5">
        <w:rPr>
          <w:noProof/>
        </w:rPr>
        <w:t>OBSTRUCTIVE</w:t>
      </w:r>
      <w:r w:rsidRPr="00AE53B5">
        <w:rPr>
          <w:noProof/>
          <w:spacing w:val="10"/>
        </w:rPr>
        <w:t xml:space="preserve"> </w:t>
      </w:r>
      <w:r w:rsidRPr="00AE53B5">
        <w:rPr>
          <w:noProof/>
        </w:rPr>
        <w:t>BEH</w:t>
      </w:r>
      <w:r w:rsidRPr="00AE53B5">
        <w:rPr>
          <w:noProof/>
          <w:spacing w:val="-26"/>
        </w:rPr>
        <w:t>A</w:t>
      </w:r>
      <w:r w:rsidRPr="00AE53B5">
        <w:rPr>
          <w:noProof/>
        </w:rPr>
        <w:t>VIOR</w:t>
      </w:r>
      <w:r>
        <w:rPr>
          <w:noProof/>
        </w:rPr>
        <w:tab/>
      </w:r>
      <w:r w:rsidR="00623C29">
        <w:rPr>
          <w:noProof/>
        </w:rPr>
        <w:fldChar w:fldCharType="begin"/>
      </w:r>
      <w:r>
        <w:rPr>
          <w:noProof/>
        </w:rPr>
        <w:instrText xml:space="preserve"> PAGEREF _Toc295058636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CAREE</w:t>
      </w:r>
      <w:r w:rsidRPr="00AE53B5">
        <w:rPr>
          <w:noProof/>
          <w:color w:val="191919"/>
        </w:rPr>
        <w:t>R</w:t>
      </w:r>
      <w:r w:rsidRPr="00AE53B5">
        <w:rPr>
          <w:noProof/>
          <w:color w:val="191919"/>
          <w:spacing w:val="10"/>
        </w:rPr>
        <w:t xml:space="preserve"> </w:t>
      </w:r>
      <w:r w:rsidRPr="00AE53B5">
        <w:rPr>
          <w:noProof/>
          <w:color w:val="191919"/>
          <w:spacing w:val="-2"/>
        </w:rPr>
        <w:t>SE</w:t>
      </w:r>
      <w:r w:rsidRPr="00AE53B5">
        <w:rPr>
          <w:noProof/>
          <w:color w:val="191919"/>
          <w:spacing w:val="-9"/>
        </w:rPr>
        <w:t>R</w:t>
      </w:r>
      <w:r w:rsidRPr="00AE53B5">
        <w:rPr>
          <w:noProof/>
          <w:color w:val="191919"/>
          <w:spacing w:val="-2"/>
        </w:rPr>
        <w:t>VICES</w:t>
      </w:r>
      <w:r>
        <w:rPr>
          <w:noProof/>
        </w:rPr>
        <w:tab/>
      </w:r>
      <w:r w:rsidR="00623C29">
        <w:rPr>
          <w:noProof/>
        </w:rPr>
        <w:fldChar w:fldCharType="begin"/>
      </w:r>
      <w:r>
        <w:rPr>
          <w:noProof/>
        </w:rPr>
        <w:instrText xml:space="preserve"> PAGEREF _Toc295058637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TH</w:t>
      </w:r>
      <w:r w:rsidRPr="00AE53B5">
        <w:rPr>
          <w:noProof/>
        </w:rPr>
        <w:t>E</w:t>
      </w:r>
      <w:r w:rsidRPr="00AE53B5">
        <w:rPr>
          <w:noProof/>
          <w:spacing w:val="10"/>
        </w:rPr>
        <w:t xml:space="preserve"> </w:t>
      </w:r>
      <w:r w:rsidRPr="00AE53B5">
        <w:rPr>
          <w:noProof/>
          <w:spacing w:val="-2"/>
        </w:rPr>
        <w:t>RIGH</w:t>
      </w:r>
      <w:r w:rsidRPr="00AE53B5">
        <w:rPr>
          <w:noProof/>
        </w:rPr>
        <w:t>T</w:t>
      </w:r>
      <w:r w:rsidRPr="00AE53B5">
        <w:rPr>
          <w:noProof/>
          <w:spacing w:val="4"/>
        </w:rPr>
        <w:t xml:space="preserve"> </w:t>
      </w:r>
      <w:r w:rsidRPr="00AE53B5">
        <w:rPr>
          <w:noProof/>
          <w:spacing w:val="-6"/>
        </w:rPr>
        <w:t>T</w:t>
      </w:r>
      <w:r w:rsidRPr="00AE53B5">
        <w:rPr>
          <w:noProof/>
        </w:rPr>
        <w:t>O</w:t>
      </w:r>
      <w:r w:rsidRPr="00AE53B5">
        <w:rPr>
          <w:noProof/>
          <w:spacing w:val="10"/>
        </w:rPr>
        <w:t xml:space="preserve"> </w:t>
      </w:r>
      <w:r w:rsidRPr="00AE53B5">
        <w:rPr>
          <w:noProof/>
          <w:spacing w:val="-2"/>
        </w:rPr>
        <w:t>SHAR</w:t>
      </w:r>
      <w:r w:rsidRPr="00AE53B5">
        <w:rPr>
          <w:noProof/>
        </w:rPr>
        <w:t>E</w:t>
      </w:r>
      <w:r w:rsidRPr="00AE53B5">
        <w:rPr>
          <w:noProof/>
          <w:spacing w:val="10"/>
        </w:rPr>
        <w:t xml:space="preserve"> </w:t>
      </w:r>
      <w:r w:rsidRPr="00AE53B5">
        <w:rPr>
          <w:noProof/>
          <w:spacing w:val="-2"/>
        </w:rPr>
        <w:t>I</w:t>
      </w:r>
      <w:r w:rsidRPr="00AE53B5">
        <w:rPr>
          <w:noProof/>
        </w:rPr>
        <w:t>N</w:t>
      </w:r>
      <w:r w:rsidRPr="00AE53B5">
        <w:rPr>
          <w:noProof/>
          <w:spacing w:val="10"/>
        </w:rPr>
        <w:t xml:space="preserve"> </w:t>
      </w:r>
      <w:r w:rsidRPr="00AE53B5">
        <w:rPr>
          <w:noProof/>
          <w:spacing w:val="-2"/>
        </w:rPr>
        <w:t>POLIC</w:t>
      </w:r>
      <w:r w:rsidRPr="00AE53B5">
        <w:rPr>
          <w:noProof/>
        </w:rPr>
        <w:t>Y</w:t>
      </w:r>
      <w:r w:rsidRPr="00AE53B5">
        <w:rPr>
          <w:noProof/>
          <w:spacing w:val="4"/>
        </w:rPr>
        <w:t xml:space="preserve"> </w:t>
      </w:r>
      <w:r w:rsidRPr="00AE53B5">
        <w:rPr>
          <w:noProof/>
          <w:spacing w:val="-2"/>
        </w:rPr>
        <w:t>MAKING</w:t>
      </w:r>
      <w:r>
        <w:rPr>
          <w:noProof/>
        </w:rPr>
        <w:tab/>
      </w:r>
      <w:r w:rsidR="00623C29">
        <w:rPr>
          <w:noProof/>
        </w:rPr>
        <w:fldChar w:fldCharType="begin"/>
      </w:r>
      <w:r>
        <w:rPr>
          <w:noProof/>
        </w:rPr>
        <w:instrText xml:space="preserve"> PAGEREF _Toc295058638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7"/>
        </w:rPr>
        <w:t>DEGRE</w:t>
      </w:r>
      <w:r w:rsidRPr="00AE53B5">
        <w:rPr>
          <w:noProof/>
          <w:color w:val="191919"/>
        </w:rPr>
        <w:t>E</w:t>
      </w:r>
      <w:r w:rsidRPr="00AE53B5">
        <w:rPr>
          <w:noProof/>
          <w:color w:val="191919"/>
          <w:spacing w:val="31"/>
        </w:rPr>
        <w:t xml:space="preserve"> </w:t>
      </w:r>
      <w:r w:rsidRPr="00AE53B5">
        <w:rPr>
          <w:noProof/>
          <w:color w:val="191919"/>
          <w:spacing w:val="-7"/>
        </w:rPr>
        <w:t>REQUIREMENTS</w:t>
      </w:r>
      <w:r>
        <w:rPr>
          <w:noProof/>
        </w:rPr>
        <w:tab/>
      </w:r>
      <w:r w:rsidR="00623C29">
        <w:rPr>
          <w:noProof/>
        </w:rPr>
        <w:fldChar w:fldCharType="begin"/>
      </w:r>
      <w:r>
        <w:rPr>
          <w:noProof/>
        </w:rPr>
        <w:instrText xml:space="preserve"> PAGEREF _Toc295058639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APPLIC</w:t>
      </w:r>
      <w:r w:rsidRPr="00AE53B5">
        <w:rPr>
          <w:noProof/>
          <w:color w:val="191919"/>
          <w:spacing w:val="-16"/>
        </w:rPr>
        <w:t>A</w:t>
      </w:r>
      <w:r w:rsidRPr="00AE53B5">
        <w:rPr>
          <w:noProof/>
          <w:color w:val="191919"/>
        </w:rPr>
        <w:t>TION</w:t>
      </w:r>
      <w:r w:rsidRPr="00AE53B5">
        <w:rPr>
          <w:noProof/>
          <w:color w:val="191919"/>
          <w:spacing w:val="10"/>
        </w:rPr>
        <w:t xml:space="preserve"> </w:t>
      </w:r>
      <w:r w:rsidRPr="00AE53B5">
        <w:rPr>
          <w:noProof/>
          <w:color w:val="191919"/>
        </w:rPr>
        <w:t>FOR</w:t>
      </w:r>
      <w:r w:rsidRPr="00AE53B5">
        <w:rPr>
          <w:noProof/>
          <w:color w:val="191919"/>
          <w:spacing w:val="10"/>
        </w:rPr>
        <w:t xml:space="preserve"> </w:t>
      </w:r>
      <w:r w:rsidRPr="00AE53B5">
        <w:rPr>
          <w:noProof/>
          <w:color w:val="191919"/>
        </w:rPr>
        <w:t>DEGREE</w:t>
      </w:r>
      <w:r>
        <w:rPr>
          <w:noProof/>
        </w:rPr>
        <w:tab/>
      </w:r>
      <w:r w:rsidR="00623C29">
        <w:rPr>
          <w:noProof/>
        </w:rPr>
        <w:fldChar w:fldCharType="begin"/>
      </w:r>
      <w:r>
        <w:rPr>
          <w:noProof/>
        </w:rPr>
        <w:instrText xml:space="preserve"> PAGEREF _Toc295058640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COMMENCEMENT</w:t>
      </w:r>
      <w:r>
        <w:rPr>
          <w:noProof/>
        </w:rPr>
        <w:tab/>
      </w:r>
      <w:r w:rsidR="00623C29">
        <w:rPr>
          <w:noProof/>
        </w:rPr>
        <w:fldChar w:fldCharType="begin"/>
      </w:r>
      <w:r>
        <w:rPr>
          <w:noProof/>
        </w:rPr>
        <w:instrText xml:space="preserve"> PAGEREF _Toc295058641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REGENTS</w:t>
      </w:r>
      <w:r w:rsidRPr="00AE53B5">
        <w:rPr>
          <w:noProof/>
          <w:color w:val="191919"/>
        </w:rPr>
        <w:t>’</w:t>
      </w:r>
      <w:r w:rsidRPr="00AE53B5">
        <w:rPr>
          <w:noProof/>
          <w:color w:val="191919"/>
          <w:spacing w:val="-27"/>
        </w:rPr>
        <w:t xml:space="preserve"> </w:t>
      </w:r>
      <w:r w:rsidRPr="00AE53B5">
        <w:rPr>
          <w:noProof/>
          <w:color w:val="191919"/>
          <w:spacing w:val="-2"/>
        </w:rPr>
        <w:t>TEST</w:t>
      </w:r>
      <w:r>
        <w:rPr>
          <w:noProof/>
        </w:rPr>
        <w:tab/>
      </w:r>
      <w:r w:rsidR="00623C29">
        <w:rPr>
          <w:noProof/>
        </w:rPr>
        <w:fldChar w:fldCharType="begin"/>
      </w:r>
      <w:r>
        <w:rPr>
          <w:noProof/>
        </w:rPr>
        <w:instrText xml:space="preserve"> PAGEREF _Toc295058642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REGENTS’</w:t>
      </w:r>
      <w:r w:rsidRPr="00AE53B5">
        <w:rPr>
          <w:noProof/>
          <w:spacing w:val="-27"/>
        </w:rPr>
        <w:t xml:space="preserve"> </w:t>
      </w:r>
      <w:r w:rsidRPr="00AE53B5">
        <w:rPr>
          <w:noProof/>
        </w:rPr>
        <w:t>TESTING</w:t>
      </w:r>
      <w:r w:rsidRPr="00AE53B5">
        <w:rPr>
          <w:noProof/>
          <w:spacing w:val="10"/>
        </w:rPr>
        <w:t xml:space="preserve"> </w:t>
      </w:r>
      <w:r w:rsidRPr="00AE53B5">
        <w:rPr>
          <w:noProof/>
        </w:rPr>
        <w:t>PROGRAM</w:t>
      </w:r>
      <w:r w:rsidRPr="00AE53B5">
        <w:rPr>
          <w:noProof/>
          <w:spacing w:val="-3"/>
        </w:rPr>
        <w:t xml:space="preserve"> </w:t>
      </w:r>
      <w:r w:rsidRPr="00AE53B5">
        <w:rPr>
          <w:noProof/>
        </w:rPr>
        <w:t>ADMINISTR</w:t>
      </w:r>
      <w:r w:rsidRPr="00AE53B5">
        <w:rPr>
          <w:noProof/>
          <w:spacing w:val="-16"/>
        </w:rPr>
        <w:t>A</w:t>
      </w:r>
      <w:r w:rsidRPr="00AE53B5">
        <w:rPr>
          <w:noProof/>
        </w:rPr>
        <w:t>TIVE</w:t>
      </w:r>
      <w:r w:rsidRPr="00AE53B5">
        <w:rPr>
          <w:noProof/>
          <w:spacing w:val="11"/>
        </w:rPr>
        <w:t xml:space="preserve"> </w:t>
      </w:r>
      <w:r w:rsidRPr="00AE53B5">
        <w:rPr>
          <w:noProof/>
        </w:rPr>
        <w:t>PROCEDURES</w:t>
      </w:r>
      <w:r>
        <w:rPr>
          <w:noProof/>
        </w:rPr>
        <w:tab/>
      </w:r>
      <w:r w:rsidR="00623C29">
        <w:rPr>
          <w:noProof/>
        </w:rPr>
        <w:fldChar w:fldCharType="begin"/>
      </w:r>
      <w:r>
        <w:rPr>
          <w:noProof/>
        </w:rPr>
        <w:instrText xml:space="preserve"> PAGEREF _Toc295058643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GUIDELINE</w:t>
      </w:r>
      <w:r w:rsidRPr="00AE53B5">
        <w:rPr>
          <w:noProof/>
          <w:color w:val="191919"/>
        </w:rPr>
        <w:t>S</w:t>
      </w:r>
      <w:r w:rsidRPr="00AE53B5">
        <w:rPr>
          <w:noProof/>
          <w:color w:val="191919"/>
          <w:spacing w:val="10"/>
        </w:rPr>
        <w:t xml:space="preserve"> </w:t>
      </w:r>
      <w:r w:rsidRPr="00AE53B5">
        <w:rPr>
          <w:noProof/>
          <w:color w:val="191919"/>
          <w:spacing w:val="-2"/>
        </w:rPr>
        <w:t>FO</w:t>
      </w:r>
      <w:r w:rsidRPr="00AE53B5">
        <w:rPr>
          <w:noProof/>
          <w:color w:val="191919"/>
        </w:rPr>
        <w:t>R</w:t>
      </w:r>
      <w:r w:rsidRPr="00AE53B5">
        <w:rPr>
          <w:noProof/>
          <w:color w:val="191919"/>
          <w:spacing w:val="11"/>
        </w:rPr>
        <w:t xml:space="preserve"> </w:t>
      </w:r>
      <w:r w:rsidRPr="00AE53B5">
        <w:rPr>
          <w:noProof/>
          <w:color w:val="191919"/>
          <w:spacing w:val="-2"/>
        </w:rPr>
        <w:t>REMEDIA</w:t>
      </w:r>
      <w:r w:rsidRPr="00AE53B5">
        <w:rPr>
          <w:noProof/>
          <w:color w:val="191919"/>
        </w:rPr>
        <w:t xml:space="preserve">L </w:t>
      </w:r>
      <w:r w:rsidRPr="00AE53B5">
        <w:rPr>
          <w:noProof/>
          <w:color w:val="191919"/>
          <w:spacing w:val="-2"/>
        </w:rPr>
        <w:t>COURSES</w:t>
      </w:r>
      <w:r>
        <w:rPr>
          <w:noProof/>
        </w:rPr>
        <w:tab/>
      </w:r>
      <w:r w:rsidR="00623C29">
        <w:rPr>
          <w:noProof/>
        </w:rPr>
        <w:fldChar w:fldCharType="begin"/>
      </w:r>
      <w:r>
        <w:rPr>
          <w:noProof/>
        </w:rPr>
        <w:instrText xml:space="preserve"> PAGEREF _Toc295058644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TESTIN</w:t>
      </w:r>
      <w:r w:rsidRPr="00AE53B5">
        <w:rPr>
          <w:noProof/>
        </w:rPr>
        <w:t xml:space="preserve">G </w:t>
      </w:r>
      <w:r w:rsidRPr="00AE53B5">
        <w:rPr>
          <w:noProof/>
          <w:spacing w:val="-2"/>
        </w:rPr>
        <w:t>AN</w:t>
      </w:r>
      <w:r w:rsidRPr="00AE53B5">
        <w:rPr>
          <w:noProof/>
        </w:rPr>
        <w:t>D</w:t>
      </w:r>
      <w:r w:rsidRPr="00AE53B5">
        <w:rPr>
          <w:noProof/>
          <w:spacing w:val="10"/>
        </w:rPr>
        <w:t xml:space="preserve"> </w:t>
      </w:r>
      <w:r w:rsidRPr="00AE53B5">
        <w:rPr>
          <w:noProof/>
          <w:spacing w:val="-2"/>
        </w:rPr>
        <w:t>REMEDI</w:t>
      </w:r>
      <w:r w:rsidRPr="00AE53B5">
        <w:rPr>
          <w:noProof/>
          <w:spacing w:val="-16"/>
        </w:rPr>
        <w:t>A</w:t>
      </w:r>
      <w:r w:rsidRPr="00AE53B5">
        <w:rPr>
          <w:noProof/>
          <w:spacing w:val="-2"/>
        </w:rPr>
        <w:t>TIO</w:t>
      </w:r>
      <w:r w:rsidRPr="00AE53B5">
        <w:rPr>
          <w:noProof/>
        </w:rPr>
        <w:t>N</w:t>
      </w:r>
      <w:r w:rsidRPr="00AE53B5">
        <w:rPr>
          <w:noProof/>
          <w:spacing w:val="10"/>
        </w:rPr>
        <w:t xml:space="preserve"> </w:t>
      </w:r>
      <w:r w:rsidRPr="00AE53B5">
        <w:rPr>
          <w:noProof/>
          <w:spacing w:val="-2"/>
        </w:rPr>
        <w:t>REQUIREMENTS</w:t>
      </w:r>
      <w:r w:rsidRPr="00AE53B5">
        <w:rPr>
          <w:noProof/>
        </w:rPr>
        <w:t>:</w:t>
      </w:r>
      <w:r>
        <w:rPr>
          <w:noProof/>
        </w:rPr>
        <w:tab/>
      </w:r>
      <w:r w:rsidR="00623C29">
        <w:rPr>
          <w:noProof/>
        </w:rPr>
        <w:fldChar w:fldCharType="begin"/>
      </w:r>
      <w:r>
        <w:rPr>
          <w:noProof/>
        </w:rPr>
        <w:instrText xml:space="preserve"> PAGEREF _Toc295058645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SPECIA</w:t>
      </w:r>
      <w:r w:rsidRPr="00AE53B5">
        <w:rPr>
          <w:noProof/>
          <w:color w:val="191919"/>
        </w:rPr>
        <w:t xml:space="preserve">L </w:t>
      </w:r>
      <w:r w:rsidRPr="00AE53B5">
        <w:rPr>
          <w:noProof/>
          <w:color w:val="191919"/>
          <w:spacing w:val="-2"/>
        </w:rPr>
        <w:t>C</w:t>
      </w:r>
      <w:r w:rsidRPr="00AE53B5">
        <w:rPr>
          <w:noProof/>
          <w:color w:val="191919"/>
          <w:spacing w:val="-16"/>
        </w:rPr>
        <w:t>A</w:t>
      </w:r>
      <w:r w:rsidRPr="00AE53B5">
        <w:rPr>
          <w:noProof/>
          <w:color w:val="191919"/>
          <w:spacing w:val="-2"/>
        </w:rPr>
        <w:t>TEGORIE</w:t>
      </w:r>
      <w:r w:rsidRPr="00AE53B5">
        <w:rPr>
          <w:noProof/>
          <w:color w:val="191919"/>
        </w:rPr>
        <w:t>S</w:t>
      </w:r>
      <w:r w:rsidRPr="00AE53B5">
        <w:rPr>
          <w:noProof/>
          <w:color w:val="191919"/>
          <w:spacing w:val="10"/>
        </w:rPr>
        <w:t xml:space="preserve"> </w:t>
      </w:r>
      <w:r w:rsidRPr="00AE53B5">
        <w:rPr>
          <w:noProof/>
          <w:color w:val="191919"/>
          <w:spacing w:val="-2"/>
        </w:rPr>
        <w:t>O</w:t>
      </w:r>
      <w:r w:rsidRPr="00AE53B5">
        <w:rPr>
          <w:noProof/>
          <w:color w:val="191919"/>
        </w:rPr>
        <w:t>F</w:t>
      </w:r>
      <w:r w:rsidRPr="00AE53B5">
        <w:rPr>
          <w:noProof/>
          <w:color w:val="191919"/>
          <w:spacing w:val="4"/>
        </w:rPr>
        <w:t xml:space="preserve"> </w:t>
      </w:r>
      <w:r w:rsidRPr="00AE53B5">
        <w:rPr>
          <w:noProof/>
          <w:color w:val="191919"/>
          <w:spacing w:val="-2"/>
        </w:rPr>
        <w:t>STUDENTS</w:t>
      </w:r>
      <w:r>
        <w:rPr>
          <w:noProof/>
        </w:rPr>
        <w:tab/>
      </w:r>
      <w:r w:rsidR="00623C29">
        <w:rPr>
          <w:noProof/>
        </w:rPr>
        <w:fldChar w:fldCharType="begin"/>
      </w:r>
      <w:r>
        <w:rPr>
          <w:noProof/>
        </w:rPr>
        <w:instrText xml:space="preserve"> PAGEREF _Toc295058646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STUDENTS</w:t>
      </w:r>
      <w:r w:rsidRPr="00AE53B5">
        <w:rPr>
          <w:noProof/>
          <w:spacing w:val="7"/>
        </w:rPr>
        <w:t xml:space="preserve"> </w:t>
      </w:r>
      <w:r w:rsidRPr="00AE53B5">
        <w:rPr>
          <w:noProof/>
        </w:rPr>
        <w:t>WITH</w:t>
      </w:r>
      <w:r w:rsidRPr="00AE53B5">
        <w:rPr>
          <w:noProof/>
          <w:spacing w:val="10"/>
        </w:rPr>
        <w:t xml:space="preserve"> </w:t>
      </w:r>
      <w:r w:rsidRPr="00AE53B5">
        <w:rPr>
          <w:noProof/>
        </w:rPr>
        <w:t>LEARNING</w:t>
      </w:r>
      <w:r w:rsidRPr="00AE53B5">
        <w:rPr>
          <w:noProof/>
          <w:spacing w:val="10"/>
        </w:rPr>
        <w:t xml:space="preserve"> </w:t>
      </w:r>
      <w:r w:rsidRPr="00AE53B5">
        <w:rPr>
          <w:noProof/>
        </w:rPr>
        <w:t>DISABILITIES,</w:t>
      </w:r>
      <w:r w:rsidRPr="00AE53B5">
        <w:rPr>
          <w:noProof/>
          <w:spacing w:val="-9"/>
        </w:rPr>
        <w:t xml:space="preserve"> </w:t>
      </w:r>
      <w:r w:rsidRPr="00AE53B5">
        <w:rPr>
          <w:noProof/>
        </w:rPr>
        <w:t>TEST</w:t>
      </w:r>
      <w:r w:rsidRPr="00AE53B5">
        <w:rPr>
          <w:noProof/>
          <w:spacing w:val="-6"/>
        </w:rPr>
        <w:t xml:space="preserve"> </w:t>
      </w:r>
      <w:r w:rsidRPr="00AE53B5">
        <w:rPr>
          <w:noProof/>
        </w:rPr>
        <w:t>ANXIET</w:t>
      </w:r>
      <w:r w:rsidRPr="00AE53B5">
        <w:rPr>
          <w:noProof/>
          <w:spacing w:val="-19"/>
        </w:rPr>
        <w:t>Y</w:t>
      </w:r>
      <w:r w:rsidRPr="00AE53B5">
        <w:rPr>
          <w:noProof/>
        </w:rPr>
        <w:t>,</w:t>
      </w:r>
      <w:r w:rsidRPr="00AE53B5">
        <w:rPr>
          <w:noProof/>
          <w:spacing w:val="-5"/>
        </w:rPr>
        <w:t xml:space="preserve"> </w:t>
      </w:r>
      <w:r w:rsidRPr="00AE53B5">
        <w:rPr>
          <w:noProof/>
        </w:rPr>
        <w:t>OR</w:t>
      </w:r>
      <w:r w:rsidRPr="00AE53B5">
        <w:rPr>
          <w:noProof/>
          <w:spacing w:val="10"/>
        </w:rPr>
        <w:t xml:space="preserve"> </w:t>
      </w:r>
      <w:r w:rsidRPr="00AE53B5">
        <w:rPr>
          <w:noProof/>
        </w:rPr>
        <w:t xml:space="preserve">OTHER </w:t>
      </w:r>
      <w:r w:rsidRPr="00AE53B5">
        <w:rPr>
          <w:noProof/>
          <w:spacing w:val="10"/>
        </w:rPr>
        <w:t xml:space="preserve"> </w:t>
      </w:r>
      <w:r w:rsidRPr="00AE53B5">
        <w:rPr>
          <w:noProof/>
        </w:rPr>
        <w:t>DOCUMENTED</w:t>
      </w:r>
      <w:r w:rsidRPr="00AE53B5">
        <w:rPr>
          <w:noProof/>
          <w:spacing w:val="10"/>
        </w:rPr>
        <w:t xml:space="preserve"> </w:t>
      </w:r>
      <w:r w:rsidRPr="00AE53B5">
        <w:rPr>
          <w:noProof/>
        </w:rPr>
        <w:t>NEEDS</w:t>
      </w:r>
      <w:r>
        <w:rPr>
          <w:noProof/>
        </w:rPr>
        <w:tab/>
      </w:r>
      <w:r w:rsidR="00623C29">
        <w:rPr>
          <w:noProof/>
        </w:rPr>
        <w:fldChar w:fldCharType="begin"/>
      </w:r>
      <w:r>
        <w:rPr>
          <w:noProof/>
        </w:rPr>
        <w:instrText xml:space="preserve"> PAGEREF _Toc295058647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REGENTS’</w:t>
      </w:r>
      <w:r w:rsidRPr="00AE53B5">
        <w:rPr>
          <w:noProof/>
          <w:spacing w:val="-27"/>
        </w:rPr>
        <w:t xml:space="preserve"> </w:t>
      </w:r>
      <w:r w:rsidRPr="00AE53B5">
        <w:rPr>
          <w:noProof/>
        </w:rPr>
        <w:t>TEST</w:t>
      </w:r>
      <w:r w:rsidRPr="00AE53B5">
        <w:rPr>
          <w:noProof/>
          <w:spacing w:val="7"/>
        </w:rPr>
        <w:t xml:space="preserve"> </w:t>
      </w:r>
      <w:r w:rsidRPr="00AE53B5">
        <w:rPr>
          <w:noProof/>
        </w:rPr>
        <w:t>PROCEDURES</w:t>
      </w:r>
      <w:r w:rsidRPr="00AE53B5">
        <w:rPr>
          <w:noProof/>
          <w:spacing w:val="10"/>
        </w:rPr>
        <w:t xml:space="preserve"> </w:t>
      </w:r>
      <w:r w:rsidRPr="00AE53B5">
        <w:rPr>
          <w:noProof/>
        </w:rPr>
        <w:t>FOR</w:t>
      </w:r>
      <w:r w:rsidRPr="00AE53B5">
        <w:rPr>
          <w:noProof/>
          <w:spacing w:val="10"/>
        </w:rPr>
        <w:t xml:space="preserve"> </w:t>
      </w:r>
      <w:r w:rsidRPr="00AE53B5">
        <w:rPr>
          <w:noProof/>
        </w:rPr>
        <w:t>FOREIGN AND</w:t>
      </w:r>
      <w:r w:rsidRPr="00AE53B5">
        <w:rPr>
          <w:noProof/>
          <w:spacing w:val="10"/>
        </w:rPr>
        <w:t xml:space="preserve"> </w:t>
      </w:r>
      <w:r w:rsidRPr="00AE53B5">
        <w:rPr>
          <w:noProof/>
        </w:rPr>
        <w:t>HANDICAPPED</w:t>
      </w:r>
      <w:r w:rsidRPr="00AE53B5">
        <w:rPr>
          <w:noProof/>
          <w:spacing w:val="10"/>
        </w:rPr>
        <w:t xml:space="preserve"> </w:t>
      </w:r>
      <w:r w:rsidRPr="00AE53B5">
        <w:rPr>
          <w:noProof/>
        </w:rPr>
        <w:t>STUDENTS</w:t>
      </w:r>
      <w:r>
        <w:rPr>
          <w:noProof/>
        </w:rPr>
        <w:tab/>
      </w:r>
      <w:r w:rsidR="00623C29">
        <w:rPr>
          <w:noProof/>
        </w:rPr>
        <w:fldChar w:fldCharType="begin"/>
      </w:r>
      <w:r>
        <w:rPr>
          <w:noProof/>
        </w:rPr>
        <w:instrText xml:space="preserve"> PAGEREF _Toc295058648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M</w:t>
      </w:r>
      <w:r w:rsidRPr="00AE53B5">
        <w:rPr>
          <w:noProof/>
          <w:color w:val="191919"/>
          <w:spacing w:val="-16"/>
        </w:rPr>
        <w:t>A</w:t>
      </w:r>
      <w:r w:rsidRPr="00AE53B5">
        <w:rPr>
          <w:noProof/>
          <w:color w:val="191919"/>
        </w:rPr>
        <w:t>TRICUL</w:t>
      </w:r>
      <w:r w:rsidRPr="00AE53B5">
        <w:rPr>
          <w:noProof/>
          <w:color w:val="191919"/>
          <w:spacing w:val="-16"/>
        </w:rPr>
        <w:t>A</w:t>
      </w:r>
      <w:r w:rsidRPr="00AE53B5">
        <w:rPr>
          <w:noProof/>
          <w:color w:val="191919"/>
        </w:rPr>
        <w:t>TION</w:t>
      </w:r>
      <w:r w:rsidRPr="00AE53B5">
        <w:rPr>
          <w:noProof/>
          <w:color w:val="191919"/>
          <w:spacing w:val="6"/>
        </w:rPr>
        <w:t xml:space="preserve"> </w:t>
      </w:r>
      <w:r w:rsidRPr="00AE53B5">
        <w:rPr>
          <w:noProof/>
          <w:color w:val="191919"/>
        </w:rPr>
        <w:t>TIME</w:t>
      </w:r>
      <w:r w:rsidRPr="00AE53B5">
        <w:rPr>
          <w:noProof/>
          <w:color w:val="191919"/>
          <w:spacing w:val="10"/>
        </w:rPr>
        <w:t xml:space="preserve"> </w:t>
      </w:r>
      <w:r w:rsidRPr="00AE53B5">
        <w:rPr>
          <w:noProof/>
          <w:color w:val="191919"/>
        </w:rPr>
        <w:t>FOR</w:t>
      </w:r>
      <w:r w:rsidRPr="00AE53B5">
        <w:rPr>
          <w:noProof/>
          <w:color w:val="191919"/>
          <w:spacing w:val="10"/>
        </w:rPr>
        <w:t xml:space="preserve"> </w:t>
      </w:r>
      <w:r w:rsidRPr="00AE53B5">
        <w:rPr>
          <w:noProof/>
          <w:color w:val="191919"/>
        </w:rPr>
        <w:t>DEGREE</w:t>
      </w:r>
      <w:r>
        <w:rPr>
          <w:noProof/>
        </w:rPr>
        <w:tab/>
      </w:r>
      <w:r w:rsidR="00623C29">
        <w:rPr>
          <w:noProof/>
        </w:rPr>
        <w:fldChar w:fldCharType="begin"/>
      </w:r>
      <w:r>
        <w:rPr>
          <w:noProof/>
        </w:rPr>
        <w:instrText xml:space="preserve"> PAGEREF _Toc295058649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CREDI</w:t>
      </w:r>
      <w:r w:rsidRPr="00AE53B5">
        <w:rPr>
          <w:noProof/>
          <w:color w:val="191919"/>
        </w:rPr>
        <w:t>T</w:t>
      </w:r>
      <w:r w:rsidRPr="00AE53B5">
        <w:rPr>
          <w:noProof/>
          <w:color w:val="191919"/>
          <w:spacing w:val="7"/>
        </w:rPr>
        <w:t xml:space="preserve"> </w:t>
      </w:r>
      <w:r w:rsidRPr="00AE53B5">
        <w:rPr>
          <w:noProof/>
          <w:color w:val="191919"/>
          <w:spacing w:val="-2"/>
        </w:rPr>
        <w:t>LOAD</w:t>
      </w:r>
      <w:r>
        <w:rPr>
          <w:noProof/>
        </w:rPr>
        <w:tab/>
      </w:r>
      <w:r w:rsidR="00623C29">
        <w:rPr>
          <w:noProof/>
        </w:rPr>
        <w:fldChar w:fldCharType="begin"/>
      </w:r>
      <w:r>
        <w:rPr>
          <w:noProof/>
        </w:rPr>
        <w:instrText xml:space="preserve"> PAGEREF _Toc295058650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5"/>
          <w:position w:val="-9"/>
        </w:rPr>
        <w:t>A</w:t>
      </w:r>
      <w:r w:rsidRPr="00AE53B5">
        <w:rPr>
          <w:noProof/>
          <w:color w:val="191919"/>
          <w:position w:val="-9"/>
        </w:rPr>
        <w:t>CADEMIC</w:t>
      </w:r>
      <w:r w:rsidRPr="00AE53B5">
        <w:rPr>
          <w:noProof/>
          <w:color w:val="191919"/>
          <w:spacing w:val="-42"/>
          <w:position w:val="-9"/>
        </w:rPr>
        <w:t xml:space="preserve"> </w:t>
      </w:r>
      <w:r w:rsidRPr="00AE53B5">
        <w:rPr>
          <w:noProof/>
          <w:color w:val="191919"/>
          <w:spacing w:val="-25"/>
          <w:position w:val="-9"/>
        </w:rPr>
        <w:t>A</w:t>
      </w:r>
      <w:r w:rsidRPr="00AE53B5">
        <w:rPr>
          <w:noProof/>
          <w:color w:val="191919"/>
          <w:position w:val="-9"/>
        </w:rPr>
        <w:t>F</w:t>
      </w:r>
      <w:r w:rsidRPr="00AE53B5">
        <w:rPr>
          <w:noProof/>
          <w:color w:val="191919"/>
          <w:spacing w:val="-97"/>
          <w:position w:val="-9"/>
        </w:rPr>
        <w:t>F</w:t>
      </w:r>
      <w:r w:rsidRPr="00AE53B5">
        <w:rPr>
          <w:noProof/>
          <w:color w:val="191919"/>
          <w:position w:val="-9"/>
        </w:rPr>
        <w:t>AIRS</w:t>
      </w:r>
      <w:r>
        <w:rPr>
          <w:noProof/>
        </w:rPr>
        <w:tab/>
      </w:r>
      <w:r w:rsidR="00623C29">
        <w:rPr>
          <w:noProof/>
        </w:rPr>
        <w:fldChar w:fldCharType="begin"/>
      </w:r>
      <w:r>
        <w:rPr>
          <w:noProof/>
        </w:rPr>
        <w:instrText xml:space="preserve"> PAGEREF _Toc295058651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position w:val="-3"/>
        </w:rPr>
        <w:t>REQUIREMENT</w:t>
      </w:r>
      <w:r w:rsidRPr="00AE53B5">
        <w:rPr>
          <w:noProof/>
          <w:color w:val="191919"/>
          <w:spacing w:val="-25"/>
          <w:position w:val="-3"/>
        </w:rPr>
        <w:t>S</w:t>
      </w:r>
      <w:r w:rsidRPr="00AE53B5">
        <w:rPr>
          <w:noProof/>
          <w:color w:val="191919"/>
          <w:position w:val="-3"/>
        </w:rPr>
        <w:t>/</w:t>
      </w:r>
      <w:r>
        <w:rPr>
          <w:noProof/>
        </w:rPr>
        <w:tab/>
      </w:r>
      <w:r w:rsidR="00623C29">
        <w:rPr>
          <w:noProof/>
        </w:rPr>
        <w:fldChar w:fldCharType="begin"/>
      </w:r>
      <w:r>
        <w:rPr>
          <w:noProof/>
        </w:rPr>
        <w:instrText xml:space="preserve"> PAGEREF _Toc295058652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REGUL</w:t>
      </w:r>
      <w:r w:rsidRPr="00AE53B5">
        <w:rPr>
          <w:noProof/>
          <w:color w:val="191919"/>
          <w:spacing w:val="-132"/>
        </w:rPr>
        <w:t>A</w:t>
      </w:r>
      <w:r w:rsidRPr="00AE53B5">
        <w:rPr>
          <w:noProof/>
          <w:color w:val="191919"/>
        </w:rPr>
        <w:t>TIONS</w:t>
      </w:r>
      <w:r w:rsidRPr="00AE53B5">
        <w:rPr>
          <w:noProof/>
          <w:color w:val="191919"/>
          <w:spacing w:val="29"/>
        </w:rPr>
        <w:t xml:space="preserve"> </w:t>
      </w:r>
      <w:r w:rsidRPr="00AE53B5">
        <w:rPr>
          <w:noProof/>
          <w:color w:val="191919"/>
        </w:rPr>
        <w:t xml:space="preserve">&amp; </w:t>
      </w:r>
      <w:r w:rsidRPr="00AE53B5">
        <w:rPr>
          <w:noProof/>
          <w:color w:val="191919"/>
          <w:spacing w:val="-25"/>
        </w:rPr>
        <w:t>S</w:t>
      </w:r>
      <w:r w:rsidRPr="00AE53B5">
        <w:rPr>
          <w:noProof/>
          <w:color w:val="191919"/>
        </w:rPr>
        <w:t>UPPO</w:t>
      </w:r>
      <w:r w:rsidRPr="00AE53B5">
        <w:rPr>
          <w:noProof/>
          <w:color w:val="191919"/>
          <w:spacing w:val="-83"/>
        </w:rPr>
        <w:t>R</w:t>
      </w:r>
      <w:r w:rsidRPr="00AE53B5">
        <w:rPr>
          <w:noProof/>
          <w:color w:val="191919"/>
        </w:rPr>
        <w:t>T</w:t>
      </w:r>
      <w:r w:rsidRPr="00AE53B5">
        <w:rPr>
          <w:noProof/>
          <w:color w:val="191919"/>
          <w:spacing w:val="12"/>
        </w:rPr>
        <w:t xml:space="preserve"> </w:t>
      </w:r>
      <w:r w:rsidRPr="00AE53B5">
        <w:rPr>
          <w:noProof/>
          <w:color w:val="191919"/>
          <w:spacing w:val="-25"/>
        </w:rPr>
        <w:t>S</w:t>
      </w:r>
      <w:r w:rsidRPr="00AE53B5">
        <w:rPr>
          <w:noProof/>
          <w:color w:val="191919"/>
        </w:rPr>
        <w:t>E</w:t>
      </w:r>
      <w:r w:rsidRPr="00AE53B5">
        <w:rPr>
          <w:noProof/>
          <w:color w:val="191919"/>
          <w:spacing w:val="-103"/>
        </w:rPr>
        <w:t>R</w:t>
      </w:r>
      <w:r w:rsidRPr="00AE53B5">
        <w:rPr>
          <w:noProof/>
          <w:color w:val="191919"/>
        </w:rPr>
        <w:t>VICES</w:t>
      </w:r>
      <w:r>
        <w:rPr>
          <w:noProof/>
        </w:rPr>
        <w:tab/>
      </w:r>
      <w:r w:rsidR="00623C29">
        <w:rPr>
          <w:noProof/>
        </w:rPr>
        <w:fldChar w:fldCharType="begin"/>
      </w:r>
      <w:r>
        <w:rPr>
          <w:noProof/>
        </w:rPr>
        <w:instrText xml:space="preserve"> PAGEREF _Toc295058653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4"/>
        </w:rPr>
        <w:t>ACADEMI</w:t>
      </w:r>
      <w:r w:rsidRPr="00AE53B5">
        <w:rPr>
          <w:noProof/>
          <w:color w:val="191919"/>
        </w:rPr>
        <w:t>C</w:t>
      </w:r>
      <w:r w:rsidRPr="00AE53B5">
        <w:rPr>
          <w:noProof/>
          <w:color w:val="191919"/>
          <w:spacing w:val="38"/>
        </w:rPr>
        <w:t xml:space="preserve"> </w:t>
      </w:r>
      <w:r w:rsidRPr="00AE53B5">
        <w:rPr>
          <w:noProof/>
          <w:color w:val="191919"/>
          <w:spacing w:val="-4"/>
        </w:rPr>
        <w:t>SUPPO</w:t>
      </w:r>
      <w:r w:rsidRPr="00AE53B5">
        <w:rPr>
          <w:noProof/>
          <w:color w:val="191919"/>
          <w:spacing w:val="-36"/>
        </w:rPr>
        <w:t>R</w:t>
      </w:r>
      <w:r w:rsidRPr="00AE53B5">
        <w:rPr>
          <w:noProof/>
          <w:color w:val="191919"/>
        </w:rPr>
        <w:t>T</w:t>
      </w:r>
      <w:r w:rsidRPr="00AE53B5">
        <w:rPr>
          <w:noProof/>
          <w:color w:val="191919"/>
          <w:spacing w:val="28"/>
        </w:rPr>
        <w:t xml:space="preserve"> </w:t>
      </w:r>
      <w:r w:rsidRPr="00AE53B5">
        <w:rPr>
          <w:noProof/>
          <w:color w:val="191919"/>
          <w:spacing w:val="-4"/>
        </w:rPr>
        <w:t>SE</w:t>
      </w:r>
      <w:r w:rsidRPr="00AE53B5">
        <w:rPr>
          <w:noProof/>
          <w:color w:val="191919"/>
          <w:spacing w:val="-47"/>
        </w:rPr>
        <w:t>R</w:t>
      </w:r>
      <w:r w:rsidRPr="00AE53B5">
        <w:rPr>
          <w:noProof/>
          <w:color w:val="191919"/>
          <w:spacing w:val="-4"/>
        </w:rPr>
        <w:t>VICES</w:t>
      </w:r>
      <w:r>
        <w:rPr>
          <w:noProof/>
        </w:rPr>
        <w:tab/>
      </w:r>
      <w:r w:rsidR="00623C29">
        <w:rPr>
          <w:noProof/>
        </w:rPr>
        <w:fldChar w:fldCharType="begin"/>
      </w:r>
      <w:r>
        <w:rPr>
          <w:noProof/>
        </w:rPr>
        <w:instrText xml:space="preserve"> PAGEREF _Toc295058654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ACADEMI</w:t>
      </w:r>
      <w:r w:rsidRPr="00AE53B5">
        <w:rPr>
          <w:noProof/>
          <w:color w:val="191919"/>
        </w:rPr>
        <w:t>C</w:t>
      </w:r>
      <w:r w:rsidRPr="00AE53B5">
        <w:rPr>
          <w:noProof/>
          <w:color w:val="191919"/>
          <w:spacing w:val="-3"/>
        </w:rPr>
        <w:t xml:space="preserve"> </w:t>
      </w:r>
      <w:r w:rsidRPr="00AE53B5">
        <w:rPr>
          <w:noProof/>
          <w:color w:val="191919"/>
          <w:spacing w:val="-2"/>
        </w:rPr>
        <w:t>ADVISEMENT</w:t>
      </w:r>
      <w:r>
        <w:rPr>
          <w:noProof/>
        </w:rPr>
        <w:tab/>
      </w:r>
      <w:r w:rsidR="00623C29">
        <w:rPr>
          <w:noProof/>
        </w:rPr>
        <w:fldChar w:fldCharType="begin"/>
      </w:r>
      <w:r>
        <w:rPr>
          <w:noProof/>
        </w:rPr>
        <w:instrText xml:space="preserve"> PAGEREF _Toc295058655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GRADIN</w:t>
      </w:r>
      <w:r w:rsidRPr="00AE53B5">
        <w:rPr>
          <w:noProof/>
          <w:color w:val="191919"/>
        </w:rPr>
        <w:t>G</w:t>
      </w:r>
      <w:r w:rsidRPr="00AE53B5">
        <w:rPr>
          <w:noProof/>
          <w:color w:val="191919"/>
          <w:spacing w:val="10"/>
        </w:rPr>
        <w:t xml:space="preserve"> </w:t>
      </w:r>
      <w:r w:rsidRPr="00AE53B5">
        <w:rPr>
          <w:noProof/>
          <w:color w:val="191919"/>
          <w:spacing w:val="-2"/>
        </w:rPr>
        <w:t>SYSTEM</w:t>
      </w:r>
      <w:r>
        <w:rPr>
          <w:noProof/>
        </w:rPr>
        <w:tab/>
      </w:r>
      <w:r w:rsidR="00623C29">
        <w:rPr>
          <w:noProof/>
        </w:rPr>
        <w:fldChar w:fldCharType="begin"/>
      </w:r>
      <w:r>
        <w:rPr>
          <w:noProof/>
        </w:rPr>
        <w:instrText xml:space="preserve"> PAGEREF _Toc295058656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GRADU</w:t>
      </w:r>
      <w:r w:rsidRPr="00AE53B5">
        <w:rPr>
          <w:noProof/>
          <w:color w:val="191919"/>
          <w:spacing w:val="-16"/>
        </w:rPr>
        <w:t>A</w:t>
      </w:r>
      <w:r w:rsidRPr="00AE53B5">
        <w:rPr>
          <w:noProof/>
          <w:color w:val="191919"/>
        </w:rPr>
        <w:t>TION/DEGREE</w:t>
      </w:r>
      <w:r w:rsidRPr="00AE53B5">
        <w:rPr>
          <w:noProof/>
          <w:color w:val="191919"/>
          <w:spacing w:val="-3"/>
        </w:rPr>
        <w:t xml:space="preserve"> </w:t>
      </w:r>
      <w:r w:rsidRPr="00AE53B5">
        <w:rPr>
          <w:noProof/>
          <w:color w:val="191919"/>
        </w:rPr>
        <w:t>AUDIT</w:t>
      </w:r>
      <w:r>
        <w:rPr>
          <w:noProof/>
        </w:rPr>
        <w:tab/>
      </w:r>
      <w:r w:rsidR="00623C29">
        <w:rPr>
          <w:noProof/>
        </w:rPr>
        <w:fldChar w:fldCharType="begin"/>
      </w:r>
      <w:r>
        <w:rPr>
          <w:noProof/>
        </w:rPr>
        <w:instrText xml:space="preserve"> PAGEREF _Toc295058657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HONOR</w:t>
      </w:r>
      <w:r w:rsidRPr="00AE53B5">
        <w:rPr>
          <w:noProof/>
          <w:color w:val="191919"/>
        </w:rPr>
        <w:t xml:space="preserve">S </w:t>
      </w:r>
      <w:r w:rsidRPr="00AE53B5">
        <w:rPr>
          <w:noProof/>
          <w:color w:val="191919"/>
          <w:spacing w:val="-2"/>
        </w:rPr>
        <w:t>AN</w:t>
      </w:r>
      <w:r w:rsidRPr="00AE53B5">
        <w:rPr>
          <w:noProof/>
          <w:color w:val="191919"/>
        </w:rPr>
        <w:t>D</w:t>
      </w:r>
      <w:r w:rsidRPr="00AE53B5">
        <w:rPr>
          <w:noProof/>
          <w:color w:val="191919"/>
          <w:spacing w:val="-3"/>
        </w:rPr>
        <w:t xml:space="preserve"> </w:t>
      </w:r>
      <w:r w:rsidRPr="00AE53B5">
        <w:rPr>
          <w:noProof/>
          <w:color w:val="191919"/>
          <w:spacing w:val="-22"/>
        </w:rPr>
        <w:t>AW</w:t>
      </w:r>
      <w:r w:rsidRPr="00AE53B5">
        <w:rPr>
          <w:noProof/>
          <w:color w:val="191919"/>
          <w:spacing w:val="-2"/>
        </w:rPr>
        <w:t>ARDS</w:t>
      </w:r>
      <w:r>
        <w:rPr>
          <w:noProof/>
        </w:rPr>
        <w:tab/>
      </w:r>
      <w:r w:rsidR="00623C29">
        <w:rPr>
          <w:noProof/>
        </w:rPr>
        <w:fldChar w:fldCharType="begin"/>
      </w:r>
      <w:r>
        <w:rPr>
          <w:noProof/>
        </w:rPr>
        <w:instrText xml:space="preserve"> PAGEREF _Toc295058658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ACADEMI</w:t>
      </w:r>
      <w:r w:rsidRPr="00AE53B5">
        <w:rPr>
          <w:noProof/>
          <w:color w:val="191919"/>
        </w:rPr>
        <w:t>C</w:t>
      </w:r>
      <w:r w:rsidRPr="00AE53B5">
        <w:rPr>
          <w:noProof/>
          <w:color w:val="191919"/>
          <w:spacing w:val="10"/>
        </w:rPr>
        <w:t xml:space="preserve"> </w:t>
      </w:r>
      <w:r w:rsidRPr="00AE53B5">
        <w:rPr>
          <w:noProof/>
          <w:color w:val="191919"/>
          <w:spacing w:val="-2"/>
        </w:rPr>
        <w:t>S</w:t>
      </w:r>
      <w:r w:rsidRPr="00AE53B5">
        <w:rPr>
          <w:noProof/>
          <w:color w:val="191919"/>
          <w:spacing w:val="-16"/>
        </w:rPr>
        <w:t>T</w:t>
      </w:r>
      <w:r w:rsidRPr="00AE53B5">
        <w:rPr>
          <w:noProof/>
          <w:color w:val="191919"/>
          <w:spacing w:val="-2"/>
        </w:rPr>
        <w:t>ANDING</w:t>
      </w:r>
      <w:r>
        <w:rPr>
          <w:noProof/>
        </w:rPr>
        <w:tab/>
      </w:r>
      <w:r w:rsidR="00623C29">
        <w:rPr>
          <w:noProof/>
        </w:rPr>
        <w:fldChar w:fldCharType="begin"/>
      </w:r>
      <w:r>
        <w:rPr>
          <w:noProof/>
        </w:rPr>
        <w:instrText xml:space="preserve"> PAGEREF _Toc295058659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ACADEMI</w:t>
      </w:r>
      <w:r w:rsidRPr="00AE53B5">
        <w:rPr>
          <w:noProof/>
          <w:color w:val="191919"/>
        </w:rPr>
        <w:t>C</w:t>
      </w:r>
      <w:r w:rsidRPr="00AE53B5">
        <w:rPr>
          <w:noProof/>
          <w:color w:val="191919"/>
          <w:spacing w:val="10"/>
        </w:rPr>
        <w:t xml:space="preserve"> </w:t>
      </w:r>
      <w:r w:rsidRPr="00AE53B5">
        <w:rPr>
          <w:noProof/>
          <w:color w:val="191919"/>
          <w:spacing w:val="-2"/>
        </w:rPr>
        <w:t>PROB</w:t>
      </w:r>
      <w:r w:rsidRPr="00AE53B5">
        <w:rPr>
          <w:noProof/>
          <w:color w:val="191919"/>
          <w:spacing w:val="-16"/>
        </w:rPr>
        <w:t>A</w:t>
      </w:r>
      <w:r w:rsidRPr="00AE53B5">
        <w:rPr>
          <w:noProof/>
          <w:color w:val="191919"/>
          <w:spacing w:val="-2"/>
        </w:rPr>
        <w:t>TION/SUSPENSION</w:t>
      </w:r>
      <w:r>
        <w:rPr>
          <w:noProof/>
        </w:rPr>
        <w:tab/>
      </w:r>
      <w:r w:rsidR="00623C29">
        <w:rPr>
          <w:noProof/>
        </w:rPr>
        <w:fldChar w:fldCharType="begin"/>
      </w:r>
      <w:r>
        <w:rPr>
          <w:noProof/>
        </w:rPr>
        <w:instrText xml:space="preserve"> PAGEREF _Toc295058660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RESIDENC</w:t>
      </w:r>
      <w:r w:rsidRPr="00AE53B5">
        <w:rPr>
          <w:noProof/>
          <w:color w:val="191919"/>
        </w:rPr>
        <w:t>E</w:t>
      </w:r>
      <w:r w:rsidRPr="00AE53B5">
        <w:rPr>
          <w:noProof/>
          <w:color w:val="191919"/>
          <w:spacing w:val="10"/>
        </w:rPr>
        <w:t xml:space="preserve"> </w:t>
      </w:r>
      <w:r w:rsidRPr="00AE53B5">
        <w:rPr>
          <w:noProof/>
          <w:color w:val="191919"/>
          <w:spacing w:val="-2"/>
        </w:rPr>
        <w:t>CLASSIFIC</w:t>
      </w:r>
      <w:r w:rsidRPr="00AE53B5">
        <w:rPr>
          <w:noProof/>
          <w:color w:val="191919"/>
          <w:spacing w:val="-16"/>
        </w:rPr>
        <w:t>A</w:t>
      </w:r>
      <w:r w:rsidRPr="00AE53B5">
        <w:rPr>
          <w:noProof/>
          <w:color w:val="191919"/>
          <w:spacing w:val="-2"/>
        </w:rPr>
        <w:t>TION</w:t>
      </w:r>
      <w:r>
        <w:rPr>
          <w:noProof/>
        </w:rPr>
        <w:tab/>
      </w:r>
      <w:r w:rsidR="00623C29">
        <w:rPr>
          <w:noProof/>
        </w:rPr>
        <w:fldChar w:fldCharType="begin"/>
      </w:r>
      <w:r>
        <w:rPr>
          <w:noProof/>
        </w:rPr>
        <w:instrText xml:space="preserve"> PAGEREF _Toc295058661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spacing w:val="-2"/>
        </w:rPr>
        <w:t>LEGA</w:t>
      </w:r>
      <w:r w:rsidRPr="00AE53B5">
        <w:rPr>
          <w:noProof/>
        </w:rPr>
        <w:t xml:space="preserve">L </w:t>
      </w:r>
      <w:r w:rsidRPr="00AE53B5">
        <w:rPr>
          <w:noProof/>
          <w:spacing w:val="-2"/>
        </w:rPr>
        <w:t>RESIDENC</w:t>
      </w:r>
      <w:r w:rsidRPr="00AE53B5">
        <w:rPr>
          <w:noProof/>
        </w:rPr>
        <w:t>Y</w:t>
      </w:r>
      <w:r w:rsidRPr="00AE53B5">
        <w:rPr>
          <w:noProof/>
          <w:spacing w:val="4"/>
        </w:rPr>
        <w:t xml:space="preserve"> </w:t>
      </w:r>
      <w:r w:rsidRPr="00AE53B5">
        <w:rPr>
          <w:noProof/>
          <w:spacing w:val="-2"/>
        </w:rPr>
        <w:t>REQUIREMENT</w:t>
      </w:r>
      <w:r w:rsidRPr="00AE53B5">
        <w:rPr>
          <w:noProof/>
        </w:rPr>
        <w:t>S</w:t>
      </w:r>
      <w:r w:rsidRPr="00AE53B5">
        <w:rPr>
          <w:noProof/>
          <w:spacing w:val="10"/>
        </w:rPr>
        <w:t xml:space="preserve"> </w:t>
      </w:r>
      <w:r w:rsidRPr="00AE53B5">
        <w:rPr>
          <w:noProof/>
          <w:spacing w:val="-2"/>
        </w:rPr>
        <w:t>(REGENTS</w:t>
      </w:r>
      <w:r w:rsidRPr="00AE53B5">
        <w:rPr>
          <w:noProof/>
        </w:rPr>
        <w:t>’</w:t>
      </w:r>
      <w:r w:rsidRPr="00AE53B5">
        <w:rPr>
          <w:noProof/>
          <w:spacing w:val="-23"/>
        </w:rPr>
        <w:t xml:space="preserve"> </w:t>
      </w:r>
      <w:r w:rsidRPr="00AE53B5">
        <w:rPr>
          <w:noProof/>
          <w:spacing w:val="-2"/>
        </w:rPr>
        <w:t>RULES</w:t>
      </w:r>
      <w:r w:rsidRPr="00AE53B5">
        <w:rPr>
          <w:noProof/>
        </w:rPr>
        <w:t>)</w:t>
      </w:r>
      <w:r>
        <w:rPr>
          <w:noProof/>
        </w:rPr>
        <w:tab/>
      </w:r>
      <w:r w:rsidR="00623C29">
        <w:rPr>
          <w:noProof/>
        </w:rPr>
        <w:fldChar w:fldCharType="begin"/>
      </w:r>
      <w:r>
        <w:rPr>
          <w:noProof/>
        </w:rPr>
        <w:instrText xml:space="preserve"> PAGEREF _Toc295058662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REGISTR</w:t>
      </w:r>
      <w:r w:rsidRPr="00AE53B5">
        <w:rPr>
          <w:noProof/>
          <w:spacing w:val="-16"/>
        </w:rPr>
        <w:t>A</w:t>
      </w:r>
      <w:r w:rsidRPr="00AE53B5">
        <w:rPr>
          <w:noProof/>
        </w:rPr>
        <w:t>TION AND</w:t>
      </w:r>
      <w:r w:rsidRPr="00AE53B5">
        <w:rPr>
          <w:noProof/>
          <w:spacing w:val="10"/>
        </w:rPr>
        <w:t xml:space="preserve"> </w:t>
      </w:r>
      <w:r w:rsidRPr="00AE53B5">
        <w:rPr>
          <w:noProof/>
        </w:rPr>
        <w:t>SCHEDULE</w:t>
      </w:r>
      <w:r w:rsidRPr="00AE53B5">
        <w:rPr>
          <w:noProof/>
          <w:spacing w:val="10"/>
        </w:rPr>
        <w:t xml:space="preserve"> </w:t>
      </w:r>
      <w:r w:rsidRPr="00AE53B5">
        <w:rPr>
          <w:noProof/>
        </w:rPr>
        <w:t>CHANGES</w:t>
      </w:r>
      <w:r>
        <w:rPr>
          <w:noProof/>
        </w:rPr>
        <w:tab/>
      </w:r>
      <w:r w:rsidR="00623C29">
        <w:rPr>
          <w:noProof/>
        </w:rPr>
        <w:fldChar w:fldCharType="begin"/>
      </w:r>
      <w:r>
        <w:rPr>
          <w:noProof/>
        </w:rPr>
        <w:instrText xml:space="preserve"> PAGEREF _Toc295058663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lastRenderedPageBreak/>
        <w:t>AUDITIN</w:t>
      </w:r>
      <w:r w:rsidRPr="00AE53B5">
        <w:rPr>
          <w:noProof/>
          <w:color w:val="191919"/>
        </w:rPr>
        <w:t>G</w:t>
      </w:r>
      <w:r w:rsidRPr="00AE53B5">
        <w:rPr>
          <w:noProof/>
          <w:color w:val="191919"/>
          <w:spacing w:val="10"/>
        </w:rPr>
        <w:t xml:space="preserve"> </w:t>
      </w:r>
      <w:r w:rsidRPr="00AE53B5">
        <w:rPr>
          <w:noProof/>
          <w:color w:val="191919"/>
          <w:spacing w:val="-2"/>
        </w:rPr>
        <w:t>COURSE</w:t>
      </w:r>
      <w:r w:rsidRPr="00AE53B5">
        <w:rPr>
          <w:noProof/>
          <w:color w:val="191919"/>
        </w:rPr>
        <w:t>S</w:t>
      </w:r>
      <w:r w:rsidRPr="00AE53B5">
        <w:rPr>
          <w:noProof/>
          <w:color w:val="191919"/>
          <w:spacing w:val="10"/>
        </w:rPr>
        <w:t xml:space="preserve"> </w:t>
      </w:r>
      <w:r w:rsidRPr="00AE53B5">
        <w:rPr>
          <w:noProof/>
          <w:color w:val="191919"/>
          <w:spacing w:val="-2"/>
        </w:rPr>
        <w:t>FO</w:t>
      </w:r>
      <w:r w:rsidRPr="00AE53B5">
        <w:rPr>
          <w:noProof/>
          <w:color w:val="191919"/>
        </w:rPr>
        <w:t>R</w:t>
      </w:r>
      <w:r w:rsidRPr="00AE53B5">
        <w:rPr>
          <w:noProof/>
          <w:color w:val="191919"/>
          <w:spacing w:val="10"/>
        </w:rPr>
        <w:t xml:space="preserve"> </w:t>
      </w:r>
      <w:r w:rsidRPr="00AE53B5">
        <w:rPr>
          <w:noProof/>
          <w:color w:val="191919"/>
          <w:spacing w:val="-2"/>
        </w:rPr>
        <w:t>NONCREDIT</w:t>
      </w:r>
      <w:r>
        <w:rPr>
          <w:noProof/>
        </w:rPr>
        <w:tab/>
      </w:r>
      <w:r w:rsidR="00623C29">
        <w:rPr>
          <w:noProof/>
        </w:rPr>
        <w:fldChar w:fldCharType="begin"/>
      </w:r>
      <w:r>
        <w:rPr>
          <w:noProof/>
        </w:rPr>
        <w:instrText xml:space="preserve"> PAGEREF _Toc295058664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WITHDR</w:t>
      </w:r>
      <w:r w:rsidRPr="00AE53B5">
        <w:rPr>
          <w:noProof/>
          <w:color w:val="191919"/>
          <w:spacing w:val="-22"/>
        </w:rPr>
        <w:t>AW</w:t>
      </w:r>
      <w:r w:rsidRPr="00AE53B5">
        <w:rPr>
          <w:noProof/>
          <w:color w:val="191919"/>
        </w:rPr>
        <w:t>AL FROM</w:t>
      </w:r>
      <w:r w:rsidRPr="00AE53B5">
        <w:rPr>
          <w:noProof/>
          <w:color w:val="191919"/>
          <w:spacing w:val="10"/>
        </w:rPr>
        <w:t xml:space="preserve"> </w:t>
      </w:r>
      <w:r w:rsidRPr="00AE53B5">
        <w:rPr>
          <w:noProof/>
          <w:color w:val="191919"/>
        </w:rPr>
        <w:t>UNIVERSITY</w:t>
      </w:r>
      <w:r>
        <w:rPr>
          <w:noProof/>
        </w:rPr>
        <w:tab/>
      </w:r>
      <w:r w:rsidR="00623C29">
        <w:rPr>
          <w:noProof/>
        </w:rPr>
        <w:fldChar w:fldCharType="begin"/>
      </w:r>
      <w:r>
        <w:rPr>
          <w:noProof/>
        </w:rPr>
        <w:instrText xml:space="preserve"> PAGEREF _Toc295058665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TRANSCRIPTS</w:t>
      </w:r>
      <w:r>
        <w:rPr>
          <w:noProof/>
        </w:rPr>
        <w:tab/>
      </w:r>
      <w:r w:rsidR="00623C29">
        <w:rPr>
          <w:noProof/>
        </w:rPr>
        <w:fldChar w:fldCharType="begin"/>
      </w:r>
      <w:r>
        <w:rPr>
          <w:noProof/>
        </w:rPr>
        <w:instrText xml:space="preserve"> PAGEREF _Toc295058666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ACADEMI</w:t>
      </w:r>
      <w:r w:rsidRPr="00AE53B5">
        <w:rPr>
          <w:noProof/>
          <w:color w:val="191919"/>
        </w:rPr>
        <w:t>C</w:t>
      </w:r>
      <w:r w:rsidRPr="00AE53B5">
        <w:rPr>
          <w:noProof/>
          <w:color w:val="191919"/>
          <w:spacing w:val="10"/>
        </w:rPr>
        <w:t xml:space="preserve"> </w:t>
      </w:r>
      <w:r w:rsidRPr="00AE53B5">
        <w:rPr>
          <w:noProof/>
          <w:color w:val="191919"/>
          <w:spacing w:val="-2"/>
        </w:rPr>
        <w:t>CLASSIFIC</w:t>
      </w:r>
      <w:r w:rsidRPr="00AE53B5">
        <w:rPr>
          <w:noProof/>
          <w:color w:val="191919"/>
          <w:spacing w:val="-16"/>
        </w:rPr>
        <w:t>A</w:t>
      </w:r>
      <w:r w:rsidRPr="00AE53B5">
        <w:rPr>
          <w:noProof/>
          <w:color w:val="191919"/>
          <w:spacing w:val="-2"/>
        </w:rPr>
        <w:t>TION</w:t>
      </w:r>
      <w:r>
        <w:rPr>
          <w:noProof/>
        </w:rPr>
        <w:tab/>
      </w:r>
      <w:r w:rsidR="00623C29">
        <w:rPr>
          <w:noProof/>
        </w:rPr>
        <w:fldChar w:fldCharType="begin"/>
      </w:r>
      <w:r>
        <w:rPr>
          <w:noProof/>
        </w:rPr>
        <w:instrText xml:space="preserve"> PAGEREF _Toc295058667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ACADEMIC</w:t>
      </w:r>
      <w:r w:rsidRPr="00AE53B5">
        <w:rPr>
          <w:noProof/>
          <w:spacing w:val="45"/>
        </w:rPr>
        <w:t xml:space="preserve"> </w:t>
      </w:r>
      <w:r w:rsidRPr="00AE53B5">
        <w:rPr>
          <w:noProof/>
        </w:rPr>
        <w:t>RENE</w:t>
      </w:r>
      <w:r w:rsidRPr="00AE53B5">
        <w:rPr>
          <w:noProof/>
          <w:spacing w:val="-60"/>
        </w:rPr>
        <w:t>W</w:t>
      </w:r>
      <w:r w:rsidRPr="00AE53B5">
        <w:rPr>
          <w:noProof/>
        </w:rPr>
        <w:t>AL</w:t>
      </w:r>
      <w:r w:rsidRPr="00AE53B5">
        <w:rPr>
          <w:noProof/>
          <w:spacing w:val="25"/>
        </w:rPr>
        <w:t xml:space="preserve"> </w:t>
      </w:r>
      <w:r w:rsidRPr="00AE53B5">
        <w:rPr>
          <w:noProof/>
        </w:rPr>
        <w:t>POLICIES</w:t>
      </w:r>
      <w:r w:rsidRPr="00AE53B5">
        <w:rPr>
          <w:noProof/>
          <w:spacing w:val="15"/>
        </w:rPr>
        <w:t xml:space="preserve"> </w:t>
      </w:r>
      <w:r w:rsidRPr="00AE53B5">
        <w:rPr>
          <w:noProof/>
        </w:rPr>
        <w:t>AND PROCEDURES</w:t>
      </w:r>
      <w:r>
        <w:rPr>
          <w:noProof/>
        </w:rPr>
        <w:tab/>
      </w:r>
      <w:r w:rsidR="00623C29">
        <w:rPr>
          <w:noProof/>
        </w:rPr>
        <w:fldChar w:fldCharType="begin"/>
      </w:r>
      <w:r>
        <w:rPr>
          <w:noProof/>
        </w:rPr>
        <w:instrText xml:space="preserve"> PAGEREF _Toc295058668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POLICIES</w:t>
      </w:r>
      <w:r>
        <w:rPr>
          <w:noProof/>
        </w:rPr>
        <w:tab/>
      </w:r>
      <w:r w:rsidR="00623C29">
        <w:rPr>
          <w:noProof/>
        </w:rPr>
        <w:fldChar w:fldCharType="begin"/>
      </w:r>
      <w:r>
        <w:rPr>
          <w:noProof/>
        </w:rPr>
        <w:instrText xml:space="preserve"> PAGEREF _Toc295058669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PROCEDURES</w:t>
      </w:r>
      <w:r>
        <w:rPr>
          <w:noProof/>
        </w:rPr>
        <w:tab/>
      </w:r>
      <w:r w:rsidR="00623C29">
        <w:rPr>
          <w:noProof/>
        </w:rPr>
        <w:fldChar w:fldCharType="begin"/>
      </w:r>
      <w:r>
        <w:rPr>
          <w:noProof/>
        </w:rPr>
        <w:instrText xml:space="preserve"> PAGEREF _Toc295058670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REPE</w:t>
      </w:r>
      <w:r w:rsidRPr="00AE53B5">
        <w:rPr>
          <w:noProof/>
          <w:color w:val="191919"/>
          <w:spacing w:val="-13"/>
        </w:rPr>
        <w:t>A</w:t>
      </w:r>
      <w:r w:rsidRPr="00AE53B5">
        <w:rPr>
          <w:noProof/>
          <w:color w:val="191919"/>
        </w:rPr>
        <w:t>T</w:t>
      </w:r>
      <w:r w:rsidRPr="00AE53B5">
        <w:rPr>
          <w:noProof/>
          <w:color w:val="191919"/>
          <w:spacing w:val="12"/>
        </w:rPr>
        <w:t xml:space="preserve"> </w:t>
      </w:r>
      <w:r w:rsidRPr="00AE53B5">
        <w:rPr>
          <w:noProof/>
          <w:color w:val="191919"/>
        </w:rPr>
        <w:t>POLICY</w:t>
      </w:r>
      <w:r w:rsidRPr="00AE53B5">
        <w:rPr>
          <w:noProof/>
          <w:color w:val="191919"/>
          <w:spacing w:val="8"/>
        </w:rPr>
        <w:t xml:space="preserve"> </w:t>
      </w:r>
      <w:r w:rsidRPr="00AE53B5">
        <w:rPr>
          <w:noProof/>
          <w:color w:val="191919"/>
        </w:rPr>
        <w:t>S</w:t>
      </w:r>
      <w:r w:rsidRPr="00AE53B5">
        <w:rPr>
          <w:noProof/>
          <w:color w:val="191919"/>
          <w:spacing w:val="-13"/>
        </w:rPr>
        <w:t>TA</w:t>
      </w:r>
      <w:r w:rsidRPr="00AE53B5">
        <w:rPr>
          <w:noProof/>
          <w:color w:val="191919"/>
        </w:rPr>
        <w:t>TEMENT</w:t>
      </w:r>
      <w:r>
        <w:rPr>
          <w:noProof/>
        </w:rPr>
        <w:tab/>
      </w:r>
      <w:r w:rsidR="00623C29">
        <w:rPr>
          <w:noProof/>
        </w:rPr>
        <w:fldChar w:fldCharType="begin"/>
      </w:r>
      <w:r>
        <w:rPr>
          <w:noProof/>
        </w:rPr>
        <w:instrText xml:space="preserve"> PAGEREF _Toc295058671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TRANSIENT</w:t>
      </w:r>
      <w:r w:rsidRPr="00AE53B5">
        <w:rPr>
          <w:noProof/>
          <w:color w:val="191919"/>
          <w:spacing w:val="12"/>
        </w:rPr>
        <w:t xml:space="preserve"> </w:t>
      </w:r>
      <w:r w:rsidRPr="00AE53B5">
        <w:rPr>
          <w:noProof/>
          <w:color w:val="191919"/>
        </w:rPr>
        <w:t>S</w:t>
      </w:r>
      <w:r w:rsidRPr="00AE53B5">
        <w:rPr>
          <w:noProof/>
          <w:color w:val="191919"/>
          <w:spacing w:val="-13"/>
        </w:rPr>
        <w:t>TA</w:t>
      </w:r>
      <w:r w:rsidRPr="00AE53B5">
        <w:rPr>
          <w:noProof/>
          <w:color w:val="191919"/>
        </w:rPr>
        <w:t>TUS</w:t>
      </w:r>
      <w:r>
        <w:rPr>
          <w:noProof/>
        </w:rPr>
        <w:tab/>
      </w:r>
      <w:r w:rsidR="00623C29">
        <w:rPr>
          <w:noProof/>
        </w:rPr>
        <w:fldChar w:fldCharType="begin"/>
      </w:r>
      <w:r>
        <w:rPr>
          <w:noProof/>
        </w:rPr>
        <w:instrText xml:space="preserve"> PAGEREF _Toc295058672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VETERAN</w:t>
      </w:r>
      <w:r w:rsidRPr="00AE53B5">
        <w:rPr>
          <w:noProof/>
          <w:color w:val="191919"/>
        </w:rPr>
        <w:t>S</w:t>
      </w:r>
      <w:r w:rsidRPr="00AE53B5">
        <w:rPr>
          <w:noProof/>
          <w:color w:val="191919"/>
          <w:spacing w:val="-3"/>
        </w:rPr>
        <w:t xml:space="preserve"> </w:t>
      </w:r>
      <w:r w:rsidRPr="00AE53B5">
        <w:rPr>
          <w:noProof/>
          <w:color w:val="191919"/>
          <w:spacing w:val="-2"/>
        </w:rPr>
        <w:t>ASSIS</w:t>
      </w:r>
      <w:r w:rsidRPr="00AE53B5">
        <w:rPr>
          <w:noProof/>
          <w:color w:val="191919"/>
          <w:spacing w:val="-16"/>
        </w:rPr>
        <w:t>T</w:t>
      </w:r>
      <w:r w:rsidRPr="00AE53B5">
        <w:rPr>
          <w:noProof/>
          <w:color w:val="191919"/>
          <w:spacing w:val="-2"/>
        </w:rPr>
        <w:t>ANC</w:t>
      </w:r>
      <w:r w:rsidRPr="00AE53B5">
        <w:rPr>
          <w:noProof/>
          <w:color w:val="191919"/>
        </w:rPr>
        <w:t>E</w:t>
      </w:r>
      <w:r w:rsidRPr="00AE53B5">
        <w:rPr>
          <w:noProof/>
          <w:color w:val="191919"/>
          <w:spacing w:val="10"/>
        </w:rPr>
        <w:t xml:space="preserve"> </w:t>
      </w:r>
      <w:r w:rsidRPr="00AE53B5">
        <w:rPr>
          <w:noProof/>
          <w:color w:val="191919"/>
          <w:spacing w:val="-2"/>
        </w:rPr>
        <w:t>PROGRAM</w:t>
      </w:r>
      <w:r>
        <w:rPr>
          <w:noProof/>
        </w:rPr>
        <w:tab/>
      </w:r>
      <w:r w:rsidR="00623C29">
        <w:rPr>
          <w:noProof/>
        </w:rPr>
        <w:fldChar w:fldCharType="begin"/>
      </w:r>
      <w:r>
        <w:rPr>
          <w:noProof/>
        </w:rPr>
        <w:instrText xml:space="preserve"> PAGEREF _Toc295058673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BUCKLE</w:t>
      </w:r>
      <w:r w:rsidRPr="00AE53B5">
        <w:rPr>
          <w:noProof/>
          <w:color w:val="191919"/>
        </w:rPr>
        <w:t>Y</w:t>
      </w:r>
      <w:r w:rsidRPr="00AE53B5">
        <w:rPr>
          <w:noProof/>
          <w:color w:val="191919"/>
          <w:spacing w:val="-10"/>
        </w:rPr>
        <w:t xml:space="preserve"> </w:t>
      </w:r>
      <w:r w:rsidRPr="00AE53B5">
        <w:rPr>
          <w:noProof/>
          <w:color w:val="191919"/>
          <w:spacing w:val="-2"/>
        </w:rPr>
        <w:t>AMENDMENT</w:t>
      </w:r>
      <w:r>
        <w:rPr>
          <w:noProof/>
        </w:rPr>
        <w:tab/>
      </w:r>
      <w:r w:rsidR="00623C29">
        <w:rPr>
          <w:noProof/>
        </w:rPr>
        <w:fldChar w:fldCharType="begin"/>
      </w:r>
      <w:r>
        <w:rPr>
          <w:noProof/>
        </w:rPr>
        <w:instrText xml:space="preserve"> PAGEREF _Toc295058674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GRAD</w:t>
      </w:r>
      <w:r w:rsidRPr="00AE53B5">
        <w:rPr>
          <w:noProof/>
          <w:color w:val="191919"/>
        </w:rPr>
        <w:t>E</w:t>
      </w:r>
      <w:r w:rsidRPr="00AE53B5">
        <w:rPr>
          <w:noProof/>
          <w:color w:val="191919"/>
          <w:spacing w:val="10"/>
        </w:rPr>
        <w:t xml:space="preserve"> </w:t>
      </w:r>
      <w:r w:rsidRPr="00AE53B5">
        <w:rPr>
          <w:noProof/>
          <w:color w:val="191919"/>
          <w:spacing w:val="-2"/>
        </w:rPr>
        <w:t>POIN</w:t>
      </w:r>
      <w:r w:rsidRPr="00AE53B5">
        <w:rPr>
          <w:noProof/>
          <w:color w:val="191919"/>
        </w:rPr>
        <w:t>T</w:t>
      </w:r>
      <w:r w:rsidRPr="00AE53B5">
        <w:rPr>
          <w:noProof/>
          <w:color w:val="191919"/>
          <w:spacing w:val="-6"/>
        </w:rPr>
        <w:t xml:space="preserve"> </w:t>
      </w:r>
      <w:r w:rsidRPr="00AE53B5">
        <w:rPr>
          <w:noProof/>
          <w:color w:val="191919"/>
          <w:spacing w:val="-26"/>
        </w:rPr>
        <w:t>A</w:t>
      </w:r>
      <w:r w:rsidRPr="00AE53B5">
        <w:rPr>
          <w:noProof/>
          <w:color w:val="191919"/>
          <w:spacing w:val="-2"/>
        </w:rPr>
        <w:t>VERAGE</w:t>
      </w:r>
      <w:r>
        <w:rPr>
          <w:noProof/>
        </w:rPr>
        <w:tab/>
      </w:r>
      <w:r w:rsidR="00623C29">
        <w:rPr>
          <w:noProof/>
        </w:rPr>
        <w:fldChar w:fldCharType="begin"/>
      </w:r>
      <w:r>
        <w:rPr>
          <w:noProof/>
        </w:rPr>
        <w:instrText xml:space="preserve"> PAGEREF _Toc295058675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POLIC</w:t>
      </w:r>
      <w:r w:rsidRPr="00AE53B5">
        <w:rPr>
          <w:noProof/>
          <w:spacing w:val="-19"/>
        </w:rPr>
        <w:t>Y</w:t>
      </w:r>
      <w:r w:rsidRPr="00AE53B5">
        <w:rPr>
          <w:noProof/>
        </w:rPr>
        <w:t>:</w:t>
      </w:r>
      <w:r w:rsidRPr="00AE53B5">
        <w:rPr>
          <w:noProof/>
          <w:spacing w:val="-9"/>
        </w:rPr>
        <w:t xml:space="preserve"> </w:t>
      </w:r>
      <w:r w:rsidRPr="00AE53B5">
        <w:rPr>
          <w:noProof/>
        </w:rPr>
        <w:t>VISI</w:t>
      </w:r>
      <w:r w:rsidRPr="00AE53B5">
        <w:rPr>
          <w:noProof/>
          <w:spacing w:val="-6"/>
        </w:rPr>
        <w:t>T</w:t>
      </w:r>
      <w:r w:rsidRPr="00AE53B5">
        <w:rPr>
          <w:noProof/>
        </w:rPr>
        <w:t>ORS</w:t>
      </w:r>
      <w:r w:rsidRPr="00AE53B5">
        <w:rPr>
          <w:noProof/>
          <w:spacing w:val="10"/>
        </w:rPr>
        <w:t xml:space="preserve"> </w:t>
      </w:r>
      <w:r w:rsidRPr="00AE53B5">
        <w:rPr>
          <w:noProof/>
        </w:rPr>
        <w:t>IN</w:t>
      </w:r>
      <w:r w:rsidRPr="00AE53B5">
        <w:rPr>
          <w:noProof/>
          <w:spacing w:val="10"/>
        </w:rPr>
        <w:t xml:space="preserve"> </w:t>
      </w:r>
      <w:r w:rsidRPr="00AE53B5">
        <w:rPr>
          <w:noProof/>
        </w:rPr>
        <w:t>UNIVERSITY</w:t>
      </w:r>
      <w:r w:rsidRPr="00AE53B5">
        <w:rPr>
          <w:noProof/>
          <w:spacing w:val="3"/>
        </w:rPr>
        <w:t xml:space="preserve"> </w:t>
      </w:r>
      <w:r w:rsidRPr="00AE53B5">
        <w:rPr>
          <w:noProof/>
        </w:rPr>
        <w:t>CLASSROOMS</w:t>
      </w:r>
      <w:r>
        <w:rPr>
          <w:noProof/>
        </w:rPr>
        <w:tab/>
      </w:r>
      <w:r w:rsidR="00623C29">
        <w:rPr>
          <w:noProof/>
        </w:rPr>
        <w:fldChar w:fldCharType="begin"/>
      </w:r>
      <w:r>
        <w:rPr>
          <w:noProof/>
        </w:rPr>
        <w:instrText xml:space="preserve"> PAGEREF _Toc295058676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S</w:t>
      </w:r>
      <w:r w:rsidRPr="00AE53B5">
        <w:rPr>
          <w:noProof/>
          <w:spacing w:val="-16"/>
        </w:rPr>
        <w:t>TA</w:t>
      </w:r>
      <w:r w:rsidRPr="00AE53B5">
        <w:rPr>
          <w:noProof/>
        </w:rPr>
        <w:t>TE</w:t>
      </w:r>
      <w:r w:rsidRPr="00AE53B5">
        <w:rPr>
          <w:noProof/>
          <w:spacing w:val="10"/>
        </w:rPr>
        <w:t xml:space="preserve"> </w:t>
      </w:r>
      <w:r w:rsidRPr="00AE53B5">
        <w:rPr>
          <w:noProof/>
        </w:rPr>
        <w:t>OF</w:t>
      </w:r>
      <w:r w:rsidRPr="00AE53B5">
        <w:rPr>
          <w:noProof/>
          <w:spacing w:val="4"/>
        </w:rPr>
        <w:t xml:space="preserve"> </w:t>
      </w:r>
      <w:r w:rsidRPr="00AE53B5">
        <w:rPr>
          <w:noProof/>
        </w:rPr>
        <w:t>GEORGIA LEGISL</w:t>
      </w:r>
      <w:r w:rsidRPr="00AE53B5">
        <w:rPr>
          <w:noProof/>
          <w:spacing w:val="-16"/>
        </w:rPr>
        <w:t>A</w:t>
      </w:r>
      <w:r w:rsidRPr="00AE53B5">
        <w:rPr>
          <w:noProof/>
        </w:rPr>
        <w:t>TIVE</w:t>
      </w:r>
      <w:r w:rsidRPr="00AE53B5">
        <w:rPr>
          <w:noProof/>
          <w:spacing w:val="10"/>
        </w:rPr>
        <w:t xml:space="preserve"> </w:t>
      </w:r>
      <w:r w:rsidRPr="00AE53B5">
        <w:rPr>
          <w:noProof/>
        </w:rPr>
        <w:t>REQUIREMENTS</w:t>
      </w:r>
      <w:r>
        <w:rPr>
          <w:noProof/>
        </w:rPr>
        <w:tab/>
      </w:r>
      <w:r w:rsidR="00623C29">
        <w:rPr>
          <w:noProof/>
        </w:rPr>
        <w:fldChar w:fldCharType="begin"/>
      </w:r>
      <w:r>
        <w:rPr>
          <w:noProof/>
        </w:rPr>
        <w:instrText xml:space="preserve"> PAGEREF _Toc295058677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SECON</w:t>
      </w:r>
      <w:r w:rsidRPr="00AE53B5">
        <w:rPr>
          <w:noProof/>
          <w:color w:val="191919"/>
        </w:rPr>
        <w:t>D</w:t>
      </w:r>
      <w:r w:rsidRPr="00AE53B5">
        <w:rPr>
          <w:noProof/>
          <w:color w:val="191919"/>
          <w:spacing w:val="10"/>
        </w:rPr>
        <w:t xml:space="preserve"> </w:t>
      </w:r>
      <w:r w:rsidRPr="00AE53B5">
        <w:rPr>
          <w:noProof/>
          <w:color w:val="191919"/>
          <w:spacing w:val="-2"/>
        </w:rPr>
        <w:t>DEGREES</w:t>
      </w:r>
      <w:r>
        <w:rPr>
          <w:noProof/>
        </w:rPr>
        <w:tab/>
      </w:r>
      <w:r w:rsidR="00623C29">
        <w:rPr>
          <w:noProof/>
        </w:rPr>
        <w:fldChar w:fldCharType="begin"/>
      </w:r>
      <w:r>
        <w:rPr>
          <w:noProof/>
        </w:rPr>
        <w:instrText xml:space="preserve"> PAGEREF _Toc295058678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PROCEDURE</w:t>
      </w:r>
      <w:r w:rsidRPr="00AE53B5">
        <w:rPr>
          <w:noProof/>
          <w:spacing w:val="10"/>
        </w:rPr>
        <w:t xml:space="preserve"> </w:t>
      </w:r>
      <w:r w:rsidRPr="00AE53B5">
        <w:rPr>
          <w:noProof/>
        </w:rPr>
        <w:t>FOR</w:t>
      </w:r>
      <w:r w:rsidRPr="00AE53B5">
        <w:rPr>
          <w:noProof/>
          <w:spacing w:val="-3"/>
        </w:rPr>
        <w:t xml:space="preserve"> </w:t>
      </w:r>
      <w:r w:rsidRPr="00AE53B5">
        <w:rPr>
          <w:noProof/>
        </w:rPr>
        <w:t>APP</w:t>
      </w:r>
      <w:r w:rsidRPr="00AE53B5">
        <w:rPr>
          <w:noProof/>
          <w:spacing w:val="-19"/>
        </w:rPr>
        <w:t>L</w:t>
      </w:r>
      <w:r w:rsidRPr="00AE53B5">
        <w:rPr>
          <w:noProof/>
        </w:rPr>
        <w:t>YING</w:t>
      </w:r>
      <w:r w:rsidRPr="00AE53B5">
        <w:rPr>
          <w:noProof/>
          <w:spacing w:val="7"/>
        </w:rPr>
        <w:t xml:space="preserve"> </w:t>
      </w:r>
      <w:r w:rsidRPr="00AE53B5">
        <w:rPr>
          <w:noProof/>
          <w:spacing w:val="-6"/>
        </w:rPr>
        <w:t>T</w:t>
      </w:r>
      <w:r w:rsidRPr="00AE53B5">
        <w:rPr>
          <w:noProof/>
        </w:rPr>
        <w:t>O</w:t>
      </w:r>
      <w:r w:rsidRPr="00AE53B5">
        <w:rPr>
          <w:noProof/>
          <w:spacing w:val="6"/>
        </w:rPr>
        <w:t xml:space="preserve"> </w:t>
      </w:r>
      <w:r w:rsidRPr="00AE53B5">
        <w:rPr>
          <w:noProof/>
          <w:spacing w:val="-16"/>
        </w:rPr>
        <w:t>T</w:t>
      </w:r>
      <w:r w:rsidRPr="00AE53B5">
        <w:rPr>
          <w:noProof/>
        </w:rPr>
        <w:t>AKE</w:t>
      </w:r>
      <w:r w:rsidRPr="00AE53B5">
        <w:rPr>
          <w:noProof/>
          <w:spacing w:val="10"/>
        </w:rPr>
        <w:t xml:space="preserve"> </w:t>
      </w:r>
      <w:r w:rsidRPr="00AE53B5">
        <w:rPr>
          <w:noProof/>
        </w:rPr>
        <w:t>COLLEGE</w:t>
      </w:r>
      <w:r w:rsidRPr="00AE53B5">
        <w:rPr>
          <w:noProof/>
          <w:spacing w:val="10"/>
        </w:rPr>
        <w:t xml:space="preserve"> </w:t>
      </w:r>
      <w:r w:rsidRPr="00AE53B5">
        <w:rPr>
          <w:noProof/>
        </w:rPr>
        <w:t>LEVEL EXAMIN</w:t>
      </w:r>
      <w:r w:rsidRPr="00AE53B5">
        <w:rPr>
          <w:noProof/>
          <w:spacing w:val="-16"/>
        </w:rPr>
        <w:t>A</w:t>
      </w:r>
      <w:r w:rsidRPr="00AE53B5">
        <w:rPr>
          <w:noProof/>
        </w:rPr>
        <w:t>TION</w:t>
      </w:r>
      <w:r w:rsidRPr="00AE53B5">
        <w:rPr>
          <w:noProof/>
          <w:spacing w:val="10"/>
        </w:rPr>
        <w:t xml:space="preserve"> </w:t>
      </w:r>
      <w:r w:rsidRPr="00AE53B5">
        <w:rPr>
          <w:noProof/>
        </w:rPr>
        <w:t>PROGRAM</w:t>
      </w:r>
      <w:r w:rsidRPr="00AE53B5">
        <w:rPr>
          <w:noProof/>
          <w:spacing w:val="10"/>
        </w:rPr>
        <w:t xml:space="preserve"> </w:t>
      </w:r>
      <w:r w:rsidRPr="00AE53B5">
        <w:rPr>
          <w:noProof/>
        </w:rPr>
        <w:t>(CLEP):</w:t>
      </w:r>
      <w:r>
        <w:rPr>
          <w:noProof/>
        </w:rPr>
        <w:tab/>
      </w:r>
      <w:r w:rsidR="00623C29">
        <w:rPr>
          <w:noProof/>
        </w:rPr>
        <w:fldChar w:fldCharType="begin"/>
      </w:r>
      <w:r>
        <w:rPr>
          <w:noProof/>
        </w:rPr>
        <w:instrText xml:space="preserve"> PAGEREF _Toc295058679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5"/>
        </w:rPr>
        <w:t>S</w:t>
      </w:r>
      <w:r w:rsidRPr="00AE53B5">
        <w:rPr>
          <w:noProof/>
          <w:color w:val="191919"/>
        </w:rPr>
        <w:t>PECIAL</w:t>
      </w:r>
      <w:r w:rsidRPr="00AE53B5">
        <w:rPr>
          <w:noProof/>
          <w:color w:val="191919"/>
          <w:spacing w:val="-7"/>
        </w:rPr>
        <w:t xml:space="preserve"> </w:t>
      </w:r>
      <w:r w:rsidRPr="00AE53B5">
        <w:rPr>
          <w:noProof/>
          <w:color w:val="191919"/>
          <w:spacing w:val="-25"/>
        </w:rPr>
        <w:t>P</w:t>
      </w:r>
      <w:r w:rsidRPr="00AE53B5">
        <w:rPr>
          <w:noProof/>
          <w:color w:val="191919"/>
        </w:rPr>
        <w:t>ROGRAMS</w:t>
      </w:r>
      <w:r>
        <w:rPr>
          <w:noProof/>
        </w:rPr>
        <w:tab/>
      </w:r>
      <w:r w:rsidR="00623C29">
        <w:rPr>
          <w:noProof/>
        </w:rPr>
        <w:fldChar w:fldCharType="begin"/>
      </w:r>
      <w:r>
        <w:rPr>
          <w:noProof/>
        </w:rPr>
        <w:instrText xml:space="preserve"> PAGEREF _Toc295058680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TH</w:t>
      </w:r>
      <w:r w:rsidRPr="00AE53B5">
        <w:rPr>
          <w:noProof/>
          <w:color w:val="191919"/>
        </w:rPr>
        <w:t>E</w:t>
      </w:r>
      <w:r w:rsidRPr="00AE53B5">
        <w:rPr>
          <w:noProof/>
          <w:color w:val="191919"/>
          <w:spacing w:val="10"/>
        </w:rPr>
        <w:t xml:space="preserve"> </w:t>
      </w:r>
      <w:r w:rsidRPr="00AE53B5">
        <w:rPr>
          <w:noProof/>
          <w:color w:val="191919"/>
          <w:spacing w:val="-2"/>
        </w:rPr>
        <w:t>HONOR</w:t>
      </w:r>
      <w:r w:rsidRPr="00AE53B5">
        <w:rPr>
          <w:noProof/>
          <w:color w:val="191919"/>
        </w:rPr>
        <w:t>S</w:t>
      </w:r>
      <w:r w:rsidRPr="00AE53B5">
        <w:rPr>
          <w:noProof/>
          <w:color w:val="191919"/>
          <w:spacing w:val="10"/>
        </w:rPr>
        <w:t xml:space="preserve"> </w:t>
      </w:r>
      <w:r w:rsidRPr="00AE53B5">
        <w:rPr>
          <w:noProof/>
          <w:color w:val="191919"/>
          <w:spacing w:val="-2"/>
        </w:rPr>
        <w:t>PROGRAM</w:t>
      </w:r>
      <w:r>
        <w:rPr>
          <w:noProof/>
        </w:rPr>
        <w:tab/>
      </w:r>
      <w:r w:rsidR="00623C29">
        <w:rPr>
          <w:noProof/>
        </w:rPr>
        <w:fldChar w:fldCharType="begin"/>
      </w:r>
      <w:r>
        <w:rPr>
          <w:noProof/>
        </w:rPr>
        <w:instrText xml:space="preserve"> PAGEREF _Toc295058681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3"/>
        </w:rPr>
        <w:t>A</w:t>
      </w:r>
      <w:r w:rsidRPr="00AE53B5">
        <w:rPr>
          <w:noProof/>
          <w:color w:val="191919"/>
          <w:spacing w:val="-3"/>
          <w:w w:val="102"/>
        </w:rPr>
        <w:t>DMISSION</w:t>
      </w:r>
      <w:r>
        <w:rPr>
          <w:noProof/>
        </w:rPr>
        <w:tab/>
      </w:r>
      <w:r w:rsidR="00623C29">
        <w:rPr>
          <w:noProof/>
        </w:rPr>
        <w:fldChar w:fldCharType="begin"/>
      </w:r>
      <w:r>
        <w:rPr>
          <w:noProof/>
        </w:rPr>
        <w:instrText xml:space="preserve"> PAGEREF _Toc295058682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RETENTION</w:t>
      </w:r>
      <w:r>
        <w:rPr>
          <w:noProof/>
        </w:rPr>
        <w:tab/>
      </w:r>
      <w:r w:rsidR="00623C29">
        <w:rPr>
          <w:noProof/>
        </w:rPr>
        <w:fldChar w:fldCharType="begin"/>
      </w:r>
      <w:r>
        <w:rPr>
          <w:noProof/>
        </w:rPr>
        <w:instrText xml:space="preserve"> PAGEREF _Toc295058683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OUTREAC</w:t>
      </w:r>
      <w:r w:rsidRPr="00AE53B5">
        <w:rPr>
          <w:noProof/>
          <w:color w:val="191919"/>
        </w:rPr>
        <w:t>H</w:t>
      </w:r>
      <w:r w:rsidRPr="00AE53B5">
        <w:rPr>
          <w:noProof/>
          <w:color w:val="191919"/>
          <w:spacing w:val="10"/>
        </w:rPr>
        <w:t xml:space="preserve"> </w:t>
      </w:r>
      <w:r w:rsidRPr="00AE53B5">
        <w:rPr>
          <w:noProof/>
          <w:color w:val="191919"/>
          <w:spacing w:val="-2"/>
        </w:rPr>
        <w:t>PROGRAMS</w:t>
      </w:r>
      <w:r>
        <w:rPr>
          <w:noProof/>
        </w:rPr>
        <w:tab/>
      </w:r>
      <w:r w:rsidR="00623C29">
        <w:rPr>
          <w:noProof/>
        </w:rPr>
        <w:fldChar w:fldCharType="begin"/>
      </w:r>
      <w:r>
        <w:rPr>
          <w:noProof/>
        </w:rPr>
        <w:instrText xml:space="preserve"> PAGEREF _Toc295058684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SD</w:t>
      </w:r>
      <w:r w:rsidRPr="00AE53B5">
        <w:rPr>
          <w:noProof/>
          <w:color w:val="191919"/>
        </w:rPr>
        <w:t>U</w:t>
      </w:r>
      <w:r w:rsidRPr="00AE53B5">
        <w:rPr>
          <w:noProof/>
          <w:color w:val="191919"/>
          <w:spacing w:val="-5"/>
        </w:rPr>
        <w:t xml:space="preserve"> </w:t>
      </w:r>
      <w:r w:rsidRPr="00AE53B5">
        <w:rPr>
          <w:noProof/>
          <w:color w:val="191919"/>
          <w:spacing w:val="-2"/>
        </w:rPr>
        <w:t>CREDIT</w:t>
      </w:r>
      <w:r>
        <w:rPr>
          <w:noProof/>
        </w:rPr>
        <w:tab/>
      </w:r>
      <w:r w:rsidR="00623C29">
        <w:rPr>
          <w:noProof/>
        </w:rPr>
        <w:fldChar w:fldCharType="begin"/>
      </w:r>
      <w:r>
        <w:rPr>
          <w:noProof/>
        </w:rPr>
        <w:instrText xml:space="preserve"> PAGEREF _Toc295058685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NON-CREDI</w:t>
      </w:r>
      <w:r w:rsidRPr="00AE53B5">
        <w:rPr>
          <w:noProof/>
          <w:color w:val="191919"/>
        </w:rPr>
        <w:t>T</w:t>
      </w:r>
      <w:r w:rsidRPr="00AE53B5">
        <w:rPr>
          <w:noProof/>
          <w:color w:val="191919"/>
          <w:spacing w:val="7"/>
        </w:rPr>
        <w:t xml:space="preserve"> </w:t>
      </w:r>
      <w:r w:rsidRPr="00AE53B5">
        <w:rPr>
          <w:noProof/>
          <w:color w:val="191919"/>
          <w:spacing w:val="-2"/>
        </w:rPr>
        <w:t>COURSES</w:t>
      </w:r>
      <w:r>
        <w:rPr>
          <w:noProof/>
        </w:rPr>
        <w:tab/>
      </w:r>
      <w:r w:rsidR="00623C29">
        <w:rPr>
          <w:noProof/>
        </w:rPr>
        <w:fldChar w:fldCharType="begin"/>
      </w:r>
      <w:r>
        <w:rPr>
          <w:noProof/>
        </w:rPr>
        <w:instrText xml:space="preserve"> PAGEREF _Toc295058686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COOPER</w:t>
      </w:r>
      <w:r w:rsidRPr="00AE53B5">
        <w:rPr>
          <w:noProof/>
          <w:color w:val="191919"/>
          <w:spacing w:val="-16"/>
        </w:rPr>
        <w:t>A</w:t>
      </w:r>
      <w:r w:rsidRPr="00AE53B5">
        <w:rPr>
          <w:noProof/>
          <w:color w:val="191919"/>
        </w:rPr>
        <w:t>TIVE</w:t>
      </w:r>
      <w:r w:rsidRPr="00AE53B5">
        <w:rPr>
          <w:noProof/>
          <w:color w:val="191919"/>
          <w:spacing w:val="10"/>
        </w:rPr>
        <w:t xml:space="preserve"> </w:t>
      </w:r>
      <w:r w:rsidRPr="00AE53B5">
        <w:rPr>
          <w:noProof/>
          <w:color w:val="191919"/>
        </w:rPr>
        <w:t>EDUC</w:t>
      </w:r>
      <w:r w:rsidRPr="00AE53B5">
        <w:rPr>
          <w:noProof/>
          <w:color w:val="191919"/>
          <w:spacing w:val="-16"/>
        </w:rPr>
        <w:t>A</w:t>
      </w:r>
      <w:r w:rsidRPr="00AE53B5">
        <w:rPr>
          <w:noProof/>
          <w:color w:val="191919"/>
        </w:rPr>
        <w:t>TION</w:t>
      </w:r>
      <w:r>
        <w:rPr>
          <w:noProof/>
        </w:rPr>
        <w:tab/>
      </w:r>
      <w:r w:rsidR="00623C29">
        <w:rPr>
          <w:noProof/>
        </w:rPr>
        <w:fldChar w:fldCharType="begin"/>
      </w:r>
      <w:r>
        <w:rPr>
          <w:noProof/>
        </w:rPr>
        <w:instrText xml:space="preserve"> PAGEREF _Toc295058687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OFF-CAMPU</w:t>
      </w:r>
      <w:r w:rsidRPr="00AE53B5">
        <w:rPr>
          <w:noProof/>
          <w:color w:val="191919"/>
        </w:rPr>
        <w:t>S</w:t>
      </w:r>
      <w:r w:rsidRPr="00AE53B5">
        <w:rPr>
          <w:noProof/>
          <w:color w:val="191919"/>
          <w:spacing w:val="10"/>
        </w:rPr>
        <w:t xml:space="preserve"> </w:t>
      </w:r>
      <w:r w:rsidRPr="00AE53B5">
        <w:rPr>
          <w:noProof/>
          <w:color w:val="191919"/>
          <w:spacing w:val="-2"/>
        </w:rPr>
        <w:t>PROGRAMS</w:t>
      </w:r>
      <w:r>
        <w:rPr>
          <w:noProof/>
        </w:rPr>
        <w:tab/>
      </w:r>
      <w:r w:rsidR="00623C29">
        <w:rPr>
          <w:noProof/>
        </w:rPr>
        <w:fldChar w:fldCharType="begin"/>
      </w:r>
      <w:r>
        <w:rPr>
          <w:noProof/>
        </w:rPr>
        <w:instrText xml:space="preserve"> PAGEREF _Toc295058688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DE</w:t>
      </w:r>
      <w:r w:rsidRPr="00AE53B5">
        <w:rPr>
          <w:noProof/>
          <w:spacing w:val="-16"/>
        </w:rPr>
        <w:t>P</w:t>
      </w:r>
      <w:r w:rsidRPr="00AE53B5">
        <w:rPr>
          <w:noProof/>
        </w:rPr>
        <w:t>A</w:t>
      </w:r>
      <w:r w:rsidRPr="00AE53B5">
        <w:rPr>
          <w:noProof/>
          <w:spacing w:val="-9"/>
        </w:rPr>
        <w:t>R</w:t>
      </w:r>
      <w:r w:rsidRPr="00AE53B5">
        <w:rPr>
          <w:noProof/>
        </w:rPr>
        <w:t>TMENT</w:t>
      </w:r>
      <w:r w:rsidRPr="00AE53B5">
        <w:rPr>
          <w:noProof/>
          <w:spacing w:val="7"/>
        </w:rPr>
        <w:t xml:space="preserve"> </w:t>
      </w:r>
      <w:r w:rsidRPr="00AE53B5">
        <w:rPr>
          <w:noProof/>
        </w:rPr>
        <w:t>OF</w:t>
      </w:r>
      <w:r w:rsidRPr="00AE53B5">
        <w:rPr>
          <w:noProof/>
          <w:spacing w:val="4"/>
        </w:rPr>
        <w:t xml:space="preserve"> </w:t>
      </w:r>
      <w:r w:rsidRPr="00AE53B5">
        <w:rPr>
          <w:noProof/>
        </w:rPr>
        <w:t>MILI</w:t>
      </w:r>
      <w:r w:rsidRPr="00AE53B5">
        <w:rPr>
          <w:noProof/>
          <w:spacing w:val="-16"/>
        </w:rPr>
        <w:t>T</w:t>
      </w:r>
      <w:r w:rsidRPr="00AE53B5">
        <w:rPr>
          <w:noProof/>
        </w:rPr>
        <w:t>A</w:t>
      </w:r>
      <w:r w:rsidRPr="00AE53B5">
        <w:rPr>
          <w:noProof/>
          <w:spacing w:val="-9"/>
        </w:rPr>
        <w:t>R</w:t>
      </w:r>
      <w:r w:rsidRPr="00AE53B5">
        <w:rPr>
          <w:noProof/>
        </w:rPr>
        <w:t>Y</w:t>
      </w:r>
      <w:r w:rsidRPr="00AE53B5">
        <w:rPr>
          <w:noProof/>
          <w:spacing w:val="4"/>
        </w:rPr>
        <w:t xml:space="preserve"> </w:t>
      </w:r>
      <w:r w:rsidRPr="00AE53B5">
        <w:rPr>
          <w:noProof/>
        </w:rPr>
        <w:t>SCIENCE ARMY</w:t>
      </w:r>
      <w:r w:rsidRPr="00AE53B5">
        <w:rPr>
          <w:noProof/>
          <w:spacing w:val="-4"/>
        </w:rPr>
        <w:t xml:space="preserve"> </w:t>
      </w:r>
      <w:r w:rsidRPr="00AE53B5">
        <w:rPr>
          <w:noProof/>
        </w:rPr>
        <w:t>ROTC</w:t>
      </w:r>
      <w:r w:rsidRPr="00AE53B5">
        <w:rPr>
          <w:noProof/>
          <w:spacing w:val="-4"/>
        </w:rPr>
        <w:t xml:space="preserve"> </w:t>
      </w:r>
      <w:r w:rsidRPr="00AE53B5">
        <w:rPr>
          <w:noProof/>
        </w:rPr>
        <w:t>P</w:t>
      </w:r>
      <w:r w:rsidRPr="00AE53B5">
        <w:rPr>
          <w:noProof/>
          <w:spacing w:val="-5"/>
        </w:rPr>
        <w:t>R</w:t>
      </w:r>
      <w:r w:rsidRPr="00AE53B5">
        <w:rPr>
          <w:noProof/>
        </w:rPr>
        <w:t>OGRAM</w:t>
      </w:r>
      <w:r>
        <w:rPr>
          <w:noProof/>
        </w:rPr>
        <w:tab/>
      </w:r>
      <w:r w:rsidR="00623C29">
        <w:rPr>
          <w:noProof/>
        </w:rPr>
        <w:fldChar w:fldCharType="begin"/>
      </w:r>
      <w:r>
        <w:rPr>
          <w:noProof/>
        </w:rPr>
        <w:instrText xml:space="preserve"> PAGEREF _Toc295058689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TWO-YEA</w:t>
      </w:r>
      <w:r w:rsidRPr="00AE53B5">
        <w:rPr>
          <w:noProof/>
          <w:color w:val="191919"/>
        </w:rPr>
        <w:t>R</w:t>
      </w:r>
      <w:r w:rsidRPr="00AE53B5">
        <w:rPr>
          <w:noProof/>
          <w:color w:val="191919"/>
          <w:spacing w:val="10"/>
        </w:rPr>
        <w:t xml:space="preserve"> </w:t>
      </w:r>
      <w:r w:rsidRPr="00AE53B5">
        <w:rPr>
          <w:noProof/>
          <w:color w:val="191919"/>
          <w:spacing w:val="-2"/>
        </w:rPr>
        <w:t>PROGRAM</w:t>
      </w:r>
      <w:r>
        <w:rPr>
          <w:noProof/>
        </w:rPr>
        <w:tab/>
      </w:r>
      <w:r w:rsidR="00623C29">
        <w:rPr>
          <w:noProof/>
        </w:rPr>
        <w:fldChar w:fldCharType="begin"/>
      </w:r>
      <w:r>
        <w:rPr>
          <w:noProof/>
        </w:rPr>
        <w:instrText xml:space="preserve"> PAGEREF _Toc295058690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SCHOLARSHI</w:t>
      </w:r>
      <w:r w:rsidRPr="00AE53B5">
        <w:rPr>
          <w:noProof/>
          <w:color w:val="191919"/>
        </w:rPr>
        <w:t xml:space="preserve">P </w:t>
      </w:r>
      <w:r w:rsidRPr="00AE53B5">
        <w:rPr>
          <w:noProof/>
          <w:color w:val="191919"/>
          <w:spacing w:val="-2"/>
        </w:rPr>
        <w:t>PROGRAM</w:t>
      </w:r>
      <w:r>
        <w:rPr>
          <w:noProof/>
        </w:rPr>
        <w:tab/>
      </w:r>
      <w:r w:rsidR="00623C29">
        <w:rPr>
          <w:noProof/>
        </w:rPr>
        <w:fldChar w:fldCharType="begin"/>
      </w:r>
      <w:r>
        <w:rPr>
          <w:noProof/>
        </w:rPr>
        <w:instrText xml:space="preserve"> PAGEREF _Toc295058691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DE</w:t>
      </w:r>
      <w:r w:rsidRPr="00AE53B5">
        <w:rPr>
          <w:noProof/>
          <w:color w:val="191919"/>
          <w:spacing w:val="-16"/>
        </w:rPr>
        <w:t>P</w:t>
      </w:r>
      <w:r w:rsidRPr="00AE53B5">
        <w:rPr>
          <w:noProof/>
          <w:color w:val="191919"/>
        </w:rPr>
        <w:t>A</w:t>
      </w:r>
      <w:r w:rsidRPr="00AE53B5">
        <w:rPr>
          <w:noProof/>
          <w:color w:val="191919"/>
          <w:spacing w:val="-9"/>
        </w:rPr>
        <w:t>R</w:t>
      </w:r>
      <w:r w:rsidRPr="00AE53B5">
        <w:rPr>
          <w:noProof/>
          <w:color w:val="191919"/>
        </w:rPr>
        <w:t>TMEN</w:t>
      </w:r>
      <w:r w:rsidRPr="00AE53B5">
        <w:rPr>
          <w:noProof/>
          <w:color w:val="191919"/>
          <w:spacing w:val="-16"/>
        </w:rPr>
        <w:t>T</w:t>
      </w:r>
      <w:r w:rsidRPr="00AE53B5">
        <w:rPr>
          <w:noProof/>
          <w:color w:val="191919"/>
        </w:rPr>
        <w:t>AL MISSION</w:t>
      </w:r>
      <w:r>
        <w:rPr>
          <w:noProof/>
        </w:rPr>
        <w:tab/>
      </w:r>
      <w:r w:rsidR="00623C29">
        <w:rPr>
          <w:noProof/>
        </w:rPr>
        <w:fldChar w:fldCharType="begin"/>
      </w:r>
      <w:r>
        <w:rPr>
          <w:noProof/>
        </w:rPr>
        <w:instrText xml:space="preserve"> PAGEREF _Toc295058692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REQUIREMENT</w:t>
      </w:r>
      <w:r w:rsidRPr="00AE53B5">
        <w:rPr>
          <w:noProof/>
          <w:color w:val="191919"/>
        </w:rPr>
        <w:t>S</w:t>
      </w:r>
      <w:r w:rsidRPr="00AE53B5">
        <w:rPr>
          <w:noProof/>
          <w:color w:val="191919"/>
          <w:spacing w:val="10"/>
        </w:rPr>
        <w:t xml:space="preserve"> </w:t>
      </w:r>
      <w:r w:rsidRPr="00AE53B5">
        <w:rPr>
          <w:noProof/>
          <w:color w:val="191919"/>
          <w:spacing w:val="-2"/>
        </w:rPr>
        <w:t>FO</w:t>
      </w:r>
      <w:r w:rsidRPr="00AE53B5">
        <w:rPr>
          <w:noProof/>
          <w:color w:val="191919"/>
        </w:rPr>
        <w:t>R</w:t>
      </w:r>
      <w:r w:rsidRPr="00AE53B5">
        <w:rPr>
          <w:noProof/>
          <w:color w:val="191919"/>
          <w:spacing w:val="10"/>
        </w:rPr>
        <w:t xml:space="preserve"> </w:t>
      </w:r>
      <w:r w:rsidRPr="00AE53B5">
        <w:rPr>
          <w:noProof/>
          <w:color w:val="191919"/>
          <w:spacing w:val="-2"/>
        </w:rPr>
        <w:t>ROTC</w:t>
      </w:r>
      <w:r>
        <w:rPr>
          <w:noProof/>
        </w:rPr>
        <w:tab/>
      </w:r>
      <w:r w:rsidR="00623C29">
        <w:rPr>
          <w:noProof/>
        </w:rPr>
        <w:fldChar w:fldCharType="begin"/>
      </w:r>
      <w:r>
        <w:rPr>
          <w:noProof/>
        </w:rPr>
        <w:instrText xml:space="preserve"> PAGEREF _Toc295058693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B</w:t>
      </w:r>
      <w:r w:rsidRPr="00AE53B5">
        <w:rPr>
          <w:noProof/>
          <w:color w:val="191919"/>
        </w:rPr>
        <w:t>.</w:t>
      </w:r>
      <w:r w:rsidRPr="00AE53B5">
        <w:rPr>
          <w:noProof/>
          <w:color w:val="191919"/>
          <w:spacing w:val="-4"/>
        </w:rPr>
        <w:t xml:space="preserve"> </w:t>
      </w:r>
      <w:r w:rsidRPr="00AE53B5">
        <w:rPr>
          <w:noProof/>
          <w:color w:val="191919"/>
          <w:spacing w:val="-2"/>
        </w:rPr>
        <w:t>MILITAR</w:t>
      </w:r>
      <w:r w:rsidRPr="00AE53B5">
        <w:rPr>
          <w:noProof/>
          <w:color w:val="191919"/>
        </w:rPr>
        <w:t>Y</w:t>
      </w:r>
      <w:r w:rsidRPr="00AE53B5">
        <w:rPr>
          <w:noProof/>
          <w:color w:val="191919"/>
          <w:spacing w:val="-3"/>
        </w:rPr>
        <w:t xml:space="preserve"> </w:t>
      </w:r>
      <w:r w:rsidRPr="00AE53B5">
        <w:rPr>
          <w:noProof/>
          <w:color w:val="191919"/>
          <w:spacing w:val="-2"/>
        </w:rPr>
        <w:t>SCIENC</w:t>
      </w:r>
      <w:r w:rsidRPr="00AE53B5">
        <w:rPr>
          <w:noProof/>
          <w:color w:val="191919"/>
        </w:rPr>
        <w:t>E</w:t>
      </w:r>
      <w:r w:rsidRPr="00AE53B5">
        <w:rPr>
          <w:noProof/>
          <w:color w:val="191919"/>
          <w:spacing w:val="-4"/>
        </w:rPr>
        <w:t xml:space="preserve"> </w:t>
      </w:r>
      <w:r w:rsidRPr="00AE53B5">
        <w:rPr>
          <w:noProof/>
          <w:color w:val="191919"/>
          <w:spacing w:val="-2"/>
        </w:rPr>
        <w:t>CURRICULUM</w:t>
      </w:r>
      <w:r>
        <w:rPr>
          <w:noProof/>
        </w:rPr>
        <w:tab/>
      </w:r>
      <w:r w:rsidR="00623C29">
        <w:rPr>
          <w:noProof/>
        </w:rPr>
        <w:fldChar w:fldCharType="begin"/>
      </w:r>
      <w:r>
        <w:rPr>
          <w:noProof/>
        </w:rPr>
        <w:instrText xml:space="preserve"> PAGEREF _Toc295058694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rPr>
        <w:t>F</w:t>
      </w:r>
      <w:r w:rsidRPr="00AE53B5">
        <w:rPr>
          <w:noProof/>
          <w:color w:val="191919"/>
          <w:spacing w:val="-5"/>
        </w:rPr>
        <w:t>r</w:t>
      </w:r>
      <w:r w:rsidRPr="00AE53B5">
        <w:rPr>
          <w:noProof/>
          <w:color w:val="191919"/>
        </w:rPr>
        <w:t>eshman</w:t>
      </w:r>
      <w:r w:rsidRPr="00AE53B5">
        <w:rPr>
          <w:noProof/>
          <w:color w:val="191919"/>
          <w:spacing w:val="-10"/>
        </w:rPr>
        <w:t xml:space="preserve"> </w:t>
      </w:r>
      <w:r w:rsidRPr="00AE53B5">
        <w:rPr>
          <w:noProof/>
          <w:color w:val="191919"/>
          <w:spacing w:val="-22"/>
        </w:rPr>
        <w:t>Y</w:t>
      </w:r>
      <w:r w:rsidRPr="00AE53B5">
        <w:rPr>
          <w:noProof/>
          <w:color w:val="191919"/>
        </w:rPr>
        <w:t>ear</w:t>
      </w:r>
      <w:r>
        <w:rPr>
          <w:noProof/>
        </w:rPr>
        <w:tab/>
      </w:r>
      <w:r w:rsidR="00623C29">
        <w:rPr>
          <w:noProof/>
        </w:rPr>
        <w:fldChar w:fldCharType="begin"/>
      </w:r>
      <w:r>
        <w:rPr>
          <w:noProof/>
        </w:rPr>
        <w:instrText xml:space="preserve"> PAGEREF _Toc295058695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Fall</w:t>
      </w:r>
      <w:r>
        <w:rPr>
          <w:noProof/>
        </w:rPr>
        <w:tab/>
      </w:r>
      <w:r w:rsidR="00623C29">
        <w:rPr>
          <w:noProof/>
        </w:rPr>
        <w:fldChar w:fldCharType="begin"/>
      </w:r>
      <w:r>
        <w:rPr>
          <w:noProof/>
        </w:rPr>
        <w:instrText xml:space="preserve"> PAGEREF _Toc295058696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Spring</w:t>
      </w:r>
      <w:r>
        <w:rPr>
          <w:noProof/>
        </w:rPr>
        <w:tab/>
      </w:r>
      <w:r w:rsidR="00623C29">
        <w:rPr>
          <w:noProof/>
        </w:rPr>
        <w:fldChar w:fldCharType="begin"/>
      </w:r>
      <w:r>
        <w:rPr>
          <w:noProof/>
        </w:rPr>
        <w:instrText xml:space="preserve"> PAGEREF _Toc295058697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rPr>
        <w:t>CENTER</w:t>
      </w:r>
      <w:r w:rsidRPr="00AE53B5">
        <w:rPr>
          <w:noProof/>
          <w:spacing w:val="10"/>
        </w:rPr>
        <w:t xml:space="preserve"> </w:t>
      </w:r>
      <w:r w:rsidRPr="00AE53B5">
        <w:rPr>
          <w:noProof/>
        </w:rPr>
        <w:t>FOR</w:t>
      </w:r>
      <w:r w:rsidRPr="00AE53B5">
        <w:rPr>
          <w:noProof/>
          <w:spacing w:val="10"/>
        </w:rPr>
        <w:t xml:space="preserve"> </w:t>
      </w:r>
      <w:r w:rsidRPr="00AE53B5">
        <w:rPr>
          <w:noProof/>
        </w:rPr>
        <w:t>EXCELLENCE</w:t>
      </w:r>
      <w:r w:rsidRPr="00AE53B5">
        <w:rPr>
          <w:noProof/>
          <w:spacing w:val="10"/>
        </w:rPr>
        <w:t xml:space="preserve"> </w:t>
      </w:r>
      <w:r w:rsidRPr="00AE53B5">
        <w:rPr>
          <w:noProof/>
        </w:rPr>
        <w:t>IN</w:t>
      </w:r>
      <w:r w:rsidRPr="00AE53B5">
        <w:rPr>
          <w:noProof/>
          <w:spacing w:val="6"/>
        </w:rPr>
        <w:t xml:space="preserve"> </w:t>
      </w:r>
      <w:r w:rsidRPr="00AE53B5">
        <w:rPr>
          <w:noProof/>
        </w:rPr>
        <w:t>TEACHING,</w:t>
      </w:r>
      <w:r w:rsidRPr="00AE53B5">
        <w:rPr>
          <w:noProof/>
          <w:spacing w:val="-5"/>
        </w:rPr>
        <w:t xml:space="preserve"> </w:t>
      </w:r>
      <w:r w:rsidRPr="00AE53B5">
        <w:rPr>
          <w:noProof/>
        </w:rPr>
        <w:t>LEARNING AND</w:t>
      </w:r>
      <w:r w:rsidRPr="00AE53B5">
        <w:rPr>
          <w:noProof/>
          <w:spacing w:val="-3"/>
        </w:rPr>
        <w:t xml:space="preserve"> </w:t>
      </w:r>
      <w:r w:rsidRPr="00AE53B5">
        <w:rPr>
          <w:noProof/>
        </w:rPr>
        <w:t>ADVISING</w:t>
      </w:r>
      <w:r>
        <w:rPr>
          <w:noProof/>
        </w:rPr>
        <w:tab/>
      </w:r>
      <w:r w:rsidR="00623C29">
        <w:rPr>
          <w:noProof/>
        </w:rPr>
        <w:fldChar w:fldCharType="begin"/>
      </w:r>
      <w:r>
        <w:rPr>
          <w:noProof/>
        </w:rPr>
        <w:instrText xml:space="preserve"> PAGEREF _Toc295058698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16"/>
        </w:rPr>
        <w:t>F</w:t>
      </w:r>
      <w:r w:rsidRPr="00AE53B5">
        <w:rPr>
          <w:noProof/>
          <w:color w:val="191919"/>
        </w:rPr>
        <w:t>ACU</w:t>
      </w:r>
      <w:r w:rsidRPr="00AE53B5">
        <w:rPr>
          <w:noProof/>
          <w:color w:val="191919"/>
          <w:spacing w:val="-19"/>
        </w:rPr>
        <w:t>L</w:t>
      </w:r>
      <w:r w:rsidRPr="00AE53B5">
        <w:rPr>
          <w:noProof/>
          <w:color w:val="191919"/>
        </w:rPr>
        <w:t>TY</w:t>
      </w:r>
      <w:r w:rsidRPr="00AE53B5">
        <w:rPr>
          <w:noProof/>
          <w:color w:val="191919"/>
          <w:spacing w:val="-6"/>
        </w:rPr>
        <w:t xml:space="preserve"> </w:t>
      </w:r>
      <w:r w:rsidRPr="00AE53B5">
        <w:rPr>
          <w:noProof/>
          <w:color w:val="191919"/>
        </w:rPr>
        <w:t>AND</w:t>
      </w:r>
      <w:r w:rsidRPr="00AE53B5">
        <w:rPr>
          <w:noProof/>
          <w:color w:val="191919"/>
          <w:spacing w:val="10"/>
        </w:rPr>
        <w:t xml:space="preserve"> </w:t>
      </w:r>
      <w:r w:rsidRPr="00AE53B5">
        <w:rPr>
          <w:noProof/>
          <w:color w:val="191919"/>
        </w:rPr>
        <w:t>S</w:t>
      </w:r>
      <w:r w:rsidRPr="00AE53B5">
        <w:rPr>
          <w:noProof/>
          <w:color w:val="191919"/>
          <w:spacing w:val="-16"/>
        </w:rPr>
        <w:t>T</w:t>
      </w:r>
      <w:r w:rsidRPr="00AE53B5">
        <w:rPr>
          <w:noProof/>
          <w:color w:val="191919"/>
        </w:rPr>
        <w:t>AFF</w:t>
      </w:r>
      <w:r w:rsidRPr="00AE53B5">
        <w:rPr>
          <w:noProof/>
          <w:color w:val="191919"/>
          <w:spacing w:val="4"/>
        </w:rPr>
        <w:t xml:space="preserve"> </w:t>
      </w:r>
      <w:r w:rsidRPr="00AE53B5">
        <w:rPr>
          <w:noProof/>
          <w:color w:val="191919"/>
        </w:rPr>
        <w:t>DEVELOPMENT</w:t>
      </w:r>
      <w:r>
        <w:rPr>
          <w:noProof/>
        </w:rPr>
        <w:tab/>
      </w:r>
      <w:r w:rsidR="00623C29">
        <w:rPr>
          <w:noProof/>
        </w:rPr>
        <w:fldChar w:fldCharType="begin"/>
      </w:r>
      <w:r>
        <w:rPr>
          <w:noProof/>
        </w:rPr>
        <w:instrText xml:space="preserve"> PAGEREF _Toc295058699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RETENTION</w:t>
      </w:r>
      <w:r>
        <w:rPr>
          <w:noProof/>
        </w:rPr>
        <w:tab/>
      </w:r>
      <w:r w:rsidR="00623C29">
        <w:rPr>
          <w:noProof/>
        </w:rPr>
        <w:fldChar w:fldCharType="begin"/>
      </w:r>
      <w:r>
        <w:rPr>
          <w:noProof/>
        </w:rPr>
        <w:instrText xml:space="preserve"> PAGEREF _Toc295058700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REGENTS</w:t>
      </w:r>
      <w:r w:rsidRPr="00AE53B5">
        <w:rPr>
          <w:noProof/>
          <w:color w:val="191919"/>
        </w:rPr>
        <w:t>’</w:t>
      </w:r>
      <w:r w:rsidRPr="00AE53B5">
        <w:rPr>
          <w:noProof/>
          <w:color w:val="191919"/>
          <w:spacing w:val="-27"/>
        </w:rPr>
        <w:t xml:space="preserve"> </w:t>
      </w:r>
      <w:r w:rsidRPr="00AE53B5">
        <w:rPr>
          <w:noProof/>
          <w:color w:val="191919"/>
          <w:spacing w:val="-2"/>
        </w:rPr>
        <w:t>TESTING</w:t>
      </w:r>
      <w:r>
        <w:rPr>
          <w:noProof/>
        </w:rPr>
        <w:tab/>
      </w:r>
      <w:r w:rsidR="00623C29">
        <w:rPr>
          <w:noProof/>
        </w:rPr>
        <w:fldChar w:fldCharType="begin"/>
      </w:r>
      <w:r>
        <w:rPr>
          <w:noProof/>
        </w:rPr>
        <w:instrText xml:space="preserve"> PAGEREF _Toc295058701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ACADEMI</w:t>
      </w:r>
      <w:r w:rsidRPr="00AE53B5">
        <w:rPr>
          <w:noProof/>
          <w:color w:val="191919"/>
        </w:rPr>
        <w:t>C</w:t>
      </w:r>
      <w:r w:rsidRPr="00AE53B5">
        <w:rPr>
          <w:noProof/>
          <w:color w:val="191919"/>
          <w:spacing w:val="-3"/>
        </w:rPr>
        <w:t xml:space="preserve"> </w:t>
      </w:r>
      <w:r w:rsidRPr="00AE53B5">
        <w:rPr>
          <w:noProof/>
          <w:color w:val="191919"/>
          <w:spacing w:val="-2"/>
        </w:rPr>
        <w:t>ADVISEMENT</w:t>
      </w:r>
      <w:r>
        <w:rPr>
          <w:noProof/>
        </w:rPr>
        <w:tab/>
      </w:r>
      <w:r w:rsidR="00623C29">
        <w:rPr>
          <w:noProof/>
        </w:rPr>
        <w:fldChar w:fldCharType="begin"/>
      </w:r>
      <w:r>
        <w:rPr>
          <w:noProof/>
        </w:rPr>
        <w:instrText xml:space="preserve"> PAGEREF _Toc295058702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LEARNIN</w:t>
      </w:r>
      <w:r w:rsidRPr="00AE53B5">
        <w:rPr>
          <w:noProof/>
          <w:color w:val="191919"/>
        </w:rPr>
        <w:t>G</w:t>
      </w:r>
      <w:r w:rsidRPr="00AE53B5">
        <w:rPr>
          <w:noProof/>
          <w:color w:val="191919"/>
          <w:spacing w:val="10"/>
        </w:rPr>
        <w:t xml:space="preserve"> </w:t>
      </w:r>
      <w:r w:rsidRPr="00AE53B5">
        <w:rPr>
          <w:noProof/>
          <w:color w:val="191919"/>
          <w:spacing w:val="-2"/>
        </w:rPr>
        <w:t>SUPPO</w:t>
      </w:r>
      <w:r w:rsidRPr="00AE53B5">
        <w:rPr>
          <w:noProof/>
          <w:color w:val="191919"/>
          <w:spacing w:val="-9"/>
        </w:rPr>
        <w:t>R</w:t>
      </w:r>
      <w:r w:rsidRPr="00AE53B5">
        <w:rPr>
          <w:noProof/>
          <w:color w:val="191919"/>
        </w:rPr>
        <w:t>T</w:t>
      </w:r>
      <w:r w:rsidRPr="00AE53B5">
        <w:rPr>
          <w:noProof/>
          <w:color w:val="191919"/>
          <w:spacing w:val="7"/>
        </w:rPr>
        <w:t xml:space="preserve"> </w:t>
      </w:r>
      <w:r w:rsidRPr="00AE53B5">
        <w:rPr>
          <w:noProof/>
          <w:color w:val="191919"/>
          <w:spacing w:val="-2"/>
        </w:rPr>
        <w:t>SE</w:t>
      </w:r>
      <w:r w:rsidRPr="00AE53B5">
        <w:rPr>
          <w:noProof/>
          <w:color w:val="191919"/>
          <w:spacing w:val="-9"/>
        </w:rPr>
        <w:t>R</w:t>
      </w:r>
      <w:r w:rsidRPr="00AE53B5">
        <w:rPr>
          <w:noProof/>
          <w:color w:val="191919"/>
          <w:spacing w:val="-2"/>
        </w:rPr>
        <w:t>VICES</w:t>
      </w:r>
      <w:r>
        <w:rPr>
          <w:noProof/>
        </w:rPr>
        <w:tab/>
      </w:r>
      <w:r w:rsidR="00623C29">
        <w:rPr>
          <w:noProof/>
        </w:rPr>
        <w:fldChar w:fldCharType="begin"/>
      </w:r>
      <w:r>
        <w:rPr>
          <w:noProof/>
        </w:rPr>
        <w:instrText xml:space="preserve"> PAGEREF _Toc295058703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LEARNIN</w:t>
      </w:r>
      <w:r w:rsidRPr="00AE53B5">
        <w:rPr>
          <w:noProof/>
          <w:color w:val="191919"/>
        </w:rPr>
        <w:t>G</w:t>
      </w:r>
      <w:r w:rsidRPr="00AE53B5">
        <w:rPr>
          <w:noProof/>
          <w:color w:val="191919"/>
          <w:spacing w:val="10"/>
        </w:rPr>
        <w:t xml:space="preserve"> </w:t>
      </w:r>
      <w:r w:rsidRPr="00AE53B5">
        <w:rPr>
          <w:noProof/>
          <w:color w:val="191919"/>
          <w:spacing w:val="-2"/>
        </w:rPr>
        <w:t>SUPPO</w:t>
      </w:r>
      <w:r w:rsidRPr="00AE53B5">
        <w:rPr>
          <w:noProof/>
          <w:color w:val="191919"/>
          <w:spacing w:val="-9"/>
        </w:rPr>
        <w:t>R</w:t>
      </w:r>
      <w:r w:rsidRPr="00AE53B5">
        <w:rPr>
          <w:noProof/>
          <w:color w:val="191919"/>
        </w:rPr>
        <w:t>T</w:t>
      </w:r>
      <w:r w:rsidRPr="00AE53B5">
        <w:rPr>
          <w:noProof/>
          <w:color w:val="191919"/>
          <w:spacing w:val="7"/>
        </w:rPr>
        <w:t xml:space="preserve"> </w:t>
      </w:r>
      <w:r w:rsidRPr="00AE53B5">
        <w:rPr>
          <w:noProof/>
          <w:color w:val="191919"/>
          <w:spacing w:val="-2"/>
        </w:rPr>
        <w:t>COURSES</w:t>
      </w:r>
      <w:r>
        <w:rPr>
          <w:noProof/>
        </w:rPr>
        <w:tab/>
      </w:r>
      <w:r w:rsidR="00623C29">
        <w:rPr>
          <w:noProof/>
        </w:rPr>
        <w:fldChar w:fldCharType="begin"/>
      </w:r>
      <w:r>
        <w:rPr>
          <w:noProof/>
        </w:rPr>
        <w:instrText xml:space="preserve"> PAGEREF _Toc295058704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LEARNIN</w:t>
      </w:r>
      <w:r w:rsidRPr="00AE53B5">
        <w:rPr>
          <w:noProof/>
          <w:color w:val="191919"/>
        </w:rPr>
        <w:t>G</w:t>
      </w:r>
      <w:r w:rsidRPr="00AE53B5">
        <w:rPr>
          <w:noProof/>
          <w:color w:val="191919"/>
          <w:spacing w:val="10"/>
        </w:rPr>
        <w:t xml:space="preserve"> </w:t>
      </w:r>
      <w:r w:rsidRPr="00AE53B5">
        <w:rPr>
          <w:noProof/>
          <w:color w:val="191919"/>
          <w:spacing w:val="-2"/>
        </w:rPr>
        <w:t>SUPPO</w:t>
      </w:r>
      <w:r w:rsidRPr="00AE53B5">
        <w:rPr>
          <w:noProof/>
          <w:color w:val="191919"/>
          <w:spacing w:val="-9"/>
        </w:rPr>
        <w:t>R</w:t>
      </w:r>
      <w:r w:rsidRPr="00AE53B5">
        <w:rPr>
          <w:noProof/>
          <w:color w:val="191919"/>
        </w:rPr>
        <w:t>T</w:t>
      </w:r>
      <w:r w:rsidRPr="00AE53B5">
        <w:rPr>
          <w:noProof/>
          <w:color w:val="191919"/>
          <w:spacing w:val="7"/>
        </w:rPr>
        <w:t xml:space="preserve"> </w:t>
      </w:r>
      <w:r w:rsidRPr="00AE53B5">
        <w:rPr>
          <w:noProof/>
          <w:color w:val="191919"/>
          <w:spacing w:val="-2"/>
        </w:rPr>
        <w:t>SUSPENSION</w:t>
      </w:r>
      <w:r>
        <w:rPr>
          <w:noProof/>
        </w:rPr>
        <w:tab/>
      </w:r>
      <w:r w:rsidR="00623C29">
        <w:rPr>
          <w:noProof/>
        </w:rPr>
        <w:fldChar w:fldCharType="begin"/>
      </w:r>
      <w:r>
        <w:rPr>
          <w:noProof/>
        </w:rPr>
        <w:instrText xml:space="preserve"> PAGEREF _Toc295058705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OTHE</w:t>
      </w:r>
      <w:r w:rsidRPr="00AE53B5">
        <w:rPr>
          <w:noProof/>
          <w:color w:val="191919"/>
        </w:rPr>
        <w:t>R</w:t>
      </w:r>
      <w:r w:rsidRPr="00AE53B5">
        <w:rPr>
          <w:noProof/>
          <w:color w:val="191919"/>
          <w:spacing w:val="-4"/>
        </w:rPr>
        <w:t xml:space="preserve"> </w:t>
      </w:r>
      <w:r w:rsidRPr="00AE53B5">
        <w:rPr>
          <w:noProof/>
          <w:color w:val="191919"/>
          <w:spacing w:val="-2"/>
        </w:rPr>
        <w:t>SERVICES</w:t>
      </w:r>
      <w:r>
        <w:rPr>
          <w:noProof/>
        </w:rPr>
        <w:tab/>
      </w:r>
      <w:r w:rsidR="00623C29">
        <w:rPr>
          <w:noProof/>
        </w:rPr>
        <w:fldChar w:fldCharType="begin"/>
      </w:r>
      <w:r>
        <w:rPr>
          <w:noProof/>
        </w:rPr>
        <w:instrText xml:space="preserve"> PAGEREF _Toc295058706 \h </w:instrText>
      </w:r>
      <w:r w:rsidR="00623C29">
        <w:rPr>
          <w:noProof/>
        </w:rPr>
      </w:r>
      <w:r w:rsidR="00623C29">
        <w:rPr>
          <w:noProof/>
        </w:rPr>
        <w:fldChar w:fldCharType="separate"/>
      </w:r>
      <w:r w:rsidR="009D15AB">
        <w:rPr>
          <w:noProof/>
        </w:rPr>
        <w:t>5</w:t>
      </w:r>
      <w:r w:rsidR="00623C29">
        <w:rPr>
          <w:noProof/>
        </w:rPr>
        <w:fldChar w:fldCharType="end"/>
      </w:r>
    </w:p>
    <w:p w:rsidR="00805E19" w:rsidRDefault="00805E19" w:rsidP="00B27A5C">
      <w:pPr>
        <w:pStyle w:val="TOC2"/>
        <w:rPr>
          <w:noProof/>
        </w:rPr>
      </w:pPr>
      <w:r w:rsidRPr="00AE53B5">
        <w:rPr>
          <w:noProof/>
          <w:color w:val="191919"/>
          <w:spacing w:val="-2"/>
        </w:rPr>
        <w:t>TH</w:t>
      </w:r>
      <w:r w:rsidRPr="00AE53B5">
        <w:rPr>
          <w:noProof/>
          <w:color w:val="191919"/>
        </w:rPr>
        <w:t>E</w:t>
      </w:r>
      <w:r w:rsidRPr="00AE53B5">
        <w:rPr>
          <w:noProof/>
          <w:color w:val="191919"/>
          <w:spacing w:val="6"/>
        </w:rPr>
        <w:t xml:space="preserve"> </w:t>
      </w:r>
      <w:r w:rsidRPr="00AE53B5">
        <w:rPr>
          <w:noProof/>
          <w:color w:val="191919"/>
          <w:spacing w:val="-2"/>
        </w:rPr>
        <w:t>WEEKEN</w:t>
      </w:r>
      <w:r w:rsidRPr="00AE53B5">
        <w:rPr>
          <w:noProof/>
          <w:color w:val="191919"/>
        </w:rPr>
        <w:t>D</w:t>
      </w:r>
      <w:r w:rsidRPr="00AE53B5">
        <w:rPr>
          <w:noProof/>
          <w:color w:val="191919"/>
          <w:spacing w:val="10"/>
        </w:rPr>
        <w:t xml:space="preserve"> </w:t>
      </w:r>
      <w:r w:rsidRPr="00AE53B5">
        <w:rPr>
          <w:noProof/>
          <w:color w:val="191919"/>
          <w:spacing w:val="-2"/>
        </w:rPr>
        <w:t>UNIVERSITY</w:t>
      </w:r>
      <w:r>
        <w:rPr>
          <w:noProof/>
        </w:rPr>
        <w:tab/>
      </w:r>
      <w:r w:rsidR="00623C29">
        <w:rPr>
          <w:noProof/>
        </w:rPr>
        <w:fldChar w:fldCharType="begin"/>
      </w:r>
      <w:r>
        <w:rPr>
          <w:noProof/>
        </w:rPr>
        <w:instrText xml:space="preserve"> PAGEREF _Toc295058707 \h </w:instrText>
      </w:r>
      <w:r w:rsidR="00623C29">
        <w:rPr>
          <w:noProof/>
        </w:rPr>
      </w:r>
      <w:r w:rsidR="00623C29">
        <w:rPr>
          <w:noProof/>
        </w:rPr>
        <w:fldChar w:fldCharType="separate"/>
      </w:r>
      <w:r w:rsidR="009D15AB">
        <w:rPr>
          <w:noProof/>
        </w:rPr>
        <w:t>5</w:t>
      </w:r>
      <w:r w:rsidR="00623C29">
        <w:rPr>
          <w:noProof/>
        </w:rPr>
        <w:fldChar w:fldCharType="end"/>
      </w:r>
    </w:p>
    <w:p w:rsidR="00A449C2" w:rsidRPr="0076627D" w:rsidRDefault="00623C29" w:rsidP="00C16B47">
      <w:pPr>
        <w:widowControl w:val="0"/>
        <w:tabs>
          <w:tab w:val="right" w:leader="dot" w:pos="5310"/>
        </w:tabs>
        <w:autoSpaceDE w:val="0"/>
        <w:autoSpaceDN w:val="0"/>
        <w:adjustRightInd w:val="0"/>
        <w:spacing w:before="57" w:after="0"/>
        <w:ind w:left="630" w:firstLine="0"/>
        <w:rPr>
          <w:rFonts w:ascii="Times New Roman" w:hAnsi="Times New Roman" w:cs="Times New Roman"/>
          <w:sz w:val="18"/>
          <w:szCs w:val="18"/>
        </w:rPr>
      </w:pPr>
      <w:r w:rsidRPr="0076627D">
        <w:rPr>
          <w:rFonts w:ascii="Times New Roman" w:hAnsi="Times New Roman" w:cs="Times New Roman"/>
          <w:smallCaps/>
          <w:sz w:val="18"/>
          <w:szCs w:val="18"/>
        </w:rPr>
        <w:fldChar w:fldCharType="end"/>
      </w:r>
    </w:p>
    <w:p w:rsidR="00A449C2" w:rsidRDefault="00A449C2"/>
    <w:p w:rsidR="00566FDD" w:rsidRDefault="00566FDD">
      <w:pPr>
        <w:sectPr w:rsidR="00566FDD" w:rsidSect="00B27A5C">
          <w:pgSz w:w="12240" w:h="15840"/>
          <w:pgMar w:top="420" w:right="1530" w:bottom="280" w:left="520" w:header="720" w:footer="288" w:gutter="0"/>
          <w:cols w:num="2" w:space="470"/>
          <w:noEndnote/>
          <w:docGrid w:linePitch="299"/>
        </w:sectPr>
      </w:pPr>
    </w:p>
    <w:p w:rsidR="000A7810" w:rsidRDefault="00623C29" w:rsidP="00A82F11">
      <w:pPr>
        <w:widowControl w:val="0"/>
        <w:autoSpaceDE w:val="0"/>
        <w:autoSpaceDN w:val="0"/>
        <w:adjustRightInd w:val="0"/>
        <w:spacing w:before="57" w:after="0"/>
        <w:ind w:left="360" w:firstLine="0"/>
        <w:rPr>
          <w:rFonts w:ascii="Century Gothic" w:hAnsi="Century Gothic" w:cs="Century Gothic"/>
          <w:color w:val="000000"/>
          <w:sz w:val="16"/>
          <w:szCs w:val="16"/>
        </w:rPr>
      </w:pPr>
      <w:r w:rsidRPr="00623C29">
        <w:rPr>
          <w:rFonts w:ascii="Calibri" w:hAnsi="Calibri" w:cs="Times New Roman"/>
          <w:noProof/>
        </w:rPr>
        <w:lastRenderedPageBreak/>
        <w:pict>
          <v:group id="_x0000_s15438" style="position:absolute;left:0;text-align:left;margin-left:-68.75pt;margin-top:-24.1pt;width:191pt;height:795.35pt;z-index:-251404288" coordorigin="-745,-62" coordsize="3820,15907">
            <v:group id="_x0000_s15437" style="position:absolute;left:-745;top:-62;width:3820;height:15907" coordorigin="-717,-62" coordsize="3820,15907" o:regroupid="1">
              <v:rect id="Rectangle 2702" o:spid="_x0000_s1035" style="position:absolute;left:3;top:4243;width:1080;height:1160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059" style="position:absolute;left:383;top:14855;width:680;height:683;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034" style="position:absolute;left:3;top:-62;width:1080;height:250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036" style="position:absolute;left:3;top:2438;width:1080;height:1815;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037" style="position:absolute;left:763;top:333;width:2320;height:401;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038" style="position:absolute;left:743;top:313;width:2360;height:441;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039" style="position:absolute;left:3;top:2434;width:1084;height:4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040" style="position:absolute;left:3;top:4243;width:1084;height:4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041" style="position:absolute;left:-717;top:6072;width:1804;height:0" coordorigin="-720,6104" coordsize="1804,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042"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04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044" style="position:absolute;left:-693;top:7881;width:1780;height:0" coordorigin="-696,7904" coordsize="178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045"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04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047" style="position:absolute;left:-684;top:9690;width:1771;height:0" coordorigin="-687,9704" coordsize="1771,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048"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04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050" style="position:absolute;left:-702;top:11499;width:1789;height:0" coordorigin="-705,11504" coordsize="1789,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051"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05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053" style="position:absolute;left:-693;top:13308;width:1780;height:0" coordorigin="-696,13304" coordsize="1780,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054"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05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056" style="position:absolute;left:1042;top:15116;width:45;height:0;visibility:visible;mso-wrap-style:square;v-text-anchor:top" coordsize="45,0"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057" style="position:absolute;left:3;top:15116;width:400;height:0;visibility:visible;mso-wrap-style:square;v-text-anchor:top" coordsize="400,0"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060" type="#_x0000_t202" style="position:absolute;left:380;top:13537;width:480;height:1173;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061" type="#_x0000_t202" style="position:absolute;left:380;top:8243;width:720;height:1109;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9F1F4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9F1F4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062" type="#_x0000_t202" style="position:absolute;left:400;top:11806;width:480;height:1218;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9F1F4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063" type="#_x0000_t202" style="position:absolute;left:400;top:10116;width:480;height:981;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9F1F4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064" type="#_x0000_t202" style="position:absolute;left:420;top:6480;width:240;height:1017;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065" type="#_x0000_t202" style="position:absolute;left:420;top:4760;width:240;height:840;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066" type="#_x0000_t202" style="position:absolute;left:400;top:2475;width:570;height:1724;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067" type="#_x0000_t202" style="position:absolute;left:403;top:591;width:477;height:1612;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fldChar w:fldCharType="begin"/>
      </w:r>
      <w:r w:rsidR="000A7810">
        <w:instrText xml:space="preserve"> INCLUDETEXT "C:\\Users\\juliette\\Desktop\\raw3\\Mission.docx" </w:instrText>
      </w:r>
      <w:r w:rsidR="00A82F11">
        <w:instrText xml:space="preserve"> \* MERGEFORMAT </w:instrText>
      </w:r>
      <w:r>
        <w:fldChar w:fldCharType="separate"/>
      </w:r>
      <w:r w:rsidR="000A7810">
        <w:rPr>
          <w:rFonts w:ascii="Century Gothic" w:hAnsi="Century Gothic" w:cs="Century Gothic"/>
          <w:b/>
          <w:bCs/>
          <w:color w:val="191919"/>
          <w:sz w:val="16"/>
          <w:szCs w:val="16"/>
        </w:rPr>
        <w:t>Mission, History &amp; Profile</w:t>
      </w:r>
    </w:p>
    <w:p w:rsidR="000A7810" w:rsidRDefault="000A7810" w:rsidP="00A82F11">
      <w:pPr>
        <w:widowControl w:val="0"/>
        <w:autoSpaceDE w:val="0"/>
        <w:autoSpaceDN w:val="0"/>
        <w:adjustRightInd w:val="0"/>
        <w:spacing w:before="2" w:after="0" w:line="190" w:lineRule="exact"/>
        <w:rPr>
          <w:rFonts w:ascii="Century Gothic" w:hAnsi="Century Gothic" w:cs="Century Gothic"/>
          <w:color w:val="000000"/>
          <w:sz w:val="19"/>
          <w:szCs w:val="19"/>
        </w:rPr>
      </w:pPr>
    </w:p>
    <w:p w:rsidR="000A7810" w:rsidRDefault="009F1F4B" w:rsidP="00A82F11">
      <w:pPr>
        <w:widowControl w:val="0"/>
        <w:autoSpaceDE w:val="0"/>
        <w:autoSpaceDN w:val="0"/>
        <w:adjustRightInd w:val="0"/>
        <w:spacing w:after="0" w:line="200" w:lineRule="exact"/>
        <w:rPr>
          <w:rFonts w:ascii="Century Gothic" w:hAnsi="Century Gothic" w:cs="Century Gothic"/>
          <w:color w:val="000000"/>
          <w:sz w:val="20"/>
          <w:szCs w:val="20"/>
        </w:rPr>
      </w:pPr>
      <w:r>
        <w:rPr>
          <w:rFonts w:ascii="Century Gothic" w:hAnsi="Century Gothic" w:cs="Century Gothic"/>
          <w:noProof/>
          <w:color w:val="000000"/>
          <w:sz w:val="20"/>
          <w:szCs w:val="20"/>
        </w:rPr>
        <w:drawing>
          <wp:anchor distT="0" distB="0" distL="114300" distR="114300" simplePos="0" relativeHeight="251835392" behindDoc="0" locked="0" layoutInCell="1" allowOverlap="1">
            <wp:simplePos x="0" y="0"/>
            <wp:positionH relativeFrom="column">
              <wp:posOffset>588010</wp:posOffset>
            </wp:positionH>
            <wp:positionV relativeFrom="paragraph">
              <wp:posOffset>53975</wp:posOffset>
            </wp:positionV>
            <wp:extent cx="6401435" cy="436245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tretch>
                      <a:fillRect/>
                    </a:stretch>
                  </pic:blipFill>
                  <pic:spPr bwMode="auto">
                    <a:xfrm>
                      <a:off x="0" y="0"/>
                      <a:ext cx="6401435" cy="4362450"/>
                    </a:xfrm>
                    <a:prstGeom prst="rect">
                      <a:avLst/>
                    </a:prstGeom>
                    <a:noFill/>
                    <a:ln w="9525">
                      <a:noFill/>
                      <a:miter lim="800000"/>
                      <a:headEnd/>
                      <a:tailEnd/>
                    </a:ln>
                  </pic:spPr>
                </pic:pic>
              </a:graphicData>
            </a:graphic>
          </wp:anchor>
        </w:drawing>
      </w:r>
    </w:p>
    <w:p w:rsidR="000A7810" w:rsidRDefault="009F1F4B" w:rsidP="009F1F4B">
      <w:pPr>
        <w:widowControl w:val="0"/>
        <w:autoSpaceDE w:val="0"/>
        <w:autoSpaceDN w:val="0"/>
        <w:adjustRightInd w:val="0"/>
        <w:spacing w:after="0"/>
        <w:rPr>
          <w:rFonts w:ascii="Times New Roman" w:hAnsi="Times New Roman"/>
          <w:color w:val="000000"/>
          <w:sz w:val="20"/>
          <w:szCs w:val="20"/>
        </w:rPr>
      </w:pPr>
      <w:r>
        <w:rPr>
          <w:rFonts w:ascii="Times New Roman" w:hAnsi="Times New Roman"/>
          <w:color w:val="000000"/>
          <w:sz w:val="20"/>
          <w:szCs w:val="20"/>
        </w:rPr>
        <w:br w:type="textWrapping" w:clear="all"/>
      </w:r>
    </w:p>
    <w:p w:rsidR="000A7810" w:rsidRPr="00030AE4" w:rsidRDefault="000A7810" w:rsidP="00030AE4">
      <w:pPr>
        <w:pStyle w:val="Heading1"/>
        <w:tabs>
          <w:tab w:val="left" w:pos="10980"/>
        </w:tabs>
        <w:spacing w:before="0" w:line="240" w:lineRule="auto"/>
        <w:ind w:left="900" w:right="30"/>
        <w:jc w:val="center"/>
        <w:rPr>
          <w:rFonts w:ascii="Times New Roman" w:hAnsi="Times New Roman"/>
          <w:color w:val="000000"/>
          <w:sz w:val="100"/>
          <w:szCs w:val="100"/>
        </w:rPr>
      </w:pPr>
      <w:bookmarkStart w:id="0" w:name="_Toc294266403"/>
      <w:bookmarkStart w:id="1" w:name="_Toc295058506"/>
      <w:r w:rsidRPr="00030AE4">
        <w:rPr>
          <w:rFonts w:ascii="Times New Roman" w:hAnsi="Times New Roman"/>
          <w:color w:val="191919"/>
          <w:spacing w:val="-25"/>
          <w:position w:val="-9"/>
          <w:sz w:val="144"/>
          <w:szCs w:val="144"/>
        </w:rPr>
        <w:t>M</w:t>
      </w:r>
      <w:r w:rsidRPr="00030AE4">
        <w:rPr>
          <w:rFonts w:ascii="Times New Roman" w:hAnsi="Times New Roman"/>
          <w:color w:val="191919"/>
          <w:spacing w:val="-26"/>
          <w:position w:val="-9"/>
          <w:sz w:val="100"/>
          <w:szCs w:val="100"/>
        </w:rPr>
        <w:t>ISSIO</w:t>
      </w:r>
      <w:r w:rsidRPr="00030AE4">
        <w:rPr>
          <w:rFonts w:ascii="Times New Roman" w:hAnsi="Times New Roman"/>
          <w:color w:val="191919"/>
          <w:spacing w:val="-25"/>
          <w:position w:val="-9"/>
          <w:sz w:val="100"/>
          <w:szCs w:val="100"/>
        </w:rPr>
        <w:t>N</w:t>
      </w:r>
      <w:r w:rsidRPr="00030AE4">
        <w:rPr>
          <w:rFonts w:ascii="Times New Roman" w:hAnsi="Times New Roman"/>
          <w:color w:val="191919"/>
          <w:position w:val="-9"/>
          <w:sz w:val="100"/>
          <w:szCs w:val="100"/>
        </w:rPr>
        <w:t>,</w:t>
      </w:r>
      <w:r w:rsidRPr="00030AE4">
        <w:rPr>
          <w:rFonts w:ascii="Times New Roman" w:hAnsi="Times New Roman"/>
          <w:color w:val="191919"/>
          <w:spacing w:val="-51"/>
          <w:position w:val="-9"/>
          <w:sz w:val="100"/>
          <w:szCs w:val="100"/>
        </w:rPr>
        <w:t xml:space="preserve"> </w:t>
      </w:r>
      <w:r w:rsidRPr="00030AE4">
        <w:rPr>
          <w:rFonts w:ascii="Times New Roman" w:hAnsi="Times New Roman"/>
          <w:color w:val="191919"/>
          <w:spacing w:val="-25"/>
          <w:position w:val="-9"/>
          <w:sz w:val="144"/>
          <w:szCs w:val="144"/>
        </w:rPr>
        <w:t>H</w:t>
      </w:r>
      <w:r w:rsidRPr="00030AE4">
        <w:rPr>
          <w:rFonts w:ascii="Times New Roman" w:hAnsi="Times New Roman"/>
          <w:color w:val="191919"/>
          <w:spacing w:val="-26"/>
          <w:position w:val="-9"/>
          <w:sz w:val="100"/>
          <w:szCs w:val="100"/>
        </w:rPr>
        <w:t>IS</w:t>
      </w:r>
      <w:r w:rsidRPr="00030AE4">
        <w:rPr>
          <w:rFonts w:ascii="Times New Roman" w:hAnsi="Times New Roman"/>
          <w:color w:val="191919"/>
          <w:spacing w:val="-43"/>
          <w:position w:val="-9"/>
          <w:sz w:val="100"/>
          <w:szCs w:val="100"/>
        </w:rPr>
        <w:t>T</w:t>
      </w:r>
      <w:r w:rsidRPr="00030AE4">
        <w:rPr>
          <w:rFonts w:ascii="Times New Roman" w:hAnsi="Times New Roman"/>
          <w:color w:val="191919"/>
          <w:spacing w:val="-26"/>
          <w:position w:val="-9"/>
          <w:sz w:val="100"/>
          <w:szCs w:val="100"/>
        </w:rPr>
        <w:t>O</w:t>
      </w:r>
      <w:r w:rsidRPr="00030AE4">
        <w:rPr>
          <w:rFonts w:ascii="Times New Roman" w:hAnsi="Times New Roman"/>
          <w:color w:val="191919"/>
          <w:spacing w:val="-79"/>
          <w:position w:val="-9"/>
          <w:sz w:val="100"/>
          <w:szCs w:val="100"/>
        </w:rPr>
        <w:t>R</w:t>
      </w:r>
      <w:r w:rsidRPr="00030AE4">
        <w:rPr>
          <w:rFonts w:ascii="Times New Roman" w:hAnsi="Times New Roman"/>
          <w:color w:val="191919"/>
          <w:position w:val="-9"/>
          <w:sz w:val="100"/>
          <w:szCs w:val="100"/>
        </w:rPr>
        <w:t>Y</w:t>
      </w:r>
      <w:bookmarkEnd w:id="0"/>
      <w:bookmarkEnd w:id="1"/>
    </w:p>
    <w:p w:rsidR="000A7810" w:rsidRPr="00030AE4" w:rsidRDefault="000A7810" w:rsidP="00030AE4">
      <w:pPr>
        <w:pStyle w:val="Heading1"/>
        <w:tabs>
          <w:tab w:val="left" w:pos="10710"/>
        </w:tabs>
        <w:spacing w:before="0" w:line="240" w:lineRule="auto"/>
        <w:ind w:left="1710" w:right="300"/>
        <w:jc w:val="center"/>
        <w:rPr>
          <w:rFonts w:ascii="Times New Roman" w:hAnsi="Times New Roman"/>
          <w:color w:val="000000"/>
          <w:sz w:val="100"/>
          <w:szCs w:val="100"/>
        </w:rPr>
      </w:pPr>
      <w:bookmarkStart w:id="2" w:name="_Toc295058507"/>
      <w:r w:rsidRPr="00030AE4">
        <w:rPr>
          <w:rFonts w:ascii="Times New Roman" w:hAnsi="Times New Roman"/>
          <w:color w:val="191919"/>
          <w:position w:val="4"/>
          <w:sz w:val="100"/>
          <w:szCs w:val="100"/>
        </w:rPr>
        <w:t>&amp;</w:t>
      </w:r>
      <w:r w:rsidRPr="00030AE4">
        <w:rPr>
          <w:rFonts w:ascii="Times New Roman" w:hAnsi="Times New Roman"/>
          <w:color w:val="191919"/>
          <w:spacing w:val="-51"/>
          <w:position w:val="4"/>
          <w:sz w:val="100"/>
          <w:szCs w:val="100"/>
        </w:rPr>
        <w:t xml:space="preserve"> </w:t>
      </w:r>
      <w:r w:rsidRPr="00030AE4">
        <w:rPr>
          <w:rFonts w:ascii="Times New Roman" w:hAnsi="Times New Roman"/>
          <w:color w:val="191919"/>
          <w:spacing w:val="-26"/>
          <w:position w:val="4"/>
          <w:sz w:val="144"/>
          <w:szCs w:val="144"/>
        </w:rPr>
        <w:t>P</w:t>
      </w:r>
      <w:r w:rsidRPr="00030AE4">
        <w:rPr>
          <w:rFonts w:ascii="Times New Roman" w:hAnsi="Times New Roman"/>
          <w:color w:val="191919"/>
          <w:spacing w:val="-26"/>
          <w:position w:val="4"/>
          <w:sz w:val="100"/>
          <w:szCs w:val="100"/>
        </w:rPr>
        <w:t>ROFILE</w:t>
      </w:r>
      <w:bookmarkEnd w:id="2"/>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A82F11">
      <w:pPr>
        <w:widowControl w:val="0"/>
        <w:autoSpaceDE w:val="0"/>
        <w:autoSpaceDN w:val="0"/>
        <w:adjustRightInd w:val="0"/>
        <w:spacing w:before="9" w:after="0" w:line="240" w:lineRule="exact"/>
        <w:rPr>
          <w:rFonts w:ascii="Times New Roman" w:hAnsi="Times New Roman"/>
          <w:color w:val="000000"/>
          <w:sz w:val="24"/>
          <w:szCs w:val="24"/>
        </w:rPr>
      </w:pPr>
    </w:p>
    <w:p w:rsidR="000A7810" w:rsidRDefault="00623C29" w:rsidP="00A82F11">
      <w:pPr>
        <w:widowControl w:val="0"/>
        <w:autoSpaceDE w:val="0"/>
        <w:autoSpaceDN w:val="0"/>
        <w:adjustRightInd w:val="0"/>
        <w:spacing w:before="1" w:after="0"/>
        <w:ind w:left="920"/>
        <w:rPr>
          <w:rFonts w:ascii="Times New Roman" w:hAnsi="Times New Roman"/>
          <w:color w:val="000000"/>
          <w:sz w:val="27"/>
          <w:szCs w:val="27"/>
        </w:rPr>
      </w:pPr>
      <w:r w:rsidRPr="00623C29">
        <w:rPr>
          <w:rFonts w:ascii="Calibri" w:hAnsi="Calibri"/>
          <w:noProof/>
          <w:lang w:eastAsia="en-US"/>
        </w:rPr>
        <w:pict>
          <v:polyline id="Freeform 156"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" o:allowincell="f" filled="f" strokecolor="#191919" strokeweight=".04408mm">
            <v:path arrowok="t" o:connecttype="custom" o:connectlocs="0,0;6400800,0" o:connectangles="0,0"/>
            <w10:wrap anchorx="page"/>
          </v:polyline>
        </w:pict>
      </w:r>
      <w:r w:rsidR="000A7810">
        <w:rPr>
          <w:rFonts w:ascii="Times New Roman" w:hAnsi="Times New Roman"/>
          <w:b/>
          <w:bCs/>
          <w:color w:val="191919"/>
          <w:sz w:val="36"/>
          <w:szCs w:val="36"/>
        </w:rPr>
        <w:t>C</w:t>
      </w:r>
      <w:r w:rsidR="000A7810">
        <w:rPr>
          <w:rFonts w:ascii="Times New Roman" w:hAnsi="Times New Roman"/>
          <w:b/>
          <w:bCs/>
          <w:color w:val="191919"/>
          <w:sz w:val="27"/>
          <w:szCs w:val="27"/>
        </w:rPr>
        <w:t>ONTENTS</w:t>
      </w:r>
    </w:p>
    <w:p w:rsidR="000A7810" w:rsidRDefault="000A7810" w:rsidP="00A82F11">
      <w:pPr>
        <w:widowControl w:val="0"/>
        <w:autoSpaceDE w:val="0"/>
        <w:autoSpaceDN w:val="0"/>
        <w:adjustRightInd w:val="0"/>
        <w:spacing w:before="7" w:after="0" w:line="110" w:lineRule="exact"/>
        <w:rPr>
          <w:rFonts w:ascii="Times New Roman" w:hAnsi="Times New Roman"/>
          <w:color w:val="000000"/>
          <w:sz w:val="11"/>
          <w:szCs w:val="11"/>
        </w:rPr>
      </w:pP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sectPr w:rsidR="000A7810" w:rsidSect="00FC6777">
          <w:pgSz w:w="12240" w:h="15840"/>
          <w:pgMar w:top="420" w:right="600" w:bottom="280" w:left="630" w:header="720" w:footer="288" w:gutter="0"/>
          <w:cols w:space="720"/>
          <w:noEndnote/>
          <w:docGrid w:linePitch="299"/>
        </w:sectPr>
      </w:pPr>
    </w:p>
    <w:p w:rsidR="00A82F11" w:rsidRDefault="00A82F11" w:rsidP="00FE7D6C">
      <w:pPr>
        <w:widowControl w:val="0"/>
        <w:autoSpaceDE w:val="0"/>
        <w:autoSpaceDN w:val="0"/>
        <w:adjustRightInd w:val="0"/>
        <w:spacing w:after="0" w:line="200" w:lineRule="exact"/>
        <w:ind w:left="90" w:right="700" w:hanging="90"/>
        <w:rPr>
          <w:rFonts w:ascii="Times New Roman" w:hAnsi="Times New Roman"/>
          <w:color w:val="000000"/>
          <w:sz w:val="20"/>
          <w:szCs w:val="20"/>
        </w:rPr>
      </w:pPr>
    </w:p>
    <w:p w:rsidR="006A5FCF" w:rsidRDefault="006A5FCF" w:rsidP="00FE7D6C">
      <w:pPr>
        <w:widowControl w:val="0"/>
        <w:autoSpaceDE w:val="0"/>
        <w:autoSpaceDN w:val="0"/>
        <w:adjustRightInd w:val="0"/>
        <w:spacing w:after="0" w:line="200" w:lineRule="exact"/>
        <w:ind w:left="90" w:right="700" w:hanging="90"/>
        <w:rPr>
          <w:rFonts w:ascii="Times New Roman" w:hAnsi="Times New Roman"/>
          <w:color w:val="000000"/>
          <w:sz w:val="20"/>
          <w:szCs w:val="20"/>
        </w:rPr>
      </w:pPr>
    </w:p>
    <w:p w:rsidR="006A5FCF" w:rsidRDefault="006A5FCF" w:rsidP="00FE7D6C">
      <w:pPr>
        <w:widowControl w:val="0"/>
        <w:autoSpaceDE w:val="0"/>
        <w:autoSpaceDN w:val="0"/>
        <w:adjustRightInd w:val="0"/>
        <w:spacing w:after="0" w:line="200" w:lineRule="exact"/>
        <w:ind w:left="90" w:right="700" w:hanging="90"/>
        <w:rPr>
          <w:rFonts w:ascii="Times New Roman" w:hAnsi="Times New Roman"/>
          <w:color w:val="000000"/>
          <w:sz w:val="20"/>
          <w:szCs w:val="20"/>
        </w:rPr>
      </w:pPr>
    </w:p>
    <w:p w:rsidR="006A5FCF" w:rsidRDefault="006A5FCF" w:rsidP="00FE7D6C">
      <w:pPr>
        <w:widowControl w:val="0"/>
        <w:autoSpaceDE w:val="0"/>
        <w:autoSpaceDN w:val="0"/>
        <w:adjustRightInd w:val="0"/>
        <w:spacing w:after="0" w:line="200" w:lineRule="exact"/>
        <w:ind w:left="90" w:right="700" w:hanging="90"/>
        <w:rPr>
          <w:rFonts w:ascii="Times New Roman" w:hAnsi="Times New Roman"/>
          <w:color w:val="000000"/>
          <w:sz w:val="20"/>
          <w:szCs w:val="20"/>
        </w:rPr>
      </w:pPr>
    </w:p>
    <w:p w:rsidR="006A5FCF" w:rsidRDefault="006A5FCF" w:rsidP="00FE7D6C">
      <w:pPr>
        <w:widowControl w:val="0"/>
        <w:autoSpaceDE w:val="0"/>
        <w:autoSpaceDN w:val="0"/>
        <w:adjustRightInd w:val="0"/>
        <w:spacing w:after="0" w:line="200" w:lineRule="exact"/>
        <w:ind w:left="90" w:right="700" w:hanging="90"/>
        <w:rPr>
          <w:rFonts w:ascii="Times New Roman" w:hAnsi="Times New Roman"/>
          <w:color w:val="000000"/>
          <w:sz w:val="20"/>
          <w:szCs w:val="20"/>
        </w:rPr>
      </w:pPr>
    </w:p>
    <w:p w:rsidR="006A5FCF" w:rsidRDefault="006A5FCF" w:rsidP="006524A4">
      <w:pPr>
        <w:widowControl w:val="0"/>
        <w:autoSpaceDE w:val="0"/>
        <w:autoSpaceDN w:val="0"/>
        <w:adjustRightInd w:val="0"/>
        <w:spacing w:after="0" w:line="200" w:lineRule="exact"/>
        <w:ind w:left="990" w:right="140"/>
        <w:rPr>
          <w:rFonts w:ascii="Times New Roman" w:hAnsi="Times New Roman"/>
          <w:color w:val="000000"/>
          <w:sz w:val="20"/>
          <w:szCs w:val="20"/>
        </w:rPr>
        <w:sectPr w:rsidR="006A5FCF" w:rsidSect="009D15AB">
          <w:type w:val="continuous"/>
          <w:pgSz w:w="12240" w:h="15840"/>
          <w:pgMar w:top="1480" w:right="600" w:bottom="280" w:left="1440" w:header="720" w:footer="390" w:gutter="0"/>
          <w:cols w:num="2" w:space="720"/>
          <w:noEndnote/>
        </w:sectPr>
      </w:pPr>
    </w:p>
    <w:p w:rsidR="006B3A2F" w:rsidRDefault="006B3A2F" w:rsidP="006524A4">
      <w:pPr>
        <w:widowControl w:val="0"/>
        <w:autoSpaceDE w:val="0"/>
        <w:autoSpaceDN w:val="0"/>
        <w:adjustRightInd w:val="0"/>
        <w:spacing w:after="0" w:line="200" w:lineRule="exact"/>
        <w:ind w:left="990" w:right="140"/>
        <w:rPr>
          <w:rFonts w:ascii="Times New Roman" w:hAnsi="Times New Roman"/>
          <w:color w:val="000000"/>
          <w:sz w:val="20"/>
          <w:szCs w:val="20"/>
        </w:rPr>
      </w:pPr>
    </w:p>
    <w:p w:rsidR="006B3A2F" w:rsidRDefault="006B3A2F" w:rsidP="006524A4">
      <w:pPr>
        <w:widowControl w:val="0"/>
        <w:autoSpaceDE w:val="0"/>
        <w:autoSpaceDN w:val="0"/>
        <w:adjustRightInd w:val="0"/>
        <w:spacing w:after="0" w:line="200" w:lineRule="exact"/>
        <w:ind w:left="990" w:right="140"/>
        <w:rPr>
          <w:rFonts w:ascii="Times New Roman" w:hAnsi="Times New Roman"/>
          <w:color w:val="000000"/>
          <w:sz w:val="20"/>
          <w:szCs w:val="20"/>
        </w:rPr>
      </w:pPr>
    </w:p>
    <w:p w:rsidR="006B3A2F" w:rsidRDefault="006B3A2F" w:rsidP="006524A4">
      <w:pPr>
        <w:widowControl w:val="0"/>
        <w:autoSpaceDE w:val="0"/>
        <w:autoSpaceDN w:val="0"/>
        <w:adjustRightInd w:val="0"/>
        <w:spacing w:after="0" w:line="200" w:lineRule="exact"/>
        <w:ind w:left="990" w:right="140"/>
        <w:rPr>
          <w:rFonts w:ascii="Times New Roman" w:hAnsi="Times New Roman"/>
          <w:color w:val="000000"/>
          <w:sz w:val="20"/>
          <w:szCs w:val="20"/>
        </w:rPr>
      </w:pPr>
    </w:p>
    <w:p w:rsidR="000A7810" w:rsidRDefault="000A7810" w:rsidP="009D15AB">
      <w:pPr>
        <w:widowControl w:val="0"/>
        <w:tabs>
          <w:tab w:val="left" w:pos="4020"/>
        </w:tabs>
        <w:autoSpaceDE w:val="0"/>
        <w:autoSpaceDN w:val="0"/>
        <w:adjustRightInd w:val="0"/>
        <w:spacing w:after="0" w:line="450" w:lineRule="exact"/>
        <w:ind w:firstLine="0"/>
        <w:rPr>
          <w:rFonts w:ascii="Times New Roman" w:hAnsi="Times New Roman"/>
          <w:color w:val="000000"/>
          <w:sz w:val="15"/>
          <w:szCs w:val="15"/>
        </w:rPr>
        <w:sectPr w:rsidR="000A7810" w:rsidSect="00461EC4">
          <w:type w:val="continuous"/>
          <w:pgSz w:w="12240" w:h="15840"/>
          <w:pgMar w:top="1480" w:right="600" w:bottom="990" w:left="520" w:header="720" w:footer="360" w:gutter="0"/>
          <w:cols w:space="720" w:equalWidth="0">
            <w:col w:w="11120"/>
          </w:cols>
          <w:noEndnote/>
        </w:sectPr>
      </w:pPr>
    </w:p>
    <w:p w:rsidR="000A7810" w:rsidRDefault="000A7810" w:rsidP="00A82F11">
      <w:pPr>
        <w:widowControl w:val="0"/>
        <w:autoSpaceDE w:val="0"/>
        <w:autoSpaceDN w:val="0"/>
        <w:adjustRightInd w:val="0"/>
        <w:spacing w:before="7" w:after="0" w:line="200" w:lineRule="exact"/>
        <w:rPr>
          <w:rFonts w:ascii="Times New Roman" w:hAnsi="Times New Roman"/>
          <w:color w:val="000000"/>
          <w:sz w:val="20"/>
          <w:szCs w:val="20"/>
        </w:rPr>
      </w:pPr>
    </w:p>
    <w:p w:rsidR="000A7810" w:rsidRDefault="000A7810" w:rsidP="003B5DD4">
      <w:pPr>
        <w:pStyle w:val="Heading2"/>
        <w:rPr>
          <w:rFonts w:ascii="Times New Roman" w:hAnsi="Times New Roman"/>
          <w:color w:val="000000"/>
          <w:sz w:val="54"/>
          <w:szCs w:val="54"/>
        </w:rPr>
      </w:pPr>
      <w:bookmarkStart w:id="3" w:name="_Toc293077519"/>
      <w:bookmarkStart w:id="4" w:name="_Toc295058508"/>
      <w:r>
        <w:rPr>
          <w:rFonts w:ascii="Times New Roman" w:hAnsi="Times New Roman"/>
          <w:color w:val="191919"/>
          <w:sz w:val="72"/>
          <w:szCs w:val="72"/>
        </w:rPr>
        <w:t>M</w:t>
      </w:r>
      <w:r>
        <w:rPr>
          <w:rFonts w:ascii="Times New Roman" w:hAnsi="Times New Roman"/>
          <w:color w:val="191919"/>
          <w:sz w:val="54"/>
          <w:szCs w:val="54"/>
        </w:rPr>
        <w:t>ISSION</w:t>
      </w:r>
      <w:r>
        <w:rPr>
          <w:rFonts w:ascii="Times New Roman" w:hAnsi="Times New Roman"/>
          <w:color w:val="191919"/>
          <w:spacing w:val="45"/>
          <w:sz w:val="54"/>
          <w:szCs w:val="54"/>
        </w:rPr>
        <w:t xml:space="preserve"> </w:t>
      </w:r>
      <w:r>
        <w:rPr>
          <w:rFonts w:ascii="Times New Roman" w:hAnsi="Times New Roman"/>
          <w:color w:val="191919"/>
          <w:sz w:val="72"/>
          <w:szCs w:val="72"/>
        </w:rPr>
        <w:t>S</w:t>
      </w:r>
      <w:r>
        <w:rPr>
          <w:rFonts w:ascii="Times New Roman" w:hAnsi="Times New Roman"/>
          <w:color w:val="191919"/>
          <w:spacing w:val="-43"/>
          <w:sz w:val="54"/>
          <w:szCs w:val="54"/>
        </w:rPr>
        <w:t>T</w:t>
      </w:r>
      <w:r>
        <w:rPr>
          <w:rFonts w:ascii="Times New Roman" w:hAnsi="Times New Roman"/>
          <w:color w:val="191919"/>
          <w:spacing w:val="-60"/>
          <w:sz w:val="54"/>
          <w:szCs w:val="54"/>
        </w:rPr>
        <w:t>A</w:t>
      </w:r>
      <w:r>
        <w:rPr>
          <w:rFonts w:ascii="Times New Roman" w:hAnsi="Times New Roman"/>
          <w:color w:val="191919"/>
          <w:sz w:val="54"/>
          <w:szCs w:val="54"/>
        </w:rPr>
        <w:t>TEMENT</w:t>
      </w:r>
      <w:bookmarkEnd w:id="3"/>
      <w:bookmarkEnd w:id="4"/>
      <w:r w:rsidR="003B5DD4">
        <w:rPr>
          <w:rFonts w:ascii="Times New Roman" w:hAnsi="Times New Roman"/>
          <w:color w:val="191919"/>
          <w:sz w:val="54"/>
          <w:szCs w:val="54"/>
        </w:rPr>
        <w:t xml:space="preserve"> </w:t>
      </w:r>
    </w:p>
    <w:p w:rsidR="000A7810" w:rsidRDefault="00623C29" w:rsidP="00A82F11">
      <w:pPr>
        <w:widowControl w:val="0"/>
        <w:autoSpaceDE w:val="0"/>
        <w:autoSpaceDN w:val="0"/>
        <w:adjustRightInd w:val="0"/>
        <w:spacing w:before="57" w:after="0"/>
        <w:ind w:left="-180"/>
        <w:rPr>
          <w:rFonts w:ascii="Century Gothic" w:hAnsi="Century Gothic" w:cs="Century Gothic"/>
          <w:color w:val="000000"/>
          <w:sz w:val="16"/>
          <w:szCs w:val="16"/>
        </w:rPr>
      </w:pPr>
      <w:r w:rsidRPr="00623C29">
        <w:rPr>
          <w:rFonts w:ascii="Times New Roman" w:hAnsi="Times New Roman" w:cs="Times New Roman"/>
          <w:noProof/>
          <w:color w:val="000000"/>
          <w:sz w:val="54"/>
          <w:szCs w:val="54"/>
        </w:rPr>
        <w:pict>
          <v:group id="_x0000_s15441" style="position:absolute;left:0;text-align:left;margin-left:430.25pt;margin-top:-93.45pt;width:198.65pt;height:795.8pt;z-index:-251397632" coordorigin="9205,-90" coordsize="3973,15916">
            <v:group id="_x0000_s15440" style="position:absolute;left:9205;top:-90;width:3973;height:15916" coordorigin="9205,-90" coordsize="3973,15916">
              <v:group id="_x0000_s15439" style="position:absolute;left:9205;top:-90;width:3973;height:15916" coordorigin="9205,-90" coordsize="3973,15916">
                <v:rect id="Rectangle 2736" o:spid="_x0000_s1178" style="position:absolute;left:11226;top:-90;width:1080;height:2525;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179" style="position:absolute;left:11226;top:4225;width:1080;height:11601;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180" style="position:absolute;left:11226;top:2435;width:1080;height:179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182" style="position:absolute;left:9205;top:285;width:2360;height:441;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184" style="position:absolute;left:11211;top:4216;width:1094;height:4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185" style="position:absolute;left:11211;top:6045;width:1967;height:0" coordorigin="11145,6105" coordsize="1967,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18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18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188" style="position:absolute;left:11211;top:7853;width:1953;height:0" coordorigin="11145,7905" coordsize="1953,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18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19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191" style="position:absolute;left:11211;top:9662;width:1967;height:0" coordorigin="11145,9705" coordsize="1967,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19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19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194" style="position:absolute;left:11211;top:11471;width:1967;height:0" coordorigin="11145,11505" coordsize="1967,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19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19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197" style="position:absolute;left:11211;top:13280;width:1939;height:0" coordorigin="11145,13305" coordsize="1939,0" o:regroupid="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19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19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200" style="position:absolute;left:11882;top:15088;width:424;height:0;visibility:visible;mso-wrap-style:square;v-text-anchor:top" coordsize="424,0"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203" style="position:absolute;left:11226;top:14835;width:680;height:683;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204" type="#_x0000_t202" style="position:absolute;left:11267;top:8006;width:720;height:1110;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9F1F4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9F1F4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205" type="#_x0000_t202" style="position:absolute;left:11487;top:9744;width:480;height:980;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9F1F4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206" type="#_x0000_t202" style="position:absolute;left:11467;top:11593;width:480;height:1217;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A331E4" w:rsidRDefault="00A331E4" w:rsidP="009F1F4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207" type="#_x0000_t202" style="position:absolute;left:11447;top:13452;width:480;height:1173;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209" type="#_x0000_t202" style="position:absolute;left:11687;top:4388;width:240;height:840;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210" type="#_x0000_t202" style="position:absolute;left:11687;top:6108;width:240;height:1017;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211" type="#_x0000_t202" style="position:absolute;left:11447;top:2471;width:530;height:1744;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A331E4" w:rsidRPr="008A161B"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183" style="position:absolute;left:11211;top:2407;width:1094;height:40;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208" type="#_x0000_t202" style="position:absolute;left:11579;top:549;width:377;height:1719;visibility:visible;mso-position-horizontal-relative:page;mso-position-vertical-relative:page"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A331E4" w:rsidRDefault="00A331E4" w:rsidP="009F1F4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A331E4" w:rsidRPr="008A161B" w:rsidRDefault="00A331E4" w:rsidP="009F1F4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noProof/>
          <w:color w:val="000000"/>
          <w:sz w:val="54"/>
          <w:szCs w:val="54"/>
        </w:rPr>
        <w:pict>
          <v:rect id="_x0000_s1181" style="position:absolute;left:0;text-align:left;margin-left:431.25pt;margin-top:-73.7pt;width:116pt;height:20.05pt;z-index:-251390976;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w:pict>
      </w:r>
      <w:r w:rsidR="000A7810">
        <w:rPr>
          <w:rFonts w:ascii="Times New Roman" w:hAnsi="Times New Roman"/>
          <w:color w:val="000000"/>
          <w:sz w:val="54"/>
          <w:szCs w:val="54"/>
        </w:rPr>
        <w:br w:type="column"/>
      </w:r>
      <w:r w:rsidR="000A7810">
        <w:rPr>
          <w:rFonts w:ascii="Century Gothic" w:hAnsi="Century Gothic" w:cs="Century Gothic"/>
          <w:b/>
          <w:bCs/>
          <w:color w:val="191919"/>
          <w:sz w:val="16"/>
          <w:szCs w:val="16"/>
        </w:rPr>
        <w:lastRenderedPageBreak/>
        <w:t>Mission, History &amp; Profile</w:t>
      </w:r>
    </w:p>
    <w:p w:rsidR="000A7810" w:rsidRDefault="000A7810" w:rsidP="00A82F11">
      <w:pPr>
        <w:widowControl w:val="0"/>
        <w:autoSpaceDE w:val="0"/>
        <w:autoSpaceDN w:val="0"/>
        <w:adjustRightInd w:val="0"/>
        <w:spacing w:before="57" w:after="0"/>
        <w:rPr>
          <w:rFonts w:ascii="Century Gothic" w:hAnsi="Century Gothic" w:cs="Century Gothic"/>
          <w:color w:val="000000"/>
          <w:sz w:val="16"/>
          <w:szCs w:val="16"/>
        </w:rPr>
        <w:sectPr w:rsidR="000A7810" w:rsidSect="00FC6777">
          <w:pgSz w:w="12240" w:h="15840"/>
          <w:pgMar w:top="420" w:right="520" w:bottom="280" w:left="600" w:header="720" w:footer="288" w:gutter="0"/>
          <w:cols w:num="2" w:space="720" w:equalWidth="0">
            <w:col w:w="8044" w:space="753"/>
            <w:col w:w="2323"/>
          </w:cols>
          <w:noEndnote/>
          <w:docGrid w:linePitch="299"/>
        </w:sectPr>
      </w:pPr>
    </w:p>
    <w:p w:rsidR="000A7810" w:rsidRDefault="00623C29" w:rsidP="00A82F11">
      <w:pPr>
        <w:widowControl w:val="0"/>
        <w:autoSpaceDE w:val="0"/>
        <w:autoSpaceDN w:val="0"/>
        <w:adjustRightInd w:val="0"/>
        <w:spacing w:before="1" w:after="0" w:line="160" w:lineRule="exact"/>
        <w:rPr>
          <w:rFonts w:ascii="Century Gothic" w:hAnsi="Century Gothic" w:cs="Century Gothic"/>
          <w:color w:val="000000"/>
          <w:sz w:val="16"/>
          <w:szCs w:val="16"/>
        </w:rPr>
      </w:pPr>
      <w:r w:rsidRPr="00623C29">
        <w:rPr>
          <w:rFonts w:ascii="Calibri" w:hAnsi="Calibri" w:cs="Times New Roman"/>
          <w:noProof/>
          <w:lang w:eastAsia="en-US"/>
        </w:rPr>
        <w:lastRenderedPageBreak/>
        <w:pict>
          <v:shape id="Text Box 196" o:spid="_x0000_s1028" type="#_x0000_t202" style="position:absolute;left:0;text-align:left;margin-left:579.3pt;margin-top:49.1pt;width:12pt;height:63.8pt;z-index:-2516541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" o:allowincell="f" filled="f" stroked="f">
            <v:textbox style="layout-flow:vertical;mso-next-textbox:#Text Box 196"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000000"/>
          <w:sz w:val="18"/>
          <w:szCs w:val="18"/>
        </w:rPr>
      </w:pPr>
      <w:r w:rsidRPr="007F49D3">
        <w:rPr>
          <w:rFonts w:ascii="Times New Roman" w:hAnsi="Times New Roman"/>
          <w:color w:val="191919"/>
          <w:sz w:val="18"/>
          <w:szCs w:val="18"/>
        </w:rPr>
        <w:t>Albany State Universit</w:t>
      </w:r>
      <w:r w:rsidRPr="007F49D3">
        <w:rPr>
          <w:rFonts w:ascii="Times New Roman" w:hAnsi="Times New Roman"/>
          <w:color w:val="191919"/>
          <w:spacing w:val="-13"/>
          <w:sz w:val="18"/>
          <w:szCs w:val="18"/>
        </w:rPr>
        <w:t>y</w:t>
      </w:r>
      <w:r w:rsidRPr="007F49D3">
        <w:rPr>
          <w:rFonts w:ascii="Times New Roman" w:hAnsi="Times New Roman"/>
          <w:color w:val="191919"/>
          <w:sz w:val="18"/>
          <w:szCs w:val="18"/>
        </w:rPr>
        <w:t xml:space="preserve">, </w:t>
      </w:r>
      <w:proofErr w:type="gramStart"/>
      <w:r w:rsidRPr="007F49D3">
        <w:rPr>
          <w:rFonts w:ascii="Times New Roman" w:hAnsi="Times New Roman"/>
          <w:color w:val="191919"/>
          <w:sz w:val="18"/>
          <w:szCs w:val="18"/>
        </w:rPr>
        <w:t>an</w:t>
      </w:r>
      <w:proofErr w:type="gramEnd"/>
      <w:r w:rsidRPr="007F49D3">
        <w:rPr>
          <w:rFonts w:ascii="Times New Roman" w:hAnsi="Times New Roman"/>
          <w:color w:val="191919"/>
          <w:sz w:val="18"/>
          <w:szCs w:val="18"/>
        </w:rPr>
        <w:t xml:space="preserve"> historically black institution in Southwest Geo</w:t>
      </w:r>
      <w:r w:rsidRPr="007F49D3">
        <w:rPr>
          <w:rFonts w:ascii="Times New Roman" w:hAnsi="Times New Roman"/>
          <w:color w:val="191919"/>
          <w:spacing w:val="-3"/>
          <w:sz w:val="18"/>
          <w:szCs w:val="18"/>
        </w:rPr>
        <w:t>r</w:t>
      </w:r>
      <w:r w:rsidRPr="007F49D3">
        <w:rPr>
          <w:rFonts w:ascii="Times New Roman" w:hAnsi="Times New Roman"/>
          <w:color w:val="191919"/>
          <w:sz w:val="18"/>
          <w:szCs w:val="18"/>
        </w:rPr>
        <w:t>gia, has been a catalyst for change in the region from</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its</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inception</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as</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the</w:t>
      </w:r>
      <w:r w:rsidRPr="007F49D3">
        <w:rPr>
          <w:rFonts w:ascii="Times New Roman" w:hAnsi="Times New Roman"/>
          <w:color w:val="191919"/>
          <w:spacing w:val="-10"/>
          <w:sz w:val="18"/>
          <w:szCs w:val="18"/>
        </w:rPr>
        <w:t xml:space="preserve"> </w:t>
      </w:r>
      <w:r w:rsidRPr="007F49D3">
        <w:rPr>
          <w:rFonts w:ascii="Times New Roman" w:hAnsi="Times New Roman"/>
          <w:color w:val="191919"/>
          <w:sz w:val="18"/>
          <w:szCs w:val="18"/>
        </w:rPr>
        <w:t>Albany</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Bible</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and</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Manual</w:t>
      </w:r>
      <w:r w:rsidRPr="007F49D3">
        <w:rPr>
          <w:rFonts w:ascii="Times New Roman" w:hAnsi="Times New Roman"/>
          <w:color w:val="191919"/>
          <w:spacing w:val="-2"/>
          <w:sz w:val="18"/>
          <w:szCs w:val="18"/>
        </w:rPr>
        <w:t xml:space="preserve"> </w:t>
      </w:r>
      <w:r w:rsidRPr="007F49D3">
        <w:rPr>
          <w:rFonts w:ascii="Times New Roman" w:hAnsi="Times New Roman"/>
          <w:color w:val="191919"/>
          <w:spacing w:val="-7"/>
          <w:sz w:val="18"/>
          <w:szCs w:val="18"/>
        </w:rPr>
        <w:t>T</w:t>
      </w:r>
      <w:r w:rsidRPr="007F49D3">
        <w:rPr>
          <w:rFonts w:ascii="Times New Roman" w:hAnsi="Times New Roman"/>
          <w:color w:val="191919"/>
          <w:sz w:val="18"/>
          <w:szCs w:val="18"/>
        </w:rPr>
        <w:t>raining</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Institute</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to</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its</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designation</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as</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a</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universit</w:t>
      </w:r>
      <w:r w:rsidRPr="007F49D3">
        <w:rPr>
          <w:rFonts w:ascii="Times New Roman" w:hAnsi="Times New Roman"/>
          <w:color w:val="191919"/>
          <w:spacing w:val="-13"/>
          <w:sz w:val="18"/>
          <w:szCs w:val="18"/>
        </w:rPr>
        <w:t>y</w:t>
      </w:r>
      <w:r w:rsidRPr="007F49D3">
        <w:rPr>
          <w:rFonts w:ascii="Times New Roman" w:hAnsi="Times New Roman"/>
          <w:color w:val="191919"/>
          <w:sz w:val="18"/>
          <w:szCs w:val="18"/>
        </w:rPr>
        <w:t>.</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Founded</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in</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1903</w:t>
      </w:r>
      <w:r w:rsidRPr="007F49D3">
        <w:rPr>
          <w:rFonts w:ascii="Times New Roman" w:hAnsi="Times New Roman"/>
          <w:color w:val="191919"/>
          <w:spacing w:val="1"/>
          <w:sz w:val="18"/>
          <w:szCs w:val="18"/>
        </w:rPr>
        <w:t xml:space="preserve"> </w:t>
      </w:r>
      <w:r w:rsidRPr="007F49D3">
        <w:rPr>
          <w:rFonts w:ascii="Times New Roman" w:hAnsi="Times New Roman"/>
          <w:color w:val="191919"/>
          <w:sz w:val="18"/>
          <w:szCs w:val="18"/>
        </w:rPr>
        <w:t>to</w:t>
      </w:r>
      <w:r w:rsidRPr="007F49D3">
        <w:rPr>
          <w:rFonts w:ascii="Times New Roman" w:hAnsi="Times New Roman"/>
          <w:color w:val="191919"/>
          <w:spacing w:val="1"/>
          <w:sz w:val="18"/>
          <w:szCs w:val="18"/>
        </w:rPr>
        <w:t xml:space="preserve"> </w:t>
      </w:r>
      <w:r w:rsidR="002B351F">
        <w:rPr>
          <w:rFonts w:ascii="Times New Roman" w:hAnsi="Times New Roman"/>
          <w:color w:val="191919"/>
          <w:sz w:val="18"/>
          <w:szCs w:val="18"/>
        </w:rPr>
        <w:t>ed</w:t>
      </w:r>
      <w:r w:rsidRPr="007F49D3">
        <w:rPr>
          <w:rFonts w:ascii="Times New Roman" w:hAnsi="Times New Roman"/>
          <w:color w:val="191919"/>
          <w:sz w:val="18"/>
          <w:szCs w:val="18"/>
        </w:rPr>
        <w:t>ucate African American</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youths,</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the</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University</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proudly</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continues</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to</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fulfill</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its</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historic</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mission</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while</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also</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serving</w:t>
      </w:r>
      <w:r w:rsidRPr="007F49D3">
        <w:rPr>
          <w:rFonts w:ascii="Times New Roman" w:hAnsi="Times New Roman"/>
          <w:color w:val="191919"/>
          <w:spacing w:val="11"/>
          <w:sz w:val="18"/>
          <w:szCs w:val="18"/>
        </w:rPr>
        <w:t xml:space="preserve"> </w:t>
      </w:r>
      <w:r w:rsidRPr="007F49D3">
        <w:rPr>
          <w:rFonts w:ascii="Times New Roman" w:hAnsi="Times New Roman"/>
          <w:color w:val="191919"/>
          <w:sz w:val="18"/>
          <w:szCs w:val="18"/>
        </w:rPr>
        <w:t>the</w:t>
      </w:r>
      <w:r w:rsidRPr="007F49D3">
        <w:rPr>
          <w:rFonts w:ascii="Times New Roman" w:hAnsi="Times New Roman"/>
          <w:color w:val="191919"/>
          <w:spacing w:val="11"/>
          <w:sz w:val="18"/>
          <w:szCs w:val="18"/>
        </w:rPr>
        <w:t xml:space="preserve"> </w:t>
      </w:r>
      <w:r w:rsidR="002B351F">
        <w:rPr>
          <w:rFonts w:ascii="Times New Roman" w:hAnsi="Times New Roman"/>
          <w:color w:val="191919"/>
          <w:sz w:val="18"/>
          <w:szCs w:val="18"/>
        </w:rPr>
        <w:t>educa</w:t>
      </w:r>
      <w:r w:rsidRPr="007F49D3">
        <w:rPr>
          <w:rFonts w:ascii="Times New Roman" w:hAnsi="Times New Roman"/>
          <w:color w:val="191919"/>
          <w:sz w:val="18"/>
          <w:szCs w:val="18"/>
        </w:rPr>
        <w:t>tional needs of an increasingly diverse student population.</w:t>
      </w:r>
    </w:p>
    <w:p w:rsidR="000A7810" w:rsidRPr="007F49D3" w:rsidRDefault="000A7810" w:rsidP="00A82F11">
      <w:pPr>
        <w:widowControl w:val="0"/>
        <w:autoSpaceDE w:val="0"/>
        <w:autoSpaceDN w:val="0"/>
        <w:adjustRightInd w:val="0"/>
        <w:spacing w:after="0" w:line="240" w:lineRule="exact"/>
        <w:rPr>
          <w:rFonts w:ascii="Times New Roman" w:hAnsi="Times New Roman"/>
          <w:color w:val="000000"/>
          <w:sz w:val="18"/>
          <w:szCs w:val="18"/>
        </w:rPr>
      </w:pP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r w:rsidRPr="007F49D3">
        <w:rPr>
          <w:rFonts w:ascii="Times New Roman" w:hAnsi="Times New Roman"/>
          <w:color w:val="191919"/>
          <w:sz w:val="18"/>
          <w:szCs w:val="18"/>
        </w:rPr>
        <w:t>A progressive institution, Albany State University seeks to foster the growth and development of the region, state and nation through teaching, research, creative expression and public service. Through its collaborative efforts, the University responds to the needs of all its constituents and offers educational programs and service to improve the quality of life in Southwest Georgia.</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r w:rsidRPr="007F49D3">
        <w:rPr>
          <w:rFonts w:ascii="Times New Roman" w:hAnsi="Times New Roman"/>
          <w:color w:val="191919"/>
          <w:sz w:val="18"/>
          <w:szCs w:val="18"/>
        </w:rPr>
        <w:t>The primary mission of Albany State University is to educate students to become outstanding contributors to society. Offering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technology.</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r w:rsidRPr="007F49D3">
        <w:rPr>
          <w:rFonts w:ascii="Times New Roman" w:hAnsi="Times New Roman"/>
          <w:color w:val="191919"/>
          <w:sz w:val="18"/>
          <w:szCs w:val="18"/>
        </w:rPr>
        <w:t xml:space="preserve">A leader in teacher education, nursing, criminal justice, business, public administration and the sciences, Albany State provides a comprehensive educational experience with quality instruction as the hallmark of all its academic programs. The University embraces the concept of “students first” as a core institutional value and is committed to “education on a personal level.” The University advocates the total development of students, especially the </w:t>
      </w:r>
      <w:r w:rsidR="009F5361" w:rsidRPr="007F49D3">
        <w:rPr>
          <w:rFonts w:ascii="Times New Roman" w:hAnsi="Times New Roman"/>
          <w:color w:val="191919"/>
          <w:sz w:val="18"/>
          <w:szCs w:val="18"/>
        </w:rPr>
        <w:t>underserved</w:t>
      </w:r>
      <w:r w:rsidRPr="007F49D3">
        <w:rPr>
          <w:rFonts w:ascii="Times New Roman" w:hAnsi="Times New Roman"/>
          <w:color w:val="191919"/>
          <w:sz w:val="18"/>
          <w:szCs w:val="18"/>
        </w:rPr>
        <w:t>, and provides a wholesome academ</w:t>
      </w:r>
      <w:r w:rsidR="009F5361" w:rsidRPr="007F49D3">
        <w:rPr>
          <w:rFonts w:ascii="Times New Roman" w:hAnsi="Times New Roman"/>
          <w:color w:val="191919"/>
          <w:sz w:val="18"/>
          <w:szCs w:val="18"/>
        </w:rPr>
        <w:t>ic en</w:t>
      </w:r>
      <w:r w:rsidRPr="007F49D3">
        <w:rPr>
          <w:rFonts w:ascii="Times New Roman" w:hAnsi="Times New Roman"/>
          <w:color w:val="191919"/>
          <w:sz w:val="18"/>
          <w:szCs w:val="18"/>
        </w:rPr>
        <w:t>vironment in which students can study, learn and develop through their interaction with fellow students, faculty, staff, administrators, visiting scholars and community leaders.  Consistent with the core mission of the University System of Georgia, Albany State University exhibits the following characteristics:</w:t>
      </w:r>
    </w:p>
    <w:p w:rsidR="000A7810" w:rsidRPr="007F49D3" w:rsidRDefault="000A7810" w:rsidP="00A82F11">
      <w:pPr>
        <w:widowControl w:val="0"/>
        <w:autoSpaceDE w:val="0"/>
        <w:autoSpaceDN w:val="0"/>
        <w:adjustRightInd w:val="0"/>
        <w:spacing w:after="0" w:line="240" w:lineRule="exact"/>
        <w:rPr>
          <w:rFonts w:ascii="Times New Roman" w:hAnsi="Times New Roman"/>
          <w:color w:val="000000"/>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A supportive campus climate, necessary services, and leadership and development opportunities, all to educate the whole person and meet the needs of students, faculty and staff;</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Cultural, ethnic, racial, and gender diversity in the faculty, staff and student body, supported by practices and programs that embody the ideals of an open, democratic and global society;</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Technology to advance educational purposes, including instructional technology, student support services and distance education;</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Collaborative relationships with other system Institutions, state agencies, local schools and technical institutes, and business and industry, sharing physical, human, information, and other resources to expand and enhance programs and services to the citizens of Georgia.</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With other state universities in the University System of Georgia, Albany State University shares:</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A commitment to excellence and responsiveness within a scope of influence defined by the needs of an area of the state, and by particularly outstanding programs or distinctive characteristics that have a magnet effect throughout the region or state;</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A 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0A7810" w:rsidRPr="007F49D3" w:rsidRDefault="000A7810" w:rsidP="00EE3456">
      <w:pPr>
        <w:widowControl w:val="0"/>
        <w:autoSpaceDE w:val="0"/>
        <w:autoSpaceDN w:val="0"/>
        <w:adjustRightInd w:val="0"/>
        <w:spacing w:after="0" w:line="250" w:lineRule="auto"/>
        <w:ind w:left="90" w:right="884" w:firstLine="0"/>
        <w:jc w:val="both"/>
        <w:rPr>
          <w:rFonts w:ascii="Times New Roman" w:hAnsi="Times New Roman"/>
          <w:color w:val="191919"/>
          <w:sz w:val="18"/>
          <w:szCs w:val="18"/>
        </w:rPr>
      </w:pPr>
    </w:p>
    <w:p w:rsidR="000A7810" w:rsidRPr="007F49D3" w:rsidRDefault="000A7810" w:rsidP="00EE3456">
      <w:pPr>
        <w:pStyle w:val="ListParagraph"/>
        <w:widowControl w:val="0"/>
        <w:numPr>
          <w:ilvl w:val="0"/>
          <w:numId w:val="68"/>
        </w:numPr>
        <w:autoSpaceDE w:val="0"/>
        <w:autoSpaceDN w:val="0"/>
        <w:adjustRightInd w:val="0"/>
        <w:spacing w:after="0" w:line="250" w:lineRule="auto"/>
        <w:ind w:right="884"/>
        <w:jc w:val="both"/>
        <w:rPr>
          <w:rFonts w:ascii="Times New Roman" w:hAnsi="Times New Roman"/>
          <w:color w:val="191919"/>
          <w:sz w:val="18"/>
          <w:szCs w:val="18"/>
        </w:rPr>
      </w:pPr>
      <w:r w:rsidRPr="007F49D3">
        <w:rPr>
          <w:rFonts w:ascii="Times New Roman" w:hAnsi="Times New Roman"/>
          <w:color w:val="191919"/>
          <w:sz w:val="18"/>
          <w:szCs w:val="18"/>
        </w:rPr>
        <w:t>A high quality general education program supporting a variety of disciplinary, interdisciplinary, and professional academic programming at the baccalaureate level, with selected Master’s and Education Specialist degrees, and selected Associate degree programs based on area need and/or inter-institutional collaborations;</w:t>
      </w:r>
    </w:p>
    <w:p w:rsidR="000A7810" w:rsidRPr="007F49D3" w:rsidRDefault="000A7810" w:rsidP="00A82F11">
      <w:pPr>
        <w:widowControl w:val="0"/>
        <w:autoSpaceDE w:val="0"/>
        <w:autoSpaceDN w:val="0"/>
        <w:adjustRightInd w:val="0"/>
        <w:spacing w:before="4" w:after="0" w:line="160" w:lineRule="exact"/>
        <w:rPr>
          <w:rFonts w:ascii="Times New Roman" w:hAnsi="Times New Roman"/>
          <w:color w:val="000000"/>
          <w:sz w:val="18"/>
          <w:szCs w:val="18"/>
        </w:rPr>
      </w:pP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7F49D3" w:rsidRDefault="007F49D3" w:rsidP="00A82F11">
      <w:pPr>
        <w:widowControl w:val="0"/>
        <w:autoSpaceDE w:val="0"/>
        <w:autoSpaceDN w:val="0"/>
        <w:adjustRightInd w:val="0"/>
        <w:spacing w:after="0" w:line="200" w:lineRule="exact"/>
        <w:rPr>
          <w:rFonts w:ascii="Times New Roman" w:hAnsi="Times New Roman"/>
          <w:color w:val="000000"/>
          <w:sz w:val="20"/>
          <w:szCs w:val="20"/>
        </w:rPr>
      </w:pPr>
    </w:p>
    <w:p w:rsidR="00926819" w:rsidRDefault="00926819"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623C29" w:rsidP="00A82F11">
      <w:pPr>
        <w:widowControl w:val="0"/>
        <w:tabs>
          <w:tab w:val="left" w:pos="10800"/>
        </w:tabs>
        <w:autoSpaceDE w:val="0"/>
        <w:autoSpaceDN w:val="0"/>
        <w:adjustRightInd w:val="0"/>
        <w:spacing w:after="0" w:line="450" w:lineRule="exact"/>
        <w:ind w:left="3945"/>
        <w:rPr>
          <w:rFonts w:ascii="Century Gothic" w:hAnsi="Century Gothic" w:cs="Century Gothic"/>
          <w:color w:val="000000"/>
          <w:sz w:val="36"/>
          <w:szCs w:val="36"/>
        </w:rPr>
      </w:pPr>
      <w:r>
        <w:rPr>
          <w:rFonts w:ascii="Century Gothic" w:hAnsi="Century Gothic" w:cs="Century Gothic"/>
          <w:noProof/>
          <w:color w:val="000000"/>
          <w:sz w:val="36"/>
          <w:szCs w:val="36"/>
        </w:rPr>
        <w:lastRenderedPageBreak/>
        <w:pict>
          <v:shape id="Freeform 2759" o:spid="_x0000_s1201" style="position:absolute;left:0;text-align:left;margin-left:531.3pt;margin-top:10.65pt;width:0;height:2.05pt;z-index:-251380736;visibility:visible;mso-wrap-style:square;v-text-anchor:top" coordsize="0,40"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w:pict>
      </w:r>
    </w:p>
    <w:p w:rsidR="000A7810" w:rsidRDefault="000A7810" w:rsidP="00A82F11">
      <w:pPr>
        <w:widowControl w:val="0"/>
        <w:tabs>
          <w:tab w:val="left" w:pos="10800"/>
        </w:tabs>
        <w:autoSpaceDE w:val="0"/>
        <w:autoSpaceDN w:val="0"/>
        <w:adjustRightInd w:val="0"/>
        <w:spacing w:after="0" w:line="450" w:lineRule="exact"/>
        <w:ind w:left="3945"/>
        <w:rPr>
          <w:rFonts w:ascii="Century Gothic" w:hAnsi="Century Gothic" w:cs="Century Gothic"/>
          <w:color w:val="000000"/>
          <w:sz w:val="36"/>
          <w:szCs w:val="36"/>
        </w:rPr>
        <w:sectPr w:rsidR="000A7810" w:rsidSect="00A331E4">
          <w:type w:val="continuous"/>
          <w:pgSz w:w="12240" w:h="15840"/>
          <w:pgMar w:top="0" w:right="520" w:bottom="810" w:left="600" w:header="720" w:footer="294" w:gutter="0"/>
          <w:cols w:space="720" w:equalWidth="0">
            <w:col w:w="11120"/>
          </w:cols>
          <w:noEndnote/>
          <w:docGrid w:linePitch="299"/>
        </w:sectPr>
      </w:pPr>
    </w:p>
    <w:p w:rsidR="000A7810" w:rsidRDefault="00623C29" w:rsidP="00A82F11">
      <w:pPr>
        <w:widowControl w:val="0"/>
        <w:autoSpaceDE w:val="0"/>
        <w:autoSpaceDN w:val="0"/>
        <w:adjustRightInd w:val="0"/>
        <w:spacing w:before="57" w:after="0" w:line="195" w:lineRule="exact"/>
        <w:ind w:left="360" w:firstLine="0"/>
        <w:rPr>
          <w:rFonts w:ascii="Century Gothic" w:hAnsi="Century Gothic" w:cs="Century Gothic"/>
          <w:b/>
          <w:bCs/>
          <w:color w:val="191919"/>
          <w:sz w:val="16"/>
          <w:szCs w:val="16"/>
        </w:rPr>
      </w:pPr>
      <w:r w:rsidRPr="00623C29">
        <w:rPr>
          <w:rFonts w:ascii="Times New Roman" w:hAnsi="Times New Roman"/>
          <w:noProof/>
          <w:color w:val="191919"/>
          <w:sz w:val="18"/>
          <w:szCs w:val="18"/>
        </w:rPr>
        <w:lastRenderedPageBreak/>
        <w:pict>
          <v:group id="_x0000_s15442" style="position:absolute;left:0;text-align:left;margin-left:-57pt;margin-top:-23.75pt;width:191pt;height:795.35pt;z-index:-251379712" coordorigin="-745,-62" coordsize="3820,15907">
            <v:group id="_x0000_s15443" style="position:absolute;left:-745;top:-62;width:3820;height:15907" coordorigin="-717,-62" coordsize="3820,15907">
              <v:rect id="Rectangle 2702" o:spid="_x0000_s1544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44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44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44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44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44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45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45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45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45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45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45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45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45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45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45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46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46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46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46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46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46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46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46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46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46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47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47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47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47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47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47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47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0A7810">
        <w:rPr>
          <w:rFonts w:ascii="Century Gothic" w:hAnsi="Century Gothic" w:cs="Century Gothic"/>
          <w:b/>
          <w:bCs/>
          <w:color w:val="191919"/>
          <w:sz w:val="16"/>
          <w:szCs w:val="16"/>
        </w:rPr>
        <w:t>Mission, History &amp; Profile</w:t>
      </w:r>
    </w:p>
    <w:p w:rsidR="009F5361" w:rsidRDefault="009F5361" w:rsidP="00A82F11">
      <w:pPr>
        <w:widowControl w:val="0"/>
        <w:autoSpaceDE w:val="0"/>
        <w:autoSpaceDN w:val="0"/>
        <w:adjustRightInd w:val="0"/>
        <w:spacing w:before="57" w:after="0" w:line="195" w:lineRule="exact"/>
        <w:ind w:left="360" w:firstLine="0"/>
        <w:rPr>
          <w:rFonts w:ascii="Century Gothic" w:hAnsi="Century Gothic" w:cs="Century Gothic"/>
          <w:color w:val="000000"/>
          <w:sz w:val="16"/>
          <w:szCs w:val="16"/>
        </w:rPr>
      </w:pP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A commitment to public service, continuing education, technical assistance, and economic development activities that address the needs, improve the quality of life, and raise the educational level within the University’s scope of influence;</w:t>
      </w:r>
    </w:p>
    <w:p w:rsidR="000A7810" w:rsidRPr="00EE3456" w:rsidRDefault="000A7810" w:rsidP="00EE3456">
      <w:pPr>
        <w:widowControl w:val="0"/>
        <w:autoSpaceDE w:val="0"/>
        <w:autoSpaceDN w:val="0"/>
        <w:adjustRightInd w:val="0"/>
        <w:spacing w:after="0" w:line="250" w:lineRule="auto"/>
        <w:ind w:left="990" w:right="89" w:firstLine="0"/>
        <w:jc w:val="both"/>
        <w:rPr>
          <w:rFonts w:ascii="Times New Roman" w:hAnsi="Times New Roman"/>
          <w:color w:val="191919"/>
          <w:sz w:val="18"/>
          <w:szCs w:val="18"/>
        </w:rPr>
      </w:pP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 xml:space="preserve">A commitment to scholarly and creative work to enhance instructional effectiveness and to encourage faculty scholarly pursuits, and a commitment to applied research in selected areas of institutional strength and area need. While Albany State University shares much in common with other state universities, it is dedicated to preparing leaders for </w:t>
      </w:r>
      <w:r w:rsidR="009F5361" w:rsidRPr="00EE3456">
        <w:rPr>
          <w:rFonts w:ascii="Times New Roman" w:hAnsi="Times New Roman"/>
          <w:color w:val="191919"/>
          <w:sz w:val="18"/>
          <w:szCs w:val="18"/>
        </w:rPr>
        <w:t>underserved</w:t>
      </w:r>
      <w:r w:rsidRPr="00EE3456">
        <w:rPr>
          <w:rFonts w:ascii="Times New Roman" w:hAnsi="Times New Roman"/>
          <w:color w:val="191919"/>
          <w:sz w:val="18"/>
          <w:szCs w:val="18"/>
        </w:rPr>
        <w:t xml:space="preserve"> populations and is committed to the following distinctive purposes:</w:t>
      </w: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 xml:space="preserve"> Providing quality ed</w:t>
      </w:r>
      <w:r w:rsidR="002B351F">
        <w:rPr>
          <w:rFonts w:ascii="Times New Roman" w:hAnsi="Times New Roman"/>
          <w:color w:val="191919"/>
          <w:sz w:val="18"/>
          <w:szCs w:val="18"/>
        </w:rPr>
        <w:t>ucational experiences for under</w:t>
      </w:r>
      <w:r w:rsidRPr="00EE3456">
        <w:rPr>
          <w:rFonts w:ascii="Times New Roman" w:hAnsi="Times New Roman"/>
          <w:color w:val="191919"/>
          <w:sz w:val="18"/>
          <w:szCs w:val="18"/>
        </w:rPr>
        <w:t>served populations in the region, state and nation;</w:t>
      </w: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 xml:space="preserve"> Promoting and preserving the historical and culturally distinctive traditions which define African American culture;</w:t>
      </w:r>
    </w:p>
    <w:p w:rsidR="000A7810" w:rsidRPr="00EE3456" w:rsidRDefault="000A7810" w:rsidP="00EE3456">
      <w:pPr>
        <w:widowControl w:val="0"/>
        <w:autoSpaceDE w:val="0"/>
        <w:autoSpaceDN w:val="0"/>
        <w:adjustRightInd w:val="0"/>
        <w:spacing w:after="0" w:line="250" w:lineRule="auto"/>
        <w:ind w:left="990" w:right="89" w:firstLine="0"/>
        <w:jc w:val="both"/>
        <w:rPr>
          <w:rFonts w:ascii="Times New Roman" w:hAnsi="Times New Roman"/>
          <w:color w:val="191919"/>
          <w:sz w:val="18"/>
          <w:szCs w:val="18"/>
        </w:rPr>
      </w:pP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Offering of a comprehensive array of programs in health care services, community development, human disabilities, cultural enhancement, business and economic development, international trade and entrepreneurship;</w:t>
      </w:r>
    </w:p>
    <w:p w:rsidR="000A7810" w:rsidRPr="00EE3456" w:rsidRDefault="000A7810" w:rsidP="00EE3456">
      <w:pPr>
        <w:widowControl w:val="0"/>
        <w:autoSpaceDE w:val="0"/>
        <w:autoSpaceDN w:val="0"/>
        <w:adjustRightInd w:val="0"/>
        <w:spacing w:after="0" w:line="250" w:lineRule="auto"/>
        <w:ind w:left="990" w:right="89" w:firstLine="0"/>
        <w:jc w:val="both"/>
        <w:rPr>
          <w:rFonts w:ascii="Times New Roman" w:hAnsi="Times New Roman"/>
          <w:color w:val="191919"/>
          <w:sz w:val="18"/>
          <w:szCs w:val="18"/>
        </w:rPr>
      </w:pP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Graduating marketable students not only through technologically advanced academic programs but also through undergraduate research, studies abroad, internships, service learning and developmental pre-professional experiences;</w:t>
      </w:r>
    </w:p>
    <w:p w:rsidR="000A7810" w:rsidRPr="00EE3456" w:rsidRDefault="000A7810" w:rsidP="00EE3456">
      <w:pPr>
        <w:widowControl w:val="0"/>
        <w:autoSpaceDE w:val="0"/>
        <w:autoSpaceDN w:val="0"/>
        <w:adjustRightInd w:val="0"/>
        <w:spacing w:after="0" w:line="250" w:lineRule="auto"/>
        <w:ind w:left="990" w:right="89" w:firstLine="0"/>
        <w:jc w:val="both"/>
        <w:rPr>
          <w:rFonts w:ascii="Times New Roman" w:hAnsi="Times New Roman"/>
          <w:color w:val="191919"/>
          <w:sz w:val="18"/>
          <w:szCs w:val="18"/>
        </w:rPr>
      </w:pPr>
    </w:p>
    <w:p w:rsidR="000A7810" w:rsidRPr="00EE3456" w:rsidRDefault="000A7810" w:rsidP="00EE3456">
      <w:pPr>
        <w:pStyle w:val="ListParagraph"/>
        <w:widowControl w:val="0"/>
        <w:numPr>
          <w:ilvl w:val="0"/>
          <w:numId w:val="69"/>
        </w:numPr>
        <w:autoSpaceDE w:val="0"/>
        <w:autoSpaceDN w:val="0"/>
        <w:adjustRightInd w:val="0"/>
        <w:spacing w:after="0" w:line="250" w:lineRule="auto"/>
        <w:ind w:right="89"/>
        <w:jc w:val="both"/>
        <w:rPr>
          <w:rFonts w:ascii="Times New Roman" w:hAnsi="Times New Roman"/>
          <w:color w:val="191919"/>
          <w:sz w:val="18"/>
          <w:szCs w:val="18"/>
        </w:rPr>
      </w:pPr>
      <w:r w:rsidRPr="00EE3456">
        <w:rPr>
          <w:rFonts w:ascii="Times New Roman" w:hAnsi="Times New Roman"/>
          <w:color w:val="191919"/>
          <w:sz w:val="18"/>
          <w:szCs w:val="18"/>
        </w:rPr>
        <w:t>Improving the quality of life of African-American males via the educational, research, intervention and service programs coordinated through the Center for the African-American Male.</w:t>
      </w:r>
    </w:p>
    <w:p w:rsidR="000A7810" w:rsidRDefault="000A7810" w:rsidP="00A82F11">
      <w:pPr>
        <w:widowControl w:val="0"/>
        <w:autoSpaceDE w:val="0"/>
        <w:autoSpaceDN w:val="0"/>
        <w:adjustRightInd w:val="0"/>
        <w:spacing w:before="8" w:after="0" w:line="170" w:lineRule="exact"/>
        <w:rPr>
          <w:rFonts w:ascii="Times New Roman" w:hAnsi="Times New Roman"/>
          <w:color w:val="000000"/>
          <w:sz w:val="17"/>
          <w:szCs w:val="17"/>
        </w:rPr>
      </w:pPr>
    </w:p>
    <w:p w:rsidR="000A7810" w:rsidRDefault="000A7810" w:rsidP="003B5DD4">
      <w:pPr>
        <w:pStyle w:val="Heading2"/>
        <w:spacing w:before="0" w:line="240" w:lineRule="auto"/>
        <w:ind w:left="990"/>
        <w:rPr>
          <w:rFonts w:ascii="Times New Roman" w:hAnsi="Times New Roman"/>
          <w:color w:val="000000"/>
          <w:sz w:val="54"/>
          <w:szCs w:val="54"/>
        </w:rPr>
      </w:pPr>
      <w:bookmarkStart w:id="5" w:name="_Toc295058509"/>
      <w:r>
        <w:rPr>
          <w:rFonts w:ascii="Times New Roman" w:hAnsi="Times New Roman"/>
          <w:color w:val="191919"/>
          <w:sz w:val="72"/>
          <w:szCs w:val="72"/>
        </w:rPr>
        <w:t>H</w:t>
      </w:r>
      <w:r>
        <w:rPr>
          <w:rFonts w:ascii="Times New Roman" w:hAnsi="Times New Roman"/>
          <w:color w:val="191919"/>
          <w:sz w:val="54"/>
          <w:szCs w:val="54"/>
        </w:rPr>
        <w:t>IS</w:t>
      </w:r>
      <w:r>
        <w:rPr>
          <w:rFonts w:ascii="Times New Roman" w:hAnsi="Times New Roman"/>
          <w:color w:val="191919"/>
          <w:spacing w:val="-10"/>
          <w:sz w:val="54"/>
          <w:szCs w:val="54"/>
        </w:rPr>
        <w:t>T</w:t>
      </w:r>
      <w:r>
        <w:rPr>
          <w:rFonts w:ascii="Times New Roman" w:hAnsi="Times New Roman"/>
          <w:color w:val="191919"/>
          <w:sz w:val="54"/>
          <w:szCs w:val="54"/>
        </w:rPr>
        <w:t>O</w:t>
      </w:r>
      <w:r>
        <w:rPr>
          <w:rFonts w:ascii="Times New Roman" w:hAnsi="Times New Roman"/>
          <w:color w:val="191919"/>
          <w:spacing w:val="-30"/>
          <w:sz w:val="54"/>
          <w:szCs w:val="54"/>
        </w:rPr>
        <w:t>R</w:t>
      </w:r>
      <w:r>
        <w:rPr>
          <w:rFonts w:ascii="Times New Roman" w:hAnsi="Times New Roman"/>
          <w:color w:val="191919"/>
          <w:sz w:val="54"/>
          <w:szCs w:val="54"/>
        </w:rPr>
        <w:t>Y</w:t>
      </w:r>
      <w:bookmarkEnd w:id="5"/>
      <w:r w:rsidR="003B5DD4">
        <w:rPr>
          <w:rFonts w:ascii="Times New Roman" w:hAnsi="Times New Roman"/>
          <w:color w:val="191919"/>
          <w:sz w:val="54"/>
          <w:szCs w:val="54"/>
        </w:rPr>
        <w:t xml:space="preserve"> </w:t>
      </w:r>
    </w:p>
    <w:p w:rsidR="000A7810" w:rsidRDefault="000A7810" w:rsidP="00A82F11">
      <w:pPr>
        <w:widowControl w:val="0"/>
        <w:autoSpaceDE w:val="0"/>
        <w:autoSpaceDN w:val="0"/>
        <w:adjustRightInd w:val="0"/>
        <w:spacing w:before="6" w:after="0" w:line="160" w:lineRule="exact"/>
        <w:rPr>
          <w:rFonts w:ascii="Times New Roman" w:hAnsi="Times New Roman"/>
          <w:color w:val="000000"/>
          <w:sz w:val="16"/>
          <w:szCs w:val="16"/>
        </w:rPr>
      </w:pPr>
    </w:p>
    <w:p w:rsidR="000A7810" w:rsidRDefault="000A7810" w:rsidP="00EE3456">
      <w:pPr>
        <w:widowControl w:val="0"/>
        <w:autoSpaceDE w:val="0"/>
        <w:autoSpaceDN w:val="0"/>
        <w:adjustRightInd w:val="0"/>
        <w:spacing w:after="0" w:line="250" w:lineRule="auto"/>
        <w:ind w:left="990" w:right="93" w:firstLine="0"/>
        <w:jc w:val="both"/>
        <w:rPr>
          <w:rFonts w:ascii="Times New Roman" w:hAnsi="Times New Roman"/>
          <w:color w:val="000000"/>
          <w:sz w:val="18"/>
          <w:szCs w:val="18"/>
        </w:rPr>
      </w:pPr>
      <w:r>
        <w:rPr>
          <w:rFonts w:ascii="Times New Roman" w:hAnsi="Times New Roman"/>
          <w:color w:val="191919"/>
          <w:sz w:val="18"/>
          <w:szCs w:val="18"/>
        </w:rPr>
        <w:t>Albany</w:t>
      </w:r>
      <w:r>
        <w:rPr>
          <w:rFonts w:ascii="Times New Roman" w:hAnsi="Times New Roman"/>
          <w:color w:val="191919"/>
          <w:spacing w:val="10"/>
          <w:sz w:val="18"/>
          <w:szCs w:val="18"/>
        </w:rPr>
        <w:t xml:space="preserve"> </w:t>
      </w:r>
      <w:r>
        <w:rPr>
          <w:rFonts w:ascii="Times New Roman" w:hAnsi="Times New Roman"/>
          <w:color w:val="191919"/>
          <w:sz w:val="18"/>
          <w:szCs w:val="18"/>
        </w:rPr>
        <w:t>State</w:t>
      </w:r>
      <w:r>
        <w:rPr>
          <w:rFonts w:ascii="Times New Roman" w:hAnsi="Times New Roman"/>
          <w:color w:val="191919"/>
          <w:spacing w:val="10"/>
          <w:sz w:val="18"/>
          <w:szCs w:val="18"/>
        </w:rPr>
        <w:t xml:space="preserve"> </w:t>
      </w:r>
      <w:r>
        <w:rPr>
          <w:rFonts w:ascii="Times New Roman" w:hAnsi="Times New Roman"/>
          <w:color w:val="191919"/>
          <w:sz w:val="18"/>
          <w:szCs w:val="18"/>
        </w:rPr>
        <w:t>Universit</w:t>
      </w:r>
      <w:r>
        <w:rPr>
          <w:rFonts w:ascii="Times New Roman" w:hAnsi="Times New Roman"/>
          <w:color w:val="191919"/>
          <w:spacing w:val="-11"/>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established</w:t>
      </w:r>
      <w:r>
        <w:rPr>
          <w:rFonts w:ascii="Times New Roman" w:hAnsi="Times New Roman"/>
          <w:color w:val="191919"/>
          <w:spacing w:val="10"/>
          <w:sz w:val="18"/>
          <w:szCs w:val="18"/>
        </w:rPr>
        <w:t xml:space="preserve"> </w:t>
      </w:r>
      <w:r>
        <w:rPr>
          <w:rFonts w:ascii="Times New Roman" w:hAnsi="Times New Roman"/>
          <w:color w:val="191919"/>
          <w:sz w:val="18"/>
          <w:szCs w:val="18"/>
        </w:rPr>
        <w:t>originally</w:t>
      </w:r>
      <w:r>
        <w:rPr>
          <w:rFonts w:ascii="Times New Roman" w:hAnsi="Times New Roman"/>
          <w:color w:val="191919"/>
          <w:spacing w:val="10"/>
          <w:sz w:val="18"/>
          <w:szCs w:val="18"/>
        </w:rPr>
        <w:t xml:space="preserve"> </w:t>
      </w:r>
      <w:r>
        <w:rPr>
          <w:rFonts w:ascii="Times New Roman" w:hAnsi="Times New Roman"/>
          <w:color w:val="191919"/>
          <w:sz w:val="18"/>
          <w:szCs w:val="18"/>
        </w:rPr>
        <w:t>as</w:t>
      </w:r>
      <w:r>
        <w:rPr>
          <w:rFonts w:ascii="Times New Roman" w:hAnsi="Times New Roman"/>
          <w:color w:val="191919"/>
          <w:spacing w:val="10"/>
          <w:sz w:val="18"/>
          <w:szCs w:val="18"/>
        </w:rPr>
        <w:t xml:space="preserve"> </w:t>
      </w:r>
      <w:r>
        <w:rPr>
          <w:rFonts w:ascii="Times New Roman" w:hAnsi="Times New Roman"/>
          <w:color w:val="191919"/>
          <w:sz w:val="18"/>
          <w:szCs w:val="18"/>
        </w:rPr>
        <w:t>the Albany</w:t>
      </w:r>
      <w:r>
        <w:rPr>
          <w:rFonts w:ascii="Times New Roman" w:hAnsi="Times New Roman"/>
          <w:color w:val="191919"/>
          <w:spacing w:val="10"/>
          <w:sz w:val="18"/>
          <w:szCs w:val="18"/>
        </w:rPr>
        <w:t xml:space="preserve"> </w:t>
      </w:r>
      <w:r>
        <w:rPr>
          <w:rFonts w:ascii="Times New Roman" w:hAnsi="Times New Roman"/>
          <w:color w:val="191919"/>
          <w:sz w:val="18"/>
          <w:szCs w:val="18"/>
        </w:rPr>
        <w:t>Bible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Manual</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raining</w:t>
      </w:r>
      <w:r>
        <w:rPr>
          <w:rFonts w:ascii="Times New Roman" w:hAnsi="Times New Roman"/>
          <w:color w:val="191919"/>
          <w:spacing w:val="10"/>
          <w:sz w:val="18"/>
          <w:szCs w:val="18"/>
        </w:rPr>
        <w:t xml:space="preserve"> </w:t>
      </w:r>
      <w:r>
        <w:rPr>
          <w:rFonts w:ascii="Times New Roman" w:hAnsi="Times New Roman"/>
          <w:color w:val="191919"/>
          <w:sz w:val="18"/>
          <w:szCs w:val="18"/>
        </w:rPr>
        <w:t>Institute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supported</w:t>
      </w:r>
      <w:r>
        <w:rPr>
          <w:rFonts w:ascii="Times New Roman" w:hAnsi="Times New Roman"/>
          <w:color w:val="191919"/>
          <w:spacing w:val="10"/>
          <w:sz w:val="18"/>
          <w:szCs w:val="18"/>
        </w:rPr>
        <w:t xml:space="preserve"> </w:t>
      </w:r>
      <w:r>
        <w:rPr>
          <w:rFonts w:ascii="Times New Roman" w:hAnsi="Times New Roman"/>
          <w:color w:val="191919"/>
          <w:sz w:val="18"/>
          <w:szCs w:val="18"/>
        </w:rPr>
        <w:t>by</w:t>
      </w:r>
      <w:r>
        <w:rPr>
          <w:rFonts w:ascii="Times New Roman" w:hAnsi="Times New Roman"/>
          <w:color w:val="191919"/>
          <w:spacing w:val="10"/>
          <w:sz w:val="18"/>
          <w:szCs w:val="18"/>
        </w:rPr>
        <w:t xml:space="preserve"> </w:t>
      </w:r>
      <w:r>
        <w:rPr>
          <w:rFonts w:ascii="Times New Roman" w:hAnsi="Times New Roman"/>
          <w:color w:val="191919"/>
          <w:sz w:val="18"/>
          <w:szCs w:val="18"/>
        </w:rPr>
        <w:t>private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religious o</w:t>
      </w:r>
      <w:r>
        <w:rPr>
          <w:rFonts w:ascii="Times New Roman" w:hAnsi="Times New Roman"/>
          <w:color w:val="191919"/>
          <w:spacing w:val="-3"/>
          <w:sz w:val="18"/>
          <w:szCs w:val="18"/>
        </w:rPr>
        <w:t>r</w:t>
      </w:r>
      <w:r>
        <w:rPr>
          <w:rFonts w:ascii="Times New Roman" w:hAnsi="Times New Roman"/>
          <w:color w:val="191919"/>
          <w:sz w:val="18"/>
          <w:szCs w:val="18"/>
        </w:rPr>
        <w:t>ganizations,</w:t>
      </w:r>
      <w:r>
        <w:rPr>
          <w:rFonts w:ascii="Times New Roman" w:hAnsi="Times New Roman"/>
          <w:color w:val="191919"/>
          <w:spacing w:val="5"/>
          <w:sz w:val="18"/>
          <w:szCs w:val="18"/>
        </w:rPr>
        <w:t xml:space="preserve"> </w:t>
      </w:r>
      <w:r>
        <w:rPr>
          <w:rFonts w:ascii="Times New Roman" w:hAnsi="Times New Roman"/>
          <w:color w:val="191919"/>
          <w:sz w:val="18"/>
          <w:szCs w:val="18"/>
        </w:rPr>
        <w:t>was</w:t>
      </w:r>
      <w:r>
        <w:rPr>
          <w:rFonts w:ascii="Times New Roman" w:hAnsi="Times New Roman"/>
          <w:color w:val="191919"/>
          <w:spacing w:val="4"/>
          <w:sz w:val="18"/>
          <w:szCs w:val="18"/>
        </w:rPr>
        <w:t xml:space="preserve"> </w:t>
      </w:r>
      <w:r>
        <w:rPr>
          <w:rFonts w:ascii="Times New Roman" w:hAnsi="Times New Roman"/>
          <w:color w:val="191919"/>
          <w:sz w:val="18"/>
          <w:szCs w:val="18"/>
        </w:rPr>
        <w:t>founded</w:t>
      </w:r>
      <w:r>
        <w:rPr>
          <w:rFonts w:ascii="Times New Roman" w:hAnsi="Times New Roman"/>
          <w:color w:val="191919"/>
          <w:spacing w:val="5"/>
          <w:sz w:val="18"/>
          <w:szCs w:val="18"/>
        </w:rPr>
        <w:t xml:space="preserve"> </w:t>
      </w:r>
      <w:r>
        <w:rPr>
          <w:rFonts w:ascii="Times New Roman" w:hAnsi="Times New Roman"/>
          <w:color w:val="191919"/>
          <w:sz w:val="18"/>
          <w:szCs w:val="18"/>
        </w:rPr>
        <w:t>in</w:t>
      </w:r>
      <w:r>
        <w:rPr>
          <w:rFonts w:ascii="Times New Roman" w:hAnsi="Times New Roman"/>
          <w:color w:val="191919"/>
          <w:spacing w:val="5"/>
          <w:sz w:val="18"/>
          <w:szCs w:val="18"/>
        </w:rPr>
        <w:t xml:space="preserve"> </w:t>
      </w:r>
      <w:r>
        <w:rPr>
          <w:rFonts w:ascii="Times New Roman" w:hAnsi="Times New Roman"/>
          <w:color w:val="191919"/>
          <w:sz w:val="18"/>
          <w:szCs w:val="18"/>
        </w:rPr>
        <w:t>1903</w:t>
      </w:r>
      <w:r>
        <w:rPr>
          <w:rFonts w:ascii="Times New Roman" w:hAnsi="Times New Roman"/>
          <w:color w:val="191919"/>
          <w:spacing w:val="4"/>
          <w:sz w:val="18"/>
          <w:szCs w:val="18"/>
        </w:rPr>
        <w:t xml:space="preserve"> </w:t>
      </w:r>
      <w:r>
        <w:rPr>
          <w:rFonts w:ascii="Times New Roman" w:hAnsi="Times New Roman"/>
          <w:color w:val="191919"/>
          <w:sz w:val="18"/>
          <w:szCs w:val="18"/>
        </w:rPr>
        <w:t>by</w:t>
      </w:r>
      <w:r>
        <w:rPr>
          <w:rFonts w:ascii="Times New Roman" w:hAnsi="Times New Roman"/>
          <w:color w:val="191919"/>
          <w:spacing w:val="4"/>
          <w:sz w:val="18"/>
          <w:szCs w:val="18"/>
        </w:rPr>
        <w:t xml:space="preserve"> </w:t>
      </w:r>
      <w:r>
        <w:rPr>
          <w:rFonts w:ascii="Times New Roman" w:hAnsi="Times New Roman"/>
          <w:color w:val="191919"/>
          <w:sz w:val="18"/>
          <w:szCs w:val="18"/>
        </w:rPr>
        <w:t>Joseph</w:t>
      </w:r>
      <w:r>
        <w:rPr>
          <w:rFonts w:ascii="Times New Roman" w:hAnsi="Times New Roman"/>
          <w:color w:val="191919"/>
          <w:spacing w:val="1"/>
          <w:sz w:val="18"/>
          <w:szCs w:val="18"/>
        </w:rPr>
        <w:t xml:space="preserve"> </w:t>
      </w:r>
      <w:r>
        <w:rPr>
          <w:rFonts w:ascii="Times New Roman" w:hAnsi="Times New Roman"/>
          <w:color w:val="191919"/>
          <w:spacing w:val="-7"/>
          <w:sz w:val="18"/>
          <w:szCs w:val="18"/>
        </w:rPr>
        <w:t>W</w:t>
      </w:r>
      <w:r>
        <w:rPr>
          <w:rFonts w:ascii="Times New Roman" w:hAnsi="Times New Roman"/>
          <w:color w:val="191919"/>
          <w:sz w:val="18"/>
          <w:szCs w:val="18"/>
        </w:rPr>
        <w:t>inthrop</w:t>
      </w:r>
      <w:r>
        <w:rPr>
          <w:rFonts w:ascii="Times New Roman" w:hAnsi="Times New Roman"/>
          <w:color w:val="191919"/>
          <w:spacing w:val="5"/>
          <w:sz w:val="18"/>
          <w:szCs w:val="18"/>
        </w:rPr>
        <w:t xml:space="preserve"> </w:t>
      </w:r>
      <w:r w:rsidRPr="00EE3456">
        <w:rPr>
          <w:rFonts w:ascii="Times New Roman" w:hAnsi="Times New Roman"/>
          <w:color w:val="191919"/>
          <w:spacing w:val="-1"/>
          <w:sz w:val="18"/>
          <w:szCs w:val="18"/>
        </w:rPr>
        <w:t>Holley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Institute</w:t>
      </w:r>
      <w:r>
        <w:rPr>
          <w:rFonts w:ascii="Times New Roman" w:hAnsi="Times New Roman"/>
          <w:color w:val="191919"/>
          <w:spacing w:val="5"/>
          <w:sz w:val="18"/>
          <w:szCs w:val="18"/>
        </w:rPr>
        <w:t xml:space="preserve"> </w:t>
      </w:r>
      <w:r>
        <w:rPr>
          <w:rFonts w:ascii="Times New Roman" w:hAnsi="Times New Roman"/>
          <w:color w:val="191919"/>
          <w:sz w:val="18"/>
          <w:szCs w:val="18"/>
        </w:rPr>
        <w:t>provided</w:t>
      </w:r>
      <w:r>
        <w:rPr>
          <w:rFonts w:ascii="Times New Roman" w:hAnsi="Times New Roman"/>
          <w:color w:val="191919"/>
          <w:spacing w:val="5"/>
          <w:sz w:val="18"/>
          <w:szCs w:val="18"/>
        </w:rPr>
        <w:t xml:space="preserve"> </w:t>
      </w:r>
      <w:r>
        <w:rPr>
          <w:rFonts w:ascii="Times New Roman" w:hAnsi="Times New Roman"/>
          <w:color w:val="191919"/>
          <w:sz w:val="18"/>
          <w:szCs w:val="18"/>
        </w:rPr>
        <w:t>religious</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5"/>
          <w:sz w:val="18"/>
          <w:szCs w:val="18"/>
        </w:rPr>
        <w:t xml:space="preserve"> </w:t>
      </w:r>
      <w:r>
        <w:rPr>
          <w:rFonts w:ascii="Times New Roman" w:hAnsi="Times New Roman"/>
          <w:color w:val="191919"/>
          <w:sz w:val="18"/>
          <w:szCs w:val="18"/>
        </w:rPr>
        <w:t>manual</w:t>
      </w:r>
      <w:r>
        <w:rPr>
          <w:rFonts w:ascii="Times New Roman" w:hAnsi="Times New Roman"/>
          <w:color w:val="191919"/>
          <w:spacing w:val="5"/>
          <w:sz w:val="18"/>
          <w:szCs w:val="18"/>
        </w:rPr>
        <w:t xml:space="preserve"> </w:t>
      </w:r>
      <w:r>
        <w:rPr>
          <w:rFonts w:ascii="Times New Roman" w:hAnsi="Times New Roman"/>
          <w:color w:val="191919"/>
          <w:sz w:val="18"/>
          <w:szCs w:val="18"/>
        </w:rPr>
        <w:t>training</w:t>
      </w:r>
      <w:r>
        <w:rPr>
          <w:rFonts w:ascii="Times New Roman" w:hAnsi="Times New Roman"/>
          <w:color w:val="191919"/>
          <w:spacing w:val="5"/>
          <w:sz w:val="18"/>
          <w:szCs w:val="18"/>
        </w:rPr>
        <w:t xml:space="preserve"> </w:t>
      </w:r>
      <w:r>
        <w:rPr>
          <w:rFonts w:ascii="Times New Roman" w:hAnsi="Times New Roman"/>
          <w:color w:val="191919"/>
          <w:sz w:val="18"/>
          <w:szCs w:val="18"/>
        </w:rPr>
        <w:t>for</w:t>
      </w:r>
      <w:r>
        <w:rPr>
          <w:rFonts w:ascii="Times New Roman" w:hAnsi="Times New Roman"/>
          <w:color w:val="191919"/>
          <w:spacing w:val="-5"/>
          <w:sz w:val="18"/>
          <w:szCs w:val="18"/>
        </w:rPr>
        <w:t xml:space="preserve"> </w:t>
      </w:r>
      <w:r>
        <w:rPr>
          <w:rFonts w:ascii="Times New Roman" w:hAnsi="Times New Roman"/>
          <w:color w:val="191919"/>
          <w:sz w:val="18"/>
          <w:szCs w:val="18"/>
        </w:rPr>
        <w:t>African</w:t>
      </w:r>
      <w:r>
        <w:rPr>
          <w:rFonts w:ascii="Times New Roman" w:hAnsi="Times New Roman"/>
          <w:color w:val="191919"/>
          <w:spacing w:val="-6"/>
          <w:sz w:val="18"/>
          <w:szCs w:val="18"/>
        </w:rPr>
        <w:t xml:space="preserve"> </w:t>
      </w:r>
      <w:r>
        <w:rPr>
          <w:rFonts w:ascii="Times New Roman" w:hAnsi="Times New Roman"/>
          <w:color w:val="191919"/>
          <w:sz w:val="18"/>
          <w:szCs w:val="18"/>
        </w:rPr>
        <w:t>American youths</w:t>
      </w:r>
      <w:r>
        <w:rPr>
          <w:rFonts w:ascii="Times New Roman" w:hAnsi="Times New Roman"/>
          <w:color w:val="191919"/>
          <w:spacing w:val="3"/>
          <w:sz w:val="18"/>
          <w:szCs w:val="18"/>
        </w:rPr>
        <w:t xml:space="preserve"> </w:t>
      </w:r>
      <w:r>
        <w:rPr>
          <w:rFonts w:ascii="Times New Roman" w:hAnsi="Times New Roman"/>
          <w:color w:val="191919"/>
          <w:sz w:val="18"/>
          <w:szCs w:val="18"/>
        </w:rPr>
        <w:t>of</w:t>
      </w:r>
      <w:r>
        <w:rPr>
          <w:rFonts w:ascii="Times New Roman" w:hAnsi="Times New Roman"/>
          <w:color w:val="191919"/>
          <w:spacing w:val="3"/>
          <w:sz w:val="18"/>
          <w:szCs w:val="18"/>
        </w:rPr>
        <w:t xml:space="preserve"> </w:t>
      </w:r>
      <w:r>
        <w:rPr>
          <w:rFonts w:ascii="Times New Roman" w:hAnsi="Times New Roman"/>
          <w:color w:val="191919"/>
          <w:sz w:val="18"/>
          <w:szCs w:val="18"/>
        </w:rPr>
        <w:t>Southwest</w:t>
      </w:r>
      <w:r>
        <w:rPr>
          <w:rFonts w:ascii="Times New Roman" w:hAnsi="Times New Roman"/>
          <w:color w:val="191919"/>
          <w:spacing w:val="3"/>
          <w:sz w:val="18"/>
          <w:szCs w:val="18"/>
        </w:rPr>
        <w:t xml:space="preserve"> </w:t>
      </w:r>
      <w:r>
        <w:rPr>
          <w:rFonts w:ascii="Times New Roman" w:hAnsi="Times New Roman"/>
          <w:color w:val="191919"/>
          <w:sz w:val="18"/>
          <w:szCs w:val="18"/>
        </w:rPr>
        <w:t>Geo</w:t>
      </w:r>
      <w:r>
        <w:rPr>
          <w:rFonts w:ascii="Times New Roman" w:hAnsi="Times New Roman"/>
          <w:color w:val="191919"/>
          <w:spacing w:val="-3"/>
          <w:sz w:val="18"/>
          <w:szCs w:val="18"/>
        </w:rPr>
        <w:t>r</w:t>
      </w:r>
      <w:r>
        <w:rPr>
          <w:rFonts w:ascii="Times New Roman" w:hAnsi="Times New Roman"/>
          <w:color w:val="191919"/>
          <w:sz w:val="18"/>
          <w:szCs w:val="18"/>
        </w:rPr>
        <w:t>gia. The</w:t>
      </w:r>
      <w:r>
        <w:rPr>
          <w:rFonts w:ascii="Times New Roman" w:hAnsi="Times New Roman"/>
          <w:color w:val="191919"/>
          <w:spacing w:val="3"/>
          <w:sz w:val="18"/>
          <w:szCs w:val="18"/>
        </w:rPr>
        <w:t xml:space="preserve"> </w:t>
      </w:r>
      <w:r>
        <w:rPr>
          <w:rFonts w:ascii="Times New Roman" w:hAnsi="Times New Roman"/>
          <w:color w:val="191919"/>
          <w:sz w:val="18"/>
          <w:szCs w:val="18"/>
        </w:rPr>
        <w:t>mission</w:t>
      </w:r>
      <w:r>
        <w:rPr>
          <w:rFonts w:ascii="Times New Roman" w:hAnsi="Times New Roman"/>
          <w:color w:val="191919"/>
          <w:spacing w:val="3"/>
          <w:sz w:val="18"/>
          <w:szCs w:val="18"/>
        </w:rPr>
        <w:t xml:space="preserve"> </w:t>
      </w:r>
      <w:r>
        <w:rPr>
          <w:rFonts w:ascii="Times New Roman" w:hAnsi="Times New Roman"/>
          <w:color w:val="191919"/>
          <w:sz w:val="18"/>
          <w:szCs w:val="18"/>
        </w:rPr>
        <w:t>was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teachers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teach</w:t>
      </w:r>
      <w:r>
        <w:rPr>
          <w:rFonts w:ascii="Times New Roman" w:hAnsi="Times New Roman"/>
          <w:color w:val="191919"/>
          <w:spacing w:val="3"/>
          <w:sz w:val="18"/>
          <w:szCs w:val="18"/>
        </w:rPr>
        <w:t xml:space="preserve"> </w:t>
      </w:r>
      <w:r>
        <w:rPr>
          <w:rFonts w:ascii="Times New Roman" w:hAnsi="Times New Roman"/>
          <w:color w:val="191919"/>
          <w:sz w:val="18"/>
          <w:szCs w:val="18"/>
        </w:rPr>
        <w:t>basic</w:t>
      </w:r>
      <w:r>
        <w:rPr>
          <w:rFonts w:ascii="Times New Roman" w:hAnsi="Times New Roman"/>
          <w:color w:val="191919"/>
          <w:spacing w:val="3"/>
          <w:sz w:val="18"/>
          <w:szCs w:val="18"/>
        </w:rPr>
        <w:t xml:space="preserve"> </w:t>
      </w:r>
      <w:r>
        <w:rPr>
          <w:rFonts w:ascii="Times New Roman" w:hAnsi="Times New Roman"/>
          <w:color w:val="191919"/>
          <w:sz w:val="18"/>
          <w:szCs w:val="18"/>
        </w:rPr>
        <w:t>academic</w:t>
      </w:r>
      <w:r>
        <w:rPr>
          <w:rFonts w:ascii="Times New Roman" w:hAnsi="Times New Roman"/>
          <w:color w:val="191919"/>
          <w:spacing w:val="3"/>
          <w:sz w:val="18"/>
          <w:szCs w:val="18"/>
        </w:rPr>
        <w:t xml:space="preserve"> </w:t>
      </w:r>
      <w:r>
        <w:rPr>
          <w:rFonts w:ascii="Times New Roman" w:hAnsi="Times New Roman"/>
          <w:color w:val="191919"/>
          <w:sz w:val="18"/>
          <w:szCs w:val="18"/>
        </w:rPr>
        <w:t>skills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in</w:t>
      </w:r>
      <w:r>
        <w:rPr>
          <w:rFonts w:ascii="Times New Roman" w:hAnsi="Times New Roman"/>
          <w:color w:val="191919"/>
          <w:spacing w:val="3"/>
          <w:sz w:val="18"/>
          <w:szCs w:val="18"/>
        </w:rPr>
        <w:t xml:space="preserve"> </w:t>
      </w:r>
      <w:r>
        <w:rPr>
          <w:rFonts w:ascii="Times New Roman" w:hAnsi="Times New Roman"/>
          <w:color w:val="191919"/>
          <w:sz w:val="18"/>
          <w:szCs w:val="18"/>
        </w:rPr>
        <w:t>the</w:t>
      </w:r>
      <w:r>
        <w:rPr>
          <w:rFonts w:ascii="Times New Roman" w:hAnsi="Times New Roman"/>
          <w:color w:val="191919"/>
          <w:spacing w:val="3"/>
          <w:sz w:val="18"/>
          <w:szCs w:val="18"/>
        </w:rPr>
        <w:t xml:space="preserve"> </w:t>
      </w:r>
      <w:r>
        <w:rPr>
          <w:rFonts w:ascii="Times New Roman" w:hAnsi="Times New Roman"/>
          <w:color w:val="191919"/>
          <w:sz w:val="18"/>
          <w:szCs w:val="18"/>
        </w:rPr>
        <w:t>trades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1"/>
          <w:sz w:val="18"/>
          <w:szCs w:val="18"/>
        </w:rPr>
        <w:t>n</w:t>
      </w:r>
      <w:r>
        <w:rPr>
          <w:rFonts w:ascii="Times New Roman" w:hAnsi="Times New Roman"/>
          <w:color w:val="191919"/>
          <w:sz w:val="18"/>
          <w:szCs w:val="18"/>
        </w:rPr>
        <w:t>dustries,</w:t>
      </w:r>
      <w:r>
        <w:rPr>
          <w:rFonts w:ascii="Times New Roman" w:hAnsi="Times New Roman"/>
          <w:color w:val="191919"/>
          <w:spacing w:val="3"/>
          <w:sz w:val="18"/>
          <w:szCs w:val="18"/>
        </w:rPr>
        <w:t xml:space="preserve"> </w:t>
      </w:r>
      <w:r>
        <w:rPr>
          <w:rFonts w:ascii="Times New Roman" w:hAnsi="Times New Roman"/>
          <w:color w:val="191919"/>
          <w:sz w:val="18"/>
          <w:szCs w:val="18"/>
        </w:rPr>
        <w:t>with special emphasis on domestic science and art.</w:t>
      </w:r>
      <w:r>
        <w:rPr>
          <w:rFonts w:ascii="Times New Roman" w:hAnsi="Times New Roman"/>
          <w:color w:val="191919"/>
          <w:spacing w:val="-3"/>
          <w:sz w:val="18"/>
          <w:szCs w:val="18"/>
        </w:rPr>
        <w:t xml:space="preserve"> </w:t>
      </w:r>
      <w:r>
        <w:rPr>
          <w:rFonts w:ascii="Times New Roman" w:hAnsi="Times New Roman"/>
          <w:color w:val="191919"/>
          <w:sz w:val="18"/>
          <w:szCs w:val="18"/>
        </w:rPr>
        <w:t>The Institute remained a privately supported Institution until 1917.</w:t>
      </w:r>
    </w:p>
    <w:p w:rsidR="000A7810" w:rsidRDefault="000A7810" w:rsidP="00A82F11">
      <w:pPr>
        <w:widowControl w:val="0"/>
        <w:autoSpaceDE w:val="0"/>
        <w:autoSpaceDN w:val="0"/>
        <w:adjustRightInd w:val="0"/>
        <w:spacing w:before="16" w:after="0" w:line="200" w:lineRule="exact"/>
        <w:rPr>
          <w:rFonts w:ascii="Times New Roman" w:hAnsi="Times New Roman"/>
          <w:color w:val="000000"/>
          <w:sz w:val="20"/>
          <w:szCs w:val="20"/>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In 1917, the Institute became a state-supported, two-year college with a Board of Trustees, and its name was changed to Georgia Normal and Agricultural College. Offering only a limited program in agriculture, the College viewed as its primary purpose the training of elementary teachers. In 1932, the Board of Regents was established, and the college became a part of the newly established University System of Georgia.</w:t>
      </w: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In order to meet the changing needs of society, the mission of the College was expanded in 1943, and the College was granted four-year status and authorized to confer the bachelor’s degree in elementary education and home economics. At this time, the College assumed the name Albany State College. Six years later, the program of the College was again expanded to include offerings in the arts and sciences, with majors in the humanities and social studies.</w:t>
      </w: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Beginning in 1954, secondary-level programs were developed for teacher preparation in science, health and physical education, business, music, mathematics and natural sciences. The College continued to experience growth and development and was authorized in 1961 to offer a four-year degree program in nursing.</w:t>
      </w: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Always striving to address the educational needs of the time, the graduate program, a cooperative effort with Georgia State University, was added to the curriculum during the fall of 1972. Under this program, master’s degrees were offered in business education, mathematics education, elementary education, English education, health and physical education, music education and science education (biology, chemistry and physics). In the spring of 1975, a master’s degree in business administration, through Valdosta State College, was added to the graduate program.</w:t>
      </w: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During the decade of the ’70s, the number of faculty earning the doctorate degree increased by more than fifty percent, and in September 1981, the College began offering a graduate program designed and delivered solely by faculty and staff of Albany State College. Master’s degrees in business administration and education were offered. Since then criminal justice, nursing and public administration have been added.</w:t>
      </w: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p>
    <w:p w:rsidR="000A7810" w:rsidRPr="00EE3456" w:rsidRDefault="000A7810" w:rsidP="00EE3456">
      <w:pPr>
        <w:widowControl w:val="0"/>
        <w:autoSpaceDE w:val="0"/>
        <w:autoSpaceDN w:val="0"/>
        <w:adjustRightInd w:val="0"/>
        <w:spacing w:after="0" w:line="250" w:lineRule="auto"/>
        <w:ind w:left="990" w:right="93" w:firstLine="0"/>
        <w:jc w:val="both"/>
        <w:rPr>
          <w:rFonts w:ascii="Times New Roman" w:hAnsi="Times New Roman"/>
          <w:color w:val="191919"/>
          <w:sz w:val="18"/>
          <w:szCs w:val="18"/>
        </w:rPr>
      </w:pPr>
      <w:r w:rsidRPr="00EE3456">
        <w:rPr>
          <w:rFonts w:ascii="Times New Roman" w:hAnsi="Times New Roman"/>
          <w:color w:val="191919"/>
          <w:sz w:val="18"/>
          <w:szCs w:val="18"/>
        </w:rPr>
        <w:t xml:space="preserve">Albany State College was granted university status in July 1996, and the name of the Institution was changed to Albany State University. </w:t>
      </w:r>
      <w:proofErr w:type="spellStart"/>
      <w:r w:rsidRPr="00EE3456">
        <w:rPr>
          <w:rFonts w:ascii="Times New Roman" w:hAnsi="Times New Roman"/>
          <w:color w:val="191919"/>
          <w:sz w:val="18"/>
          <w:szCs w:val="18"/>
        </w:rPr>
        <w:t>Dur</w:t>
      </w:r>
      <w:proofErr w:type="spellEnd"/>
      <w:r w:rsidRPr="00EE3456">
        <w:rPr>
          <w:rFonts w:ascii="Times New Roman" w:hAnsi="Times New Roman"/>
          <w:color w:val="191919"/>
          <w:sz w:val="18"/>
          <w:szCs w:val="18"/>
        </w:rPr>
        <w:t xml:space="preserve">- </w:t>
      </w:r>
      <w:proofErr w:type="spellStart"/>
      <w:r w:rsidRPr="00EE3456">
        <w:rPr>
          <w:rFonts w:ascii="Times New Roman" w:hAnsi="Times New Roman"/>
          <w:color w:val="191919"/>
          <w:sz w:val="18"/>
          <w:szCs w:val="18"/>
        </w:rPr>
        <w:t>ing</w:t>
      </w:r>
      <w:proofErr w:type="spellEnd"/>
      <w:r w:rsidRPr="00EE3456">
        <w:rPr>
          <w:rFonts w:ascii="Times New Roman" w:hAnsi="Times New Roman"/>
          <w:color w:val="191919"/>
          <w:sz w:val="18"/>
          <w:szCs w:val="18"/>
        </w:rPr>
        <w:t xml:space="preserve"> this impressive growth and development</w:t>
      </w:r>
      <w:r>
        <w:rPr>
          <w:rFonts w:ascii="Times New Roman" w:hAnsi="Times New Roman"/>
          <w:color w:val="191919"/>
          <w:sz w:val="18"/>
          <w:szCs w:val="18"/>
        </w:rPr>
        <w:t>,</w:t>
      </w:r>
      <w:r w:rsidRPr="00EE3456">
        <w:rPr>
          <w:rFonts w:ascii="Times New Roman" w:hAnsi="Times New Roman"/>
          <w:color w:val="191919"/>
          <w:sz w:val="18"/>
          <w:szCs w:val="18"/>
        </w:rPr>
        <w:t xml:space="preserve"> th</w:t>
      </w:r>
      <w:r>
        <w:rPr>
          <w:rFonts w:ascii="Times New Roman" w:hAnsi="Times New Roman"/>
          <w:color w:val="191919"/>
          <w:sz w:val="18"/>
          <w:szCs w:val="18"/>
        </w:rPr>
        <w:t>e</w:t>
      </w:r>
      <w:r w:rsidRPr="00EE3456">
        <w:rPr>
          <w:rFonts w:ascii="Times New Roman" w:hAnsi="Times New Roman"/>
          <w:color w:val="191919"/>
          <w:sz w:val="18"/>
          <w:szCs w:val="18"/>
        </w:rPr>
        <w:t xml:space="preserve"> Universit</w:t>
      </w:r>
      <w:r>
        <w:rPr>
          <w:rFonts w:ascii="Times New Roman" w:hAnsi="Times New Roman"/>
          <w:color w:val="191919"/>
          <w:sz w:val="18"/>
          <w:szCs w:val="18"/>
        </w:rPr>
        <w:t>y</w:t>
      </w:r>
      <w:r w:rsidRPr="00EE3456">
        <w:rPr>
          <w:rFonts w:ascii="Times New Roman" w:hAnsi="Times New Roman"/>
          <w:color w:val="191919"/>
          <w:sz w:val="18"/>
          <w:szCs w:val="18"/>
        </w:rPr>
        <w:t xml:space="preserve"> ha</w:t>
      </w:r>
      <w:r>
        <w:rPr>
          <w:rFonts w:ascii="Times New Roman" w:hAnsi="Times New Roman"/>
          <w:color w:val="191919"/>
          <w:sz w:val="18"/>
          <w:szCs w:val="18"/>
        </w:rPr>
        <w:t>s</w:t>
      </w:r>
      <w:r w:rsidRPr="00EE3456">
        <w:rPr>
          <w:rFonts w:ascii="Times New Roman" w:hAnsi="Times New Roman"/>
          <w:color w:val="191919"/>
          <w:sz w:val="18"/>
          <w:szCs w:val="18"/>
        </w:rPr>
        <w:t xml:space="preserve"> bee</w:t>
      </w:r>
      <w:r>
        <w:rPr>
          <w:rFonts w:ascii="Times New Roman" w:hAnsi="Times New Roman"/>
          <w:color w:val="191919"/>
          <w:sz w:val="18"/>
          <w:szCs w:val="18"/>
        </w:rPr>
        <w:t>n</w:t>
      </w:r>
      <w:r w:rsidRPr="00EE3456">
        <w:rPr>
          <w:rFonts w:ascii="Times New Roman" w:hAnsi="Times New Roman"/>
          <w:color w:val="191919"/>
          <w:sz w:val="18"/>
          <w:szCs w:val="18"/>
        </w:rPr>
        <w:t xml:space="preserve"> guide</w:t>
      </w:r>
      <w:r>
        <w:rPr>
          <w:rFonts w:ascii="Times New Roman" w:hAnsi="Times New Roman"/>
          <w:color w:val="191919"/>
          <w:sz w:val="18"/>
          <w:szCs w:val="18"/>
        </w:rPr>
        <w:t>d</w:t>
      </w:r>
      <w:r w:rsidRPr="00EE3456">
        <w:rPr>
          <w:rFonts w:ascii="Times New Roman" w:hAnsi="Times New Roman"/>
          <w:color w:val="191919"/>
          <w:sz w:val="18"/>
          <w:szCs w:val="18"/>
        </w:rPr>
        <w:t xml:space="preserve"> b</w:t>
      </w:r>
      <w:r>
        <w:rPr>
          <w:rFonts w:ascii="Times New Roman" w:hAnsi="Times New Roman"/>
          <w:color w:val="191919"/>
          <w:sz w:val="18"/>
          <w:szCs w:val="18"/>
        </w:rPr>
        <w:t>y</w:t>
      </w:r>
      <w:r w:rsidRPr="00EE3456">
        <w:rPr>
          <w:rFonts w:ascii="Times New Roman" w:hAnsi="Times New Roman"/>
          <w:color w:val="191919"/>
          <w:sz w:val="18"/>
          <w:szCs w:val="18"/>
        </w:rPr>
        <w:t xml:space="preserve"> th</w:t>
      </w:r>
      <w:r>
        <w:rPr>
          <w:rFonts w:ascii="Times New Roman" w:hAnsi="Times New Roman"/>
          <w:color w:val="191919"/>
          <w:sz w:val="18"/>
          <w:szCs w:val="18"/>
        </w:rPr>
        <w:t>e</w:t>
      </w:r>
      <w:r w:rsidRPr="00EE3456">
        <w:rPr>
          <w:rFonts w:ascii="Times New Roman" w:hAnsi="Times New Roman"/>
          <w:color w:val="191919"/>
          <w:sz w:val="18"/>
          <w:szCs w:val="18"/>
        </w:rPr>
        <w:t xml:space="preserve"> followin</w:t>
      </w:r>
      <w:r>
        <w:rPr>
          <w:rFonts w:ascii="Times New Roman" w:hAnsi="Times New Roman"/>
          <w:color w:val="191919"/>
          <w:sz w:val="18"/>
          <w:szCs w:val="18"/>
        </w:rPr>
        <w:t>g</w:t>
      </w:r>
      <w:r w:rsidRPr="00EE3456">
        <w:rPr>
          <w:rFonts w:ascii="Times New Roman" w:hAnsi="Times New Roman"/>
          <w:color w:val="191919"/>
          <w:sz w:val="18"/>
          <w:szCs w:val="18"/>
        </w:rPr>
        <w:t xml:space="preserve"> presidents:</w:t>
      </w:r>
    </w:p>
    <w:p w:rsidR="009F5361" w:rsidRDefault="009F5361" w:rsidP="00A82F11">
      <w:pPr>
        <w:widowControl w:val="0"/>
        <w:autoSpaceDE w:val="0"/>
        <w:autoSpaceDN w:val="0"/>
        <w:adjustRightInd w:val="0"/>
        <w:spacing w:after="0" w:line="250" w:lineRule="auto"/>
        <w:ind w:left="1020" w:right="93"/>
        <w:jc w:val="both"/>
        <w:rPr>
          <w:rFonts w:ascii="Times New Roman" w:hAnsi="Times New Roman"/>
          <w:color w:val="191919"/>
          <w:spacing w:val="-1"/>
          <w:sz w:val="18"/>
          <w:szCs w:val="18"/>
        </w:rPr>
      </w:pPr>
    </w:p>
    <w:tbl>
      <w:tblPr>
        <w:tblStyle w:val="TableGrid"/>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5"/>
        <w:gridCol w:w="5201"/>
      </w:tblGrid>
      <w:tr w:rsidR="009F5361" w:rsidTr="009F5361">
        <w:trPr>
          <w:trHeight w:val="1055"/>
        </w:trPr>
        <w:tc>
          <w:tcPr>
            <w:tcW w:w="5718" w:type="dxa"/>
          </w:tcPr>
          <w:p w:rsidR="009F5361" w:rsidRDefault="009F5361" w:rsidP="009F5361">
            <w:pPr>
              <w:widowControl w:val="0"/>
              <w:tabs>
                <w:tab w:val="right" w:pos="4853"/>
              </w:tabs>
              <w:autoSpaceDE w:val="0"/>
              <w:autoSpaceDN w:val="0"/>
              <w:adjustRightInd w:val="0"/>
              <w:spacing w:before="30"/>
              <w:ind w:right="-36" w:firstLine="41"/>
              <w:jc w:val="center"/>
              <w:rPr>
                <w:rFonts w:ascii="Times New Roman" w:hAnsi="Times New Roman"/>
                <w:color w:val="000000"/>
                <w:sz w:val="18"/>
                <w:szCs w:val="18"/>
              </w:rPr>
            </w:pPr>
            <w:r>
              <w:rPr>
                <w:rFonts w:ascii="Times New Roman" w:hAnsi="Times New Roman"/>
                <w:b/>
                <w:bCs/>
                <w:color w:val="191919"/>
                <w:sz w:val="18"/>
                <w:szCs w:val="18"/>
              </w:rPr>
              <w:t>Joseph</w:t>
            </w:r>
            <w:r>
              <w:rPr>
                <w:rFonts w:ascii="Times New Roman" w:hAnsi="Times New Roman"/>
                <w:b/>
                <w:bCs/>
                <w:color w:val="191919"/>
                <w:spacing w:val="-3"/>
                <w:sz w:val="18"/>
                <w:szCs w:val="18"/>
              </w:rPr>
              <w:t xml:space="preserve"> W</w:t>
            </w:r>
            <w:r>
              <w:rPr>
                <w:rFonts w:ascii="Times New Roman" w:hAnsi="Times New Roman"/>
                <w:b/>
                <w:bCs/>
                <w:color w:val="191919"/>
                <w:sz w:val="18"/>
                <w:szCs w:val="18"/>
              </w:rPr>
              <w:t>inth</w:t>
            </w:r>
            <w:r>
              <w:rPr>
                <w:rFonts w:ascii="Times New Roman" w:hAnsi="Times New Roman"/>
                <w:b/>
                <w:bCs/>
                <w:color w:val="191919"/>
                <w:spacing w:val="-3"/>
                <w:sz w:val="18"/>
                <w:szCs w:val="18"/>
              </w:rPr>
              <w:t>r</w:t>
            </w:r>
            <w:r>
              <w:rPr>
                <w:rFonts w:ascii="Times New Roman" w:hAnsi="Times New Roman"/>
                <w:b/>
                <w:bCs/>
                <w:color w:val="191919"/>
                <w:sz w:val="18"/>
                <w:szCs w:val="18"/>
              </w:rPr>
              <w:t>op Holle</w:t>
            </w:r>
            <w:r>
              <w:rPr>
                <w:rFonts w:ascii="Times New Roman" w:hAnsi="Times New Roman"/>
                <w:b/>
                <w:bCs/>
                <w:color w:val="191919"/>
                <w:spacing w:val="-10"/>
                <w:sz w:val="18"/>
                <w:szCs w:val="18"/>
              </w:rPr>
              <w:t>y</w:t>
            </w:r>
            <w:r>
              <w:rPr>
                <w:rFonts w:ascii="Times New Roman" w:hAnsi="Times New Roman"/>
                <w:b/>
                <w:bCs/>
                <w:color w:val="191919"/>
                <w:sz w:val="18"/>
                <w:szCs w:val="18"/>
              </w:rPr>
              <w:t xml:space="preserve">, D.D., LL.D. </w:t>
            </w:r>
            <w:r>
              <w:rPr>
                <w:rFonts w:ascii="Times New Roman" w:hAnsi="Times New Roman"/>
                <w:color w:val="191919"/>
                <w:sz w:val="18"/>
                <w:szCs w:val="18"/>
              </w:rPr>
              <w:t>(1903-1943)</w:t>
            </w:r>
          </w:p>
          <w:p w:rsidR="009F5361" w:rsidRDefault="009F5361" w:rsidP="009F5361">
            <w:pPr>
              <w:widowControl w:val="0"/>
              <w:autoSpaceDE w:val="0"/>
              <w:autoSpaceDN w:val="0"/>
              <w:adjustRightInd w:val="0"/>
              <w:spacing w:before="6"/>
              <w:ind w:right="65" w:hanging="60"/>
              <w:jc w:val="center"/>
              <w:rPr>
                <w:rFonts w:ascii="Times New Roman" w:hAnsi="Times New Roman"/>
                <w:color w:val="191919"/>
                <w:sz w:val="18"/>
                <w:szCs w:val="18"/>
              </w:rPr>
            </w:pPr>
            <w:r>
              <w:rPr>
                <w:rFonts w:ascii="Times New Roman" w:hAnsi="Times New Roman"/>
                <w:b/>
                <w:bCs/>
                <w:color w:val="191919"/>
                <w:sz w:val="18"/>
                <w:szCs w:val="18"/>
              </w:rPr>
              <w:t>Aa</w:t>
            </w:r>
            <w:r>
              <w:rPr>
                <w:rFonts w:ascii="Times New Roman" w:hAnsi="Times New Roman"/>
                <w:b/>
                <w:bCs/>
                <w:color w:val="191919"/>
                <w:spacing w:val="-3"/>
                <w:sz w:val="18"/>
                <w:szCs w:val="18"/>
              </w:rPr>
              <w:t>r</w:t>
            </w:r>
            <w:r>
              <w:rPr>
                <w:rFonts w:ascii="Times New Roman" w:hAnsi="Times New Roman"/>
                <w:b/>
                <w:bCs/>
                <w:color w:val="191919"/>
                <w:sz w:val="18"/>
                <w:szCs w:val="18"/>
              </w:rPr>
              <w:t>on B</w:t>
            </w:r>
            <w:r>
              <w:rPr>
                <w:rFonts w:ascii="Times New Roman" w:hAnsi="Times New Roman"/>
                <w:b/>
                <w:bCs/>
                <w:color w:val="191919"/>
                <w:spacing w:val="-3"/>
                <w:sz w:val="18"/>
                <w:szCs w:val="18"/>
              </w:rPr>
              <w:t>r</w:t>
            </w:r>
            <w:r>
              <w:rPr>
                <w:rFonts w:ascii="Times New Roman" w:hAnsi="Times New Roman"/>
                <w:b/>
                <w:bCs/>
                <w:color w:val="191919"/>
                <w:sz w:val="18"/>
                <w:szCs w:val="18"/>
              </w:rPr>
              <w:t xml:space="preserve">own, Ph.D., LL.D.,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w:t>
            </w:r>
            <w:r>
              <w:rPr>
                <w:rFonts w:ascii="Times New Roman" w:hAnsi="Times New Roman"/>
                <w:color w:val="191919"/>
                <w:sz w:val="18"/>
                <w:szCs w:val="18"/>
              </w:rPr>
              <w:t xml:space="preserve">(1943-1953) </w:t>
            </w:r>
          </w:p>
          <w:p w:rsidR="009F5361" w:rsidRDefault="009F5361" w:rsidP="009F5361">
            <w:pPr>
              <w:widowControl w:val="0"/>
              <w:autoSpaceDE w:val="0"/>
              <w:autoSpaceDN w:val="0"/>
              <w:adjustRightInd w:val="0"/>
              <w:spacing w:before="12" w:line="250" w:lineRule="auto"/>
              <w:ind w:right="424" w:firstLine="32"/>
              <w:jc w:val="center"/>
              <w:rPr>
                <w:rFonts w:ascii="Times New Roman" w:hAnsi="Times New Roman"/>
                <w:color w:val="000000"/>
                <w:sz w:val="18"/>
                <w:szCs w:val="18"/>
              </w:rPr>
            </w:pPr>
            <w:r>
              <w:rPr>
                <w:rFonts w:ascii="Times New Roman" w:hAnsi="Times New Roman"/>
                <w:b/>
                <w:bCs/>
                <w:color w:val="191919"/>
                <w:spacing w:val="-3"/>
                <w:sz w:val="18"/>
                <w:szCs w:val="18"/>
              </w:rPr>
              <w:t>W</w:t>
            </w:r>
            <w:r>
              <w:rPr>
                <w:rFonts w:ascii="Times New Roman" w:hAnsi="Times New Roman"/>
                <w:b/>
                <w:bCs/>
                <w:color w:val="191919"/>
                <w:sz w:val="18"/>
                <w:szCs w:val="18"/>
              </w:rPr>
              <w:t xml:space="preserve">illiam H. Dennis, LL.D. </w:t>
            </w:r>
            <w:r>
              <w:rPr>
                <w:rFonts w:ascii="Times New Roman" w:hAnsi="Times New Roman"/>
                <w:color w:val="191919"/>
                <w:sz w:val="18"/>
                <w:szCs w:val="18"/>
              </w:rPr>
              <w:t>(1953-1965)</w:t>
            </w:r>
          </w:p>
          <w:p w:rsidR="009F5361" w:rsidRDefault="009F5361" w:rsidP="009F5361">
            <w:pPr>
              <w:widowControl w:val="0"/>
              <w:autoSpaceDE w:val="0"/>
              <w:autoSpaceDN w:val="0"/>
              <w:adjustRightInd w:val="0"/>
              <w:spacing w:line="250" w:lineRule="auto"/>
              <w:ind w:right="93"/>
              <w:jc w:val="center"/>
              <w:rPr>
                <w:rFonts w:ascii="Times New Roman" w:hAnsi="Times New Roman"/>
                <w:color w:val="000000"/>
                <w:sz w:val="18"/>
                <w:szCs w:val="18"/>
              </w:rPr>
            </w:pPr>
            <w:r>
              <w:rPr>
                <w:rFonts w:ascii="Times New Roman" w:hAnsi="Times New Roman"/>
                <w:b/>
                <w:bCs/>
                <w:color w:val="191919"/>
                <w:sz w:val="18"/>
                <w:szCs w:val="18"/>
              </w:rPr>
              <w:t>Thomas Miller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 xml:space="preserve">Jenkins, J.D., LL.D. </w:t>
            </w:r>
            <w:r>
              <w:rPr>
                <w:rFonts w:ascii="Times New Roman" w:hAnsi="Times New Roman"/>
                <w:color w:val="191919"/>
                <w:position w:val="-4"/>
                <w:sz w:val="18"/>
                <w:szCs w:val="18"/>
              </w:rPr>
              <w:t>(1965-1969)</w:t>
            </w:r>
          </w:p>
        </w:tc>
        <w:tc>
          <w:tcPr>
            <w:tcW w:w="5718" w:type="dxa"/>
          </w:tcPr>
          <w:p w:rsidR="009F5361" w:rsidRDefault="009F5361" w:rsidP="00EE3456">
            <w:pPr>
              <w:widowControl w:val="0"/>
              <w:autoSpaceDE w:val="0"/>
              <w:autoSpaceDN w:val="0"/>
              <w:adjustRightInd w:val="0"/>
              <w:spacing w:before="30"/>
              <w:ind w:left="92" w:right="240" w:hanging="18"/>
              <w:jc w:val="center"/>
              <w:rPr>
                <w:rFonts w:ascii="Times New Roman" w:hAnsi="Times New Roman"/>
                <w:color w:val="000000"/>
                <w:sz w:val="18"/>
                <w:szCs w:val="18"/>
              </w:rPr>
            </w:pPr>
            <w:r>
              <w:rPr>
                <w:rFonts w:ascii="Times New Roman" w:hAnsi="Times New Roman"/>
                <w:b/>
                <w:bCs/>
                <w:color w:val="191919"/>
                <w:sz w:val="18"/>
                <w:szCs w:val="18"/>
              </w:rPr>
              <w:t xml:space="preserve">Charles L. Hayes,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w:t>
            </w:r>
            <w:r>
              <w:rPr>
                <w:rFonts w:ascii="Times New Roman" w:hAnsi="Times New Roman"/>
                <w:color w:val="191919"/>
                <w:sz w:val="18"/>
                <w:szCs w:val="18"/>
              </w:rPr>
              <w:t>(1969-1980)</w:t>
            </w:r>
          </w:p>
          <w:p w:rsidR="009F5361" w:rsidRDefault="009F5361" w:rsidP="009F5361">
            <w:pPr>
              <w:widowControl w:val="0"/>
              <w:autoSpaceDE w:val="0"/>
              <w:autoSpaceDN w:val="0"/>
              <w:adjustRightInd w:val="0"/>
              <w:spacing w:before="6"/>
              <w:ind w:left="-90" w:right="30" w:firstLine="27"/>
              <w:jc w:val="center"/>
              <w:rPr>
                <w:rFonts w:ascii="Times New Roman" w:hAnsi="Times New Roman"/>
                <w:color w:val="191919"/>
                <w:sz w:val="18"/>
                <w:szCs w:val="18"/>
              </w:rPr>
            </w:pPr>
            <w:r>
              <w:rPr>
                <w:rFonts w:ascii="Times New Roman" w:hAnsi="Times New Roman"/>
                <w:b/>
                <w:bCs/>
                <w:color w:val="191919"/>
                <w:sz w:val="18"/>
                <w:szCs w:val="18"/>
              </w:rPr>
              <w:t xml:space="preserve">Billy C. Black, Ph.D. </w:t>
            </w:r>
            <w:r>
              <w:rPr>
                <w:rFonts w:ascii="Times New Roman" w:hAnsi="Times New Roman"/>
                <w:color w:val="191919"/>
                <w:sz w:val="18"/>
                <w:szCs w:val="18"/>
              </w:rPr>
              <w:t>(1980-1996)</w:t>
            </w:r>
          </w:p>
          <w:p w:rsidR="009F5361" w:rsidRDefault="009F5361" w:rsidP="009F5361">
            <w:pPr>
              <w:widowControl w:val="0"/>
              <w:autoSpaceDE w:val="0"/>
              <w:autoSpaceDN w:val="0"/>
              <w:adjustRightInd w:val="0"/>
              <w:spacing w:before="6"/>
              <w:ind w:left="-90" w:right="30" w:hanging="16"/>
              <w:jc w:val="center"/>
              <w:rPr>
                <w:rFonts w:ascii="Times New Roman" w:hAnsi="Times New Roman"/>
                <w:color w:val="000000"/>
                <w:sz w:val="18"/>
                <w:szCs w:val="18"/>
              </w:rPr>
            </w:pPr>
            <w:r>
              <w:rPr>
                <w:rFonts w:ascii="Times New Roman" w:hAnsi="Times New Roman"/>
                <w:b/>
                <w:bCs/>
                <w:color w:val="191919"/>
                <w:sz w:val="18"/>
                <w:szCs w:val="18"/>
              </w:rPr>
              <w:t xml:space="preserve">Portia Holmes Shields, Ph.D. </w:t>
            </w:r>
            <w:r>
              <w:rPr>
                <w:rFonts w:ascii="Times New Roman" w:hAnsi="Times New Roman"/>
                <w:color w:val="191919"/>
                <w:sz w:val="18"/>
                <w:szCs w:val="18"/>
              </w:rPr>
              <w:t>(1996-2005)</w:t>
            </w:r>
          </w:p>
          <w:p w:rsidR="009F5361" w:rsidRDefault="009F5361" w:rsidP="009F5361">
            <w:pPr>
              <w:widowControl w:val="0"/>
              <w:autoSpaceDE w:val="0"/>
              <w:autoSpaceDN w:val="0"/>
              <w:adjustRightInd w:val="0"/>
              <w:spacing w:before="6"/>
              <w:ind w:left="-90" w:right="30" w:firstLine="34"/>
              <w:jc w:val="center"/>
              <w:rPr>
                <w:rFonts w:ascii="Times New Roman" w:hAnsi="Times New Roman"/>
                <w:color w:val="000000"/>
                <w:sz w:val="18"/>
                <w:szCs w:val="18"/>
              </w:rPr>
            </w:pPr>
            <w:proofErr w:type="spellStart"/>
            <w:r>
              <w:rPr>
                <w:rFonts w:ascii="Times New Roman" w:hAnsi="Times New Roman"/>
                <w:b/>
                <w:bCs/>
                <w:color w:val="191919"/>
                <w:sz w:val="18"/>
                <w:szCs w:val="18"/>
              </w:rPr>
              <w:t>Eve</w:t>
            </w:r>
            <w:r>
              <w:rPr>
                <w:rFonts w:ascii="Times New Roman" w:hAnsi="Times New Roman"/>
                <w:b/>
                <w:bCs/>
                <w:color w:val="191919"/>
                <w:spacing w:val="-3"/>
                <w:sz w:val="18"/>
                <w:szCs w:val="18"/>
              </w:rPr>
              <w:t>r</w:t>
            </w:r>
            <w:r>
              <w:rPr>
                <w:rFonts w:ascii="Times New Roman" w:hAnsi="Times New Roman"/>
                <w:b/>
                <w:bCs/>
                <w:color w:val="191919"/>
                <w:sz w:val="18"/>
                <w:szCs w:val="18"/>
              </w:rPr>
              <w:t>ette</w:t>
            </w:r>
            <w:proofErr w:type="spellEnd"/>
            <w:r>
              <w:rPr>
                <w:rFonts w:ascii="Times New Roman" w:hAnsi="Times New Roman"/>
                <w:b/>
                <w:bCs/>
                <w:color w:val="191919"/>
                <w:sz w:val="18"/>
                <w:szCs w:val="18"/>
              </w:rPr>
              <w:t xml:space="preserve"> J. F</w:t>
            </w:r>
            <w:r>
              <w:rPr>
                <w:rFonts w:ascii="Times New Roman" w:hAnsi="Times New Roman"/>
                <w:b/>
                <w:bCs/>
                <w:color w:val="191919"/>
                <w:spacing w:val="-3"/>
                <w:sz w:val="18"/>
                <w:szCs w:val="18"/>
              </w:rPr>
              <w:t>r</w:t>
            </w:r>
            <w:r>
              <w:rPr>
                <w:rFonts w:ascii="Times New Roman" w:hAnsi="Times New Roman"/>
                <w:b/>
                <w:bCs/>
                <w:color w:val="191919"/>
                <w:sz w:val="18"/>
                <w:szCs w:val="18"/>
              </w:rPr>
              <w:t xml:space="preserve">eeman,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M.A., B.A., </w:t>
            </w:r>
            <w:r>
              <w:rPr>
                <w:rFonts w:ascii="Times New Roman" w:hAnsi="Times New Roman"/>
                <w:color w:val="191919"/>
                <w:position w:val="-4"/>
                <w:sz w:val="18"/>
                <w:szCs w:val="18"/>
              </w:rPr>
              <w:t>(2005 – Present)</w:t>
            </w:r>
          </w:p>
          <w:p w:rsidR="009F5361" w:rsidRDefault="009F5361" w:rsidP="00A82F11">
            <w:pPr>
              <w:widowControl w:val="0"/>
              <w:autoSpaceDE w:val="0"/>
              <w:autoSpaceDN w:val="0"/>
              <w:adjustRightInd w:val="0"/>
              <w:spacing w:line="250" w:lineRule="auto"/>
              <w:ind w:right="93"/>
              <w:jc w:val="both"/>
              <w:rPr>
                <w:rFonts w:ascii="Times New Roman" w:hAnsi="Times New Roman"/>
                <w:color w:val="000000"/>
                <w:sz w:val="18"/>
                <w:szCs w:val="18"/>
              </w:rPr>
            </w:pPr>
          </w:p>
        </w:tc>
      </w:tr>
    </w:tbl>
    <w:p w:rsidR="000A7810" w:rsidRDefault="000A7810" w:rsidP="00A82F11">
      <w:pPr>
        <w:widowControl w:val="0"/>
        <w:autoSpaceDE w:val="0"/>
        <w:autoSpaceDN w:val="0"/>
        <w:adjustRightInd w:val="0"/>
        <w:spacing w:before="9" w:after="0" w:line="200" w:lineRule="exact"/>
        <w:rPr>
          <w:rFonts w:ascii="Times New Roman" w:hAnsi="Times New Roman"/>
          <w:color w:val="000000"/>
          <w:sz w:val="20"/>
          <w:szCs w:val="20"/>
        </w:rPr>
      </w:pPr>
    </w:p>
    <w:p w:rsidR="000A7810" w:rsidRDefault="00623C29" w:rsidP="00461EC4">
      <w:pPr>
        <w:widowControl w:val="0"/>
        <w:tabs>
          <w:tab w:val="left" w:pos="4120"/>
        </w:tabs>
        <w:autoSpaceDE w:val="0"/>
        <w:autoSpaceDN w:val="0"/>
        <w:adjustRightInd w:val="0"/>
        <w:spacing w:after="0" w:line="390" w:lineRule="exact"/>
        <w:ind w:left="106" w:hanging="106"/>
        <w:rPr>
          <w:rFonts w:ascii="Times New Roman" w:hAnsi="Times New Roman"/>
          <w:color w:val="000000"/>
          <w:sz w:val="15"/>
          <w:szCs w:val="15"/>
        </w:rPr>
        <w:sectPr w:rsidR="000A7810" w:rsidSect="00A331E4">
          <w:type w:val="continuous"/>
          <w:pgSz w:w="12240" w:h="15840"/>
          <w:pgMar w:top="450" w:right="600" w:bottom="280" w:left="420" w:header="720" w:footer="294" w:gutter="0"/>
          <w:cols w:space="720" w:equalWidth="0">
            <w:col w:w="11220"/>
          </w:cols>
          <w:noEndnote/>
          <w:titlePg/>
          <w:docGrid w:linePitch="299"/>
        </w:sectPr>
      </w:pPr>
      <w:r w:rsidRPr="00623C29">
        <w:rPr>
          <w:rFonts w:ascii="Times New Roman" w:hAnsi="Times New Roman" w:cs="Times New Roman"/>
          <w:noProof/>
          <w:sz w:val="44"/>
          <w:szCs w:val="44"/>
          <w:lang w:eastAsia="en-US"/>
        </w:rPr>
        <w:pict>
          <v:shape id="Text Box 229" o:spid="_x0000_s1029" type="#_x0000_t202" style="position:absolute;left:0;text-align:left;margin-left:20.9pt;margin-top:49.1pt;width:12pt;height:63.8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" o:allowincell="f" filled="f" stroked="f">
            <v:textbox style="layout-flow:vertical;mso-layout-flow-alt:bottom-to-top;mso-next-textbox:#Text Box 229"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A82F11" w:rsidRDefault="00623C29" w:rsidP="00A82F11">
      <w:pPr>
        <w:widowControl w:val="0"/>
        <w:autoSpaceDE w:val="0"/>
        <w:autoSpaceDN w:val="0"/>
        <w:adjustRightInd w:val="0"/>
        <w:spacing w:before="57" w:after="0"/>
        <w:ind w:left="7200"/>
        <w:rPr>
          <w:rFonts w:ascii="Century Gothic" w:hAnsi="Century Gothic" w:cs="Century Gothic"/>
          <w:color w:val="000000"/>
          <w:sz w:val="16"/>
          <w:szCs w:val="16"/>
        </w:rPr>
      </w:pPr>
      <w:r w:rsidRPr="00623C29">
        <w:rPr>
          <w:rFonts w:ascii="Calibri" w:hAnsi="Calibri"/>
          <w:noProof/>
          <w:sz w:val="18"/>
          <w:szCs w:val="18"/>
        </w:rPr>
        <w:lastRenderedPageBreak/>
        <w:pict>
          <v:group id="_x0000_s17411" style="position:absolute;left:0;text-align:left;margin-left:416.4pt;margin-top:-22.2pt;width:198.65pt;height:795.8pt;z-index:-251353088" coordorigin="9205,-90" coordsize="3973,15916">
            <v:group id="_x0000_s17412" style="position:absolute;left:9205;top:-90;width:3973;height:15916" coordorigin="9205,-90" coordsize="3973,15916">
              <v:group id="_x0000_s17413" style="position:absolute;left:9205;top:-90;width:3973;height:15916" coordorigin="9205,-90" coordsize="3973,15916">
                <v:rect id="Rectangle 2736" o:spid="_x0000_s1741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41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41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41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41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41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42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42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42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42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42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42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42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42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42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42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43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43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43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43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43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43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43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A331E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A331E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43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A331E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43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A331E4" w:rsidRDefault="00A331E4" w:rsidP="00A331E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43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44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44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44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A331E4" w:rsidRPr="008A161B"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44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44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A331E4" w:rsidRPr="008A161B"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A82F11">
        <w:rPr>
          <w:rFonts w:ascii="Century Gothic" w:hAnsi="Century Gothic" w:cs="Century Gothic"/>
          <w:b/>
          <w:bCs/>
          <w:color w:val="191919"/>
          <w:sz w:val="16"/>
          <w:szCs w:val="16"/>
        </w:rPr>
        <w:t xml:space="preserve">         Mission, History &amp; Profile</w:t>
      </w:r>
    </w:p>
    <w:p w:rsidR="000A7810" w:rsidRDefault="000A7810" w:rsidP="00A82F11">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A82F11">
      <w:pPr>
        <w:widowControl w:val="0"/>
        <w:autoSpaceDE w:val="0"/>
        <w:autoSpaceDN w:val="0"/>
        <w:adjustRightInd w:val="0"/>
        <w:spacing w:before="7" w:after="0" w:line="280" w:lineRule="exact"/>
        <w:rPr>
          <w:rFonts w:ascii="Times New Roman" w:hAnsi="Times New Roman"/>
          <w:color w:val="000000"/>
          <w:sz w:val="28"/>
          <w:szCs w:val="28"/>
        </w:rPr>
      </w:pPr>
    </w:p>
    <w:p w:rsidR="000A7810" w:rsidRDefault="000A7810" w:rsidP="003B5DD4">
      <w:pPr>
        <w:pStyle w:val="Heading2"/>
        <w:spacing w:before="0" w:line="240" w:lineRule="auto"/>
        <w:rPr>
          <w:rFonts w:ascii="Times New Roman" w:hAnsi="Times New Roman"/>
          <w:color w:val="000000"/>
          <w:sz w:val="54"/>
          <w:szCs w:val="54"/>
        </w:rPr>
      </w:pPr>
      <w:bookmarkStart w:id="6" w:name="_Toc295058510"/>
      <w:r>
        <w:rPr>
          <w:rFonts w:ascii="Times New Roman" w:hAnsi="Times New Roman"/>
          <w:color w:val="191919"/>
          <w:sz w:val="72"/>
          <w:szCs w:val="72"/>
        </w:rPr>
        <w:t>P</w:t>
      </w:r>
      <w:r>
        <w:rPr>
          <w:rFonts w:ascii="Times New Roman" w:hAnsi="Times New Roman"/>
          <w:color w:val="191919"/>
          <w:sz w:val="54"/>
          <w:szCs w:val="54"/>
        </w:rPr>
        <w:t>ROFILE</w:t>
      </w:r>
      <w:bookmarkEnd w:id="6"/>
    </w:p>
    <w:p w:rsidR="000A7810" w:rsidRDefault="000A7810" w:rsidP="00A82F11">
      <w:pPr>
        <w:widowControl w:val="0"/>
        <w:autoSpaceDE w:val="0"/>
        <w:autoSpaceDN w:val="0"/>
        <w:adjustRightInd w:val="0"/>
        <w:spacing w:before="8" w:after="0" w:line="150" w:lineRule="exact"/>
        <w:rPr>
          <w:rFonts w:ascii="Times New Roman" w:hAnsi="Times New Roman"/>
          <w:color w:val="000000"/>
          <w:sz w:val="15"/>
          <w:szCs w:val="15"/>
        </w:rPr>
      </w:pPr>
    </w:p>
    <w:p w:rsidR="000A7810" w:rsidRPr="003B5DD4" w:rsidRDefault="000A7810" w:rsidP="003B5DD4">
      <w:pPr>
        <w:pStyle w:val="Heading2"/>
        <w:spacing w:before="0" w:line="240" w:lineRule="auto"/>
        <w:rPr>
          <w:rFonts w:ascii="Times New Roman" w:hAnsi="Times New Roman"/>
          <w:bCs w:val="0"/>
          <w:color w:val="191919"/>
          <w:sz w:val="18"/>
          <w:szCs w:val="18"/>
        </w:rPr>
      </w:pPr>
      <w:bookmarkStart w:id="7" w:name="_Toc295058511"/>
      <w:r w:rsidRPr="003B5DD4">
        <w:rPr>
          <w:rFonts w:ascii="Times New Roman" w:hAnsi="Times New Roman"/>
          <w:bCs w:val="0"/>
          <w:color w:val="191919"/>
          <w:sz w:val="24"/>
          <w:szCs w:val="24"/>
        </w:rPr>
        <w:t>A</w:t>
      </w:r>
      <w:r w:rsidRPr="003B5DD4">
        <w:rPr>
          <w:rFonts w:ascii="Times New Roman" w:hAnsi="Times New Roman"/>
          <w:bCs w:val="0"/>
          <w:color w:val="191919"/>
          <w:sz w:val="18"/>
          <w:szCs w:val="18"/>
        </w:rPr>
        <w:t>CCREDITATION</w:t>
      </w:r>
      <w:bookmarkEnd w:id="7"/>
    </w:p>
    <w:p w:rsidR="000A7810" w:rsidRPr="00D75978" w:rsidRDefault="00623C29" w:rsidP="00EE3456">
      <w:pPr>
        <w:widowControl w:val="0"/>
        <w:autoSpaceDE w:val="0"/>
        <w:autoSpaceDN w:val="0"/>
        <w:adjustRightInd w:val="0"/>
        <w:spacing w:before="13" w:after="0" w:line="250" w:lineRule="auto"/>
        <w:ind w:right="634" w:firstLine="0"/>
        <w:jc w:val="both"/>
        <w:rPr>
          <w:rFonts w:ascii="Times New Roman" w:hAnsi="Times New Roman"/>
          <w:color w:val="000000"/>
          <w:sz w:val="18"/>
          <w:szCs w:val="18"/>
        </w:rPr>
      </w:pPr>
      <w:r w:rsidRPr="00623C29">
        <w:rPr>
          <w:rFonts w:ascii="Calibri" w:hAnsi="Calibri"/>
          <w:noProof/>
          <w:sz w:val="18"/>
          <w:szCs w:val="18"/>
          <w:lang w:eastAsia="en-US"/>
        </w:rPr>
        <w:pict>
          <v:shape id="Text Box 269" o:spid="_x0000_s1031" type="#_x0000_t202" style="position:absolute;left:0;text-align:left;margin-left:579.2pt;margin-top:49.1pt;width:12pt;height:63.8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" o:allowincell="f" filled="f" stroked="f">
            <v:textbox style="layout-flow:vertical;mso-next-textbox:#Text Box 269"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Calibri" w:hAnsi="Calibri"/>
          <w:noProof/>
          <w:sz w:val="18"/>
          <w:szCs w:val="18"/>
          <w:lang w:eastAsia="en-US"/>
        </w:rPr>
        <w:pict>
          <v:shape id="Text Box 272" o:spid="_x0000_s1030" type="#_x0000_t202" style="position:absolute;left:0;text-align:left;margin-left:573.2pt;margin-top:676.85pt;width:24pt;height:58.4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mFMtQIAALU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" o:allowincell="f" filled="f" stroked="f">
            <v:textbox style="layout-flow:vertical;mso-next-textbox:#Text Box 272" inset="0,0,0,0">
              <w:txbxContent>
                <w:p w:rsidR="00A331E4" w:rsidRDefault="00A331E4" w:rsidP="00A82F11">
                  <w:pPr>
                    <w:widowControl w:val="0"/>
                    <w:autoSpaceDE w:val="0"/>
                    <w:autoSpaceDN w:val="0"/>
                    <w:adjustRightInd w:val="0"/>
                    <w:spacing w:after="0" w:line="221" w:lineRule="exact"/>
                    <w:ind w:left="-15" w:right="-15"/>
                    <w:jc w:val="center"/>
                    <w:rPr>
                      <w:rFonts w:ascii="Century Gothic" w:hAnsi="Century Gothic" w:cs="Century Gothic"/>
                      <w:color w:val="000000"/>
                      <w:sz w:val="20"/>
                      <w:szCs w:val="20"/>
                    </w:rPr>
                  </w:pPr>
                  <w:r>
                    <w:rPr>
                      <w:rFonts w:ascii="Century Gothic" w:hAnsi="Century Gothic" w:cs="Century Gothic"/>
                      <w:b/>
                      <w:bCs/>
                      <w:color w:val="191919"/>
                      <w:sz w:val="20"/>
                      <w:szCs w:val="20"/>
                    </w:rPr>
                    <w:t>Personnel &amp;</w:t>
                  </w:r>
                </w:p>
                <w:p w:rsidR="00A331E4" w:rsidRDefault="00A331E4" w:rsidP="00A82F11">
                  <w:pPr>
                    <w:widowControl w:val="0"/>
                    <w:autoSpaceDE w:val="0"/>
                    <w:autoSpaceDN w:val="0"/>
                    <w:adjustRightInd w:val="0"/>
                    <w:spacing w:after="0" w:line="240" w:lineRule="exact"/>
                    <w:ind w:left="275" w:right="275"/>
                    <w:jc w:val="center"/>
                    <w:rPr>
                      <w:rFonts w:ascii="Century Gothic" w:hAnsi="Century Gothic" w:cs="Century Gothic"/>
                      <w:color w:val="000000"/>
                      <w:sz w:val="20"/>
                      <w:szCs w:val="20"/>
                    </w:rPr>
                  </w:pPr>
                  <w:r>
                    <w:rPr>
                      <w:rFonts w:ascii="Century Gothic" w:hAnsi="Century Gothic" w:cs="Century Gothic"/>
                      <w:b/>
                      <w:bCs/>
                      <w:color w:val="191919"/>
                      <w:sz w:val="20"/>
                      <w:szCs w:val="20"/>
                    </w:rPr>
                    <w:t>Index</w:t>
                  </w:r>
                </w:p>
              </w:txbxContent>
            </v:textbox>
            <w10:wrap anchorx="page" anchory="page"/>
          </v:shape>
        </w:pict>
      </w:r>
      <w:r w:rsidR="000A7810" w:rsidRPr="00D75978">
        <w:rPr>
          <w:rFonts w:ascii="Times New Roman" w:hAnsi="Times New Roman"/>
          <w:color w:val="191919"/>
          <w:sz w:val="18"/>
          <w:szCs w:val="18"/>
        </w:rPr>
        <w:t>Albany</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State</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University</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is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accredited</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by</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the</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Commission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Colleges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of</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the</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Southern Association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of</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Colleges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and</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Schools (1866</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Southern</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Lane,</w:t>
      </w:r>
      <w:r w:rsidR="000A7810" w:rsidRPr="00D75978">
        <w:rPr>
          <w:rFonts w:ascii="Times New Roman" w:hAnsi="Times New Roman"/>
          <w:color w:val="191919"/>
          <w:spacing w:val="-4"/>
          <w:sz w:val="18"/>
          <w:szCs w:val="18"/>
        </w:rPr>
        <w:t xml:space="preserve"> </w:t>
      </w:r>
      <w:r w:rsidR="000A7810" w:rsidRPr="00D75978">
        <w:rPr>
          <w:rFonts w:ascii="Times New Roman" w:hAnsi="Times New Roman"/>
          <w:color w:val="191919"/>
          <w:sz w:val="18"/>
          <w:szCs w:val="18"/>
        </w:rPr>
        <w:t>Decatu</w:t>
      </w:r>
      <w:r w:rsidR="000A7810" w:rsidRPr="00D75978">
        <w:rPr>
          <w:rFonts w:ascii="Times New Roman" w:hAnsi="Times New Roman"/>
          <w:color w:val="191919"/>
          <w:spacing w:val="-8"/>
          <w:sz w:val="18"/>
          <w:szCs w:val="18"/>
        </w:rPr>
        <w:t>r</w:t>
      </w:r>
      <w:r w:rsidR="000A7810" w:rsidRPr="00D75978">
        <w:rPr>
          <w:rFonts w:ascii="Times New Roman" w:hAnsi="Times New Roman"/>
          <w:color w:val="191919"/>
          <w:sz w:val="18"/>
          <w:szCs w:val="18"/>
        </w:rPr>
        <w:t>,</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Geo</w:t>
      </w:r>
      <w:r w:rsidR="000A7810" w:rsidRPr="00D75978">
        <w:rPr>
          <w:rFonts w:ascii="Times New Roman" w:hAnsi="Times New Roman"/>
          <w:color w:val="191919"/>
          <w:spacing w:val="-4"/>
          <w:sz w:val="18"/>
          <w:szCs w:val="18"/>
        </w:rPr>
        <w:t>r</w:t>
      </w:r>
      <w:r w:rsidR="000A7810" w:rsidRPr="00D75978">
        <w:rPr>
          <w:rFonts w:ascii="Times New Roman" w:hAnsi="Times New Roman"/>
          <w:color w:val="191919"/>
          <w:sz w:val="18"/>
          <w:szCs w:val="18"/>
        </w:rPr>
        <w:t>gia</w:t>
      </w:r>
      <w:r w:rsidR="000A7810" w:rsidRPr="00D75978">
        <w:rPr>
          <w:rFonts w:ascii="Times New Roman" w:hAnsi="Times New Roman"/>
          <w:color w:val="191919"/>
          <w:spacing w:val="-4"/>
          <w:sz w:val="18"/>
          <w:szCs w:val="18"/>
        </w:rPr>
        <w:t xml:space="preserve"> </w:t>
      </w:r>
      <w:r w:rsidR="000A7810" w:rsidRPr="00D75978">
        <w:rPr>
          <w:rFonts w:ascii="Times New Roman" w:hAnsi="Times New Roman"/>
          <w:color w:val="191919"/>
          <w:sz w:val="18"/>
          <w:szCs w:val="18"/>
        </w:rPr>
        <w:t>30033-4097:</w:t>
      </w:r>
      <w:r w:rsidR="000A7810" w:rsidRPr="00D75978">
        <w:rPr>
          <w:rFonts w:ascii="Times New Roman" w:hAnsi="Times New Roman"/>
          <w:color w:val="191919"/>
          <w:spacing w:val="-8"/>
          <w:sz w:val="18"/>
          <w:szCs w:val="18"/>
        </w:rPr>
        <w:t xml:space="preserve"> </w:t>
      </w:r>
      <w:r w:rsidR="000A7810" w:rsidRPr="00D75978">
        <w:rPr>
          <w:rFonts w:ascii="Times New Roman" w:hAnsi="Times New Roman"/>
          <w:color w:val="191919"/>
          <w:spacing w:val="-14"/>
          <w:sz w:val="18"/>
          <w:szCs w:val="18"/>
        </w:rPr>
        <w:t>T</w:t>
      </w:r>
      <w:r w:rsidR="000A7810" w:rsidRPr="00D75978">
        <w:rPr>
          <w:rFonts w:ascii="Times New Roman" w:hAnsi="Times New Roman"/>
          <w:color w:val="191919"/>
          <w:sz w:val="18"/>
          <w:szCs w:val="18"/>
        </w:rPr>
        <w:t>elephone</w:t>
      </w:r>
      <w:r w:rsidR="000A7810" w:rsidRPr="00D75978">
        <w:rPr>
          <w:rFonts w:ascii="Times New Roman" w:hAnsi="Times New Roman"/>
          <w:color w:val="191919"/>
          <w:spacing w:val="-4"/>
          <w:sz w:val="18"/>
          <w:szCs w:val="18"/>
        </w:rPr>
        <w:t xml:space="preserve"> </w:t>
      </w:r>
      <w:r w:rsidR="000A7810" w:rsidRPr="00D75978">
        <w:rPr>
          <w:rFonts w:ascii="Times New Roman" w:hAnsi="Times New Roman"/>
          <w:color w:val="191919"/>
          <w:sz w:val="18"/>
          <w:szCs w:val="18"/>
        </w:rPr>
        <w:t>number</w:t>
      </w:r>
      <w:r w:rsidR="000A7810" w:rsidRPr="00D75978">
        <w:rPr>
          <w:rFonts w:ascii="Times New Roman" w:hAnsi="Times New Roman"/>
          <w:color w:val="191919"/>
          <w:spacing w:val="-4"/>
          <w:sz w:val="18"/>
          <w:szCs w:val="18"/>
        </w:rPr>
        <w:t xml:space="preserve"> </w:t>
      </w:r>
      <w:r w:rsidR="000A7810" w:rsidRPr="00D75978">
        <w:rPr>
          <w:rFonts w:ascii="Times New Roman" w:hAnsi="Times New Roman"/>
          <w:color w:val="191919"/>
          <w:sz w:val="18"/>
          <w:szCs w:val="18"/>
        </w:rPr>
        <w:t>404-679-4501)</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to</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award</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Bachelo</w:t>
      </w:r>
      <w:r w:rsidR="000A7810" w:rsidRPr="00D75978">
        <w:rPr>
          <w:rFonts w:ascii="Times New Roman" w:hAnsi="Times New Roman"/>
          <w:color w:val="191919"/>
          <w:spacing w:val="8"/>
          <w:sz w:val="18"/>
          <w:szCs w:val="18"/>
        </w:rPr>
        <w:t>r</w:t>
      </w:r>
      <w:r w:rsidR="000A7810" w:rsidRPr="00D75978">
        <w:rPr>
          <w:rFonts w:ascii="Times New Roman" w:hAnsi="Times New Roman"/>
          <w:color w:val="191919"/>
          <w:spacing w:val="-11"/>
          <w:sz w:val="18"/>
          <w:szCs w:val="18"/>
        </w:rPr>
        <w:t>’</w:t>
      </w:r>
      <w:r w:rsidR="000A7810" w:rsidRPr="00D75978">
        <w:rPr>
          <w:rFonts w:ascii="Times New Roman" w:hAnsi="Times New Roman"/>
          <w:color w:val="191919"/>
          <w:sz w:val="18"/>
          <w:szCs w:val="18"/>
        </w:rPr>
        <w:t>s,</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Maste</w:t>
      </w:r>
      <w:r w:rsidR="000A7810" w:rsidRPr="00D75978">
        <w:rPr>
          <w:rFonts w:ascii="Times New Roman" w:hAnsi="Times New Roman"/>
          <w:color w:val="191919"/>
          <w:spacing w:val="7"/>
          <w:sz w:val="18"/>
          <w:szCs w:val="18"/>
        </w:rPr>
        <w:t>r</w:t>
      </w:r>
      <w:r w:rsidR="000A7810" w:rsidRPr="00D75978">
        <w:rPr>
          <w:rFonts w:ascii="Times New Roman" w:hAnsi="Times New Roman"/>
          <w:color w:val="191919"/>
          <w:spacing w:val="-11"/>
          <w:sz w:val="18"/>
          <w:szCs w:val="18"/>
        </w:rPr>
        <w:t>’</w:t>
      </w:r>
      <w:r w:rsidR="000A7810" w:rsidRPr="00D75978">
        <w:rPr>
          <w:rFonts w:ascii="Times New Roman" w:hAnsi="Times New Roman"/>
          <w:color w:val="191919"/>
          <w:sz w:val="18"/>
          <w:szCs w:val="18"/>
        </w:rPr>
        <w:t>s</w:t>
      </w:r>
      <w:r w:rsidR="000A7810" w:rsidRPr="00D75978">
        <w:rPr>
          <w:rFonts w:ascii="Times New Roman" w:hAnsi="Times New Roman"/>
          <w:color w:val="191919"/>
          <w:spacing w:val="-5"/>
          <w:sz w:val="18"/>
          <w:szCs w:val="18"/>
        </w:rPr>
        <w:t xml:space="preserve"> </w:t>
      </w:r>
      <w:r w:rsidR="000A7810" w:rsidRPr="00D75978">
        <w:rPr>
          <w:rFonts w:ascii="Times New Roman" w:hAnsi="Times New Roman"/>
          <w:color w:val="191919"/>
          <w:sz w:val="18"/>
          <w:szCs w:val="18"/>
        </w:rPr>
        <w:t>and</w:t>
      </w:r>
      <w:r w:rsidR="000A7810" w:rsidRPr="00D75978">
        <w:rPr>
          <w:rFonts w:ascii="Times New Roman" w:hAnsi="Times New Roman"/>
          <w:color w:val="191919"/>
          <w:spacing w:val="-5"/>
          <w:sz w:val="18"/>
          <w:szCs w:val="18"/>
        </w:rPr>
        <w:t xml:space="preserve"> </w:t>
      </w:r>
      <w:r w:rsidR="002B351F">
        <w:rPr>
          <w:rFonts w:ascii="Times New Roman" w:hAnsi="Times New Roman"/>
          <w:color w:val="191919"/>
          <w:sz w:val="18"/>
          <w:szCs w:val="18"/>
        </w:rPr>
        <w:t>Ed</w:t>
      </w:r>
      <w:r w:rsidR="000A7810" w:rsidRPr="00D75978">
        <w:rPr>
          <w:rFonts w:ascii="Times New Roman" w:hAnsi="Times New Roman"/>
          <w:color w:val="191919"/>
          <w:sz w:val="18"/>
          <w:szCs w:val="18"/>
        </w:rPr>
        <w:t>ucation</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Specialist</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degrees.</w:t>
      </w:r>
      <w:r w:rsidR="000A7810" w:rsidRPr="00D75978">
        <w:rPr>
          <w:rFonts w:ascii="Times New Roman" w:hAnsi="Times New Roman"/>
          <w:color w:val="191919"/>
          <w:spacing w:val="-14"/>
          <w:sz w:val="18"/>
          <w:szCs w:val="18"/>
        </w:rPr>
        <w:t xml:space="preserve"> </w:t>
      </w:r>
      <w:r w:rsidR="000A7810" w:rsidRPr="00D75978">
        <w:rPr>
          <w:rFonts w:ascii="Times New Roman" w:hAnsi="Times New Roman"/>
          <w:color w:val="191919"/>
          <w:sz w:val="18"/>
          <w:szCs w:val="18"/>
        </w:rPr>
        <w:t>Albany</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State</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University</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is</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also</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accredited</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by</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the</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National</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Council</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for</w:t>
      </w:r>
      <w:r w:rsidR="000A7810" w:rsidRPr="00D75978">
        <w:rPr>
          <w:rFonts w:ascii="Times New Roman" w:hAnsi="Times New Roman"/>
          <w:color w:val="191919"/>
          <w:spacing w:val="-14"/>
          <w:sz w:val="18"/>
          <w:szCs w:val="18"/>
        </w:rPr>
        <w:t xml:space="preserve"> </w:t>
      </w:r>
      <w:r w:rsidR="000A7810" w:rsidRPr="00D75978">
        <w:rPr>
          <w:rFonts w:ascii="Times New Roman" w:hAnsi="Times New Roman"/>
          <w:color w:val="191919"/>
          <w:sz w:val="18"/>
          <w:szCs w:val="18"/>
        </w:rPr>
        <w:t>Accreditation</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of</w:t>
      </w:r>
      <w:r w:rsidR="000A7810" w:rsidRPr="00D75978">
        <w:rPr>
          <w:rFonts w:ascii="Times New Roman" w:hAnsi="Times New Roman"/>
          <w:color w:val="191919"/>
          <w:spacing w:val="-7"/>
          <w:sz w:val="18"/>
          <w:szCs w:val="18"/>
        </w:rPr>
        <w:t xml:space="preserve"> </w:t>
      </w:r>
      <w:r w:rsidR="000A7810" w:rsidRPr="00D75978">
        <w:rPr>
          <w:rFonts w:ascii="Times New Roman" w:hAnsi="Times New Roman"/>
          <w:color w:val="191919"/>
          <w:spacing w:val="-14"/>
          <w:sz w:val="18"/>
          <w:szCs w:val="18"/>
        </w:rPr>
        <w:t>T</w:t>
      </w:r>
      <w:r w:rsidR="000A7810" w:rsidRPr="00D75978">
        <w:rPr>
          <w:rFonts w:ascii="Times New Roman" w:hAnsi="Times New Roman"/>
          <w:color w:val="191919"/>
          <w:sz w:val="18"/>
          <w:szCs w:val="18"/>
        </w:rPr>
        <w:t>eacher</w:t>
      </w:r>
      <w:r w:rsidR="000A7810" w:rsidRPr="00D75978">
        <w:rPr>
          <w:rFonts w:ascii="Times New Roman" w:hAnsi="Times New Roman"/>
          <w:color w:val="191919"/>
          <w:spacing w:val="-3"/>
          <w:sz w:val="18"/>
          <w:szCs w:val="18"/>
        </w:rPr>
        <w:t xml:space="preserve"> </w:t>
      </w:r>
      <w:r w:rsidR="002B351F">
        <w:rPr>
          <w:rFonts w:ascii="Times New Roman" w:hAnsi="Times New Roman"/>
          <w:color w:val="191919"/>
          <w:sz w:val="18"/>
          <w:szCs w:val="18"/>
        </w:rPr>
        <w:t>Ed</w:t>
      </w:r>
      <w:r w:rsidR="000A7810" w:rsidRPr="00D75978">
        <w:rPr>
          <w:rFonts w:ascii="Times New Roman" w:hAnsi="Times New Roman"/>
          <w:color w:val="191919"/>
          <w:sz w:val="18"/>
          <w:szCs w:val="18"/>
        </w:rPr>
        <w:t>ucation,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the</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Geo</w:t>
      </w:r>
      <w:r w:rsidR="000A7810" w:rsidRPr="00D75978">
        <w:rPr>
          <w:rFonts w:ascii="Times New Roman" w:hAnsi="Times New Roman"/>
          <w:color w:val="191919"/>
          <w:spacing w:val="-4"/>
          <w:sz w:val="18"/>
          <w:szCs w:val="18"/>
        </w:rPr>
        <w:t>r</w:t>
      </w:r>
      <w:r w:rsidR="000A7810" w:rsidRPr="00D75978">
        <w:rPr>
          <w:rFonts w:ascii="Times New Roman" w:hAnsi="Times New Roman"/>
          <w:color w:val="191919"/>
          <w:sz w:val="18"/>
          <w:szCs w:val="18"/>
        </w:rPr>
        <w:t>gia</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Professional</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Standards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Commission,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the Association</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of</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Collegiate</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Business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Schools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and</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Programs,</w:t>
      </w:r>
      <w:r w:rsidR="000A7810" w:rsidRPr="00D75978">
        <w:rPr>
          <w:rFonts w:ascii="Times New Roman" w:hAnsi="Times New Roman"/>
          <w:color w:val="191919"/>
          <w:spacing w:val="11"/>
          <w:sz w:val="18"/>
          <w:szCs w:val="18"/>
        </w:rPr>
        <w:t xml:space="preserve"> </w:t>
      </w:r>
      <w:r w:rsidR="000A7810" w:rsidRPr="00D75978">
        <w:rPr>
          <w:rFonts w:ascii="Times New Roman" w:hAnsi="Times New Roman"/>
          <w:color w:val="191919"/>
          <w:sz w:val="18"/>
          <w:szCs w:val="18"/>
        </w:rPr>
        <w:t>the National</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League</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for</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Nursing,</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the</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Geo</w:t>
      </w:r>
      <w:r w:rsidR="000A7810" w:rsidRPr="00D75978">
        <w:rPr>
          <w:rFonts w:ascii="Times New Roman" w:hAnsi="Times New Roman"/>
          <w:color w:val="191919"/>
          <w:spacing w:val="-4"/>
          <w:sz w:val="18"/>
          <w:szCs w:val="18"/>
        </w:rPr>
        <w:t>r</w:t>
      </w:r>
      <w:r w:rsidR="000A7810" w:rsidRPr="00D75978">
        <w:rPr>
          <w:rFonts w:ascii="Times New Roman" w:hAnsi="Times New Roman"/>
          <w:color w:val="191919"/>
          <w:sz w:val="18"/>
          <w:szCs w:val="18"/>
        </w:rPr>
        <w:t>gia</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Board</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of</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Nursing,</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and</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Council</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on</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 xml:space="preserve">Social </w:t>
      </w:r>
      <w:r w:rsidR="000A7810" w:rsidRPr="00D75978">
        <w:rPr>
          <w:rFonts w:ascii="Times New Roman" w:hAnsi="Times New Roman"/>
          <w:color w:val="191919"/>
          <w:spacing w:val="-16"/>
          <w:sz w:val="18"/>
          <w:szCs w:val="18"/>
        </w:rPr>
        <w:t>W</w:t>
      </w:r>
      <w:r w:rsidR="000A7810" w:rsidRPr="00D75978">
        <w:rPr>
          <w:rFonts w:ascii="Times New Roman" w:hAnsi="Times New Roman"/>
          <w:color w:val="191919"/>
          <w:sz w:val="18"/>
          <w:szCs w:val="18"/>
        </w:rPr>
        <w:t>ork</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Education.</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Individual</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colleges</w:t>
      </w:r>
      <w:r w:rsidR="000A7810" w:rsidRPr="00D75978">
        <w:rPr>
          <w:rFonts w:ascii="Times New Roman" w:hAnsi="Times New Roman"/>
          <w:color w:val="191919"/>
          <w:spacing w:val="3"/>
          <w:sz w:val="18"/>
          <w:szCs w:val="18"/>
        </w:rPr>
        <w:t xml:space="preserve"> </w:t>
      </w:r>
      <w:r w:rsidR="000A7810" w:rsidRPr="00D75978">
        <w:rPr>
          <w:rFonts w:ascii="Times New Roman" w:hAnsi="Times New Roman"/>
          <w:color w:val="191919"/>
          <w:sz w:val="18"/>
          <w:szCs w:val="18"/>
        </w:rPr>
        <w:t>and departments</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also hold memberships</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in the regional</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and national</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professional o</w:t>
      </w:r>
      <w:r w:rsidR="000A7810" w:rsidRPr="00D75978">
        <w:rPr>
          <w:rFonts w:ascii="Times New Roman" w:hAnsi="Times New Roman"/>
          <w:color w:val="191919"/>
          <w:spacing w:val="-4"/>
          <w:sz w:val="18"/>
          <w:szCs w:val="18"/>
        </w:rPr>
        <w:t>r</w:t>
      </w:r>
      <w:r w:rsidR="000A7810" w:rsidRPr="00D75978">
        <w:rPr>
          <w:rFonts w:ascii="Times New Roman" w:hAnsi="Times New Roman"/>
          <w:color w:val="191919"/>
          <w:sz w:val="18"/>
          <w:szCs w:val="18"/>
        </w:rPr>
        <w:t>ganizations</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associated</w:t>
      </w:r>
      <w:r w:rsidR="000A7810" w:rsidRPr="00D75978">
        <w:rPr>
          <w:rFonts w:ascii="Times New Roman" w:hAnsi="Times New Roman"/>
          <w:color w:val="191919"/>
          <w:spacing w:val="1"/>
          <w:sz w:val="18"/>
          <w:szCs w:val="18"/>
        </w:rPr>
        <w:t xml:space="preserve"> </w:t>
      </w:r>
      <w:r w:rsidR="000A7810" w:rsidRPr="00D75978">
        <w:rPr>
          <w:rFonts w:ascii="Times New Roman" w:hAnsi="Times New Roman"/>
          <w:color w:val="191919"/>
          <w:sz w:val="18"/>
          <w:szCs w:val="18"/>
        </w:rPr>
        <w:t>with the respective</w:t>
      </w:r>
      <w:r w:rsidR="000A7810" w:rsidRPr="00D75978">
        <w:rPr>
          <w:rFonts w:ascii="Times New Roman" w:hAnsi="Times New Roman"/>
          <w:color w:val="191919"/>
          <w:spacing w:val="1"/>
          <w:sz w:val="18"/>
          <w:szCs w:val="18"/>
        </w:rPr>
        <w:t xml:space="preserve"> </w:t>
      </w:r>
      <w:proofErr w:type="spellStart"/>
      <w:r w:rsidR="000A7810" w:rsidRPr="00D75978">
        <w:rPr>
          <w:rFonts w:ascii="Times New Roman" w:hAnsi="Times New Roman"/>
          <w:color w:val="191919"/>
          <w:sz w:val="18"/>
          <w:szCs w:val="18"/>
        </w:rPr>
        <w:t>dis</w:t>
      </w:r>
      <w:proofErr w:type="spellEnd"/>
      <w:r w:rsidR="000A7810" w:rsidRPr="00D75978">
        <w:rPr>
          <w:rFonts w:ascii="Times New Roman" w:hAnsi="Times New Roman"/>
          <w:color w:val="191919"/>
          <w:sz w:val="18"/>
          <w:szCs w:val="18"/>
        </w:rPr>
        <w:t xml:space="preserve">- </w:t>
      </w:r>
      <w:proofErr w:type="spellStart"/>
      <w:r w:rsidR="000A7810" w:rsidRPr="00D75978">
        <w:rPr>
          <w:rFonts w:ascii="Times New Roman" w:hAnsi="Times New Roman"/>
          <w:color w:val="191919"/>
          <w:sz w:val="18"/>
          <w:szCs w:val="18"/>
        </w:rPr>
        <w:t>cipline</w:t>
      </w:r>
      <w:proofErr w:type="spellEnd"/>
      <w:r w:rsidR="000A7810" w:rsidRPr="00D75978">
        <w:rPr>
          <w:rFonts w:ascii="Times New Roman" w:hAnsi="Times New Roman"/>
          <w:color w:val="191919"/>
          <w:sz w:val="18"/>
          <w:szCs w:val="18"/>
        </w:rPr>
        <w:t>.</w:t>
      </w:r>
    </w:p>
    <w:p w:rsidR="000A7810" w:rsidRDefault="000A7810" w:rsidP="00A82F11">
      <w:pPr>
        <w:widowControl w:val="0"/>
        <w:autoSpaceDE w:val="0"/>
        <w:autoSpaceDN w:val="0"/>
        <w:adjustRightInd w:val="0"/>
        <w:spacing w:before="7" w:after="0" w:line="220" w:lineRule="exact"/>
        <w:rPr>
          <w:rFonts w:ascii="Times New Roman" w:hAnsi="Times New Roman"/>
          <w:color w:val="000000"/>
        </w:rPr>
      </w:pPr>
    </w:p>
    <w:p w:rsidR="000A7810" w:rsidRPr="003B5DD4" w:rsidRDefault="000A7810" w:rsidP="003B5DD4">
      <w:pPr>
        <w:pStyle w:val="Heading2"/>
        <w:spacing w:before="0" w:line="240" w:lineRule="auto"/>
        <w:rPr>
          <w:rFonts w:ascii="Times New Roman" w:hAnsi="Times New Roman"/>
          <w:color w:val="000000"/>
          <w:sz w:val="18"/>
          <w:szCs w:val="18"/>
        </w:rPr>
      </w:pPr>
      <w:bookmarkStart w:id="8" w:name="_Toc295058512"/>
      <w:r w:rsidRPr="003B5DD4">
        <w:rPr>
          <w:rFonts w:ascii="Times New Roman" w:hAnsi="Times New Roman"/>
          <w:bCs w:val="0"/>
          <w:color w:val="191919"/>
          <w:sz w:val="24"/>
          <w:szCs w:val="24"/>
        </w:rPr>
        <w:t>U</w:t>
      </w:r>
      <w:r w:rsidRPr="003B5DD4">
        <w:rPr>
          <w:rFonts w:ascii="Times New Roman" w:hAnsi="Times New Roman"/>
          <w:bCs w:val="0"/>
          <w:color w:val="191919"/>
          <w:sz w:val="18"/>
          <w:szCs w:val="18"/>
        </w:rPr>
        <w:t>NDERGRADU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5"/>
          <w:sz w:val="18"/>
          <w:szCs w:val="18"/>
        </w:rPr>
        <w:t xml:space="preserve"> </w:t>
      </w:r>
      <w:r w:rsidRPr="003B5DD4">
        <w:rPr>
          <w:rFonts w:ascii="Times New Roman" w:hAnsi="Times New Roman"/>
          <w:bCs w:val="0"/>
          <w:color w:val="191919"/>
          <w:sz w:val="18"/>
          <w:szCs w:val="18"/>
        </w:rPr>
        <w:t>AND</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G</w:t>
      </w:r>
      <w:r w:rsidRPr="003B5DD4">
        <w:rPr>
          <w:rFonts w:ascii="Times New Roman" w:hAnsi="Times New Roman"/>
          <w:bCs w:val="0"/>
          <w:color w:val="191919"/>
          <w:sz w:val="18"/>
          <w:szCs w:val="18"/>
        </w:rPr>
        <w:t>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S</w:t>
      </w:r>
      <w:r w:rsidRPr="003B5DD4">
        <w:rPr>
          <w:rFonts w:ascii="Times New Roman" w:hAnsi="Times New Roman"/>
          <w:bCs w:val="0"/>
          <w:color w:val="191919"/>
          <w:sz w:val="18"/>
          <w:szCs w:val="18"/>
        </w:rPr>
        <w:t>TUDIES</w:t>
      </w:r>
      <w:bookmarkEnd w:id="8"/>
    </w:p>
    <w:p w:rsidR="000A7810" w:rsidRPr="00EE3456" w:rsidRDefault="000A7810" w:rsidP="00EE3456">
      <w:pPr>
        <w:widowControl w:val="0"/>
        <w:autoSpaceDE w:val="0"/>
        <w:autoSpaceDN w:val="0"/>
        <w:adjustRightInd w:val="0"/>
        <w:spacing w:before="13" w:after="0" w:line="250" w:lineRule="auto"/>
        <w:ind w:right="634"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ASU Undergraduate Curriculum includes studies in various disciplines through the college of Arts and Humanities, the College of Business, the College of Education and the Col</w:t>
      </w:r>
      <w:bookmarkStart w:id="9" w:name="_GoBack"/>
      <w:bookmarkEnd w:id="9"/>
      <w:r w:rsidRPr="00EE3456">
        <w:rPr>
          <w:rFonts w:ascii="Times New Roman" w:hAnsi="Times New Roman"/>
          <w:color w:val="191919"/>
          <w:spacing w:val="3"/>
          <w:sz w:val="18"/>
          <w:szCs w:val="18"/>
        </w:rPr>
        <w:t>lege of Science &amp; Health</w:t>
      </w:r>
      <w:r w:rsidR="00115A2C">
        <w:rPr>
          <w:rFonts w:ascii="Times New Roman" w:hAnsi="Times New Roman"/>
          <w:color w:val="191919"/>
          <w:spacing w:val="3"/>
          <w:sz w:val="18"/>
          <w:szCs w:val="18"/>
        </w:rPr>
        <w:t xml:space="preserve"> Professions</w:t>
      </w:r>
      <w:r w:rsidRPr="00EE3456">
        <w:rPr>
          <w:rFonts w:ascii="Times New Roman" w:hAnsi="Times New Roman"/>
          <w:color w:val="191919"/>
          <w:spacing w:val="3"/>
          <w:sz w:val="18"/>
          <w:szCs w:val="18"/>
        </w:rPr>
        <w:t>. The Universit</w:t>
      </w:r>
      <w:r w:rsidR="00115A2C">
        <w:rPr>
          <w:rFonts w:ascii="Times New Roman" w:hAnsi="Times New Roman"/>
          <w:color w:val="191919"/>
          <w:spacing w:val="3"/>
          <w:sz w:val="18"/>
          <w:szCs w:val="18"/>
        </w:rPr>
        <w:t>y offers graduate studies lead</w:t>
      </w:r>
      <w:r w:rsidRPr="00EE3456">
        <w:rPr>
          <w:rFonts w:ascii="Times New Roman" w:hAnsi="Times New Roman"/>
          <w:color w:val="191919"/>
          <w:spacing w:val="3"/>
          <w:sz w:val="18"/>
          <w:szCs w:val="18"/>
        </w:rPr>
        <w:t>ing to the Master of Education degree (M.Ed.), Master of Business Administration degree (M.B.A.), the Masters of Science in Criminal Justice degree (M.S.), the Master of Public Administration degree (M.P.A.), the Master of Science degree in Nursing (M.S.N.) and the Specialist degree in Educational Administration (</w:t>
      </w:r>
      <w:proofErr w:type="spellStart"/>
      <w:r w:rsidRPr="00EE3456">
        <w:rPr>
          <w:rFonts w:ascii="Times New Roman" w:hAnsi="Times New Roman"/>
          <w:color w:val="191919"/>
          <w:spacing w:val="3"/>
          <w:sz w:val="18"/>
          <w:szCs w:val="18"/>
        </w:rPr>
        <w:t>Ed.S</w:t>
      </w:r>
      <w:proofErr w:type="spellEnd"/>
      <w:r w:rsidRPr="00EE3456">
        <w:rPr>
          <w:rFonts w:ascii="Times New Roman" w:hAnsi="Times New Roman"/>
          <w:color w:val="191919"/>
          <w:spacing w:val="3"/>
          <w:sz w:val="18"/>
          <w:szCs w:val="18"/>
        </w:rPr>
        <w:t>.).</w:t>
      </w:r>
    </w:p>
    <w:p w:rsidR="000A7810" w:rsidRPr="007E326C" w:rsidRDefault="000A7810" w:rsidP="00A82F11">
      <w:pPr>
        <w:widowControl w:val="0"/>
        <w:autoSpaceDE w:val="0"/>
        <w:autoSpaceDN w:val="0"/>
        <w:adjustRightInd w:val="0"/>
        <w:spacing w:before="7" w:after="0" w:line="220" w:lineRule="exact"/>
        <w:rPr>
          <w:rFonts w:ascii="Times New Roman" w:hAnsi="Times New Roman"/>
          <w:color w:val="000000"/>
          <w:sz w:val="18"/>
          <w:szCs w:val="18"/>
        </w:rPr>
      </w:pPr>
    </w:p>
    <w:p w:rsidR="000A7810" w:rsidRPr="009F5361" w:rsidRDefault="000A7810" w:rsidP="003B5DD4">
      <w:pPr>
        <w:pStyle w:val="Heading2"/>
        <w:spacing w:before="0" w:line="240" w:lineRule="auto"/>
        <w:rPr>
          <w:rFonts w:ascii="Times New Roman" w:hAnsi="Times New Roman"/>
          <w:bCs w:val="0"/>
          <w:color w:val="191919"/>
          <w:sz w:val="18"/>
          <w:szCs w:val="18"/>
        </w:rPr>
      </w:pPr>
      <w:bookmarkStart w:id="10" w:name="_Toc295058513"/>
      <w:r w:rsidRPr="009F5361">
        <w:rPr>
          <w:rFonts w:ascii="Times New Roman" w:hAnsi="Times New Roman"/>
          <w:bCs w:val="0"/>
          <w:color w:val="191919"/>
          <w:sz w:val="22"/>
          <w:szCs w:val="22"/>
        </w:rPr>
        <w:t>T</w:t>
      </w:r>
      <w:r w:rsidRPr="009F5361">
        <w:rPr>
          <w:rFonts w:ascii="Times New Roman" w:hAnsi="Times New Roman"/>
          <w:bCs w:val="0"/>
          <w:color w:val="191919"/>
          <w:sz w:val="18"/>
          <w:szCs w:val="18"/>
        </w:rPr>
        <w:t xml:space="preserve">HE </w:t>
      </w:r>
      <w:r w:rsidRPr="009F5361">
        <w:rPr>
          <w:rFonts w:ascii="Times New Roman" w:hAnsi="Times New Roman"/>
          <w:bCs w:val="0"/>
          <w:color w:val="191919"/>
          <w:sz w:val="22"/>
          <w:szCs w:val="22"/>
        </w:rPr>
        <w:t>J</w:t>
      </w:r>
      <w:r w:rsidRPr="009F5361">
        <w:rPr>
          <w:rFonts w:ascii="Times New Roman" w:hAnsi="Times New Roman"/>
          <w:bCs w:val="0"/>
          <w:color w:val="191919"/>
          <w:sz w:val="18"/>
          <w:szCs w:val="18"/>
        </w:rPr>
        <w:t xml:space="preserve">AMES PENDERGRAST </w:t>
      </w:r>
      <w:r w:rsidRPr="009F5361">
        <w:rPr>
          <w:rFonts w:ascii="Times New Roman" w:hAnsi="Times New Roman"/>
          <w:bCs w:val="0"/>
          <w:color w:val="191919"/>
          <w:sz w:val="22"/>
          <w:szCs w:val="22"/>
        </w:rPr>
        <w:t>M</w:t>
      </w:r>
      <w:r w:rsidRPr="009F5361">
        <w:rPr>
          <w:rFonts w:ascii="Times New Roman" w:hAnsi="Times New Roman"/>
          <w:bCs w:val="0"/>
          <w:color w:val="191919"/>
          <w:sz w:val="18"/>
          <w:szCs w:val="18"/>
        </w:rPr>
        <w:t>EMORIAL</w:t>
      </w:r>
      <w:r w:rsidRPr="009F5361">
        <w:rPr>
          <w:rFonts w:ascii="Times New Roman" w:hAnsi="Times New Roman"/>
          <w:bCs w:val="0"/>
          <w:color w:val="191919"/>
          <w:sz w:val="22"/>
          <w:szCs w:val="22"/>
        </w:rPr>
        <w:t xml:space="preserve"> L</w:t>
      </w:r>
      <w:r w:rsidRPr="009F5361">
        <w:rPr>
          <w:rFonts w:ascii="Times New Roman" w:hAnsi="Times New Roman"/>
          <w:bCs w:val="0"/>
          <w:color w:val="191919"/>
          <w:sz w:val="18"/>
          <w:szCs w:val="18"/>
        </w:rPr>
        <w:t>IBRARY</w:t>
      </w:r>
      <w:bookmarkEnd w:id="10"/>
    </w:p>
    <w:p w:rsidR="000A7810" w:rsidRPr="00EE3456" w:rsidDel="00B11799" w:rsidRDefault="000A7810" w:rsidP="00EE3456">
      <w:pPr>
        <w:widowControl w:val="0"/>
        <w:autoSpaceDE w:val="0"/>
        <w:autoSpaceDN w:val="0"/>
        <w:adjustRightInd w:val="0"/>
        <w:spacing w:before="13" w:after="0" w:line="250" w:lineRule="auto"/>
        <w:ind w:left="100" w:firstLine="0"/>
        <w:jc w:val="both"/>
        <w:rPr>
          <w:del w:id="11" w:author="kdouglas" w:date="2011-03-22T14:29:00Z"/>
          <w:rFonts w:ascii="Times New Roman" w:hAnsi="Times New Roman"/>
          <w:color w:val="191919"/>
          <w:spacing w:val="3"/>
          <w:sz w:val="18"/>
          <w:szCs w:val="18"/>
        </w:rPr>
      </w:pPr>
      <w:r w:rsidRPr="00EE3456">
        <w:rPr>
          <w:rFonts w:ascii="Times New Roman" w:hAnsi="Times New Roman"/>
          <w:color w:val="191919"/>
          <w:spacing w:val="3"/>
          <w:sz w:val="18"/>
          <w:szCs w:val="18"/>
        </w:rPr>
        <w:t xml:space="preserve">The James </w:t>
      </w:r>
      <w:proofErr w:type="spellStart"/>
      <w:r w:rsidR="00115A2C">
        <w:rPr>
          <w:rFonts w:ascii="Times New Roman" w:hAnsi="Times New Roman"/>
          <w:color w:val="191919"/>
          <w:spacing w:val="3"/>
          <w:sz w:val="18"/>
          <w:szCs w:val="18"/>
        </w:rPr>
        <w:t>Pender</w:t>
      </w:r>
      <w:r w:rsidRPr="00EE3456">
        <w:rPr>
          <w:rFonts w:ascii="Times New Roman" w:hAnsi="Times New Roman"/>
          <w:color w:val="191919"/>
          <w:spacing w:val="3"/>
          <w:sz w:val="18"/>
          <w:szCs w:val="18"/>
        </w:rPr>
        <w:t>grast</w:t>
      </w:r>
      <w:proofErr w:type="spellEnd"/>
      <w:r w:rsidRPr="00EE3456">
        <w:rPr>
          <w:rFonts w:ascii="Times New Roman" w:hAnsi="Times New Roman"/>
          <w:color w:val="191919"/>
          <w:spacing w:val="3"/>
          <w:sz w:val="18"/>
          <w:szCs w:val="18"/>
        </w:rPr>
        <w:t xml:space="preserve"> Memorial Library is a modern, 73,000 square foot facility, which opened in 1994, and seats more than</w:t>
      </w:r>
      <w:ins w:id="12" w:author="laverne" w:date="2011-03-24T11:33:00Z">
        <w:r w:rsidRPr="00EE3456">
          <w:rPr>
            <w:rFonts w:ascii="Times New Roman" w:hAnsi="Times New Roman"/>
            <w:color w:val="191919"/>
            <w:spacing w:val="3"/>
            <w:sz w:val="18"/>
            <w:szCs w:val="18"/>
          </w:rPr>
          <w:t xml:space="preserve">  </w:t>
        </w:r>
      </w:ins>
    </w:p>
    <w:p w:rsidR="00000000" w:rsidRDefault="000A7810">
      <w:pPr>
        <w:widowControl w:val="0"/>
        <w:autoSpaceDE w:val="0"/>
        <w:autoSpaceDN w:val="0"/>
        <w:adjustRightInd w:val="0"/>
        <w:spacing w:before="13" w:after="0" w:line="250" w:lineRule="auto"/>
        <w:ind w:right="634" w:firstLine="0"/>
        <w:jc w:val="both"/>
        <w:rPr>
          <w:rFonts w:ascii="Times New Roman" w:hAnsi="Times New Roman"/>
          <w:color w:val="191919"/>
          <w:spacing w:val="3"/>
          <w:sz w:val="18"/>
          <w:szCs w:val="18"/>
        </w:rPr>
        <w:pPrChange w:id="13" w:author="kdouglas" w:date="2011-03-22T14:29:00Z">
          <w:pPr>
            <w:widowControl w:val="0"/>
            <w:autoSpaceDE w:val="0"/>
            <w:autoSpaceDN w:val="0"/>
            <w:adjustRightInd w:val="0"/>
            <w:spacing w:before="10" w:after="0" w:line="250" w:lineRule="auto"/>
            <w:ind w:left="100"/>
            <w:jc w:val="both"/>
          </w:pPr>
        </w:pPrChange>
      </w:pPr>
      <w:del w:id="14" w:author="kdouglas" w:date="2011-03-22T14:29:00Z">
        <w:r w:rsidRPr="00EE3456" w:rsidDel="00B11799">
          <w:rPr>
            <w:rFonts w:ascii="Times New Roman" w:hAnsi="Times New Roman"/>
            <w:color w:val="191919"/>
            <w:spacing w:val="3"/>
            <w:sz w:val="18"/>
            <w:szCs w:val="18"/>
          </w:rPr>
          <w:delText>9</w:delText>
        </w:r>
      </w:del>
      <w:r w:rsidRPr="00EE3456">
        <w:rPr>
          <w:rFonts w:ascii="Times New Roman" w:hAnsi="Times New Roman"/>
          <w:color w:val="191919"/>
          <w:spacing w:val="3"/>
          <w:sz w:val="18"/>
          <w:szCs w:val="18"/>
        </w:rPr>
        <w:t xml:space="preserve">00. The library is the largest facility of its kind in Southwest Georgia. It features study areas, a large lecture room, GSAMS Room, and ASU’s state-of-the-art Academic Student Technology Lab. The Educational Technology </w:t>
      </w:r>
      <w:del w:id="15" w:author="kdouglas" w:date="2011-03-22T14:30:00Z">
        <w:r w:rsidRPr="00EE3456" w:rsidDel="00B11799">
          <w:rPr>
            <w:rFonts w:ascii="Times New Roman" w:hAnsi="Times New Roman"/>
            <w:color w:val="191919"/>
            <w:spacing w:val="3"/>
            <w:sz w:val="18"/>
            <w:szCs w:val="18"/>
          </w:rPr>
          <w:delText xml:space="preserve">Training </w:delText>
        </w:r>
      </w:del>
      <w:r w:rsidRPr="00EE3456">
        <w:rPr>
          <w:rFonts w:ascii="Times New Roman" w:hAnsi="Times New Roman"/>
          <w:color w:val="191919"/>
          <w:spacing w:val="3"/>
          <w:sz w:val="18"/>
          <w:szCs w:val="18"/>
        </w:rPr>
        <w:t>Center</w:t>
      </w:r>
      <w:ins w:id="16" w:author="kdouglas" w:date="2011-03-22T14:30:00Z">
        <w:r w:rsidRPr="00EE3456">
          <w:rPr>
            <w:rFonts w:ascii="Times New Roman" w:hAnsi="Times New Roman"/>
            <w:color w:val="191919"/>
            <w:spacing w:val="3"/>
            <w:sz w:val="18"/>
            <w:szCs w:val="18"/>
          </w:rPr>
          <w:t>, Office of Instructional and Informational Training Room,</w:t>
        </w:r>
      </w:ins>
      <w:ins w:id="17" w:author="kdouglas" w:date="2011-03-22T14:32:00Z">
        <w:r w:rsidRPr="00EE3456">
          <w:rPr>
            <w:rFonts w:ascii="Times New Roman" w:hAnsi="Times New Roman"/>
            <w:color w:val="191919"/>
            <w:spacing w:val="3"/>
            <w:sz w:val="18"/>
            <w:szCs w:val="18"/>
          </w:rPr>
          <w:t xml:space="preserve"> NASA/SEMMA Lab</w:t>
        </w:r>
      </w:ins>
      <w:r w:rsidRPr="00EE3456">
        <w:rPr>
          <w:rFonts w:ascii="Times New Roman" w:hAnsi="Times New Roman"/>
          <w:color w:val="191919"/>
          <w:spacing w:val="3"/>
          <w:sz w:val="18"/>
          <w:szCs w:val="18"/>
        </w:rPr>
        <w:t xml:space="preserve"> and the Curriculum Resource Center are </w:t>
      </w:r>
      <w:ins w:id="18" w:author="kdouglas" w:date="2011-03-22T14:32:00Z">
        <w:r w:rsidRPr="00EE3456">
          <w:rPr>
            <w:rFonts w:ascii="Times New Roman" w:hAnsi="Times New Roman"/>
            <w:color w:val="191919"/>
            <w:spacing w:val="3"/>
            <w:sz w:val="18"/>
            <w:szCs w:val="18"/>
          </w:rPr>
          <w:t xml:space="preserve">all </w:t>
        </w:r>
      </w:ins>
      <w:del w:id="19" w:author="kdouglas" w:date="2011-03-22T14:32:00Z">
        <w:r w:rsidRPr="00EE3456" w:rsidDel="00B11799">
          <w:rPr>
            <w:rFonts w:ascii="Times New Roman" w:hAnsi="Times New Roman"/>
            <w:color w:val="191919"/>
            <w:spacing w:val="3"/>
            <w:sz w:val="18"/>
            <w:szCs w:val="18"/>
          </w:rPr>
          <w:delText>both</w:delText>
        </w:r>
      </w:del>
      <w:r w:rsidRPr="00EE3456">
        <w:rPr>
          <w:rFonts w:ascii="Times New Roman" w:hAnsi="Times New Roman"/>
          <w:color w:val="191919"/>
          <w:spacing w:val="3"/>
          <w:sz w:val="18"/>
          <w:szCs w:val="18"/>
        </w:rPr>
        <w:t xml:space="preserve"> housed in the Library. The six million dollar building houses more than </w:t>
      </w:r>
      <w:ins w:id="20" w:author="kdouglas" w:date="2011-03-22T14:33:00Z">
        <w:r w:rsidRPr="00EE3456">
          <w:rPr>
            <w:rFonts w:ascii="Times New Roman" w:hAnsi="Times New Roman"/>
            <w:color w:val="191919"/>
            <w:spacing w:val="3"/>
            <w:sz w:val="18"/>
            <w:szCs w:val="18"/>
          </w:rPr>
          <w:t xml:space="preserve">199, 196 </w:t>
        </w:r>
      </w:ins>
      <w:del w:id="21" w:author="kdouglas" w:date="2011-03-22T14:33:00Z">
        <w:r w:rsidRPr="00EE3456" w:rsidDel="00B11799">
          <w:rPr>
            <w:rFonts w:ascii="Times New Roman" w:hAnsi="Times New Roman"/>
            <w:color w:val="191919"/>
            <w:spacing w:val="3"/>
            <w:sz w:val="18"/>
            <w:szCs w:val="18"/>
          </w:rPr>
          <w:delText>200,000</w:delText>
        </w:r>
      </w:del>
      <w:r w:rsidRPr="00EE3456">
        <w:rPr>
          <w:rFonts w:ascii="Times New Roman" w:hAnsi="Times New Roman"/>
          <w:color w:val="191919"/>
          <w:spacing w:val="3"/>
          <w:sz w:val="18"/>
          <w:szCs w:val="18"/>
        </w:rPr>
        <w:t xml:space="preserve"> volumes and subscriptions to </w:t>
      </w:r>
      <w:ins w:id="22" w:author="kdouglas" w:date="2011-03-22T14:33:00Z">
        <w:r w:rsidRPr="00EE3456">
          <w:rPr>
            <w:rFonts w:ascii="Times New Roman" w:hAnsi="Times New Roman"/>
            <w:color w:val="191919"/>
            <w:spacing w:val="3"/>
            <w:sz w:val="18"/>
            <w:szCs w:val="18"/>
          </w:rPr>
          <w:t xml:space="preserve">268 </w:t>
        </w:r>
      </w:ins>
      <w:del w:id="23" w:author="kdouglas" w:date="2011-03-22T14:33:00Z">
        <w:r w:rsidRPr="00EE3456" w:rsidDel="00B11799">
          <w:rPr>
            <w:rFonts w:ascii="Times New Roman" w:hAnsi="Times New Roman"/>
            <w:color w:val="191919"/>
            <w:spacing w:val="3"/>
            <w:sz w:val="18"/>
            <w:szCs w:val="18"/>
          </w:rPr>
          <w:delText>600</w:delText>
        </w:r>
      </w:del>
      <w:r w:rsidRPr="00EE3456">
        <w:rPr>
          <w:rFonts w:ascii="Times New Roman" w:hAnsi="Times New Roman"/>
          <w:color w:val="191919"/>
          <w:spacing w:val="3"/>
          <w:sz w:val="18"/>
          <w:szCs w:val="18"/>
        </w:rPr>
        <w:t xml:space="preserve"> periodicals. The library maintains an extensive microfiche collection, including the Full ERIC </w:t>
      </w:r>
      <w:ins w:id="24" w:author="kdouglas" w:date="2011-03-22T14:34:00Z">
        <w:r w:rsidRPr="00EE3456">
          <w:rPr>
            <w:rFonts w:ascii="Times New Roman" w:hAnsi="Times New Roman"/>
            <w:color w:val="191919"/>
            <w:spacing w:val="3"/>
            <w:sz w:val="18"/>
            <w:szCs w:val="18"/>
          </w:rPr>
          <w:t xml:space="preserve">DOCUMENT </w:t>
        </w:r>
      </w:ins>
      <w:del w:id="25" w:author="kdouglas" w:date="2011-03-22T14:34:00Z">
        <w:r w:rsidRPr="00EE3456" w:rsidDel="00B11799">
          <w:rPr>
            <w:rFonts w:ascii="Times New Roman" w:hAnsi="Times New Roman"/>
            <w:color w:val="191919"/>
            <w:spacing w:val="3"/>
            <w:sz w:val="18"/>
            <w:szCs w:val="18"/>
          </w:rPr>
          <w:delText>DOC- UMENT</w:delText>
        </w:r>
      </w:del>
      <w:r w:rsidRPr="00EE3456">
        <w:rPr>
          <w:rFonts w:ascii="Times New Roman" w:hAnsi="Times New Roman"/>
          <w:color w:val="191919"/>
          <w:spacing w:val="3"/>
          <w:sz w:val="18"/>
          <w:szCs w:val="18"/>
        </w:rPr>
        <w:t xml:space="preserve"> collection on microfiche. </w:t>
      </w:r>
      <w:del w:id="26" w:author="laverne" w:date="2011-03-22T14:13:00Z">
        <w:r w:rsidRPr="00EE3456" w:rsidDel="00BD46DE">
          <w:rPr>
            <w:rFonts w:ascii="Times New Roman" w:hAnsi="Times New Roman"/>
            <w:color w:val="191919"/>
            <w:spacing w:val="3"/>
            <w:sz w:val="18"/>
            <w:szCs w:val="18"/>
          </w:rPr>
          <w:delText>CD-room terminals give users</w:delText>
        </w:r>
      </w:del>
      <w:del w:id="27" w:author="kdouglas" w:date="2011-03-22T14:34:00Z">
        <w:r w:rsidRPr="00EE3456" w:rsidDel="00B11799">
          <w:rPr>
            <w:rFonts w:ascii="Times New Roman" w:hAnsi="Times New Roman"/>
            <w:color w:val="191919"/>
            <w:spacing w:val="3"/>
            <w:sz w:val="18"/>
            <w:szCs w:val="18"/>
          </w:rPr>
          <w:delText>access to</w:delText>
        </w:r>
      </w:del>
      <w:del w:id="28" w:author="laverne" w:date="2011-03-22T14:13:00Z">
        <w:r w:rsidRPr="00EE3456" w:rsidDel="00BD46DE">
          <w:rPr>
            <w:rFonts w:ascii="Times New Roman" w:hAnsi="Times New Roman"/>
            <w:color w:val="191919"/>
            <w:spacing w:val="3"/>
            <w:sz w:val="18"/>
            <w:szCs w:val="18"/>
          </w:rPr>
          <w:delText>Ethnic Newswatch</w:delText>
        </w:r>
      </w:del>
      <w:del w:id="29" w:author="kdouglas" w:date="2011-03-22T14:35:00Z">
        <w:r w:rsidRPr="00EE3456" w:rsidDel="00B11799">
          <w:rPr>
            <w:rFonts w:ascii="Times New Roman" w:hAnsi="Times New Roman"/>
            <w:color w:val="191919"/>
            <w:spacing w:val="3"/>
            <w:sz w:val="18"/>
            <w:szCs w:val="18"/>
          </w:rPr>
          <w:delText>and other titles.</w:delText>
        </w:r>
      </w:del>
      <w:r w:rsidRPr="00EE3456">
        <w:rPr>
          <w:rFonts w:ascii="Times New Roman" w:hAnsi="Times New Roman"/>
          <w:color w:val="191919"/>
          <w:spacing w:val="3"/>
          <w:sz w:val="18"/>
          <w:szCs w:val="18"/>
        </w:rPr>
        <w:t xml:space="preserve">The library has an automated library system called </w:t>
      </w:r>
      <w:del w:id="30" w:author="kdouglas" w:date="2011-03-22T14:35:00Z">
        <w:r w:rsidRPr="00EE3456" w:rsidDel="00B11799">
          <w:rPr>
            <w:rFonts w:ascii="Times New Roman" w:hAnsi="Times New Roman"/>
            <w:color w:val="191919"/>
            <w:spacing w:val="3"/>
            <w:sz w:val="18"/>
            <w:szCs w:val="18"/>
          </w:rPr>
          <w:delText>Endeavor/</w:delText>
        </w:r>
      </w:del>
      <w:r w:rsidRPr="00EE3456">
        <w:rPr>
          <w:rFonts w:ascii="Times New Roman" w:hAnsi="Times New Roman"/>
          <w:color w:val="191919"/>
          <w:spacing w:val="3"/>
          <w:sz w:val="18"/>
          <w:szCs w:val="18"/>
        </w:rPr>
        <w:t xml:space="preserve">Voyager which includes cataloging, circulation, serials, acquisitions and a public catalog. Special collections include Black Literature, </w:t>
      </w:r>
      <w:del w:id="31" w:author="kdouglas" w:date="2011-03-22T14:35:00Z">
        <w:r w:rsidRPr="00EE3456" w:rsidDel="00B11799">
          <w:rPr>
            <w:rFonts w:ascii="Times New Roman" w:hAnsi="Times New Roman"/>
            <w:color w:val="191919"/>
            <w:spacing w:val="3"/>
            <w:sz w:val="18"/>
            <w:szCs w:val="18"/>
          </w:rPr>
          <w:delText>French Literature, Recordings</w:delText>
        </w:r>
      </w:del>
      <w:r w:rsidRPr="00EE3456">
        <w:rPr>
          <w:rFonts w:ascii="Times New Roman" w:hAnsi="Times New Roman"/>
          <w:color w:val="191919"/>
          <w:spacing w:val="3"/>
          <w:sz w:val="18"/>
          <w:szCs w:val="18"/>
        </w:rPr>
        <w:t xml:space="preserve"> and books written by Dr. Joseph Winthrop Holley, founder of the University.</w:t>
      </w:r>
    </w:p>
    <w:p w:rsidR="000A7810" w:rsidRPr="00EE3456" w:rsidRDefault="000A7810" w:rsidP="00EE3456">
      <w:pPr>
        <w:widowControl w:val="0"/>
        <w:autoSpaceDE w:val="0"/>
        <w:autoSpaceDN w:val="0"/>
        <w:adjustRightInd w:val="0"/>
        <w:spacing w:before="13" w:after="0" w:line="250" w:lineRule="auto"/>
        <w:ind w:right="634" w:firstLine="0"/>
        <w:jc w:val="both"/>
        <w:rPr>
          <w:rFonts w:ascii="Times New Roman" w:hAnsi="Times New Roman"/>
          <w:color w:val="191919"/>
          <w:spacing w:val="3"/>
          <w:sz w:val="18"/>
          <w:szCs w:val="18"/>
        </w:rPr>
      </w:pPr>
    </w:p>
    <w:p w:rsidR="000A7810" w:rsidRPr="00EE3456" w:rsidRDefault="000A7810" w:rsidP="00EE3456">
      <w:pPr>
        <w:widowControl w:val="0"/>
        <w:autoSpaceDE w:val="0"/>
        <w:autoSpaceDN w:val="0"/>
        <w:adjustRightInd w:val="0"/>
        <w:spacing w:before="13" w:after="0" w:line="250" w:lineRule="auto"/>
        <w:ind w:right="634" w:firstLine="0"/>
        <w:jc w:val="both"/>
        <w:rPr>
          <w:ins w:id="32" w:author="kdouglas" w:date="2011-03-22T14:27:00Z"/>
          <w:rFonts w:ascii="Times New Roman" w:hAnsi="Times New Roman"/>
          <w:color w:val="191919"/>
          <w:spacing w:val="3"/>
          <w:sz w:val="18"/>
          <w:szCs w:val="18"/>
        </w:rPr>
      </w:pPr>
      <w:r w:rsidRPr="00EE3456">
        <w:rPr>
          <w:rFonts w:ascii="Times New Roman" w:hAnsi="Times New Roman"/>
          <w:color w:val="191919"/>
          <w:spacing w:val="3"/>
          <w:sz w:val="18"/>
          <w:szCs w:val="18"/>
        </w:rPr>
        <w:t xml:space="preserve">The James </w:t>
      </w:r>
      <w:proofErr w:type="spellStart"/>
      <w:r w:rsidRPr="00EE3456">
        <w:rPr>
          <w:rFonts w:ascii="Times New Roman" w:hAnsi="Times New Roman"/>
          <w:color w:val="191919"/>
          <w:spacing w:val="3"/>
          <w:sz w:val="18"/>
          <w:szCs w:val="18"/>
        </w:rPr>
        <w:t>Pendergrast</w:t>
      </w:r>
      <w:proofErr w:type="spellEnd"/>
      <w:r w:rsidRPr="00EE3456">
        <w:rPr>
          <w:rFonts w:ascii="Times New Roman" w:hAnsi="Times New Roman"/>
          <w:color w:val="191919"/>
          <w:spacing w:val="3"/>
          <w:sz w:val="18"/>
          <w:szCs w:val="18"/>
        </w:rPr>
        <w:t xml:space="preserve"> Memorial Library </w:t>
      </w:r>
      <w:ins w:id="33" w:author="kdouglas" w:date="2011-03-22T14:36:00Z">
        <w:r w:rsidRPr="00EE3456">
          <w:rPr>
            <w:rFonts w:ascii="Times New Roman" w:hAnsi="Times New Roman"/>
            <w:color w:val="191919"/>
            <w:spacing w:val="3"/>
            <w:sz w:val="18"/>
            <w:szCs w:val="18"/>
          </w:rPr>
          <w:t xml:space="preserve">support </w:t>
        </w:r>
      </w:ins>
      <w:del w:id="34" w:author="kdouglas" w:date="2011-03-22T14:36:00Z">
        <w:r w:rsidRPr="00EE3456" w:rsidDel="00B11799">
          <w:rPr>
            <w:rFonts w:ascii="Times New Roman" w:hAnsi="Times New Roman"/>
            <w:color w:val="191919"/>
            <w:spacing w:val="3"/>
            <w:sz w:val="18"/>
            <w:szCs w:val="18"/>
          </w:rPr>
          <w:delText>aids</w:delText>
        </w:r>
      </w:del>
      <w:r w:rsidRPr="00EE3456">
        <w:rPr>
          <w:rFonts w:ascii="Times New Roman" w:hAnsi="Times New Roman"/>
          <w:color w:val="191919"/>
          <w:spacing w:val="3"/>
          <w:sz w:val="18"/>
          <w:szCs w:val="18"/>
        </w:rPr>
        <w:t xml:space="preserve"> Albany State University</w:t>
      </w:r>
      <w:ins w:id="35" w:author="kdouglas" w:date="2011-03-22T14:36:00Z">
        <w:r w:rsidRPr="00EE3456">
          <w:rPr>
            <w:rFonts w:ascii="Times New Roman" w:hAnsi="Times New Roman"/>
            <w:color w:val="191919"/>
            <w:spacing w:val="3"/>
            <w:sz w:val="18"/>
            <w:szCs w:val="18"/>
          </w:rPr>
          <w:t>’s</w:t>
        </w:r>
      </w:ins>
      <w:del w:id="36" w:author="kdouglas" w:date="2011-03-22T14:36:00Z">
        <w:r w:rsidRPr="00EE3456" w:rsidDel="00B11799">
          <w:rPr>
            <w:rFonts w:ascii="Times New Roman" w:hAnsi="Times New Roman"/>
            <w:color w:val="191919"/>
            <w:spacing w:val="3"/>
            <w:sz w:val="18"/>
            <w:szCs w:val="18"/>
          </w:rPr>
          <w:delText xml:space="preserve"> in support of the</w:delText>
        </w:r>
      </w:del>
      <w:r w:rsidRPr="00EE3456">
        <w:rPr>
          <w:rFonts w:ascii="Times New Roman" w:hAnsi="Times New Roman"/>
          <w:color w:val="191919"/>
          <w:spacing w:val="3"/>
          <w:sz w:val="18"/>
          <w:szCs w:val="18"/>
        </w:rPr>
        <w:t xml:space="preserve"> academic programs</w:t>
      </w:r>
      <w:del w:id="37" w:author="kdouglas" w:date="2011-03-22T14:36:00Z">
        <w:r w:rsidRPr="00EE3456" w:rsidDel="00B11799">
          <w:rPr>
            <w:rFonts w:ascii="Times New Roman" w:hAnsi="Times New Roman"/>
            <w:color w:val="191919"/>
            <w:spacing w:val="3"/>
            <w:sz w:val="18"/>
            <w:szCs w:val="18"/>
          </w:rPr>
          <w:delText>of the University</w:delText>
        </w:r>
      </w:del>
      <w:r w:rsidRPr="00EE3456">
        <w:rPr>
          <w:rFonts w:ascii="Times New Roman" w:hAnsi="Times New Roman"/>
          <w:color w:val="191919"/>
          <w:spacing w:val="3"/>
          <w:sz w:val="18"/>
          <w:szCs w:val="18"/>
        </w:rPr>
        <w:t xml:space="preserve">. It supports the achievement of the goals as stated in the mission of the University through providing information resources, </w:t>
      </w:r>
      <w:ins w:id="38" w:author="kdouglas" w:date="2011-03-22T14:37:00Z">
        <w:r w:rsidRPr="00EE3456">
          <w:rPr>
            <w:rFonts w:ascii="Times New Roman" w:hAnsi="Times New Roman"/>
            <w:color w:val="191919"/>
            <w:spacing w:val="3"/>
            <w:sz w:val="18"/>
            <w:szCs w:val="18"/>
          </w:rPr>
          <w:t xml:space="preserve">instructional </w:t>
        </w:r>
      </w:ins>
      <w:del w:id="39" w:author="kdouglas" w:date="2011-03-22T14:37:00Z">
        <w:r w:rsidRPr="00EE3456" w:rsidDel="004A0A62">
          <w:rPr>
            <w:rFonts w:ascii="Times New Roman" w:hAnsi="Times New Roman"/>
            <w:color w:val="191919"/>
            <w:spacing w:val="3"/>
            <w:sz w:val="18"/>
            <w:szCs w:val="18"/>
          </w:rPr>
          <w:delText>in</w:delText>
        </w:r>
      </w:del>
      <w:del w:id="40" w:author="laverne" w:date="2011-03-22T14:13:00Z">
        <w:r w:rsidRPr="00EE3456" w:rsidDel="00BD46DE">
          <w:rPr>
            <w:rFonts w:ascii="Times New Roman" w:hAnsi="Times New Roman"/>
            <w:color w:val="191919"/>
            <w:spacing w:val="3"/>
            <w:sz w:val="18"/>
            <w:szCs w:val="18"/>
          </w:rPr>
          <w:delText xml:space="preserve">- </w:delText>
        </w:r>
      </w:del>
      <w:del w:id="41" w:author="kdouglas" w:date="2011-03-22T14:37:00Z">
        <w:r w:rsidRPr="00EE3456" w:rsidDel="004A0A62">
          <w:rPr>
            <w:rFonts w:ascii="Times New Roman" w:hAnsi="Times New Roman"/>
            <w:color w:val="191919"/>
            <w:spacing w:val="3"/>
            <w:sz w:val="18"/>
            <w:szCs w:val="18"/>
          </w:rPr>
          <w:delText>structional</w:delText>
        </w:r>
      </w:del>
      <w:r w:rsidRPr="00EE3456">
        <w:rPr>
          <w:rFonts w:ascii="Times New Roman" w:hAnsi="Times New Roman"/>
          <w:color w:val="191919"/>
          <w:spacing w:val="3"/>
          <w:sz w:val="18"/>
          <w:szCs w:val="18"/>
        </w:rPr>
        <w:t xml:space="preserve"> materials, and access to research. It aids Albany State University in serving a regional role in </w:t>
      </w:r>
      <w:ins w:id="42" w:author="kdouglas" w:date="2011-03-22T14:37:00Z">
        <w:r w:rsidRPr="00EE3456">
          <w:rPr>
            <w:rFonts w:ascii="Times New Roman" w:hAnsi="Times New Roman"/>
            <w:color w:val="191919"/>
            <w:spacing w:val="3"/>
            <w:sz w:val="18"/>
            <w:szCs w:val="18"/>
          </w:rPr>
          <w:t xml:space="preserve">Southwest </w:t>
        </w:r>
      </w:ins>
      <w:del w:id="43" w:author="kdouglas" w:date="2011-03-22T14:37:00Z">
        <w:r w:rsidRPr="00EE3456" w:rsidDel="004A0A62">
          <w:rPr>
            <w:rFonts w:ascii="Times New Roman" w:hAnsi="Times New Roman"/>
            <w:color w:val="191919"/>
            <w:spacing w:val="3"/>
            <w:sz w:val="18"/>
            <w:szCs w:val="18"/>
          </w:rPr>
          <w:delText>southwest</w:delText>
        </w:r>
      </w:del>
      <w:r w:rsidRPr="00EE3456">
        <w:rPr>
          <w:rFonts w:ascii="Times New Roman" w:hAnsi="Times New Roman"/>
          <w:color w:val="191919"/>
          <w:spacing w:val="3"/>
          <w:sz w:val="18"/>
          <w:szCs w:val="18"/>
        </w:rPr>
        <w:t xml:space="preserve"> Georgia in the area of library resources. The Library’s on-line public catalog (GIL/Galileo Interconnected Libraries) </w:t>
      </w:r>
      <w:ins w:id="44" w:author="kdouglas" w:date="2011-03-22T14:38:00Z">
        <w:r w:rsidRPr="00EE3456">
          <w:rPr>
            <w:rFonts w:ascii="Times New Roman" w:hAnsi="Times New Roman"/>
            <w:color w:val="191919"/>
            <w:spacing w:val="3"/>
            <w:sz w:val="18"/>
            <w:szCs w:val="18"/>
          </w:rPr>
          <w:t xml:space="preserve">also referred to as the RAMCAT </w:t>
        </w:r>
      </w:ins>
      <w:r w:rsidRPr="00EE3456">
        <w:rPr>
          <w:rFonts w:ascii="Times New Roman" w:hAnsi="Times New Roman"/>
          <w:color w:val="191919"/>
          <w:spacing w:val="3"/>
          <w:sz w:val="18"/>
          <w:szCs w:val="18"/>
        </w:rPr>
        <w:t xml:space="preserve">is available from </w:t>
      </w:r>
      <w:ins w:id="45" w:author="kdouglas" w:date="2011-03-22T14:38:00Z">
        <w:r w:rsidRPr="00EE3456">
          <w:rPr>
            <w:rFonts w:ascii="Times New Roman" w:hAnsi="Times New Roman"/>
            <w:color w:val="191919"/>
            <w:spacing w:val="3"/>
            <w:sz w:val="18"/>
            <w:szCs w:val="18"/>
          </w:rPr>
          <w:t xml:space="preserve">any remote site </w:t>
        </w:r>
      </w:ins>
      <w:del w:id="46" w:author="kdouglas" w:date="2011-03-22T14:39:00Z">
        <w:r w:rsidRPr="00EE3456" w:rsidDel="004A0A62">
          <w:rPr>
            <w:rFonts w:ascii="Times New Roman" w:hAnsi="Times New Roman"/>
            <w:color w:val="191919"/>
            <w:spacing w:val="3"/>
            <w:sz w:val="18"/>
            <w:szCs w:val="18"/>
          </w:rPr>
          <w:delText>re</w:delText>
        </w:r>
      </w:del>
      <w:del w:id="47" w:author="laverne" w:date="2011-03-22T14:13:00Z">
        <w:r w:rsidRPr="00EE3456" w:rsidDel="00BD46DE">
          <w:rPr>
            <w:rFonts w:ascii="Times New Roman" w:hAnsi="Times New Roman"/>
            <w:color w:val="191919"/>
            <w:spacing w:val="3"/>
            <w:sz w:val="18"/>
            <w:szCs w:val="18"/>
          </w:rPr>
          <w:delText xml:space="preserve">- </w:delText>
        </w:r>
      </w:del>
      <w:del w:id="48" w:author="kdouglas" w:date="2011-03-22T14:39:00Z">
        <w:r w:rsidRPr="00EE3456" w:rsidDel="004A0A62">
          <w:rPr>
            <w:rFonts w:ascii="Times New Roman" w:hAnsi="Times New Roman"/>
            <w:color w:val="191919"/>
            <w:spacing w:val="3"/>
            <w:sz w:val="18"/>
            <w:szCs w:val="18"/>
          </w:rPr>
          <w:delText>mote access</w:delText>
        </w:r>
      </w:del>
      <w:r w:rsidRPr="00EE3456">
        <w:rPr>
          <w:rFonts w:ascii="Times New Roman" w:hAnsi="Times New Roman"/>
          <w:color w:val="191919"/>
          <w:spacing w:val="3"/>
          <w:sz w:val="18"/>
          <w:szCs w:val="18"/>
        </w:rPr>
        <w:t xml:space="preserve"> to all who have internet connection</w:t>
      </w:r>
      <w:ins w:id="49" w:author="kdouglas" w:date="2011-03-22T14:39:00Z">
        <w:r w:rsidRPr="00EE3456">
          <w:rPr>
            <w:rFonts w:ascii="Times New Roman" w:hAnsi="Times New Roman"/>
            <w:color w:val="191919"/>
            <w:spacing w:val="3"/>
            <w:sz w:val="18"/>
            <w:szCs w:val="18"/>
          </w:rPr>
          <w:t xml:space="preserve">. </w:t>
        </w:r>
      </w:ins>
      <w:del w:id="50" w:author="kdouglas" w:date="2011-03-22T14:39:00Z">
        <w:r w:rsidRPr="00EE3456" w:rsidDel="004A0A62">
          <w:rPr>
            <w:rFonts w:ascii="Times New Roman" w:hAnsi="Times New Roman"/>
            <w:color w:val="191919"/>
            <w:spacing w:val="3"/>
            <w:sz w:val="18"/>
            <w:szCs w:val="18"/>
          </w:rPr>
          <w:delText>s.</w:delText>
        </w:r>
      </w:del>
      <w:r w:rsidRPr="00EE3456">
        <w:rPr>
          <w:rFonts w:ascii="Times New Roman" w:hAnsi="Times New Roman"/>
          <w:color w:val="191919"/>
          <w:spacing w:val="3"/>
          <w:sz w:val="18"/>
          <w:szCs w:val="18"/>
        </w:rPr>
        <w:t xml:space="preserve"> The location </w:t>
      </w:r>
      <w:proofErr w:type="gramStart"/>
      <w:r w:rsidRPr="00EE3456">
        <w:rPr>
          <w:rFonts w:ascii="Times New Roman" w:hAnsi="Times New Roman"/>
          <w:color w:val="191919"/>
          <w:spacing w:val="3"/>
          <w:sz w:val="18"/>
          <w:szCs w:val="18"/>
        </w:rPr>
        <w:t xml:space="preserve">is </w:t>
      </w:r>
      <w:proofErr w:type="gramEnd"/>
      <w:r w:rsidR="00623C29">
        <w:rPr>
          <w:rFonts w:ascii="Times New Roman" w:hAnsi="Times New Roman"/>
          <w:color w:val="191919"/>
          <w:spacing w:val="3"/>
          <w:sz w:val="18"/>
          <w:szCs w:val="18"/>
        </w:rPr>
        <w:fldChar w:fldCharType="begin"/>
      </w:r>
      <w:r w:rsidR="00115A2C">
        <w:rPr>
          <w:rFonts w:ascii="Times New Roman" w:hAnsi="Times New Roman"/>
          <w:color w:val="191919"/>
          <w:spacing w:val="3"/>
          <w:sz w:val="18"/>
          <w:szCs w:val="18"/>
        </w:rPr>
        <w:instrText xml:space="preserve"> HYPERLINK "http://gil.asurams.edu" </w:instrText>
      </w:r>
      <w:r w:rsidR="00623C29">
        <w:rPr>
          <w:rFonts w:ascii="Times New Roman" w:hAnsi="Times New Roman"/>
          <w:color w:val="191919"/>
          <w:spacing w:val="3"/>
          <w:sz w:val="18"/>
          <w:szCs w:val="18"/>
        </w:rPr>
        <w:fldChar w:fldCharType="separate"/>
      </w:r>
      <w:r w:rsidR="00115A2C" w:rsidRPr="00115A2C">
        <w:rPr>
          <w:rStyle w:val="Hyperlink"/>
          <w:rFonts w:ascii="Times New Roman" w:hAnsi="Times New Roman"/>
          <w:spacing w:val="3"/>
          <w:sz w:val="18"/>
          <w:szCs w:val="18"/>
        </w:rPr>
        <w:t>http://</w:t>
      </w:r>
      <w:r w:rsidRPr="00115A2C">
        <w:rPr>
          <w:rStyle w:val="Hyperlink"/>
          <w:rFonts w:ascii="Times New Roman" w:hAnsi="Times New Roman"/>
          <w:spacing w:val="3"/>
          <w:sz w:val="18"/>
          <w:szCs w:val="18"/>
        </w:rPr>
        <w:t>gil.asurams.edu</w:t>
      </w:r>
      <w:r w:rsidR="00623C29">
        <w:rPr>
          <w:rFonts w:ascii="Times New Roman" w:hAnsi="Times New Roman"/>
          <w:color w:val="191919"/>
          <w:spacing w:val="3"/>
          <w:sz w:val="18"/>
          <w:szCs w:val="18"/>
        </w:rPr>
        <w:fldChar w:fldCharType="end"/>
      </w:r>
      <w:r w:rsidRPr="00EE3456">
        <w:rPr>
          <w:rFonts w:ascii="Times New Roman" w:hAnsi="Times New Roman"/>
          <w:color w:val="191919"/>
          <w:spacing w:val="3"/>
          <w:sz w:val="18"/>
          <w:szCs w:val="18"/>
        </w:rPr>
        <w:t>.</w:t>
      </w:r>
      <w:r w:rsidR="00115A2C">
        <w:rPr>
          <w:rFonts w:ascii="Times New Roman" w:hAnsi="Times New Roman"/>
          <w:color w:val="191919"/>
          <w:spacing w:val="3"/>
          <w:sz w:val="18"/>
          <w:szCs w:val="18"/>
        </w:rPr>
        <w:t xml:space="preserve"> </w:t>
      </w:r>
      <w:r w:rsidRPr="00EE3456">
        <w:rPr>
          <w:rFonts w:ascii="Times New Roman" w:hAnsi="Times New Roman"/>
          <w:color w:val="191919"/>
          <w:spacing w:val="3"/>
          <w:sz w:val="18"/>
          <w:szCs w:val="18"/>
        </w:rPr>
        <w:t xml:space="preserve"> GIL also offers remote access to other libraries in the University System of Georgia.</w:t>
      </w:r>
    </w:p>
    <w:p w:rsidR="000A7810" w:rsidRPr="00EE3456" w:rsidRDefault="000A7810" w:rsidP="00EE3456">
      <w:pPr>
        <w:widowControl w:val="0"/>
        <w:autoSpaceDE w:val="0"/>
        <w:autoSpaceDN w:val="0"/>
        <w:adjustRightInd w:val="0"/>
        <w:spacing w:before="13" w:after="0" w:line="250" w:lineRule="auto"/>
        <w:ind w:right="634" w:firstLine="0"/>
        <w:jc w:val="both"/>
        <w:rPr>
          <w:ins w:id="51" w:author="kdouglas" w:date="2011-03-22T14:27:00Z"/>
          <w:rFonts w:ascii="Times New Roman" w:hAnsi="Times New Roman"/>
          <w:color w:val="191919"/>
          <w:spacing w:val="3"/>
          <w:sz w:val="18"/>
          <w:szCs w:val="18"/>
        </w:rPr>
      </w:pPr>
    </w:p>
    <w:p w:rsidR="000A7810" w:rsidRPr="00EE3456" w:rsidRDefault="00623C29" w:rsidP="00EE3456">
      <w:pPr>
        <w:widowControl w:val="0"/>
        <w:autoSpaceDE w:val="0"/>
        <w:autoSpaceDN w:val="0"/>
        <w:adjustRightInd w:val="0"/>
        <w:spacing w:before="13" w:after="0" w:line="250" w:lineRule="auto"/>
        <w:ind w:right="634" w:firstLine="0"/>
        <w:jc w:val="both"/>
        <w:rPr>
          <w:ins w:id="52" w:author="kdouglas" w:date="2011-03-22T14:28:00Z"/>
          <w:rFonts w:ascii="Times New Roman" w:hAnsi="Times New Roman"/>
          <w:color w:val="191919"/>
          <w:spacing w:val="3"/>
          <w:sz w:val="18"/>
          <w:szCs w:val="18"/>
          <w:rPrChange w:id="53" w:author="kdouglas" w:date="2011-03-22T14:32:00Z">
            <w:rPr>
              <w:ins w:id="54" w:author="kdouglas" w:date="2011-03-22T14:28:00Z"/>
            </w:rPr>
          </w:rPrChange>
        </w:rPr>
      </w:pPr>
      <w:ins w:id="55" w:author="kdouglas" w:date="2011-03-22T14:28:00Z">
        <w:r w:rsidRPr="00623C29">
          <w:rPr>
            <w:rFonts w:ascii="Times New Roman" w:hAnsi="Times New Roman"/>
            <w:color w:val="191919"/>
            <w:spacing w:val="3"/>
            <w:sz w:val="18"/>
            <w:szCs w:val="18"/>
            <w:rPrChange w:id="56" w:author="kdouglas" w:date="2011-03-22T14:32:00Z">
              <w:rPr/>
            </w:rPrChange>
          </w:rPr>
          <w:t>The library has a strong virtual collection that includes Galileo which is a collection of many databases</w:t>
        </w:r>
      </w:ins>
      <w:r w:rsidR="00A82F11" w:rsidRPr="00EE3456">
        <w:rPr>
          <w:rFonts w:ascii="Times New Roman" w:hAnsi="Times New Roman"/>
          <w:color w:val="191919"/>
          <w:spacing w:val="3"/>
          <w:sz w:val="18"/>
          <w:szCs w:val="18"/>
        </w:rPr>
        <w:t xml:space="preserve"> </w:t>
      </w:r>
      <w:ins w:id="57" w:author="kdouglas" w:date="2011-03-22T14:28:00Z">
        <w:r w:rsidRPr="00623C29">
          <w:rPr>
            <w:rFonts w:ascii="Times New Roman" w:hAnsi="Times New Roman"/>
            <w:color w:val="191919"/>
            <w:spacing w:val="3"/>
            <w:sz w:val="18"/>
            <w:szCs w:val="18"/>
            <w:rPrChange w:id="58" w:author="kdouglas" w:date="2011-03-22T14:32:00Z">
              <w:rPr/>
            </w:rPrChange>
          </w:rPr>
          <w:t>indexing thousands of periodicals and scholarly journals.  Over 2,000 journals titles are full-text.  Other resources include EBSCO Host, Interlibrary Loan and GIL Express which provides online borrowing of books for universal borrowing between other institutions in the University System of Georgia.</w:t>
        </w:r>
      </w:ins>
    </w:p>
    <w:p w:rsidR="000A7810" w:rsidRDefault="000A7810" w:rsidP="00A82F11">
      <w:pPr>
        <w:widowControl w:val="0"/>
        <w:autoSpaceDE w:val="0"/>
        <w:autoSpaceDN w:val="0"/>
        <w:adjustRightInd w:val="0"/>
        <w:spacing w:before="7" w:after="0" w:line="220" w:lineRule="exact"/>
        <w:rPr>
          <w:rFonts w:ascii="Times New Roman" w:hAnsi="Times New Roman"/>
          <w:color w:val="000000"/>
        </w:rPr>
      </w:pPr>
    </w:p>
    <w:p w:rsidR="000A7810" w:rsidRDefault="000A7810" w:rsidP="003B5DD4">
      <w:pPr>
        <w:pStyle w:val="Style1"/>
        <w:keepNext/>
        <w:keepLines/>
        <w:widowControl/>
        <w:autoSpaceDE/>
        <w:autoSpaceDN/>
        <w:adjustRightInd/>
        <w:ind w:left="0" w:right="0" w:firstLine="0"/>
        <w:jc w:val="left"/>
        <w:outlineLvl w:val="1"/>
        <w:rPr>
          <w:color w:val="000000"/>
        </w:rPr>
      </w:pPr>
      <w:bookmarkStart w:id="59" w:name="_Toc295058514"/>
      <w:r>
        <w:rPr>
          <w:sz w:val="24"/>
          <w:szCs w:val="24"/>
        </w:rPr>
        <w:t>T</w:t>
      </w:r>
      <w:r>
        <w:t>HE</w:t>
      </w:r>
      <w:r>
        <w:rPr>
          <w:spacing w:val="2"/>
        </w:rPr>
        <w:t xml:space="preserve"> </w:t>
      </w:r>
      <w:r>
        <w:rPr>
          <w:sz w:val="24"/>
          <w:szCs w:val="24"/>
        </w:rPr>
        <w:t>A</w:t>
      </w:r>
      <w:r>
        <w:t>LBANY</w:t>
      </w:r>
      <w:r>
        <w:rPr>
          <w:spacing w:val="8"/>
        </w:rPr>
        <w:t xml:space="preserve"> </w:t>
      </w:r>
      <w:r>
        <w:rPr>
          <w:sz w:val="24"/>
          <w:szCs w:val="24"/>
        </w:rPr>
        <w:t>S</w:t>
      </w:r>
      <w:r>
        <w:rPr>
          <w:spacing w:val="-13"/>
        </w:rPr>
        <w:t>TA</w:t>
      </w:r>
      <w:r>
        <w:t>TE</w:t>
      </w:r>
      <w:r>
        <w:rPr>
          <w:spacing w:val="15"/>
        </w:rPr>
        <w:t xml:space="preserve"> </w:t>
      </w:r>
      <w:r>
        <w:rPr>
          <w:sz w:val="24"/>
          <w:szCs w:val="24"/>
        </w:rPr>
        <w:t>U</w:t>
      </w:r>
      <w:r>
        <w:t>NIVERSITY</w:t>
      </w:r>
      <w:r>
        <w:rPr>
          <w:spacing w:val="-5"/>
        </w:rPr>
        <w:t xml:space="preserve"> </w:t>
      </w:r>
      <w:r>
        <w:rPr>
          <w:sz w:val="24"/>
          <w:szCs w:val="24"/>
        </w:rPr>
        <w:t>A</w:t>
      </w:r>
      <w:r>
        <w:t>LUMNI</w:t>
      </w:r>
      <w:r>
        <w:rPr>
          <w:spacing w:val="2"/>
        </w:rPr>
        <w:t xml:space="preserve"> </w:t>
      </w:r>
      <w:r>
        <w:rPr>
          <w:sz w:val="24"/>
          <w:szCs w:val="24"/>
        </w:rPr>
        <w:t>A</w:t>
      </w:r>
      <w:r>
        <w:t>SSOCI</w:t>
      </w:r>
      <w:r>
        <w:rPr>
          <w:spacing w:val="-13"/>
        </w:rPr>
        <w:t>A</w:t>
      </w:r>
      <w:r>
        <w:t>TION</w:t>
      </w:r>
      <w:bookmarkEnd w:id="59"/>
    </w:p>
    <w:p w:rsidR="000A7810" w:rsidRPr="00EE3456" w:rsidRDefault="000A7810" w:rsidP="00EE3456">
      <w:pPr>
        <w:widowControl w:val="0"/>
        <w:autoSpaceDE w:val="0"/>
        <w:autoSpaceDN w:val="0"/>
        <w:adjustRightInd w:val="0"/>
        <w:spacing w:before="13" w:after="0" w:line="250" w:lineRule="auto"/>
        <w:ind w:right="634"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Alumni Association of Albany State University is a composite group of graduates and former students as well as friends of the University who are associate members. The organization exists to support and promote the interests of the University. The Alumni Association is organized on a local, state, regional and national basis. It has a resident office and a full-time Director of Alumni Affairs/Executive Secretary who</w:t>
      </w:r>
    </w:p>
    <w:p w:rsidR="00A82F11" w:rsidRDefault="000A7810" w:rsidP="00A82F11">
      <w:pPr>
        <w:rPr>
          <w:rFonts w:ascii="Times New Roman" w:hAnsi="Times New Roman"/>
          <w:b/>
          <w:bCs/>
          <w:color w:val="191919"/>
          <w:position w:val="-5"/>
          <w:sz w:val="20"/>
          <w:szCs w:val="20"/>
        </w:rPr>
      </w:pPr>
      <w:r>
        <w:rPr>
          <w:rFonts w:ascii="Times New Roman" w:hAnsi="Times New Roman"/>
          <w:b/>
          <w:bCs/>
          <w:color w:val="191919"/>
          <w:position w:val="-5"/>
          <w:sz w:val="20"/>
          <w:szCs w:val="20"/>
        </w:rPr>
        <w:t xml:space="preserve">               </w:t>
      </w:r>
    </w:p>
    <w:p w:rsidR="00A82F11" w:rsidRDefault="00A82F11" w:rsidP="00A82F11">
      <w:pPr>
        <w:rPr>
          <w:rFonts w:ascii="Times New Roman" w:hAnsi="Times New Roman"/>
          <w:b/>
          <w:bCs/>
          <w:color w:val="191919"/>
          <w:position w:val="-5"/>
          <w:sz w:val="20"/>
          <w:szCs w:val="20"/>
        </w:rPr>
      </w:pPr>
    </w:p>
    <w:p w:rsidR="00A82F11" w:rsidRDefault="00A82F11" w:rsidP="00A82F11">
      <w:pPr>
        <w:rPr>
          <w:rFonts w:ascii="Times New Roman" w:hAnsi="Times New Roman"/>
          <w:b/>
          <w:bCs/>
          <w:color w:val="191919"/>
          <w:position w:val="-5"/>
          <w:sz w:val="20"/>
          <w:szCs w:val="20"/>
        </w:rPr>
      </w:pPr>
    </w:p>
    <w:p w:rsidR="00926819" w:rsidRDefault="00926819" w:rsidP="00A82F11">
      <w:pPr>
        <w:rPr>
          <w:rFonts w:ascii="Times New Roman" w:hAnsi="Times New Roman"/>
          <w:b/>
          <w:bCs/>
          <w:color w:val="191919"/>
          <w:position w:val="-5"/>
          <w:sz w:val="20"/>
          <w:szCs w:val="20"/>
        </w:rPr>
      </w:pPr>
    </w:p>
    <w:p w:rsidR="001D09D6" w:rsidRDefault="001D09D6" w:rsidP="001D09D6">
      <w:pPr>
        <w:spacing w:after="0"/>
        <w:rPr>
          <w:rFonts w:ascii="Times New Roman" w:hAnsi="Times New Roman"/>
          <w:b/>
          <w:bCs/>
          <w:color w:val="191919"/>
          <w:position w:val="-5"/>
          <w:sz w:val="18"/>
          <w:szCs w:val="18"/>
        </w:rPr>
      </w:pPr>
    </w:p>
    <w:p w:rsidR="001D09D6" w:rsidRDefault="001D09D6" w:rsidP="001D09D6">
      <w:pPr>
        <w:spacing w:after="0"/>
        <w:rPr>
          <w:rFonts w:ascii="Times New Roman" w:hAnsi="Times New Roman"/>
          <w:b/>
          <w:bCs/>
          <w:color w:val="191919"/>
          <w:position w:val="-5"/>
          <w:sz w:val="18"/>
          <w:szCs w:val="18"/>
        </w:rPr>
      </w:pPr>
    </w:p>
    <w:p w:rsidR="00EE3456" w:rsidRDefault="00EE3456" w:rsidP="001D09D6">
      <w:pPr>
        <w:spacing w:after="0"/>
        <w:rPr>
          <w:rFonts w:ascii="Times New Roman" w:hAnsi="Times New Roman"/>
          <w:b/>
          <w:bCs/>
          <w:color w:val="191919"/>
          <w:position w:val="-5"/>
          <w:sz w:val="18"/>
          <w:szCs w:val="18"/>
        </w:rPr>
      </w:pPr>
    </w:p>
    <w:p w:rsidR="001D09D6" w:rsidRPr="001D09D6" w:rsidRDefault="001D09D6" w:rsidP="001D09D6">
      <w:pPr>
        <w:spacing w:after="0"/>
        <w:rPr>
          <w:rFonts w:ascii="Times New Roman" w:hAnsi="Times New Roman"/>
          <w:b/>
          <w:bCs/>
          <w:color w:val="191919"/>
          <w:position w:val="-5"/>
          <w:sz w:val="18"/>
          <w:szCs w:val="18"/>
        </w:rPr>
      </w:pPr>
      <w:r>
        <w:rPr>
          <w:rFonts w:ascii="Times New Roman" w:hAnsi="Times New Roman"/>
          <w:b/>
          <w:bCs/>
          <w:color w:val="191919"/>
          <w:position w:val="-5"/>
          <w:sz w:val="18"/>
          <w:szCs w:val="18"/>
        </w:rPr>
        <w:t xml:space="preserve"> </w:t>
      </w:r>
    </w:p>
    <w:p w:rsidR="000A7810" w:rsidRDefault="000A7810" w:rsidP="001D09D6">
      <w:pPr>
        <w:ind w:left="3420" w:right="-266"/>
        <w:jc w:val="center"/>
        <w:rPr>
          <w:rFonts w:ascii="Times New Roman" w:hAnsi="Times New Roman"/>
          <w:b/>
          <w:bCs/>
          <w:color w:val="191919"/>
          <w:position w:val="-5"/>
          <w:sz w:val="15"/>
          <w:szCs w:val="15"/>
        </w:rPr>
        <w:sectPr w:rsidR="000A7810" w:rsidSect="00A331E4">
          <w:pgSz w:w="12240" w:h="15840"/>
          <w:pgMar w:top="418" w:right="720" w:bottom="274" w:left="806" w:header="720" w:footer="288" w:gutter="0"/>
          <w:cols w:space="720"/>
          <w:docGrid w:linePitch="360"/>
        </w:sectPr>
      </w:pPr>
    </w:p>
    <w:p w:rsidR="00C25DC8" w:rsidRDefault="00623C29" w:rsidP="00C25DC8">
      <w:pPr>
        <w:widowControl w:val="0"/>
        <w:autoSpaceDE w:val="0"/>
        <w:autoSpaceDN w:val="0"/>
        <w:adjustRightInd w:val="0"/>
        <w:spacing w:before="73" w:after="0"/>
        <w:ind w:left="450" w:firstLine="22"/>
      </w:pPr>
      <w:r>
        <w:rPr>
          <w:noProof/>
        </w:rPr>
        <w:lastRenderedPageBreak/>
        <w:pict>
          <v:group id="_x0000_s15477" style="position:absolute;left:0;text-align:left;margin-left:-63.9pt;margin-top:-20pt;width:191pt;height:795.35pt;z-index:-251378688" coordorigin="-745,-62" coordsize="3820,15907">
            <v:group id="_x0000_s15478" style="position:absolute;left:-745;top:-62;width:3820;height:15907" coordorigin="-717,-62" coordsize="3820,15907">
              <v:rect id="Rectangle 2702" o:spid="_x0000_s1547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48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48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48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48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48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48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48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48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48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48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49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49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49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49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49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49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49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49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49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49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50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50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50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50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50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50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50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50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50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50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51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51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fldChar w:fldCharType="end"/>
      </w:r>
      <w:r w:rsidR="00C25DC8">
        <w:t>Academic Calendar</w:t>
      </w: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pPr>
      <w:r>
        <w:t>Academic Calendar 2011-2012</w:t>
      </w:r>
    </w:p>
    <w:p w:rsidR="00C25DC8" w:rsidRDefault="00C25DC8" w:rsidP="00FE7D6C">
      <w:pPr>
        <w:widowControl w:val="0"/>
        <w:autoSpaceDE w:val="0"/>
        <w:autoSpaceDN w:val="0"/>
        <w:adjustRightInd w:val="0"/>
        <w:spacing w:before="73" w:after="0"/>
        <w:ind w:left="1058" w:firstLine="22"/>
      </w:pPr>
      <w:r>
        <w:t>Fall Semester 2011</w:t>
      </w: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sectPr w:rsidR="00C25DC8" w:rsidSect="001F1F32">
          <w:pgSz w:w="12240" w:h="15840"/>
          <w:pgMar w:top="400" w:right="1080" w:bottom="360" w:left="540" w:header="720" w:footer="288" w:gutter="0"/>
          <w:cols w:space="720" w:equalWidth="0">
            <w:col w:w="11220"/>
          </w:cols>
          <w:noEndnote/>
          <w:docGrid w:linePitch="299"/>
        </w:sectPr>
      </w:pPr>
    </w:p>
    <w:p w:rsidR="00C25DC8" w:rsidRDefault="00623C29" w:rsidP="00C25DC8">
      <w:pPr>
        <w:widowControl w:val="0"/>
        <w:autoSpaceDE w:val="0"/>
        <w:autoSpaceDN w:val="0"/>
        <w:adjustRightInd w:val="0"/>
        <w:spacing w:before="73" w:after="0"/>
        <w:ind w:left="8910" w:firstLine="22"/>
      </w:pPr>
      <w:r>
        <w:rPr>
          <w:noProof/>
        </w:rPr>
        <w:lastRenderedPageBreak/>
        <w:pict>
          <v:group id="_x0000_s17445" style="position:absolute;left:0;text-align:left;margin-left:435.6pt;margin-top:-20.8pt;width:198.65pt;height:795.8pt;z-index:-251352064" coordorigin="9205,-90" coordsize="3973,15916">
            <v:group id="_x0000_s17446" style="position:absolute;left:9205;top:-90;width:3973;height:15916" coordorigin="9205,-90" coordsize="3973,15916">
              <v:group id="_x0000_s17447" style="position:absolute;left:9205;top:-90;width:3973;height:15916" coordorigin="9205,-90" coordsize="3973,15916">
                <v:rect id="Rectangle 2736" o:spid="_x0000_s17448"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449"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450"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451"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452"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453"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45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45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456"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45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45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459"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46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46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462"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46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46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465"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46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46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468"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469"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470"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A331E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A331E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471"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A331E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472"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A331E4" w:rsidRDefault="00A331E4" w:rsidP="00A331E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473"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474"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475"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476"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A331E4" w:rsidRPr="008A161B"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477"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478"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A331E4" w:rsidRDefault="00A331E4" w:rsidP="00A331E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A331E4" w:rsidRPr="008A161B" w:rsidRDefault="00A331E4" w:rsidP="00A331E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C25DC8">
        <w:t>Academic Calendar</w:t>
      </w:r>
    </w:p>
    <w:p w:rsidR="00C25DC8" w:rsidRDefault="00C25DC8" w:rsidP="00C25DC8">
      <w:pPr>
        <w:widowControl w:val="0"/>
        <w:autoSpaceDE w:val="0"/>
        <w:autoSpaceDN w:val="0"/>
        <w:adjustRightInd w:val="0"/>
        <w:spacing w:before="73" w:after="0"/>
        <w:ind w:left="8460" w:firstLine="22"/>
      </w:pPr>
      <w:r>
        <w:t>Spring Semester 2012</w:t>
      </w: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pPr>
    </w:p>
    <w:p w:rsidR="00C25DC8" w:rsidRDefault="00C25DC8" w:rsidP="00FE7D6C">
      <w:pPr>
        <w:widowControl w:val="0"/>
        <w:autoSpaceDE w:val="0"/>
        <w:autoSpaceDN w:val="0"/>
        <w:adjustRightInd w:val="0"/>
        <w:spacing w:before="73" w:after="0"/>
        <w:ind w:left="1058" w:firstLine="22"/>
        <w:sectPr w:rsidR="00C25DC8" w:rsidSect="00B27A5C">
          <w:pgSz w:w="12240" w:h="15840"/>
          <w:pgMar w:top="400" w:right="360" w:bottom="280" w:left="420" w:header="720" w:footer="288" w:gutter="0"/>
          <w:cols w:space="720" w:equalWidth="0">
            <w:col w:w="11460"/>
          </w:cols>
          <w:noEndnote/>
          <w:docGrid w:linePitch="299"/>
        </w:sectPr>
      </w:pPr>
    </w:p>
    <w:p w:rsidR="00EE09B2" w:rsidRPr="00930000" w:rsidRDefault="00623C29" w:rsidP="00FE7D6C">
      <w:pPr>
        <w:widowControl w:val="0"/>
        <w:autoSpaceDE w:val="0"/>
        <w:autoSpaceDN w:val="0"/>
        <w:adjustRightInd w:val="0"/>
        <w:spacing w:before="73" w:after="0"/>
        <w:ind w:left="1058" w:firstLine="22"/>
        <w:rPr>
          <w:rFonts w:ascii="Times New Roman" w:hAnsi="Times New Roman" w:cs="Times New Roman"/>
          <w:color w:val="000000"/>
        </w:rPr>
      </w:pPr>
      <w:r w:rsidRPr="00623C29">
        <w:rPr>
          <w:noProof/>
        </w:rPr>
        <w:lastRenderedPageBreak/>
        <w:pict>
          <v:group id="_x0000_s15512" style="position:absolute;left:0;text-align:left;margin-left:-57.5pt;margin-top:-21.75pt;width:191pt;height:795.35pt;z-index:-251377664" coordorigin="-745,-62" coordsize="3820,15907">
            <v:group id="_x0000_s15513" style="position:absolute;left:-745;top:-62;width:3820;height:15907" coordorigin="-717,-62" coordsize="3820,15907">
              <v:rect id="Rectangle 2702" o:spid="_x0000_s1551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51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51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51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51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51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52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52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52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52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52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52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52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52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52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52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53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53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53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53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53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53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53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53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53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53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54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54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54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54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54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54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54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fldChar w:fldCharType="begin"/>
      </w:r>
      <w:r w:rsidR="000A7810">
        <w:instrText xml:space="preserve"> INCLUDETEXT "C:\\Users\\juliette\\Desktop\\raw3\\Admissions.docx" </w:instrText>
      </w:r>
      <w:r w:rsidR="00EE09B2">
        <w:instrText xml:space="preserve"> \* MERGEFORMAT </w:instrText>
      </w:r>
      <w:r>
        <w:fldChar w:fldCharType="separate"/>
      </w:r>
      <w:r w:rsidR="00EE09B2" w:rsidRPr="00930000">
        <w:rPr>
          <w:rFonts w:ascii="Times New Roman" w:hAnsi="Times New Roman" w:cs="Times New Roman"/>
          <w:b/>
          <w:bCs/>
          <w:color w:val="191919"/>
        </w:rPr>
        <w:t>Admissions</w:t>
      </w:r>
    </w:p>
    <w:p w:rsidR="00EE09B2" w:rsidRDefault="00EE09B2" w:rsidP="000D26A0">
      <w:pPr>
        <w:widowControl w:val="0"/>
        <w:autoSpaceDE w:val="0"/>
        <w:autoSpaceDN w:val="0"/>
        <w:adjustRightInd w:val="0"/>
        <w:spacing w:before="6" w:after="0" w:line="190" w:lineRule="exact"/>
        <w:rPr>
          <w:rFonts w:ascii="Century Gothic" w:hAnsi="Century Gothic" w:cs="Century Gothic"/>
          <w:color w:val="000000"/>
          <w:sz w:val="19"/>
          <w:szCs w:val="19"/>
        </w:rPr>
      </w:pPr>
    </w:p>
    <w:p w:rsidR="00EE09B2" w:rsidRDefault="00EE09B2" w:rsidP="000D26A0">
      <w:pPr>
        <w:widowControl w:val="0"/>
        <w:autoSpaceDE w:val="0"/>
        <w:autoSpaceDN w:val="0"/>
        <w:adjustRightInd w:val="0"/>
        <w:spacing w:after="0" w:line="200" w:lineRule="exact"/>
        <w:rPr>
          <w:rFonts w:ascii="Century Gothic" w:hAnsi="Century Gothic" w:cs="Century Gothic"/>
          <w:color w:val="000000"/>
          <w:sz w:val="20"/>
          <w:szCs w:val="20"/>
        </w:rPr>
      </w:pPr>
    </w:p>
    <w:p w:rsidR="00EE09B2" w:rsidRDefault="00EE09B2" w:rsidP="00EE09B2">
      <w:pPr>
        <w:widowControl w:val="0"/>
        <w:autoSpaceDE w:val="0"/>
        <w:autoSpaceDN w:val="0"/>
        <w:adjustRightInd w:val="0"/>
        <w:spacing w:after="0"/>
        <w:ind w:left="1009" w:hanging="19"/>
        <w:rPr>
          <w:rFonts w:ascii="Times New Roman" w:hAnsi="Times New Roman"/>
          <w:color w:val="000000"/>
          <w:sz w:val="20"/>
          <w:szCs w:val="20"/>
        </w:rPr>
      </w:pPr>
      <w:r>
        <w:rPr>
          <w:rFonts w:ascii="Century Gothic" w:hAnsi="Century Gothic" w:cs="Century Gothic"/>
          <w:noProof/>
          <w:color w:val="000000"/>
          <w:sz w:val="20"/>
          <w:szCs w:val="20"/>
        </w:rPr>
        <w:drawing>
          <wp:inline distT="0" distB="0" distL="0" distR="0">
            <wp:extent cx="6402037"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tretch>
                      <a:fillRect/>
                    </a:stretch>
                  </pic:blipFill>
                  <pic:spPr bwMode="auto">
                    <a:xfrm>
                      <a:off x="0" y="0"/>
                      <a:ext cx="6402037" cy="4362450"/>
                    </a:xfrm>
                    <a:prstGeom prst="rect">
                      <a:avLst/>
                    </a:prstGeom>
                    <a:noFill/>
                    <a:ln w="9525">
                      <a:noFill/>
                      <a:miter lim="800000"/>
                      <a:headEnd/>
                      <a:tailEnd/>
                    </a:ln>
                  </pic:spPr>
                </pic:pic>
              </a:graphicData>
            </a:graphic>
          </wp:inline>
        </w:drawing>
      </w:r>
    </w:p>
    <w:p w:rsidR="00EE09B2" w:rsidRPr="00030AE4" w:rsidRDefault="00EE09B2" w:rsidP="00030AE4">
      <w:pPr>
        <w:pStyle w:val="Heading1"/>
        <w:ind w:left="900"/>
        <w:jc w:val="center"/>
        <w:rPr>
          <w:rFonts w:ascii="Times New Roman" w:hAnsi="Times New Roman"/>
          <w:color w:val="000000"/>
          <w:sz w:val="96"/>
          <w:szCs w:val="96"/>
        </w:rPr>
      </w:pPr>
      <w:bookmarkStart w:id="60" w:name="_Toc295058515"/>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60"/>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623C29" w:rsidP="000D26A0">
      <w:pPr>
        <w:widowControl w:val="0"/>
        <w:autoSpaceDE w:val="0"/>
        <w:autoSpaceDN w:val="0"/>
        <w:adjustRightInd w:val="0"/>
        <w:spacing w:before="1" w:after="0"/>
        <w:ind w:left="1020"/>
        <w:rPr>
          <w:rFonts w:ascii="Times New Roman" w:hAnsi="Times New Roman"/>
          <w:color w:val="000000"/>
          <w:sz w:val="27"/>
          <w:szCs w:val="27"/>
        </w:rPr>
      </w:pPr>
      <w:r w:rsidRPr="00623C29">
        <w:rPr>
          <w:rFonts w:ascii="Calibri" w:hAnsi="Calibri"/>
          <w:noProof/>
          <w:lang w:eastAsia="en-US"/>
        </w:rPr>
        <w:pict>
          <v:polyline id="Freeform 589" o:spid="_x0000_s3506" style="position:absolute;left:0;text-align:lef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" o:allowincell="f" filled="f" strokecolor="#191919" strokeweight=".04408mm">
            <v:path arrowok="t" o:connecttype="custom" o:connectlocs="0,0;6400800,0" o:connectangles="0,0"/>
            <w10:wrap anchorx="page"/>
          </v:polyline>
        </w:pict>
      </w:r>
      <w:r w:rsidR="00EE09B2">
        <w:rPr>
          <w:rFonts w:ascii="Times New Roman" w:hAnsi="Times New Roman"/>
          <w:b/>
          <w:bCs/>
          <w:color w:val="191919"/>
          <w:sz w:val="36"/>
          <w:szCs w:val="36"/>
        </w:rPr>
        <w:t>C</w:t>
      </w:r>
      <w:r w:rsidR="00EE09B2">
        <w:rPr>
          <w:rFonts w:ascii="Times New Roman" w:hAnsi="Times New Roman"/>
          <w:b/>
          <w:bCs/>
          <w:color w:val="191919"/>
          <w:sz w:val="27"/>
          <w:szCs w:val="27"/>
        </w:rPr>
        <w:t>ONTENTS</w:t>
      </w:r>
    </w:p>
    <w:p w:rsidR="00EE09B2" w:rsidRDefault="00EE09B2" w:rsidP="000D26A0">
      <w:pPr>
        <w:widowControl w:val="0"/>
        <w:autoSpaceDE w:val="0"/>
        <w:autoSpaceDN w:val="0"/>
        <w:adjustRightInd w:val="0"/>
        <w:spacing w:before="11" w:after="0" w:line="260" w:lineRule="exact"/>
        <w:rPr>
          <w:rFonts w:ascii="Times New Roman" w:hAnsi="Times New Roman"/>
          <w:color w:val="000000"/>
          <w:sz w:val="26"/>
          <w:szCs w:val="26"/>
        </w:rPr>
      </w:pPr>
    </w:p>
    <w:p w:rsidR="00EE09B2" w:rsidRDefault="00EE09B2" w:rsidP="000D26A0">
      <w:pPr>
        <w:widowControl w:val="0"/>
        <w:autoSpaceDE w:val="0"/>
        <w:autoSpaceDN w:val="0"/>
        <w:adjustRightInd w:val="0"/>
        <w:spacing w:before="11" w:after="0" w:line="260" w:lineRule="exact"/>
        <w:rPr>
          <w:rFonts w:ascii="Times New Roman" w:hAnsi="Times New Roman"/>
          <w:color w:val="000000"/>
          <w:sz w:val="26"/>
          <w:szCs w:val="26"/>
        </w:rPr>
        <w:sectPr w:rsidR="00EE09B2" w:rsidSect="0050315D">
          <w:pgSz w:w="12240" w:h="15840"/>
          <w:pgMar w:top="400" w:right="600" w:bottom="280" w:left="420" w:header="720" w:footer="288" w:gutter="0"/>
          <w:cols w:space="720" w:equalWidth="0">
            <w:col w:w="11220"/>
          </w:cols>
          <w:noEndnote/>
          <w:docGrid w:linePitch="299"/>
        </w:sectPr>
      </w:pPr>
    </w:p>
    <w:p w:rsidR="00755F7C" w:rsidRDefault="00755F7C" w:rsidP="00EE09B2">
      <w:pPr>
        <w:widowControl w:val="0"/>
        <w:autoSpaceDE w:val="0"/>
        <w:autoSpaceDN w:val="0"/>
        <w:adjustRightInd w:val="0"/>
        <w:spacing w:before="31" w:after="0"/>
        <w:ind w:firstLine="0"/>
        <w:rPr>
          <w:rFonts w:ascii="Times New Roman" w:hAnsi="Times New Roman"/>
          <w:color w:val="191919"/>
          <w:sz w:val="17"/>
          <w:szCs w:val="17"/>
        </w:rPr>
      </w:pPr>
    </w:p>
    <w:p w:rsidR="00755F7C" w:rsidRDefault="00EE09B2" w:rsidP="00755F7C">
      <w:pPr>
        <w:widowControl w:val="0"/>
        <w:autoSpaceDE w:val="0"/>
        <w:autoSpaceDN w:val="0"/>
        <w:adjustRightInd w:val="0"/>
        <w:spacing w:before="31" w:after="0"/>
        <w:ind w:firstLine="0"/>
        <w:rPr>
          <w:rFonts w:ascii="Times New Roman" w:hAnsi="Times New Roman"/>
          <w:color w:val="191919"/>
          <w:sz w:val="17"/>
          <w:szCs w:val="17"/>
        </w:rPr>
      </w:pPr>
      <w:r>
        <w:rPr>
          <w:rFonts w:ascii="Times New Roman" w:hAnsi="Times New Roman"/>
          <w:color w:val="000000"/>
          <w:sz w:val="17"/>
          <w:szCs w:val="17"/>
        </w:rPr>
        <w:br w:type="column"/>
      </w:r>
    </w:p>
    <w:p w:rsidR="00755F7C" w:rsidRDefault="00755F7C" w:rsidP="00755F7C">
      <w:pPr>
        <w:widowControl w:val="0"/>
        <w:autoSpaceDE w:val="0"/>
        <w:autoSpaceDN w:val="0"/>
        <w:adjustRightInd w:val="0"/>
        <w:spacing w:before="31" w:after="0"/>
        <w:ind w:firstLine="0"/>
        <w:rPr>
          <w:rFonts w:ascii="Times New Roman" w:hAnsi="Times New Roman"/>
          <w:color w:val="191919"/>
          <w:sz w:val="17"/>
          <w:szCs w:val="17"/>
        </w:rPr>
      </w:pPr>
    </w:p>
    <w:p w:rsidR="00EE09B2" w:rsidRDefault="00EE09B2" w:rsidP="00755F7C">
      <w:pPr>
        <w:widowControl w:val="0"/>
        <w:autoSpaceDE w:val="0"/>
        <w:autoSpaceDN w:val="0"/>
        <w:adjustRightInd w:val="0"/>
        <w:spacing w:before="31" w:after="0"/>
        <w:ind w:firstLine="0"/>
        <w:rPr>
          <w:rFonts w:ascii="Times New Roman" w:hAnsi="Times New Roman"/>
          <w:color w:val="000000"/>
          <w:sz w:val="17"/>
          <w:szCs w:val="17"/>
        </w:rPr>
      </w:pPr>
    </w:p>
    <w:p w:rsidR="00EE09B2" w:rsidRDefault="00EE09B2" w:rsidP="00EE09B2">
      <w:pPr>
        <w:widowControl w:val="0"/>
        <w:autoSpaceDE w:val="0"/>
        <w:autoSpaceDN w:val="0"/>
        <w:adjustRightInd w:val="0"/>
        <w:spacing w:before="8" w:after="0"/>
        <w:ind w:firstLine="0"/>
        <w:rPr>
          <w:rFonts w:ascii="Times New Roman" w:hAnsi="Times New Roman"/>
          <w:color w:val="000000"/>
          <w:sz w:val="17"/>
          <w:szCs w:val="17"/>
        </w:rPr>
      </w:pPr>
      <w:proofErr w:type="gramStart"/>
      <w:r>
        <w:rPr>
          <w:rFonts w:ascii="Times New Roman" w:hAnsi="Times New Roman"/>
          <w:color w:val="191919"/>
          <w:sz w:val="17"/>
          <w:szCs w:val="17"/>
        </w:rPr>
        <w:t>Auditors</w:t>
      </w:r>
      <w:r>
        <w:rPr>
          <w:rFonts w:ascii="Times New Roman" w:hAnsi="Times New Roman"/>
          <w:color w:val="191919"/>
          <w:spacing w:val="-24"/>
          <w:sz w:val="17"/>
          <w:szCs w:val="17"/>
        </w:rPr>
        <w:t xml:space="preserve"> </w:t>
      </w:r>
      <w:r>
        <w:rPr>
          <w:rFonts w:ascii="Times New Roman" w:hAnsi="Times New Roman"/>
          <w:color w:val="191919"/>
          <w:sz w:val="17"/>
          <w:szCs w:val="17"/>
        </w:rPr>
        <w:t>..................................................................</w:t>
      </w:r>
      <w:proofErr w:type="gramEnd"/>
    </w:p>
    <w:p w:rsidR="00EE09B2" w:rsidRDefault="00EE09B2" w:rsidP="000D26A0">
      <w:pPr>
        <w:widowControl w:val="0"/>
        <w:autoSpaceDE w:val="0"/>
        <w:autoSpaceDN w:val="0"/>
        <w:adjustRightInd w:val="0"/>
        <w:spacing w:before="8" w:after="0"/>
        <w:rPr>
          <w:rFonts w:ascii="Times New Roman" w:hAnsi="Times New Roman"/>
          <w:color w:val="000000"/>
          <w:sz w:val="17"/>
          <w:szCs w:val="17"/>
        </w:rPr>
        <w:sectPr w:rsidR="00EE09B2" w:rsidSect="00EE09B2">
          <w:type w:val="continuous"/>
          <w:pgSz w:w="12240" w:h="15840"/>
          <w:pgMar w:top="1480" w:right="600" w:bottom="280" w:left="420" w:header="720" w:footer="720" w:gutter="0"/>
          <w:cols w:num="2" w:space="720" w:equalWidth="0">
            <w:col w:w="5250" w:space="810"/>
            <w:col w:w="5160"/>
          </w:cols>
          <w:noEndnote/>
        </w:sectPr>
      </w:pPr>
    </w:p>
    <w:p w:rsidR="00EE09B2" w:rsidRDefault="00623C29" w:rsidP="000D26A0">
      <w:pPr>
        <w:widowControl w:val="0"/>
        <w:autoSpaceDE w:val="0"/>
        <w:autoSpaceDN w:val="0"/>
        <w:adjustRightInd w:val="0"/>
        <w:spacing w:before="10" w:after="0" w:line="160" w:lineRule="exact"/>
        <w:rPr>
          <w:rFonts w:ascii="Times New Roman" w:hAnsi="Times New Roman"/>
          <w:color w:val="000000"/>
          <w:sz w:val="16"/>
          <w:szCs w:val="16"/>
        </w:rPr>
      </w:pPr>
      <w:r w:rsidRPr="00623C29">
        <w:rPr>
          <w:rFonts w:ascii="Calibri" w:hAnsi="Calibri"/>
          <w:noProof/>
          <w:lang w:eastAsia="en-US"/>
        </w:rPr>
        <w:lastRenderedPageBreak/>
        <w:pict>
          <v:shape id="Text Box 591" o:spid="_x0000_s3507" type="#_x0000_t202" style="position:absolute;left:0;text-align:left;margin-left:20.85pt;margin-top:48.9pt;width:12pt;height:63.8pt;z-index:-2514995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" o:allowincell="f" filled="f" stroked="f">
            <v:textbox style="layout-flow:vertical;mso-layout-flow-alt:bottom-to-top;mso-next-textbox:#Text Box 591" inset="0,0,0,0">
              <w:txbxContent>
                <w:p w:rsidR="00A331E4" w:rsidRDefault="00A331E4" w:rsidP="000D26A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EE09B2">
      <w:pPr>
        <w:widowControl w:val="0"/>
        <w:tabs>
          <w:tab w:val="left" w:pos="4300"/>
        </w:tabs>
        <w:autoSpaceDE w:val="0"/>
        <w:autoSpaceDN w:val="0"/>
        <w:adjustRightInd w:val="0"/>
        <w:spacing w:after="0" w:line="451" w:lineRule="exact"/>
        <w:ind w:left="105" w:hanging="15"/>
        <w:rPr>
          <w:rFonts w:ascii="Times New Roman" w:hAnsi="Times New Roman"/>
          <w:color w:val="000000"/>
          <w:sz w:val="20"/>
          <w:szCs w:val="20"/>
        </w:rPr>
      </w:pPr>
    </w:p>
    <w:p w:rsidR="00EE09B2" w:rsidRDefault="00EE09B2" w:rsidP="000D26A0">
      <w:pPr>
        <w:widowControl w:val="0"/>
        <w:tabs>
          <w:tab w:val="left" w:pos="4300"/>
        </w:tabs>
        <w:autoSpaceDE w:val="0"/>
        <w:autoSpaceDN w:val="0"/>
        <w:adjustRightInd w:val="0"/>
        <w:spacing w:after="0" w:line="451" w:lineRule="exact"/>
        <w:ind w:left="105"/>
        <w:rPr>
          <w:rFonts w:ascii="Times New Roman" w:hAnsi="Times New Roman"/>
          <w:color w:val="000000"/>
          <w:sz w:val="20"/>
          <w:szCs w:val="20"/>
        </w:rPr>
        <w:sectPr w:rsidR="00EE09B2">
          <w:type w:val="continuous"/>
          <w:pgSz w:w="12240" w:h="15840"/>
          <w:pgMar w:top="1480" w:right="600" w:bottom="280" w:left="420" w:header="720" w:footer="720" w:gutter="0"/>
          <w:cols w:space="720" w:equalWidth="0">
            <w:col w:w="11220"/>
          </w:cols>
          <w:noEndnote/>
        </w:sectPr>
      </w:pPr>
    </w:p>
    <w:p w:rsidR="00EE09B2" w:rsidRDefault="00623C29" w:rsidP="000D26A0">
      <w:pPr>
        <w:widowControl w:val="0"/>
        <w:autoSpaceDE w:val="0"/>
        <w:autoSpaceDN w:val="0"/>
        <w:adjustRightInd w:val="0"/>
        <w:spacing w:before="7" w:after="0" w:line="100" w:lineRule="exact"/>
        <w:rPr>
          <w:rFonts w:ascii="Times New Roman" w:hAnsi="Times New Roman"/>
          <w:color w:val="000000"/>
          <w:sz w:val="10"/>
          <w:szCs w:val="10"/>
        </w:rPr>
      </w:pPr>
      <w:r>
        <w:rPr>
          <w:rFonts w:ascii="Times New Roman" w:hAnsi="Times New Roman"/>
          <w:noProof/>
          <w:color w:val="000000"/>
          <w:sz w:val="10"/>
          <w:szCs w:val="10"/>
        </w:rPr>
        <w:lastRenderedPageBreak/>
        <w:pict>
          <v:group id="_x0000_s17479" style="position:absolute;left:0;text-align:left;margin-left:429.45pt;margin-top:-20.1pt;width:198.65pt;height:795.8pt;z-index:-251351040" coordorigin="9205,-90" coordsize="3973,15916">
            <v:group id="_x0000_s17480" style="position:absolute;left:9205;top:-90;width:3973;height:15916" coordorigin="9205,-90" coordsize="3973,15916">
              <v:group id="_x0000_s17481" style="position:absolute;left:9205;top:-90;width:3973;height:15916" coordorigin="9205,-90" coordsize="3973,15916">
                <v:rect id="Rectangle 2736" o:spid="_x0000_s17482"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483"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484"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485"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486"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487"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48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48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490"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49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49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493"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49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49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496"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49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49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499"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50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50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502"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503"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504"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50315D" w:rsidRDefault="0050315D" w:rsidP="0050315D">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50315D" w:rsidRDefault="0050315D" w:rsidP="0050315D">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505"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50315D" w:rsidRDefault="0050315D" w:rsidP="0050315D">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506"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50315D" w:rsidRDefault="0050315D" w:rsidP="0050315D">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507"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508"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509"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510"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511"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512"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0D26A0">
      <w:pPr>
        <w:widowControl w:val="0"/>
        <w:autoSpaceDE w:val="0"/>
        <w:autoSpaceDN w:val="0"/>
        <w:adjustRightInd w:val="0"/>
        <w:spacing w:after="0" w:line="200" w:lineRule="exact"/>
        <w:rPr>
          <w:rFonts w:ascii="Times New Roman" w:hAnsi="Times New Roman"/>
          <w:color w:val="000000"/>
          <w:sz w:val="20"/>
          <w:szCs w:val="20"/>
        </w:rPr>
      </w:pPr>
    </w:p>
    <w:p w:rsidR="00EE09B2" w:rsidRDefault="00EE09B2" w:rsidP="003B5DD4">
      <w:pPr>
        <w:pStyle w:val="Heading2"/>
        <w:spacing w:before="0" w:line="240" w:lineRule="auto"/>
        <w:rPr>
          <w:rFonts w:ascii="Times New Roman" w:hAnsi="Times New Roman"/>
          <w:color w:val="000000"/>
          <w:sz w:val="54"/>
          <w:szCs w:val="54"/>
        </w:rPr>
      </w:pPr>
      <w:bookmarkStart w:id="61" w:name="_Toc295058516"/>
      <w:r>
        <w:rPr>
          <w:rFonts w:ascii="Times New Roman" w:hAnsi="Times New Roman"/>
          <w:color w:val="191919"/>
          <w:spacing w:val="-4"/>
          <w:sz w:val="72"/>
          <w:szCs w:val="72"/>
        </w:rPr>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bookmarkEnd w:id="61"/>
    </w:p>
    <w:p w:rsidR="00EE09B2" w:rsidRPr="00930000" w:rsidRDefault="00EE09B2" w:rsidP="00926819">
      <w:pPr>
        <w:widowControl w:val="0"/>
        <w:autoSpaceDE w:val="0"/>
        <w:autoSpaceDN w:val="0"/>
        <w:adjustRightInd w:val="0"/>
        <w:spacing w:before="73" w:after="0"/>
        <w:ind w:firstLine="90"/>
        <w:rPr>
          <w:rFonts w:ascii="Times New Roman" w:hAnsi="Times New Roman" w:cs="Times New Roman"/>
          <w:color w:val="000000"/>
        </w:rPr>
      </w:pPr>
      <w:r>
        <w:rPr>
          <w:rFonts w:ascii="Times New Roman" w:hAnsi="Times New Roman"/>
          <w:color w:val="000000"/>
          <w:sz w:val="54"/>
          <w:szCs w:val="54"/>
        </w:rPr>
        <w:br w:type="column"/>
      </w:r>
      <w:r w:rsidRPr="00930000">
        <w:rPr>
          <w:rFonts w:ascii="Times New Roman" w:hAnsi="Times New Roman" w:cs="Times New Roman"/>
          <w:b/>
          <w:bCs/>
          <w:color w:val="191919"/>
        </w:rPr>
        <w:lastRenderedPageBreak/>
        <w:t>Admissions</w:t>
      </w:r>
    </w:p>
    <w:p w:rsidR="00EE09B2" w:rsidRDefault="00EE09B2" w:rsidP="000D26A0">
      <w:pPr>
        <w:widowControl w:val="0"/>
        <w:autoSpaceDE w:val="0"/>
        <w:autoSpaceDN w:val="0"/>
        <w:adjustRightInd w:val="0"/>
        <w:spacing w:before="73" w:after="0"/>
        <w:rPr>
          <w:rFonts w:ascii="Century Gothic" w:hAnsi="Century Gothic" w:cs="Century Gothic"/>
          <w:color w:val="000000"/>
          <w:sz w:val="16"/>
          <w:szCs w:val="16"/>
        </w:rPr>
        <w:sectPr w:rsidR="00EE09B2" w:rsidSect="0050315D">
          <w:pgSz w:w="12240" w:h="15840"/>
          <w:pgMar w:top="400" w:right="420" w:bottom="280" w:left="600" w:header="720" w:footer="288" w:gutter="0"/>
          <w:cols w:num="2" w:space="720" w:equalWidth="0">
            <w:col w:w="8040" w:space="1237"/>
            <w:col w:w="1943"/>
          </w:cols>
          <w:noEndnote/>
          <w:docGrid w:linePitch="299"/>
        </w:sectPr>
      </w:pPr>
    </w:p>
    <w:p w:rsidR="00EE09B2" w:rsidRDefault="00EE09B2" w:rsidP="000D26A0">
      <w:pPr>
        <w:widowControl w:val="0"/>
        <w:autoSpaceDE w:val="0"/>
        <w:autoSpaceDN w:val="0"/>
        <w:adjustRightInd w:val="0"/>
        <w:spacing w:before="6" w:after="0" w:line="160" w:lineRule="exact"/>
        <w:rPr>
          <w:rFonts w:ascii="Century Gothic" w:hAnsi="Century Gothic" w:cs="Century Gothic"/>
          <w:color w:val="000000"/>
          <w:sz w:val="16"/>
          <w:szCs w:val="16"/>
        </w:rPr>
      </w:pPr>
    </w:p>
    <w:p w:rsidR="00EE09B2" w:rsidRDefault="00EE09B2" w:rsidP="00EF6577">
      <w:pPr>
        <w:widowControl w:val="0"/>
        <w:autoSpaceDE w:val="0"/>
        <w:autoSpaceDN w:val="0"/>
        <w:adjustRightInd w:val="0"/>
        <w:spacing w:after="0" w:line="250" w:lineRule="auto"/>
        <w:ind w:right="992"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sidR="002B351F">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del w:id="62" w:author="mdavis47" w:date="2011-03-21T09:41:00Z">
        <w:r w:rsidDel="00900C48">
          <w:rPr>
            <w:rFonts w:ascii="Times New Roman" w:hAnsi="Times New Roman"/>
            <w:color w:val="191919"/>
            <w:spacing w:val="-3"/>
            <w:sz w:val="18"/>
            <w:szCs w:val="18"/>
          </w:rPr>
          <w:delText>Recruitmen</w:delText>
        </w:r>
        <w:r w:rsidDel="00900C48">
          <w:rPr>
            <w:rFonts w:ascii="Times New Roman" w:hAnsi="Times New Roman"/>
            <w:color w:val="191919"/>
            <w:sz w:val="18"/>
            <w:szCs w:val="18"/>
          </w:rPr>
          <w:delText>t</w:delText>
        </w:r>
        <w:r w:rsidDel="00900C48">
          <w:rPr>
            <w:rFonts w:ascii="Times New Roman" w:hAnsi="Times New Roman"/>
            <w:color w:val="191919"/>
            <w:spacing w:val="-12"/>
            <w:sz w:val="18"/>
            <w:szCs w:val="18"/>
          </w:rPr>
          <w:delText xml:space="preserve"> </w:delText>
        </w:r>
        <w:r w:rsidDel="00900C48">
          <w:rPr>
            <w:rFonts w:ascii="Times New Roman" w:hAnsi="Times New Roman"/>
            <w:color w:val="191919"/>
            <w:spacing w:val="-3"/>
            <w:sz w:val="18"/>
            <w:szCs w:val="18"/>
          </w:rPr>
          <w:delText>an</w:delText>
        </w:r>
        <w:r w:rsidDel="00900C48">
          <w:rPr>
            <w:rFonts w:ascii="Times New Roman" w:hAnsi="Times New Roman"/>
            <w:color w:val="191919"/>
            <w:sz w:val="18"/>
            <w:szCs w:val="18"/>
          </w:rPr>
          <w:delText>d</w:delText>
        </w:r>
        <w:r w:rsidDel="00900C48">
          <w:rPr>
            <w:rFonts w:ascii="Times New Roman" w:hAnsi="Times New Roman"/>
            <w:color w:val="191919"/>
            <w:spacing w:val="-22"/>
            <w:sz w:val="18"/>
            <w:szCs w:val="18"/>
          </w:rPr>
          <w:delText xml:space="preserve"> </w:delText>
        </w:r>
        <w:r w:rsidDel="00900C48">
          <w:rPr>
            <w:rFonts w:ascii="Times New Roman" w:hAnsi="Times New Roman"/>
            <w:color w:val="191919"/>
            <w:spacing w:val="-3"/>
            <w:sz w:val="18"/>
            <w:szCs w:val="18"/>
          </w:rPr>
          <w:delText>Adm</w:delText>
        </w:r>
      </w:del>
      <w:del w:id="63" w:author="mdavis47" w:date="2011-03-21T09:40:00Z">
        <w:r w:rsidDel="00900C48">
          <w:rPr>
            <w:rFonts w:ascii="Times New Roman" w:hAnsi="Times New Roman"/>
            <w:color w:val="191919"/>
            <w:spacing w:val="-3"/>
            <w:sz w:val="18"/>
            <w:szCs w:val="18"/>
          </w:rPr>
          <w:delText>i</w:delText>
        </w:r>
      </w:del>
      <w:del w:id="64" w:author="mdavis47" w:date="2011-03-21T09:41:00Z">
        <w:r w:rsidDel="00900C48">
          <w:rPr>
            <w:rFonts w:ascii="Times New Roman" w:hAnsi="Times New Roman"/>
            <w:color w:val="191919"/>
            <w:spacing w:val="-3"/>
            <w:sz w:val="18"/>
            <w:szCs w:val="18"/>
          </w:rPr>
          <w:delText>ssion</w:delText>
        </w:r>
        <w:r w:rsidDel="00900C48">
          <w:rPr>
            <w:rFonts w:ascii="Times New Roman" w:hAnsi="Times New Roman"/>
            <w:color w:val="191919"/>
            <w:sz w:val="18"/>
            <w:szCs w:val="18"/>
          </w:rPr>
          <w:delText>s</w:delText>
        </w:r>
        <w:r w:rsidDel="00900C48">
          <w:rPr>
            <w:rFonts w:ascii="Times New Roman" w:hAnsi="Times New Roman"/>
            <w:color w:val="191919"/>
            <w:spacing w:val="-12"/>
            <w:sz w:val="18"/>
            <w:szCs w:val="18"/>
          </w:rPr>
          <w:delText xml:space="preserve"> </w:delText>
        </w:r>
      </w:del>
      <w:ins w:id="65" w:author="mdavis47" w:date="2011-03-21T09:41:00Z">
        <w:r>
          <w:rPr>
            <w:rFonts w:ascii="Times New Roman" w:hAnsi="Times New Roman"/>
            <w:color w:val="191919"/>
            <w:spacing w:val="-12"/>
            <w:sz w:val="18"/>
            <w:szCs w:val="18"/>
          </w:rPr>
          <w:t xml:space="preserve"> </w:t>
        </w:r>
        <w:r w:rsidRPr="00900C48">
          <w:rPr>
            <w:rFonts w:ascii="Times New Roman" w:hAnsi="Times New Roman"/>
            <w:color w:val="191919"/>
            <w:spacing w:val="-12"/>
            <w:sz w:val="18"/>
            <w:szCs w:val="18"/>
          </w:rPr>
          <w:t>Enrollment Services</w:t>
        </w:r>
        <w:r>
          <w:rPr>
            <w:rFonts w:ascii="Times New Roman" w:hAnsi="Times New Roman"/>
            <w:color w:val="191919"/>
            <w:spacing w:val="-12"/>
            <w:sz w:val="18"/>
            <w:szCs w:val="18"/>
          </w:rPr>
          <w:t xml:space="preserve"> </w:t>
        </w:r>
      </w:ins>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EE09B2" w:rsidRDefault="00EE09B2" w:rsidP="000D26A0">
      <w:pPr>
        <w:widowControl w:val="0"/>
        <w:autoSpaceDE w:val="0"/>
        <w:autoSpaceDN w:val="0"/>
        <w:adjustRightInd w:val="0"/>
        <w:spacing w:before="16" w:after="0" w:line="200" w:lineRule="exact"/>
        <w:rPr>
          <w:rFonts w:ascii="Times New Roman" w:hAnsi="Times New Roman"/>
          <w:color w:val="000000"/>
          <w:sz w:val="20"/>
          <w:szCs w:val="20"/>
        </w:rPr>
      </w:pPr>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Director o</w:t>
      </w:r>
      <w:r w:rsidRPr="00EF6577">
        <w:rPr>
          <w:rFonts w:ascii="Times New Roman" w:hAnsi="Times New Roman"/>
          <w:color w:val="191919"/>
          <w:spacing w:val="-2"/>
          <w:sz w:val="18"/>
          <w:szCs w:val="18"/>
        </w:rPr>
        <w:t xml:space="preserve">f </w:t>
      </w:r>
      <w:del w:id="66" w:author="mdavis47" w:date="2011-03-21T09:41:00Z">
        <w:r w:rsidDel="00900C48">
          <w:rPr>
            <w:rFonts w:ascii="Times New Roman" w:hAnsi="Times New Roman"/>
            <w:color w:val="191919"/>
            <w:spacing w:val="-2"/>
            <w:sz w:val="18"/>
            <w:szCs w:val="18"/>
          </w:rPr>
          <w:delText>Admissions</w:delText>
        </w:r>
        <w:r w:rsidRPr="00EF6577" w:rsidDel="00900C48">
          <w:rPr>
            <w:rFonts w:ascii="Times New Roman" w:hAnsi="Times New Roman"/>
            <w:color w:val="191919"/>
            <w:spacing w:val="-2"/>
            <w:sz w:val="18"/>
            <w:szCs w:val="18"/>
          </w:rPr>
          <w:delText xml:space="preserve">, </w:delText>
        </w:r>
      </w:del>
      <w:ins w:id="67" w:author="mdavis47" w:date="2011-03-21T09:42:00Z">
        <w:r w:rsidRPr="00EF6577">
          <w:rPr>
            <w:rFonts w:ascii="Times New Roman" w:hAnsi="Times New Roman"/>
            <w:color w:val="191919"/>
            <w:spacing w:val="-2"/>
            <w:sz w:val="18"/>
            <w:szCs w:val="18"/>
          </w:rPr>
          <w:t xml:space="preserve"> Enrollment Services</w:t>
        </w:r>
      </w:ins>
      <w:ins w:id="68" w:author="mdavis47" w:date="2011-03-21T10:23:00Z">
        <w:r w:rsidRPr="00EF6577">
          <w:rPr>
            <w:rFonts w:ascii="Times New Roman" w:hAnsi="Times New Roman"/>
            <w:color w:val="191919"/>
            <w:spacing w:val="-2"/>
            <w:sz w:val="18"/>
            <w:szCs w:val="18"/>
          </w:rPr>
          <w:t xml:space="preserve"> </w:t>
        </w:r>
      </w:ins>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EE09B2" w:rsidRDefault="00EE09B2" w:rsidP="000D26A0">
      <w:pPr>
        <w:widowControl w:val="0"/>
        <w:autoSpaceDE w:val="0"/>
        <w:autoSpaceDN w:val="0"/>
        <w:adjustRightInd w:val="0"/>
        <w:spacing w:before="16" w:after="0" w:line="200" w:lineRule="exact"/>
        <w:rPr>
          <w:rFonts w:ascii="Times New Roman" w:hAnsi="Times New Roman"/>
          <w:color w:val="000000"/>
          <w:sz w:val="20"/>
          <w:szCs w:val="20"/>
        </w:rPr>
      </w:pPr>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EE09B2" w:rsidRDefault="00EE09B2" w:rsidP="000D26A0">
      <w:pPr>
        <w:widowControl w:val="0"/>
        <w:autoSpaceDE w:val="0"/>
        <w:autoSpaceDN w:val="0"/>
        <w:adjustRightInd w:val="0"/>
        <w:spacing w:before="7" w:after="0" w:line="200" w:lineRule="exact"/>
        <w:rPr>
          <w:rFonts w:ascii="Times New Roman" w:hAnsi="Times New Roman"/>
          <w:color w:val="000000"/>
          <w:sz w:val="20"/>
          <w:szCs w:val="20"/>
        </w:rPr>
      </w:pPr>
    </w:p>
    <w:p w:rsidR="00EE09B2" w:rsidRPr="007E326C" w:rsidRDefault="00EE09B2" w:rsidP="003B5DD4">
      <w:pPr>
        <w:pStyle w:val="Heading2"/>
        <w:spacing w:before="0" w:line="240" w:lineRule="auto"/>
        <w:rPr>
          <w:rFonts w:ascii="Times New Roman" w:hAnsi="Times New Roman"/>
          <w:color w:val="000000"/>
          <w:sz w:val="18"/>
          <w:szCs w:val="18"/>
        </w:rPr>
      </w:pPr>
      <w:bookmarkStart w:id="69" w:name="_Toc295058517"/>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69"/>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An applicant must submit the following credentials by May 1 for Fall Semester, November 15 for Spring Semester, April </w:t>
      </w:r>
      <w:del w:id="70" w:author="mdavis47" w:date="2011-04-07T08:04:00Z">
        <w:r w:rsidRPr="00EF6577" w:rsidDel="00E33B46">
          <w:rPr>
            <w:rFonts w:ascii="Times New Roman" w:hAnsi="Times New Roman"/>
            <w:color w:val="191919"/>
            <w:spacing w:val="-2"/>
            <w:sz w:val="18"/>
            <w:szCs w:val="18"/>
          </w:rPr>
          <w:delText xml:space="preserve">15 </w:delText>
        </w:r>
      </w:del>
      <w:ins w:id="71" w:author="mdavis47" w:date="2011-04-07T08:04:00Z">
        <w:r w:rsidRPr="00EF6577">
          <w:rPr>
            <w:rFonts w:ascii="Times New Roman" w:hAnsi="Times New Roman"/>
            <w:color w:val="191919"/>
            <w:spacing w:val="-2"/>
            <w:sz w:val="18"/>
            <w:szCs w:val="18"/>
          </w:rPr>
          <w:t xml:space="preserve">1 </w:t>
        </w:r>
      </w:ins>
      <w:r w:rsidRPr="00EF6577">
        <w:rPr>
          <w:rFonts w:ascii="Times New Roman" w:hAnsi="Times New Roman"/>
          <w:color w:val="191919"/>
          <w:spacing w:val="-2"/>
          <w:sz w:val="18"/>
          <w:szCs w:val="18"/>
        </w:rPr>
        <w:t>for Summer Semester.</w:t>
      </w:r>
    </w:p>
    <w:p w:rsidR="00EE09B2" w:rsidRDefault="00EE09B2" w:rsidP="000D26A0">
      <w:pPr>
        <w:widowControl w:val="0"/>
        <w:autoSpaceDE w:val="0"/>
        <w:autoSpaceDN w:val="0"/>
        <w:adjustRightInd w:val="0"/>
        <w:spacing w:before="5" w:after="0" w:line="220" w:lineRule="exact"/>
        <w:rPr>
          <w:rFonts w:ascii="Times New Roman" w:hAnsi="Times New Roman"/>
          <w:color w:val="000000"/>
        </w:rPr>
      </w:pPr>
    </w:p>
    <w:p w:rsidR="00EE09B2" w:rsidRPr="00EF6577" w:rsidDel="00607C5A" w:rsidRDefault="00EE09B2" w:rsidP="00EF6577">
      <w:pPr>
        <w:pStyle w:val="ListParagraph"/>
        <w:widowControl w:val="0"/>
        <w:numPr>
          <w:ilvl w:val="1"/>
          <w:numId w:val="59"/>
        </w:numPr>
        <w:autoSpaceDE w:val="0"/>
        <w:autoSpaceDN w:val="0"/>
        <w:adjustRightInd w:val="0"/>
        <w:spacing w:after="0" w:line="250" w:lineRule="auto"/>
        <w:ind w:left="720" w:right="992"/>
        <w:jc w:val="both"/>
        <w:rPr>
          <w:del w:id="72" w:author="mdavis47" w:date="2011-03-21T10:23:00Z"/>
          <w:rFonts w:ascii="Times New Roman" w:hAnsi="Times New Roman"/>
          <w:color w:val="191919"/>
          <w:spacing w:val="-2"/>
          <w:sz w:val="18"/>
          <w:szCs w:val="18"/>
        </w:rPr>
      </w:pPr>
      <w:r w:rsidRPr="00EF6577">
        <w:rPr>
          <w:rFonts w:ascii="Times New Roman" w:hAnsi="Times New Roman"/>
          <w:color w:val="191919"/>
          <w:spacing w:val="-2"/>
          <w:sz w:val="18"/>
          <w:szCs w:val="18"/>
        </w:rPr>
        <w:t>A completed official application form with a $20 non-refundable application fee</w:t>
      </w:r>
      <w:del w:id="73" w:author="mdavis47" w:date="2011-03-21T10:23:00Z">
        <w:r w:rsidRPr="00EF6577" w:rsidDel="00607C5A">
          <w:rPr>
            <w:rFonts w:ascii="Times New Roman" w:hAnsi="Times New Roman"/>
            <w:color w:val="191919"/>
            <w:spacing w:val="-2"/>
            <w:sz w:val="18"/>
            <w:szCs w:val="18"/>
          </w:rPr>
          <w:delText>. Request an application form for admission from the</w:delText>
        </w:r>
      </w:del>
    </w:p>
    <w:p w:rsidR="00000000" w:rsidRDefault="00EE09B2">
      <w:pPr>
        <w:pStyle w:val="ListParagraph"/>
        <w:ind w:right="960"/>
        <w:rPr>
          <w:del w:id="74" w:author="mdavis47" w:date="2011-04-07T08:06:00Z"/>
          <w:rFonts w:ascii="Times New Roman" w:hAnsi="Times New Roman"/>
          <w:color w:val="191919"/>
          <w:spacing w:val="-2"/>
          <w:sz w:val="18"/>
          <w:szCs w:val="18"/>
          <w:rPrChange w:id="75" w:author="mdavis47" w:date="2011-04-07T12:14:00Z">
            <w:rPr>
              <w:del w:id="76" w:author="mdavis47" w:date="2011-04-07T08:06:00Z"/>
              <w:rFonts w:ascii="Times New Roman" w:hAnsi="Times New Roman"/>
              <w:color w:val="000000"/>
              <w:sz w:val="18"/>
              <w:szCs w:val="18"/>
            </w:rPr>
          </w:rPrChange>
        </w:rPr>
        <w:pPrChange w:id="77" w:author="mdavis47" w:date="2011-04-07T08:06:00Z">
          <w:pPr>
            <w:widowControl w:val="0"/>
            <w:autoSpaceDE w:val="0"/>
            <w:autoSpaceDN w:val="0"/>
            <w:adjustRightInd w:val="0"/>
            <w:spacing w:before="9" w:after="0" w:line="250" w:lineRule="auto"/>
            <w:ind w:left="480" w:right="2047"/>
          </w:pPr>
        </w:pPrChange>
      </w:pPr>
      <w:del w:id="78" w:author="mdavis47" w:date="2011-03-21T10:23:00Z">
        <w:r w:rsidDel="00607C5A">
          <w:delText>O</w:delText>
        </w:r>
        <w:r w:rsidRPr="00EF6577" w:rsidDel="00607C5A">
          <w:delText>f</w:delText>
        </w:r>
        <w:r w:rsidDel="00607C5A">
          <w:delText>fic</w:delText>
        </w:r>
        <w:r w:rsidRPr="00EF6577" w:rsidDel="00607C5A">
          <w:delText xml:space="preserve">e </w:delText>
        </w:r>
        <w:r w:rsidDel="00607C5A">
          <w:delText>o</w:delText>
        </w:r>
        <w:r w:rsidRPr="00EF6577" w:rsidDel="00607C5A">
          <w:delText xml:space="preserve">f </w:delText>
        </w:r>
        <w:r w:rsidDel="00607C5A">
          <w:delText>Recruitmen</w:delText>
        </w:r>
        <w:r w:rsidRPr="00EF6577" w:rsidDel="00607C5A">
          <w:delText xml:space="preserve">t </w:delText>
        </w:r>
        <w:r w:rsidDel="00607C5A">
          <w:delText>an</w:delText>
        </w:r>
        <w:r w:rsidRPr="00EF6577" w:rsidDel="00607C5A">
          <w:delText xml:space="preserve">d </w:delText>
        </w:r>
        <w:r w:rsidDel="00607C5A">
          <w:delText>Admissions</w:delText>
        </w:r>
        <w:r w:rsidRPr="00EF6577" w:rsidDel="00607C5A">
          <w:delText xml:space="preserve">, </w:delText>
        </w:r>
        <w:r w:rsidDel="00607C5A">
          <w:delText>Alban</w:delText>
        </w:r>
        <w:r w:rsidRPr="00EF6577" w:rsidDel="00607C5A">
          <w:delText xml:space="preserve">y </w:delText>
        </w:r>
        <w:r w:rsidDel="00607C5A">
          <w:delText>Stat</w:delText>
        </w:r>
        <w:r w:rsidRPr="00EF6577" w:rsidDel="00607C5A">
          <w:delText xml:space="preserve">e </w:delText>
        </w:r>
        <w:r w:rsidDel="00607C5A">
          <w:delText>Universit</w:delText>
        </w:r>
        <w:r w:rsidRPr="00EF6577" w:rsidDel="00607C5A">
          <w:delText xml:space="preserve">y, </w:delText>
        </w:r>
        <w:r w:rsidDel="00607C5A">
          <w:delText>50</w:delText>
        </w:r>
        <w:r w:rsidRPr="00EF6577" w:rsidDel="00607C5A">
          <w:delText xml:space="preserve">4 </w:delText>
        </w:r>
        <w:r w:rsidDel="00607C5A">
          <w:delText>Colleg</w:delText>
        </w:r>
        <w:r w:rsidRPr="00EF6577" w:rsidDel="00607C5A">
          <w:delText xml:space="preserve">e </w:delText>
        </w:r>
        <w:r w:rsidDel="00607C5A">
          <w:delText>Drive</w:delText>
        </w:r>
        <w:r w:rsidRPr="00EF6577" w:rsidDel="00607C5A">
          <w:delText xml:space="preserve">, </w:delText>
        </w:r>
        <w:r w:rsidDel="00607C5A">
          <w:delText>Alban</w:delText>
        </w:r>
        <w:r w:rsidRPr="00EF6577" w:rsidDel="00607C5A">
          <w:delText xml:space="preserve">y, </w:delText>
        </w:r>
        <w:r w:rsidDel="00607C5A">
          <w:delText>Geo</w:delText>
        </w:r>
        <w:r w:rsidRPr="00EF6577" w:rsidDel="00607C5A">
          <w:delText>r</w:delText>
        </w:r>
        <w:r w:rsidDel="00607C5A">
          <w:delText>gi</w:delText>
        </w:r>
        <w:r w:rsidRPr="00EF6577" w:rsidDel="00607C5A">
          <w:delText xml:space="preserve">a </w:delText>
        </w:r>
        <w:r w:rsidDel="00607C5A">
          <w:delText>31705-279</w:delText>
        </w:r>
        <w:r w:rsidRPr="00EF6577" w:rsidDel="00607C5A">
          <w:delText xml:space="preserve">7 </w:delText>
        </w:r>
        <w:r w:rsidDel="00607C5A">
          <w:delText>o</w:delText>
        </w:r>
        <w:r w:rsidRPr="00EF6577" w:rsidDel="00607C5A">
          <w:delText xml:space="preserve">r </w:delText>
        </w:r>
        <w:r w:rsidDel="00607C5A">
          <w:delText>online a</w:delText>
        </w:r>
        <w:r w:rsidRPr="00EF6577" w:rsidDel="00607C5A">
          <w:delText xml:space="preserve">t </w:delText>
        </w:r>
        <w:r w:rsidR="00623C29" w:rsidRPr="00623C29" w:rsidDel="00607C5A">
          <w:fldChar w:fldCharType="begin"/>
        </w:r>
        <w:r w:rsidR="00623C29" w:rsidRPr="00623C29">
          <w:rPr>
            <w:rPrChange w:id="79" w:author="mdavis47" w:date="2011-04-07T12:14:00Z">
              <w:rPr/>
            </w:rPrChange>
          </w:rPr>
          <w:delInstrText>HYPERLINK "http://www.asurams.edu"</w:delInstrText>
        </w:r>
        <w:r w:rsidR="00623C29" w:rsidRPr="00623C29" w:rsidDel="00607C5A">
          <w:rPr>
            <w:rPrChange w:id="80" w:author="mdavis47" w:date="2011-04-07T12:14:00Z">
              <w:rPr/>
            </w:rPrChange>
          </w:rPr>
          <w:fldChar w:fldCharType="separate"/>
        </w:r>
      </w:del>
      <w:r w:rsidRPr="00EF6577">
        <w:t>Error! Hyperlink reference not valid.</w:t>
      </w:r>
      <w:del w:id="81" w:author="mdavis47" w:date="2011-03-21T10:23:00Z">
        <w:r w:rsidR="00623C29" w:rsidRPr="00623C29" w:rsidDel="00607C5A">
          <w:fldChar w:fldCharType="end"/>
        </w:r>
      </w:del>
      <w:ins w:id="82" w:author="mdavis47" w:date="2011-03-21T10:23:00Z">
        <w:r w:rsidR="00623C29" w:rsidRPr="00623C29">
          <w:rPr>
            <w:rPrChange w:id="83" w:author="mdavis47" w:date="2011-04-07T12:14:00Z">
              <w:rPr/>
            </w:rPrChange>
          </w:rPr>
          <w:t xml:space="preserve">  </w:t>
        </w:r>
        <w:r w:rsidR="00623C29" w:rsidRPr="00623C29">
          <w:rPr>
            <w:rFonts w:ascii="Times New Roman" w:hAnsi="Times New Roman"/>
            <w:color w:val="191919"/>
            <w:spacing w:val="-2"/>
            <w:sz w:val="18"/>
            <w:szCs w:val="18"/>
            <w:rPrChange w:id="84" w:author="mdavis47" w:date="2011-04-07T12:14:00Z">
              <w:rPr/>
            </w:rPrChange>
          </w:rPr>
          <w:t xml:space="preserve">The Application for Admission must be submitted online. It is available at </w:t>
        </w:r>
      </w:ins>
      <w:r w:rsidR="00115A2C">
        <w:rPr>
          <w:rFonts w:ascii="Times New Roman" w:hAnsi="Times New Roman"/>
          <w:color w:val="191919"/>
          <w:spacing w:val="-2"/>
          <w:sz w:val="18"/>
          <w:szCs w:val="18"/>
        </w:rPr>
        <w:t>http://</w:t>
      </w:r>
      <w:ins w:id="85" w:author="mdavis47" w:date="2011-04-07T08:06:00Z">
        <w:r w:rsidR="00623C29" w:rsidRPr="00623C29">
          <w:rPr>
            <w:rFonts w:ascii="Times New Roman" w:hAnsi="Times New Roman"/>
            <w:color w:val="191919"/>
            <w:spacing w:val="-2"/>
            <w:sz w:val="18"/>
            <w:szCs w:val="18"/>
            <w:rPrChange w:id="86" w:author="mdavis47" w:date="2011-04-07T12:14:00Z">
              <w:rPr>
                <w:color w:val="0000FF" w:themeColor="hyperlink"/>
                <w:u w:val="single"/>
              </w:rPr>
            </w:rPrChange>
          </w:rPr>
          <w:fldChar w:fldCharType="begin"/>
        </w:r>
      </w:ins>
      <w:r w:rsidR="00115A2C">
        <w:rPr>
          <w:rFonts w:ascii="Times New Roman" w:hAnsi="Times New Roman"/>
          <w:color w:val="191919"/>
          <w:spacing w:val="-2"/>
          <w:sz w:val="18"/>
          <w:szCs w:val="18"/>
        </w:rPr>
        <w:instrText>HYPERLINK "http://www.asurams.edu/"</w:instrText>
      </w:r>
      <w:ins w:id="87" w:author="mdavis47" w:date="2011-04-07T08:06:00Z">
        <w:r w:rsidR="00623C29" w:rsidRPr="00623C29">
          <w:rPr>
            <w:rFonts w:ascii="Times New Roman" w:hAnsi="Times New Roman"/>
            <w:color w:val="191919"/>
            <w:spacing w:val="-2"/>
            <w:sz w:val="18"/>
            <w:szCs w:val="18"/>
            <w:rPrChange w:id="88" w:author="mdavis47" w:date="2011-04-07T12:14:00Z">
              <w:rPr>
                <w:color w:val="0000FF" w:themeColor="hyperlink"/>
                <w:u w:val="single"/>
              </w:rPr>
            </w:rPrChange>
          </w:rPr>
          <w:fldChar w:fldCharType="separate"/>
        </w:r>
      </w:ins>
      <w:ins w:id="89" w:author="mdavis47" w:date="2011-03-21T10:23:00Z">
        <w:r w:rsidR="00623C29" w:rsidRPr="00623C29">
          <w:rPr>
            <w:rFonts w:ascii="Times New Roman" w:hAnsi="Times New Roman"/>
            <w:color w:val="191919"/>
            <w:spacing w:val="-2"/>
            <w:sz w:val="18"/>
            <w:szCs w:val="18"/>
            <w:rPrChange w:id="90" w:author="mdavis47" w:date="2011-04-07T12:14:00Z">
              <w:rPr>
                <w:rStyle w:val="Hyperlink"/>
              </w:rPr>
            </w:rPrChange>
          </w:rPr>
          <w:t>www.asurams.edu</w:t>
        </w:r>
      </w:ins>
      <w:ins w:id="91" w:author="mdavis47" w:date="2011-04-07T08:06:00Z">
        <w:r w:rsidR="00623C29" w:rsidRPr="00623C29">
          <w:rPr>
            <w:rFonts w:ascii="Times New Roman" w:hAnsi="Times New Roman"/>
            <w:color w:val="191919"/>
            <w:spacing w:val="-2"/>
            <w:sz w:val="18"/>
            <w:szCs w:val="18"/>
            <w:rPrChange w:id="92" w:author="mdavis47" w:date="2011-04-07T12:14:00Z">
              <w:rPr>
                <w:color w:val="0000FF" w:themeColor="hyperlink"/>
                <w:u w:val="single"/>
              </w:rPr>
            </w:rPrChange>
          </w:rPr>
          <w:fldChar w:fldCharType="end"/>
        </w:r>
      </w:ins>
      <w:r w:rsidR="00115A2C">
        <w:rPr>
          <w:rFonts w:ascii="Times New Roman" w:hAnsi="Times New Roman"/>
          <w:color w:val="191919"/>
          <w:spacing w:val="-2"/>
          <w:sz w:val="18"/>
          <w:szCs w:val="18"/>
        </w:rPr>
        <w:t>.</w:t>
      </w:r>
    </w:p>
    <w:p w:rsidR="00EE09B2" w:rsidRPr="00EF6577" w:rsidDel="00E33B46" w:rsidRDefault="00EE09B2" w:rsidP="00EF6577">
      <w:pPr>
        <w:pStyle w:val="ListParagraph"/>
        <w:ind w:right="960"/>
        <w:rPr>
          <w:del w:id="93" w:author="mdavis47" w:date="2011-04-07T08:06:00Z"/>
          <w:rFonts w:ascii="Times New Roman" w:hAnsi="Times New Roman"/>
          <w:color w:val="191919"/>
          <w:spacing w:val="-2"/>
          <w:sz w:val="18"/>
          <w:szCs w:val="18"/>
        </w:rPr>
      </w:pPr>
    </w:p>
    <w:p w:rsidR="00EE09B2" w:rsidRPr="00EF6577" w:rsidRDefault="00EE09B2" w:rsidP="00115A2C">
      <w:pPr>
        <w:pStyle w:val="ListParagraph"/>
        <w:ind w:right="960"/>
        <w:rPr>
          <w:rFonts w:ascii="Times New Roman" w:hAnsi="Times New Roman"/>
          <w:color w:val="191919"/>
          <w:spacing w:val="-2"/>
          <w:sz w:val="18"/>
          <w:szCs w:val="18"/>
        </w:rPr>
      </w:pPr>
    </w:p>
    <w:p w:rsidR="00EE09B2" w:rsidRPr="00EF6577" w:rsidRDefault="00EE09B2" w:rsidP="00EF6577">
      <w:pPr>
        <w:pStyle w:val="ListParagraph"/>
        <w:widowControl w:val="0"/>
        <w:numPr>
          <w:ilvl w:val="0"/>
          <w:numId w:val="59"/>
        </w:numPr>
        <w:autoSpaceDE w:val="0"/>
        <w:autoSpaceDN w:val="0"/>
        <w:adjustRightInd w:val="0"/>
        <w:spacing w:after="0" w:line="250" w:lineRule="auto"/>
        <w:ind w:right="992"/>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Certificate of Immunization and Pre-Medical Entrance form prior to enrollment. Albany State will forward to </w:t>
      </w:r>
      <w:del w:id="94" w:author="mdavis47" w:date="2011-04-07T08:07:00Z">
        <w:r w:rsidRPr="00EF6577" w:rsidDel="00E33B46">
          <w:rPr>
            <w:rFonts w:ascii="Times New Roman" w:hAnsi="Times New Roman"/>
            <w:color w:val="191919"/>
            <w:spacing w:val="-2"/>
            <w:sz w:val="18"/>
            <w:szCs w:val="18"/>
          </w:rPr>
          <w:delText xml:space="preserve">each </w:delText>
        </w:r>
      </w:del>
      <w:proofErr w:type="gramStart"/>
      <w:ins w:id="95" w:author="mdavis47" w:date="2011-04-07T08:07:00Z">
        <w:r w:rsidRPr="00EF6577">
          <w:rPr>
            <w:rFonts w:ascii="Times New Roman" w:hAnsi="Times New Roman"/>
            <w:color w:val="191919"/>
            <w:spacing w:val="-2"/>
            <w:sz w:val="18"/>
            <w:szCs w:val="18"/>
          </w:rPr>
          <w:t>accepted</w:t>
        </w:r>
        <w:proofErr w:type="gramEnd"/>
        <w:r w:rsidRPr="00EF6577">
          <w:rPr>
            <w:rFonts w:ascii="Times New Roman" w:hAnsi="Times New Roman"/>
            <w:color w:val="191919"/>
            <w:spacing w:val="-2"/>
            <w:sz w:val="18"/>
            <w:szCs w:val="18"/>
          </w:rPr>
          <w:t xml:space="preserve"> </w:t>
        </w:r>
      </w:ins>
      <w:r w:rsidRPr="00EF6577">
        <w:rPr>
          <w:rFonts w:ascii="Times New Roman" w:hAnsi="Times New Roman"/>
          <w:color w:val="191919"/>
          <w:spacing w:val="-2"/>
          <w:sz w:val="18"/>
          <w:szCs w:val="18"/>
        </w:rPr>
        <w:t>applicant</w:t>
      </w:r>
      <w:ins w:id="96" w:author="mdavis47" w:date="2011-04-07T08:07:00Z">
        <w:r w:rsidRPr="00EF6577">
          <w:rPr>
            <w:rFonts w:ascii="Times New Roman" w:hAnsi="Times New Roman"/>
            <w:color w:val="191919"/>
            <w:spacing w:val="-2"/>
            <w:sz w:val="18"/>
            <w:szCs w:val="18"/>
          </w:rPr>
          <w:t>s</w:t>
        </w:r>
      </w:ins>
      <w:r w:rsidRPr="00EF6577">
        <w:rPr>
          <w:rFonts w:ascii="Times New Roman" w:hAnsi="Times New Roman"/>
          <w:color w:val="191919"/>
          <w:spacing w:val="-2"/>
          <w:sz w:val="18"/>
          <w:szCs w:val="18"/>
        </w:rPr>
        <w:t xml:space="preserve"> an immunization and medical form to be completed immediately </w:t>
      </w:r>
      <w:ins w:id="97" w:author="mdavis47" w:date="2011-04-07T08:07:00Z">
        <w:r w:rsidRPr="00EF6577">
          <w:rPr>
            <w:rFonts w:ascii="Times New Roman" w:hAnsi="Times New Roman"/>
            <w:color w:val="191919"/>
            <w:spacing w:val="-2"/>
            <w:sz w:val="18"/>
            <w:szCs w:val="18"/>
          </w:rPr>
          <w:t>up</w:t>
        </w:r>
      </w:ins>
      <w:r w:rsidRPr="00EF6577">
        <w:rPr>
          <w:rFonts w:ascii="Times New Roman" w:hAnsi="Times New Roman"/>
          <w:color w:val="191919"/>
          <w:spacing w:val="-2"/>
          <w:sz w:val="18"/>
          <w:szCs w:val="18"/>
        </w:rPr>
        <w:t>on receipt.</w:t>
      </w:r>
    </w:p>
    <w:p w:rsidR="00EE09B2" w:rsidRDefault="00EE09B2" w:rsidP="000D26A0">
      <w:pPr>
        <w:widowControl w:val="0"/>
        <w:autoSpaceDE w:val="0"/>
        <w:autoSpaceDN w:val="0"/>
        <w:adjustRightInd w:val="0"/>
        <w:spacing w:before="8" w:after="0" w:line="190" w:lineRule="exact"/>
        <w:rPr>
          <w:rFonts w:ascii="Times New Roman" w:hAnsi="Times New Roman"/>
          <w:color w:val="000000"/>
          <w:sz w:val="19"/>
          <w:szCs w:val="19"/>
        </w:rPr>
      </w:pPr>
    </w:p>
    <w:p w:rsidR="00EE09B2" w:rsidRPr="007E326C" w:rsidRDefault="00EE09B2" w:rsidP="003B5DD4">
      <w:pPr>
        <w:pStyle w:val="Heading2"/>
        <w:spacing w:before="0" w:line="240" w:lineRule="auto"/>
        <w:rPr>
          <w:rFonts w:ascii="Times New Roman" w:hAnsi="Times New Roman"/>
          <w:color w:val="000000"/>
          <w:sz w:val="18"/>
          <w:szCs w:val="18"/>
        </w:rPr>
      </w:pPr>
      <w:bookmarkStart w:id="98" w:name="_Toc295058518"/>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98"/>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del w:id="99" w:author="mdavis47" w:date="2011-04-07T08:08:00Z">
        <w:r w:rsidDel="00E33B46">
          <w:rPr>
            <w:rFonts w:ascii="Times New Roman" w:hAnsi="Times New Roman"/>
            <w:color w:val="191919"/>
            <w:spacing w:val="-2"/>
            <w:sz w:val="18"/>
            <w:szCs w:val="18"/>
          </w:rPr>
          <w:delText>Entranc</w:delText>
        </w:r>
        <w:r w:rsidRPr="00EF6577" w:rsidDel="00E33B46">
          <w:rPr>
            <w:rFonts w:ascii="Times New Roman" w:hAnsi="Times New Roman"/>
            <w:color w:val="191919"/>
            <w:spacing w:val="-2"/>
            <w:sz w:val="18"/>
            <w:szCs w:val="18"/>
          </w:rPr>
          <w:delText xml:space="preserve">e </w:delText>
        </w:r>
        <w:r w:rsidDel="00E33B46">
          <w:rPr>
            <w:rFonts w:ascii="Times New Roman" w:hAnsi="Times New Roman"/>
            <w:color w:val="191919"/>
            <w:spacing w:val="-2"/>
            <w:sz w:val="18"/>
            <w:szCs w:val="18"/>
          </w:rPr>
          <w:delText>Examina- tio</w:delText>
        </w:r>
        <w:r w:rsidRPr="00EF6577" w:rsidDel="00E33B46">
          <w:rPr>
            <w:rFonts w:ascii="Times New Roman" w:hAnsi="Times New Roman"/>
            <w:color w:val="191919"/>
            <w:spacing w:val="-2"/>
            <w:sz w:val="18"/>
            <w:szCs w:val="18"/>
          </w:rPr>
          <w:delText xml:space="preserve">n </w:delText>
        </w:r>
      </w:del>
      <w:r>
        <w:rPr>
          <w:rFonts w:ascii="Times New Roman" w:hAnsi="Times New Roman"/>
          <w:color w:val="191919"/>
          <w:spacing w:val="-2"/>
          <w:sz w:val="18"/>
          <w:szCs w:val="18"/>
        </w:rPr>
        <w:t>Board</w:t>
      </w:r>
      <w:del w:id="100" w:author="mdavis47" w:date="2011-04-07T08:08:00Z">
        <w:r w:rsidRPr="00EF6577" w:rsidDel="00E33B46">
          <w:rPr>
            <w:rFonts w:ascii="Times New Roman" w:hAnsi="Times New Roman"/>
            <w:color w:val="191919"/>
            <w:spacing w:val="-2"/>
            <w:sz w:val="18"/>
            <w:szCs w:val="18"/>
          </w:rPr>
          <w:delText>’s</w:delText>
        </w:r>
      </w:del>
      <w:r w:rsidRPr="00EF6577">
        <w:rPr>
          <w:rFonts w:ascii="Times New Roman" w:hAnsi="Times New Roman"/>
          <w:color w:val="191919"/>
          <w:spacing w:val="-2"/>
          <w:sz w:val="18"/>
          <w:szCs w:val="18"/>
        </w:rPr>
        <w:t xml:space="preserve"> </w:t>
      </w:r>
      <w:del w:id="101" w:author="mdavis47" w:date="2011-04-07T08:11:00Z">
        <w:r w:rsidDel="00E33B46">
          <w:rPr>
            <w:rFonts w:ascii="Times New Roman" w:hAnsi="Times New Roman"/>
            <w:color w:val="191919"/>
            <w:spacing w:val="-2"/>
            <w:sz w:val="18"/>
            <w:szCs w:val="18"/>
          </w:rPr>
          <w:delText>Scholasti</w:delText>
        </w:r>
        <w:r w:rsidRPr="00EF6577" w:rsidDel="00E33B46">
          <w:rPr>
            <w:rFonts w:ascii="Times New Roman" w:hAnsi="Times New Roman"/>
            <w:color w:val="191919"/>
            <w:spacing w:val="-2"/>
            <w:sz w:val="18"/>
            <w:szCs w:val="18"/>
          </w:rPr>
          <w:delText xml:space="preserve">c </w:delText>
        </w:r>
        <w:r w:rsidDel="00E33B46">
          <w:rPr>
            <w:rFonts w:ascii="Times New Roman" w:hAnsi="Times New Roman"/>
            <w:color w:val="191919"/>
            <w:spacing w:val="-2"/>
            <w:sz w:val="18"/>
            <w:szCs w:val="18"/>
          </w:rPr>
          <w:delText>Assessmen</w:delText>
        </w:r>
        <w:r w:rsidRPr="00EF6577" w:rsidDel="00E33B46">
          <w:rPr>
            <w:rFonts w:ascii="Times New Roman" w:hAnsi="Times New Roman"/>
            <w:color w:val="191919"/>
            <w:spacing w:val="-2"/>
            <w:sz w:val="18"/>
            <w:szCs w:val="18"/>
          </w:rPr>
          <w:delText>t T</w:delText>
        </w:r>
        <w:r w:rsidDel="00E33B46">
          <w:rPr>
            <w:rFonts w:ascii="Times New Roman" w:hAnsi="Times New Roman"/>
            <w:color w:val="191919"/>
            <w:spacing w:val="-2"/>
            <w:sz w:val="18"/>
            <w:szCs w:val="18"/>
          </w:rPr>
          <w:delText>es</w:delText>
        </w:r>
        <w:r w:rsidRPr="00EF6577" w:rsidDel="00E33B46">
          <w:rPr>
            <w:rFonts w:ascii="Times New Roman" w:hAnsi="Times New Roman"/>
            <w:color w:val="191919"/>
            <w:spacing w:val="-2"/>
            <w:sz w:val="18"/>
            <w:szCs w:val="18"/>
          </w:rPr>
          <w:delText>t</w:delText>
        </w:r>
      </w:del>
      <w:ins w:id="102" w:author="mdavis47" w:date="2011-04-07T08:11:00Z">
        <w:r>
          <w:rPr>
            <w:rFonts w:ascii="Times New Roman" w:hAnsi="Times New Roman"/>
            <w:color w:val="191919"/>
            <w:spacing w:val="-2"/>
            <w:sz w:val="18"/>
            <w:szCs w:val="18"/>
          </w:rPr>
          <w:t>SAT Reasoning Test</w:t>
        </w:r>
      </w:ins>
      <w:r w:rsidRPr="00EF6577">
        <w:rPr>
          <w:rFonts w:ascii="Times New Roman" w:hAnsi="Times New Roman"/>
          <w:color w:val="191919"/>
          <w:spacing w:val="-2"/>
          <w:sz w:val="18"/>
          <w:szCs w:val="18"/>
        </w:rPr>
        <w:t xml:space="preserve"> </w:t>
      </w:r>
      <w:del w:id="103" w:author="mdavis47" w:date="2011-04-07T08:11:00Z">
        <w:r w:rsidDel="00E33B46">
          <w:rPr>
            <w:rFonts w:ascii="Times New Roman" w:hAnsi="Times New Roman"/>
            <w:color w:val="191919"/>
            <w:spacing w:val="-2"/>
            <w:sz w:val="18"/>
            <w:szCs w:val="18"/>
          </w:rPr>
          <w:delText>(S</w:delText>
        </w:r>
        <w:r w:rsidRPr="00EF6577" w:rsidDel="00E33B46">
          <w:rPr>
            <w:rFonts w:ascii="Times New Roman" w:hAnsi="Times New Roman"/>
            <w:color w:val="191919"/>
            <w:spacing w:val="-2"/>
            <w:sz w:val="18"/>
            <w:szCs w:val="18"/>
          </w:rPr>
          <w:delText>A</w:delText>
        </w:r>
        <w:r w:rsidDel="00E33B46">
          <w:rPr>
            <w:rFonts w:ascii="Times New Roman" w:hAnsi="Times New Roman"/>
            <w:color w:val="191919"/>
            <w:spacing w:val="-2"/>
            <w:sz w:val="18"/>
            <w:szCs w:val="18"/>
          </w:rPr>
          <w:delText>T</w:delText>
        </w:r>
        <w:r w:rsidRPr="00EF6577" w:rsidDel="00E33B46">
          <w:rPr>
            <w:rFonts w:ascii="Times New Roman" w:hAnsi="Times New Roman"/>
            <w:color w:val="191919"/>
            <w:spacing w:val="-2"/>
            <w:sz w:val="18"/>
            <w:szCs w:val="18"/>
          </w:rPr>
          <w:delText xml:space="preserve">) </w:delText>
        </w:r>
        <w:r w:rsidR="00623C29" w:rsidRPr="00623C29">
          <w:rPr>
            <w:rFonts w:ascii="Times New Roman" w:hAnsi="Times New Roman"/>
            <w:color w:val="191919"/>
            <w:spacing w:val="-2"/>
            <w:sz w:val="18"/>
            <w:szCs w:val="18"/>
            <w:rPrChange w:id="104" w:author="mdavis47" w:date="2011-04-07T08:11:00Z">
              <w:rPr>
                <w:rFonts w:ascii="Times New Roman" w:hAnsi="Times New Roman"/>
                <w:color w:val="191919"/>
                <w:spacing w:val="-2"/>
                <w:sz w:val="18"/>
                <w:szCs w:val="18"/>
                <w:u w:val="single"/>
              </w:rPr>
            </w:rPrChange>
          </w:rPr>
          <w:delText>or</w:delText>
        </w:r>
        <w:r w:rsidRPr="00EF6577" w:rsidDel="00E33B46">
          <w:rPr>
            <w:rFonts w:ascii="Times New Roman" w:hAnsi="Times New Roman"/>
            <w:color w:val="191919"/>
            <w:spacing w:val="-2"/>
            <w:sz w:val="18"/>
            <w:szCs w:val="18"/>
          </w:rPr>
          <w:delText xml:space="preserve"> </w:delText>
        </w:r>
      </w:del>
      <w:ins w:id="105" w:author="mdavis47" w:date="2011-04-07T08:11:00Z">
        <w:r w:rsidRPr="00EF6577">
          <w:rPr>
            <w:rFonts w:ascii="Times New Roman" w:hAnsi="Times New Roman"/>
            <w:color w:val="191919"/>
            <w:spacing w:val="-2"/>
            <w:sz w:val="18"/>
            <w:szCs w:val="18"/>
          </w:rPr>
          <w:t xml:space="preserve">OR </w:t>
        </w:r>
      </w:ins>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ins w:id="106" w:author="mdavis47" w:date="2011-04-07T08:12:00Z">
        <w:r w:rsidRPr="00EF6577">
          <w:rPr>
            <w:rFonts w:ascii="Times New Roman" w:hAnsi="Times New Roman"/>
            <w:color w:val="191919"/>
            <w:spacing w:val="-2"/>
            <w:sz w:val="18"/>
            <w:szCs w:val="18"/>
          </w:rPr>
          <w:t>ACT (</w:t>
        </w:r>
      </w:ins>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g</w:t>
      </w:r>
      <w:ins w:id="107" w:author="mdavis47" w:date="2011-04-07T08:13:00Z">
        <w:r w:rsidRPr="00EF6577">
          <w:rPr>
            <w:rFonts w:ascii="Times New Roman" w:hAnsi="Times New Roman"/>
            <w:color w:val="191919"/>
            <w:spacing w:val="-2"/>
            <w:sz w:val="18"/>
            <w:szCs w:val="18"/>
          </w:rPr>
          <w:t>)</w:t>
        </w:r>
      </w:ins>
      <w:r w:rsidRPr="00EF6577">
        <w:rPr>
          <w:rFonts w:ascii="Times New Roman" w:hAnsi="Times New Roman"/>
          <w:color w:val="191919"/>
          <w:spacing w:val="-2"/>
          <w:sz w:val="18"/>
          <w:szCs w:val="18"/>
        </w:rPr>
        <w:t xml:space="preserve"> </w:t>
      </w:r>
      <w:del w:id="108" w:author="mdavis47" w:date="2011-04-07T08:13:00Z">
        <w:r w:rsidDel="00657221">
          <w:rPr>
            <w:rFonts w:ascii="Times New Roman" w:hAnsi="Times New Roman"/>
            <w:color w:val="191919"/>
            <w:spacing w:val="-2"/>
            <w:sz w:val="18"/>
            <w:szCs w:val="18"/>
          </w:rPr>
          <w:delText>(ACT</w:delText>
        </w:r>
        <w:r w:rsidRPr="00EF6577" w:rsidDel="00657221">
          <w:rPr>
            <w:rFonts w:ascii="Times New Roman" w:hAnsi="Times New Roman"/>
            <w:color w:val="191919"/>
            <w:spacing w:val="-2"/>
            <w:sz w:val="18"/>
            <w:szCs w:val="18"/>
          </w:rPr>
          <w:delText xml:space="preserve">) </w:delText>
        </w:r>
        <w:r w:rsidDel="00657221">
          <w:rPr>
            <w:rFonts w:ascii="Times New Roman" w:hAnsi="Times New Roman"/>
            <w:color w:val="191919"/>
            <w:spacing w:val="-2"/>
            <w:sz w:val="18"/>
            <w:szCs w:val="18"/>
          </w:rPr>
          <w:delText>Program</w:delText>
        </w:r>
        <w:r w:rsidRPr="00EF6577" w:rsidDel="00657221">
          <w:rPr>
            <w:rFonts w:ascii="Times New Roman" w:hAnsi="Times New Roman"/>
            <w:color w:val="191919"/>
            <w:spacing w:val="-2"/>
            <w:sz w:val="18"/>
            <w:szCs w:val="18"/>
          </w:rPr>
          <w:delText xml:space="preserve">’s </w:delText>
        </w:r>
        <w:r w:rsidDel="00657221">
          <w:rPr>
            <w:rFonts w:ascii="Times New Roman" w:hAnsi="Times New Roman"/>
            <w:color w:val="191919"/>
            <w:spacing w:val="-2"/>
            <w:sz w:val="18"/>
            <w:szCs w:val="18"/>
          </w:rPr>
          <w:delText>A</w:delText>
        </w:r>
      </w:del>
      <w:ins w:id="109" w:author="mdavis47" w:date="2011-04-07T08:13:00Z">
        <w:r>
          <w:rPr>
            <w:rFonts w:ascii="Times New Roman" w:hAnsi="Times New Roman"/>
            <w:color w:val="191919"/>
            <w:spacing w:val="-2"/>
            <w:sz w:val="18"/>
            <w:szCs w:val="18"/>
          </w:rPr>
          <w:t>a</w:t>
        </w:r>
      </w:ins>
      <w:r>
        <w:rPr>
          <w:rFonts w:ascii="Times New Roman" w:hAnsi="Times New Roman"/>
          <w:color w:val="191919"/>
          <w:spacing w:val="-2"/>
          <w:sz w:val="18"/>
          <w:szCs w:val="18"/>
        </w:rPr>
        <w:t>ssessmen</w:t>
      </w:r>
      <w:r w:rsidRPr="00EF6577">
        <w:rPr>
          <w:rFonts w:ascii="Times New Roman" w:hAnsi="Times New Roman"/>
          <w:color w:val="191919"/>
          <w:spacing w:val="-2"/>
          <w:sz w:val="18"/>
          <w:szCs w:val="18"/>
        </w:rPr>
        <w:t xml:space="preserve">t </w:t>
      </w:r>
      <w:ins w:id="110" w:author="mdavis47" w:date="2011-04-07T08:13:00Z">
        <w:r w:rsidRPr="00EF6577">
          <w:rPr>
            <w:rFonts w:ascii="Times New Roman" w:hAnsi="Times New Roman"/>
            <w:color w:val="191919"/>
            <w:spacing w:val="-2"/>
            <w:sz w:val="18"/>
            <w:szCs w:val="18"/>
          </w:rPr>
          <w:t>t</w:t>
        </w:r>
      </w:ins>
      <w:del w:id="111" w:author="mdavis47" w:date="2011-04-07T08:13:00Z">
        <w:r w:rsidRPr="00EF6577" w:rsidDel="00657221">
          <w:rPr>
            <w:rFonts w:ascii="Times New Roman" w:hAnsi="Times New Roman"/>
            <w:color w:val="191919"/>
            <w:spacing w:val="-2"/>
            <w:sz w:val="18"/>
            <w:szCs w:val="18"/>
          </w:rPr>
          <w:delText>T</w:delText>
        </w:r>
      </w:del>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w:t>
      </w:r>
      <w:ins w:id="112" w:author="mdavis47" w:date="2011-04-07T12:12:00Z">
        <w:r w:rsidRPr="00EF6577">
          <w:rPr>
            <w:rFonts w:ascii="Times New Roman" w:hAnsi="Times New Roman"/>
            <w:color w:val="191919"/>
            <w:spacing w:val="-2"/>
            <w:sz w:val="18"/>
            <w:szCs w:val="18"/>
          </w:rPr>
          <w:t xml:space="preserve"> Albany State University’s SAT School Code is 5004; ACT School Code is </w:t>
        </w:r>
      </w:ins>
      <w:ins w:id="113" w:author="mdavis47" w:date="2011-04-07T12:14:00Z">
        <w:r w:rsidRPr="00EF6577">
          <w:rPr>
            <w:rFonts w:ascii="Times New Roman" w:hAnsi="Times New Roman"/>
            <w:color w:val="191919"/>
            <w:spacing w:val="-2"/>
            <w:sz w:val="18"/>
            <w:szCs w:val="18"/>
          </w:rPr>
          <w:t>0782.</w:t>
        </w:r>
      </w:ins>
    </w:p>
    <w:p w:rsidR="00EE09B2" w:rsidRDefault="00EE09B2" w:rsidP="000D26A0">
      <w:pPr>
        <w:widowControl w:val="0"/>
        <w:autoSpaceDE w:val="0"/>
        <w:autoSpaceDN w:val="0"/>
        <w:adjustRightInd w:val="0"/>
        <w:spacing w:before="16" w:after="0" w:line="200" w:lineRule="exact"/>
        <w:rPr>
          <w:rFonts w:ascii="Times New Roman" w:hAnsi="Times New Roman"/>
          <w:color w:val="000000"/>
          <w:sz w:val="20"/>
          <w:szCs w:val="20"/>
        </w:rPr>
      </w:pPr>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del w:id="114" w:author="mdavis47" w:date="2011-03-21T10:24:00Z">
        <w:r w:rsidRPr="00EF6577" w:rsidDel="00607C5A">
          <w:rPr>
            <w:rFonts w:ascii="Times New Roman" w:hAnsi="Times New Roman"/>
            <w:color w:val="191919"/>
            <w:spacing w:val="-2"/>
            <w:sz w:val="18"/>
            <w:szCs w:val="18"/>
          </w:rPr>
          <w:delText xml:space="preserve"> </w:delText>
        </w:r>
        <w:r w:rsidDel="00607C5A">
          <w:rPr>
            <w:rFonts w:ascii="Times New Roman" w:hAnsi="Times New Roman"/>
            <w:color w:val="191919"/>
            <w:spacing w:val="-2"/>
            <w:sz w:val="18"/>
            <w:szCs w:val="18"/>
          </w:rPr>
          <w:delText>unde</w:delText>
        </w:r>
        <w:r w:rsidRPr="00EF6577" w:rsidDel="00607C5A">
          <w:rPr>
            <w:rFonts w:ascii="Times New Roman" w:hAnsi="Times New Roman"/>
            <w:color w:val="191919"/>
            <w:spacing w:val="-2"/>
            <w:sz w:val="18"/>
            <w:szCs w:val="18"/>
          </w:rPr>
          <w:delText xml:space="preserve">r </w:delText>
        </w:r>
        <w:r w:rsidDel="00607C5A">
          <w:rPr>
            <w:rFonts w:ascii="Times New Roman" w:hAnsi="Times New Roman"/>
            <w:color w:val="191919"/>
            <w:spacing w:val="-2"/>
            <w:sz w:val="18"/>
            <w:szCs w:val="18"/>
          </w:rPr>
          <w:delText>th</w:delText>
        </w:r>
        <w:r w:rsidRPr="00EF6577" w:rsidDel="00607C5A">
          <w:rPr>
            <w:rFonts w:ascii="Times New Roman" w:hAnsi="Times New Roman"/>
            <w:color w:val="191919"/>
            <w:spacing w:val="-2"/>
            <w:sz w:val="18"/>
            <w:szCs w:val="18"/>
          </w:rPr>
          <w:delText xml:space="preserve">e </w:delText>
        </w:r>
        <w:r w:rsidDel="00607C5A">
          <w:rPr>
            <w:rFonts w:ascii="Times New Roman" w:hAnsi="Times New Roman"/>
            <w:color w:val="191919"/>
            <w:spacing w:val="-2"/>
            <w:sz w:val="18"/>
            <w:szCs w:val="18"/>
          </w:rPr>
          <w:delText>ne</w:delText>
        </w:r>
        <w:r w:rsidRPr="00EF6577" w:rsidDel="00607C5A">
          <w:rPr>
            <w:rFonts w:ascii="Times New Roman" w:hAnsi="Times New Roman"/>
            <w:color w:val="191919"/>
            <w:spacing w:val="-2"/>
            <w:sz w:val="18"/>
            <w:szCs w:val="18"/>
          </w:rPr>
          <w:delText xml:space="preserve">w </w:delText>
        </w:r>
        <w:r w:rsidDel="00607C5A">
          <w:rPr>
            <w:rFonts w:ascii="Times New Roman" w:hAnsi="Times New Roman"/>
            <w:color w:val="191919"/>
            <w:spacing w:val="-2"/>
            <w:sz w:val="18"/>
            <w:szCs w:val="18"/>
          </w:rPr>
          <w:delText>phas</w:delText>
        </w:r>
        <w:r w:rsidRPr="00EF6577" w:rsidDel="00607C5A">
          <w:rPr>
            <w:rFonts w:ascii="Times New Roman" w:hAnsi="Times New Roman"/>
            <w:color w:val="191919"/>
            <w:spacing w:val="-2"/>
            <w:sz w:val="18"/>
            <w:szCs w:val="18"/>
          </w:rPr>
          <w:delText>e</w:delText>
        </w:r>
        <w:r w:rsidDel="00607C5A">
          <w:rPr>
            <w:rFonts w:ascii="Times New Roman" w:hAnsi="Times New Roman"/>
            <w:color w:val="191919"/>
            <w:spacing w:val="-2"/>
            <w:sz w:val="18"/>
            <w:szCs w:val="18"/>
          </w:rPr>
          <w:delText>-i</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ad- missio</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criteria</w:delText>
        </w:r>
      </w:del>
      <w:ins w:id="115" w:author="mdavis47" w:date="2011-03-21T10:24:00Z">
        <w:r>
          <w:rPr>
            <w:rFonts w:ascii="Times New Roman" w:hAnsi="Times New Roman"/>
            <w:color w:val="191919"/>
            <w:spacing w:val="-2"/>
            <w:sz w:val="18"/>
            <w:szCs w:val="18"/>
          </w:rPr>
          <w:t>.</w:t>
        </w:r>
      </w:ins>
      <w:del w:id="116" w:author="mdavis47" w:date="2011-03-21T10:24:00Z">
        <w:r w:rsidDel="00607C5A">
          <w:rPr>
            <w:rFonts w:ascii="Times New Roman" w:hAnsi="Times New Roman"/>
            <w:color w:val="191919"/>
            <w:spacing w:val="-2"/>
            <w:sz w:val="18"/>
            <w:szCs w:val="18"/>
          </w:rPr>
          <w:delText>:</w:delText>
        </w:r>
      </w:del>
    </w:p>
    <w:p w:rsidR="00EE09B2" w:rsidRDefault="00EE09B2" w:rsidP="000D26A0">
      <w:pPr>
        <w:widowControl w:val="0"/>
        <w:autoSpaceDE w:val="0"/>
        <w:autoSpaceDN w:val="0"/>
        <w:adjustRightInd w:val="0"/>
        <w:spacing w:before="4" w:after="0" w:line="130" w:lineRule="exact"/>
        <w:rPr>
          <w:rFonts w:ascii="Times New Roman" w:hAnsi="Times New Roman"/>
          <w:color w:val="000000"/>
          <w:sz w:val="13"/>
          <w:szCs w:val="13"/>
        </w:rPr>
      </w:pPr>
    </w:p>
    <w:p w:rsidR="00EE09B2" w:rsidRPr="007E326C" w:rsidRDefault="00EE09B2" w:rsidP="003B5DD4">
      <w:pPr>
        <w:pStyle w:val="Heading2"/>
        <w:spacing w:before="0" w:line="240" w:lineRule="auto"/>
        <w:rPr>
          <w:rFonts w:ascii="Times New Roman" w:hAnsi="Times New Roman"/>
          <w:color w:val="000000"/>
          <w:sz w:val="18"/>
          <w:szCs w:val="18"/>
        </w:rPr>
      </w:pPr>
      <w:bookmarkStart w:id="117" w:name="_Toc295058519"/>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117"/>
      <w:ins w:id="118" w:author="mdavis47" w:date="2011-04-07T12:11:00Z">
        <w:r w:rsidRPr="007E326C">
          <w:rPr>
            <w:rFonts w:ascii="Times New Roman" w:hAnsi="Times New Roman"/>
            <w:bCs w:val="0"/>
            <w:color w:val="191919"/>
            <w:spacing w:val="-2"/>
            <w:sz w:val="18"/>
            <w:szCs w:val="18"/>
          </w:rPr>
          <w:t xml:space="preserve"> </w:t>
        </w:r>
      </w:ins>
    </w:p>
    <w:tbl>
      <w:tblPr>
        <w:tblW w:w="0" w:type="auto"/>
        <w:tblInd w:w="466" w:type="dxa"/>
        <w:tblLayout w:type="fixed"/>
        <w:tblCellMar>
          <w:left w:w="0" w:type="dxa"/>
          <w:right w:w="0" w:type="dxa"/>
        </w:tblCellMar>
        <w:tblLook w:val="0000"/>
        <w:tblPrChange w:id="119" w:author="mdavis47" w:date="2011-04-07T08:23:00Z">
          <w:tblPr>
            <w:tblW w:w="0" w:type="auto"/>
            <w:tblInd w:w="466" w:type="dxa"/>
            <w:tblLayout w:type="fixed"/>
            <w:tblCellMar>
              <w:left w:w="0" w:type="dxa"/>
              <w:right w:w="0" w:type="dxa"/>
            </w:tblCellMar>
            <w:tblLook w:val="0000"/>
          </w:tblPr>
        </w:tblPrChange>
      </w:tblPr>
      <w:tblGrid>
        <w:gridCol w:w="907"/>
        <w:gridCol w:w="1717"/>
        <w:gridCol w:w="1563"/>
        <w:gridCol w:w="1766"/>
        <w:gridCol w:w="1850"/>
        <w:gridCol w:w="1541"/>
        <w:gridCol w:w="270"/>
        <w:tblGridChange w:id="120">
          <w:tblGrid>
            <w:gridCol w:w="907"/>
            <w:gridCol w:w="1717"/>
            <w:gridCol w:w="1563"/>
            <w:gridCol w:w="1766"/>
            <w:gridCol w:w="1850"/>
            <w:gridCol w:w="1375"/>
          </w:tblGrid>
        </w:tblGridChange>
      </w:tblGrid>
      <w:tr w:rsidR="00EE09B2" w:rsidRPr="007A7452" w:rsidTr="000D26A0">
        <w:trPr>
          <w:gridAfter w:val="1"/>
          <w:wAfter w:w="270" w:type="dxa"/>
          <w:trHeight w:hRule="exact" w:val="253"/>
          <w:trPrChange w:id="121" w:author="mdavis47" w:date="2011-04-07T08:23:00Z">
            <w:trPr>
              <w:trHeight w:hRule="exact" w:val="253"/>
            </w:trPr>
          </w:trPrChange>
        </w:trPr>
        <w:tc>
          <w:tcPr>
            <w:tcW w:w="907" w:type="dxa"/>
            <w:tcBorders>
              <w:top w:val="nil"/>
              <w:left w:val="nil"/>
              <w:bottom w:val="nil"/>
              <w:right w:val="nil"/>
            </w:tcBorders>
            <w:tcPrChange w:id="122" w:author="mdavis47" w:date="2011-04-07T08:23:00Z">
              <w:tcPr>
                <w:tcW w:w="90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before="24" w:after="0"/>
              <w:ind w:left="81"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Change w:id="123" w:author="mdavis47" w:date="2011-04-07T08:23:00Z">
              <w:tcPr>
                <w:tcW w:w="171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before="24" w:after="0"/>
              <w:ind w:left="597"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Change w:id="124" w:author="mdavis47" w:date="2011-04-07T08:23:00Z">
              <w:tcPr>
                <w:tcW w:w="1563"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before="24" w:after="0"/>
              <w:ind w:left="225"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Change w:id="125" w:author="mdavis47" w:date="2011-04-07T08:23:00Z">
              <w:tcPr>
                <w:tcW w:w="1766"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before="24" w:after="0"/>
              <w:ind w:left="379"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Change w:id="126" w:author="mdavis47" w:date="2011-04-07T08:23:00Z">
              <w:tcPr>
                <w:tcW w:w="1850"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before="24" w:after="0"/>
              <w:ind w:left="514"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Change w:id="127" w:author="mdavis47" w:date="2011-04-07T08:23:00Z">
              <w:tcPr>
                <w:tcW w:w="1375" w:type="dxa"/>
                <w:tcBorders>
                  <w:top w:val="nil"/>
                  <w:left w:val="nil"/>
                  <w:bottom w:val="nil"/>
                  <w:right w:val="nil"/>
                </w:tcBorders>
              </w:tcPr>
            </w:tcPrChange>
          </w:tcPr>
          <w:p w:rsidR="00000000" w:rsidRDefault="00EE09B2">
            <w:pPr>
              <w:widowControl w:val="0"/>
              <w:autoSpaceDE w:val="0"/>
              <w:autoSpaceDN w:val="0"/>
              <w:adjustRightInd w:val="0"/>
              <w:spacing w:before="24" w:after="0"/>
              <w:rPr>
                <w:rFonts w:ascii="Times New Roman" w:hAnsi="Times New Roman"/>
                <w:sz w:val="24"/>
                <w:szCs w:val="24"/>
              </w:rPr>
              <w:pPrChange w:id="128" w:author="mdavis47" w:date="2011-04-07T08:25:00Z">
                <w:pPr>
                  <w:widowControl w:val="0"/>
                  <w:autoSpaceDE w:val="0"/>
                  <w:autoSpaceDN w:val="0"/>
                  <w:adjustRightInd w:val="0"/>
                  <w:spacing w:before="24" w:after="0"/>
                  <w:ind w:left="490"/>
                </w:pPr>
              </w:pPrChange>
            </w:pPr>
            <w:del w:id="129" w:author="mdavis47" w:date="2011-03-21T10:25:00Z">
              <w:r w:rsidRPr="007A7452" w:rsidDel="00607C5A">
                <w:rPr>
                  <w:rFonts w:ascii="Times New Roman" w:hAnsi="Times New Roman"/>
                  <w:b/>
                  <w:bCs/>
                  <w:color w:val="191919"/>
                  <w:spacing w:val="-2"/>
                  <w:sz w:val="18"/>
                  <w:szCs w:val="18"/>
                </w:rPr>
                <w:delText>*Minimum</w:delText>
              </w:r>
            </w:del>
          </w:p>
        </w:tc>
      </w:tr>
      <w:tr w:rsidR="00EE09B2" w:rsidRPr="007A7452" w:rsidTr="000D26A0">
        <w:trPr>
          <w:gridAfter w:val="1"/>
          <w:wAfter w:w="270" w:type="dxa"/>
          <w:trHeight w:hRule="exact" w:val="218"/>
          <w:trPrChange w:id="130" w:author="mdavis47" w:date="2011-04-07T08:23:00Z">
            <w:trPr>
              <w:trHeight w:hRule="exact" w:val="218"/>
            </w:trPr>
          </w:trPrChange>
        </w:trPr>
        <w:tc>
          <w:tcPr>
            <w:tcW w:w="907" w:type="dxa"/>
            <w:tcBorders>
              <w:top w:val="nil"/>
              <w:left w:val="nil"/>
              <w:bottom w:val="nil"/>
              <w:right w:val="nil"/>
            </w:tcBorders>
            <w:tcPrChange w:id="131" w:author="mdavis47" w:date="2011-04-07T08:23:00Z">
              <w:tcPr>
                <w:tcW w:w="907" w:type="dxa"/>
                <w:tcBorders>
                  <w:top w:val="nil"/>
                  <w:left w:val="nil"/>
                  <w:bottom w:val="nil"/>
                  <w:right w:val="nil"/>
                </w:tcBorders>
              </w:tcPr>
            </w:tcPrChange>
          </w:tcPr>
          <w:p w:rsidR="00000000" w:rsidRDefault="00EE09B2">
            <w:pPr>
              <w:widowControl w:val="0"/>
              <w:autoSpaceDE w:val="0"/>
              <w:autoSpaceDN w:val="0"/>
              <w:adjustRightInd w:val="0"/>
              <w:spacing w:after="0" w:line="197" w:lineRule="exact"/>
              <w:ind w:hanging="7"/>
              <w:rPr>
                <w:rFonts w:ascii="Times New Roman" w:hAnsi="Times New Roman"/>
                <w:sz w:val="24"/>
                <w:szCs w:val="24"/>
              </w:rPr>
              <w:pPrChange w:id="132" w:author="mdavis47" w:date="2011-04-07T08:23:00Z">
                <w:pPr>
                  <w:widowControl w:val="0"/>
                  <w:autoSpaceDE w:val="0"/>
                  <w:autoSpaceDN w:val="0"/>
                  <w:adjustRightInd w:val="0"/>
                  <w:spacing w:after="0" w:line="197" w:lineRule="exact"/>
                  <w:ind w:left="40"/>
                </w:pPr>
              </w:pPrChange>
            </w:pPr>
            <w:del w:id="133" w:author="mdavis47" w:date="2011-04-07T08:26:00Z">
              <w:r w:rsidRPr="007A7452" w:rsidDel="00847058">
                <w:rPr>
                  <w:rFonts w:ascii="Times New Roman" w:hAnsi="Times New Roman"/>
                  <w:b/>
                  <w:bCs/>
                  <w:color w:val="191919"/>
                  <w:spacing w:val="-2"/>
                  <w:sz w:val="18"/>
                  <w:szCs w:val="18"/>
                </w:rPr>
                <w:delText>Index</w:delText>
              </w:r>
            </w:del>
          </w:p>
        </w:tc>
        <w:tc>
          <w:tcPr>
            <w:tcW w:w="1717" w:type="dxa"/>
            <w:tcBorders>
              <w:top w:val="nil"/>
              <w:left w:val="nil"/>
              <w:bottom w:val="nil"/>
              <w:right w:val="nil"/>
            </w:tcBorders>
            <w:tcPrChange w:id="134" w:author="mdavis47" w:date="2011-04-07T08:23:00Z">
              <w:tcPr>
                <w:tcW w:w="171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7" w:lineRule="exact"/>
              <w:ind w:left="436"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Change w:id="135" w:author="mdavis47" w:date="2011-04-07T08:23:00Z">
              <w:tcPr>
                <w:tcW w:w="1563"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7" w:lineRule="exact"/>
              <w:ind w:left="493"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Change w:id="136" w:author="mdavis47" w:date="2011-04-07T08:23:00Z">
              <w:tcPr>
                <w:tcW w:w="1766"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7" w:lineRule="exact"/>
              <w:ind w:left="57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Change w:id="137" w:author="mdavis47" w:date="2011-04-07T08:23:00Z">
              <w:tcPr>
                <w:tcW w:w="1850"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7" w:lineRule="exact"/>
              <w:ind w:left="613"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Change w:id="138" w:author="mdavis47" w:date="2011-04-07T08:23:00Z">
              <w:tcPr>
                <w:tcW w:w="1375" w:type="dxa"/>
                <w:tcBorders>
                  <w:top w:val="nil"/>
                  <w:left w:val="nil"/>
                  <w:bottom w:val="nil"/>
                  <w:right w:val="nil"/>
                </w:tcBorders>
              </w:tcPr>
            </w:tcPrChange>
          </w:tcPr>
          <w:p w:rsidR="00000000" w:rsidRDefault="00EE09B2">
            <w:pPr>
              <w:widowControl w:val="0"/>
              <w:autoSpaceDE w:val="0"/>
              <w:autoSpaceDN w:val="0"/>
              <w:adjustRightInd w:val="0"/>
              <w:spacing w:after="0" w:line="197" w:lineRule="exact"/>
              <w:ind w:firstLine="0"/>
              <w:rPr>
                <w:rFonts w:ascii="Times New Roman" w:hAnsi="Times New Roman"/>
                <w:sz w:val="24"/>
                <w:szCs w:val="24"/>
              </w:rPr>
              <w:pPrChange w:id="139" w:author="mdavis47" w:date="2011-04-07T08:25:00Z">
                <w:pPr>
                  <w:widowControl w:val="0"/>
                  <w:autoSpaceDE w:val="0"/>
                  <w:autoSpaceDN w:val="0"/>
                  <w:adjustRightInd w:val="0"/>
                  <w:spacing w:after="0" w:line="197" w:lineRule="exact"/>
                  <w:ind w:left="532"/>
                </w:pPr>
              </w:pPrChange>
            </w:pPr>
            <w:del w:id="140"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141" w:author="mdavis47" w:date="2011-04-07T08:25:00Z">
              <w:r>
                <w:rPr>
                  <w:rFonts w:ascii="Times New Roman" w:hAnsi="Times New Roman"/>
                  <w:b/>
                  <w:bCs/>
                  <w:color w:val="191919"/>
                  <w:spacing w:val="-2"/>
                  <w:sz w:val="18"/>
                  <w:szCs w:val="18"/>
                </w:rPr>
                <w:t xml:space="preserve"> </w:t>
              </w:r>
            </w:ins>
            <w:r>
              <w:rPr>
                <w:rFonts w:ascii="Times New Roman" w:hAnsi="Times New Roman"/>
                <w:b/>
                <w:bCs/>
                <w:color w:val="191919"/>
                <w:spacing w:val="-2"/>
                <w:sz w:val="18"/>
                <w:szCs w:val="18"/>
              </w:rPr>
              <w:t xml:space="preserve">     </w:t>
            </w:r>
            <w:ins w:id="142" w:author="mdavis47" w:date="2011-04-07T08:25:00Z">
              <w:r>
                <w:rPr>
                  <w:rFonts w:ascii="Times New Roman" w:hAnsi="Times New Roman"/>
                  <w:b/>
                  <w:bCs/>
                  <w:color w:val="191919"/>
                  <w:spacing w:val="-2"/>
                  <w:sz w:val="18"/>
                  <w:szCs w:val="18"/>
                </w:rPr>
                <w:t>Index</w:t>
              </w:r>
            </w:ins>
          </w:p>
        </w:tc>
      </w:tr>
      <w:tr w:rsidR="00EE09B2" w:rsidRPr="007A7452" w:rsidTr="000D26A0">
        <w:trPr>
          <w:trHeight w:hRule="exact" w:val="216"/>
          <w:trPrChange w:id="143" w:author="mdavis47" w:date="2011-04-07T08:25:00Z">
            <w:trPr>
              <w:trHeight w:hRule="exact" w:val="216"/>
            </w:trPr>
          </w:trPrChange>
        </w:trPr>
        <w:tc>
          <w:tcPr>
            <w:tcW w:w="907" w:type="dxa"/>
            <w:tcBorders>
              <w:top w:val="nil"/>
              <w:left w:val="nil"/>
              <w:bottom w:val="nil"/>
              <w:right w:val="nil"/>
            </w:tcBorders>
            <w:tcPrChange w:id="144" w:author="mdavis47" w:date="2011-04-07T08:25:00Z">
              <w:tcPr>
                <w:tcW w:w="90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79" w:hanging="7"/>
              <w:rPr>
                <w:rFonts w:ascii="Times New Roman" w:hAnsi="Times New Roman"/>
                <w:sz w:val="24"/>
                <w:szCs w:val="24"/>
              </w:rPr>
            </w:pPr>
            <w:del w:id="145" w:author="mdavis47" w:date="2011-03-21T10:24:00Z">
              <w:r w:rsidRPr="007A7452" w:rsidDel="00607C5A">
                <w:rPr>
                  <w:rFonts w:ascii="Times New Roman" w:hAnsi="Times New Roman"/>
                  <w:color w:val="191919"/>
                  <w:spacing w:val="-2"/>
                  <w:sz w:val="18"/>
                  <w:szCs w:val="18"/>
                </w:rPr>
                <w:delText>2008</w:delText>
              </w:r>
            </w:del>
            <w:ins w:id="146" w:author="mdavis47" w:date="2011-04-07T08:14:00Z">
              <w:r>
                <w:rPr>
                  <w:rFonts w:ascii="Times New Roman" w:hAnsi="Times New Roman"/>
                  <w:color w:val="191919"/>
                  <w:spacing w:val="-2"/>
                  <w:sz w:val="18"/>
                  <w:szCs w:val="18"/>
                </w:rPr>
                <w:t>2011</w:t>
              </w:r>
            </w:ins>
          </w:p>
        </w:tc>
        <w:tc>
          <w:tcPr>
            <w:tcW w:w="1717" w:type="dxa"/>
            <w:tcBorders>
              <w:top w:val="nil"/>
              <w:left w:val="nil"/>
              <w:bottom w:val="nil"/>
              <w:right w:val="nil"/>
            </w:tcBorders>
            <w:tcPrChange w:id="147" w:author="mdavis47" w:date="2011-04-07T08:25:00Z">
              <w:tcPr>
                <w:tcW w:w="171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842"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Change w:id="148" w:author="mdavis47" w:date="2011-04-07T08:25:00Z">
              <w:tcPr>
                <w:tcW w:w="1563"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536"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49" w:author="mdavis47" w:date="2011-04-07T08:25:00Z">
              <w:tcPr>
                <w:tcW w:w="1766"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647"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50" w:author="mdavis47" w:date="2011-04-07T08:25:00Z">
              <w:tcPr>
                <w:tcW w:w="1850"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725"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Change w:id="151" w:author="mdavis47" w:date="2011-04-07T08:25:00Z">
              <w:tcPr>
                <w:tcW w:w="1375" w:type="dxa"/>
                <w:tcBorders>
                  <w:top w:val="nil"/>
                  <w:left w:val="nil"/>
                  <w:bottom w:val="nil"/>
                  <w:right w:val="nil"/>
                </w:tcBorders>
              </w:tcPr>
            </w:tcPrChange>
          </w:tcPr>
          <w:p w:rsidR="00000000" w:rsidRDefault="00EE09B2">
            <w:pPr>
              <w:widowControl w:val="0"/>
              <w:autoSpaceDE w:val="0"/>
              <w:autoSpaceDN w:val="0"/>
              <w:adjustRightInd w:val="0"/>
              <w:spacing w:after="0" w:line="195" w:lineRule="exact"/>
              <w:ind w:firstLine="0"/>
              <w:rPr>
                <w:rFonts w:ascii="Times New Roman" w:hAnsi="Times New Roman"/>
                <w:sz w:val="24"/>
                <w:szCs w:val="24"/>
              </w:rPr>
              <w:pPrChange w:id="152" w:author="mdavis47" w:date="2011-04-07T08:25:00Z">
                <w:pPr>
                  <w:widowControl w:val="0"/>
                  <w:autoSpaceDE w:val="0"/>
                  <w:autoSpaceDN w:val="0"/>
                  <w:adjustRightInd w:val="0"/>
                  <w:spacing w:after="0" w:line="195" w:lineRule="exact"/>
                  <w:ind w:left="737"/>
                </w:pPr>
              </w:pPrChange>
            </w:pPr>
            <w:ins w:id="153" w:author="mdavis47" w:date="2011-04-07T08:26:00Z">
              <w:r>
                <w:rPr>
                  <w:rFonts w:ascii="Times New Roman" w:hAnsi="Times New Roman"/>
                  <w:color w:val="191919"/>
                  <w:spacing w:val="-2"/>
                  <w:sz w:val="18"/>
                  <w:szCs w:val="18"/>
                </w:rPr>
                <w:t xml:space="preserve">       </w:t>
              </w:r>
            </w:ins>
            <w:r w:rsidRPr="007A7452">
              <w:rPr>
                <w:rFonts w:ascii="Times New Roman" w:hAnsi="Times New Roman"/>
                <w:color w:val="191919"/>
                <w:spacing w:val="-2"/>
                <w:sz w:val="18"/>
                <w:szCs w:val="18"/>
              </w:rPr>
              <w:t>1940</w:t>
            </w:r>
          </w:p>
        </w:tc>
      </w:tr>
      <w:tr w:rsidR="00EE09B2" w:rsidRPr="007A7452" w:rsidTr="000D26A0">
        <w:trPr>
          <w:gridAfter w:val="1"/>
          <w:wAfter w:w="270" w:type="dxa"/>
          <w:trHeight w:hRule="exact" w:val="234"/>
          <w:trPrChange w:id="154" w:author="mdavis47" w:date="2011-04-07T08:23:00Z">
            <w:trPr>
              <w:trHeight w:hRule="exact" w:val="234"/>
            </w:trPr>
          </w:trPrChange>
        </w:trPr>
        <w:tc>
          <w:tcPr>
            <w:tcW w:w="907" w:type="dxa"/>
            <w:tcBorders>
              <w:top w:val="nil"/>
              <w:left w:val="nil"/>
              <w:bottom w:val="nil"/>
              <w:right w:val="nil"/>
            </w:tcBorders>
            <w:tcPrChange w:id="155" w:author="mdavis47" w:date="2011-04-07T08:23:00Z">
              <w:tcPr>
                <w:tcW w:w="90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79" w:hanging="7"/>
              <w:rPr>
                <w:rFonts w:ascii="Times New Roman" w:hAnsi="Times New Roman"/>
                <w:sz w:val="24"/>
                <w:szCs w:val="24"/>
              </w:rPr>
            </w:pPr>
            <w:del w:id="156" w:author="mdavis47" w:date="2011-03-21T10:24:00Z">
              <w:r w:rsidRPr="007A7452" w:rsidDel="00607C5A">
                <w:rPr>
                  <w:rFonts w:ascii="Times New Roman" w:hAnsi="Times New Roman"/>
                  <w:color w:val="191919"/>
                  <w:spacing w:val="-2"/>
                  <w:sz w:val="18"/>
                  <w:szCs w:val="18"/>
                </w:rPr>
                <w:delText>2009</w:delText>
              </w:r>
            </w:del>
            <w:ins w:id="157" w:author="mdavis47" w:date="2011-04-07T08:15:00Z">
              <w:r>
                <w:rPr>
                  <w:rFonts w:ascii="Times New Roman" w:hAnsi="Times New Roman"/>
                  <w:color w:val="191919"/>
                  <w:spacing w:val="-2"/>
                  <w:sz w:val="18"/>
                  <w:szCs w:val="18"/>
                </w:rPr>
                <w:t>2012</w:t>
              </w:r>
            </w:ins>
          </w:p>
        </w:tc>
        <w:tc>
          <w:tcPr>
            <w:tcW w:w="1717" w:type="dxa"/>
            <w:tcBorders>
              <w:top w:val="nil"/>
              <w:left w:val="nil"/>
              <w:bottom w:val="nil"/>
              <w:right w:val="nil"/>
            </w:tcBorders>
            <w:tcPrChange w:id="158" w:author="mdavis47" w:date="2011-04-07T08:23:00Z">
              <w:tcPr>
                <w:tcW w:w="1717"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842" w:right="631" w:firstLine="10"/>
              <w:jc w:val="center"/>
              <w:rPr>
                <w:rFonts w:ascii="Times New Roman" w:hAnsi="Times New Roman"/>
                <w:sz w:val="24"/>
                <w:szCs w:val="24"/>
              </w:rPr>
            </w:pPr>
            <w:r w:rsidRPr="007A7452">
              <w:rPr>
                <w:rFonts w:ascii="Times New Roman" w:hAnsi="Times New Roman"/>
                <w:color w:val="191919"/>
                <w:spacing w:val="-2"/>
                <w:sz w:val="18"/>
                <w:szCs w:val="18"/>
              </w:rPr>
              <w:t>1</w:t>
            </w:r>
            <w:ins w:id="159" w:author="mdavis47" w:date="2011-04-07T08:15:00Z">
              <w:r>
                <w:rPr>
                  <w:rFonts w:ascii="Times New Roman" w:hAnsi="Times New Roman"/>
                  <w:color w:val="191919"/>
                  <w:spacing w:val="-2"/>
                  <w:sz w:val="18"/>
                  <w:szCs w:val="18"/>
                </w:rPr>
                <w:t>7</w:t>
              </w:r>
            </w:ins>
            <w:del w:id="160" w:author="mdavis47" w:date="2011-04-07T08:15:00Z">
              <w:r w:rsidRPr="007A7452" w:rsidDel="00657221">
                <w:rPr>
                  <w:rFonts w:ascii="Times New Roman" w:hAnsi="Times New Roman"/>
                  <w:color w:val="191919"/>
                  <w:spacing w:val="-2"/>
                  <w:sz w:val="18"/>
                  <w:szCs w:val="18"/>
                </w:rPr>
                <w:delText>6</w:delText>
              </w:r>
            </w:del>
          </w:p>
        </w:tc>
        <w:tc>
          <w:tcPr>
            <w:tcW w:w="1563" w:type="dxa"/>
            <w:tcBorders>
              <w:top w:val="nil"/>
              <w:left w:val="nil"/>
              <w:bottom w:val="nil"/>
              <w:right w:val="nil"/>
            </w:tcBorders>
            <w:tcPrChange w:id="161" w:author="mdavis47" w:date="2011-04-07T08:23:00Z">
              <w:tcPr>
                <w:tcW w:w="1563"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536"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62" w:author="mdavis47" w:date="2011-04-07T08:23:00Z">
              <w:tcPr>
                <w:tcW w:w="1766" w:type="dxa"/>
                <w:tcBorders>
                  <w:top w:val="nil"/>
                  <w:left w:val="nil"/>
                  <w:bottom w:val="nil"/>
                  <w:right w:val="nil"/>
                </w:tcBorders>
              </w:tcPr>
            </w:tcPrChange>
          </w:tcPr>
          <w:p w:rsidR="00EE09B2" w:rsidRPr="007A7452" w:rsidRDefault="00EE09B2" w:rsidP="00EE09B2">
            <w:pPr>
              <w:widowControl w:val="0"/>
              <w:autoSpaceDE w:val="0"/>
              <w:autoSpaceDN w:val="0"/>
              <w:adjustRightInd w:val="0"/>
              <w:spacing w:after="0" w:line="195" w:lineRule="exact"/>
              <w:ind w:left="647"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63" w:author="mdavis47" w:date="2011-04-07T08:23:00Z">
              <w:tcPr>
                <w:tcW w:w="1850" w:type="dxa"/>
                <w:tcBorders>
                  <w:top w:val="nil"/>
                  <w:left w:val="nil"/>
                  <w:bottom w:val="nil"/>
                  <w:right w:val="nil"/>
                </w:tcBorders>
              </w:tcPr>
            </w:tcPrChange>
          </w:tcPr>
          <w:p w:rsidR="00EE09B2" w:rsidRPr="00847058" w:rsidRDefault="00623C29" w:rsidP="00EE09B2">
            <w:pPr>
              <w:widowControl w:val="0"/>
              <w:autoSpaceDE w:val="0"/>
              <w:autoSpaceDN w:val="0"/>
              <w:adjustRightInd w:val="0"/>
              <w:spacing w:after="0" w:line="195" w:lineRule="exact"/>
              <w:ind w:left="725" w:right="750" w:hanging="3"/>
              <w:jc w:val="center"/>
              <w:rPr>
                <w:rFonts w:ascii="Times New Roman" w:hAnsi="Times New Roman"/>
                <w:i/>
                <w:sz w:val="24"/>
                <w:szCs w:val="24"/>
                <w:rPrChange w:id="164" w:author="mdavis47" w:date="2011-04-07T08:25:00Z">
                  <w:rPr>
                    <w:rFonts w:ascii="Times New Roman" w:hAnsi="Times New Roman"/>
                    <w:sz w:val="24"/>
                    <w:szCs w:val="24"/>
                  </w:rPr>
                </w:rPrChange>
              </w:rPr>
            </w:pPr>
            <w:r w:rsidRPr="00623C29">
              <w:rPr>
                <w:rFonts w:ascii="Times New Roman" w:hAnsi="Times New Roman"/>
                <w:i/>
                <w:color w:val="191919"/>
                <w:spacing w:val="-2"/>
                <w:sz w:val="18"/>
                <w:szCs w:val="18"/>
                <w:rPrChange w:id="165" w:author="mdavis47" w:date="2011-04-07T08:25:00Z">
                  <w:rPr>
                    <w:rFonts w:ascii="Times New Roman" w:hAnsi="Times New Roman"/>
                    <w:color w:val="191919"/>
                    <w:spacing w:val="-2"/>
                    <w:sz w:val="18"/>
                    <w:szCs w:val="18"/>
                    <w:u w:val="single"/>
                  </w:rPr>
                </w:rPrChange>
              </w:rPr>
              <w:t>2.22</w:t>
            </w:r>
          </w:p>
        </w:tc>
        <w:tc>
          <w:tcPr>
            <w:tcW w:w="1541" w:type="dxa"/>
            <w:tcBorders>
              <w:top w:val="nil"/>
              <w:left w:val="nil"/>
              <w:bottom w:val="nil"/>
              <w:right w:val="nil"/>
            </w:tcBorders>
            <w:tcPrChange w:id="166" w:author="mdavis47" w:date="2011-04-07T08:23:00Z">
              <w:tcPr>
                <w:tcW w:w="1375" w:type="dxa"/>
                <w:tcBorders>
                  <w:top w:val="nil"/>
                  <w:left w:val="nil"/>
                  <w:bottom w:val="nil"/>
                  <w:right w:val="nil"/>
                </w:tcBorders>
              </w:tcPr>
            </w:tcPrChange>
          </w:tcPr>
          <w:p w:rsidR="00000000" w:rsidRDefault="00EE09B2">
            <w:pPr>
              <w:widowControl w:val="0"/>
              <w:autoSpaceDE w:val="0"/>
              <w:autoSpaceDN w:val="0"/>
              <w:adjustRightInd w:val="0"/>
              <w:spacing w:after="0" w:line="195" w:lineRule="exact"/>
              <w:ind w:firstLine="0"/>
              <w:rPr>
                <w:rFonts w:ascii="Times New Roman" w:hAnsi="Times New Roman"/>
                <w:sz w:val="24"/>
                <w:szCs w:val="24"/>
              </w:rPr>
              <w:pPrChange w:id="167" w:author="mdavis47" w:date="2011-04-07T08:25:00Z">
                <w:pPr>
                  <w:widowControl w:val="0"/>
                  <w:autoSpaceDE w:val="0"/>
                  <w:autoSpaceDN w:val="0"/>
                  <w:adjustRightInd w:val="0"/>
                  <w:spacing w:after="0" w:line="195" w:lineRule="exact"/>
                  <w:ind w:left="737"/>
                </w:pPr>
              </w:pPrChange>
            </w:pPr>
            <w:ins w:id="168" w:author="mdavis47" w:date="2011-04-07T08:26:00Z">
              <w:r>
                <w:rPr>
                  <w:rFonts w:ascii="Times New Roman" w:hAnsi="Times New Roman"/>
                  <w:color w:val="191919"/>
                  <w:spacing w:val="-2"/>
                  <w:sz w:val="18"/>
                  <w:szCs w:val="18"/>
                </w:rPr>
                <w:t xml:space="preserve">       </w:t>
              </w:r>
            </w:ins>
            <w:r w:rsidR="00623C29" w:rsidRPr="00623C29">
              <w:rPr>
                <w:rFonts w:ascii="Times New Roman" w:hAnsi="Times New Roman"/>
                <w:color w:val="191919"/>
                <w:spacing w:val="-2"/>
                <w:sz w:val="18"/>
                <w:szCs w:val="18"/>
                <w:rPrChange w:id="169" w:author="mdavis47" w:date="2011-04-07T08:26:00Z">
                  <w:rPr>
                    <w:rFonts w:ascii="Times New Roman" w:hAnsi="Times New Roman"/>
                    <w:color w:val="191919"/>
                    <w:spacing w:val="-2"/>
                    <w:sz w:val="18"/>
                    <w:szCs w:val="18"/>
                    <w:u w:val="single"/>
                  </w:rPr>
                </w:rPrChange>
              </w:rPr>
              <w:t>1940</w:t>
            </w:r>
          </w:p>
        </w:tc>
      </w:tr>
    </w:tbl>
    <w:p w:rsidR="00EE09B2" w:rsidRDefault="00EE09B2" w:rsidP="000D26A0">
      <w:pPr>
        <w:widowControl w:val="0"/>
        <w:autoSpaceDE w:val="0"/>
        <w:autoSpaceDN w:val="0"/>
        <w:adjustRightInd w:val="0"/>
        <w:spacing w:after="0"/>
        <w:rPr>
          <w:rFonts w:ascii="Times New Roman" w:hAnsi="Times New Roman"/>
          <w:sz w:val="24"/>
          <w:szCs w:val="24"/>
        </w:rPr>
        <w:sectPr w:rsidR="00EE09B2">
          <w:type w:val="continuous"/>
          <w:pgSz w:w="12240" w:h="15840"/>
          <w:pgMar w:top="1480" w:right="420" w:bottom="280" w:left="600" w:header="720" w:footer="720" w:gutter="0"/>
          <w:cols w:space="720" w:equalWidth="0">
            <w:col w:w="11220"/>
          </w:cols>
          <w:noEndnote/>
        </w:sectPr>
      </w:pPr>
    </w:p>
    <w:p w:rsidR="00EE09B2" w:rsidRDefault="00EE09B2" w:rsidP="000D26A0">
      <w:pPr>
        <w:widowControl w:val="0"/>
        <w:autoSpaceDE w:val="0"/>
        <w:autoSpaceDN w:val="0"/>
        <w:adjustRightInd w:val="0"/>
        <w:spacing w:before="1" w:after="0" w:line="170" w:lineRule="exact"/>
        <w:rPr>
          <w:rFonts w:ascii="Times New Roman" w:hAnsi="Times New Roman"/>
          <w:sz w:val="17"/>
          <w:szCs w:val="17"/>
        </w:rPr>
      </w:pPr>
    </w:p>
    <w:p w:rsidR="00EE09B2" w:rsidRPr="007E326C" w:rsidRDefault="00EE09B2" w:rsidP="003B5DD4">
      <w:pPr>
        <w:pStyle w:val="Heading2"/>
        <w:spacing w:before="0" w:line="240" w:lineRule="auto"/>
        <w:rPr>
          <w:rFonts w:ascii="Times New Roman" w:hAnsi="Times New Roman"/>
          <w:color w:val="000000"/>
          <w:sz w:val="18"/>
          <w:szCs w:val="18"/>
        </w:rPr>
      </w:pPr>
      <w:bookmarkStart w:id="170" w:name="_Toc295058520"/>
      <w:r w:rsidRPr="007E326C">
        <w:rPr>
          <w:rFonts w:ascii="Times New Roman" w:hAnsi="Times New Roman"/>
          <w:bCs w:val="0"/>
          <w:color w:val="191919"/>
          <w:spacing w:val="-2"/>
          <w:sz w:val="24"/>
          <w:szCs w:val="24"/>
        </w:rPr>
        <w:t>AC</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170"/>
    </w:p>
    <w:p w:rsidR="00EE09B2" w:rsidRDefault="00EE09B2" w:rsidP="000D26A0">
      <w:pPr>
        <w:widowControl w:val="0"/>
        <w:autoSpaceDE w:val="0"/>
        <w:autoSpaceDN w:val="0"/>
        <w:adjustRightInd w:val="0"/>
        <w:spacing w:after="0" w:line="180" w:lineRule="exact"/>
        <w:rPr>
          <w:rFonts w:ascii="Times New Roman" w:hAnsi="Times New Roman"/>
          <w:color w:val="000000"/>
          <w:sz w:val="18"/>
          <w:szCs w:val="18"/>
        </w:rPr>
      </w:pPr>
      <w:r>
        <w:rPr>
          <w:rFonts w:ascii="Times New Roman" w:hAnsi="Times New Roman"/>
          <w:color w:val="000000"/>
          <w:sz w:val="18"/>
          <w:szCs w:val="18"/>
        </w:rPr>
        <w:br w:type="column"/>
      </w:r>
      <w:del w:id="171" w:author="mdavis47" w:date="2011-04-07T08:15:00Z">
        <w:r w:rsidDel="00657221">
          <w:rPr>
            <w:rFonts w:ascii="Times New Roman" w:hAnsi="Times New Roman"/>
            <w:color w:val="191919"/>
            <w:spacing w:val="-2"/>
            <w:sz w:val="18"/>
            <w:szCs w:val="18"/>
          </w:rPr>
          <w:lastRenderedPageBreak/>
          <w:delText>Minimu</w:delText>
        </w:r>
        <w:r w:rsidDel="00657221">
          <w:rPr>
            <w:rFonts w:ascii="Times New Roman" w:hAnsi="Times New Roman"/>
            <w:color w:val="191919"/>
            <w:sz w:val="18"/>
            <w:szCs w:val="18"/>
          </w:rPr>
          <w:delText>m</w:delText>
        </w:r>
        <w:r w:rsidDel="00657221">
          <w:rPr>
            <w:rFonts w:ascii="Times New Roman" w:hAnsi="Times New Roman"/>
            <w:color w:val="191919"/>
            <w:spacing w:val="-13"/>
            <w:sz w:val="18"/>
            <w:szCs w:val="18"/>
          </w:rPr>
          <w:delText xml:space="preserve"> </w:delText>
        </w:r>
        <w:r w:rsidDel="00657221">
          <w:rPr>
            <w:rFonts w:ascii="Times New Roman" w:hAnsi="Times New Roman"/>
            <w:color w:val="191919"/>
            <w:spacing w:val="-2"/>
            <w:sz w:val="18"/>
            <w:szCs w:val="18"/>
          </w:rPr>
          <w:delText>Admissio</w:delText>
        </w:r>
        <w:r w:rsidDel="00657221">
          <w:rPr>
            <w:rFonts w:ascii="Times New Roman" w:hAnsi="Times New Roman"/>
            <w:color w:val="191919"/>
            <w:sz w:val="18"/>
            <w:szCs w:val="18"/>
          </w:rPr>
          <w:delText>n</w:delText>
        </w:r>
        <w:r w:rsidDel="00657221">
          <w:rPr>
            <w:rFonts w:ascii="Times New Roman" w:hAnsi="Times New Roman"/>
            <w:color w:val="191919"/>
            <w:spacing w:val="-4"/>
            <w:sz w:val="18"/>
            <w:szCs w:val="18"/>
          </w:rPr>
          <w:delText xml:space="preserve"> </w:delText>
        </w:r>
        <w:r w:rsidDel="00657221">
          <w:rPr>
            <w:rFonts w:ascii="Times New Roman" w:hAnsi="Times New Roman"/>
            <w:color w:val="191919"/>
            <w:spacing w:val="-2"/>
            <w:sz w:val="18"/>
            <w:szCs w:val="18"/>
          </w:rPr>
          <w:delText>Requirements</w:delText>
        </w:r>
      </w:del>
    </w:p>
    <w:p w:rsidR="00EE09B2" w:rsidRDefault="00EE09B2" w:rsidP="000D26A0">
      <w:pPr>
        <w:widowControl w:val="0"/>
        <w:autoSpaceDE w:val="0"/>
        <w:autoSpaceDN w:val="0"/>
        <w:adjustRightInd w:val="0"/>
        <w:spacing w:after="0" w:line="180" w:lineRule="exact"/>
        <w:rPr>
          <w:rFonts w:ascii="Times New Roman" w:hAnsi="Times New Roman"/>
          <w:color w:val="000000"/>
          <w:sz w:val="18"/>
          <w:szCs w:val="18"/>
        </w:rPr>
        <w:sectPr w:rsidR="00EE09B2">
          <w:type w:val="continuous"/>
          <w:pgSz w:w="12240" w:h="15840"/>
          <w:pgMar w:top="1480" w:right="420" w:bottom="280" w:left="600" w:header="720" w:footer="720" w:gutter="0"/>
          <w:cols w:num="2" w:space="720" w:equalWidth="0">
            <w:col w:w="2168" w:space="5504"/>
            <w:col w:w="3548"/>
          </w:cols>
          <w:noEndnote/>
        </w:sectPr>
      </w:pPr>
    </w:p>
    <w:tbl>
      <w:tblPr>
        <w:tblW w:w="0" w:type="auto"/>
        <w:tblInd w:w="466" w:type="dxa"/>
        <w:tblLayout w:type="fixed"/>
        <w:tblCellMar>
          <w:left w:w="0" w:type="dxa"/>
          <w:right w:w="0" w:type="dxa"/>
        </w:tblCellMar>
        <w:tblLook w:val="0000"/>
      </w:tblPr>
      <w:tblGrid>
        <w:gridCol w:w="907"/>
        <w:gridCol w:w="1689"/>
        <w:gridCol w:w="1608"/>
        <w:gridCol w:w="1747"/>
        <w:gridCol w:w="1839"/>
        <w:gridCol w:w="1388"/>
      </w:tblGrid>
      <w:tr w:rsidR="00EE09B2" w:rsidRPr="007A7452" w:rsidTr="000D26A0">
        <w:trPr>
          <w:trHeight w:hRule="exact" w:val="253"/>
        </w:trPr>
        <w:tc>
          <w:tcPr>
            <w:tcW w:w="907" w:type="dxa"/>
            <w:tcBorders>
              <w:top w:val="nil"/>
              <w:left w:val="nil"/>
              <w:bottom w:val="nil"/>
              <w:right w:val="nil"/>
            </w:tcBorders>
          </w:tcPr>
          <w:p w:rsidR="00EE09B2" w:rsidRPr="007A7452" w:rsidRDefault="00623C29" w:rsidP="00EE09B2">
            <w:pPr>
              <w:widowControl w:val="0"/>
              <w:autoSpaceDE w:val="0"/>
              <w:autoSpaceDN w:val="0"/>
              <w:adjustRightInd w:val="0"/>
              <w:spacing w:before="24" w:after="0"/>
              <w:ind w:left="81" w:hanging="7"/>
              <w:rPr>
                <w:rFonts w:ascii="Times New Roman" w:hAnsi="Times New Roman"/>
                <w:sz w:val="24"/>
                <w:szCs w:val="24"/>
              </w:rPr>
            </w:pPr>
            <w:r w:rsidRPr="00623C29">
              <w:rPr>
                <w:rFonts w:ascii="Calibri" w:hAnsi="Calibri"/>
                <w:noProof/>
                <w:lang w:eastAsia="en-US"/>
              </w:rPr>
              <w:lastRenderedPageBreak/>
              <w:pict>
                <v:shape id="Text Box 630" o:spid="_x0000_s3508" type="#_x0000_t202" style="position:absolute;left:0;text-align:left;margin-left:579.15pt;margin-top:48.9pt;width:12pt;height:63.8pt;z-index:-251498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r1S8JbUC&#10;AAC2BQAADgAAAAAAAAAAAAAAAAAuAgAAZHJzL2Uyb0RvYy54bWxQSwECLQAUAAYACAAAACEAYhw0&#10;jeIAAAAMAQAADwAAAAAAAAAAAAAAAAAPBQAAZHJzL2Rvd25yZXYueG1sUEsFBgAAAAAEAAQA8wAA&#10;AB4GAAAAAA==&#10;" o:allowincell="f" filled="f" stroked="f">
                  <v:textbox style="layout-flow:vertical;mso-next-textbox:#Text Box 630" inset="0,0,0,0">
                    <w:txbxContent>
                      <w:p w:rsidR="00A331E4" w:rsidRDefault="00A331E4" w:rsidP="000D26A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EE09B2" w:rsidRPr="007A7452">
              <w:rPr>
                <w:rFonts w:ascii="Times New Roman" w:hAnsi="Times New Roman"/>
                <w:b/>
                <w:bCs/>
                <w:color w:val="191919"/>
                <w:spacing w:val="-22"/>
                <w:sz w:val="18"/>
                <w:szCs w:val="18"/>
              </w:rPr>
              <w:t>Y</w:t>
            </w:r>
            <w:r w:rsidR="00EE09B2" w:rsidRPr="007A7452">
              <w:rPr>
                <w:rFonts w:ascii="Times New Roman" w:hAnsi="Times New Roman"/>
                <w:b/>
                <w:bCs/>
                <w:color w:val="191919"/>
                <w:spacing w:val="-2"/>
                <w:sz w:val="18"/>
                <w:szCs w:val="18"/>
              </w:rPr>
              <w:t>ear</w:t>
            </w:r>
          </w:p>
        </w:tc>
        <w:tc>
          <w:tcPr>
            <w:tcW w:w="1689" w:type="dxa"/>
            <w:tcBorders>
              <w:top w:val="nil"/>
              <w:left w:val="nil"/>
              <w:bottom w:val="nil"/>
              <w:right w:val="nil"/>
            </w:tcBorders>
          </w:tcPr>
          <w:p w:rsidR="00EE09B2" w:rsidRPr="007A7452" w:rsidRDefault="00EE09B2" w:rsidP="00EE09B2">
            <w:pPr>
              <w:widowControl w:val="0"/>
              <w:autoSpaceDE w:val="0"/>
              <w:autoSpaceDN w:val="0"/>
              <w:adjustRightInd w:val="0"/>
              <w:spacing w:before="24" w:after="0"/>
              <w:ind w:left="597"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608" w:type="dxa"/>
            <w:tcBorders>
              <w:top w:val="nil"/>
              <w:left w:val="nil"/>
              <w:bottom w:val="nil"/>
              <w:right w:val="nil"/>
            </w:tcBorders>
          </w:tcPr>
          <w:p w:rsidR="00EE09B2" w:rsidRPr="007A7452" w:rsidRDefault="00EE09B2" w:rsidP="00EE09B2">
            <w:pPr>
              <w:widowControl w:val="0"/>
              <w:autoSpaceDE w:val="0"/>
              <w:autoSpaceDN w:val="0"/>
              <w:adjustRightInd w:val="0"/>
              <w:spacing w:before="24" w:after="0"/>
              <w:ind w:left="197" w:hanging="19"/>
              <w:rPr>
                <w:rFonts w:ascii="Times New Roman" w:hAnsi="Times New Roman"/>
                <w:sz w:val="24"/>
                <w:szCs w:val="24"/>
              </w:rPr>
            </w:pPr>
            <w:r w:rsidRPr="007A7452">
              <w:rPr>
                <w:rFonts w:ascii="Times New Roman" w:hAnsi="Times New Roman"/>
                <w:b/>
                <w:bCs/>
                <w:color w:val="191919"/>
                <w:spacing w:val="-2"/>
                <w:sz w:val="18"/>
                <w:szCs w:val="18"/>
              </w:rPr>
              <w:t>*AC</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English</w:t>
            </w:r>
          </w:p>
        </w:tc>
        <w:tc>
          <w:tcPr>
            <w:tcW w:w="1747" w:type="dxa"/>
            <w:tcBorders>
              <w:top w:val="nil"/>
              <w:left w:val="nil"/>
              <w:bottom w:val="nil"/>
              <w:right w:val="nil"/>
            </w:tcBorders>
          </w:tcPr>
          <w:p w:rsidR="00EE09B2" w:rsidRPr="007A7452" w:rsidRDefault="00EE09B2" w:rsidP="00EE09B2">
            <w:pPr>
              <w:widowControl w:val="0"/>
              <w:autoSpaceDE w:val="0"/>
              <w:autoSpaceDN w:val="0"/>
              <w:adjustRightInd w:val="0"/>
              <w:spacing w:before="24" w:after="0"/>
              <w:ind w:left="341" w:hanging="61"/>
              <w:rPr>
                <w:rFonts w:ascii="Times New Roman" w:hAnsi="Times New Roman"/>
                <w:sz w:val="24"/>
                <w:szCs w:val="24"/>
              </w:rPr>
            </w:pPr>
            <w:r w:rsidRPr="007A7452">
              <w:rPr>
                <w:rFonts w:ascii="Times New Roman" w:hAnsi="Times New Roman"/>
                <w:b/>
                <w:bCs/>
                <w:color w:val="191919"/>
                <w:spacing w:val="-2"/>
                <w:sz w:val="18"/>
                <w:szCs w:val="18"/>
              </w:rPr>
              <w:t>*AC</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39" w:type="dxa"/>
            <w:tcBorders>
              <w:top w:val="nil"/>
              <w:left w:val="nil"/>
              <w:bottom w:val="nil"/>
              <w:right w:val="nil"/>
            </w:tcBorders>
          </w:tcPr>
          <w:p w:rsidR="00EE09B2" w:rsidRPr="007A7452" w:rsidRDefault="00EE09B2" w:rsidP="00EE09B2">
            <w:pPr>
              <w:widowControl w:val="0"/>
              <w:autoSpaceDE w:val="0"/>
              <w:autoSpaceDN w:val="0"/>
              <w:adjustRightInd w:val="0"/>
              <w:spacing w:before="24" w:after="0"/>
              <w:ind w:left="491" w:firstLine="22"/>
              <w:rPr>
                <w:rFonts w:ascii="Times New Roman" w:hAnsi="Times New Roman"/>
                <w:sz w:val="24"/>
                <w:szCs w:val="24"/>
              </w:rPr>
            </w:pPr>
            <w:r w:rsidRPr="007A7452">
              <w:rPr>
                <w:rFonts w:ascii="Times New Roman" w:hAnsi="Times New Roman"/>
                <w:b/>
                <w:bCs/>
                <w:color w:val="191919"/>
                <w:spacing w:val="-2"/>
                <w:sz w:val="18"/>
                <w:szCs w:val="18"/>
              </w:rPr>
              <w:t>*Minimum</w:t>
            </w:r>
          </w:p>
        </w:tc>
        <w:tc>
          <w:tcPr>
            <w:tcW w:w="1388" w:type="dxa"/>
            <w:tcBorders>
              <w:top w:val="nil"/>
              <w:left w:val="nil"/>
              <w:bottom w:val="nil"/>
              <w:right w:val="nil"/>
            </w:tcBorders>
          </w:tcPr>
          <w:p w:rsidR="00000000" w:rsidRDefault="00EE09B2">
            <w:pPr>
              <w:widowControl w:val="0"/>
              <w:autoSpaceDE w:val="0"/>
              <w:autoSpaceDN w:val="0"/>
              <w:adjustRightInd w:val="0"/>
              <w:spacing w:before="24" w:after="0"/>
              <w:rPr>
                <w:rFonts w:ascii="Times New Roman" w:hAnsi="Times New Roman"/>
                <w:sz w:val="24"/>
                <w:szCs w:val="24"/>
              </w:rPr>
              <w:pPrChange w:id="172" w:author="mdavis47" w:date="2011-04-07T08:26:00Z">
                <w:pPr>
                  <w:widowControl w:val="0"/>
                  <w:autoSpaceDE w:val="0"/>
                  <w:autoSpaceDN w:val="0"/>
                  <w:adjustRightInd w:val="0"/>
                  <w:spacing w:before="24" w:after="0"/>
                  <w:ind w:left="503"/>
                </w:pPr>
              </w:pPrChange>
            </w:pPr>
            <w:del w:id="173" w:author="mdavis47" w:date="2011-03-21T10:25:00Z">
              <w:r w:rsidRPr="007A7452" w:rsidDel="00607C5A">
                <w:rPr>
                  <w:rFonts w:ascii="Times New Roman" w:hAnsi="Times New Roman"/>
                  <w:b/>
                  <w:bCs/>
                  <w:color w:val="191919"/>
                  <w:spacing w:val="-2"/>
                  <w:sz w:val="18"/>
                  <w:szCs w:val="18"/>
                </w:rPr>
                <w:delText>*Minimum</w:delText>
              </w:r>
            </w:del>
          </w:p>
        </w:tc>
      </w:tr>
      <w:tr w:rsidR="00EE09B2" w:rsidRPr="007A7452" w:rsidTr="000D26A0">
        <w:trPr>
          <w:trHeight w:hRule="exact" w:val="218"/>
        </w:trPr>
        <w:tc>
          <w:tcPr>
            <w:tcW w:w="907" w:type="dxa"/>
            <w:tcBorders>
              <w:top w:val="nil"/>
              <w:left w:val="nil"/>
              <w:bottom w:val="nil"/>
              <w:right w:val="nil"/>
            </w:tcBorders>
          </w:tcPr>
          <w:p w:rsidR="00EE09B2" w:rsidRPr="007A7452" w:rsidRDefault="00EE09B2" w:rsidP="00EE09B2">
            <w:pPr>
              <w:widowControl w:val="0"/>
              <w:autoSpaceDE w:val="0"/>
              <w:autoSpaceDN w:val="0"/>
              <w:adjustRightInd w:val="0"/>
              <w:spacing w:after="0" w:line="197" w:lineRule="exact"/>
              <w:ind w:left="40" w:hanging="7"/>
              <w:rPr>
                <w:rFonts w:ascii="Times New Roman" w:hAnsi="Times New Roman"/>
                <w:sz w:val="24"/>
                <w:szCs w:val="24"/>
              </w:rPr>
            </w:pPr>
            <w:del w:id="174" w:author="mdavis47" w:date="2011-03-21T10:25:00Z">
              <w:r w:rsidRPr="007A7452" w:rsidDel="00607C5A">
                <w:rPr>
                  <w:rFonts w:ascii="Times New Roman" w:hAnsi="Times New Roman"/>
                  <w:b/>
                  <w:bCs/>
                  <w:color w:val="191919"/>
                  <w:spacing w:val="-2"/>
                  <w:sz w:val="18"/>
                  <w:szCs w:val="18"/>
                </w:rPr>
                <w:delText>Index</w:delText>
              </w:r>
            </w:del>
          </w:p>
        </w:tc>
        <w:tc>
          <w:tcPr>
            <w:tcW w:w="1689" w:type="dxa"/>
            <w:tcBorders>
              <w:top w:val="nil"/>
              <w:left w:val="nil"/>
              <w:bottom w:val="nil"/>
              <w:right w:val="nil"/>
            </w:tcBorders>
          </w:tcPr>
          <w:p w:rsidR="00EE09B2" w:rsidRPr="007A7452" w:rsidRDefault="00EE09B2" w:rsidP="00EE09B2">
            <w:pPr>
              <w:widowControl w:val="0"/>
              <w:autoSpaceDE w:val="0"/>
              <w:autoSpaceDN w:val="0"/>
              <w:adjustRightInd w:val="0"/>
              <w:spacing w:after="0" w:line="197" w:lineRule="exact"/>
              <w:ind w:left="436"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608" w:type="dxa"/>
            <w:tcBorders>
              <w:top w:val="nil"/>
              <w:left w:val="nil"/>
              <w:bottom w:val="nil"/>
              <w:right w:val="nil"/>
            </w:tcBorders>
          </w:tcPr>
          <w:p w:rsidR="00EE09B2" w:rsidRPr="007A7452" w:rsidRDefault="00EE09B2" w:rsidP="00EE09B2">
            <w:pPr>
              <w:widowControl w:val="0"/>
              <w:autoSpaceDE w:val="0"/>
              <w:autoSpaceDN w:val="0"/>
              <w:adjustRightInd w:val="0"/>
              <w:spacing w:after="0" w:line="197" w:lineRule="exact"/>
              <w:ind w:left="520" w:hanging="19"/>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47" w:type="dxa"/>
            <w:tcBorders>
              <w:top w:val="nil"/>
              <w:left w:val="nil"/>
              <w:bottom w:val="nil"/>
              <w:right w:val="nil"/>
            </w:tcBorders>
          </w:tcPr>
          <w:p w:rsidR="00EE09B2" w:rsidRPr="007A7452" w:rsidRDefault="00EE09B2" w:rsidP="00EE09B2">
            <w:pPr>
              <w:widowControl w:val="0"/>
              <w:autoSpaceDE w:val="0"/>
              <w:autoSpaceDN w:val="0"/>
              <w:adjustRightInd w:val="0"/>
              <w:spacing w:after="0" w:line="197" w:lineRule="exact"/>
              <w:ind w:left="553" w:right="708" w:hanging="61"/>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39" w:type="dxa"/>
            <w:tcBorders>
              <w:top w:val="nil"/>
              <w:left w:val="nil"/>
              <w:bottom w:val="nil"/>
              <w:right w:val="nil"/>
            </w:tcBorders>
          </w:tcPr>
          <w:p w:rsidR="00EE09B2" w:rsidRPr="007A7452" w:rsidRDefault="00EE09B2" w:rsidP="00EE09B2">
            <w:pPr>
              <w:widowControl w:val="0"/>
              <w:autoSpaceDE w:val="0"/>
              <w:autoSpaceDN w:val="0"/>
              <w:adjustRightInd w:val="0"/>
              <w:spacing w:after="0" w:line="197" w:lineRule="exact"/>
              <w:ind w:left="581" w:right="591" w:firstLine="22"/>
              <w:jc w:val="center"/>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388" w:type="dxa"/>
            <w:tcBorders>
              <w:top w:val="nil"/>
              <w:left w:val="nil"/>
              <w:bottom w:val="nil"/>
              <w:right w:val="nil"/>
            </w:tcBorders>
          </w:tcPr>
          <w:p w:rsidR="00000000" w:rsidRDefault="00EE09B2">
            <w:pPr>
              <w:widowControl w:val="0"/>
              <w:autoSpaceDE w:val="0"/>
              <w:autoSpaceDN w:val="0"/>
              <w:adjustRightInd w:val="0"/>
              <w:spacing w:after="0" w:line="197" w:lineRule="exact"/>
              <w:ind w:firstLine="0"/>
              <w:rPr>
                <w:rFonts w:ascii="Times New Roman" w:hAnsi="Times New Roman"/>
                <w:sz w:val="24"/>
                <w:szCs w:val="24"/>
              </w:rPr>
              <w:pPrChange w:id="175" w:author="mdavis47" w:date="2011-04-07T08:26:00Z">
                <w:pPr>
                  <w:widowControl w:val="0"/>
                  <w:autoSpaceDE w:val="0"/>
                  <w:autoSpaceDN w:val="0"/>
                  <w:adjustRightInd w:val="0"/>
                  <w:spacing w:after="0" w:line="197" w:lineRule="exact"/>
                  <w:ind w:left="544"/>
                </w:pPr>
              </w:pPrChange>
            </w:pPr>
            <w:del w:id="176"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177" w:author="mdavis47" w:date="2011-04-07T08:26:00Z">
              <w:r>
                <w:rPr>
                  <w:rFonts w:ascii="Times New Roman" w:hAnsi="Times New Roman"/>
                  <w:b/>
                  <w:bCs/>
                  <w:color w:val="191919"/>
                  <w:spacing w:val="-2"/>
                  <w:sz w:val="18"/>
                  <w:szCs w:val="18"/>
                </w:rPr>
                <w:t xml:space="preserve"> </w:t>
              </w:r>
            </w:ins>
            <w:r>
              <w:rPr>
                <w:rFonts w:ascii="Times New Roman" w:hAnsi="Times New Roman"/>
                <w:b/>
                <w:bCs/>
                <w:color w:val="191919"/>
                <w:spacing w:val="-2"/>
                <w:sz w:val="18"/>
                <w:szCs w:val="18"/>
              </w:rPr>
              <w:t xml:space="preserve">      </w:t>
            </w:r>
            <w:ins w:id="178" w:author="mdavis47" w:date="2011-04-07T08:26:00Z">
              <w:r>
                <w:rPr>
                  <w:rFonts w:ascii="Times New Roman" w:hAnsi="Times New Roman"/>
                  <w:b/>
                  <w:bCs/>
                  <w:color w:val="191919"/>
                  <w:spacing w:val="-2"/>
                  <w:sz w:val="18"/>
                  <w:szCs w:val="18"/>
                </w:rPr>
                <w:t>Index</w:t>
              </w:r>
            </w:ins>
          </w:p>
        </w:tc>
      </w:tr>
      <w:tr w:rsidR="00EE09B2" w:rsidRPr="007A7452" w:rsidTr="000D26A0">
        <w:trPr>
          <w:trHeight w:hRule="exact" w:val="216"/>
        </w:trPr>
        <w:tc>
          <w:tcPr>
            <w:tcW w:w="907"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79" w:hanging="7"/>
              <w:rPr>
                <w:rFonts w:ascii="Times New Roman" w:hAnsi="Times New Roman"/>
                <w:sz w:val="24"/>
                <w:szCs w:val="24"/>
              </w:rPr>
            </w:pPr>
            <w:del w:id="179" w:author="mdavis47" w:date="2011-03-21T10:25:00Z">
              <w:r w:rsidRPr="007A7452" w:rsidDel="00607C5A">
                <w:rPr>
                  <w:rFonts w:ascii="Times New Roman" w:hAnsi="Times New Roman"/>
                  <w:color w:val="191919"/>
                  <w:spacing w:val="-2"/>
                  <w:sz w:val="18"/>
                  <w:szCs w:val="18"/>
                </w:rPr>
                <w:delText>2008</w:delText>
              </w:r>
            </w:del>
            <w:ins w:id="180" w:author="mdavis47" w:date="2011-04-07T08:16:00Z">
              <w:r>
                <w:rPr>
                  <w:rFonts w:ascii="Times New Roman" w:hAnsi="Times New Roman"/>
                  <w:color w:val="191919"/>
                  <w:spacing w:val="-2"/>
                  <w:sz w:val="18"/>
                  <w:szCs w:val="18"/>
                </w:rPr>
                <w:t>2011</w:t>
              </w:r>
            </w:ins>
          </w:p>
        </w:tc>
        <w:tc>
          <w:tcPr>
            <w:tcW w:w="1689"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842" w:right="603"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608"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608" w:right="757" w:hanging="19"/>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747"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674" w:right="830" w:hanging="61"/>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839"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751" w:right="713" w:firstLine="22"/>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388" w:type="dxa"/>
            <w:tcBorders>
              <w:top w:val="nil"/>
              <w:left w:val="nil"/>
              <w:bottom w:val="nil"/>
              <w:right w:val="nil"/>
            </w:tcBorders>
          </w:tcPr>
          <w:p w:rsidR="00000000" w:rsidRDefault="00EE09B2">
            <w:pPr>
              <w:widowControl w:val="0"/>
              <w:autoSpaceDE w:val="0"/>
              <w:autoSpaceDN w:val="0"/>
              <w:adjustRightInd w:val="0"/>
              <w:spacing w:after="0" w:line="195" w:lineRule="exact"/>
              <w:ind w:firstLine="0"/>
              <w:rPr>
                <w:rFonts w:ascii="Times New Roman" w:hAnsi="Times New Roman"/>
                <w:sz w:val="24"/>
                <w:szCs w:val="24"/>
              </w:rPr>
              <w:pPrChange w:id="181" w:author="mdavis47" w:date="2011-04-07T08:27:00Z">
                <w:pPr>
                  <w:widowControl w:val="0"/>
                  <w:autoSpaceDE w:val="0"/>
                  <w:autoSpaceDN w:val="0"/>
                  <w:adjustRightInd w:val="0"/>
                  <w:spacing w:after="0" w:line="195" w:lineRule="exact"/>
                  <w:ind w:left="749"/>
                </w:pPr>
              </w:pPrChange>
            </w:pPr>
            <w:ins w:id="182" w:author="mdavis47" w:date="2011-04-07T08:27:00Z">
              <w:r>
                <w:rPr>
                  <w:rFonts w:ascii="Times New Roman" w:hAnsi="Times New Roman"/>
                  <w:color w:val="191919"/>
                  <w:spacing w:val="-2"/>
                  <w:sz w:val="18"/>
                  <w:szCs w:val="18"/>
                </w:rPr>
                <w:t xml:space="preserve">        </w:t>
              </w:r>
            </w:ins>
            <w:r w:rsidRPr="007A7452">
              <w:rPr>
                <w:rFonts w:ascii="Times New Roman" w:hAnsi="Times New Roman"/>
                <w:color w:val="191919"/>
                <w:spacing w:val="-2"/>
                <w:sz w:val="18"/>
                <w:szCs w:val="18"/>
              </w:rPr>
              <w:t>1940</w:t>
            </w:r>
          </w:p>
        </w:tc>
      </w:tr>
      <w:tr w:rsidR="00EE09B2" w:rsidRPr="007A7452" w:rsidTr="000D26A0">
        <w:trPr>
          <w:trHeight w:hRule="exact" w:val="234"/>
        </w:trPr>
        <w:tc>
          <w:tcPr>
            <w:tcW w:w="907"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79" w:hanging="5"/>
              <w:rPr>
                <w:rFonts w:ascii="Times New Roman" w:hAnsi="Times New Roman"/>
                <w:sz w:val="24"/>
                <w:szCs w:val="24"/>
              </w:rPr>
            </w:pPr>
            <w:del w:id="183" w:author="mdavis47" w:date="2011-03-21T10:25:00Z">
              <w:r w:rsidRPr="007A7452" w:rsidDel="00607C5A">
                <w:rPr>
                  <w:rFonts w:ascii="Times New Roman" w:hAnsi="Times New Roman"/>
                  <w:color w:val="191919"/>
                  <w:spacing w:val="-2"/>
                  <w:sz w:val="18"/>
                  <w:szCs w:val="18"/>
                </w:rPr>
                <w:delText>2009</w:delText>
              </w:r>
            </w:del>
            <w:ins w:id="184" w:author="mdavis47" w:date="2011-04-07T08:16:00Z">
              <w:r>
                <w:rPr>
                  <w:rFonts w:ascii="Times New Roman" w:hAnsi="Times New Roman"/>
                  <w:color w:val="191919"/>
                  <w:spacing w:val="-2"/>
                  <w:sz w:val="18"/>
                  <w:szCs w:val="18"/>
                </w:rPr>
                <w:t>2012</w:t>
              </w:r>
            </w:ins>
          </w:p>
        </w:tc>
        <w:tc>
          <w:tcPr>
            <w:tcW w:w="1689"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842" w:right="603"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608"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608" w:right="757" w:hanging="19"/>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747"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674" w:right="830" w:hanging="61"/>
              <w:jc w:val="center"/>
              <w:rPr>
                <w:rFonts w:ascii="Times New Roman" w:hAnsi="Times New Roman"/>
                <w:sz w:val="24"/>
                <w:szCs w:val="24"/>
              </w:rPr>
            </w:pPr>
            <w:r w:rsidRPr="007A7452">
              <w:rPr>
                <w:rFonts w:ascii="Times New Roman" w:hAnsi="Times New Roman"/>
                <w:color w:val="191919"/>
                <w:spacing w:val="-2"/>
                <w:sz w:val="18"/>
                <w:szCs w:val="18"/>
              </w:rPr>
              <w:t>17</w:t>
            </w:r>
          </w:p>
        </w:tc>
        <w:tc>
          <w:tcPr>
            <w:tcW w:w="1839" w:type="dxa"/>
            <w:tcBorders>
              <w:top w:val="nil"/>
              <w:left w:val="nil"/>
              <w:bottom w:val="nil"/>
              <w:right w:val="nil"/>
            </w:tcBorders>
          </w:tcPr>
          <w:p w:rsidR="00EE09B2" w:rsidRPr="007A7452" w:rsidRDefault="00EE09B2" w:rsidP="00EE09B2">
            <w:pPr>
              <w:widowControl w:val="0"/>
              <w:autoSpaceDE w:val="0"/>
              <w:autoSpaceDN w:val="0"/>
              <w:adjustRightInd w:val="0"/>
              <w:spacing w:after="0" w:line="195" w:lineRule="exact"/>
              <w:ind w:left="726" w:right="738" w:firstLine="22"/>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388" w:type="dxa"/>
            <w:tcBorders>
              <w:top w:val="nil"/>
              <w:left w:val="nil"/>
              <w:bottom w:val="nil"/>
              <w:right w:val="nil"/>
            </w:tcBorders>
          </w:tcPr>
          <w:p w:rsidR="00000000" w:rsidRDefault="00EE09B2">
            <w:pPr>
              <w:widowControl w:val="0"/>
              <w:autoSpaceDE w:val="0"/>
              <w:autoSpaceDN w:val="0"/>
              <w:adjustRightInd w:val="0"/>
              <w:spacing w:after="0" w:line="195" w:lineRule="exact"/>
              <w:ind w:firstLine="0"/>
              <w:rPr>
                <w:rFonts w:ascii="Times New Roman" w:hAnsi="Times New Roman"/>
                <w:sz w:val="24"/>
                <w:szCs w:val="24"/>
              </w:rPr>
              <w:pPrChange w:id="185" w:author="mdavis47" w:date="2011-04-07T08:27:00Z">
                <w:pPr>
                  <w:widowControl w:val="0"/>
                  <w:autoSpaceDE w:val="0"/>
                  <w:autoSpaceDN w:val="0"/>
                  <w:adjustRightInd w:val="0"/>
                  <w:spacing w:after="0" w:line="195" w:lineRule="exact"/>
                  <w:ind w:left="749"/>
                </w:pPr>
              </w:pPrChange>
            </w:pPr>
            <w:ins w:id="186" w:author="mdavis47" w:date="2011-04-07T08:27:00Z">
              <w:r>
                <w:rPr>
                  <w:rFonts w:ascii="Times New Roman" w:hAnsi="Times New Roman"/>
                  <w:color w:val="191919"/>
                  <w:spacing w:val="-2"/>
                  <w:sz w:val="18"/>
                  <w:szCs w:val="18"/>
                </w:rPr>
                <w:t xml:space="preserve">        </w:t>
              </w:r>
            </w:ins>
            <w:r w:rsidRPr="007A7452">
              <w:rPr>
                <w:rFonts w:ascii="Times New Roman" w:hAnsi="Times New Roman"/>
                <w:color w:val="191919"/>
                <w:spacing w:val="-2"/>
                <w:sz w:val="18"/>
                <w:szCs w:val="18"/>
              </w:rPr>
              <w:t>1940</w:t>
            </w:r>
          </w:p>
        </w:tc>
      </w:tr>
    </w:tbl>
    <w:p w:rsidR="00EE09B2" w:rsidRDefault="00EE09B2" w:rsidP="00EE09B2">
      <w:pPr>
        <w:widowControl w:val="0"/>
        <w:autoSpaceDE w:val="0"/>
        <w:autoSpaceDN w:val="0"/>
        <w:adjustRightInd w:val="0"/>
        <w:spacing w:after="0" w:line="180" w:lineRule="exact"/>
        <w:ind w:right="1382" w:firstLine="0"/>
        <w:rPr>
          <w:rFonts w:ascii="Times New Roman" w:hAnsi="Times New Roman"/>
          <w:color w:val="191919"/>
          <w:spacing w:val="-2"/>
          <w:sz w:val="18"/>
          <w:szCs w:val="18"/>
        </w:rPr>
      </w:pPr>
    </w:p>
    <w:p w:rsidR="00EE09B2" w:rsidRPr="00EF6577" w:rsidRDefault="00EF6577" w:rsidP="00EF6577">
      <w:pPr>
        <w:pStyle w:val="Heading2"/>
        <w:spacing w:before="0" w:line="240" w:lineRule="auto"/>
        <w:rPr>
          <w:rFonts w:ascii="Times New Roman" w:hAnsi="Times New Roman"/>
          <w:b w:val="0"/>
          <w:color w:val="000000"/>
          <w:sz w:val="18"/>
          <w:szCs w:val="18"/>
        </w:rPr>
      </w:pPr>
      <w:bookmarkStart w:id="187" w:name="_Toc295058521"/>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87"/>
    </w:p>
    <w:p w:rsidR="00000000" w:rsidRDefault="00EE09B2">
      <w:pPr>
        <w:widowControl w:val="0"/>
        <w:autoSpaceDE w:val="0"/>
        <w:autoSpaceDN w:val="0"/>
        <w:adjustRightInd w:val="0"/>
        <w:spacing w:before="6" w:after="0" w:line="250" w:lineRule="auto"/>
        <w:ind w:right="993"/>
        <w:jc w:val="both"/>
        <w:rPr>
          <w:del w:id="188" w:author="mdavis47" w:date="2011-04-07T08:30:00Z"/>
          <w:rFonts w:ascii="Times New Roman" w:hAnsi="Times New Roman"/>
          <w:color w:val="000000"/>
          <w:sz w:val="18"/>
          <w:szCs w:val="18"/>
        </w:rPr>
        <w:pPrChange w:id="189" w:author="mdavis47" w:date="2011-04-07T08:31:00Z">
          <w:pPr>
            <w:widowControl w:val="0"/>
            <w:autoSpaceDE w:val="0"/>
            <w:autoSpaceDN w:val="0"/>
            <w:adjustRightInd w:val="0"/>
            <w:spacing w:before="6" w:after="0" w:line="250" w:lineRule="auto"/>
            <w:ind w:left="120" w:right="993"/>
          </w:pPr>
        </w:pPrChange>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C</w:t>
      </w:r>
      <w:ins w:id="190" w:author="mdavis47" w:date="2011-04-07T08:28:00Z">
        <w:r>
          <w:rPr>
            <w:rFonts w:ascii="Times New Roman" w:hAnsi="Times New Roman"/>
            <w:b/>
            <w:bCs/>
            <w:i/>
            <w:iCs/>
            <w:color w:val="191919"/>
            <w:spacing w:val="-2"/>
            <w:sz w:val="18"/>
            <w:szCs w:val="18"/>
          </w:rPr>
          <w:t xml:space="preserve">ollege </w:t>
        </w:r>
      </w:ins>
      <w:r w:rsidR="00116085">
        <w:rPr>
          <w:rFonts w:ascii="Times New Roman" w:hAnsi="Times New Roman"/>
          <w:b/>
          <w:bCs/>
          <w:i/>
          <w:iCs/>
          <w:color w:val="191919"/>
          <w:spacing w:val="-2"/>
          <w:sz w:val="18"/>
          <w:szCs w:val="18"/>
        </w:rPr>
        <w:t>P</w:t>
      </w:r>
      <w:del w:id="191" w:author="mdavis47" w:date="2011-04-07T08:28:00Z">
        <w:r w:rsidDel="00847058">
          <w:rPr>
            <w:rFonts w:ascii="Times New Roman" w:hAnsi="Times New Roman"/>
            <w:b/>
            <w:bCs/>
            <w:i/>
            <w:iCs/>
            <w:color w:val="191919"/>
            <w:spacing w:val="-2"/>
            <w:sz w:val="18"/>
            <w:szCs w:val="18"/>
          </w:rPr>
          <w:delText>P</w:delText>
        </w:r>
      </w:del>
      <w:ins w:id="192" w:author="mdavis47" w:date="2011-04-07T08:28:00Z">
        <w:r>
          <w:rPr>
            <w:rFonts w:ascii="Times New Roman" w:hAnsi="Times New Roman"/>
            <w:b/>
            <w:bCs/>
            <w:i/>
            <w:iCs/>
            <w:color w:val="191919"/>
            <w:spacing w:val="-2"/>
            <w:sz w:val="18"/>
            <w:szCs w:val="18"/>
          </w:rPr>
          <w:t xml:space="preserve">reparatory </w:t>
        </w:r>
      </w:ins>
      <w:r>
        <w:rPr>
          <w:rFonts w:ascii="Times New Roman" w:hAnsi="Times New Roman"/>
          <w:b/>
          <w:bCs/>
          <w:i/>
          <w:iCs/>
          <w:color w:val="191919"/>
          <w:sz w:val="18"/>
          <w:szCs w:val="18"/>
        </w:rPr>
        <w:t>C</w:t>
      </w:r>
      <w:ins w:id="193" w:author="mdavis47" w:date="2011-04-07T08:29:00Z">
        <w:r>
          <w:rPr>
            <w:rFonts w:ascii="Times New Roman" w:hAnsi="Times New Roman"/>
            <w:b/>
            <w:bCs/>
            <w:i/>
            <w:iCs/>
            <w:color w:val="191919"/>
            <w:sz w:val="18"/>
            <w:szCs w:val="18"/>
          </w:rPr>
          <w:t>urriculum</w:t>
        </w:r>
      </w:ins>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w:t>
      </w:r>
      <w:del w:id="194" w:author="mdavis47" w:date="2011-04-07T08:29:00Z">
        <w:r w:rsidDel="00847058">
          <w:rPr>
            <w:rFonts w:ascii="Times New Roman" w:hAnsi="Times New Roman"/>
            <w:b/>
            <w:bCs/>
            <w:i/>
            <w:iCs/>
            <w:color w:val="191919"/>
            <w:spacing w:val="-2"/>
            <w:sz w:val="18"/>
            <w:szCs w:val="18"/>
          </w:rPr>
          <w:delText xml:space="preserve">- </w:delText>
        </w:r>
      </w:del>
      <w:r>
        <w:rPr>
          <w:rFonts w:ascii="Times New Roman" w:hAnsi="Times New Roman"/>
          <w:b/>
          <w:bCs/>
          <w:i/>
          <w:iCs/>
          <w:color w:val="191919"/>
          <w:spacing w:val="-2"/>
          <w:sz w:val="18"/>
          <w:szCs w:val="18"/>
        </w:rPr>
        <w:t>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del w:id="195" w:author="mdavis47" w:date="2011-04-07T08:29:00Z">
        <w:r w:rsidDel="00847058">
          <w:rPr>
            <w:rFonts w:ascii="Times New Roman" w:hAnsi="Times New Roman"/>
            <w:b/>
            <w:bCs/>
            <w:i/>
            <w:iCs/>
            <w:color w:val="191919"/>
            <w:spacing w:val="-3"/>
            <w:sz w:val="18"/>
            <w:szCs w:val="18"/>
          </w:rPr>
          <w:delText xml:space="preserve"> </w:delText>
        </w:r>
        <w:r w:rsidDel="00847058">
          <w:rPr>
            <w:rFonts w:ascii="Times New Roman" w:hAnsi="Times New Roman"/>
            <w:b/>
            <w:bCs/>
            <w:i/>
            <w:iCs/>
            <w:color w:val="191919"/>
            <w:spacing w:val="-2"/>
            <w:sz w:val="18"/>
            <w:szCs w:val="18"/>
          </w:rPr>
          <w:delText>prio</w:delText>
        </w:r>
        <w:r w:rsidDel="00847058">
          <w:rPr>
            <w:rFonts w:ascii="Times New Roman" w:hAnsi="Times New Roman"/>
            <w:b/>
            <w:bCs/>
            <w:i/>
            <w:iCs/>
            <w:color w:val="191919"/>
            <w:sz w:val="18"/>
            <w:szCs w:val="18"/>
          </w:rPr>
          <w:delText>r</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t</w:delText>
        </w:r>
        <w:r w:rsidDel="00847058">
          <w:rPr>
            <w:rFonts w:ascii="Times New Roman" w:hAnsi="Times New Roman"/>
            <w:b/>
            <w:bCs/>
            <w:i/>
            <w:iCs/>
            <w:color w:val="191919"/>
            <w:sz w:val="18"/>
            <w:szCs w:val="18"/>
          </w:rPr>
          <w:delText>o</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2001</w:delText>
        </w:r>
      </w:del>
      <w:del w:id="196" w:author="mdavis47" w:date="2011-04-07T08:30:00Z">
        <w:r w:rsidDel="00847058">
          <w:rPr>
            <w:rFonts w:ascii="Times New Roman" w:hAnsi="Times New Roman"/>
            <w:b/>
            <w:bCs/>
            <w:i/>
            <w:iCs/>
            <w:color w:val="191919"/>
            <w:spacing w:val="-2"/>
            <w:sz w:val="18"/>
            <w:szCs w:val="18"/>
          </w:rPr>
          <w:delText>.</w:delText>
        </w:r>
      </w:del>
    </w:p>
    <w:p w:rsidR="00000000" w:rsidRDefault="00EE09B2">
      <w:pPr>
        <w:widowControl w:val="0"/>
        <w:autoSpaceDE w:val="0"/>
        <w:autoSpaceDN w:val="0"/>
        <w:adjustRightInd w:val="0"/>
        <w:spacing w:before="6" w:after="0" w:line="250" w:lineRule="auto"/>
        <w:ind w:right="993" w:firstLine="0"/>
        <w:jc w:val="both"/>
        <w:rPr>
          <w:ins w:id="197" w:author="mdavis47" w:date="2011-04-07T08:30:00Z"/>
          <w:rFonts w:ascii="Times New Roman" w:hAnsi="Times New Roman"/>
          <w:b/>
          <w:bCs/>
          <w:i/>
          <w:iCs/>
          <w:color w:val="191919"/>
          <w:spacing w:val="-2"/>
          <w:sz w:val="18"/>
          <w:szCs w:val="18"/>
        </w:rPr>
        <w:pPrChange w:id="198" w:author="mdavis47" w:date="2011-04-07T08:32:00Z">
          <w:pPr>
            <w:widowControl w:val="0"/>
            <w:numPr>
              <w:numId w:val="5"/>
            </w:numPr>
            <w:tabs>
              <w:tab w:val="num" w:pos="720"/>
            </w:tabs>
            <w:autoSpaceDE w:val="0"/>
            <w:autoSpaceDN w:val="0"/>
            <w:adjustRightInd w:val="0"/>
            <w:spacing w:before="3" w:after="0"/>
            <w:ind w:left="720" w:hanging="360"/>
          </w:pPr>
        </w:pPrChange>
      </w:pPr>
      <w:ins w:id="199" w:author="mdavis47" w:date="2011-04-07T08:31:00Z">
        <w:r>
          <w:rPr>
            <w:rFonts w:ascii="Times New Roman" w:hAnsi="Times New Roman"/>
            <w:b/>
            <w:bCs/>
            <w:i/>
            <w:iCs/>
            <w:color w:val="191919"/>
            <w:spacing w:val="-2"/>
            <w:sz w:val="18"/>
            <w:szCs w:val="18"/>
          </w:rPr>
          <w:t>*</w:t>
        </w:r>
      </w:ins>
      <w:r w:rsidR="00623C29" w:rsidRPr="00623C29">
        <w:rPr>
          <w:rFonts w:ascii="Times New Roman" w:hAnsi="Times New Roman"/>
          <w:b/>
          <w:bCs/>
          <w:i/>
          <w:iCs/>
          <w:color w:val="191919"/>
          <w:spacing w:val="-2"/>
          <w:sz w:val="18"/>
          <w:szCs w:val="18"/>
          <w:rPrChange w:id="200" w:author="mdavis47" w:date="2011-04-07T08:30:00Z">
            <w:rPr>
              <w:rFonts w:ascii="Times New Roman" w:hAnsi="Times New Roman"/>
              <w:b/>
              <w:bCs/>
              <w:i/>
              <w:iCs/>
              <w:color w:val="191919"/>
              <w:spacing w:val="-2"/>
              <w:sz w:val="18"/>
              <w:szCs w:val="18"/>
              <w:u w:val="single"/>
            </w:rPr>
          </w:rPrChange>
        </w:rPr>
        <w:t>Freshma</w:t>
      </w:r>
      <w:r w:rsidR="00623C29" w:rsidRPr="00623C29">
        <w:rPr>
          <w:rFonts w:ascii="Times New Roman" w:hAnsi="Times New Roman"/>
          <w:b/>
          <w:bCs/>
          <w:i/>
          <w:iCs/>
          <w:color w:val="191919"/>
          <w:sz w:val="18"/>
          <w:szCs w:val="18"/>
          <w:rPrChange w:id="201" w:author="mdavis47" w:date="2011-04-07T08:30:00Z">
            <w:rPr>
              <w:rFonts w:ascii="Times New Roman" w:hAnsi="Times New Roman"/>
              <w:b/>
              <w:bCs/>
              <w:i/>
              <w:iCs/>
              <w:color w:val="191919"/>
              <w:sz w:val="18"/>
              <w:szCs w:val="18"/>
              <w:u w:val="single"/>
            </w:rPr>
          </w:rPrChange>
        </w:rPr>
        <w:t>n</w:t>
      </w:r>
      <w:r w:rsidR="00623C29" w:rsidRPr="00623C29">
        <w:rPr>
          <w:rFonts w:ascii="Times New Roman" w:hAnsi="Times New Roman"/>
          <w:b/>
          <w:bCs/>
          <w:i/>
          <w:iCs/>
          <w:color w:val="191919"/>
          <w:spacing w:val="-4"/>
          <w:sz w:val="18"/>
          <w:szCs w:val="18"/>
          <w:rPrChange w:id="202" w:author="mdavis47" w:date="2011-04-07T08:30:00Z">
            <w:rPr>
              <w:rFonts w:ascii="Times New Roman" w:hAnsi="Times New Roman"/>
              <w:b/>
              <w:bCs/>
              <w:i/>
              <w:iCs/>
              <w:color w:val="191919"/>
              <w:spacing w:val="-4"/>
              <w:sz w:val="18"/>
              <w:szCs w:val="18"/>
              <w:u w:val="single"/>
            </w:rPr>
          </w:rPrChange>
        </w:rPr>
        <w:t xml:space="preserve"> </w:t>
      </w:r>
      <w:r w:rsidR="00623C29" w:rsidRPr="00623C29">
        <w:rPr>
          <w:rFonts w:ascii="Times New Roman" w:hAnsi="Times New Roman"/>
          <w:b/>
          <w:bCs/>
          <w:i/>
          <w:iCs/>
          <w:color w:val="191919"/>
          <w:spacing w:val="-2"/>
          <w:sz w:val="18"/>
          <w:szCs w:val="18"/>
          <w:rPrChange w:id="203" w:author="mdavis47" w:date="2011-04-07T08:30:00Z">
            <w:rPr>
              <w:rFonts w:ascii="Times New Roman" w:hAnsi="Times New Roman"/>
              <w:b/>
              <w:bCs/>
              <w:i/>
              <w:iCs/>
              <w:color w:val="191919"/>
              <w:spacing w:val="-2"/>
              <w:sz w:val="18"/>
              <w:szCs w:val="18"/>
              <w:u w:val="single"/>
            </w:rPr>
          </w:rPrChange>
        </w:rPr>
        <w:t>Inde</w:t>
      </w:r>
      <w:r w:rsidR="00623C29" w:rsidRPr="00623C29">
        <w:rPr>
          <w:rFonts w:ascii="Times New Roman" w:hAnsi="Times New Roman"/>
          <w:b/>
          <w:bCs/>
          <w:i/>
          <w:iCs/>
          <w:color w:val="191919"/>
          <w:sz w:val="18"/>
          <w:szCs w:val="18"/>
          <w:rPrChange w:id="204" w:author="mdavis47" w:date="2011-04-07T08:30:00Z">
            <w:rPr>
              <w:rFonts w:ascii="Times New Roman" w:hAnsi="Times New Roman"/>
              <w:b/>
              <w:bCs/>
              <w:i/>
              <w:iCs/>
              <w:color w:val="191919"/>
              <w:sz w:val="18"/>
              <w:szCs w:val="18"/>
              <w:u w:val="single"/>
            </w:rPr>
          </w:rPrChange>
        </w:rPr>
        <w:t>x</w:t>
      </w:r>
      <w:r w:rsidR="00623C29" w:rsidRPr="00623C29">
        <w:rPr>
          <w:rFonts w:ascii="Times New Roman" w:hAnsi="Times New Roman"/>
          <w:b/>
          <w:bCs/>
          <w:i/>
          <w:iCs/>
          <w:color w:val="191919"/>
          <w:spacing w:val="-4"/>
          <w:sz w:val="18"/>
          <w:szCs w:val="18"/>
          <w:rPrChange w:id="205" w:author="mdavis47" w:date="2011-04-07T08:30:00Z">
            <w:rPr>
              <w:rFonts w:ascii="Times New Roman" w:hAnsi="Times New Roman"/>
              <w:b/>
              <w:bCs/>
              <w:i/>
              <w:iCs/>
              <w:color w:val="191919"/>
              <w:spacing w:val="-4"/>
              <w:sz w:val="18"/>
              <w:szCs w:val="18"/>
              <w:u w:val="single"/>
            </w:rPr>
          </w:rPrChange>
        </w:rPr>
        <w:t xml:space="preserve"> </w:t>
      </w:r>
      <w:r w:rsidR="00623C29" w:rsidRPr="00623C29">
        <w:rPr>
          <w:rFonts w:ascii="Times New Roman" w:hAnsi="Times New Roman"/>
          <w:b/>
          <w:bCs/>
          <w:i/>
          <w:iCs/>
          <w:color w:val="191919"/>
          <w:sz w:val="18"/>
          <w:szCs w:val="18"/>
          <w:rPrChange w:id="206" w:author="mdavis47" w:date="2011-04-07T08:30:00Z">
            <w:rPr>
              <w:rFonts w:ascii="Times New Roman" w:hAnsi="Times New Roman"/>
              <w:b/>
              <w:bCs/>
              <w:i/>
              <w:iCs/>
              <w:color w:val="191919"/>
              <w:sz w:val="18"/>
              <w:szCs w:val="18"/>
              <w:u w:val="single"/>
            </w:rPr>
          </w:rPrChange>
        </w:rPr>
        <w:t>=</w:t>
      </w:r>
      <w:r w:rsidR="00623C29" w:rsidRPr="00623C29">
        <w:rPr>
          <w:rFonts w:ascii="Times New Roman" w:hAnsi="Times New Roman"/>
          <w:b/>
          <w:bCs/>
          <w:i/>
          <w:iCs/>
          <w:color w:val="191919"/>
          <w:spacing w:val="-4"/>
          <w:sz w:val="18"/>
          <w:szCs w:val="18"/>
          <w:rPrChange w:id="207" w:author="mdavis47" w:date="2011-04-07T08:30:00Z">
            <w:rPr>
              <w:rFonts w:ascii="Times New Roman" w:hAnsi="Times New Roman"/>
              <w:b/>
              <w:bCs/>
              <w:i/>
              <w:iCs/>
              <w:color w:val="191919"/>
              <w:spacing w:val="-4"/>
              <w:sz w:val="18"/>
              <w:szCs w:val="18"/>
              <w:u w:val="single"/>
            </w:rPr>
          </w:rPrChange>
        </w:rPr>
        <w:t xml:space="preserve"> </w:t>
      </w:r>
      <w:del w:id="208" w:author="mdavis47" w:date="2011-04-07T08:30:00Z">
        <w:r w:rsidR="00623C29" w:rsidRPr="00623C29">
          <w:rPr>
            <w:rFonts w:ascii="Times New Roman" w:hAnsi="Times New Roman"/>
            <w:b/>
            <w:bCs/>
            <w:i/>
            <w:iCs/>
            <w:color w:val="191919"/>
            <w:spacing w:val="-18"/>
            <w:sz w:val="18"/>
            <w:szCs w:val="18"/>
            <w:rPrChange w:id="209" w:author="mdavis47" w:date="2011-04-07T08:30:00Z">
              <w:rPr>
                <w:rFonts w:ascii="Times New Roman" w:hAnsi="Times New Roman"/>
                <w:b/>
                <w:bCs/>
                <w:i/>
                <w:iCs/>
                <w:color w:val="191919"/>
                <w:spacing w:val="-18"/>
                <w:sz w:val="18"/>
                <w:szCs w:val="18"/>
                <w:u w:val="single"/>
              </w:rPr>
            </w:rPrChange>
          </w:rPr>
          <w:delText>T</w:delText>
        </w:r>
        <w:r w:rsidR="00623C29" w:rsidRPr="00623C29">
          <w:rPr>
            <w:rFonts w:ascii="Times New Roman" w:hAnsi="Times New Roman"/>
            <w:b/>
            <w:bCs/>
            <w:i/>
            <w:iCs/>
            <w:color w:val="191919"/>
            <w:spacing w:val="-2"/>
            <w:sz w:val="18"/>
            <w:szCs w:val="18"/>
            <w:rPrChange w:id="210" w:author="mdavis47" w:date="2011-04-07T08:30:00Z">
              <w:rPr>
                <w:rFonts w:ascii="Times New Roman" w:hAnsi="Times New Roman"/>
                <w:b/>
                <w:bCs/>
                <w:i/>
                <w:iCs/>
                <w:color w:val="191919"/>
                <w:spacing w:val="-2"/>
                <w:sz w:val="18"/>
                <w:szCs w:val="18"/>
                <w:u w:val="single"/>
              </w:rPr>
            </w:rPrChange>
          </w:rPr>
          <w:delText>ota</w:delText>
        </w:r>
        <w:r w:rsidR="00623C29" w:rsidRPr="00623C29">
          <w:rPr>
            <w:rFonts w:ascii="Times New Roman" w:hAnsi="Times New Roman"/>
            <w:b/>
            <w:bCs/>
            <w:i/>
            <w:iCs/>
            <w:color w:val="191919"/>
            <w:sz w:val="18"/>
            <w:szCs w:val="18"/>
            <w:rPrChange w:id="211" w:author="mdavis47" w:date="2011-04-07T08:30:00Z">
              <w:rPr>
                <w:rFonts w:ascii="Times New Roman" w:hAnsi="Times New Roman"/>
                <w:b/>
                <w:bCs/>
                <w:i/>
                <w:iCs/>
                <w:color w:val="191919"/>
                <w:sz w:val="18"/>
                <w:szCs w:val="18"/>
                <w:u w:val="single"/>
              </w:rPr>
            </w:rPrChange>
          </w:rPr>
          <w:delText>l</w:delText>
        </w:r>
        <w:r w:rsidR="00623C29" w:rsidRPr="00623C29">
          <w:rPr>
            <w:rFonts w:ascii="Times New Roman" w:hAnsi="Times New Roman"/>
            <w:b/>
            <w:bCs/>
            <w:i/>
            <w:iCs/>
            <w:color w:val="191919"/>
            <w:spacing w:val="-4"/>
            <w:sz w:val="18"/>
            <w:szCs w:val="18"/>
            <w:rPrChange w:id="212"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13" w:author="mdavis47" w:date="2011-04-07T08:30:00Z">
              <w:rPr>
                <w:rFonts w:ascii="Times New Roman" w:hAnsi="Times New Roman"/>
                <w:b/>
                <w:bCs/>
                <w:i/>
                <w:iCs/>
                <w:color w:val="191919"/>
                <w:spacing w:val="-2"/>
                <w:sz w:val="18"/>
                <w:szCs w:val="18"/>
                <w:u w:val="single"/>
              </w:rPr>
            </w:rPrChange>
          </w:rPr>
          <w:delText>S</w:delText>
        </w:r>
        <w:r w:rsidR="00623C29" w:rsidRPr="00623C29">
          <w:rPr>
            <w:rFonts w:ascii="Times New Roman" w:hAnsi="Times New Roman"/>
            <w:b/>
            <w:bCs/>
            <w:i/>
            <w:iCs/>
            <w:color w:val="191919"/>
            <w:spacing w:val="-12"/>
            <w:sz w:val="18"/>
            <w:szCs w:val="18"/>
            <w:rPrChange w:id="214" w:author="mdavis47" w:date="2011-04-07T08:30:00Z">
              <w:rPr>
                <w:rFonts w:ascii="Times New Roman" w:hAnsi="Times New Roman"/>
                <w:b/>
                <w:bCs/>
                <w:i/>
                <w:iCs/>
                <w:color w:val="191919"/>
                <w:spacing w:val="-12"/>
                <w:sz w:val="18"/>
                <w:szCs w:val="18"/>
                <w:u w:val="single"/>
              </w:rPr>
            </w:rPrChange>
          </w:rPr>
          <w:delText>A</w:delText>
        </w:r>
        <w:r w:rsidR="00623C29" w:rsidRPr="00623C29">
          <w:rPr>
            <w:rFonts w:ascii="Times New Roman" w:hAnsi="Times New Roman"/>
            <w:b/>
            <w:bCs/>
            <w:i/>
            <w:iCs/>
            <w:color w:val="191919"/>
            <w:spacing w:val="-2"/>
            <w:sz w:val="18"/>
            <w:szCs w:val="18"/>
            <w:rPrChange w:id="215" w:author="mdavis47" w:date="2011-04-07T08:30:00Z">
              <w:rPr>
                <w:rFonts w:ascii="Times New Roman" w:hAnsi="Times New Roman"/>
                <w:b/>
                <w:bCs/>
                <w:i/>
                <w:iCs/>
                <w:color w:val="191919"/>
                <w:spacing w:val="-2"/>
                <w:sz w:val="18"/>
                <w:szCs w:val="18"/>
                <w:u w:val="single"/>
              </w:rPr>
            </w:rPrChange>
          </w:rPr>
          <w:delText>T/AC</w:delText>
        </w:r>
        <w:r w:rsidR="00623C29" w:rsidRPr="00623C29">
          <w:rPr>
            <w:rFonts w:ascii="Times New Roman" w:hAnsi="Times New Roman"/>
            <w:b/>
            <w:bCs/>
            <w:i/>
            <w:iCs/>
            <w:color w:val="191919"/>
            <w:sz w:val="18"/>
            <w:szCs w:val="18"/>
            <w:rPrChange w:id="216" w:author="mdavis47" w:date="2011-04-07T08:30:00Z">
              <w:rPr>
                <w:rFonts w:ascii="Times New Roman" w:hAnsi="Times New Roman"/>
                <w:b/>
                <w:bCs/>
                <w:i/>
                <w:iCs/>
                <w:color w:val="191919"/>
                <w:sz w:val="18"/>
                <w:szCs w:val="18"/>
                <w:u w:val="single"/>
              </w:rPr>
            </w:rPrChange>
          </w:rPr>
          <w:delText>T</w:delText>
        </w:r>
        <w:r w:rsidR="00623C29" w:rsidRPr="00623C29">
          <w:rPr>
            <w:rFonts w:ascii="Times New Roman" w:hAnsi="Times New Roman"/>
            <w:b/>
            <w:bCs/>
            <w:i/>
            <w:iCs/>
            <w:color w:val="191919"/>
            <w:spacing w:val="-4"/>
            <w:sz w:val="18"/>
            <w:szCs w:val="18"/>
            <w:rPrChange w:id="217"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18" w:author="mdavis47" w:date="2011-04-07T08:30:00Z">
              <w:rPr>
                <w:rFonts w:ascii="Times New Roman" w:hAnsi="Times New Roman"/>
                <w:b/>
                <w:bCs/>
                <w:i/>
                <w:iCs/>
                <w:color w:val="191919"/>
                <w:spacing w:val="-2"/>
                <w:sz w:val="18"/>
                <w:szCs w:val="18"/>
                <w:u w:val="single"/>
              </w:rPr>
            </w:rPrChange>
          </w:rPr>
          <w:delText>score</w:delText>
        </w:r>
        <w:r w:rsidR="00623C29" w:rsidRPr="00623C29">
          <w:rPr>
            <w:rFonts w:ascii="Times New Roman" w:hAnsi="Times New Roman"/>
            <w:b/>
            <w:bCs/>
            <w:i/>
            <w:iCs/>
            <w:color w:val="191919"/>
            <w:sz w:val="18"/>
            <w:szCs w:val="18"/>
            <w:rPrChange w:id="219" w:author="mdavis47" w:date="2011-04-07T08:30:00Z">
              <w:rPr>
                <w:rFonts w:ascii="Times New Roman" w:hAnsi="Times New Roman"/>
                <w:b/>
                <w:bCs/>
                <w:i/>
                <w:iCs/>
                <w:color w:val="191919"/>
                <w:sz w:val="18"/>
                <w:szCs w:val="18"/>
                <w:u w:val="single"/>
              </w:rPr>
            </w:rPrChange>
          </w:rPr>
          <w:delText>s</w:delText>
        </w:r>
        <w:r w:rsidR="00623C29" w:rsidRPr="00623C29">
          <w:rPr>
            <w:rFonts w:ascii="Times New Roman" w:hAnsi="Times New Roman"/>
            <w:b/>
            <w:bCs/>
            <w:i/>
            <w:iCs/>
            <w:color w:val="191919"/>
            <w:spacing w:val="-4"/>
            <w:sz w:val="18"/>
            <w:szCs w:val="18"/>
            <w:rPrChange w:id="220"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z w:val="18"/>
            <w:szCs w:val="18"/>
            <w:rPrChange w:id="221" w:author="mdavis47" w:date="2011-04-07T08:30:00Z">
              <w:rPr>
                <w:rFonts w:ascii="Times New Roman" w:hAnsi="Times New Roman"/>
                <w:b/>
                <w:bCs/>
                <w:i/>
                <w:iCs/>
                <w:color w:val="191919"/>
                <w:sz w:val="18"/>
                <w:szCs w:val="18"/>
                <w:u w:val="single"/>
              </w:rPr>
            </w:rPrChange>
          </w:rPr>
          <w:delText>+</w:delText>
        </w:r>
        <w:r w:rsidR="00623C29" w:rsidRPr="00623C29">
          <w:rPr>
            <w:rFonts w:ascii="Times New Roman" w:hAnsi="Times New Roman"/>
            <w:b/>
            <w:bCs/>
            <w:i/>
            <w:iCs/>
            <w:color w:val="191919"/>
            <w:spacing w:val="-4"/>
            <w:sz w:val="18"/>
            <w:szCs w:val="18"/>
            <w:rPrChange w:id="222"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23" w:author="mdavis47" w:date="2011-04-07T08:30:00Z">
              <w:rPr>
                <w:rFonts w:ascii="Times New Roman" w:hAnsi="Times New Roman"/>
                <w:b/>
                <w:bCs/>
                <w:i/>
                <w:iCs/>
                <w:color w:val="191919"/>
                <w:spacing w:val="-2"/>
                <w:sz w:val="18"/>
                <w:szCs w:val="18"/>
                <w:u w:val="single"/>
              </w:rPr>
            </w:rPrChange>
          </w:rPr>
          <w:delText>(Hig</w:delText>
        </w:r>
        <w:r w:rsidR="00623C29" w:rsidRPr="00623C29">
          <w:rPr>
            <w:rFonts w:ascii="Times New Roman" w:hAnsi="Times New Roman"/>
            <w:b/>
            <w:bCs/>
            <w:i/>
            <w:iCs/>
            <w:color w:val="191919"/>
            <w:sz w:val="18"/>
            <w:szCs w:val="18"/>
            <w:rPrChange w:id="224" w:author="mdavis47" w:date="2011-04-07T08:30:00Z">
              <w:rPr>
                <w:rFonts w:ascii="Times New Roman" w:hAnsi="Times New Roman"/>
                <w:b/>
                <w:bCs/>
                <w:i/>
                <w:iCs/>
                <w:color w:val="191919"/>
                <w:sz w:val="18"/>
                <w:szCs w:val="18"/>
                <w:u w:val="single"/>
              </w:rPr>
            </w:rPrChange>
          </w:rPr>
          <w:delText>h</w:delText>
        </w:r>
        <w:r w:rsidR="00623C29" w:rsidRPr="00623C29">
          <w:rPr>
            <w:rFonts w:ascii="Times New Roman" w:hAnsi="Times New Roman"/>
            <w:b/>
            <w:bCs/>
            <w:i/>
            <w:iCs/>
            <w:color w:val="191919"/>
            <w:spacing w:val="-4"/>
            <w:sz w:val="18"/>
            <w:szCs w:val="18"/>
            <w:rPrChange w:id="225"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26" w:author="mdavis47" w:date="2011-04-07T08:30:00Z">
              <w:rPr>
                <w:rFonts w:ascii="Times New Roman" w:hAnsi="Times New Roman"/>
                <w:b/>
                <w:bCs/>
                <w:i/>
                <w:iCs/>
                <w:color w:val="191919"/>
                <w:spacing w:val="-2"/>
                <w:sz w:val="18"/>
                <w:szCs w:val="18"/>
                <w:u w:val="single"/>
              </w:rPr>
            </w:rPrChange>
          </w:rPr>
          <w:delText>Schoo</w:delText>
        </w:r>
        <w:r w:rsidR="00623C29" w:rsidRPr="00623C29">
          <w:rPr>
            <w:rFonts w:ascii="Times New Roman" w:hAnsi="Times New Roman"/>
            <w:b/>
            <w:bCs/>
            <w:i/>
            <w:iCs/>
            <w:color w:val="191919"/>
            <w:sz w:val="18"/>
            <w:szCs w:val="18"/>
            <w:rPrChange w:id="227" w:author="mdavis47" w:date="2011-04-07T08:30:00Z">
              <w:rPr>
                <w:rFonts w:ascii="Times New Roman" w:hAnsi="Times New Roman"/>
                <w:b/>
                <w:bCs/>
                <w:i/>
                <w:iCs/>
                <w:color w:val="191919"/>
                <w:sz w:val="18"/>
                <w:szCs w:val="18"/>
                <w:u w:val="single"/>
              </w:rPr>
            </w:rPrChange>
          </w:rPr>
          <w:delText>l</w:delText>
        </w:r>
        <w:r w:rsidR="00623C29" w:rsidRPr="00623C29">
          <w:rPr>
            <w:rFonts w:ascii="Times New Roman" w:hAnsi="Times New Roman"/>
            <w:b/>
            <w:bCs/>
            <w:i/>
            <w:iCs/>
            <w:color w:val="191919"/>
            <w:spacing w:val="-4"/>
            <w:sz w:val="18"/>
            <w:szCs w:val="18"/>
            <w:rPrChange w:id="228"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29" w:author="mdavis47" w:date="2011-04-07T08:30:00Z">
              <w:rPr>
                <w:rFonts w:ascii="Times New Roman" w:hAnsi="Times New Roman"/>
                <w:b/>
                <w:bCs/>
                <w:i/>
                <w:iCs/>
                <w:color w:val="191919"/>
                <w:spacing w:val="-2"/>
                <w:sz w:val="18"/>
                <w:szCs w:val="18"/>
                <w:u w:val="single"/>
              </w:rPr>
            </w:rPrChange>
          </w:rPr>
          <w:delText>Grad</w:delText>
        </w:r>
        <w:r w:rsidR="00623C29" w:rsidRPr="00623C29">
          <w:rPr>
            <w:rFonts w:ascii="Times New Roman" w:hAnsi="Times New Roman"/>
            <w:b/>
            <w:bCs/>
            <w:i/>
            <w:iCs/>
            <w:color w:val="191919"/>
            <w:sz w:val="18"/>
            <w:szCs w:val="18"/>
            <w:rPrChange w:id="230" w:author="mdavis47" w:date="2011-04-07T08:30:00Z">
              <w:rPr>
                <w:rFonts w:ascii="Times New Roman" w:hAnsi="Times New Roman"/>
                <w:b/>
                <w:bCs/>
                <w:i/>
                <w:iCs/>
                <w:color w:val="191919"/>
                <w:sz w:val="18"/>
                <w:szCs w:val="18"/>
                <w:u w:val="single"/>
              </w:rPr>
            </w:rPrChange>
          </w:rPr>
          <w:delText>e</w:delText>
        </w:r>
        <w:r w:rsidR="00623C29" w:rsidRPr="00623C29">
          <w:rPr>
            <w:rFonts w:ascii="Times New Roman" w:hAnsi="Times New Roman"/>
            <w:b/>
            <w:bCs/>
            <w:i/>
            <w:iCs/>
            <w:color w:val="191919"/>
            <w:spacing w:val="-4"/>
            <w:sz w:val="18"/>
            <w:szCs w:val="18"/>
            <w:rPrChange w:id="231"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32" w:author="mdavis47" w:date="2011-04-07T08:30:00Z">
              <w:rPr>
                <w:rFonts w:ascii="Times New Roman" w:hAnsi="Times New Roman"/>
                <w:b/>
                <w:bCs/>
                <w:i/>
                <w:iCs/>
                <w:color w:val="191919"/>
                <w:spacing w:val="-2"/>
                <w:sz w:val="18"/>
                <w:szCs w:val="18"/>
                <w:u w:val="single"/>
              </w:rPr>
            </w:rPrChange>
          </w:rPr>
          <w:delText>Poin</w:delText>
        </w:r>
        <w:r w:rsidR="00623C29" w:rsidRPr="00623C29">
          <w:rPr>
            <w:rFonts w:ascii="Times New Roman" w:hAnsi="Times New Roman"/>
            <w:b/>
            <w:bCs/>
            <w:i/>
            <w:iCs/>
            <w:color w:val="191919"/>
            <w:sz w:val="18"/>
            <w:szCs w:val="18"/>
            <w:rPrChange w:id="233" w:author="mdavis47" w:date="2011-04-07T08:30:00Z">
              <w:rPr>
                <w:rFonts w:ascii="Times New Roman" w:hAnsi="Times New Roman"/>
                <w:b/>
                <w:bCs/>
                <w:i/>
                <w:iCs/>
                <w:color w:val="191919"/>
                <w:sz w:val="18"/>
                <w:szCs w:val="18"/>
                <w:u w:val="single"/>
              </w:rPr>
            </w:rPrChange>
          </w:rPr>
          <w:delText>t</w:delText>
        </w:r>
        <w:r w:rsidR="00623C29" w:rsidRPr="00623C29">
          <w:rPr>
            <w:rFonts w:ascii="Times New Roman" w:hAnsi="Times New Roman"/>
            <w:b/>
            <w:bCs/>
            <w:i/>
            <w:iCs/>
            <w:color w:val="191919"/>
            <w:spacing w:val="-10"/>
            <w:sz w:val="18"/>
            <w:szCs w:val="18"/>
            <w:rPrChange w:id="234" w:author="mdavis47" w:date="2011-04-07T08:30:00Z">
              <w:rPr>
                <w:rFonts w:ascii="Times New Roman" w:hAnsi="Times New Roman"/>
                <w:b/>
                <w:bCs/>
                <w:i/>
                <w:iCs/>
                <w:color w:val="191919"/>
                <w:spacing w:val="-10"/>
                <w:sz w:val="18"/>
                <w:szCs w:val="18"/>
                <w:u w:val="single"/>
              </w:rPr>
            </w:rPrChange>
          </w:rPr>
          <w:delText xml:space="preserve"> </w:delText>
        </w:r>
        <w:r w:rsidR="00623C29" w:rsidRPr="00623C29">
          <w:rPr>
            <w:rFonts w:ascii="Times New Roman" w:hAnsi="Times New Roman"/>
            <w:b/>
            <w:bCs/>
            <w:i/>
            <w:iCs/>
            <w:color w:val="191919"/>
            <w:spacing w:val="-15"/>
            <w:sz w:val="18"/>
            <w:szCs w:val="18"/>
            <w:rPrChange w:id="235" w:author="mdavis47" w:date="2011-04-07T08:30:00Z">
              <w:rPr>
                <w:rFonts w:ascii="Times New Roman" w:hAnsi="Times New Roman"/>
                <w:b/>
                <w:bCs/>
                <w:i/>
                <w:iCs/>
                <w:color w:val="191919"/>
                <w:spacing w:val="-15"/>
                <w:sz w:val="18"/>
                <w:szCs w:val="18"/>
                <w:u w:val="single"/>
              </w:rPr>
            </w:rPrChange>
          </w:rPr>
          <w:delText>A</w:delText>
        </w:r>
        <w:r w:rsidR="00623C29" w:rsidRPr="00623C29">
          <w:rPr>
            <w:rFonts w:ascii="Times New Roman" w:hAnsi="Times New Roman"/>
            <w:b/>
            <w:bCs/>
            <w:i/>
            <w:iCs/>
            <w:color w:val="191919"/>
            <w:spacing w:val="-2"/>
            <w:sz w:val="18"/>
            <w:szCs w:val="18"/>
            <w:rPrChange w:id="236" w:author="mdavis47" w:date="2011-04-07T08:30:00Z">
              <w:rPr>
                <w:rFonts w:ascii="Times New Roman" w:hAnsi="Times New Roman"/>
                <w:b/>
                <w:bCs/>
                <w:i/>
                <w:iCs/>
                <w:color w:val="191919"/>
                <w:spacing w:val="-2"/>
                <w:sz w:val="18"/>
                <w:szCs w:val="18"/>
                <w:u w:val="single"/>
              </w:rPr>
            </w:rPrChange>
          </w:rPr>
          <w:delText>verag</w:delText>
        </w:r>
        <w:r w:rsidR="00623C29" w:rsidRPr="00623C29">
          <w:rPr>
            <w:rFonts w:ascii="Times New Roman" w:hAnsi="Times New Roman"/>
            <w:b/>
            <w:bCs/>
            <w:i/>
            <w:iCs/>
            <w:color w:val="191919"/>
            <w:sz w:val="18"/>
            <w:szCs w:val="18"/>
            <w:rPrChange w:id="237" w:author="mdavis47" w:date="2011-04-07T08:30:00Z">
              <w:rPr>
                <w:rFonts w:ascii="Times New Roman" w:hAnsi="Times New Roman"/>
                <w:b/>
                <w:bCs/>
                <w:i/>
                <w:iCs/>
                <w:color w:val="191919"/>
                <w:sz w:val="18"/>
                <w:szCs w:val="18"/>
                <w:u w:val="single"/>
              </w:rPr>
            </w:rPrChange>
          </w:rPr>
          <w:delText>e</w:delText>
        </w:r>
        <w:r w:rsidR="00623C29" w:rsidRPr="00623C29">
          <w:rPr>
            <w:rFonts w:ascii="Times New Roman" w:hAnsi="Times New Roman"/>
            <w:b/>
            <w:bCs/>
            <w:i/>
            <w:iCs/>
            <w:color w:val="191919"/>
            <w:spacing w:val="-4"/>
            <w:sz w:val="18"/>
            <w:szCs w:val="18"/>
            <w:rPrChange w:id="238"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39" w:author="mdavis47" w:date="2011-04-07T08:30:00Z">
              <w:rPr>
                <w:rFonts w:ascii="Times New Roman" w:hAnsi="Times New Roman"/>
                <w:b/>
                <w:bCs/>
                <w:i/>
                <w:iCs/>
                <w:color w:val="191919"/>
                <w:spacing w:val="-2"/>
                <w:sz w:val="18"/>
                <w:szCs w:val="18"/>
                <w:u w:val="single"/>
              </w:rPr>
            </w:rPrChange>
          </w:rPr>
          <w:delText>(HSG</w:delText>
        </w:r>
        <w:r w:rsidR="00623C29" w:rsidRPr="00623C29">
          <w:rPr>
            <w:rFonts w:ascii="Times New Roman" w:hAnsi="Times New Roman"/>
            <w:b/>
            <w:bCs/>
            <w:i/>
            <w:iCs/>
            <w:color w:val="191919"/>
            <w:spacing w:val="-15"/>
            <w:sz w:val="18"/>
            <w:szCs w:val="18"/>
            <w:rPrChange w:id="240" w:author="mdavis47" w:date="2011-04-07T08:30:00Z">
              <w:rPr>
                <w:rFonts w:ascii="Times New Roman" w:hAnsi="Times New Roman"/>
                <w:b/>
                <w:bCs/>
                <w:i/>
                <w:iCs/>
                <w:color w:val="191919"/>
                <w:spacing w:val="-15"/>
                <w:sz w:val="18"/>
                <w:szCs w:val="18"/>
                <w:u w:val="single"/>
              </w:rPr>
            </w:rPrChange>
          </w:rPr>
          <w:delText>P</w:delText>
        </w:r>
        <w:r w:rsidR="00623C29" w:rsidRPr="00623C29">
          <w:rPr>
            <w:rFonts w:ascii="Times New Roman" w:hAnsi="Times New Roman"/>
            <w:b/>
            <w:bCs/>
            <w:i/>
            <w:iCs/>
            <w:color w:val="191919"/>
            <w:spacing w:val="-2"/>
            <w:sz w:val="18"/>
            <w:szCs w:val="18"/>
            <w:rPrChange w:id="241" w:author="mdavis47" w:date="2011-04-07T08:30:00Z">
              <w:rPr>
                <w:rFonts w:ascii="Times New Roman" w:hAnsi="Times New Roman"/>
                <w:b/>
                <w:bCs/>
                <w:i/>
                <w:iCs/>
                <w:color w:val="191919"/>
                <w:spacing w:val="-2"/>
                <w:sz w:val="18"/>
                <w:szCs w:val="18"/>
                <w:u w:val="single"/>
              </w:rPr>
            </w:rPrChange>
          </w:rPr>
          <w:delText>A</w:delText>
        </w:r>
        <w:r w:rsidR="00623C29" w:rsidRPr="00623C29">
          <w:rPr>
            <w:rFonts w:ascii="Times New Roman" w:hAnsi="Times New Roman"/>
            <w:b/>
            <w:bCs/>
            <w:i/>
            <w:iCs/>
            <w:color w:val="191919"/>
            <w:sz w:val="18"/>
            <w:szCs w:val="18"/>
            <w:rPrChange w:id="242" w:author="mdavis47" w:date="2011-04-07T08:30:00Z">
              <w:rPr>
                <w:rFonts w:ascii="Times New Roman" w:hAnsi="Times New Roman"/>
                <w:b/>
                <w:bCs/>
                <w:i/>
                <w:iCs/>
                <w:color w:val="191919"/>
                <w:sz w:val="18"/>
                <w:szCs w:val="18"/>
                <w:u w:val="single"/>
              </w:rPr>
            </w:rPrChange>
          </w:rPr>
          <w:delText>)</w:delText>
        </w:r>
        <w:r w:rsidR="00623C29" w:rsidRPr="00623C29">
          <w:rPr>
            <w:rFonts w:ascii="Times New Roman" w:hAnsi="Times New Roman"/>
            <w:b/>
            <w:bCs/>
            <w:i/>
            <w:iCs/>
            <w:color w:val="191919"/>
            <w:spacing w:val="-4"/>
            <w:sz w:val="18"/>
            <w:szCs w:val="18"/>
            <w:rPrChange w:id="243"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z w:val="18"/>
            <w:szCs w:val="18"/>
            <w:rPrChange w:id="244" w:author="mdavis47" w:date="2011-04-07T08:30:00Z">
              <w:rPr>
                <w:rFonts w:ascii="Times New Roman" w:hAnsi="Times New Roman"/>
                <w:b/>
                <w:bCs/>
                <w:i/>
                <w:iCs/>
                <w:color w:val="191919"/>
                <w:sz w:val="18"/>
                <w:szCs w:val="18"/>
                <w:u w:val="single"/>
              </w:rPr>
            </w:rPrChange>
          </w:rPr>
          <w:delText>x</w:delText>
        </w:r>
        <w:r w:rsidR="00623C29" w:rsidRPr="00623C29">
          <w:rPr>
            <w:rFonts w:ascii="Times New Roman" w:hAnsi="Times New Roman"/>
            <w:b/>
            <w:bCs/>
            <w:i/>
            <w:iCs/>
            <w:color w:val="191919"/>
            <w:spacing w:val="-4"/>
            <w:sz w:val="18"/>
            <w:szCs w:val="18"/>
            <w:rPrChange w:id="245" w:author="mdavis47" w:date="2011-04-07T08:30:00Z">
              <w:rPr>
                <w:rFonts w:ascii="Times New Roman" w:hAnsi="Times New Roman"/>
                <w:b/>
                <w:bCs/>
                <w:i/>
                <w:iCs/>
                <w:color w:val="191919"/>
                <w:spacing w:val="-4"/>
                <w:sz w:val="18"/>
                <w:szCs w:val="18"/>
                <w:u w:val="single"/>
              </w:rPr>
            </w:rPrChange>
          </w:rPr>
          <w:delText xml:space="preserve"> </w:delText>
        </w:r>
        <w:r w:rsidR="00623C29" w:rsidRPr="00623C29">
          <w:rPr>
            <w:rFonts w:ascii="Times New Roman" w:hAnsi="Times New Roman"/>
            <w:b/>
            <w:bCs/>
            <w:i/>
            <w:iCs/>
            <w:color w:val="191919"/>
            <w:spacing w:val="-2"/>
            <w:sz w:val="18"/>
            <w:szCs w:val="18"/>
            <w:rPrChange w:id="246" w:author="mdavis47" w:date="2011-04-07T08:30:00Z">
              <w:rPr>
                <w:rFonts w:ascii="Times New Roman" w:hAnsi="Times New Roman"/>
                <w:b/>
                <w:bCs/>
                <w:i/>
                <w:iCs/>
                <w:color w:val="191919"/>
                <w:spacing w:val="-2"/>
                <w:sz w:val="18"/>
                <w:szCs w:val="18"/>
                <w:u w:val="single"/>
              </w:rPr>
            </w:rPrChange>
          </w:rPr>
          <w:delText>500)</w:delText>
        </w:r>
      </w:del>
      <w:ins w:id="247" w:author="mdavis47" w:date="2011-04-07T08:30:00Z">
        <w:r w:rsidR="00623C29" w:rsidRPr="00623C29">
          <w:rPr>
            <w:rFonts w:ascii="Helvetica" w:hAnsi="Helvetica" w:cs="Helvetica"/>
            <w:color w:val="222222"/>
            <w:sz w:val="19"/>
            <w:szCs w:val="19"/>
            <w:rPrChange w:id="248" w:author="mdavis47" w:date="2011-04-07T08:30:00Z">
              <w:rPr>
                <w:rFonts w:ascii="Helvetica" w:hAnsi="Helvetica" w:cs="Helvetica"/>
                <w:color w:val="222222"/>
                <w:sz w:val="19"/>
                <w:szCs w:val="19"/>
                <w:u w:val="single"/>
              </w:rPr>
            </w:rPrChange>
          </w:rPr>
          <w:t xml:space="preserve"> </w:t>
        </w:r>
        <w:r w:rsidR="00623C29" w:rsidRPr="00623C29">
          <w:rPr>
            <w:rFonts w:ascii="Times New Roman" w:hAnsi="Times New Roman"/>
            <w:b/>
            <w:bCs/>
            <w:i/>
            <w:iCs/>
            <w:color w:val="191919"/>
            <w:spacing w:val="-2"/>
            <w:sz w:val="18"/>
            <w:szCs w:val="18"/>
            <w:rPrChange w:id="249" w:author="mdavis47" w:date="2011-04-07T08:30:00Z">
              <w:rPr>
                <w:rFonts w:ascii="Times New Roman" w:hAnsi="Times New Roman"/>
                <w:b/>
                <w:bCs/>
                <w:i/>
                <w:iCs/>
                <w:color w:val="191919"/>
                <w:spacing w:val="-2"/>
                <w:sz w:val="18"/>
                <w:szCs w:val="18"/>
                <w:u w:val="single"/>
              </w:rPr>
            </w:rPrChange>
          </w:rPr>
          <w:t xml:space="preserve">FI = 500 x (HSGPA) + SAT Verbal/Critical Reading + SAT I Math </w:t>
        </w:r>
      </w:ins>
      <w:ins w:id="250" w:author="mdavis47" w:date="2011-04-07T08:31:00Z">
        <w:r>
          <w:rPr>
            <w:rFonts w:ascii="Times New Roman" w:hAnsi="Times New Roman"/>
            <w:b/>
            <w:bCs/>
            <w:i/>
            <w:iCs/>
            <w:color w:val="191919"/>
            <w:spacing w:val="-2"/>
            <w:sz w:val="18"/>
            <w:szCs w:val="18"/>
          </w:rPr>
          <w:t>(OR)</w:t>
        </w:r>
      </w:ins>
      <w:ins w:id="251" w:author="mdavis47" w:date="2011-04-07T08:30:00Z">
        <w:r w:rsidR="00623C29" w:rsidRPr="00623C29">
          <w:rPr>
            <w:rFonts w:ascii="Times New Roman" w:hAnsi="Times New Roman"/>
            <w:b/>
            <w:bCs/>
            <w:i/>
            <w:iCs/>
            <w:color w:val="191919"/>
            <w:spacing w:val="-2"/>
            <w:sz w:val="18"/>
            <w:szCs w:val="18"/>
            <w:rPrChange w:id="252" w:author="mdavis47" w:date="2011-04-07T08:30:00Z">
              <w:rPr>
                <w:rFonts w:ascii="Times New Roman" w:hAnsi="Times New Roman"/>
                <w:b/>
                <w:bCs/>
                <w:i/>
                <w:iCs/>
                <w:color w:val="191919"/>
                <w:spacing w:val="-2"/>
                <w:sz w:val="18"/>
                <w:szCs w:val="18"/>
                <w:u w:val="single"/>
              </w:rPr>
            </w:rPrChange>
          </w:rPr>
          <w:t xml:space="preserve"> FI = 500 x (HSGPA) + (ACT Composite x 42) + 88 </w:t>
        </w:r>
      </w:ins>
    </w:p>
    <w:p w:rsidR="00EE09B2" w:rsidRDefault="00EE09B2" w:rsidP="000D26A0">
      <w:pPr>
        <w:widowControl w:val="0"/>
        <w:autoSpaceDE w:val="0"/>
        <w:autoSpaceDN w:val="0"/>
        <w:adjustRightInd w:val="0"/>
        <w:spacing w:before="3" w:after="0"/>
        <w:ind w:left="120"/>
        <w:rPr>
          <w:rFonts w:ascii="Times New Roman" w:hAnsi="Times New Roman"/>
          <w:color w:val="000000"/>
          <w:sz w:val="18"/>
          <w:szCs w:val="18"/>
        </w:rPr>
      </w:pPr>
    </w:p>
    <w:p w:rsidR="00EE09B2" w:rsidRPr="007E326C" w:rsidRDefault="00EE09B2" w:rsidP="003B5DD4">
      <w:pPr>
        <w:pStyle w:val="Heading2"/>
        <w:spacing w:before="0" w:line="240" w:lineRule="auto"/>
        <w:rPr>
          <w:rFonts w:ascii="Times New Roman" w:hAnsi="Times New Roman"/>
          <w:color w:val="000000"/>
          <w:sz w:val="24"/>
          <w:szCs w:val="24"/>
        </w:rPr>
      </w:pPr>
      <w:bookmarkStart w:id="253" w:name="_Toc295058522"/>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253"/>
    </w:p>
    <w:p w:rsidR="00EE09B2" w:rsidRPr="00EF6577" w:rsidRDefault="00EE09B2" w:rsidP="00EF6577">
      <w:pPr>
        <w:widowControl w:val="0"/>
        <w:autoSpaceDE w:val="0"/>
        <w:autoSpaceDN w:val="0"/>
        <w:adjustRightInd w:val="0"/>
        <w:spacing w:after="0" w:line="250" w:lineRule="auto"/>
        <w:ind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EE09B2" w:rsidRDefault="00EE09B2" w:rsidP="000D26A0">
      <w:pPr>
        <w:widowControl w:val="0"/>
        <w:autoSpaceDE w:val="0"/>
        <w:autoSpaceDN w:val="0"/>
        <w:adjustRightInd w:val="0"/>
        <w:spacing w:before="3" w:after="0" w:line="180" w:lineRule="exact"/>
        <w:rPr>
          <w:rFonts w:ascii="Times New Roman" w:hAnsi="Times New Roman"/>
          <w:color w:val="000000"/>
          <w:sz w:val="18"/>
          <w:szCs w:val="18"/>
        </w:rPr>
      </w:pPr>
    </w:p>
    <w:p w:rsidR="00EE09B2" w:rsidRDefault="00EE09B2" w:rsidP="000D26A0">
      <w:pPr>
        <w:widowControl w:val="0"/>
        <w:tabs>
          <w:tab w:val="left" w:pos="4680"/>
        </w:tabs>
        <w:autoSpaceDE w:val="0"/>
        <w:autoSpaceDN w:val="0"/>
        <w:adjustRightInd w:val="0"/>
        <w:spacing w:before="30" w:after="0"/>
        <w:ind w:left="1592" w:right="4981"/>
        <w:jc w:val="center"/>
        <w:rPr>
          <w:rFonts w:ascii="Times New Roman" w:hAnsi="Times New Roman"/>
          <w:color w:val="000000"/>
          <w:sz w:val="18"/>
          <w:szCs w:val="18"/>
        </w:rPr>
      </w:pPr>
      <w:r>
        <w:rPr>
          <w:rFonts w:ascii="Times New Roman" w:hAnsi="Times New Roman"/>
          <w:b/>
          <w:bCs/>
          <w:color w:val="191919"/>
          <w:spacing w:val="-2"/>
          <w:sz w:val="18"/>
          <w:szCs w:val="18"/>
        </w:rPr>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w:t>
      </w:r>
      <w:r>
        <w:rPr>
          <w:rFonts w:ascii="Times New Roman" w:hAnsi="Times New Roman"/>
          <w:b/>
          <w:bCs/>
          <w:color w:val="191919"/>
          <w:sz w:val="18"/>
          <w:szCs w:val="18"/>
        </w:rPr>
        <w: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EE09B2" w:rsidRDefault="00EE09B2" w:rsidP="000D26A0">
      <w:pPr>
        <w:widowControl w:val="0"/>
        <w:tabs>
          <w:tab w:val="left" w:pos="5020"/>
        </w:tabs>
        <w:autoSpaceDE w:val="0"/>
        <w:autoSpaceDN w:val="0"/>
        <w:adjustRightInd w:val="0"/>
        <w:spacing w:before="12" w:after="0"/>
        <w:ind w:left="1905" w:right="5289"/>
        <w:jc w:val="center"/>
        <w:rPr>
          <w:rFonts w:ascii="Times New Roman" w:hAnsi="Times New Roman"/>
          <w:color w:val="000000"/>
          <w:sz w:val="18"/>
          <w:szCs w:val="18"/>
        </w:rPr>
      </w:pPr>
      <w:r>
        <w:rPr>
          <w:rFonts w:ascii="Times New Roman" w:hAnsi="Times New Roman"/>
          <w:color w:val="191919"/>
          <w:spacing w:val="-22"/>
          <w:sz w:val="18"/>
          <w:szCs w:val="18"/>
        </w:rPr>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EE09B2" w:rsidRPr="00461EC4" w:rsidRDefault="00EE09B2" w:rsidP="00461EC4">
      <w:pPr>
        <w:widowControl w:val="0"/>
        <w:tabs>
          <w:tab w:val="left" w:pos="5040"/>
          <w:tab w:val="left" w:pos="5680"/>
        </w:tabs>
        <w:autoSpaceDE w:val="0"/>
        <w:autoSpaceDN w:val="0"/>
        <w:adjustRightInd w:val="0"/>
        <w:spacing w:before="9" w:after="0"/>
        <w:ind w:left="1912" w:right="5297"/>
        <w:jc w:val="center"/>
        <w:rPr>
          <w:rFonts w:ascii="Times New Roman" w:hAnsi="Times New Roman"/>
          <w:color w:val="191919"/>
          <w:spacing w:val="-2"/>
          <w:sz w:val="18"/>
          <w:szCs w:val="18"/>
        </w:rPr>
      </w:pPr>
      <w:r>
        <w:rPr>
          <w:rFonts w:ascii="Times New Roman" w:hAnsi="Times New Roman"/>
          <w:color w:val="191919"/>
          <w:spacing w:val="-2"/>
          <w:sz w:val="18"/>
          <w:szCs w:val="18"/>
        </w:rPr>
        <w:t>Mat</w:t>
      </w:r>
      <w:r>
        <w:rPr>
          <w:rFonts w:ascii="Times New Roman" w:hAnsi="Times New Roman"/>
          <w:color w:val="191919"/>
          <w:sz w:val="18"/>
          <w:szCs w:val="18"/>
        </w:rPr>
        <w:t xml:space="preserve">h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r>
      <w:r>
        <w:rPr>
          <w:rFonts w:ascii="Times New Roman" w:hAnsi="Times New Roman"/>
          <w:color w:val="191919"/>
          <w:spacing w:val="-2"/>
          <w:sz w:val="18"/>
          <w:szCs w:val="18"/>
        </w:rPr>
        <w:t>17</w:t>
      </w:r>
    </w:p>
    <w:p w:rsidR="00EE09B2" w:rsidRDefault="00EE09B2" w:rsidP="000D26A0">
      <w:pPr>
        <w:widowControl w:val="0"/>
        <w:tabs>
          <w:tab w:val="left" w:pos="10700"/>
        </w:tabs>
        <w:autoSpaceDE w:val="0"/>
        <w:autoSpaceDN w:val="0"/>
        <w:adjustRightInd w:val="0"/>
        <w:spacing w:after="0" w:line="455" w:lineRule="exact"/>
        <w:ind w:left="4133"/>
        <w:rPr>
          <w:rFonts w:ascii="Century Gothic" w:hAnsi="Century Gothic" w:cs="Century Gothic"/>
          <w:color w:val="000000"/>
          <w:sz w:val="36"/>
          <w:szCs w:val="36"/>
        </w:rPr>
        <w:sectPr w:rsidR="00EE09B2">
          <w:type w:val="continuous"/>
          <w:pgSz w:w="12240" w:h="15840"/>
          <w:pgMar w:top="1480" w:right="420" w:bottom="280" w:left="600" w:header="720" w:footer="720" w:gutter="0"/>
          <w:cols w:space="720" w:equalWidth="0">
            <w:col w:w="11220"/>
          </w:cols>
          <w:noEndnote/>
        </w:sectPr>
      </w:pPr>
    </w:p>
    <w:p w:rsidR="00EE09B2" w:rsidRPr="00930000" w:rsidRDefault="00623C29" w:rsidP="00EE09B2">
      <w:pPr>
        <w:widowControl w:val="0"/>
        <w:autoSpaceDE w:val="0"/>
        <w:autoSpaceDN w:val="0"/>
        <w:adjustRightInd w:val="0"/>
        <w:spacing w:before="74" w:after="0" w:line="195" w:lineRule="exact"/>
        <w:ind w:left="450" w:firstLine="270"/>
        <w:rPr>
          <w:rFonts w:ascii="Times New Roman" w:hAnsi="Times New Roman" w:cs="Times New Roman"/>
          <w:color w:val="000000"/>
        </w:rPr>
      </w:pPr>
      <w:r w:rsidRPr="00623C29">
        <w:rPr>
          <w:rFonts w:ascii="Times New Roman" w:hAnsi="Times New Roman" w:cs="Times New Roman"/>
          <w:noProof/>
        </w:rPr>
        <w:lastRenderedPageBreak/>
        <w:pict>
          <v:group id="_x0000_s15582" style="position:absolute;left:0;text-align:left;margin-left:-65.5pt;margin-top:-21.2pt;width:191pt;height:795.35pt;z-index:-251376640" coordorigin="-745,-62" coordsize="3820,15907">
            <v:group id="_x0000_s15583" style="position:absolute;left:-745;top:-62;width:3820;height:15907" coordorigin="-717,-62" coordsize="3820,15907">
              <v:rect id="Rectangle 2702" o:spid="_x0000_s1558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58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58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58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58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58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59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59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59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59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59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59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59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59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59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59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60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60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60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60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60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60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60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60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60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60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61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61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61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61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61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61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61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noProof/>
          <w:lang w:eastAsia="en-US"/>
        </w:rPr>
        <w:pict>
          <v:shape id="Text Box 662" o:spid="_x0000_s3509" type="#_x0000_t202" style="position:absolute;left:0;text-align:left;margin-left:20.85pt;margin-top:48.95pt;width:12pt;height:63.8pt;z-index:-251497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" o:allowincell="f" filled="f" stroked="f">
            <v:textbox style="layout-flow:vertical;mso-layout-flow-alt:bottom-to-top;mso-next-textbox:#Text Box 662" inset="0,0,0,0">
              <w:txbxContent>
                <w:p w:rsidR="00A331E4" w:rsidRDefault="00A331E4" w:rsidP="000D26A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EE09B2" w:rsidRPr="00930000">
        <w:rPr>
          <w:rFonts w:ascii="Times New Roman" w:hAnsi="Times New Roman" w:cs="Times New Roman"/>
          <w:b/>
          <w:bCs/>
          <w:color w:val="191919"/>
        </w:rPr>
        <w:t>Admissions</w:t>
      </w:r>
    </w:p>
    <w:p w:rsidR="00EE09B2" w:rsidRDefault="00EE09B2" w:rsidP="000D26A0">
      <w:pPr>
        <w:widowControl w:val="0"/>
        <w:autoSpaceDE w:val="0"/>
        <w:autoSpaceDN w:val="0"/>
        <w:adjustRightInd w:val="0"/>
        <w:spacing w:before="8" w:after="0" w:line="120" w:lineRule="exact"/>
        <w:rPr>
          <w:rFonts w:ascii="Century Gothic" w:hAnsi="Century Gothic" w:cs="Century Gothic"/>
          <w:color w:val="000000"/>
          <w:sz w:val="12"/>
          <w:szCs w:val="12"/>
        </w:rPr>
      </w:pPr>
    </w:p>
    <w:p w:rsidR="00EE09B2" w:rsidRDefault="00EE09B2" w:rsidP="000D26A0">
      <w:pPr>
        <w:widowControl w:val="0"/>
        <w:autoSpaceDE w:val="0"/>
        <w:autoSpaceDN w:val="0"/>
        <w:adjustRightInd w:val="0"/>
        <w:spacing w:after="0" w:line="200" w:lineRule="exact"/>
        <w:rPr>
          <w:rFonts w:ascii="Century Gothic" w:hAnsi="Century Gothic" w:cs="Century Gothic"/>
          <w:color w:val="000000"/>
          <w:sz w:val="20"/>
          <w:szCs w:val="20"/>
        </w:rPr>
      </w:pPr>
    </w:p>
    <w:p w:rsidR="00EE09B2" w:rsidDel="00103BFE" w:rsidRDefault="00EE09B2" w:rsidP="000D26A0">
      <w:pPr>
        <w:widowControl w:val="0"/>
        <w:autoSpaceDE w:val="0"/>
        <w:autoSpaceDN w:val="0"/>
        <w:adjustRightInd w:val="0"/>
        <w:spacing w:before="20" w:after="0"/>
        <w:ind w:left="1020" w:right="6547"/>
        <w:jc w:val="both"/>
        <w:rPr>
          <w:del w:id="254" w:author="mdavis47" w:date="2011-04-07T08:46:00Z"/>
          <w:rFonts w:ascii="Times New Roman" w:hAnsi="Times New Roman"/>
          <w:color w:val="000000"/>
          <w:sz w:val="18"/>
          <w:szCs w:val="18"/>
        </w:rPr>
      </w:pPr>
      <w:del w:id="255" w:author="mdavis47" w:date="2011-04-07T08:46:00Z">
        <w:r w:rsidDel="00103BFE">
          <w:rPr>
            <w:rFonts w:ascii="Times New Roman" w:hAnsi="Times New Roman"/>
            <w:b/>
            <w:bCs/>
            <w:color w:val="191919"/>
            <w:spacing w:val="-2"/>
            <w:sz w:val="24"/>
            <w:szCs w:val="24"/>
          </w:rPr>
          <w:delText>A</w:delText>
        </w:r>
        <w:r w:rsidDel="00103BFE">
          <w:rPr>
            <w:rFonts w:ascii="Times New Roman" w:hAnsi="Times New Roman"/>
            <w:b/>
            <w:bCs/>
            <w:color w:val="191919"/>
            <w:spacing w:val="-2"/>
            <w:sz w:val="18"/>
            <w:szCs w:val="18"/>
          </w:rPr>
          <w:delText>REA</w:delText>
        </w:r>
        <w:r w:rsidDel="00103BFE">
          <w:rPr>
            <w:rFonts w:ascii="Times New Roman" w:hAnsi="Times New Roman"/>
            <w:b/>
            <w:bCs/>
            <w:color w:val="191919"/>
            <w:sz w:val="18"/>
            <w:szCs w:val="18"/>
          </w:rPr>
          <w:delText>S</w:delText>
        </w:r>
        <w:r w:rsidDel="00103BFE">
          <w:rPr>
            <w:rFonts w:ascii="Times New Roman" w:hAnsi="Times New Roman"/>
            <w:b/>
            <w:bCs/>
            <w:color w:val="191919"/>
            <w:spacing w:val="10"/>
            <w:sz w:val="18"/>
            <w:szCs w:val="18"/>
          </w:rPr>
          <w:delText xml:space="preserve"> </w:delText>
        </w:r>
        <w:r w:rsidDel="00103BFE">
          <w:rPr>
            <w:rFonts w:ascii="Times New Roman" w:hAnsi="Times New Roman"/>
            <w:b/>
            <w:bCs/>
            <w:color w:val="191919"/>
            <w:spacing w:val="-2"/>
            <w:sz w:val="18"/>
            <w:szCs w:val="18"/>
          </w:rPr>
          <w:delText>O</w:delText>
        </w:r>
        <w:r w:rsidDel="00103BFE">
          <w:rPr>
            <w:rFonts w:ascii="Times New Roman" w:hAnsi="Times New Roman"/>
            <w:b/>
            <w:bCs/>
            <w:color w:val="191919"/>
            <w:sz w:val="18"/>
            <w:szCs w:val="18"/>
          </w:rPr>
          <w:delText>F</w:delText>
        </w:r>
        <w:r w:rsidDel="00103BFE">
          <w:rPr>
            <w:rFonts w:ascii="Times New Roman" w:hAnsi="Times New Roman"/>
            <w:b/>
            <w:bCs/>
            <w:color w:val="191919"/>
            <w:spacing w:val="4"/>
            <w:sz w:val="18"/>
            <w:szCs w:val="18"/>
          </w:rPr>
          <w:delText xml:space="preserve"> </w:delText>
        </w:r>
        <w:r w:rsidDel="00103BFE">
          <w:rPr>
            <w:rFonts w:ascii="Times New Roman" w:hAnsi="Times New Roman"/>
            <w:b/>
            <w:bCs/>
            <w:color w:val="191919"/>
            <w:spacing w:val="-2"/>
            <w:sz w:val="24"/>
            <w:szCs w:val="24"/>
          </w:rPr>
          <w:delText>D</w:delText>
        </w:r>
        <w:r w:rsidDel="00103BFE">
          <w:rPr>
            <w:rFonts w:ascii="Times New Roman" w:hAnsi="Times New Roman"/>
            <w:b/>
            <w:bCs/>
            <w:color w:val="191919"/>
            <w:spacing w:val="-2"/>
            <w:sz w:val="18"/>
            <w:szCs w:val="18"/>
          </w:rPr>
          <w:delText>EFICIENC</w:delText>
        </w:r>
        <w:r w:rsidDel="00103BFE">
          <w:rPr>
            <w:rFonts w:ascii="Times New Roman" w:hAnsi="Times New Roman"/>
            <w:b/>
            <w:bCs/>
            <w:color w:val="191919"/>
            <w:sz w:val="18"/>
            <w:szCs w:val="18"/>
          </w:rPr>
          <w:delText>Y</w:delText>
        </w:r>
        <w:r w:rsidDel="00103BFE">
          <w:rPr>
            <w:rFonts w:ascii="Times New Roman" w:hAnsi="Times New Roman"/>
            <w:b/>
            <w:bCs/>
            <w:color w:val="191919"/>
            <w:spacing w:val="-10"/>
            <w:sz w:val="18"/>
            <w:szCs w:val="18"/>
          </w:rPr>
          <w:delText xml:space="preserve"> </w:delText>
        </w:r>
        <w:r w:rsidDel="00103BFE">
          <w:rPr>
            <w:rFonts w:ascii="Times New Roman" w:hAnsi="Times New Roman"/>
            <w:b/>
            <w:bCs/>
            <w:color w:val="191919"/>
            <w:spacing w:val="-2"/>
            <w:sz w:val="24"/>
            <w:szCs w:val="24"/>
          </w:rPr>
          <w:delText>A</w:delText>
        </w:r>
        <w:r w:rsidDel="00103BFE">
          <w:rPr>
            <w:rFonts w:ascii="Times New Roman" w:hAnsi="Times New Roman"/>
            <w:b/>
            <w:bCs/>
            <w:color w:val="191919"/>
            <w:spacing w:val="-19"/>
            <w:sz w:val="18"/>
            <w:szCs w:val="18"/>
          </w:rPr>
          <w:delText>L</w:delText>
        </w:r>
        <w:r w:rsidDel="00103BFE">
          <w:rPr>
            <w:rFonts w:ascii="Times New Roman" w:hAnsi="Times New Roman"/>
            <w:b/>
            <w:bCs/>
            <w:color w:val="191919"/>
            <w:spacing w:val="-2"/>
            <w:sz w:val="18"/>
            <w:szCs w:val="18"/>
          </w:rPr>
          <w:delText>TERN</w:delText>
        </w:r>
        <w:r w:rsidDel="00103BFE">
          <w:rPr>
            <w:rFonts w:ascii="Times New Roman" w:hAnsi="Times New Roman"/>
            <w:b/>
            <w:bCs/>
            <w:color w:val="191919"/>
            <w:spacing w:val="-16"/>
            <w:sz w:val="18"/>
            <w:szCs w:val="18"/>
          </w:rPr>
          <w:delText>A</w:delText>
        </w:r>
        <w:r w:rsidDel="00103BFE">
          <w:rPr>
            <w:rFonts w:ascii="Times New Roman" w:hAnsi="Times New Roman"/>
            <w:b/>
            <w:bCs/>
            <w:color w:val="191919"/>
            <w:spacing w:val="-2"/>
            <w:sz w:val="18"/>
            <w:szCs w:val="18"/>
          </w:rPr>
          <w:delText>TIVES</w:delText>
        </w:r>
      </w:del>
    </w:p>
    <w:p w:rsidR="00EE09B2"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del w:id="256" w:author="mdavis47" w:date="2011-04-07T08:35:00Z">
        <w:r w:rsidDel="00E606B7">
          <w:rPr>
            <w:rFonts w:ascii="Times New Roman" w:hAnsi="Times New Roman"/>
            <w:color w:val="191919"/>
            <w:spacing w:val="-2"/>
            <w:sz w:val="18"/>
            <w:szCs w:val="18"/>
          </w:rPr>
          <w:delText>th</w:delText>
        </w:r>
        <w:r w:rsidDel="00E606B7">
          <w:rPr>
            <w:rFonts w:ascii="Times New Roman" w:hAnsi="Times New Roman"/>
            <w:color w:val="191919"/>
            <w:sz w:val="18"/>
            <w:szCs w:val="18"/>
          </w:rPr>
          <w:delText>e</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sprin</w:delText>
        </w:r>
        <w:r w:rsidDel="00E606B7">
          <w:rPr>
            <w:rFonts w:ascii="Times New Roman" w:hAnsi="Times New Roman"/>
            <w:color w:val="191919"/>
            <w:sz w:val="18"/>
            <w:szCs w:val="18"/>
          </w:rPr>
          <w:delText>g</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o</w:delText>
        </w:r>
        <w:r w:rsidDel="00E606B7">
          <w:rPr>
            <w:rFonts w:ascii="Times New Roman" w:hAnsi="Times New Roman"/>
            <w:color w:val="191919"/>
            <w:sz w:val="18"/>
            <w:szCs w:val="18"/>
          </w:rPr>
          <w:delText>f</w:delText>
        </w:r>
        <w:r w:rsidDel="00E606B7">
          <w:rPr>
            <w:rFonts w:ascii="Times New Roman" w:hAnsi="Times New Roman"/>
            <w:color w:val="191919"/>
            <w:spacing w:val="-6"/>
            <w:sz w:val="18"/>
            <w:szCs w:val="18"/>
          </w:rPr>
          <w:delText xml:space="preserve"> </w:delText>
        </w:r>
      </w:del>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del w:id="257" w:author="mdavis47" w:date="2011-03-21T10:26:00Z">
        <w:r w:rsidDel="00607C5A">
          <w:rPr>
            <w:rFonts w:ascii="Times New Roman" w:hAnsi="Times New Roman"/>
            <w:color w:val="191919"/>
            <w:spacing w:val="-2"/>
            <w:sz w:val="18"/>
            <w:szCs w:val="18"/>
          </w:rPr>
          <w:delText>as indicate</w:delText>
        </w:r>
        <w:r w:rsidDel="00607C5A">
          <w:rPr>
            <w:rFonts w:ascii="Times New Roman" w:hAnsi="Times New Roman"/>
            <w:color w:val="191919"/>
            <w:sz w:val="18"/>
            <w:szCs w:val="18"/>
          </w:rPr>
          <w:delText>d</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th</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abov</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admissio</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phase-i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criteri</w:delText>
        </w:r>
        <w:r w:rsidDel="00607C5A">
          <w:rPr>
            <w:rFonts w:ascii="Times New Roman" w:hAnsi="Times New Roman"/>
            <w:color w:val="191919"/>
            <w:sz w:val="18"/>
            <w:szCs w:val="18"/>
          </w:rPr>
          <w:delText>a</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chart</w:delText>
        </w:r>
      </w:del>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E09B2" w:rsidRPr="00EF6577"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
    </w:p>
    <w:p w:rsidR="00EE09B2" w:rsidRPr="00EF6577" w:rsidDel="00122233" w:rsidRDefault="00EE09B2" w:rsidP="00EF6577">
      <w:pPr>
        <w:widowControl w:val="0"/>
        <w:autoSpaceDE w:val="0"/>
        <w:autoSpaceDN w:val="0"/>
        <w:adjustRightInd w:val="0"/>
        <w:spacing w:after="0"/>
        <w:ind w:left="990" w:right="75" w:firstLine="0"/>
        <w:jc w:val="both"/>
        <w:rPr>
          <w:del w:id="258" w:author="mdavis47" w:date="2011-03-21T10:48:00Z"/>
          <w:rFonts w:ascii="Times New Roman" w:hAnsi="Times New Roman"/>
          <w:color w:val="191919"/>
          <w:spacing w:val="-2"/>
          <w:sz w:val="18"/>
          <w:szCs w:val="18"/>
        </w:rPr>
      </w:pPr>
      <w:del w:id="259" w:author="mdavis47" w:date="2011-03-21T10:48:00Z">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suppor</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o</w:delText>
        </w:r>
        <w:r w:rsidRPr="00EF6577" w:rsidDel="00122233">
          <w:rPr>
            <w:rFonts w:ascii="Times New Roman" w:hAnsi="Times New Roman"/>
            <w:color w:val="191919"/>
            <w:spacing w:val="-2"/>
            <w:sz w:val="18"/>
            <w:szCs w:val="18"/>
          </w:rPr>
          <w:delText xml:space="preserve">f </w:delText>
        </w:r>
        <w:r w:rsidDel="00122233">
          <w:rPr>
            <w:rFonts w:ascii="Times New Roman" w:hAnsi="Times New Roman"/>
            <w:color w:val="191919"/>
            <w:spacing w:val="-2"/>
            <w:sz w:val="18"/>
            <w:szCs w:val="18"/>
          </w:rPr>
          <w:delText>“raisin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th</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ba</w:delText>
        </w:r>
        <w:r w:rsidRPr="00EF6577" w:rsidDel="00122233">
          <w:rPr>
            <w:rFonts w:ascii="Times New Roman" w:hAnsi="Times New Roman"/>
            <w:color w:val="191919"/>
            <w:spacing w:val="-2"/>
            <w:sz w:val="18"/>
            <w:szCs w:val="18"/>
          </w:rPr>
          <w:delText>r</w:delText>
        </w:r>
        <w:r w:rsidDel="00122233">
          <w:rPr>
            <w:rFonts w:ascii="Times New Roman" w:hAnsi="Times New Roman"/>
            <w:color w:val="191919"/>
            <w:spacing w:val="-2"/>
            <w:sz w:val="18"/>
            <w:szCs w:val="18"/>
          </w:rPr>
          <w:delText>,</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ha</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implemente</w:delText>
        </w:r>
        <w:r w:rsidRPr="00EF6577" w:rsidDel="00122233">
          <w:rPr>
            <w:rFonts w:ascii="Times New Roman" w:hAnsi="Times New Roman"/>
            <w:color w:val="191919"/>
            <w:spacing w:val="-2"/>
            <w:sz w:val="18"/>
            <w:szCs w:val="18"/>
          </w:rPr>
          <w:delText xml:space="preserve">d </w:delText>
        </w:r>
        <w:r w:rsidDel="00122233">
          <w:rPr>
            <w:rFonts w:ascii="Times New Roman" w:hAnsi="Times New Roman"/>
            <w:color w:val="191919"/>
            <w:spacing w:val="-2"/>
            <w:sz w:val="18"/>
            <w:szCs w:val="18"/>
          </w:rPr>
          <w:delText>ne</w:delText>
        </w:r>
        <w:r w:rsidRPr="00EF6577" w:rsidDel="00122233">
          <w:rPr>
            <w:rFonts w:ascii="Times New Roman" w:hAnsi="Times New Roman"/>
            <w:color w:val="191919"/>
            <w:spacing w:val="-2"/>
            <w:sz w:val="18"/>
            <w:szCs w:val="18"/>
          </w:rPr>
          <w:delText xml:space="preserve">w </w:delText>
        </w:r>
        <w:r w:rsidDel="00122233">
          <w:rPr>
            <w:rFonts w:ascii="Times New Roman" w:hAnsi="Times New Roman"/>
            <w:color w:val="191919"/>
            <w:spacing w:val="-2"/>
            <w:sz w:val="18"/>
            <w:szCs w:val="18"/>
          </w:rPr>
          <w:delText>phase-i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admissio</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criteria</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Consequentl</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b</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t</w:delText>
        </w:r>
        <w:r w:rsidRPr="00EF6577" w:rsidDel="00122233">
          <w:rPr>
            <w:rFonts w:ascii="Times New Roman" w:hAnsi="Times New Roman"/>
            <w:color w:val="191919"/>
            <w:spacing w:val="-2"/>
            <w:sz w:val="18"/>
            <w:szCs w:val="18"/>
          </w:rPr>
          <w:delText xml:space="preserve">he </w:delText>
        </w:r>
        <w:r w:rsidDel="00122233">
          <w:rPr>
            <w:rFonts w:ascii="Times New Roman" w:hAnsi="Times New Roman"/>
            <w:color w:val="191919"/>
            <w:spacing w:val="-2"/>
            <w:sz w:val="18"/>
            <w:szCs w:val="18"/>
          </w:rPr>
          <w:delText>fal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semeste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of</w:delText>
        </w:r>
      </w:del>
    </w:p>
    <w:p w:rsidR="00EE09B2" w:rsidRPr="00EF6577" w:rsidDel="00122233" w:rsidRDefault="00EE09B2" w:rsidP="00EF6577">
      <w:pPr>
        <w:widowControl w:val="0"/>
        <w:autoSpaceDE w:val="0"/>
        <w:autoSpaceDN w:val="0"/>
        <w:adjustRightInd w:val="0"/>
        <w:spacing w:before="30" w:after="0" w:line="250" w:lineRule="auto"/>
        <w:ind w:left="990" w:right="71" w:firstLine="0"/>
        <w:jc w:val="both"/>
        <w:rPr>
          <w:del w:id="260" w:author="mdavis47" w:date="2011-03-21T10:48:00Z"/>
          <w:rFonts w:ascii="Times New Roman" w:hAnsi="Times New Roman"/>
          <w:color w:val="191919"/>
          <w:spacing w:val="-2"/>
          <w:sz w:val="18"/>
          <w:szCs w:val="18"/>
        </w:rPr>
      </w:pPr>
      <w:del w:id="261" w:author="mdavis47" w:date="2011-03-21T10:48:00Z">
        <w:r w:rsidDel="00122233">
          <w:rPr>
            <w:rFonts w:ascii="Times New Roman" w:hAnsi="Times New Roman"/>
            <w:color w:val="191919"/>
            <w:spacing w:val="-2"/>
            <w:sz w:val="18"/>
            <w:szCs w:val="18"/>
          </w:rPr>
          <w:delText>2001</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student</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enrollin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a</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wil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mee</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highe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standards.</w:delText>
        </w:r>
      </w:del>
      <w:ins w:id="262" w:author="mdavis47" w:date="2011-03-21T10:49:00Z">
        <w:r w:rsidRPr="00EF6577">
          <w:rPr>
            <w:rFonts w:ascii="Times New Roman" w:hAnsi="Times New Roman"/>
            <w:color w:val="191919"/>
            <w:spacing w:val="-2"/>
            <w:sz w:val="18"/>
            <w:szCs w:val="18"/>
          </w:rPr>
          <w:t>A</w:t>
        </w:r>
      </w:ins>
      <w:ins w:id="263" w:author="mdavis47" w:date="2011-03-21T10:48:00Z">
        <w:r w:rsidRPr="00EF6577">
          <w:rPr>
            <w:rFonts w:ascii="Times New Roman" w:hAnsi="Times New Roman"/>
            <w:color w:val="191919"/>
            <w:spacing w:val="-2"/>
            <w:sz w:val="18"/>
            <w:szCs w:val="18"/>
          </w:rPr>
          <w:t>pplicants to Albany State University must have the following number of high school credits to be enrolled without restrictions:</w:t>
        </w:r>
      </w:ins>
    </w:p>
    <w:p w:rsidR="00EE09B2" w:rsidRPr="00EF6577"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
    </w:p>
    <w:p w:rsidR="00EE09B2" w:rsidDel="00CA65BC" w:rsidRDefault="00EE09B2" w:rsidP="000D26A0">
      <w:pPr>
        <w:widowControl w:val="0"/>
        <w:tabs>
          <w:tab w:val="left" w:pos="3680"/>
        </w:tabs>
        <w:autoSpaceDE w:val="0"/>
        <w:autoSpaceDN w:val="0"/>
        <w:adjustRightInd w:val="0"/>
        <w:spacing w:after="0"/>
        <w:ind w:left="1020" w:right="5719"/>
        <w:jc w:val="both"/>
        <w:rPr>
          <w:del w:id="264" w:author="mdavis47" w:date="2011-04-07T09:08:00Z"/>
          <w:rFonts w:ascii="Times New Roman" w:hAnsi="Times New Roman"/>
          <w:color w:val="000000"/>
          <w:sz w:val="18"/>
          <w:szCs w:val="18"/>
        </w:rPr>
      </w:pPr>
      <w:del w:id="265" w:author="mdavis47" w:date="2011-04-07T09:08:00Z">
        <w:r w:rsidDel="00CA65BC">
          <w:rPr>
            <w:rFonts w:ascii="Times New Roman" w:hAnsi="Times New Roman"/>
            <w:b/>
            <w:bCs/>
            <w:color w:val="191919"/>
            <w:spacing w:val="-2"/>
            <w:sz w:val="18"/>
            <w:szCs w:val="18"/>
          </w:rPr>
          <w:delText>Course</w:delText>
        </w:r>
        <w:r w:rsidDel="00CA65BC">
          <w:rPr>
            <w:rFonts w:ascii="Times New Roman" w:hAnsi="Times New Roman"/>
            <w:b/>
            <w:bCs/>
            <w:color w:val="191919"/>
            <w:sz w:val="18"/>
            <w:szCs w:val="18"/>
          </w:rPr>
          <w:delText>s</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(Units</w:delText>
        </w:r>
        <w:r w:rsidDel="00CA65BC">
          <w:rPr>
            <w:rFonts w:ascii="Times New Roman" w:hAnsi="Times New Roman"/>
            <w:b/>
            <w:bCs/>
            <w:color w:val="191919"/>
            <w:sz w:val="18"/>
            <w:szCs w:val="18"/>
          </w:rPr>
          <w:delText>)</w:delText>
        </w:r>
        <w:r w:rsidDel="00CA65BC">
          <w:rPr>
            <w:rFonts w:ascii="Times New Roman" w:hAnsi="Times New Roman"/>
            <w:b/>
            <w:bCs/>
            <w:color w:val="191919"/>
            <w:sz w:val="18"/>
            <w:szCs w:val="18"/>
          </w:rPr>
          <w:tab/>
        </w:r>
        <w:r w:rsidDel="00CA65BC">
          <w:rPr>
            <w:rFonts w:ascii="Times New Roman" w:hAnsi="Times New Roman"/>
            <w:b/>
            <w:bCs/>
            <w:color w:val="191919"/>
            <w:spacing w:val="-2"/>
            <w:sz w:val="18"/>
            <w:szCs w:val="18"/>
          </w:rPr>
          <w:delText>Instructiona</w:delText>
        </w:r>
        <w:r w:rsidDel="00CA65BC">
          <w:rPr>
            <w:rFonts w:ascii="Times New Roman" w:hAnsi="Times New Roman"/>
            <w:b/>
            <w:bCs/>
            <w:color w:val="191919"/>
            <w:sz w:val="18"/>
            <w:szCs w:val="18"/>
          </w:rPr>
          <w:delText>l</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Emphasis</w:delText>
        </w:r>
      </w:del>
    </w:p>
    <w:p w:rsidR="00EE09B2" w:rsidDel="00CA65BC" w:rsidRDefault="00EE09B2" w:rsidP="000D26A0">
      <w:pPr>
        <w:widowControl w:val="0"/>
        <w:tabs>
          <w:tab w:val="left" w:pos="3680"/>
        </w:tabs>
        <w:autoSpaceDE w:val="0"/>
        <w:autoSpaceDN w:val="0"/>
        <w:adjustRightInd w:val="0"/>
        <w:spacing w:before="9" w:after="0"/>
        <w:ind w:left="1020" w:right="6060"/>
        <w:jc w:val="both"/>
        <w:rPr>
          <w:del w:id="266" w:author="mdavis47" w:date="2011-04-07T09:08:00Z"/>
          <w:rFonts w:ascii="Times New Roman" w:hAnsi="Times New Roman"/>
          <w:color w:val="000000"/>
          <w:sz w:val="18"/>
          <w:szCs w:val="18"/>
        </w:rPr>
      </w:pPr>
      <w:del w:id="267" w:author="mdavis47" w:date="2011-04-07T09:08:00Z">
        <w:r w:rsidDel="00CA65BC">
          <w:rPr>
            <w:rFonts w:ascii="Times New Roman" w:hAnsi="Times New Roman"/>
            <w:color w:val="191919"/>
            <w:spacing w:val="-2"/>
            <w:sz w:val="18"/>
            <w:szCs w:val="18"/>
          </w:rPr>
          <w:delText>Englis</w:delText>
        </w:r>
        <w:r w:rsidDel="00CA65BC">
          <w:rPr>
            <w:rFonts w:ascii="Times New Roman" w:hAnsi="Times New Roman"/>
            <w:color w:val="191919"/>
            <w:sz w:val="18"/>
            <w:szCs w:val="18"/>
          </w:rPr>
          <w:delText>h</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Gramma</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usage</w:delText>
        </w:r>
      </w:del>
    </w:p>
    <w:p w:rsidR="00EE09B2" w:rsidDel="00CA65BC" w:rsidRDefault="00EE09B2" w:rsidP="000D26A0">
      <w:pPr>
        <w:widowControl w:val="0"/>
        <w:autoSpaceDE w:val="0"/>
        <w:autoSpaceDN w:val="0"/>
        <w:adjustRightInd w:val="0"/>
        <w:spacing w:before="9" w:after="0" w:line="250" w:lineRule="auto"/>
        <w:ind w:left="3694" w:right="5271"/>
        <w:rPr>
          <w:del w:id="268" w:author="mdavis47" w:date="2011-04-07T09:08:00Z"/>
          <w:rFonts w:ascii="Times New Roman" w:hAnsi="Times New Roman"/>
          <w:color w:val="000000"/>
          <w:sz w:val="18"/>
          <w:szCs w:val="18"/>
        </w:rPr>
      </w:pPr>
      <w:del w:id="269" w:author="mdavis47" w:date="2011-04-07T09:08:00Z">
        <w:r w:rsidDel="00CA65BC">
          <w:rPr>
            <w:rFonts w:ascii="Times New Roman" w:hAnsi="Times New Roman"/>
            <w:color w:val="191919"/>
            <w:spacing w:val="-2"/>
            <w:sz w:val="18"/>
            <w:szCs w:val="18"/>
          </w:rPr>
          <w:delText>Literatur</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z w:val="18"/>
            <w:szCs w:val="18"/>
          </w:rPr>
          <w:delText>&amp;</w:delText>
        </w:r>
        <w:r w:rsidDel="00CA65BC">
          <w:rPr>
            <w:rFonts w:ascii="Times New Roman" w:hAnsi="Times New Roman"/>
            <w:color w:val="191919"/>
            <w:spacing w:val="-7"/>
            <w:sz w:val="18"/>
            <w:szCs w:val="18"/>
          </w:rPr>
          <w:delText xml:space="preserve"> </w:delText>
        </w:r>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orld) Advance</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compositio</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skills</w:delText>
        </w:r>
      </w:del>
    </w:p>
    <w:p w:rsidR="00000000" w:rsidRDefault="00ED0423">
      <w:pPr>
        <w:widowControl w:val="0"/>
        <w:tabs>
          <w:tab w:val="left" w:pos="4308"/>
        </w:tabs>
        <w:autoSpaceDE w:val="0"/>
        <w:autoSpaceDN w:val="0"/>
        <w:adjustRightInd w:val="0"/>
        <w:spacing w:before="16" w:after="0" w:line="200" w:lineRule="exact"/>
        <w:rPr>
          <w:del w:id="270" w:author="mdavis47" w:date="2011-04-07T09:08:00Z"/>
          <w:rFonts w:ascii="Times New Roman" w:hAnsi="Times New Roman"/>
          <w:color w:val="000000"/>
          <w:sz w:val="20"/>
          <w:szCs w:val="20"/>
        </w:rPr>
        <w:pPrChange w:id="271" w:author="mdavis47" w:date="2011-04-07T09:08:00Z">
          <w:pPr>
            <w:widowControl w:val="0"/>
            <w:autoSpaceDE w:val="0"/>
            <w:autoSpaceDN w:val="0"/>
            <w:adjustRightInd w:val="0"/>
            <w:spacing w:before="16" w:after="0" w:line="200" w:lineRule="exact"/>
          </w:pPr>
        </w:pPrChange>
      </w:pPr>
    </w:p>
    <w:p w:rsidR="00EE09B2" w:rsidDel="00CA65BC" w:rsidRDefault="00EE09B2" w:rsidP="000D26A0">
      <w:pPr>
        <w:widowControl w:val="0"/>
        <w:tabs>
          <w:tab w:val="left" w:pos="3680"/>
        </w:tabs>
        <w:autoSpaceDE w:val="0"/>
        <w:autoSpaceDN w:val="0"/>
        <w:adjustRightInd w:val="0"/>
        <w:spacing w:after="0" w:line="250" w:lineRule="auto"/>
        <w:ind w:left="3694" w:right="4245" w:hanging="2674"/>
        <w:rPr>
          <w:del w:id="272" w:author="mdavis47" w:date="2011-04-07T09:08:00Z"/>
          <w:rFonts w:ascii="Times New Roman" w:hAnsi="Times New Roman"/>
          <w:color w:val="000000"/>
          <w:sz w:val="18"/>
          <w:szCs w:val="18"/>
        </w:rPr>
      </w:pPr>
      <w:del w:id="273" w:author="mdavis47" w:date="2011-04-07T09:08:00Z">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del>
      <w:del w:id="274" w:author="mdavis47" w:date="2011-04-07T08:39:00Z">
        <w:r w:rsidDel="00E606B7">
          <w:rPr>
            <w:rFonts w:ascii="Times New Roman" w:hAnsi="Times New Roman"/>
            <w:color w:val="191919"/>
            <w:spacing w:val="-14"/>
            <w:sz w:val="18"/>
            <w:szCs w:val="18"/>
          </w:rPr>
          <w:delText>T</w:delText>
        </w:r>
        <w:r w:rsidDel="00E606B7">
          <w:rPr>
            <w:rFonts w:ascii="Times New Roman" w:hAnsi="Times New Roman"/>
            <w:color w:val="191919"/>
            <w:spacing w:val="-2"/>
            <w:sz w:val="18"/>
            <w:szCs w:val="18"/>
          </w:rPr>
          <w:delText>w</w:delText>
        </w:r>
        <w:r w:rsidDel="00E606B7">
          <w:rPr>
            <w:rFonts w:ascii="Times New Roman" w:hAnsi="Times New Roman"/>
            <w:color w:val="191919"/>
            <w:sz w:val="18"/>
            <w:szCs w:val="18"/>
          </w:rPr>
          <w:delText>o</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course</w:delText>
        </w:r>
        <w:r w:rsidDel="00E606B7">
          <w:rPr>
            <w:rFonts w:ascii="Times New Roman" w:hAnsi="Times New Roman"/>
            <w:color w:val="191919"/>
            <w:sz w:val="18"/>
            <w:szCs w:val="18"/>
          </w:rPr>
          <w:delText>s</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14"/>
            <w:sz w:val="18"/>
            <w:szCs w:val="18"/>
          </w:rPr>
          <w:delText xml:space="preserve"> </w:delText>
        </w:r>
      </w:del>
      <w:del w:id="275" w:author="mdavis47" w:date="2011-04-07T09:08:00Z">
        <w:r w:rsidDel="00CA65BC">
          <w:rPr>
            <w:rFonts w:ascii="Times New Roman" w:hAnsi="Times New Roman"/>
            <w:color w:val="191919"/>
            <w:spacing w:val="-2"/>
            <w:sz w:val="18"/>
            <w:szCs w:val="18"/>
          </w:rPr>
          <w:delText>Algebra</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del>
      <w:del w:id="276" w:author="mdavis47" w:date="2011-04-07T08:39:00Z">
        <w:r w:rsidDel="00E606B7">
          <w:rPr>
            <w:rFonts w:ascii="Times New Roman" w:hAnsi="Times New Roman"/>
            <w:color w:val="191919"/>
            <w:spacing w:val="-2"/>
            <w:sz w:val="18"/>
            <w:szCs w:val="18"/>
          </w:rPr>
          <w:delText>on</w:delText>
        </w:r>
        <w:r w:rsidDel="00E606B7">
          <w:rPr>
            <w:rFonts w:ascii="Times New Roman" w:hAnsi="Times New Roman"/>
            <w:color w:val="191919"/>
            <w:sz w:val="18"/>
            <w:szCs w:val="18"/>
          </w:rPr>
          <w:delText>e</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4"/>
            <w:sz w:val="18"/>
            <w:szCs w:val="18"/>
          </w:rPr>
          <w:delText xml:space="preserve"> </w:delText>
        </w:r>
      </w:del>
      <w:del w:id="277" w:author="mdavis47" w:date="2011-04-07T09:08:00Z">
        <w:r w:rsidDel="00CA65BC">
          <w:rPr>
            <w:rFonts w:ascii="Times New Roman" w:hAnsi="Times New Roman"/>
            <w:color w:val="191919"/>
            <w:spacing w:val="-2"/>
            <w:sz w:val="18"/>
            <w:szCs w:val="18"/>
          </w:rPr>
          <w:delText>Geometr</w:delText>
        </w:r>
        <w:r w:rsidDel="00CA65BC">
          <w:rPr>
            <w:rFonts w:ascii="Times New Roman" w:hAnsi="Times New Roman"/>
            <w:color w:val="191919"/>
            <w:sz w:val="18"/>
            <w:szCs w:val="18"/>
          </w:rPr>
          <w:delText>y</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and a</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additiona</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high-leve</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del>
    </w:p>
    <w:p w:rsidR="00EE09B2" w:rsidDel="00CA65BC" w:rsidRDefault="00EE09B2" w:rsidP="000D26A0">
      <w:pPr>
        <w:widowControl w:val="0"/>
        <w:autoSpaceDE w:val="0"/>
        <w:autoSpaceDN w:val="0"/>
        <w:adjustRightInd w:val="0"/>
        <w:spacing w:before="16" w:after="0" w:line="200" w:lineRule="exact"/>
        <w:rPr>
          <w:del w:id="278" w:author="mdavis47" w:date="2011-04-07T09:08:00Z"/>
          <w:rFonts w:ascii="Times New Roman" w:hAnsi="Times New Roman"/>
          <w:color w:val="000000"/>
          <w:sz w:val="20"/>
          <w:szCs w:val="20"/>
        </w:rPr>
      </w:pPr>
    </w:p>
    <w:p w:rsidR="00EE09B2" w:rsidDel="00CA65BC" w:rsidRDefault="00EE09B2" w:rsidP="000D26A0">
      <w:pPr>
        <w:widowControl w:val="0"/>
        <w:tabs>
          <w:tab w:val="left" w:pos="3680"/>
        </w:tabs>
        <w:autoSpaceDE w:val="0"/>
        <w:autoSpaceDN w:val="0"/>
        <w:adjustRightInd w:val="0"/>
        <w:spacing w:after="0"/>
        <w:ind w:left="1020" w:right="6293"/>
        <w:jc w:val="both"/>
        <w:rPr>
          <w:del w:id="279" w:author="mdavis47" w:date="2011-04-07T09:08:00Z"/>
          <w:rFonts w:ascii="Times New Roman" w:hAnsi="Times New Roman"/>
          <w:color w:val="000000"/>
          <w:sz w:val="18"/>
          <w:szCs w:val="18"/>
        </w:rPr>
      </w:pPr>
      <w:del w:id="280" w:author="mdavis47" w:date="2011-04-07T09:08:00Z">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Physica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E09B2" w:rsidDel="00CA65BC" w:rsidRDefault="00EE09B2" w:rsidP="000D26A0">
      <w:pPr>
        <w:widowControl w:val="0"/>
        <w:autoSpaceDE w:val="0"/>
        <w:autoSpaceDN w:val="0"/>
        <w:adjustRightInd w:val="0"/>
        <w:spacing w:before="9" w:after="0" w:line="250" w:lineRule="auto"/>
        <w:ind w:left="3694" w:right="4261"/>
        <w:rPr>
          <w:del w:id="281" w:author="mdavis47" w:date="2011-04-07T09:08:00Z"/>
          <w:rFonts w:ascii="Times New Roman" w:hAnsi="Times New Roman"/>
          <w:color w:val="000000"/>
          <w:sz w:val="18"/>
          <w:szCs w:val="18"/>
        </w:rPr>
      </w:pPr>
      <w:del w:id="282" w:author="mdavis47" w:date="2011-04-07T09:08:00Z">
        <w:r w:rsidDel="00CA65BC">
          <w:rPr>
            <w:rFonts w:ascii="Times New Roman" w:hAnsi="Times New Roman"/>
            <w:color w:val="191919"/>
            <w:spacing w:val="-2"/>
            <w:sz w:val="18"/>
            <w:szCs w:val="18"/>
          </w:rPr>
          <w:delText>A</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leas</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laborator</w:delText>
        </w:r>
        <w:r w:rsidDel="00CA65BC">
          <w:rPr>
            <w:rFonts w:ascii="Times New Roman" w:hAnsi="Times New Roman"/>
            <w:color w:val="191919"/>
            <w:sz w:val="18"/>
            <w:szCs w:val="18"/>
          </w:rPr>
          <w:delText>y</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fro</w:delText>
        </w:r>
        <w:r w:rsidDel="00CA65BC">
          <w:rPr>
            <w:rFonts w:ascii="Times New Roman" w:hAnsi="Times New Roman"/>
            <w:color w:val="191919"/>
            <w:sz w:val="18"/>
            <w:szCs w:val="18"/>
          </w:rPr>
          <w:delText>m</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Biolog</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 xml:space="preserve">, </w:delText>
        </w:r>
        <w:r w:rsidDel="00CA65BC">
          <w:rPr>
            <w:rFonts w:ascii="Times New Roman" w:hAnsi="Times New Roman"/>
            <w:color w:val="191919"/>
            <w:spacing w:val="-2"/>
            <w:sz w:val="18"/>
            <w:szCs w:val="18"/>
          </w:rPr>
          <w:delText>Chemistr</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Physic</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relate</w:delText>
        </w:r>
        <w:r w:rsidDel="00CA65BC">
          <w:rPr>
            <w:rFonts w:ascii="Times New Roman" w:hAnsi="Times New Roman"/>
            <w:color w:val="191919"/>
            <w:sz w:val="18"/>
            <w:szCs w:val="18"/>
          </w:rPr>
          <w:delText>d</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area</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f</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E09B2" w:rsidDel="00CA65BC" w:rsidRDefault="00EE09B2" w:rsidP="000D26A0">
      <w:pPr>
        <w:widowControl w:val="0"/>
        <w:autoSpaceDE w:val="0"/>
        <w:autoSpaceDN w:val="0"/>
        <w:adjustRightInd w:val="0"/>
        <w:spacing w:before="16" w:after="0" w:line="200" w:lineRule="exact"/>
        <w:rPr>
          <w:del w:id="283" w:author="mdavis47" w:date="2011-04-07T09:08:00Z"/>
          <w:rFonts w:ascii="Times New Roman" w:hAnsi="Times New Roman"/>
          <w:color w:val="000000"/>
          <w:sz w:val="20"/>
          <w:szCs w:val="20"/>
        </w:rPr>
      </w:pPr>
    </w:p>
    <w:p w:rsidR="00EE09B2" w:rsidDel="00CA65BC" w:rsidRDefault="00EE09B2" w:rsidP="000D26A0">
      <w:pPr>
        <w:widowControl w:val="0"/>
        <w:tabs>
          <w:tab w:val="left" w:pos="3680"/>
        </w:tabs>
        <w:autoSpaceDE w:val="0"/>
        <w:autoSpaceDN w:val="0"/>
        <w:adjustRightInd w:val="0"/>
        <w:spacing w:after="0"/>
        <w:ind w:left="1020" w:right="6209"/>
        <w:jc w:val="both"/>
        <w:rPr>
          <w:del w:id="284" w:author="mdavis47" w:date="2011-04-07T09:08:00Z"/>
          <w:rFonts w:ascii="Times New Roman" w:hAnsi="Times New Roman"/>
          <w:color w:val="000000"/>
          <w:sz w:val="18"/>
          <w:szCs w:val="18"/>
        </w:rPr>
      </w:pPr>
      <w:del w:id="285" w:author="mdavis47" w:date="2011-04-07T09:08:00Z">
        <w:r w:rsidDel="00CA65BC">
          <w:rPr>
            <w:rFonts w:ascii="Times New Roman" w:hAnsi="Times New Roman"/>
            <w:color w:val="191919"/>
            <w:spacing w:val="-2"/>
            <w:sz w:val="18"/>
            <w:szCs w:val="18"/>
          </w:rPr>
          <w:delText>Socia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History</w:delText>
        </w:r>
      </w:del>
    </w:p>
    <w:p w:rsidR="00EE09B2" w:rsidDel="00CA65BC" w:rsidRDefault="00EE09B2" w:rsidP="000D26A0">
      <w:pPr>
        <w:widowControl w:val="0"/>
        <w:autoSpaceDE w:val="0"/>
        <w:autoSpaceDN w:val="0"/>
        <w:adjustRightInd w:val="0"/>
        <w:spacing w:before="9" w:after="0"/>
        <w:ind w:left="3694"/>
        <w:rPr>
          <w:del w:id="286" w:author="mdavis47" w:date="2011-04-07T09:08:00Z"/>
          <w:rFonts w:ascii="Times New Roman" w:hAnsi="Times New Roman"/>
          <w:color w:val="000000"/>
          <w:sz w:val="18"/>
          <w:szCs w:val="18"/>
        </w:rPr>
      </w:pPr>
      <w:del w:id="287" w:author="mdavis47" w:date="2011-04-07T09:08:00Z">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History</w:delText>
        </w:r>
      </w:del>
    </w:p>
    <w:p w:rsidR="00EE09B2" w:rsidDel="00CA65BC" w:rsidRDefault="00EE09B2" w:rsidP="000D26A0">
      <w:pPr>
        <w:widowControl w:val="0"/>
        <w:autoSpaceDE w:val="0"/>
        <w:autoSpaceDN w:val="0"/>
        <w:adjustRightInd w:val="0"/>
        <w:spacing w:before="9" w:after="0"/>
        <w:ind w:left="3694"/>
        <w:rPr>
          <w:del w:id="288" w:author="mdavis47" w:date="2011-04-07T09:08:00Z"/>
          <w:rFonts w:ascii="Times New Roman" w:hAnsi="Times New Roman"/>
          <w:color w:val="000000"/>
          <w:sz w:val="18"/>
          <w:szCs w:val="18"/>
        </w:rPr>
      </w:pPr>
      <w:del w:id="289" w:author="mdavis47" w:date="2011-04-07T09:08:00Z">
        <w:r w:rsidDel="00CA65BC">
          <w:rPr>
            <w:rFonts w:ascii="Times New Roman" w:hAnsi="Times New Roman"/>
            <w:color w:val="191919"/>
            <w:spacing w:val="-2"/>
            <w:sz w:val="18"/>
            <w:szCs w:val="18"/>
          </w:rPr>
          <w:delText>Economic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Government</w:delText>
        </w:r>
      </w:del>
    </w:p>
    <w:p w:rsidR="00EE09B2" w:rsidDel="00CA65BC" w:rsidRDefault="00EE09B2" w:rsidP="000D26A0">
      <w:pPr>
        <w:widowControl w:val="0"/>
        <w:autoSpaceDE w:val="0"/>
        <w:autoSpaceDN w:val="0"/>
        <w:adjustRightInd w:val="0"/>
        <w:spacing w:before="5" w:after="0" w:line="220" w:lineRule="exact"/>
        <w:rPr>
          <w:del w:id="290" w:author="mdavis47" w:date="2011-04-07T09:08:00Z"/>
          <w:rFonts w:ascii="Times New Roman" w:hAnsi="Times New Roman"/>
          <w:color w:val="000000"/>
        </w:rPr>
      </w:pPr>
    </w:p>
    <w:p w:rsidR="00EE09B2" w:rsidRDefault="00EE09B2" w:rsidP="000D26A0">
      <w:pPr>
        <w:widowControl w:val="0"/>
        <w:tabs>
          <w:tab w:val="left" w:pos="3680"/>
        </w:tabs>
        <w:autoSpaceDE w:val="0"/>
        <w:autoSpaceDN w:val="0"/>
        <w:adjustRightInd w:val="0"/>
        <w:spacing w:after="0" w:line="250" w:lineRule="auto"/>
        <w:ind w:left="3694" w:right="4503" w:hanging="2674"/>
        <w:rPr>
          <w:ins w:id="291" w:author="mdavis47" w:date="2011-04-07T08:47:00Z"/>
          <w:rFonts w:ascii="Times New Roman" w:hAnsi="Times New Roman"/>
          <w:color w:val="191919"/>
          <w:spacing w:val="-2"/>
          <w:sz w:val="18"/>
          <w:szCs w:val="18"/>
        </w:rPr>
      </w:pPr>
      <w:del w:id="292" w:author="mdavis47" w:date="2011-04-07T09:08:00Z">
        <w:r w:rsidDel="00CA65BC">
          <w:rPr>
            <w:rFonts w:ascii="Times New Roman" w:hAnsi="Times New Roman"/>
            <w:color w:val="191919"/>
            <w:spacing w:val="-2"/>
            <w:sz w:val="18"/>
            <w:szCs w:val="18"/>
          </w:rPr>
          <w:delText>Foreig</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(2</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14"/>
            <w:sz w:val="18"/>
            <w:szCs w:val="18"/>
          </w:rPr>
          <w:delText>T</w:delText>
        </w:r>
        <w:r w:rsidDel="00CA65BC">
          <w:rPr>
            <w:rFonts w:ascii="Times New Roman" w:hAnsi="Times New Roman"/>
            <w:color w:val="191919"/>
            <w:spacing w:val="-2"/>
            <w:sz w:val="18"/>
            <w:szCs w:val="18"/>
          </w:rPr>
          <w:delTex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i</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on</w:delText>
        </w:r>
        <w:r w:rsidDel="00CA65BC">
          <w:rPr>
            <w:rFonts w:ascii="Times New Roman" w:hAnsi="Times New Roman"/>
            <w:color w:val="191919"/>
            <w:sz w:val="18"/>
            <w:szCs w:val="18"/>
          </w:rPr>
          <w:delText>e</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emphasizing speaking</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listening</w:delText>
        </w:r>
        <w:r w:rsidDel="00CA65BC">
          <w:rPr>
            <w:rFonts w:ascii="Times New Roman" w:hAnsi="Times New Roman"/>
            <w:color w:val="191919"/>
            <w:sz w:val="18"/>
            <w:szCs w:val="18"/>
          </w:rPr>
          <w:delText>,</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readin</w:delText>
        </w:r>
        <w:r w:rsidDel="00CA65BC">
          <w:rPr>
            <w:rFonts w:ascii="Times New Roman" w:hAnsi="Times New Roman"/>
            <w:color w:val="191919"/>
            <w:sz w:val="18"/>
            <w:szCs w:val="18"/>
          </w:rPr>
          <w:delText>g</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 xml:space="preserve">writing </w:delText>
        </w:r>
      </w:del>
    </w:p>
    <w:p w:rsidR="00EE09B2" w:rsidRDefault="00EE09B2" w:rsidP="000D26A0">
      <w:pPr>
        <w:widowControl w:val="0"/>
        <w:tabs>
          <w:tab w:val="left" w:pos="3680"/>
        </w:tabs>
        <w:autoSpaceDE w:val="0"/>
        <w:autoSpaceDN w:val="0"/>
        <w:adjustRightInd w:val="0"/>
        <w:spacing w:after="0" w:line="250" w:lineRule="auto"/>
        <w:ind w:left="3694" w:right="4503" w:hanging="2674"/>
        <w:rPr>
          <w:rFonts w:ascii="Times New Roman" w:hAnsi="Times New Roman"/>
          <w:color w:val="191919"/>
          <w:spacing w:val="-2"/>
          <w:sz w:val="18"/>
          <w:szCs w:val="18"/>
        </w:rPr>
      </w:pPr>
    </w:p>
    <w:p w:rsidR="00AA097C" w:rsidRDefault="00AA097C" w:rsidP="000D26A0">
      <w:pPr>
        <w:widowControl w:val="0"/>
        <w:tabs>
          <w:tab w:val="left" w:pos="3680"/>
        </w:tabs>
        <w:autoSpaceDE w:val="0"/>
        <w:autoSpaceDN w:val="0"/>
        <w:adjustRightInd w:val="0"/>
        <w:spacing w:after="0" w:line="250" w:lineRule="auto"/>
        <w:ind w:left="3694" w:right="4503" w:hanging="2674"/>
        <w:rPr>
          <w:ins w:id="293" w:author="mdavis47" w:date="2011-04-07T08:45:00Z"/>
          <w:rFonts w:ascii="Times New Roman" w:hAnsi="Times New Roman"/>
          <w:color w:val="191919"/>
          <w:spacing w:val="-2"/>
          <w:sz w:val="18"/>
          <w:szCs w:val="18"/>
        </w:rPr>
      </w:pPr>
    </w:p>
    <w:tbl>
      <w:tblPr>
        <w:tblpPr w:leftFromText="180" w:rightFromText="180" w:vertAnchor="text" w:horzAnchor="margin" w:tblpXSpec="center" w:tblpY="63"/>
        <w:tblW w:w="0" w:type="auto"/>
        <w:tblLook w:val="04A0"/>
      </w:tblPr>
      <w:tblGrid>
        <w:gridCol w:w="1686"/>
        <w:gridCol w:w="2652"/>
        <w:gridCol w:w="1440"/>
        <w:gridCol w:w="3690"/>
      </w:tblGrid>
      <w:tr w:rsidR="00EE09B2" w:rsidRPr="00CA65BC" w:rsidTr="00AA097C">
        <w:trPr>
          <w:ins w:id="294" w:author="mdavis47" w:date="2011-04-07T09:09:00Z"/>
        </w:trPr>
        <w:tc>
          <w:tcPr>
            <w:tcW w:w="1686" w:type="dxa"/>
          </w:tcPr>
          <w:p w:rsidR="00EE09B2" w:rsidRPr="00CA65BC" w:rsidRDefault="00623C29" w:rsidP="00AA097C">
            <w:pPr>
              <w:ind w:firstLine="0"/>
              <w:rPr>
                <w:ins w:id="295" w:author="mdavis47" w:date="2011-04-07T09:09:00Z"/>
                <w:rFonts w:ascii="Times New Roman" w:hAnsi="Times New Roman"/>
                <w:b/>
                <w:sz w:val="20"/>
                <w:szCs w:val="20"/>
                <w:rPrChange w:id="296" w:author="mdavis47" w:date="2011-04-07T09:09:00Z">
                  <w:rPr>
                    <w:ins w:id="297" w:author="mdavis47" w:date="2011-04-07T09:09:00Z"/>
                    <w:rFonts w:ascii="Times New Roman" w:hAnsi="Times New Roman"/>
                    <w:sz w:val="18"/>
                    <w:szCs w:val="18"/>
                  </w:rPr>
                </w:rPrChange>
              </w:rPr>
            </w:pPr>
            <w:ins w:id="298" w:author="mdavis47" w:date="2011-04-07T09:09:00Z">
              <w:r w:rsidRPr="00623C29">
                <w:rPr>
                  <w:rFonts w:ascii="Times New Roman" w:hAnsi="Times New Roman"/>
                  <w:b/>
                  <w:sz w:val="20"/>
                  <w:szCs w:val="20"/>
                  <w:rPrChange w:id="299" w:author="mdavis47" w:date="2011-04-07T09:09:00Z">
                    <w:rPr>
                      <w:rFonts w:ascii="Times New Roman" w:hAnsi="Times New Roman"/>
                      <w:color w:val="0000FF" w:themeColor="hyperlink"/>
                      <w:sz w:val="18"/>
                      <w:szCs w:val="18"/>
                      <w:u w:val="single"/>
                    </w:rPr>
                  </w:rPrChange>
                </w:rPr>
                <w:t>Courses (Units)</w:t>
              </w:r>
            </w:ins>
          </w:p>
        </w:tc>
        <w:tc>
          <w:tcPr>
            <w:tcW w:w="2652" w:type="dxa"/>
          </w:tcPr>
          <w:p w:rsidR="00EE09B2" w:rsidRPr="00CA65BC" w:rsidRDefault="00623C29" w:rsidP="00AA097C">
            <w:pPr>
              <w:ind w:firstLine="0"/>
              <w:rPr>
                <w:ins w:id="300" w:author="mdavis47" w:date="2011-04-07T09:09:00Z"/>
                <w:rFonts w:ascii="Times New Roman" w:hAnsi="Times New Roman"/>
                <w:b/>
                <w:sz w:val="20"/>
                <w:szCs w:val="20"/>
                <w:rPrChange w:id="301" w:author="mdavis47" w:date="2011-04-07T09:09:00Z">
                  <w:rPr>
                    <w:ins w:id="302" w:author="mdavis47" w:date="2011-04-07T09:09:00Z"/>
                    <w:rFonts w:ascii="Times New Roman" w:hAnsi="Times New Roman"/>
                    <w:sz w:val="18"/>
                    <w:szCs w:val="18"/>
                  </w:rPr>
                </w:rPrChange>
              </w:rPr>
            </w:pPr>
            <w:ins w:id="303" w:author="mdavis47" w:date="2011-04-07T09:09:00Z">
              <w:r w:rsidRPr="00623C29">
                <w:rPr>
                  <w:rFonts w:ascii="Times New Roman" w:hAnsi="Times New Roman"/>
                  <w:b/>
                  <w:sz w:val="20"/>
                  <w:szCs w:val="20"/>
                  <w:rPrChange w:id="304" w:author="mdavis47" w:date="2011-04-07T09:09:00Z">
                    <w:rPr>
                      <w:rFonts w:ascii="Times New Roman" w:hAnsi="Times New Roman"/>
                      <w:color w:val="0000FF" w:themeColor="hyperlink"/>
                      <w:sz w:val="18"/>
                      <w:szCs w:val="18"/>
                      <w:u w:val="single"/>
                    </w:rPr>
                  </w:rPrChange>
                </w:rPr>
                <w:t>Graduates in 2011 and earlier</w:t>
              </w:r>
            </w:ins>
            <w:r w:rsidRPr="00623C29">
              <w:rPr>
                <w:rFonts w:ascii="Times New Roman" w:hAnsi="Times New Roman"/>
                <w:b/>
                <w:sz w:val="20"/>
                <w:szCs w:val="20"/>
                <w:rPrChange w:id="305" w:author="mdavis47" w:date="2011-04-07T09:09:00Z">
                  <w:rPr>
                    <w:rFonts w:ascii="Times New Roman" w:hAnsi="Times New Roman"/>
                    <w:b/>
                    <w:color w:val="0000FF" w:themeColor="hyperlink"/>
                    <w:sz w:val="20"/>
                    <w:szCs w:val="20"/>
                    <w:u w:val="single"/>
                  </w:rPr>
                </w:rPrChange>
              </w:rPr>
              <w:t xml:space="preserve"> </w:t>
            </w:r>
            <w:ins w:id="306" w:author="mdavis47" w:date="2011-04-07T09:09:00Z">
              <w:r w:rsidRPr="00623C29">
                <w:rPr>
                  <w:rFonts w:ascii="Times New Roman" w:hAnsi="Times New Roman"/>
                  <w:b/>
                  <w:sz w:val="20"/>
                  <w:szCs w:val="20"/>
                  <w:rPrChange w:id="307" w:author="mdavis47" w:date="2011-04-07T09:09:00Z">
                    <w:rPr>
                      <w:rFonts w:ascii="Times New Roman" w:hAnsi="Times New Roman"/>
                      <w:color w:val="0000FF" w:themeColor="hyperlink"/>
                      <w:sz w:val="18"/>
                      <w:szCs w:val="18"/>
                      <w:u w:val="single"/>
                    </w:rPr>
                  </w:rPrChange>
                </w:rPr>
                <w:t>Instructional Emphasis</w:t>
              </w:r>
            </w:ins>
          </w:p>
        </w:tc>
        <w:tc>
          <w:tcPr>
            <w:tcW w:w="1440" w:type="dxa"/>
          </w:tcPr>
          <w:p w:rsidR="00EE09B2" w:rsidRPr="00CA65BC" w:rsidRDefault="00623C29" w:rsidP="00AA097C">
            <w:pPr>
              <w:ind w:firstLine="0"/>
              <w:rPr>
                <w:ins w:id="308" w:author="mdavis47" w:date="2011-04-07T09:09:00Z"/>
                <w:rFonts w:ascii="Times New Roman" w:hAnsi="Times New Roman"/>
                <w:b/>
                <w:sz w:val="20"/>
                <w:szCs w:val="20"/>
                <w:rPrChange w:id="309" w:author="mdavis47" w:date="2011-04-07T09:09:00Z">
                  <w:rPr>
                    <w:ins w:id="310" w:author="mdavis47" w:date="2011-04-07T09:09:00Z"/>
                    <w:rFonts w:ascii="Times New Roman" w:hAnsi="Times New Roman"/>
                    <w:sz w:val="18"/>
                    <w:szCs w:val="18"/>
                  </w:rPr>
                </w:rPrChange>
              </w:rPr>
            </w:pPr>
            <w:ins w:id="311" w:author="mdavis47" w:date="2011-04-07T09:09:00Z">
              <w:r w:rsidRPr="00623C29">
                <w:rPr>
                  <w:rFonts w:ascii="Times New Roman" w:hAnsi="Times New Roman"/>
                  <w:b/>
                  <w:sz w:val="20"/>
                  <w:szCs w:val="20"/>
                  <w:rPrChange w:id="312" w:author="mdavis47" w:date="2011-04-07T09:09:00Z">
                    <w:rPr>
                      <w:rFonts w:ascii="Times New Roman" w:hAnsi="Times New Roman"/>
                      <w:color w:val="0000FF" w:themeColor="hyperlink"/>
                      <w:sz w:val="18"/>
                      <w:szCs w:val="18"/>
                      <w:u w:val="single"/>
                    </w:rPr>
                  </w:rPrChange>
                </w:rPr>
                <w:t>Courses (Units)</w:t>
              </w:r>
            </w:ins>
          </w:p>
        </w:tc>
        <w:tc>
          <w:tcPr>
            <w:tcW w:w="3690" w:type="dxa"/>
          </w:tcPr>
          <w:p w:rsidR="00EE09B2" w:rsidRPr="00CA65BC" w:rsidRDefault="00623C29" w:rsidP="00AA097C">
            <w:pPr>
              <w:ind w:firstLine="0"/>
              <w:rPr>
                <w:ins w:id="313" w:author="mdavis47" w:date="2011-04-07T09:09:00Z"/>
                <w:rFonts w:ascii="Times New Roman" w:hAnsi="Times New Roman"/>
                <w:b/>
                <w:sz w:val="20"/>
                <w:szCs w:val="20"/>
                <w:rPrChange w:id="314" w:author="mdavis47" w:date="2011-04-07T09:09:00Z">
                  <w:rPr>
                    <w:ins w:id="315" w:author="mdavis47" w:date="2011-04-07T09:09:00Z"/>
                    <w:rFonts w:ascii="Times New Roman" w:hAnsi="Times New Roman"/>
                    <w:sz w:val="18"/>
                    <w:szCs w:val="18"/>
                  </w:rPr>
                </w:rPrChange>
              </w:rPr>
            </w:pPr>
            <w:ins w:id="316" w:author="mdavis47" w:date="2011-04-07T09:09:00Z">
              <w:r w:rsidRPr="00623C29">
                <w:rPr>
                  <w:rFonts w:ascii="Times New Roman" w:hAnsi="Times New Roman"/>
                  <w:b/>
                  <w:sz w:val="20"/>
                  <w:szCs w:val="20"/>
                  <w:rPrChange w:id="317" w:author="mdavis47" w:date="2011-04-07T09:09:00Z">
                    <w:rPr>
                      <w:rFonts w:ascii="Times New Roman" w:hAnsi="Times New Roman"/>
                      <w:color w:val="0000FF" w:themeColor="hyperlink"/>
                      <w:sz w:val="18"/>
                      <w:szCs w:val="18"/>
                      <w:u w:val="single"/>
                    </w:rPr>
                  </w:rPrChange>
                </w:rPr>
                <w:t>Graduates in 2012 and later</w:t>
              </w:r>
            </w:ins>
            <w:r w:rsidRPr="00623C29">
              <w:rPr>
                <w:rFonts w:ascii="Times New Roman" w:hAnsi="Times New Roman"/>
                <w:b/>
                <w:sz w:val="20"/>
                <w:szCs w:val="20"/>
                <w:rPrChange w:id="318" w:author="mdavis47" w:date="2011-04-07T09:09:00Z">
                  <w:rPr>
                    <w:rFonts w:ascii="Times New Roman" w:hAnsi="Times New Roman"/>
                    <w:b/>
                    <w:color w:val="0000FF" w:themeColor="hyperlink"/>
                    <w:sz w:val="20"/>
                    <w:szCs w:val="20"/>
                    <w:u w:val="single"/>
                  </w:rPr>
                </w:rPrChange>
              </w:rPr>
              <w:t xml:space="preserve"> </w:t>
            </w:r>
            <w:ins w:id="319" w:author="mdavis47" w:date="2011-04-07T09:09:00Z">
              <w:r w:rsidRPr="00623C29">
                <w:rPr>
                  <w:rFonts w:ascii="Times New Roman" w:hAnsi="Times New Roman"/>
                  <w:b/>
                  <w:sz w:val="20"/>
                  <w:szCs w:val="20"/>
                  <w:rPrChange w:id="320" w:author="mdavis47" w:date="2011-04-07T09:09:00Z">
                    <w:rPr>
                      <w:rFonts w:ascii="Times New Roman" w:hAnsi="Times New Roman"/>
                      <w:color w:val="0000FF" w:themeColor="hyperlink"/>
                      <w:sz w:val="18"/>
                      <w:szCs w:val="18"/>
                      <w:u w:val="single"/>
                    </w:rPr>
                  </w:rPrChange>
                </w:rPr>
                <w:t>Instructions Emphasis</w:t>
              </w:r>
            </w:ins>
          </w:p>
        </w:tc>
      </w:tr>
      <w:tr w:rsidR="00EE09B2" w:rsidRPr="00CA65BC" w:rsidTr="00AA097C">
        <w:trPr>
          <w:trHeight w:val="732"/>
          <w:ins w:id="321" w:author="mdavis47" w:date="2011-04-07T09:09:00Z"/>
        </w:trPr>
        <w:tc>
          <w:tcPr>
            <w:tcW w:w="1686" w:type="dxa"/>
          </w:tcPr>
          <w:p w:rsidR="00EE09B2" w:rsidRPr="00CA65BC" w:rsidRDefault="00EE09B2" w:rsidP="00AA097C">
            <w:pPr>
              <w:ind w:firstLine="0"/>
              <w:rPr>
                <w:ins w:id="322" w:author="mdavis47" w:date="2011-04-07T09:09:00Z"/>
                <w:rFonts w:ascii="Times New Roman" w:hAnsi="Times New Roman"/>
                <w:sz w:val="18"/>
                <w:szCs w:val="18"/>
              </w:rPr>
            </w:pPr>
            <w:ins w:id="323" w:author="mdavis47" w:date="2011-04-07T09:09:00Z">
              <w:r w:rsidRPr="00CA65BC">
                <w:rPr>
                  <w:rFonts w:ascii="Times New Roman" w:hAnsi="Times New Roman"/>
                  <w:sz w:val="18"/>
                  <w:szCs w:val="18"/>
                </w:rPr>
                <w:t>English (4)</w:t>
              </w:r>
            </w:ins>
          </w:p>
        </w:tc>
        <w:tc>
          <w:tcPr>
            <w:tcW w:w="2652" w:type="dxa"/>
          </w:tcPr>
          <w:p w:rsidR="00EE09B2" w:rsidRPr="00CA65BC" w:rsidRDefault="00EE09B2" w:rsidP="00AA097C">
            <w:pPr>
              <w:spacing w:after="0"/>
              <w:ind w:firstLine="0"/>
              <w:rPr>
                <w:ins w:id="324" w:author="mdavis47" w:date="2011-04-07T09:09:00Z"/>
                <w:rFonts w:ascii="Times New Roman" w:hAnsi="Times New Roman"/>
                <w:sz w:val="18"/>
                <w:szCs w:val="18"/>
              </w:rPr>
            </w:pPr>
            <w:ins w:id="325" w:author="mdavis47" w:date="2011-04-07T09:09:00Z">
              <w:r w:rsidRPr="00CA65BC">
                <w:rPr>
                  <w:rFonts w:ascii="Times New Roman" w:hAnsi="Times New Roman"/>
                  <w:sz w:val="18"/>
                  <w:szCs w:val="18"/>
                </w:rPr>
                <w:t>Grammar and Usage</w:t>
              </w:r>
            </w:ins>
          </w:p>
          <w:p w:rsidR="00EE09B2" w:rsidRPr="00CA65BC" w:rsidRDefault="00EE09B2" w:rsidP="00AA097C">
            <w:pPr>
              <w:spacing w:after="0"/>
              <w:ind w:firstLine="0"/>
              <w:rPr>
                <w:ins w:id="326" w:author="mdavis47" w:date="2011-04-07T09:09:00Z"/>
                <w:rFonts w:ascii="Times New Roman" w:hAnsi="Times New Roman"/>
                <w:sz w:val="18"/>
                <w:szCs w:val="18"/>
              </w:rPr>
            </w:pPr>
            <w:ins w:id="327" w:author="mdavis47" w:date="2011-04-07T09:09:00Z">
              <w:r w:rsidRPr="00CA65BC">
                <w:rPr>
                  <w:rFonts w:ascii="Times New Roman" w:hAnsi="Times New Roman"/>
                  <w:sz w:val="18"/>
                  <w:szCs w:val="18"/>
                </w:rPr>
                <w:t>Literature (American and World)</w:t>
              </w:r>
            </w:ins>
          </w:p>
          <w:p w:rsidR="00EE09B2" w:rsidRPr="00CA65BC" w:rsidRDefault="00EE09B2" w:rsidP="00AA097C">
            <w:pPr>
              <w:spacing w:after="0"/>
              <w:ind w:firstLine="0"/>
              <w:rPr>
                <w:ins w:id="328" w:author="mdavis47" w:date="2011-04-07T09:09:00Z"/>
                <w:rFonts w:ascii="Times New Roman" w:hAnsi="Times New Roman"/>
                <w:sz w:val="18"/>
                <w:szCs w:val="18"/>
              </w:rPr>
            </w:pPr>
            <w:ins w:id="329" w:author="mdavis47" w:date="2011-04-07T09:09:00Z">
              <w:r w:rsidRPr="00CA65BC">
                <w:rPr>
                  <w:rFonts w:ascii="Times New Roman" w:hAnsi="Times New Roman"/>
                  <w:sz w:val="18"/>
                  <w:szCs w:val="18"/>
                </w:rPr>
                <w:t>Advanced Composition Skills</w:t>
              </w:r>
            </w:ins>
          </w:p>
        </w:tc>
        <w:tc>
          <w:tcPr>
            <w:tcW w:w="1440" w:type="dxa"/>
          </w:tcPr>
          <w:p w:rsidR="00EE09B2" w:rsidRPr="00CA65BC" w:rsidRDefault="00EE09B2" w:rsidP="00AA097C">
            <w:pPr>
              <w:spacing w:after="0"/>
              <w:ind w:firstLine="0"/>
              <w:rPr>
                <w:ins w:id="330" w:author="mdavis47" w:date="2011-04-07T09:09:00Z"/>
                <w:rFonts w:ascii="Times New Roman" w:hAnsi="Times New Roman"/>
                <w:sz w:val="18"/>
                <w:szCs w:val="18"/>
              </w:rPr>
            </w:pPr>
            <w:ins w:id="331" w:author="mdavis47" w:date="2011-04-07T09:09:00Z">
              <w:r w:rsidRPr="00CA65BC">
                <w:rPr>
                  <w:rFonts w:ascii="Times New Roman" w:hAnsi="Times New Roman"/>
                  <w:sz w:val="18"/>
                  <w:szCs w:val="18"/>
                </w:rPr>
                <w:t>English (4)</w:t>
              </w:r>
            </w:ins>
          </w:p>
        </w:tc>
        <w:tc>
          <w:tcPr>
            <w:tcW w:w="3690" w:type="dxa"/>
          </w:tcPr>
          <w:p w:rsidR="00EE09B2" w:rsidRPr="00CA65BC" w:rsidRDefault="00EE09B2" w:rsidP="00AA097C">
            <w:pPr>
              <w:spacing w:after="0"/>
              <w:ind w:firstLine="0"/>
              <w:rPr>
                <w:ins w:id="332" w:author="mdavis47" w:date="2011-04-07T09:09:00Z"/>
                <w:rFonts w:ascii="Times New Roman" w:hAnsi="Times New Roman"/>
                <w:sz w:val="18"/>
                <w:szCs w:val="18"/>
              </w:rPr>
            </w:pPr>
            <w:ins w:id="333" w:author="mdavis47" w:date="2011-04-07T09:09:00Z">
              <w:r w:rsidRPr="00CA65BC">
                <w:rPr>
                  <w:rFonts w:ascii="Times New Roman" w:hAnsi="Times New Roman"/>
                  <w:sz w:val="18"/>
                  <w:szCs w:val="18"/>
                </w:rPr>
                <w:t>Grammar and Usage</w:t>
              </w:r>
            </w:ins>
          </w:p>
          <w:p w:rsidR="00EE09B2" w:rsidRPr="00CA65BC" w:rsidRDefault="00EE09B2" w:rsidP="00AA097C">
            <w:pPr>
              <w:spacing w:after="0"/>
              <w:ind w:firstLine="0"/>
              <w:rPr>
                <w:ins w:id="334" w:author="mdavis47" w:date="2011-04-07T09:09:00Z"/>
                <w:rFonts w:ascii="Times New Roman" w:hAnsi="Times New Roman"/>
                <w:sz w:val="18"/>
                <w:szCs w:val="18"/>
              </w:rPr>
            </w:pPr>
            <w:ins w:id="335" w:author="mdavis47" w:date="2011-04-07T09:09:00Z">
              <w:r w:rsidRPr="00CA65BC">
                <w:rPr>
                  <w:rFonts w:ascii="Times New Roman" w:hAnsi="Times New Roman"/>
                  <w:sz w:val="18"/>
                  <w:szCs w:val="18"/>
                </w:rPr>
                <w:t>Literature (American and World)</w:t>
              </w:r>
            </w:ins>
          </w:p>
          <w:p w:rsidR="00EE09B2" w:rsidRPr="00CA65BC" w:rsidRDefault="00EE09B2" w:rsidP="00AA097C">
            <w:pPr>
              <w:spacing w:after="0"/>
              <w:ind w:firstLine="0"/>
              <w:rPr>
                <w:ins w:id="336" w:author="mdavis47" w:date="2011-04-07T09:09:00Z"/>
                <w:rFonts w:ascii="Times New Roman" w:hAnsi="Times New Roman"/>
                <w:sz w:val="18"/>
                <w:szCs w:val="18"/>
              </w:rPr>
            </w:pPr>
            <w:ins w:id="337" w:author="mdavis47" w:date="2011-04-07T09:09:00Z">
              <w:r w:rsidRPr="00CA65BC">
                <w:rPr>
                  <w:rFonts w:ascii="Times New Roman" w:hAnsi="Times New Roman"/>
                  <w:sz w:val="18"/>
                  <w:szCs w:val="18"/>
                </w:rPr>
                <w:t>Advanced Composition Skills</w:t>
              </w:r>
            </w:ins>
          </w:p>
        </w:tc>
      </w:tr>
      <w:tr w:rsidR="00EE09B2" w:rsidRPr="00CA65BC" w:rsidTr="00AA097C">
        <w:trPr>
          <w:trHeight w:val="1020"/>
          <w:ins w:id="338" w:author="mdavis47" w:date="2011-04-07T09:09:00Z"/>
        </w:trPr>
        <w:tc>
          <w:tcPr>
            <w:tcW w:w="1686" w:type="dxa"/>
          </w:tcPr>
          <w:p w:rsidR="00EE09B2" w:rsidRPr="00CA65BC" w:rsidRDefault="00EE09B2" w:rsidP="00AA097C">
            <w:pPr>
              <w:ind w:firstLine="0"/>
              <w:rPr>
                <w:ins w:id="339" w:author="mdavis47" w:date="2011-04-07T09:09:00Z"/>
                <w:rFonts w:ascii="Times New Roman" w:hAnsi="Times New Roman"/>
                <w:sz w:val="18"/>
                <w:szCs w:val="18"/>
              </w:rPr>
            </w:pPr>
            <w:ins w:id="340" w:author="mdavis47" w:date="2011-04-07T09:09:00Z">
              <w:r w:rsidRPr="00CA65BC">
                <w:rPr>
                  <w:rFonts w:ascii="Times New Roman" w:hAnsi="Times New Roman"/>
                  <w:sz w:val="18"/>
                  <w:szCs w:val="18"/>
                </w:rPr>
                <w:t>Math (4)</w:t>
              </w:r>
            </w:ins>
          </w:p>
        </w:tc>
        <w:tc>
          <w:tcPr>
            <w:tcW w:w="2652" w:type="dxa"/>
          </w:tcPr>
          <w:p w:rsidR="00EE09B2" w:rsidRPr="00CA65BC" w:rsidRDefault="00EE09B2" w:rsidP="00AA097C">
            <w:pPr>
              <w:spacing w:after="0"/>
              <w:ind w:firstLine="0"/>
              <w:rPr>
                <w:ins w:id="341" w:author="mdavis47" w:date="2011-04-07T09:09:00Z"/>
                <w:rFonts w:ascii="Times New Roman" w:hAnsi="Times New Roman"/>
                <w:sz w:val="18"/>
                <w:szCs w:val="18"/>
              </w:rPr>
            </w:pPr>
            <w:ins w:id="342" w:author="mdavis47" w:date="2011-04-07T09:09:00Z">
              <w:r w:rsidRPr="00CA65BC">
                <w:rPr>
                  <w:rFonts w:ascii="Times New Roman" w:hAnsi="Times New Roman"/>
                  <w:sz w:val="18"/>
                  <w:szCs w:val="18"/>
                </w:rPr>
                <w:t>Algebra 1, Algebra 2, Geometry and an additional high level mathematics course</w:t>
              </w:r>
            </w:ins>
          </w:p>
        </w:tc>
        <w:tc>
          <w:tcPr>
            <w:tcW w:w="1440" w:type="dxa"/>
          </w:tcPr>
          <w:p w:rsidR="00EE09B2" w:rsidRPr="00CA65BC" w:rsidRDefault="00EE09B2" w:rsidP="00AA097C">
            <w:pPr>
              <w:spacing w:after="0"/>
              <w:ind w:firstLine="0"/>
              <w:rPr>
                <w:ins w:id="343" w:author="mdavis47" w:date="2011-04-07T09:09:00Z"/>
                <w:rFonts w:ascii="Times New Roman" w:hAnsi="Times New Roman"/>
                <w:sz w:val="18"/>
                <w:szCs w:val="18"/>
              </w:rPr>
            </w:pPr>
            <w:ins w:id="344" w:author="mdavis47" w:date="2011-04-07T09:09:00Z">
              <w:r w:rsidRPr="00CA65BC">
                <w:rPr>
                  <w:rFonts w:ascii="Times New Roman" w:hAnsi="Times New Roman"/>
                  <w:sz w:val="18"/>
                  <w:szCs w:val="18"/>
                </w:rPr>
                <w:t>Math (4)</w:t>
              </w:r>
            </w:ins>
          </w:p>
        </w:tc>
        <w:tc>
          <w:tcPr>
            <w:tcW w:w="3690" w:type="dxa"/>
          </w:tcPr>
          <w:p w:rsidR="00EE09B2" w:rsidRPr="00CA65BC" w:rsidRDefault="00EE09B2" w:rsidP="00AA097C">
            <w:pPr>
              <w:spacing w:after="0"/>
              <w:ind w:firstLine="0"/>
              <w:rPr>
                <w:ins w:id="345" w:author="mdavis47" w:date="2011-04-07T09:09:00Z"/>
                <w:rFonts w:ascii="Times New Roman" w:hAnsi="Times New Roman"/>
                <w:sz w:val="18"/>
                <w:szCs w:val="18"/>
              </w:rPr>
            </w:pPr>
            <w:ins w:id="346" w:author="mdavis47" w:date="2011-04-07T09:09:00Z">
              <w:r w:rsidRPr="00CA65BC">
                <w:rPr>
                  <w:rFonts w:ascii="Times New Roman" w:hAnsi="Times New Roman"/>
                  <w:sz w:val="18"/>
                  <w:szCs w:val="18"/>
                </w:rPr>
                <w:t>Algebra 1, Algebra 2, Geometry and an additional high level mathematics course</w:t>
              </w:r>
            </w:ins>
          </w:p>
          <w:p w:rsidR="00EE09B2" w:rsidRPr="00CA65BC" w:rsidRDefault="00EE09B2" w:rsidP="00AA097C">
            <w:pPr>
              <w:spacing w:after="0"/>
              <w:ind w:firstLine="0"/>
              <w:rPr>
                <w:ins w:id="347" w:author="mdavis47" w:date="2011-04-07T09:09:00Z"/>
                <w:rFonts w:ascii="Times New Roman" w:hAnsi="Times New Roman"/>
                <w:sz w:val="18"/>
                <w:szCs w:val="18"/>
              </w:rPr>
            </w:pPr>
            <w:ins w:id="348" w:author="mdavis47" w:date="2011-04-07T09:09:00Z">
              <w:r w:rsidRPr="00CA65BC">
                <w:rPr>
                  <w:rFonts w:ascii="Times New Roman" w:hAnsi="Times New Roman"/>
                  <w:sz w:val="18"/>
                  <w:szCs w:val="18"/>
                </w:rPr>
                <w:t>OR Math I, Math II, Math III and an additional mathematics course</w:t>
              </w:r>
            </w:ins>
          </w:p>
        </w:tc>
      </w:tr>
      <w:tr w:rsidR="00EE09B2" w:rsidRPr="00CA65BC" w:rsidTr="00AA097C">
        <w:trPr>
          <w:trHeight w:val="813"/>
          <w:ins w:id="349" w:author="mdavis47" w:date="2011-04-07T09:09:00Z"/>
        </w:trPr>
        <w:tc>
          <w:tcPr>
            <w:tcW w:w="1686" w:type="dxa"/>
          </w:tcPr>
          <w:p w:rsidR="00EE09B2" w:rsidRPr="00CA65BC" w:rsidRDefault="00EE09B2" w:rsidP="00AA097C">
            <w:pPr>
              <w:ind w:firstLine="0"/>
              <w:rPr>
                <w:ins w:id="350" w:author="mdavis47" w:date="2011-04-07T09:09:00Z"/>
                <w:rFonts w:ascii="Times New Roman" w:hAnsi="Times New Roman"/>
                <w:sz w:val="18"/>
                <w:szCs w:val="18"/>
              </w:rPr>
            </w:pPr>
            <w:ins w:id="351" w:author="mdavis47" w:date="2011-04-07T09:09:00Z">
              <w:r w:rsidRPr="00CA65BC">
                <w:rPr>
                  <w:rFonts w:ascii="Times New Roman" w:hAnsi="Times New Roman"/>
                  <w:sz w:val="18"/>
                  <w:szCs w:val="18"/>
                </w:rPr>
                <w:t>Science (3)</w:t>
              </w:r>
            </w:ins>
          </w:p>
        </w:tc>
        <w:tc>
          <w:tcPr>
            <w:tcW w:w="2652" w:type="dxa"/>
          </w:tcPr>
          <w:p w:rsidR="00EE09B2" w:rsidRPr="00CA65BC" w:rsidRDefault="00EE09B2" w:rsidP="00AA097C">
            <w:pPr>
              <w:spacing w:after="0"/>
              <w:ind w:firstLine="24"/>
              <w:rPr>
                <w:ins w:id="352" w:author="mdavis47" w:date="2011-04-07T09:09:00Z"/>
                <w:rFonts w:ascii="Times New Roman" w:hAnsi="Times New Roman"/>
                <w:sz w:val="18"/>
                <w:szCs w:val="18"/>
              </w:rPr>
            </w:pPr>
            <w:ins w:id="353" w:author="mdavis47" w:date="2011-04-07T09:09:00Z">
              <w:r w:rsidRPr="00CA65BC">
                <w:rPr>
                  <w:rFonts w:ascii="Times New Roman" w:hAnsi="Times New Roman"/>
                  <w:sz w:val="18"/>
                  <w:szCs w:val="18"/>
                </w:rPr>
                <w:t>At least two lab sciences from Biology, Chemistry, Physics or related areas of Science</w:t>
              </w:r>
            </w:ins>
          </w:p>
        </w:tc>
        <w:tc>
          <w:tcPr>
            <w:tcW w:w="1440" w:type="dxa"/>
          </w:tcPr>
          <w:p w:rsidR="00EE09B2" w:rsidRPr="00CA65BC" w:rsidRDefault="00EE09B2" w:rsidP="00AA097C">
            <w:pPr>
              <w:spacing w:after="0"/>
              <w:ind w:firstLine="0"/>
              <w:rPr>
                <w:ins w:id="354" w:author="mdavis47" w:date="2011-04-07T09:09:00Z"/>
                <w:rFonts w:ascii="Times New Roman" w:hAnsi="Times New Roman"/>
                <w:sz w:val="18"/>
                <w:szCs w:val="18"/>
              </w:rPr>
            </w:pPr>
            <w:ins w:id="355" w:author="mdavis47" w:date="2011-04-07T09:09:00Z">
              <w:r w:rsidRPr="00CA65BC">
                <w:rPr>
                  <w:rFonts w:ascii="Times New Roman" w:hAnsi="Times New Roman"/>
                  <w:sz w:val="18"/>
                  <w:szCs w:val="18"/>
                </w:rPr>
                <w:t>Science (4)</w:t>
              </w:r>
            </w:ins>
          </w:p>
        </w:tc>
        <w:tc>
          <w:tcPr>
            <w:tcW w:w="3690" w:type="dxa"/>
          </w:tcPr>
          <w:p w:rsidR="00EE09B2" w:rsidRPr="00CA65BC" w:rsidRDefault="00EE09B2" w:rsidP="00AA097C">
            <w:pPr>
              <w:spacing w:after="0"/>
              <w:ind w:firstLine="0"/>
              <w:rPr>
                <w:ins w:id="356" w:author="mdavis47" w:date="2011-04-07T09:09:00Z"/>
                <w:rFonts w:ascii="Times New Roman" w:hAnsi="Times New Roman"/>
                <w:sz w:val="18"/>
                <w:szCs w:val="18"/>
              </w:rPr>
            </w:pPr>
            <w:ins w:id="357" w:author="mdavis47" w:date="2011-04-07T09:09:00Z">
              <w:r w:rsidRPr="00CA65BC">
                <w:rPr>
                  <w:rFonts w:ascii="Times New Roman" w:hAnsi="Times New Roman"/>
                  <w:sz w:val="18"/>
                  <w:szCs w:val="18"/>
                </w:rPr>
                <w:t>Biology I, Physical Science or Physics, Chemistry I or Earth systems, Environmental Science or an advanced placement science</w:t>
              </w:r>
            </w:ins>
          </w:p>
        </w:tc>
      </w:tr>
      <w:tr w:rsidR="00EE09B2" w:rsidRPr="00CA65BC" w:rsidTr="00AA097C">
        <w:trPr>
          <w:trHeight w:val="723"/>
          <w:ins w:id="358" w:author="mdavis47" w:date="2011-04-07T09:09:00Z"/>
        </w:trPr>
        <w:tc>
          <w:tcPr>
            <w:tcW w:w="1686" w:type="dxa"/>
          </w:tcPr>
          <w:p w:rsidR="00EE09B2" w:rsidRPr="00CA65BC" w:rsidRDefault="00EE09B2" w:rsidP="00AA097C">
            <w:pPr>
              <w:ind w:firstLine="0"/>
              <w:rPr>
                <w:ins w:id="359" w:author="mdavis47" w:date="2011-04-07T09:09:00Z"/>
                <w:rFonts w:ascii="Times New Roman" w:hAnsi="Times New Roman"/>
                <w:sz w:val="18"/>
                <w:szCs w:val="18"/>
              </w:rPr>
            </w:pPr>
            <w:ins w:id="360" w:author="mdavis47" w:date="2011-04-07T09:09:00Z">
              <w:r w:rsidRPr="00CA65BC">
                <w:rPr>
                  <w:rFonts w:ascii="Times New Roman" w:hAnsi="Times New Roman"/>
                  <w:sz w:val="18"/>
                  <w:szCs w:val="18"/>
                </w:rPr>
                <w:t>Social Science(3)</w:t>
              </w:r>
            </w:ins>
          </w:p>
        </w:tc>
        <w:tc>
          <w:tcPr>
            <w:tcW w:w="2652" w:type="dxa"/>
          </w:tcPr>
          <w:p w:rsidR="00EE09B2" w:rsidRPr="00CA65BC" w:rsidRDefault="00EE09B2" w:rsidP="00AA097C">
            <w:pPr>
              <w:spacing w:after="0"/>
              <w:ind w:firstLine="24"/>
              <w:rPr>
                <w:ins w:id="361" w:author="mdavis47" w:date="2011-04-07T09:09:00Z"/>
                <w:rFonts w:ascii="Times New Roman" w:hAnsi="Times New Roman"/>
                <w:sz w:val="18"/>
                <w:szCs w:val="18"/>
              </w:rPr>
            </w:pPr>
            <w:ins w:id="362" w:author="mdavis47" w:date="2011-04-07T09:09:00Z">
              <w:r w:rsidRPr="00CA65BC">
                <w:rPr>
                  <w:rFonts w:ascii="Times New Roman" w:hAnsi="Times New Roman"/>
                  <w:sz w:val="18"/>
                  <w:szCs w:val="18"/>
                </w:rPr>
                <w:t>American History</w:t>
              </w:r>
            </w:ins>
          </w:p>
          <w:p w:rsidR="00EE09B2" w:rsidRPr="00CA65BC" w:rsidRDefault="00EE09B2" w:rsidP="00AA097C">
            <w:pPr>
              <w:spacing w:after="0"/>
              <w:ind w:firstLine="24"/>
              <w:rPr>
                <w:ins w:id="363" w:author="mdavis47" w:date="2011-04-07T09:09:00Z"/>
                <w:rFonts w:ascii="Times New Roman" w:hAnsi="Times New Roman"/>
                <w:sz w:val="18"/>
                <w:szCs w:val="18"/>
              </w:rPr>
            </w:pPr>
            <w:ins w:id="364" w:author="mdavis47" w:date="2011-04-07T09:09:00Z">
              <w:r w:rsidRPr="00CA65BC">
                <w:rPr>
                  <w:rFonts w:ascii="Times New Roman" w:hAnsi="Times New Roman"/>
                  <w:sz w:val="18"/>
                  <w:szCs w:val="18"/>
                </w:rPr>
                <w:t>World History</w:t>
              </w:r>
            </w:ins>
          </w:p>
          <w:p w:rsidR="00EE09B2" w:rsidRPr="00CA65BC" w:rsidRDefault="00EE09B2" w:rsidP="00AA097C">
            <w:pPr>
              <w:spacing w:after="0"/>
              <w:ind w:firstLine="24"/>
              <w:rPr>
                <w:ins w:id="365" w:author="mdavis47" w:date="2011-04-07T09:09:00Z"/>
                <w:rFonts w:ascii="Times New Roman" w:hAnsi="Times New Roman"/>
                <w:sz w:val="18"/>
                <w:szCs w:val="18"/>
              </w:rPr>
            </w:pPr>
            <w:ins w:id="366" w:author="mdavis47" w:date="2011-04-07T09:09:00Z">
              <w:r w:rsidRPr="00CA65BC">
                <w:rPr>
                  <w:rFonts w:ascii="Times New Roman" w:hAnsi="Times New Roman"/>
                  <w:sz w:val="18"/>
                  <w:szCs w:val="18"/>
                </w:rPr>
                <w:t>Economics and Government</w:t>
              </w:r>
            </w:ins>
          </w:p>
        </w:tc>
        <w:tc>
          <w:tcPr>
            <w:tcW w:w="1440" w:type="dxa"/>
          </w:tcPr>
          <w:p w:rsidR="00EE09B2" w:rsidRPr="00CA65BC" w:rsidRDefault="00EE09B2" w:rsidP="00AA097C">
            <w:pPr>
              <w:spacing w:after="0"/>
              <w:ind w:right="-108" w:firstLine="0"/>
              <w:rPr>
                <w:ins w:id="367" w:author="mdavis47" w:date="2011-04-07T09:09:00Z"/>
                <w:rFonts w:ascii="Times New Roman" w:hAnsi="Times New Roman"/>
                <w:sz w:val="18"/>
                <w:szCs w:val="18"/>
              </w:rPr>
            </w:pPr>
            <w:ins w:id="368" w:author="mdavis47" w:date="2011-04-07T09:09:00Z">
              <w:r w:rsidRPr="00CA65BC">
                <w:rPr>
                  <w:rFonts w:ascii="Times New Roman" w:hAnsi="Times New Roman"/>
                  <w:sz w:val="18"/>
                  <w:szCs w:val="18"/>
                </w:rPr>
                <w:t>Social Science(3)</w:t>
              </w:r>
            </w:ins>
          </w:p>
        </w:tc>
        <w:tc>
          <w:tcPr>
            <w:tcW w:w="3690" w:type="dxa"/>
          </w:tcPr>
          <w:p w:rsidR="00EE09B2" w:rsidRPr="00CA65BC" w:rsidRDefault="00EE09B2" w:rsidP="00AA097C">
            <w:pPr>
              <w:spacing w:after="0"/>
              <w:ind w:firstLine="0"/>
              <w:rPr>
                <w:ins w:id="369" w:author="mdavis47" w:date="2011-04-07T09:09:00Z"/>
                <w:rFonts w:ascii="Times New Roman" w:hAnsi="Times New Roman"/>
                <w:sz w:val="18"/>
                <w:szCs w:val="18"/>
              </w:rPr>
            </w:pPr>
            <w:ins w:id="370" w:author="mdavis47" w:date="2011-04-07T09:09:00Z">
              <w:r w:rsidRPr="00CA65BC">
                <w:rPr>
                  <w:rFonts w:ascii="Times New Roman" w:hAnsi="Times New Roman"/>
                  <w:sz w:val="18"/>
                  <w:szCs w:val="18"/>
                </w:rPr>
                <w:t>American History</w:t>
              </w:r>
            </w:ins>
          </w:p>
          <w:p w:rsidR="00EE09B2" w:rsidRPr="00CA65BC" w:rsidRDefault="00EE09B2" w:rsidP="00AA097C">
            <w:pPr>
              <w:spacing w:after="0"/>
              <w:ind w:firstLine="0"/>
              <w:rPr>
                <w:ins w:id="371" w:author="mdavis47" w:date="2011-04-07T09:09:00Z"/>
                <w:rFonts w:ascii="Times New Roman" w:hAnsi="Times New Roman"/>
                <w:sz w:val="18"/>
                <w:szCs w:val="18"/>
              </w:rPr>
            </w:pPr>
            <w:ins w:id="372" w:author="mdavis47" w:date="2011-04-07T09:09:00Z">
              <w:r w:rsidRPr="00CA65BC">
                <w:rPr>
                  <w:rFonts w:ascii="Times New Roman" w:hAnsi="Times New Roman"/>
                  <w:sz w:val="18"/>
                  <w:szCs w:val="18"/>
                </w:rPr>
                <w:t>World History</w:t>
              </w:r>
            </w:ins>
          </w:p>
          <w:p w:rsidR="00EE09B2" w:rsidRPr="00CA65BC" w:rsidRDefault="00EE09B2" w:rsidP="00AA097C">
            <w:pPr>
              <w:spacing w:after="0"/>
              <w:ind w:firstLine="0"/>
              <w:rPr>
                <w:ins w:id="373" w:author="mdavis47" w:date="2011-04-07T09:09:00Z"/>
                <w:rFonts w:ascii="Times New Roman" w:hAnsi="Times New Roman"/>
                <w:sz w:val="18"/>
                <w:szCs w:val="18"/>
              </w:rPr>
            </w:pPr>
            <w:ins w:id="374" w:author="mdavis47" w:date="2011-04-07T09:09:00Z">
              <w:r w:rsidRPr="00CA65BC">
                <w:rPr>
                  <w:rFonts w:ascii="Times New Roman" w:hAnsi="Times New Roman"/>
                  <w:sz w:val="18"/>
                  <w:szCs w:val="18"/>
                </w:rPr>
                <w:t>Economics and Government</w:t>
              </w:r>
            </w:ins>
          </w:p>
        </w:tc>
      </w:tr>
      <w:tr w:rsidR="00EE09B2" w:rsidRPr="00CA65BC" w:rsidTr="00AA097C">
        <w:trPr>
          <w:ins w:id="375" w:author="mdavis47" w:date="2011-04-07T09:09:00Z"/>
        </w:trPr>
        <w:tc>
          <w:tcPr>
            <w:tcW w:w="1686" w:type="dxa"/>
          </w:tcPr>
          <w:p w:rsidR="00EE09B2" w:rsidRPr="00CA65BC" w:rsidRDefault="00EE09B2" w:rsidP="00AA097C">
            <w:pPr>
              <w:ind w:firstLine="0"/>
              <w:rPr>
                <w:ins w:id="376" w:author="mdavis47" w:date="2011-04-07T09:09:00Z"/>
                <w:rFonts w:ascii="Times New Roman" w:hAnsi="Times New Roman"/>
                <w:sz w:val="18"/>
                <w:szCs w:val="18"/>
              </w:rPr>
            </w:pPr>
            <w:ins w:id="377" w:author="mdavis47" w:date="2011-04-07T09:09:00Z">
              <w:r w:rsidRPr="00CA65BC">
                <w:rPr>
                  <w:rFonts w:ascii="Times New Roman" w:hAnsi="Times New Roman"/>
                  <w:sz w:val="18"/>
                  <w:szCs w:val="18"/>
                </w:rPr>
                <w:t>Foreign Language(2)</w:t>
              </w:r>
            </w:ins>
          </w:p>
        </w:tc>
        <w:tc>
          <w:tcPr>
            <w:tcW w:w="2652" w:type="dxa"/>
          </w:tcPr>
          <w:p w:rsidR="00EE09B2" w:rsidRPr="00CA65BC" w:rsidRDefault="00EE09B2" w:rsidP="00AA097C">
            <w:pPr>
              <w:spacing w:after="0"/>
              <w:ind w:firstLine="24"/>
              <w:rPr>
                <w:ins w:id="378" w:author="mdavis47" w:date="2011-04-07T09:09:00Z"/>
                <w:rFonts w:ascii="Times New Roman" w:hAnsi="Times New Roman"/>
                <w:sz w:val="18"/>
                <w:szCs w:val="18"/>
              </w:rPr>
            </w:pPr>
            <w:ins w:id="379" w:author="mdavis47" w:date="2011-04-07T09:09:00Z">
              <w:r w:rsidRPr="00CA65BC">
                <w:rPr>
                  <w:rFonts w:ascii="Times New Roman" w:hAnsi="Times New Roman"/>
                  <w:sz w:val="18"/>
                  <w:szCs w:val="18"/>
                </w:rPr>
                <w:t>Two courses in one language emphasizing speaking, listening, reading and writing</w:t>
              </w:r>
            </w:ins>
          </w:p>
        </w:tc>
        <w:tc>
          <w:tcPr>
            <w:tcW w:w="1440" w:type="dxa"/>
          </w:tcPr>
          <w:p w:rsidR="00EE09B2" w:rsidRPr="00CA65BC" w:rsidRDefault="00EE09B2" w:rsidP="00AA097C">
            <w:pPr>
              <w:spacing w:after="0"/>
              <w:ind w:firstLine="0"/>
              <w:rPr>
                <w:ins w:id="380" w:author="mdavis47" w:date="2011-04-07T09:09:00Z"/>
                <w:rFonts w:ascii="Times New Roman" w:hAnsi="Times New Roman"/>
                <w:sz w:val="18"/>
                <w:szCs w:val="18"/>
              </w:rPr>
            </w:pPr>
            <w:ins w:id="381" w:author="mdavis47" w:date="2011-04-07T09:09:00Z">
              <w:r w:rsidRPr="00CA65BC">
                <w:rPr>
                  <w:rFonts w:ascii="Times New Roman" w:hAnsi="Times New Roman"/>
                  <w:sz w:val="18"/>
                  <w:szCs w:val="18"/>
                </w:rPr>
                <w:t>Foreign Language(2)</w:t>
              </w:r>
            </w:ins>
          </w:p>
        </w:tc>
        <w:tc>
          <w:tcPr>
            <w:tcW w:w="3690" w:type="dxa"/>
          </w:tcPr>
          <w:p w:rsidR="00EE09B2" w:rsidRPr="00CA65BC" w:rsidRDefault="00EE09B2" w:rsidP="00AA097C">
            <w:pPr>
              <w:spacing w:after="0"/>
              <w:ind w:firstLine="0"/>
              <w:rPr>
                <w:ins w:id="382" w:author="mdavis47" w:date="2011-04-07T09:09:00Z"/>
                <w:rFonts w:ascii="Times New Roman" w:hAnsi="Times New Roman"/>
                <w:sz w:val="18"/>
                <w:szCs w:val="18"/>
              </w:rPr>
            </w:pPr>
            <w:ins w:id="383" w:author="mdavis47" w:date="2011-04-07T09:09:00Z">
              <w:r w:rsidRPr="00CA65BC">
                <w:rPr>
                  <w:rFonts w:ascii="Times New Roman" w:hAnsi="Times New Roman"/>
                  <w:sz w:val="18"/>
                  <w:szCs w:val="18"/>
                </w:rPr>
                <w:t>Two courses in one language emphasizing speaking, listening, reading and writing</w:t>
              </w:r>
            </w:ins>
          </w:p>
        </w:tc>
      </w:tr>
    </w:tbl>
    <w:p w:rsidR="00EE09B2" w:rsidRDefault="00EE09B2" w:rsidP="000D26A0">
      <w:pPr>
        <w:widowControl w:val="0"/>
        <w:tabs>
          <w:tab w:val="left" w:pos="3680"/>
        </w:tabs>
        <w:autoSpaceDE w:val="0"/>
        <w:autoSpaceDN w:val="0"/>
        <w:adjustRightInd w:val="0"/>
        <w:spacing w:after="0" w:line="250" w:lineRule="auto"/>
        <w:ind w:left="3694" w:right="4503" w:hanging="2674"/>
        <w:rPr>
          <w:ins w:id="384" w:author="mdavis47" w:date="2011-04-07T09:08:00Z"/>
          <w:rFonts w:ascii="Times New Roman" w:hAnsi="Times New Roman"/>
          <w:b/>
          <w:bCs/>
          <w:color w:val="191919"/>
          <w:spacing w:val="-2"/>
          <w:sz w:val="28"/>
          <w:szCs w:val="28"/>
        </w:rPr>
      </w:pPr>
    </w:p>
    <w:p w:rsidR="00EF6577" w:rsidRDefault="00EF6577" w:rsidP="00EF6577">
      <w:pPr>
        <w:pStyle w:val="Heading2"/>
        <w:spacing w:before="0" w:line="240" w:lineRule="auto"/>
        <w:ind w:left="990"/>
        <w:rPr>
          <w:rFonts w:ascii="Times New Roman" w:hAnsi="Times New Roman"/>
          <w:bCs w:val="0"/>
          <w:color w:val="191919"/>
          <w:spacing w:val="-2"/>
          <w:sz w:val="22"/>
          <w:szCs w:val="22"/>
        </w:rPr>
      </w:pPr>
    </w:p>
    <w:p w:rsidR="00EF6577" w:rsidRDefault="00EF6577" w:rsidP="00EF6577">
      <w:pPr>
        <w:pStyle w:val="Heading2"/>
        <w:spacing w:before="0" w:line="240" w:lineRule="auto"/>
        <w:ind w:left="990"/>
        <w:rPr>
          <w:rFonts w:ascii="Times New Roman" w:hAnsi="Times New Roman"/>
          <w:bCs w:val="0"/>
          <w:color w:val="191919"/>
          <w:spacing w:val="-2"/>
          <w:sz w:val="22"/>
          <w:szCs w:val="22"/>
        </w:rPr>
      </w:pPr>
    </w:p>
    <w:p w:rsidR="00EF6577" w:rsidRDefault="00EF6577" w:rsidP="00EF6577">
      <w:pPr>
        <w:pStyle w:val="Heading2"/>
        <w:spacing w:before="0" w:line="240" w:lineRule="auto"/>
        <w:ind w:left="990"/>
        <w:rPr>
          <w:rFonts w:ascii="Times New Roman" w:hAnsi="Times New Roman"/>
          <w:bCs w:val="0"/>
          <w:color w:val="191919"/>
          <w:spacing w:val="-2"/>
          <w:sz w:val="22"/>
          <w:szCs w:val="22"/>
        </w:rPr>
      </w:pPr>
    </w:p>
    <w:p w:rsidR="00EF6577" w:rsidRDefault="00EF6577" w:rsidP="00EF6577">
      <w:pPr>
        <w:pStyle w:val="Heading2"/>
        <w:spacing w:before="0" w:line="240" w:lineRule="auto"/>
        <w:ind w:left="990"/>
        <w:rPr>
          <w:rFonts w:ascii="Times New Roman" w:hAnsi="Times New Roman"/>
          <w:bCs w:val="0"/>
          <w:color w:val="191919"/>
          <w:spacing w:val="-2"/>
          <w:sz w:val="22"/>
          <w:szCs w:val="22"/>
        </w:rPr>
      </w:pPr>
    </w:p>
    <w:p w:rsidR="00EF6577" w:rsidRPr="00EF6577" w:rsidRDefault="00EF6577" w:rsidP="00EF6577">
      <w:pPr>
        <w:rPr>
          <w:lang w:eastAsia="en-US"/>
        </w:rPr>
      </w:pPr>
    </w:p>
    <w:p w:rsidR="00115A2C" w:rsidRDefault="00115A2C" w:rsidP="00EF6577">
      <w:pPr>
        <w:pStyle w:val="Heading2"/>
        <w:spacing w:before="0" w:line="240" w:lineRule="auto"/>
        <w:ind w:left="990"/>
        <w:rPr>
          <w:rFonts w:ascii="Times New Roman" w:hAnsi="Times New Roman"/>
          <w:bCs w:val="0"/>
          <w:color w:val="191919"/>
          <w:spacing w:val="-2"/>
          <w:sz w:val="22"/>
          <w:szCs w:val="22"/>
        </w:rPr>
      </w:pPr>
    </w:p>
    <w:p w:rsidR="00115A2C" w:rsidRDefault="00115A2C" w:rsidP="00EF6577">
      <w:pPr>
        <w:pStyle w:val="Heading2"/>
        <w:spacing w:before="0" w:line="240" w:lineRule="auto"/>
        <w:ind w:left="990"/>
        <w:rPr>
          <w:rFonts w:ascii="Times New Roman" w:hAnsi="Times New Roman"/>
          <w:bCs w:val="0"/>
          <w:color w:val="191919"/>
          <w:spacing w:val="-2"/>
          <w:sz w:val="22"/>
          <w:szCs w:val="22"/>
        </w:rPr>
      </w:pPr>
    </w:p>
    <w:p w:rsidR="00115A2C" w:rsidRDefault="00115A2C" w:rsidP="00EF6577">
      <w:pPr>
        <w:pStyle w:val="Heading2"/>
        <w:spacing w:before="0" w:line="240" w:lineRule="auto"/>
        <w:ind w:left="990"/>
        <w:rPr>
          <w:rFonts w:ascii="Times New Roman" w:hAnsi="Times New Roman"/>
          <w:bCs w:val="0"/>
          <w:color w:val="191919"/>
          <w:spacing w:val="-2"/>
          <w:sz w:val="22"/>
          <w:szCs w:val="22"/>
        </w:rPr>
      </w:pPr>
    </w:p>
    <w:p w:rsidR="00115A2C" w:rsidRDefault="00115A2C" w:rsidP="000D26A0">
      <w:pPr>
        <w:widowControl w:val="0"/>
        <w:autoSpaceDE w:val="0"/>
        <w:autoSpaceDN w:val="0"/>
        <w:adjustRightInd w:val="0"/>
        <w:spacing w:before="8" w:after="0" w:line="190" w:lineRule="exact"/>
        <w:rPr>
          <w:rFonts w:ascii="Times New Roman" w:hAnsi="Times New Roman"/>
          <w:b/>
          <w:color w:val="191919"/>
          <w:spacing w:val="-2"/>
          <w:sz w:val="28"/>
          <w:szCs w:val="28"/>
        </w:rPr>
      </w:pPr>
    </w:p>
    <w:p w:rsidR="00115A2C" w:rsidRDefault="00115A2C" w:rsidP="000D26A0">
      <w:pPr>
        <w:widowControl w:val="0"/>
        <w:autoSpaceDE w:val="0"/>
        <w:autoSpaceDN w:val="0"/>
        <w:adjustRightInd w:val="0"/>
        <w:spacing w:before="8" w:after="0" w:line="190" w:lineRule="exact"/>
        <w:rPr>
          <w:rFonts w:ascii="Times New Roman" w:hAnsi="Times New Roman"/>
          <w:b/>
          <w:color w:val="191919"/>
          <w:spacing w:val="-2"/>
          <w:sz w:val="28"/>
          <w:szCs w:val="28"/>
        </w:rPr>
      </w:pPr>
    </w:p>
    <w:p w:rsidR="00115A2C" w:rsidRPr="00EF6577" w:rsidRDefault="00115A2C" w:rsidP="00115A2C">
      <w:pPr>
        <w:pStyle w:val="Heading2"/>
        <w:spacing w:before="0" w:line="240" w:lineRule="auto"/>
        <w:ind w:left="990"/>
        <w:rPr>
          <w:ins w:id="385" w:author="mdavis47" w:date="2011-04-07T08:46:00Z"/>
          <w:rFonts w:ascii="Times New Roman" w:hAnsi="Times New Roman"/>
          <w:bCs w:val="0"/>
          <w:color w:val="191919"/>
          <w:spacing w:val="-2"/>
          <w:sz w:val="18"/>
          <w:szCs w:val="18"/>
        </w:rPr>
      </w:pPr>
      <w:bookmarkStart w:id="386" w:name="_Toc295058523"/>
      <w:ins w:id="387" w:author="mdavis47" w:date="2011-04-07T08:46:00Z">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386"/>
      </w:ins>
    </w:p>
    <w:p w:rsidR="00EE09B2" w:rsidRPr="00103BFE" w:rsidDel="00103BFE" w:rsidRDefault="00623C29" w:rsidP="000D26A0">
      <w:pPr>
        <w:widowControl w:val="0"/>
        <w:tabs>
          <w:tab w:val="left" w:pos="3680"/>
        </w:tabs>
        <w:autoSpaceDE w:val="0"/>
        <w:autoSpaceDN w:val="0"/>
        <w:adjustRightInd w:val="0"/>
        <w:spacing w:after="0" w:line="250" w:lineRule="auto"/>
        <w:ind w:left="3694" w:right="4503" w:hanging="2674"/>
        <w:rPr>
          <w:del w:id="388" w:author="mdavis47" w:date="2011-04-07T08:46:00Z"/>
          <w:rFonts w:ascii="Times New Roman" w:hAnsi="Times New Roman"/>
          <w:b/>
          <w:color w:val="000000"/>
          <w:sz w:val="28"/>
          <w:szCs w:val="28"/>
          <w:rPrChange w:id="389" w:author="mdavis47" w:date="2011-04-07T08:45:00Z">
            <w:rPr>
              <w:del w:id="390" w:author="mdavis47" w:date="2011-04-07T08:46:00Z"/>
              <w:rFonts w:ascii="Times New Roman" w:hAnsi="Times New Roman"/>
              <w:color w:val="000000"/>
              <w:sz w:val="18"/>
              <w:szCs w:val="18"/>
            </w:rPr>
          </w:rPrChange>
        </w:rPr>
      </w:pPr>
      <w:del w:id="391" w:author="mdavis47" w:date="2011-04-07T08:46:00Z">
        <w:r w:rsidRPr="00623C29">
          <w:rPr>
            <w:rFonts w:ascii="Times New Roman" w:hAnsi="Times New Roman"/>
            <w:b/>
            <w:color w:val="191919"/>
            <w:spacing w:val="-2"/>
            <w:sz w:val="28"/>
            <w:szCs w:val="28"/>
            <w:rPrChange w:id="392" w:author="mdavis47" w:date="2011-04-07T08:45:00Z">
              <w:rPr>
                <w:rFonts w:ascii="Times New Roman" w:hAnsi="Times New Roman"/>
                <w:color w:val="191919"/>
                <w:spacing w:val="-2"/>
                <w:sz w:val="18"/>
                <w:szCs w:val="18"/>
                <w:u w:val="single"/>
              </w:rPr>
            </w:rPrChange>
          </w:rPr>
          <w:delText>Are</w:delText>
        </w:r>
        <w:r w:rsidRPr="00623C29">
          <w:rPr>
            <w:rFonts w:ascii="Times New Roman" w:hAnsi="Times New Roman"/>
            <w:b/>
            <w:color w:val="191919"/>
            <w:sz w:val="28"/>
            <w:szCs w:val="28"/>
            <w:rPrChange w:id="393" w:author="mdavis47" w:date="2011-04-07T08:45:00Z">
              <w:rPr>
                <w:rFonts w:ascii="Times New Roman" w:hAnsi="Times New Roman"/>
                <w:color w:val="191919"/>
                <w:sz w:val="18"/>
                <w:szCs w:val="18"/>
                <w:u w:val="single"/>
              </w:rPr>
            </w:rPrChange>
          </w:rPr>
          <w:delText>a</w:delText>
        </w:r>
        <w:r w:rsidRPr="00623C29">
          <w:rPr>
            <w:rFonts w:ascii="Times New Roman" w:hAnsi="Times New Roman"/>
            <w:b/>
            <w:color w:val="191919"/>
            <w:spacing w:val="-4"/>
            <w:sz w:val="28"/>
            <w:szCs w:val="28"/>
            <w:rPrChange w:id="394" w:author="mdavis47" w:date="2011-04-07T08:45:00Z">
              <w:rPr>
                <w:rFonts w:ascii="Times New Roman" w:hAnsi="Times New Roman"/>
                <w:color w:val="191919"/>
                <w:spacing w:val="-4"/>
                <w:sz w:val="18"/>
                <w:szCs w:val="18"/>
                <w:u w:val="single"/>
              </w:rPr>
            </w:rPrChange>
          </w:rPr>
          <w:delText xml:space="preserve"> </w:delText>
        </w:r>
        <w:r w:rsidRPr="00623C29">
          <w:rPr>
            <w:rFonts w:ascii="Times New Roman" w:hAnsi="Times New Roman"/>
            <w:b/>
            <w:color w:val="191919"/>
            <w:spacing w:val="-2"/>
            <w:sz w:val="28"/>
            <w:szCs w:val="28"/>
            <w:rPrChange w:id="395" w:author="mdavis47" w:date="2011-04-07T08:45:00Z">
              <w:rPr>
                <w:rFonts w:ascii="Times New Roman" w:hAnsi="Times New Roman"/>
                <w:color w:val="191919"/>
                <w:spacing w:val="-2"/>
                <w:sz w:val="18"/>
                <w:szCs w:val="18"/>
                <w:u w:val="single"/>
              </w:rPr>
            </w:rPrChange>
          </w:rPr>
          <w:delText>o</w:delText>
        </w:r>
        <w:r w:rsidRPr="00623C29">
          <w:rPr>
            <w:rFonts w:ascii="Times New Roman" w:hAnsi="Times New Roman"/>
            <w:b/>
            <w:color w:val="191919"/>
            <w:sz w:val="28"/>
            <w:szCs w:val="28"/>
            <w:rPrChange w:id="396" w:author="mdavis47" w:date="2011-04-07T08:45:00Z">
              <w:rPr>
                <w:rFonts w:ascii="Times New Roman" w:hAnsi="Times New Roman"/>
                <w:color w:val="191919"/>
                <w:sz w:val="18"/>
                <w:szCs w:val="18"/>
                <w:u w:val="single"/>
              </w:rPr>
            </w:rPrChange>
          </w:rPr>
          <w:delText>f</w:delText>
        </w:r>
        <w:r w:rsidRPr="00623C29">
          <w:rPr>
            <w:rFonts w:ascii="Times New Roman" w:hAnsi="Times New Roman"/>
            <w:b/>
            <w:color w:val="191919"/>
            <w:spacing w:val="-4"/>
            <w:sz w:val="28"/>
            <w:szCs w:val="28"/>
            <w:rPrChange w:id="397" w:author="mdavis47" w:date="2011-04-07T08:45:00Z">
              <w:rPr>
                <w:rFonts w:ascii="Times New Roman" w:hAnsi="Times New Roman"/>
                <w:color w:val="191919"/>
                <w:spacing w:val="-4"/>
                <w:sz w:val="18"/>
                <w:szCs w:val="18"/>
                <w:u w:val="single"/>
              </w:rPr>
            </w:rPrChange>
          </w:rPr>
          <w:delText xml:space="preserve"> </w:delText>
        </w:r>
        <w:r w:rsidRPr="00623C29">
          <w:rPr>
            <w:rFonts w:ascii="Times New Roman" w:hAnsi="Times New Roman"/>
            <w:b/>
            <w:color w:val="191919"/>
            <w:spacing w:val="-2"/>
            <w:sz w:val="28"/>
            <w:szCs w:val="28"/>
            <w:rPrChange w:id="398" w:author="mdavis47" w:date="2011-04-07T08:45:00Z">
              <w:rPr>
                <w:rFonts w:ascii="Times New Roman" w:hAnsi="Times New Roman"/>
                <w:color w:val="191919"/>
                <w:spacing w:val="-2"/>
                <w:sz w:val="18"/>
                <w:szCs w:val="18"/>
                <w:u w:val="single"/>
              </w:rPr>
            </w:rPrChange>
          </w:rPr>
          <w:delText>Deficienc</w:delText>
        </w:r>
        <w:r w:rsidRPr="00623C29">
          <w:rPr>
            <w:rFonts w:ascii="Times New Roman" w:hAnsi="Times New Roman"/>
            <w:b/>
            <w:color w:val="191919"/>
            <w:sz w:val="28"/>
            <w:szCs w:val="28"/>
            <w:rPrChange w:id="399" w:author="mdavis47" w:date="2011-04-07T08:45:00Z">
              <w:rPr>
                <w:rFonts w:ascii="Times New Roman" w:hAnsi="Times New Roman"/>
                <w:color w:val="191919"/>
                <w:sz w:val="18"/>
                <w:szCs w:val="18"/>
                <w:u w:val="single"/>
              </w:rPr>
            </w:rPrChange>
          </w:rPr>
          <w:delText>y</w:delText>
        </w:r>
        <w:r w:rsidRPr="00623C29">
          <w:rPr>
            <w:rFonts w:ascii="Times New Roman" w:hAnsi="Times New Roman"/>
            <w:b/>
            <w:color w:val="191919"/>
            <w:spacing w:val="-13"/>
            <w:sz w:val="28"/>
            <w:szCs w:val="28"/>
            <w:rPrChange w:id="400" w:author="mdavis47" w:date="2011-04-07T08:45:00Z">
              <w:rPr>
                <w:rFonts w:ascii="Times New Roman" w:hAnsi="Times New Roman"/>
                <w:color w:val="191919"/>
                <w:spacing w:val="-13"/>
                <w:sz w:val="18"/>
                <w:szCs w:val="18"/>
                <w:u w:val="single"/>
              </w:rPr>
            </w:rPrChange>
          </w:rPr>
          <w:delText xml:space="preserve"> </w:delText>
        </w:r>
        <w:r w:rsidRPr="00623C29">
          <w:rPr>
            <w:rFonts w:ascii="Times New Roman" w:hAnsi="Times New Roman"/>
            <w:b/>
            <w:color w:val="191919"/>
            <w:spacing w:val="-2"/>
            <w:sz w:val="28"/>
            <w:szCs w:val="28"/>
            <w:rPrChange w:id="401" w:author="mdavis47" w:date="2011-04-07T08:45:00Z">
              <w:rPr>
                <w:rFonts w:ascii="Times New Roman" w:hAnsi="Times New Roman"/>
                <w:color w:val="191919"/>
                <w:spacing w:val="-2"/>
                <w:sz w:val="18"/>
                <w:szCs w:val="18"/>
                <w:u w:val="single"/>
              </w:rPr>
            </w:rPrChange>
          </w:rPr>
          <w:delText>Alternatives</w:delText>
        </w:r>
      </w:del>
    </w:p>
    <w:p w:rsidR="00EE09B2" w:rsidRPr="00103BFE" w:rsidRDefault="00EE09B2" w:rsidP="000D26A0">
      <w:pPr>
        <w:widowControl w:val="0"/>
        <w:autoSpaceDE w:val="0"/>
        <w:autoSpaceDN w:val="0"/>
        <w:adjustRightInd w:val="0"/>
        <w:spacing w:before="8" w:after="0" w:line="190" w:lineRule="exact"/>
        <w:rPr>
          <w:rFonts w:ascii="Times New Roman" w:hAnsi="Times New Roman"/>
          <w:b/>
          <w:color w:val="000000"/>
          <w:sz w:val="28"/>
          <w:szCs w:val="28"/>
          <w:rPrChange w:id="402" w:author="mdavis47" w:date="2011-04-07T08:45:00Z">
            <w:rPr>
              <w:rFonts w:ascii="Times New Roman" w:hAnsi="Times New Roman"/>
              <w:color w:val="000000"/>
              <w:sz w:val="19"/>
              <w:szCs w:val="19"/>
            </w:rPr>
          </w:rPrChange>
        </w:rPr>
      </w:pPr>
    </w:p>
    <w:p w:rsidR="00EE09B2" w:rsidRDefault="00EE09B2" w:rsidP="003B5DD4">
      <w:pPr>
        <w:pStyle w:val="Heading2"/>
        <w:spacing w:before="0" w:line="240" w:lineRule="auto"/>
        <w:ind w:left="990"/>
        <w:rPr>
          <w:rFonts w:ascii="Times New Roman" w:hAnsi="Times New Roman"/>
          <w:color w:val="000000"/>
          <w:sz w:val="18"/>
          <w:szCs w:val="18"/>
        </w:rPr>
      </w:pPr>
      <w:bookmarkStart w:id="403" w:name="_Toc294266421"/>
      <w:bookmarkStart w:id="404" w:name="_Toc295058524"/>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403"/>
      <w:bookmarkEnd w:id="404"/>
    </w:p>
    <w:p w:rsidR="00EE09B2" w:rsidRPr="00EF6577"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E09B2" w:rsidRDefault="00EE09B2" w:rsidP="000D26A0">
      <w:pPr>
        <w:widowControl w:val="0"/>
        <w:autoSpaceDE w:val="0"/>
        <w:autoSpaceDN w:val="0"/>
        <w:adjustRightInd w:val="0"/>
        <w:spacing w:before="8" w:after="0" w:line="190" w:lineRule="exact"/>
        <w:rPr>
          <w:rFonts w:ascii="Times New Roman" w:hAnsi="Times New Roman"/>
          <w:color w:val="000000"/>
          <w:sz w:val="19"/>
          <w:szCs w:val="19"/>
        </w:rPr>
      </w:pPr>
    </w:p>
    <w:p w:rsidR="00EE09B2" w:rsidRDefault="00EE09B2" w:rsidP="003B5DD4">
      <w:pPr>
        <w:pStyle w:val="Heading2"/>
        <w:spacing w:before="0" w:line="240" w:lineRule="auto"/>
        <w:ind w:left="990"/>
        <w:rPr>
          <w:rFonts w:ascii="Times New Roman" w:hAnsi="Times New Roman"/>
          <w:color w:val="000000"/>
          <w:sz w:val="18"/>
          <w:szCs w:val="18"/>
        </w:rPr>
      </w:pPr>
      <w:bookmarkStart w:id="405" w:name="_Toc294266422"/>
      <w:bookmarkStart w:id="406" w:name="_Toc295058525"/>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405"/>
      <w:bookmarkEnd w:id="406"/>
    </w:p>
    <w:p w:rsidR="00000000" w:rsidRDefault="00EE09B2">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Change w:id="407" w:author="mdavis47" w:date="2011-03-21T10:51:00Z">
          <w:pPr>
            <w:widowControl w:val="0"/>
            <w:autoSpaceDE w:val="0"/>
            <w:autoSpaceDN w:val="0"/>
            <w:adjustRightInd w:val="0"/>
            <w:spacing w:before="30" w:after="0"/>
            <w:ind w:left="1020" w:right="846"/>
            <w:jc w:val="both"/>
          </w:pPr>
        </w:pPrChange>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del w:id="408" w:author="mdavis47" w:date="2011-03-21T10:50:00Z">
        <w:r w:rsidDel="00122233">
          <w:rPr>
            <w:rFonts w:ascii="Times New Roman" w:hAnsi="Times New Roman"/>
            <w:color w:val="191919"/>
            <w:spacing w:val="-2"/>
            <w:sz w:val="18"/>
            <w:szCs w:val="18"/>
          </w:rPr>
          <w:delText>CPE</w:delText>
        </w:r>
        <w:r w:rsidRPr="00EF6577" w:rsidDel="00122233">
          <w:rPr>
            <w:rFonts w:ascii="Times New Roman" w:hAnsi="Times New Roman"/>
            <w:color w:val="191919"/>
            <w:spacing w:val="-2"/>
            <w:sz w:val="18"/>
            <w:szCs w:val="18"/>
          </w:rPr>
          <w:delText xml:space="preserve">, </w:delText>
        </w:r>
      </w:del>
      <w:ins w:id="409" w:author="mdavis47" w:date="2011-03-21T10:51:00Z">
        <w:r w:rsidRPr="00EF6577">
          <w:rPr>
            <w:rFonts w:ascii="Times New Roman" w:hAnsi="Times New Roman"/>
            <w:color w:val="191919"/>
            <w:spacing w:val="-2"/>
            <w:sz w:val="18"/>
            <w:szCs w:val="18"/>
          </w:rPr>
          <w:t xml:space="preserve"> College Placement Exam" </w:t>
        </w:r>
      </w:ins>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E09B2" w:rsidRDefault="00EE09B2" w:rsidP="000D26A0">
      <w:pPr>
        <w:widowControl w:val="0"/>
        <w:autoSpaceDE w:val="0"/>
        <w:autoSpaceDN w:val="0"/>
        <w:adjustRightInd w:val="0"/>
        <w:spacing w:before="7" w:after="0" w:line="200" w:lineRule="exact"/>
        <w:rPr>
          <w:rFonts w:ascii="Times New Roman" w:hAnsi="Times New Roman"/>
          <w:color w:val="000000"/>
          <w:sz w:val="20"/>
          <w:szCs w:val="20"/>
        </w:rPr>
      </w:pPr>
    </w:p>
    <w:p w:rsidR="00EE09B2" w:rsidRDefault="00EE09B2" w:rsidP="003B5DD4">
      <w:pPr>
        <w:pStyle w:val="Heading2"/>
        <w:spacing w:before="0" w:line="240" w:lineRule="auto"/>
        <w:ind w:left="990"/>
        <w:rPr>
          <w:rFonts w:ascii="Times New Roman" w:hAnsi="Times New Roman"/>
          <w:color w:val="000000"/>
          <w:sz w:val="18"/>
          <w:szCs w:val="18"/>
        </w:rPr>
      </w:pPr>
      <w:bookmarkStart w:id="410" w:name="_Toc294266423"/>
      <w:bookmarkStart w:id="411" w:name="_Toc295058526"/>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410"/>
      <w:bookmarkEnd w:id="411"/>
    </w:p>
    <w:p w:rsidR="00EE09B2" w:rsidRPr="00EF6577"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E09B2" w:rsidRDefault="00EE09B2" w:rsidP="000D26A0">
      <w:pPr>
        <w:widowControl w:val="0"/>
        <w:autoSpaceDE w:val="0"/>
        <w:autoSpaceDN w:val="0"/>
        <w:adjustRightInd w:val="0"/>
        <w:spacing w:before="8" w:after="0" w:line="190" w:lineRule="exact"/>
        <w:rPr>
          <w:rFonts w:ascii="Times New Roman" w:hAnsi="Times New Roman"/>
          <w:color w:val="000000"/>
          <w:sz w:val="19"/>
          <w:szCs w:val="19"/>
        </w:rPr>
      </w:pPr>
    </w:p>
    <w:p w:rsidR="00EE09B2" w:rsidRDefault="00EE09B2" w:rsidP="003B5DD4">
      <w:pPr>
        <w:pStyle w:val="Heading2"/>
        <w:spacing w:before="0" w:line="240" w:lineRule="auto"/>
        <w:ind w:left="990"/>
        <w:rPr>
          <w:rFonts w:ascii="Times New Roman" w:hAnsi="Times New Roman"/>
          <w:color w:val="000000"/>
          <w:sz w:val="18"/>
          <w:szCs w:val="18"/>
        </w:rPr>
      </w:pPr>
      <w:bookmarkStart w:id="412" w:name="_Toc294266424"/>
      <w:bookmarkStart w:id="413" w:name="_Toc29505852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412"/>
      <w:bookmarkEnd w:id="413"/>
    </w:p>
    <w:p w:rsidR="00EE09B2" w:rsidRPr="00EF6577"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E09B2" w:rsidRDefault="00EE09B2" w:rsidP="00EE09B2">
      <w:pPr>
        <w:widowControl w:val="0"/>
        <w:autoSpaceDE w:val="0"/>
        <w:autoSpaceDN w:val="0"/>
        <w:adjustRightInd w:val="0"/>
        <w:spacing w:before="8" w:after="0" w:line="190" w:lineRule="exact"/>
        <w:ind w:firstLine="0"/>
        <w:rPr>
          <w:rFonts w:ascii="Times New Roman" w:hAnsi="Times New Roman"/>
          <w:color w:val="000000"/>
          <w:sz w:val="19"/>
          <w:szCs w:val="19"/>
        </w:rPr>
      </w:pPr>
    </w:p>
    <w:p w:rsidR="00EE09B2" w:rsidRDefault="00EE09B2" w:rsidP="003B5DD4">
      <w:pPr>
        <w:pStyle w:val="Heading2"/>
        <w:spacing w:before="0" w:line="240" w:lineRule="auto"/>
        <w:ind w:left="990"/>
        <w:rPr>
          <w:rFonts w:ascii="Times New Roman" w:hAnsi="Times New Roman"/>
          <w:color w:val="000000"/>
          <w:sz w:val="18"/>
          <w:szCs w:val="18"/>
        </w:rPr>
      </w:pPr>
      <w:bookmarkStart w:id="414" w:name="_Toc294266425"/>
      <w:bookmarkStart w:id="415" w:name="_Toc295058528"/>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414"/>
      <w:bookmarkEnd w:id="415"/>
    </w:p>
    <w:p w:rsidR="0050315D" w:rsidRDefault="00EE09B2" w:rsidP="00EF6577">
      <w:pPr>
        <w:widowControl w:val="0"/>
        <w:autoSpaceDE w:val="0"/>
        <w:autoSpaceDN w:val="0"/>
        <w:adjustRightInd w:val="0"/>
        <w:spacing w:before="30" w:after="0" w:line="250" w:lineRule="auto"/>
        <w:ind w:left="990" w:right="71" w:firstLine="0"/>
        <w:jc w:val="both"/>
        <w:rPr>
          <w:rFonts w:ascii="Times New Roman" w:hAnsi="Times New Roman"/>
          <w:color w:val="191919"/>
          <w:spacing w:val="-2"/>
          <w:sz w:val="18"/>
          <w:szCs w:val="18"/>
        </w:rPr>
        <w:sectPr w:rsidR="0050315D" w:rsidSect="0050315D">
          <w:pgSz w:w="12240" w:h="15840"/>
          <w:pgMar w:top="420" w:right="420" w:bottom="180" w:left="600" w:header="720" w:footer="288" w:gutter="0"/>
          <w:cols w:space="720" w:equalWidth="0">
            <w:col w:w="11220"/>
          </w:cols>
          <w:noEndnote/>
          <w:docGrid w:linePitch="299"/>
        </w:sect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del w:id="416" w:author="mdavis47" w:date="2011-03-21T09:38:00Z">
        <w:r w:rsidDel="005D3B83">
          <w:rPr>
            <w:rFonts w:ascii="Times New Roman" w:hAnsi="Times New Roman"/>
            <w:color w:val="191919"/>
            <w:spacing w:val="-2"/>
            <w:sz w:val="18"/>
            <w:szCs w:val="18"/>
          </w:rPr>
          <w:delText>CP</w:delText>
        </w:r>
        <w:r w:rsidRPr="00EF6577" w:rsidDel="005D3B83">
          <w:rPr>
            <w:rFonts w:ascii="Times New Roman" w:hAnsi="Times New Roman"/>
            <w:color w:val="191919"/>
            <w:spacing w:val="-2"/>
            <w:sz w:val="18"/>
            <w:szCs w:val="18"/>
          </w:rPr>
          <w:delText xml:space="preserve">C </w:delText>
        </w:r>
      </w:del>
      <w:ins w:id="417" w:author="mdavis47" w:date="2011-03-21T09:38:00Z">
        <w:r w:rsidRPr="00EF6577">
          <w:rPr>
            <w:rFonts w:ascii="Times New Roman" w:hAnsi="Times New Roman"/>
            <w:color w:val="191919"/>
            <w:spacing w:val="-2"/>
            <w:sz w:val="18"/>
            <w:szCs w:val="18"/>
          </w:rPr>
          <w:t xml:space="preserve"> College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ins>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E09B2" w:rsidRPr="00930000" w:rsidRDefault="00623C29" w:rsidP="00930000">
      <w:pPr>
        <w:ind w:left="8730"/>
        <w:rPr>
          <w:rFonts w:ascii="Times New Roman" w:hAnsi="Times New Roman" w:cs="Times New Roman"/>
          <w:b/>
        </w:rPr>
      </w:pPr>
      <w:r w:rsidRPr="00623C29">
        <w:rPr>
          <w:rFonts w:ascii="Times New Roman" w:hAnsi="Times New Roman"/>
          <w:noProof/>
          <w:color w:val="000000"/>
          <w:sz w:val="18"/>
          <w:szCs w:val="18"/>
        </w:rPr>
        <w:lastRenderedPageBreak/>
        <w:pict>
          <v:group id="_x0000_s17513" style="position:absolute;left:0;text-align:left;margin-left:426.5pt;margin-top:-24.5pt;width:198.65pt;height:795.8pt;z-index:-251350016" coordorigin="9205,-90" coordsize="3973,15916">
            <v:group id="_x0000_s17514" style="position:absolute;left:9205;top:-90;width:3973;height:15916" coordorigin="9205,-90" coordsize="3973,15916">
              <v:group id="_x0000_s17515" style="position:absolute;left:9205;top:-90;width:3973;height:15916" coordorigin="9205,-90" coordsize="3973,15916">
                <v:rect id="Rectangle 2736" o:spid="_x0000_s17516"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517"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518"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519"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520"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521"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52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52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524"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52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52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527"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52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52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530"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53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53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533"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53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53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536"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537"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538"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50315D" w:rsidRDefault="0050315D" w:rsidP="0050315D">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50315D" w:rsidRDefault="0050315D" w:rsidP="0050315D">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539"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50315D" w:rsidRDefault="0050315D" w:rsidP="0050315D">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540"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50315D" w:rsidRDefault="0050315D" w:rsidP="0050315D">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541"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542"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543"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544"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545"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546"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926819" w:rsidRPr="00930000">
        <w:rPr>
          <w:rFonts w:ascii="Times New Roman" w:hAnsi="Times New Roman" w:cs="Times New Roman"/>
          <w:b/>
        </w:rPr>
        <w:t>Admissions</w:t>
      </w:r>
    </w:p>
    <w:p w:rsidR="00EE09B2" w:rsidRDefault="00EE09B2">
      <w:pPr>
        <w:widowControl w:val="0"/>
        <w:autoSpaceDE w:val="0"/>
        <w:autoSpaceDN w:val="0"/>
        <w:adjustRightInd w:val="0"/>
        <w:spacing w:before="30" w:after="0" w:line="250" w:lineRule="auto"/>
        <w:ind w:left="1020" w:right="69"/>
        <w:jc w:val="both"/>
        <w:rPr>
          <w:rFonts w:ascii="Times New Roman" w:hAnsi="Times New Roman"/>
          <w:b/>
          <w:smallCaps/>
          <w:color w:val="000000"/>
          <w:sz w:val="24"/>
          <w:szCs w:val="24"/>
        </w:rPr>
      </w:pPr>
    </w:p>
    <w:p w:rsidR="00EE09B2" w:rsidRDefault="00623C29" w:rsidP="00DC4EEA">
      <w:pPr>
        <w:pStyle w:val="Heading2"/>
        <w:spacing w:before="0" w:line="240" w:lineRule="auto"/>
        <w:rPr>
          <w:ins w:id="418" w:author="mdavis47" w:date="2011-04-07T09:24:00Z"/>
          <w:rFonts w:ascii="Times New Roman" w:hAnsi="Times New Roman"/>
          <w:smallCaps/>
          <w:color w:val="000000"/>
          <w:sz w:val="24"/>
          <w:szCs w:val="24"/>
          <w:rPrChange w:id="419" w:author="mdavis47" w:date="2011-04-07T11:50:00Z">
            <w:rPr>
              <w:ins w:id="420" w:author="mdavis47" w:date="2011-04-07T09:24:00Z"/>
              <w:rFonts w:ascii="Times New Roman" w:hAnsi="Times New Roman"/>
              <w:smallCaps/>
              <w:color w:val="000000"/>
              <w:sz w:val="18"/>
              <w:szCs w:val="18"/>
            </w:rPr>
          </w:rPrChange>
        </w:rPr>
      </w:pPr>
      <w:bookmarkStart w:id="421" w:name="_Toc295058529"/>
      <w:ins w:id="422" w:author="mdavis47" w:date="2011-04-07T09:23:00Z">
        <w:r w:rsidRPr="00623C29">
          <w:rPr>
            <w:rFonts w:ascii="Times New Roman" w:hAnsi="Times New Roman"/>
            <w:smallCaps/>
            <w:color w:val="000000"/>
            <w:sz w:val="24"/>
            <w:szCs w:val="24"/>
            <w:rPrChange w:id="423" w:author="mdavis47" w:date="2011-04-07T11:50:00Z">
              <w:rPr>
                <w:rFonts w:ascii="Times New Roman" w:hAnsi="Times New Roman"/>
                <w:color w:val="000000"/>
                <w:sz w:val="18"/>
                <w:szCs w:val="18"/>
                <w:u w:val="single"/>
              </w:rPr>
            </w:rPrChange>
          </w:rPr>
          <w:t>Home School Graduates</w:t>
        </w:r>
      </w:ins>
      <w:ins w:id="424" w:author="mdavis47" w:date="2011-04-07T09:24:00Z">
        <w:r w:rsidRPr="00623C29">
          <w:rPr>
            <w:rFonts w:ascii="Times New Roman" w:hAnsi="Times New Roman"/>
            <w:smallCaps/>
            <w:color w:val="000000"/>
            <w:sz w:val="24"/>
            <w:szCs w:val="24"/>
            <w:rPrChange w:id="425" w:author="mdavis47" w:date="2011-04-07T11:50:00Z">
              <w:rPr>
                <w:rFonts w:ascii="Times New Roman" w:hAnsi="Times New Roman"/>
                <w:smallCaps/>
                <w:color w:val="000000"/>
                <w:sz w:val="18"/>
                <w:szCs w:val="18"/>
                <w:u w:val="single"/>
              </w:rPr>
            </w:rPrChange>
          </w:rPr>
          <w:t xml:space="preserve"> </w:t>
        </w:r>
      </w:ins>
      <w:ins w:id="426" w:author="mdavis47" w:date="2011-04-07T09:25:00Z">
        <w:r w:rsidRPr="00623C29">
          <w:rPr>
            <w:rFonts w:ascii="Times New Roman" w:hAnsi="Times New Roman"/>
            <w:smallCaps/>
            <w:color w:val="000000"/>
            <w:sz w:val="24"/>
            <w:szCs w:val="24"/>
            <w:rPrChange w:id="427" w:author="mdavis47" w:date="2011-04-07T11:50:00Z">
              <w:rPr>
                <w:rFonts w:ascii="Times New Roman" w:hAnsi="Times New Roman"/>
                <w:smallCaps/>
                <w:color w:val="000000"/>
                <w:sz w:val="18"/>
                <w:szCs w:val="18"/>
                <w:u w:val="single"/>
              </w:rPr>
            </w:rPrChange>
          </w:rPr>
          <w:t>or Graduates of Non-Accredited high Schools</w:t>
        </w:r>
      </w:ins>
      <w:bookmarkEnd w:id="421"/>
    </w:p>
    <w:p w:rsidR="00EE09B2" w:rsidRPr="00547766" w:rsidRDefault="00623C29" w:rsidP="00CD21B7">
      <w:pPr>
        <w:widowControl w:val="0"/>
        <w:autoSpaceDE w:val="0"/>
        <w:autoSpaceDN w:val="0"/>
        <w:adjustRightInd w:val="0"/>
        <w:spacing w:before="30" w:after="0" w:line="250" w:lineRule="auto"/>
        <w:ind w:right="940" w:firstLine="0"/>
        <w:jc w:val="both"/>
        <w:rPr>
          <w:ins w:id="428" w:author="mdavis47" w:date="2011-04-07T10:51:00Z"/>
          <w:rFonts w:ascii="Times New Roman" w:hAnsi="Times New Roman"/>
          <w:color w:val="000000"/>
          <w:sz w:val="18"/>
          <w:szCs w:val="18"/>
          <w:rPrChange w:id="429" w:author="mdavis47" w:date="2011-04-07T10:51:00Z">
            <w:rPr>
              <w:ins w:id="430" w:author="mdavis47" w:date="2011-04-07T10:51:00Z"/>
              <w:color w:val="000000"/>
              <w:sz w:val="19"/>
              <w:szCs w:val="19"/>
            </w:rPr>
          </w:rPrChange>
        </w:rPr>
      </w:pPr>
      <w:ins w:id="431" w:author="mdavis47" w:date="2011-04-07T09:25:00Z">
        <w:r w:rsidRPr="00623C29">
          <w:rPr>
            <w:rFonts w:ascii="Times New Roman" w:hAnsi="Times New Roman"/>
            <w:color w:val="000000"/>
            <w:sz w:val="18"/>
            <w:szCs w:val="18"/>
            <w:rPrChange w:id="432" w:author="mdavis47" w:date="2011-04-07T10:51:00Z">
              <w:rPr>
                <w:rFonts w:ascii="Times New Roman" w:hAnsi="Times New Roman"/>
                <w:b/>
                <w:color w:val="000000"/>
                <w:sz w:val="18"/>
                <w:szCs w:val="18"/>
                <w:u w:val="single"/>
              </w:rPr>
            </w:rPrChange>
          </w:rPr>
          <w:t>Graduates of Home School programs or Non-accredited high schools</w:t>
        </w:r>
      </w:ins>
      <w:ins w:id="433" w:author="mdavis47" w:date="2011-04-07T10:47:00Z">
        <w:r w:rsidRPr="00623C29">
          <w:rPr>
            <w:rFonts w:ascii="Times New Roman" w:hAnsi="Times New Roman"/>
            <w:color w:val="000000"/>
            <w:sz w:val="18"/>
            <w:szCs w:val="18"/>
            <w:rPrChange w:id="434" w:author="mdavis47" w:date="2011-04-07T10:51:00Z">
              <w:rPr>
                <w:rFonts w:ascii="Times New Roman" w:hAnsi="Times New Roman"/>
                <w:color w:val="000000"/>
                <w:sz w:val="18"/>
                <w:szCs w:val="18"/>
                <w:u w:val="single"/>
              </w:rPr>
            </w:rPrChange>
          </w:rPr>
          <w:t xml:space="preserve"> may satisfy admissions requirements using SAT scores and satisfactory documentation of equivalent competence in each of the areas at the college-preparatory level</w:t>
        </w:r>
      </w:ins>
      <w:ins w:id="435" w:author="mdavis47" w:date="2011-04-07T10:48:00Z">
        <w:r w:rsidRPr="00623C29">
          <w:rPr>
            <w:rFonts w:ascii="Times New Roman" w:hAnsi="Times New Roman"/>
            <w:color w:val="000000"/>
            <w:sz w:val="18"/>
            <w:szCs w:val="18"/>
            <w:rPrChange w:id="436" w:author="mdavis47" w:date="2011-04-07T10:51:00Z">
              <w:rPr>
                <w:rFonts w:ascii="Times New Roman" w:hAnsi="Times New Roman"/>
                <w:color w:val="000000"/>
                <w:sz w:val="19"/>
                <w:szCs w:val="19"/>
                <w:u w:val="single"/>
              </w:rPr>
            </w:rPrChange>
          </w:rPr>
          <w:t xml:space="preserve">. </w:t>
        </w:r>
      </w:ins>
      <w:ins w:id="437" w:author="mdavis47" w:date="2011-04-07T10:51:00Z">
        <w:r w:rsidRPr="00623C29">
          <w:rPr>
            <w:rFonts w:ascii="Times New Roman" w:hAnsi="Times New Roman"/>
            <w:color w:val="000000"/>
            <w:sz w:val="18"/>
            <w:szCs w:val="18"/>
            <w:rPrChange w:id="438" w:author="mdavis47" w:date="2011-04-07T10:51:00Z">
              <w:rPr>
                <w:color w:val="000000"/>
                <w:sz w:val="19"/>
                <w:szCs w:val="19"/>
                <w:u w:val="single"/>
              </w:rPr>
            </w:rPrChange>
          </w:rPr>
          <w:t>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ins>
    </w:p>
    <w:p w:rsidR="00EE09B2" w:rsidRPr="00547766" w:rsidRDefault="00EE09B2" w:rsidP="00EE09B2">
      <w:pPr>
        <w:widowControl w:val="0"/>
        <w:autoSpaceDE w:val="0"/>
        <w:autoSpaceDN w:val="0"/>
        <w:adjustRightInd w:val="0"/>
        <w:spacing w:before="30" w:after="0" w:line="250" w:lineRule="auto"/>
        <w:ind w:left="270" w:right="940"/>
        <w:jc w:val="both"/>
        <w:rPr>
          <w:ins w:id="439" w:author="mdavis47" w:date="2011-04-07T10:47:00Z"/>
          <w:rFonts w:ascii="Times New Roman" w:hAnsi="Times New Roman"/>
          <w:color w:val="000000"/>
          <w:sz w:val="19"/>
          <w:szCs w:val="19"/>
        </w:rPr>
      </w:pPr>
    </w:p>
    <w:p w:rsidR="00EE09B2" w:rsidRPr="007E326C" w:rsidRDefault="00EE09B2" w:rsidP="00EE09B2">
      <w:pPr>
        <w:widowControl w:val="0"/>
        <w:autoSpaceDE w:val="0"/>
        <w:autoSpaceDN w:val="0"/>
        <w:adjustRightInd w:val="0"/>
        <w:spacing w:before="30" w:after="0" w:line="250" w:lineRule="auto"/>
        <w:ind w:left="270" w:right="940" w:hanging="30"/>
        <w:jc w:val="both"/>
        <w:rPr>
          <w:del w:id="440" w:author="mdavis47" w:date="2011-04-07T10:47:00Z"/>
          <w:rFonts w:ascii="Times New Roman" w:hAnsi="Times New Roman"/>
          <w:color w:val="000000"/>
          <w:sz w:val="18"/>
          <w:szCs w:val="18"/>
        </w:rPr>
      </w:pPr>
    </w:p>
    <w:p w:rsidR="00EE09B2" w:rsidRPr="007E326C" w:rsidDel="002218F7" w:rsidRDefault="00EE09B2" w:rsidP="00EE09B2">
      <w:pPr>
        <w:widowControl w:val="0"/>
        <w:autoSpaceDE w:val="0"/>
        <w:autoSpaceDN w:val="0"/>
        <w:adjustRightInd w:val="0"/>
        <w:spacing w:before="8" w:after="0" w:line="190" w:lineRule="exact"/>
        <w:ind w:left="270" w:right="940" w:hanging="30"/>
        <w:rPr>
          <w:del w:id="441" w:author="mdavis47" w:date="2011-04-07T11:49:00Z"/>
          <w:rFonts w:ascii="Times New Roman" w:hAnsi="Times New Roman"/>
          <w:color w:val="000000"/>
          <w:sz w:val="19"/>
          <w:szCs w:val="19"/>
        </w:rPr>
      </w:pPr>
    </w:p>
    <w:p w:rsidR="00EE09B2" w:rsidRPr="007E326C" w:rsidRDefault="00EE09B2" w:rsidP="00DC4EEA">
      <w:pPr>
        <w:pStyle w:val="Heading2"/>
        <w:spacing w:before="0" w:line="240" w:lineRule="auto"/>
        <w:rPr>
          <w:rFonts w:ascii="Times New Roman" w:hAnsi="Times New Roman"/>
          <w:color w:val="000000"/>
          <w:sz w:val="18"/>
          <w:szCs w:val="18"/>
        </w:rPr>
      </w:pPr>
      <w:bookmarkStart w:id="442" w:name="_Toc295058530"/>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442"/>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sidRPr="00CD21B7">
        <w:rPr>
          <w:rFonts w:ascii="Times New Roman" w:hAnsi="Times New Roman"/>
          <w:color w:val="000000"/>
          <w:sz w:val="18"/>
          <w:szCs w:val="18"/>
        </w:rPr>
        <w:t>Applicants who have attended other institutions can apply for admission with advanced standing, provided they are academically eligible to re- turn to the college or university last attended</w:t>
      </w:r>
      <w:ins w:id="443" w:author="mdavis47" w:date="2011-04-07T09:11:00Z">
        <w:r w:rsidRPr="00CD21B7">
          <w:rPr>
            <w:rFonts w:ascii="Times New Roman" w:hAnsi="Times New Roman"/>
            <w:color w:val="000000"/>
            <w:sz w:val="18"/>
            <w:szCs w:val="18"/>
          </w:rPr>
          <w:t xml:space="preserve"> and have 30 or more transferable college credits</w:t>
        </w:r>
      </w:ins>
      <w:r w:rsidRPr="00CD21B7">
        <w:rPr>
          <w:rFonts w:ascii="Times New Roman" w:hAnsi="Times New Roman"/>
          <w:color w:val="000000"/>
          <w:sz w:val="18"/>
          <w:szCs w:val="18"/>
        </w:rPr>
        <w:t xml:space="preserve">. Students transferring from other colleges </w:t>
      </w:r>
      <w:del w:id="444" w:author="mdavis47" w:date="2011-03-21T09:40:00Z">
        <w:r w:rsidRPr="00CD21B7" w:rsidDel="00900C48">
          <w:rPr>
            <w:rFonts w:ascii="Times New Roman" w:hAnsi="Times New Roman"/>
            <w:color w:val="000000"/>
            <w:sz w:val="18"/>
            <w:szCs w:val="18"/>
          </w:rPr>
          <w:delText xml:space="preserve">should </w:delText>
        </w:r>
      </w:del>
      <w:ins w:id="445" w:author="mdavis47" w:date="2011-03-21T09:40:00Z">
        <w:r w:rsidRPr="00CD21B7">
          <w:rPr>
            <w:rFonts w:ascii="Times New Roman" w:hAnsi="Times New Roman"/>
            <w:color w:val="000000"/>
            <w:sz w:val="18"/>
            <w:szCs w:val="18"/>
          </w:rPr>
          <w:t xml:space="preserve"> must </w:t>
        </w:r>
      </w:ins>
      <w:r w:rsidRPr="00CD21B7">
        <w:rPr>
          <w:rFonts w:ascii="Times New Roman" w:hAnsi="Times New Roman"/>
          <w:color w:val="000000"/>
          <w:sz w:val="18"/>
          <w:szCs w:val="18"/>
        </w:rPr>
        <w:t xml:space="preserve">send official transcripts of all previous college work to the Office of </w:t>
      </w:r>
      <w:del w:id="446" w:author="mdavis47" w:date="2011-04-07T09:11:00Z">
        <w:r w:rsidRPr="00CD21B7" w:rsidDel="00CA65BC">
          <w:rPr>
            <w:rFonts w:ascii="Times New Roman" w:hAnsi="Times New Roman"/>
            <w:color w:val="000000"/>
            <w:sz w:val="18"/>
            <w:szCs w:val="18"/>
          </w:rPr>
          <w:delText>Recruitment and Admissions</w:delText>
        </w:r>
      </w:del>
      <w:ins w:id="447" w:author="mdavis47" w:date="2011-04-07T09:11:00Z">
        <w:r w:rsidRPr="00CD21B7">
          <w:rPr>
            <w:rFonts w:ascii="Times New Roman" w:hAnsi="Times New Roman"/>
            <w:color w:val="000000"/>
            <w:sz w:val="18"/>
            <w:szCs w:val="18"/>
          </w:rPr>
          <w:t>Enrollment Services</w:t>
        </w:r>
      </w:ins>
      <w:r w:rsidRPr="00CD21B7">
        <w:rPr>
          <w:rFonts w:ascii="Times New Roman" w:hAnsi="Times New Roman"/>
          <w:color w:val="000000"/>
          <w:sz w:val="18"/>
          <w:szCs w:val="18"/>
        </w:rPr>
        <w:t xml:space="preserve"> at Albany State University.</w:t>
      </w:r>
      <w:ins w:id="448" w:author="mdavis47" w:date="2011-04-07T09:12:00Z">
        <w:r w:rsidRPr="00CD21B7">
          <w:rPr>
            <w:rFonts w:ascii="Times New Roman" w:hAnsi="Times New Roman"/>
            <w:color w:val="000000"/>
            <w:sz w:val="18"/>
            <w:szCs w:val="18"/>
          </w:rPr>
          <w:t xml:space="preserve"> Students with fewer than 30 transferable college credits will be required to meet the Freshman Admissions standards for Albany State University.</w:t>
        </w:r>
      </w:ins>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sidRPr="00CD21B7">
        <w:rPr>
          <w:rFonts w:ascii="Times New Roman" w:hAnsi="Times New Roman"/>
          <w:color w:val="000000"/>
          <w:sz w:val="18"/>
          <w:szCs w:val="18"/>
        </w:rPr>
        <w:t>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of its accreditation status, when the University determines that the course content is not equivalent to the course content at Albany State University.</w:t>
      </w:r>
    </w:p>
    <w:p w:rsidR="00EE09B2" w:rsidRPr="00CD21B7"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w:t>
      </w:r>
      <w:ins w:id="449" w:author="mdavis47" w:date="2011-04-07T09:13: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in any combination of independent study, extension and/or credit by examination earned at other accredited institutions can be accepted toward graduation.</w:t>
      </w:r>
    </w:p>
    <w:p w:rsidR="00EE09B2" w:rsidRPr="00CD21B7"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w:t>
      </w:r>
      <w:del w:id="450" w:author="mdavis47" w:date="2011-04-07T09:14:00Z">
        <w:r w:rsidRPr="00CD21B7" w:rsidDel="00CA65BC">
          <w:rPr>
            <w:rFonts w:ascii="Times New Roman" w:hAnsi="Times New Roman"/>
            <w:color w:val="000000"/>
            <w:sz w:val="18"/>
            <w:szCs w:val="18"/>
          </w:rPr>
          <w:delText xml:space="preserve">mailed </w:delText>
        </w:r>
      </w:del>
      <w:ins w:id="451" w:author="mdavis47" w:date="2011-04-07T09:14:00Z">
        <w:r w:rsidRPr="00CD21B7">
          <w:rPr>
            <w:rFonts w:ascii="Times New Roman" w:hAnsi="Times New Roman"/>
            <w:color w:val="000000"/>
            <w:sz w:val="18"/>
            <w:szCs w:val="18"/>
          </w:rPr>
          <w:t xml:space="preserve">provided </w:t>
        </w:r>
      </w:ins>
      <w:r w:rsidRPr="00CD21B7">
        <w:rPr>
          <w:rFonts w:ascii="Times New Roman" w:hAnsi="Times New Roman"/>
          <w:color w:val="000000"/>
          <w:sz w:val="18"/>
          <w:szCs w:val="18"/>
        </w:rPr>
        <w:t xml:space="preserve">a copy of their </w:t>
      </w:r>
      <w:ins w:id="452" w:author="mdavis47" w:date="2011-04-07T09:14:00Z">
        <w:r w:rsidRPr="00CD21B7">
          <w:rPr>
            <w:rFonts w:ascii="Times New Roman" w:hAnsi="Times New Roman"/>
            <w:color w:val="000000"/>
            <w:sz w:val="18"/>
            <w:szCs w:val="18"/>
          </w:rPr>
          <w:t xml:space="preserve">transcript </w:t>
        </w:r>
      </w:ins>
      <w:r w:rsidRPr="00CD21B7">
        <w:rPr>
          <w:rFonts w:ascii="Times New Roman" w:hAnsi="Times New Roman"/>
          <w:color w:val="000000"/>
          <w:sz w:val="18"/>
          <w:szCs w:val="18"/>
        </w:rPr>
        <w:t>evalua</w:t>
      </w:r>
      <w:del w:id="453" w:author="mdavis47" w:date="2011-04-07T09:14:00Z">
        <w:r w:rsidRPr="00CD21B7" w:rsidDel="00CA65BC">
          <w:rPr>
            <w:rFonts w:ascii="Times New Roman" w:hAnsi="Times New Roman"/>
            <w:color w:val="000000"/>
            <w:sz w:val="18"/>
            <w:szCs w:val="18"/>
          </w:rPr>
          <w:delText>-</w:delText>
        </w:r>
      </w:del>
      <w:proofErr w:type="gramStart"/>
      <w:r w:rsidRPr="00CD21B7">
        <w:rPr>
          <w:rFonts w:ascii="Times New Roman" w:hAnsi="Times New Roman"/>
          <w:color w:val="000000"/>
          <w:sz w:val="18"/>
          <w:szCs w:val="18"/>
        </w:rPr>
        <w:t xml:space="preserve">tion </w:t>
      </w:r>
      <w:proofErr w:type="gramEnd"/>
      <w:del w:id="454" w:author="mdavis47" w:date="2011-04-07T09:15:00Z">
        <w:r w:rsidRPr="00CD21B7" w:rsidDel="00CA65BC">
          <w:rPr>
            <w:rFonts w:ascii="Times New Roman" w:hAnsi="Times New Roman"/>
            <w:color w:val="000000"/>
            <w:sz w:val="18"/>
            <w:szCs w:val="18"/>
          </w:rPr>
          <w:delText>sheet</w:delText>
        </w:r>
      </w:del>
      <w:r w:rsidRPr="00CD21B7">
        <w:rPr>
          <w:rFonts w:ascii="Times New Roman" w:hAnsi="Times New Roman"/>
          <w:color w:val="000000"/>
          <w:sz w:val="18"/>
          <w:szCs w:val="18"/>
        </w:rPr>
        <w:t>, which includes the work accepted from the college</w:t>
      </w:r>
      <w:ins w:id="455" w:author="mdavis47" w:date="2011-04-07T09:15: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previously attended. This evaluation must be presented upon registration to the students’ advisors. Unofficial transcripts cannot be evaluated. Applicants who have </w:t>
      </w:r>
      <w:del w:id="456" w:author="mdavis47" w:date="2011-04-07T09:15:00Z">
        <w:r w:rsidRPr="00CD21B7" w:rsidDel="00CA65BC">
          <w:rPr>
            <w:rFonts w:ascii="Times New Roman" w:hAnsi="Times New Roman"/>
            <w:color w:val="000000"/>
            <w:sz w:val="18"/>
            <w:szCs w:val="18"/>
          </w:rPr>
          <w:delText xml:space="preserve">not </w:delText>
        </w:r>
      </w:del>
      <w:ins w:id="457" w:author="mdavis47" w:date="2011-04-07T09:15:00Z">
        <w:r w:rsidRPr="00CD21B7">
          <w:rPr>
            <w:rFonts w:ascii="Times New Roman" w:hAnsi="Times New Roman"/>
            <w:color w:val="000000"/>
            <w:sz w:val="18"/>
            <w:szCs w:val="18"/>
          </w:rPr>
          <w:t xml:space="preserve">NOT </w:t>
        </w:r>
      </w:ins>
      <w:r w:rsidRPr="00CD21B7">
        <w:rPr>
          <w:rFonts w:ascii="Times New Roman" w:hAnsi="Times New Roman"/>
          <w:color w:val="000000"/>
          <w:sz w:val="18"/>
          <w:szCs w:val="18"/>
        </w:rPr>
        <w:t>completed at least 30 semester hours of</w:t>
      </w:r>
      <w:ins w:id="458" w:author="mdavis47" w:date="2011-04-07T09:15:00Z">
        <w:r w:rsidRPr="00CD21B7">
          <w:rPr>
            <w:rFonts w:ascii="Times New Roman" w:hAnsi="Times New Roman"/>
            <w:color w:val="000000"/>
            <w:sz w:val="18"/>
            <w:szCs w:val="18"/>
          </w:rPr>
          <w:t xml:space="preserve"> transferable college</w:t>
        </w:r>
      </w:ins>
      <w:del w:id="459" w:author="mdavis47" w:date="2011-04-07T09:15:00Z">
        <w:r w:rsidRPr="00CD21B7" w:rsidDel="000E1FA2">
          <w:rPr>
            <w:rFonts w:ascii="Times New Roman" w:hAnsi="Times New Roman"/>
            <w:color w:val="000000"/>
            <w:sz w:val="18"/>
            <w:szCs w:val="18"/>
          </w:rPr>
          <w:delText xml:space="preserve"> accepted transfer</w:delText>
        </w:r>
      </w:del>
      <w:r w:rsidRPr="00CD21B7">
        <w:rPr>
          <w:rFonts w:ascii="Times New Roman" w:hAnsi="Times New Roman"/>
          <w:color w:val="000000"/>
          <w:sz w:val="18"/>
          <w:szCs w:val="18"/>
        </w:rPr>
        <w:t xml:space="preserve"> credits should complete all the requirements for freshman admissions. Students who have not completed Developmental Studies re</w:t>
      </w:r>
      <w:del w:id="460" w:author="mdavis47" w:date="2011-04-07T09:16:00Z">
        <w:r w:rsidRPr="00CD21B7" w:rsidDel="000E1FA2">
          <w:rPr>
            <w:rFonts w:ascii="Times New Roman" w:hAnsi="Times New Roman"/>
            <w:color w:val="000000"/>
            <w:sz w:val="18"/>
            <w:szCs w:val="18"/>
          </w:rPr>
          <w:delText xml:space="preserve"> </w:delText>
        </w:r>
      </w:del>
      <w:r w:rsidRPr="00CD21B7">
        <w:rPr>
          <w:rFonts w:ascii="Times New Roman" w:hAnsi="Times New Roman"/>
          <w:color w:val="000000"/>
          <w:sz w:val="18"/>
          <w:szCs w:val="18"/>
        </w:rPr>
        <w:t xml:space="preserve">quirements at another System institution shall be admitted only in accordance with the </w:t>
      </w:r>
      <w:del w:id="461" w:author="mdavis47" w:date="2011-03-21T10:53:00Z">
        <w:r w:rsidRPr="00CD21B7" w:rsidDel="00334FBB">
          <w:rPr>
            <w:rFonts w:ascii="Times New Roman" w:hAnsi="Times New Roman"/>
            <w:color w:val="000000"/>
            <w:sz w:val="18"/>
            <w:szCs w:val="18"/>
          </w:rPr>
          <w:delText>d</w:delText>
        </w:r>
      </w:del>
      <w:ins w:id="462" w:author="mdavis47" w:date="2011-03-21T10:53:00Z">
        <w:r w:rsidRPr="00CD21B7">
          <w:rPr>
            <w:rFonts w:ascii="Times New Roman" w:hAnsi="Times New Roman"/>
            <w:color w:val="000000"/>
            <w:sz w:val="18"/>
            <w:szCs w:val="18"/>
          </w:rPr>
          <w:t>D</w:t>
        </w:r>
      </w:ins>
      <w:r w:rsidRPr="00CD21B7">
        <w:rPr>
          <w:rFonts w:ascii="Times New Roman" w:hAnsi="Times New Roman"/>
          <w:color w:val="000000"/>
          <w:sz w:val="18"/>
          <w:szCs w:val="18"/>
        </w:rPr>
        <w:t>evelopmental Studies guidelines. Applicants transfer</w:t>
      </w:r>
      <w:del w:id="463" w:author="mdavis47" w:date="2011-03-21T10:53:00Z">
        <w:r w:rsidRPr="00CD21B7" w:rsidDel="00334FBB">
          <w:rPr>
            <w:rFonts w:ascii="Times New Roman" w:hAnsi="Times New Roman"/>
            <w:color w:val="000000"/>
            <w:sz w:val="18"/>
            <w:szCs w:val="18"/>
          </w:rPr>
          <w:delText>-</w:delText>
        </w:r>
      </w:del>
      <w:r w:rsidRPr="00CD21B7">
        <w:rPr>
          <w:rFonts w:ascii="Times New Roman" w:hAnsi="Times New Roman"/>
          <w:color w:val="000000"/>
          <w:sz w:val="18"/>
          <w:szCs w:val="18"/>
        </w:rPr>
        <w:t xml:space="preserve"> ring from an institution or program that did not require the College Preparatory Curriculum may be subject to College Preparatory Curriculum requirements.</w:t>
      </w:r>
    </w:p>
    <w:p w:rsidR="00EE09B2" w:rsidRDefault="00EE09B2" w:rsidP="00EE09B2">
      <w:pPr>
        <w:widowControl w:val="0"/>
        <w:autoSpaceDE w:val="0"/>
        <w:autoSpaceDN w:val="0"/>
        <w:adjustRightInd w:val="0"/>
        <w:spacing w:before="7" w:after="0" w:line="200" w:lineRule="exact"/>
        <w:jc w:val="both"/>
        <w:rPr>
          <w:rFonts w:ascii="Times New Roman" w:hAnsi="Times New Roman"/>
          <w:color w:val="000000"/>
          <w:sz w:val="20"/>
          <w:szCs w:val="20"/>
        </w:rPr>
      </w:pPr>
    </w:p>
    <w:p w:rsidR="00EE09B2" w:rsidRPr="007E326C" w:rsidRDefault="00EE09B2" w:rsidP="00DC4EEA">
      <w:pPr>
        <w:pStyle w:val="Heading2"/>
        <w:spacing w:before="0" w:line="240" w:lineRule="auto"/>
        <w:rPr>
          <w:rFonts w:ascii="Times New Roman" w:hAnsi="Times New Roman"/>
          <w:color w:val="000000"/>
          <w:sz w:val="18"/>
          <w:szCs w:val="18"/>
        </w:rPr>
      </w:pPr>
      <w:bookmarkStart w:id="464" w:name="_Toc295058531"/>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464"/>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E09B2" w:rsidRDefault="00EE09B2" w:rsidP="00EE09B2">
      <w:pPr>
        <w:widowControl w:val="0"/>
        <w:autoSpaceDE w:val="0"/>
        <w:autoSpaceDN w:val="0"/>
        <w:adjustRightInd w:val="0"/>
        <w:spacing w:before="10" w:after="0" w:line="140" w:lineRule="exact"/>
        <w:jc w:val="both"/>
        <w:rPr>
          <w:rFonts w:ascii="Times New Roman" w:hAnsi="Times New Roman"/>
          <w:color w:val="000000"/>
          <w:sz w:val="14"/>
          <w:szCs w:val="14"/>
        </w:rPr>
      </w:pPr>
    </w:p>
    <w:p w:rsidR="00EE09B2" w:rsidRPr="007E326C" w:rsidRDefault="00EE09B2" w:rsidP="00DC4EEA">
      <w:pPr>
        <w:pStyle w:val="Heading2"/>
        <w:spacing w:before="0" w:line="240" w:lineRule="auto"/>
        <w:rPr>
          <w:rFonts w:ascii="Times New Roman" w:hAnsi="Times New Roman"/>
          <w:color w:val="000000"/>
          <w:sz w:val="18"/>
          <w:szCs w:val="18"/>
        </w:rPr>
      </w:pPr>
      <w:bookmarkStart w:id="465" w:name="_Toc295058532"/>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465"/>
    </w:p>
    <w:p w:rsidR="00EE09B2" w:rsidRDefault="00EE09B2" w:rsidP="00CD21B7">
      <w:pPr>
        <w:widowControl w:val="0"/>
        <w:autoSpaceDE w:val="0"/>
        <w:autoSpaceDN w:val="0"/>
        <w:adjustRightInd w:val="0"/>
        <w:spacing w:before="30" w:after="0" w:line="250" w:lineRule="auto"/>
        <w:ind w:right="94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E09B2" w:rsidRDefault="00EE09B2" w:rsidP="00EE09B2">
      <w:pPr>
        <w:widowControl w:val="0"/>
        <w:autoSpaceDE w:val="0"/>
        <w:autoSpaceDN w:val="0"/>
        <w:adjustRightInd w:val="0"/>
        <w:spacing w:before="5" w:after="0" w:line="220" w:lineRule="exact"/>
        <w:rPr>
          <w:rFonts w:ascii="Times New Roman" w:hAnsi="Times New Roman"/>
          <w:color w:val="000000"/>
        </w:rPr>
      </w:pPr>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Test scores providing evidence of English language proficiency. If English is not the official language of the applicant’s home country, then the applicant must take the Test of English as a Foreign Language (TOEFL).</w:t>
      </w:r>
      <w:ins w:id="466" w:author="mdavis47" w:date="2011-04-07T11:57:00Z">
        <w:r w:rsidRPr="00CD21B7">
          <w:rPr>
            <w:rFonts w:ascii="Times New Roman" w:hAnsi="Times New Roman"/>
            <w:color w:val="000000"/>
            <w:sz w:val="18"/>
            <w:szCs w:val="18"/>
          </w:rPr>
          <w:t xml:space="preserve"> </w:t>
        </w:r>
      </w:ins>
      <w:ins w:id="467" w:author="mdavis47" w:date="2011-04-07T11:58:00Z">
        <w:r w:rsidRPr="00CD21B7">
          <w:rPr>
            <w:rFonts w:ascii="Times New Roman" w:hAnsi="Times New Roman"/>
            <w:color w:val="000000"/>
            <w:sz w:val="18"/>
            <w:szCs w:val="18"/>
          </w:rPr>
          <w:t xml:space="preserve">Minimum scores for the TOEFL are </w:t>
        </w:r>
        <w:r w:rsidR="00623C29" w:rsidRPr="00623C29">
          <w:rPr>
            <w:rFonts w:ascii="Times New Roman" w:hAnsi="Times New Roman"/>
            <w:color w:val="000000"/>
            <w:sz w:val="18"/>
            <w:szCs w:val="18"/>
            <w:rPrChange w:id="468" w:author="mdavis47" w:date="2011-04-07T11:59:00Z">
              <w:rPr>
                <w:rFonts w:ascii="Verdana" w:hAnsi="Verdana"/>
                <w:color w:val="0000FF" w:themeColor="hyperlink"/>
                <w:sz w:val="19"/>
                <w:szCs w:val="19"/>
                <w:u w:val="single"/>
              </w:rPr>
            </w:rPrChange>
          </w:rPr>
          <w:t>523 on the paper test or 193 on the computer test</w:t>
        </w:r>
      </w:ins>
      <w:ins w:id="469" w:author="mdavis47" w:date="2011-04-07T12:08:00Z">
        <w:r w:rsidRPr="00CD21B7">
          <w:rPr>
            <w:rFonts w:ascii="Times New Roman" w:hAnsi="Times New Roman"/>
            <w:color w:val="000000"/>
            <w:sz w:val="18"/>
            <w:szCs w:val="18"/>
          </w:rPr>
          <w:t xml:space="preserve"> or 69 on the internet based test. The school’s destination code is 5004.</w:t>
        </w:r>
      </w:ins>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SAT </w:t>
      </w:r>
      <w:del w:id="470" w:author="mdavis47" w:date="2011-03-21T10:54:00Z">
        <w:r w:rsidRPr="00CD21B7" w:rsidDel="00334FBB">
          <w:rPr>
            <w:rFonts w:ascii="Times New Roman" w:hAnsi="Times New Roman"/>
            <w:color w:val="000000"/>
            <w:sz w:val="18"/>
            <w:szCs w:val="18"/>
          </w:rPr>
          <w:delText xml:space="preserve">form </w:delText>
        </w:r>
      </w:del>
      <w:ins w:id="471" w:author="mdavis47" w:date="2011-03-21T10:54:00Z">
        <w:r w:rsidRPr="00CD21B7">
          <w:rPr>
            <w:rFonts w:ascii="Times New Roman" w:hAnsi="Times New Roman"/>
            <w:color w:val="000000"/>
            <w:sz w:val="18"/>
            <w:szCs w:val="18"/>
          </w:rPr>
          <w:t xml:space="preserve"> from </w:t>
        </w:r>
      </w:ins>
      <w:r w:rsidRPr="00CD21B7">
        <w:rPr>
          <w:rFonts w:ascii="Times New Roman" w:hAnsi="Times New Roman"/>
          <w:color w:val="000000"/>
          <w:sz w:val="18"/>
          <w:szCs w:val="18"/>
        </w:rPr>
        <w:t xml:space="preserve">the College </w:t>
      </w:r>
      <w:del w:id="472" w:author="mdavis47" w:date="2011-04-07T11:51:00Z">
        <w:r w:rsidRPr="00CD21B7" w:rsidDel="002218F7">
          <w:rPr>
            <w:rFonts w:ascii="Times New Roman" w:hAnsi="Times New Roman"/>
            <w:color w:val="000000"/>
            <w:sz w:val="18"/>
            <w:szCs w:val="18"/>
          </w:rPr>
          <w:delText xml:space="preserve">Entrance Examination </w:delText>
        </w:r>
      </w:del>
      <w:r w:rsidRPr="00CD21B7">
        <w:rPr>
          <w:rFonts w:ascii="Times New Roman" w:hAnsi="Times New Roman"/>
          <w:color w:val="000000"/>
          <w:sz w:val="18"/>
          <w:szCs w:val="18"/>
        </w:rPr>
        <w:t xml:space="preserve">Board or scores on the ACT </w:t>
      </w:r>
      <w:del w:id="473" w:author="mdavis47" w:date="2011-04-07T11:51:00Z">
        <w:r w:rsidRPr="00CD21B7" w:rsidDel="002218F7">
          <w:rPr>
            <w:rFonts w:ascii="Times New Roman" w:hAnsi="Times New Roman"/>
            <w:color w:val="000000"/>
            <w:sz w:val="18"/>
            <w:szCs w:val="18"/>
          </w:rPr>
          <w:delText xml:space="preserve">Assessment Program (ACT) </w:delText>
        </w:r>
      </w:del>
      <w:r w:rsidRPr="00CD21B7">
        <w:rPr>
          <w:rFonts w:ascii="Times New Roman" w:hAnsi="Times New Roman"/>
          <w:color w:val="000000"/>
          <w:sz w:val="18"/>
          <w:szCs w:val="18"/>
        </w:rPr>
        <w:t>from the American College Testing Program.</w:t>
      </w:r>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E09B2" w:rsidRPr="00CD21B7" w:rsidRDefault="00EE09B2" w:rsidP="00CD21B7">
      <w:pPr>
        <w:pStyle w:val="ListParagraph"/>
        <w:widowControl w:val="0"/>
        <w:numPr>
          <w:ilvl w:val="0"/>
          <w:numId w:val="60"/>
        </w:numPr>
        <w:autoSpaceDE w:val="0"/>
        <w:autoSpaceDN w:val="0"/>
        <w:adjustRightInd w:val="0"/>
        <w:spacing w:before="30" w:after="0" w:line="250" w:lineRule="auto"/>
        <w:ind w:right="940"/>
        <w:jc w:val="both"/>
        <w:rPr>
          <w:rFonts w:ascii="Times New Roman" w:hAnsi="Times New Roman"/>
          <w:color w:val="000000"/>
          <w:sz w:val="18"/>
          <w:szCs w:val="18"/>
        </w:rPr>
      </w:pPr>
      <w:r w:rsidRPr="00CD21B7">
        <w:rPr>
          <w:rFonts w:ascii="Times New Roman" w:hAnsi="Times New Roman"/>
          <w:color w:val="000000"/>
          <w:sz w:val="18"/>
          <w:szCs w:val="18"/>
        </w:rPr>
        <w:t>Must present evidence of adequate financial resources for the entire period the student will attend Albany State University (complete the Albany State University Certificate of Finances form).</w:t>
      </w:r>
      <w:ins w:id="474" w:author="mdavis47" w:date="2011-04-07T12:15:00Z">
        <w:r w:rsidRPr="00CD21B7">
          <w:rPr>
            <w:rFonts w:ascii="Times New Roman" w:hAnsi="Times New Roman"/>
            <w:color w:val="000000"/>
            <w:sz w:val="18"/>
            <w:szCs w:val="18"/>
          </w:rPr>
          <w:t xml:space="preserve"> </w:t>
        </w:r>
      </w:ins>
    </w:p>
    <w:p w:rsidR="00EE09B2" w:rsidRDefault="00EE09B2" w:rsidP="001D09D6">
      <w:pPr>
        <w:widowControl w:val="0"/>
        <w:autoSpaceDE w:val="0"/>
        <w:autoSpaceDN w:val="0"/>
        <w:adjustRightInd w:val="0"/>
        <w:spacing w:after="0"/>
        <w:rPr>
          <w:rFonts w:ascii="Times New Roman" w:hAnsi="Times New Roman"/>
          <w:color w:val="000000"/>
          <w:sz w:val="18"/>
          <w:szCs w:val="18"/>
        </w:rPr>
      </w:pPr>
    </w:p>
    <w:p w:rsidR="00CD21B7" w:rsidRDefault="00CD21B7" w:rsidP="001D09D6">
      <w:pPr>
        <w:widowControl w:val="0"/>
        <w:autoSpaceDE w:val="0"/>
        <w:autoSpaceDN w:val="0"/>
        <w:adjustRightInd w:val="0"/>
        <w:spacing w:after="0"/>
        <w:rPr>
          <w:rFonts w:ascii="Times New Roman" w:hAnsi="Times New Roman"/>
          <w:color w:val="000000"/>
          <w:sz w:val="18"/>
          <w:szCs w:val="18"/>
        </w:rPr>
      </w:pPr>
    </w:p>
    <w:p w:rsidR="00CD21B7" w:rsidRDefault="00CD21B7" w:rsidP="001D09D6">
      <w:pPr>
        <w:widowControl w:val="0"/>
        <w:autoSpaceDE w:val="0"/>
        <w:autoSpaceDN w:val="0"/>
        <w:adjustRightInd w:val="0"/>
        <w:spacing w:after="0"/>
        <w:rPr>
          <w:rFonts w:ascii="Times New Roman" w:hAnsi="Times New Roman"/>
          <w:color w:val="000000"/>
          <w:sz w:val="18"/>
          <w:szCs w:val="18"/>
        </w:rPr>
      </w:pPr>
    </w:p>
    <w:p w:rsidR="00CD21B7" w:rsidRDefault="00CD21B7" w:rsidP="00930000">
      <w:pPr>
        <w:widowControl w:val="0"/>
        <w:autoSpaceDE w:val="0"/>
        <w:autoSpaceDN w:val="0"/>
        <w:adjustRightInd w:val="0"/>
        <w:spacing w:after="0"/>
        <w:ind w:left="3060" w:right="150" w:firstLine="0"/>
        <w:jc w:val="right"/>
        <w:rPr>
          <w:rFonts w:ascii="Century Gothic" w:hAnsi="Century Gothic" w:cs="Century Gothic"/>
          <w:b/>
          <w:bCs/>
          <w:color w:val="191919"/>
          <w:position w:val="2"/>
          <w:sz w:val="36"/>
          <w:szCs w:val="36"/>
        </w:rPr>
        <w:sectPr w:rsidR="00CD21B7" w:rsidSect="0050315D">
          <w:pgSz w:w="12240" w:h="15840"/>
          <w:pgMar w:top="420" w:right="420" w:bottom="180" w:left="600" w:header="720" w:footer="288" w:gutter="0"/>
          <w:cols w:space="720" w:equalWidth="0">
            <w:col w:w="11220"/>
          </w:cols>
          <w:noEndnote/>
          <w:docGrid w:linePitch="299"/>
        </w:sectPr>
      </w:pPr>
    </w:p>
    <w:p w:rsidR="00EE09B2" w:rsidRPr="00930000" w:rsidRDefault="00623C29" w:rsidP="001D09D6">
      <w:pPr>
        <w:widowControl w:val="0"/>
        <w:autoSpaceDE w:val="0"/>
        <w:autoSpaceDN w:val="0"/>
        <w:adjustRightInd w:val="0"/>
        <w:spacing w:after="0"/>
        <w:ind w:left="120"/>
        <w:rPr>
          <w:rFonts w:ascii="Times New Roman" w:hAnsi="Times New Roman"/>
          <w:b/>
          <w:bCs/>
          <w:color w:val="191919"/>
          <w:spacing w:val="-2"/>
        </w:rPr>
      </w:pPr>
      <w:r>
        <w:rPr>
          <w:rFonts w:ascii="Times New Roman" w:hAnsi="Times New Roman"/>
          <w:b/>
          <w:bCs/>
          <w:noProof/>
          <w:color w:val="191919"/>
          <w:spacing w:val="-2"/>
        </w:rPr>
        <w:lastRenderedPageBreak/>
        <w:pict>
          <v:group id="_x0000_s15617" style="position:absolute;left:0;text-align:left;margin-left:-65.55pt;margin-top:-21.2pt;width:191pt;height:795.35pt;z-index:-251375616" coordorigin="-745,-62" coordsize="3820,15907">
            <v:group id="_x0000_s15618" style="position:absolute;left:-745;top:-62;width:3820;height:15907" coordorigin="-717,-62" coordsize="3820,15907">
              <v:rect id="Rectangle 2702" o:spid="_x0000_s1561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62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62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62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62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62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62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62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62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62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62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63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63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63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63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63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63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63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63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63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63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64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64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64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64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64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64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64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64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64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64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65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65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926819" w:rsidRPr="00930000">
        <w:rPr>
          <w:rFonts w:ascii="Times New Roman" w:hAnsi="Times New Roman"/>
          <w:b/>
          <w:bCs/>
          <w:color w:val="191919"/>
          <w:spacing w:val="-2"/>
        </w:rPr>
        <w:t>Admissions</w:t>
      </w:r>
    </w:p>
    <w:p w:rsidR="00926819" w:rsidRDefault="00926819" w:rsidP="00EE09B2">
      <w:pPr>
        <w:widowControl w:val="0"/>
        <w:autoSpaceDE w:val="0"/>
        <w:autoSpaceDN w:val="0"/>
        <w:adjustRightInd w:val="0"/>
        <w:spacing w:after="0"/>
        <w:ind w:left="120"/>
        <w:rPr>
          <w:rFonts w:ascii="Times New Roman" w:hAnsi="Times New Roman"/>
          <w:b/>
          <w:bCs/>
          <w:color w:val="191919"/>
          <w:spacing w:val="-2"/>
          <w:sz w:val="16"/>
          <w:szCs w:val="16"/>
        </w:rPr>
      </w:pPr>
    </w:p>
    <w:p w:rsidR="00926819" w:rsidRPr="00926819" w:rsidRDefault="00926819" w:rsidP="00EE09B2">
      <w:pPr>
        <w:widowControl w:val="0"/>
        <w:autoSpaceDE w:val="0"/>
        <w:autoSpaceDN w:val="0"/>
        <w:adjustRightInd w:val="0"/>
        <w:spacing w:after="0"/>
        <w:ind w:left="120"/>
        <w:rPr>
          <w:rFonts w:ascii="Times New Roman" w:hAnsi="Times New Roman"/>
          <w:b/>
          <w:bCs/>
          <w:color w:val="191919"/>
          <w:spacing w:val="-2"/>
          <w:sz w:val="16"/>
          <w:szCs w:val="16"/>
        </w:rPr>
      </w:pPr>
    </w:p>
    <w:p w:rsidR="00EE09B2" w:rsidRDefault="00EE09B2" w:rsidP="00CD21B7">
      <w:pPr>
        <w:pStyle w:val="Heading2"/>
        <w:spacing w:before="0" w:line="240" w:lineRule="auto"/>
        <w:ind w:left="720"/>
        <w:rPr>
          <w:rFonts w:ascii="Times New Roman" w:hAnsi="Times New Roman"/>
          <w:color w:val="000000"/>
          <w:sz w:val="18"/>
          <w:szCs w:val="18"/>
        </w:rPr>
      </w:pPr>
      <w:bookmarkStart w:id="475" w:name="_Toc295058533"/>
      <w:r>
        <w:rPr>
          <w:rFonts w:ascii="Times New Roman" w:hAnsi="Times New Roman"/>
          <w:b w:val="0"/>
          <w:bCs w:val="0"/>
          <w:color w:val="191919"/>
          <w:spacing w:val="-2"/>
          <w:sz w:val="24"/>
          <w:szCs w:val="24"/>
        </w:rPr>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475"/>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e</w:t>
      </w:r>
      <w:ins w:id="476" w:author="mdavis47" w:date="2011-03-21T10:55:00Z">
        <w:r w:rsidRPr="00CD21B7">
          <w:rPr>
            <w:rFonts w:ascii="Times New Roman" w:hAnsi="Times New Roman"/>
            <w:color w:val="191919"/>
            <w:spacing w:val="-2"/>
            <w:sz w:val="18"/>
            <w:szCs w:val="18"/>
          </w:rPr>
          <w:t xml:space="preserve"> (3) </w:t>
        </w:r>
      </w:ins>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E09B2" w:rsidRDefault="00EE09B2" w:rsidP="00EE09B2">
      <w:pPr>
        <w:widowControl w:val="0"/>
        <w:autoSpaceDE w:val="0"/>
        <w:autoSpaceDN w:val="0"/>
        <w:adjustRightInd w:val="0"/>
        <w:spacing w:before="7" w:after="0" w:line="200" w:lineRule="exact"/>
        <w:ind w:left="900"/>
        <w:rPr>
          <w:rFonts w:ascii="Times New Roman" w:hAnsi="Times New Roman"/>
          <w:color w:val="000000"/>
          <w:sz w:val="20"/>
          <w:szCs w:val="20"/>
        </w:rPr>
      </w:pPr>
    </w:p>
    <w:p w:rsidR="00EE09B2" w:rsidRDefault="00EE09B2" w:rsidP="00CD21B7">
      <w:pPr>
        <w:pStyle w:val="Heading2"/>
        <w:spacing w:before="0" w:line="240" w:lineRule="auto"/>
        <w:ind w:left="720"/>
        <w:rPr>
          <w:rFonts w:ascii="Times New Roman" w:hAnsi="Times New Roman"/>
          <w:color w:val="000000"/>
          <w:sz w:val="24"/>
          <w:szCs w:val="24"/>
        </w:rPr>
      </w:pPr>
      <w:bookmarkStart w:id="477" w:name="_Toc295058534"/>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477"/>
    </w:p>
    <w:p w:rsidR="00EE09B2"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E09B2" w:rsidRDefault="00EE09B2" w:rsidP="00EE09B2">
      <w:pPr>
        <w:widowControl w:val="0"/>
        <w:autoSpaceDE w:val="0"/>
        <w:autoSpaceDN w:val="0"/>
        <w:adjustRightInd w:val="0"/>
        <w:spacing w:before="30" w:after="0" w:line="250" w:lineRule="auto"/>
        <w:ind w:left="120" w:right="991"/>
        <w:jc w:val="both"/>
        <w:rPr>
          <w:rFonts w:ascii="Times New Roman" w:hAnsi="Times New Roman"/>
          <w:color w:val="000000"/>
          <w:sz w:val="18"/>
          <w:szCs w:val="18"/>
        </w:rPr>
      </w:pPr>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E09B2" w:rsidRPr="00CD21B7" w:rsidRDefault="00EE09B2" w:rsidP="00CD21B7">
      <w:pPr>
        <w:pStyle w:val="ListParagraph"/>
        <w:widowControl w:val="0"/>
        <w:numPr>
          <w:ilvl w:val="0"/>
          <w:numId w:val="61"/>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E09B2" w:rsidRPr="00CD21B7" w:rsidRDefault="00EE09B2" w:rsidP="00CD21B7">
      <w:pPr>
        <w:pStyle w:val="ListParagraph"/>
        <w:widowControl w:val="0"/>
        <w:numPr>
          <w:ilvl w:val="0"/>
          <w:numId w:val="61"/>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Have SAT scores or </w:t>
      </w:r>
      <w:del w:id="478" w:author="mdavis47" w:date="2011-03-21T10:56:00Z">
        <w:r w:rsidRPr="00CD21B7" w:rsidDel="00334FBB">
          <w:rPr>
            <w:rFonts w:ascii="Times New Roman" w:hAnsi="Times New Roman"/>
            <w:color w:val="191919"/>
            <w:spacing w:val="-2"/>
            <w:sz w:val="18"/>
            <w:szCs w:val="18"/>
          </w:rPr>
          <w:delText xml:space="preserve">the comparable </w:delText>
        </w:r>
      </w:del>
      <w:r w:rsidRPr="00CD21B7">
        <w:rPr>
          <w:rFonts w:ascii="Times New Roman" w:hAnsi="Times New Roman"/>
          <w:color w:val="191919"/>
          <w:spacing w:val="-2"/>
          <w:sz w:val="18"/>
          <w:szCs w:val="18"/>
        </w:rPr>
        <w:t xml:space="preserve">ACT </w:t>
      </w:r>
      <w:del w:id="479" w:author="mdavis47" w:date="2011-03-21T10:57:00Z">
        <w:r w:rsidRPr="00CD21B7" w:rsidDel="00334FBB">
          <w:rPr>
            <w:rFonts w:ascii="Times New Roman" w:hAnsi="Times New Roman"/>
            <w:color w:val="191919"/>
            <w:spacing w:val="-2"/>
            <w:sz w:val="18"/>
            <w:szCs w:val="18"/>
          </w:rPr>
          <w:delText xml:space="preserve">Assessment Program </w:delText>
        </w:r>
      </w:del>
      <w:r w:rsidRPr="00CD21B7">
        <w:rPr>
          <w:rFonts w:ascii="Times New Roman" w:hAnsi="Times New Roman"/>
          <w:color w:val="191919"/>
          <w:spacing w:val="-2"/>
          <w:sz w:val="18"/>
          <w:szCs w:val="18"/>
        </w:rPr>
        <w:t>scores mailed to the Office of Admissions. A minimum SAT composite score of 970, with at least 430 minimum on verbal and at least 400 minimum on math, or a minimum ACT composite score of 21, with at least 18 minimum on verbal and at least 16 minimum on math.</w:t>
      </w:r>
    </w:p>
    <w:p w:rsidR="00EE09B2" w:rsidRPr="00CD21B7" w:rsidRDefault="00EE09B2" w:rsidP="00CD21B7">
      <w:pPr>
        <w:pStyle w:val="ListParagraph"/>
        <w:widowControl w:val="0"/>
        <w:numPr>
          <w:ilvl w:val="0"/>
          <w:numId w:val="61"/>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E09B2" w:rsidRDefault="00EE09B2" w:rsidP="00EE09B2">
      <w:pPr>
        <w:widowControl w:val="0"/>
        <w:autoSpaceDE w:val="0"/>
        <w:autoSpaceDN w:val="0"/>
        <w:adjustRightInd w:val="0"/>
        <w:spacing w:after="0"/>
        <w:ind w:left="300"/>
        <w:rPr>
          <w:rFonts w:ascii="Times New Roman" w:hAnsi="Times New Roman"/>
          <w:color w:val="191919"/>
          <w:spacing w:val="-2"/>
          <w:sz w:val="18"/>
          <w:szCs w:val="18"/>
        </w:rPr>
      </w:pPr>
    </w:p>
    <w:p w:rsidR="00EE09B2" w:rsidRPr="00030AE4" w:rsidRDefault="00623C29" w:rsidP="00DC4EEA">
      <w:pPr>
        <w:pStyle w:val="Heading2"/>
        <w:spacing w:before="0" w:line="240" w:lineRule="auto"/>
        <w:ind w:left="720"/>
        <w:rPr>
          <w:rFonts w:ascii="Times New Roman" w:hAnsi="Times New Roman" w:cs="Times New Roman"/>
          <w:color w:val="000000"/>
          <w:sz w:val="32"/>
          <w:szCs w:val="32"/>
        </w:rPr>
      </w:pPr>
      <w:r w:rsidRPr="00623C29">
        <w:rPr>
          <w:rFonts w:ascii="Times New Roman" w:hAnsi="Times New Roman" w:cs="Times New Roman"/>
          <w:noProof/>
          <w:sz w:val="36"/>
          <w:szCs w:val="36"/>
        </w:rPr>
        <w:pict>
          <v:shape id="Text Box 734" o:spid="_x0000_s3801" type="#_x0000_t202" style="position:absolute;left:0;text-align:left;margin-left:20.85pt;margin-top:48.9pt;width:12pt;height:63.8pt;z-index:-251483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AstgIAALk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" o:allowincell="f" filled="f" stroked="f">
            <v:textbox style="layout-flow:vertical;mso-layout-flow-alt:bottom-to-top;mso-next-textbox:#Text Box 734" inset="0,0,0,0">
              <w:txbxContent>
                <w:p w:rsidR="00A331E4" w:rsidRDefault="00A331E4" w:rsidP="00EE09B2">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480" w:name="_Toc295058535"/>
      <w:r w:rsidR="00EE09B2" w:rsidRPr="00030AE4">
        <w:rPr>
          <w:rFonts w:ascii="Times New Roman" w:hAnsi="Times New Roman" w:cs="Times New Roman"/>
          <w:bCs w:val="0"/>
          <w:color w:val="191919"/>
          <w:sz w:val="36"/>
          <w:szCs w:val="36"/>
        </w:rPr>
        <w:t>A</w:t>
      </w:r>
      <w:r w:rsidR="00DC4EEA" w:rsidRPr="00030AE4">
        <w:rPr>
          <w:rFonts w:ascii="Times New Roman" w:hAnsi="Times New Roman" w:cs="Times New Roman"/>
          <w:bCs w:val="0"/>
          <w:color w:val="191919"/>
          <w:sz w:val="28"/>
          <w:szCs w:val="28"/>
        </w:rPr>
        <w:t>DMISSIONS</w:t>
      </w:r>
      <w:bookmarkEnd w:id="480"/>
    </w:p>
    <w:p w:rsidR="00EE09B2" w:rsidRPr="00DC4EEA" w:rsidRDefault="00EE09B2" w:rsidP="00DC4EEA">
      <w:pPr>
        <w:pStyle w:val="Heading2"/>
        <w:spacing w:before="0" w:line="240" w:lineRule="auto"/>
        <w:ind w:left="720"/>
        <w:rPr>
          <w:rFonts w:ascii="Century Gothic" w:hAnsi="Century Gothic" w:cs="Century Gothic"/>
          <w:color w:val="000000"/>
          <w:sz w:val="16"/>
          <w:szCs w:val="16"/>
        </w:rPr>
      </w:pPr>
      <w:bookmarkStart w:id="481" w:name="_Toc295058536"/>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00DC4EEA" w:rsidRPr="00DC4EEA">
        <w:rPr>
          <w:rFonts w:ascii="Times New Roman" w:hAnsi="Times New Roman"/>
          <w:bCs w:val="0"/>
          <w:color w:val="191919"/>
          <w:spacing w:val="-2"/>
          <w:sz w:val="18"/>
          <w:szCs w:val="18"/>
        </w:rPr>
        <w:t>MENDMEN</w:t>
      </w:r>
      <w:r w:rsidR="00DC4EEA" w:rsidRPr="00DC4EEA">
        <w:rPr>
          <w:rFonts w:ascii="Times New Roman" w:hAnsi="Times New Roman"/>
          <w:bCs w:val="0"/>
          <w:color w:val="191919"/>
          <w:sz w:val="18"/>
          <w:szCs w:val="18"/>
        </w:rPr>
        <w:t>T</w:t>
      </w:r>
      <w:r w:rsidR="00DC4EEA" w:rsidRPr="00DC4EEA">
        <w:rPr>
          <w:rFonts w:ascii="Times New Roman" w:hAnsi="Times New Roman"/>
          <w:bCs w:val="0"/>
          <w:color w:val="191919"/>
          <w:spacing w:val="-4"/>
          <w:sz w:val="18"/>
          <w:szCs w:val="18"/>
        </w:rPr>
        <w:t xml:space="preserve"> </w:t>
      </w:r>
      <w:r w:rsidR="00DC4EEA" w:rsidRPr="00DC4EEA">
        <w:rPr>
          <w:rFonts w:ascii="Times New Roman" w:hAnsi="Times New Roman"/>
          <w:bCs w:val="0"/>
          <w:color w:val="191919"/>
          <w:spacing w:val="-2"/>
          <w:sz w:val="18"/>
          <w:szCs w:val="18"/>
        </w:rPr>
        <w:t>23</w:t>
      </w:r>
      <w:bookmarkEnd w:id="481"/>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requirements such as Regents’ Test, GRE, etc., if seeking a degree.</w:t>
      </w:r>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E09B2" w:rsidRDefault="00EE09B2" w:rsidP="00CD21B7">
      <w:pPr>
        <w:widowControl w:val="0"/>
        <w:autoSpaceDE w:val="0"/>
        <w:autoSpaceDN w:val="0"/>
        <w:adjustRightInd w:val="0"/>
        <w:spacing w:after="0"/>
        <w:ind w:left="72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E09B2" w:rsidRDefault="00EE09B2" w:rsidP="00EE09B2">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E09B2" w:rsidRDefault="00EE09B2" w:rsidP="00DC4EEA">
      <w:pPr>
        <w:pStyle w:val="Heading2"/>
        <w:spacing w:before="0" w:line="240" w:lineRule="auto"/>
        <w:ind w:left="720"/>
        <w:rPr>
          <w:rFonts w:ascii="Times New Roman" w:hAnsi="Times New Roman"/>
          <w:color w:val="000000"/>
          <w:sz w:val="18"/>
          <w:szCs w:val="18"/>
        </w:rPr>
      </w:pPr>
      <w:bookmarkStart w:id="482" w:name="_Toc295058537"/>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482"/>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E09B2" w:rsidRDefault="00EE09B2" w:rsidP="00EE09B2">
      <w:pPr>
        <w:widowControl w:val="0"/>
        <w:autoSpaceDE w:val="0"/>
        <w:autoSpaceDN w:val="0"/>
        <w:adjustRightInd w:val="0"/>
        <w:spacing w:before="16" w:after="0" w:line="200" w:lineRule="exact"/>
        <w:ind w:left="720"/>
        <w:rPr>
          <w:rFonts w:ascii="Times New Roman" w:hAnsi="Times New Roman"/>
          <w:color w:val="000000"/>
          <w:sz w:val="20"/>
          <w:szCs w:val="20"/>
        </w:rPr>
      </w:pP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E09B2" w:rsidRPr="00CD21B7" w:rsidRDefault="00EE09B2" w:rsidP="00CD21B7">
      <w:pPr>
        <w:pStyle w:val="ListParagraph"/>
        <w:widowControl w:val="0"/>
        <w:numPr>
          <w:ilvl w:val="0"/>
          <w:numId w:val="62"/>
        </w:numPr>
        <w:autoSpaceDE w:val="0"/>
        <w:autoSpaceDN w:val="0"/>
        <w:adjustRightInd w:val="0"/>
        <w:spacing w:before="30" w:after="0" w:line="250" w:lineRule="auto"/>
        <w:ind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E09B2" w:rsidRDefault="00EE09B2" w:rsidP="00EE09B2">
      <w:pPr>
        <w:widowControl w:val="0"/>
        <w:autoSpaceDE w:val="0"/>
        <w:autoSpaceDN w:val="0"/>
        <w:adjustRightInd w:val="0"/>
        <w:spacing w:before="7" w:after="0" w:line="200" w:lineRule="exact"/>
        <w:ind w:left="720"/>
        <w:rPr>
          <w:rFonts w:ascii="Times New Roman" w:hAnsi="Times New Roman"/>
          <w:color w:val="000000"/>
          <w:sz w:val="20"/>
          <w:szCs w:val="20"/>
        </w:rPr>
      </w:pPr>
    </w:p>
    <w:p w:rsidR="00000000" w:rsidRDefault="00EE09B2">
      <w:pPr>
        <w:pStyle w:val="Heading2"/>
        <w:spacing w:before="0" w:line="240" w:lineRule="auto"/>
        <w:ind w:left="720"/>
        <w:rPr>
          <w:rFonts w:ascii="Times New Roman" w:hAnsi="Times New Roman"/>
          <w:color w:val="000000"/>
          <w:sz w:val="18"/>
          <w:szCs w:val="18"/>
        </w:rPr>
        <w:pPrChange w:id="483" w:author="mdavis47" w:date="2011-03-21T10:58:00Z">
          <w:pPr>
            <w:widowControl w:val="0"/>
            <w:autoSpaceDE w:val="0"/>
            <w:autoSpaceDN w:val="0"/>
            <w:adjustRightInd w:val="0"/>
            <w:spacing w:after="0"/>
            <w:ind w:left="720" w:right="5480"/>
            <w:jc w:val="both"/>
          </w:pPr>
        </w:pPrChange>
      </w:pPr>
      <w:bookmarkStart w:id="484" w:name="_Toc295058538"/>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484"/>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w:t>
      </w:r>
      <w:del w:id="485" w:author="mdavis47" w:date="2011-03-21T10:58: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E09B2" w:rsidRDefault="00EE09B2" w:rsidP="00EE09B2">
      <w:pPr>
        <w:widowControl w:val="0"/>
        <w:autoSpaceDE w:val="0"/>
        <w:autoSpaceDN w:val="0"/>
        <w:adjustRightInd w:val="0"/>
        <w:spacing w:after="0" w:line="250" w:lineRule="auto"/>
        <w:ind w:left="720" w:right="71"/>
        <w:jc w:val="both"/>
        <w:rPr>
          <w:ins w:id="486" w:author="mdavis47" w:date="2011-03-21T10:58:00Z"/>
          <w:rFonts w:ascii="Times New Roman" w:hAnsi="Times New Roman"/>
          <w:b/>
          <w:bCs/>
          <w:color w:val="191919"/>
          <w:spacing w:val="-3"/>
          <w:sz w:val="26"/>
          <w:szCs w:val="26"/>
        </w:rPr>
      </w:pPr>
    </w:p>
    <w:p w:rsidR="00EE09B2" w:rsidRPr="00DC4EEA" w:rsidRDefault="00EE09B2" w:rsidP="00DC4EEA">
      <w:pPr>
        <w:pStyle w:val="Heading2"/>
        <w:spacing w:before="0" w:line="240" w:lineRule="auto"/>
        <w:ind w:left="720"/>
        <w:rPr>
          <w:rFonts w:ascii="Times New Roman" w:hAnsi="Times New Roman"/>
          <w:color w:val="000000"/>
          <w:sz w:val="18"/>
          <w:szCs w:val="18"/>
        </w:rPr>
      </w:pPr>
      <w:bookmarkStart w:id="487" w:name="_Toc295058539"/>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487"/>
    </w:p>
    <w:p w:rsidR="00EE09B2" w:rsidRPr="00CD21B7" w:rsidRDefault="00EE09B2" w:rsidP="00CD21B7">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w:t>
      </w:r>
      <w:del w:id="488" w:author="mdavis47" w:date="2011-03-21T10:59: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E09B2" w:rsidRDefault="00EE09B2" w:rsidP="00EE09B2">
      <w:pPr>
        <w:widowControl w:val="0"/>
        <w:autoSpaceDE w:val="0"/>
        <w:autoSpaceDN w:val="0"/>
        <w:adjustRightInd w:val="0"/>
        <w:spacing w:after="0"/>
        <w:ind w:left="300"/>
        <w:rPr>
          <w:rFonts w:ascii="Times New Roman" w:hAnsi="Times New Roman"/>
          <w:color w:val="191919"/>
          <w:spacing w:val="-2"/>
          <w:sz w:val="18"/>
          <w:szCs w:val="18"/>
        </w:rPr>
      </w:pPr>
    </w:p>
    <w:p w:rsidR="00EE09B2" w:rsidRDefault="00EE09B2" w:rsidP="00EE09B2">
      <w:pPr>
        <w:widowControl w:val="0"/>
        <w:autoSpaceDE w:val="0"/>
        <w:autoSpaceDN w:val="0"/>
        <w:adjustRightInd w:val="0"/>
        <w:spacing w:after="0"/>
        <w:ind w:left="300"/>
        <w:rPr>
          <w:rFonts w:ascii="Times New Roman" w:hAnsi="Times New Roman"/>
          <w:color w:val="000000"/>
          <w:sz w:val="18"/>
          <w:szCs w:val="18"/>
        </w:rPr>
      </w:pPr>
    </w:p>
    <w:p w:rsidR="00EE09B2" w:rsidRDefault="00EE09B2" w:rsidP="00EE09B2">
      <w:pPr>
        <w:widowControl w:val="0"/>
        <w:tabs>
          <w:tab w:val="left" w:pos="10700"/>
        </w:tabs>
        <w:autoSpaceDE w:val="0"/>
        <w:autoSpaceDN w:val="0"/>
        <w:adjustRightInd w:val="0"/>
        <w:spacing w:after="0" w:line="440" w:lineRule="exact"/>
        <w:ind w:left="4133"/>
        <w:rPr>
          <w:rFonts w:ascii="Century Gothic" w:hAnsi="Century Gothic" w:cs="Century Gothic"/>
          <w:color w:val="000000"/>
          <w:sz w:val="36"/>
          <w:szCs w:val="36"/>
        </w:rPr>
        <w:sectPr w:rsidR="00EE09B2" w:rsidSect="0050315D">
          <w:pgSz w:w="12240" w:h="15840"/>
          <w:pgMar w:top="420" w:right="420" w:bottom="280" w:left="600" w:header="720" w:footer="288" w:gutter="0"/>
          <w:cols w:space="720" w:equalWidth="0">
            <w:col w:w="11220"/>
          </w:cols>
          <w:noEndnote/>
          <w:docGrid w:linePitch="299"/>
        </w:sectPr>
      </w:pPr>
    </w:p>
    <w:p w:rsidR="00EE09B2" w:rsidRPr="00930000" w:rsidRDefault="00623C29" w:rsidP="00EE09B2">
      <w:pPr>
        <w:widowControl w:val="0"/>
        <w:autoSpaceDE w:val="0"/>
        <w:autoSpaceDN w:val="0"/>
        <w:adjustRightInd w:val="0"/>
        <w:spacing w:before="57" w:after="0" w:line="195" w:lineRule="exact"/>
        <w:ind w:right="-540"/>
        <w:jc w:val="right"/>
        <w:rPr>
          <w:rFonts w:ascii="Times New Roman" w:hAnsi="Times New Roman" w:cs="Times New Roman"/>
          <w:color w:val="000000"/>
        </w:rPr>
      </w:pPr>
      <w:r w:rsidRPr="00623C29">
        <w:rPr>
          <w:rFonts w:ascii="Times New Roman" w:hAnsi="Times New Roman" w:cs="Times New Roman"/>
          <w:noProof/>
        </w:rPr>
        <w:lastRenderedPageBreak/>
        <w:pict>
          <v:group id="_x0000_s17547" style="position:absolute;left:0;text-align:left;margin-left:433.6pt;margin-top:-21.5pt;width:198.65pt;height:795.8pt;z-index:-251348992" coordorigin="9205,-90" coordsize="3973,15916">
            <v:group id="_x0000_s17548" style="position:absolute;left:9205;top:-90;width:3973;height:15916" coordorigin="9205,-90" coordsize="3973,15916">
              <v:group id="_x0000_s17549" style="position:absolute;left:9205;top:-90;width:3973;height:15916" coordorigin="9205,-90" coordsize="3973,15916">
                <v:rect id="Rectangle 2736" o:spid="_x0000_s17550"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551"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552"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553"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554"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555"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55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55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558"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55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56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561"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56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56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564"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56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56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567"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56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56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570"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571"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572"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50315D" w:rsidRDefault="0050315D" w:rsidP="0050315D">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50315D" w:rsidRDefault="0050315D" w:rsidP="0050315D">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573"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50315D" w:rsidRDefault="0050315D" w:rsidP="0050315D">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574"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50315D" w:rsidRDefault="0050315D" w:rsidP="0050315D">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575"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576"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577"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578"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579"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580"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noProof/>
          <w:lang w:eastAsia="en-US"/>
        </w:rPr>
        <w:pict>
          <v:shape id="Text Box 701" o:spid="_x0000_s3510" type="#_x0000_t202" style="position:absolute;left:0;text-align:left;margin-left:579.35pt;margin-top:49.1pt;width:12pt;height:63.8pt;z-index:-251496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" o:allowincell="f" filled="f" stroked="f">
            <v:textbox style="layout-flow:vertical;mso-next-textbox:#Text Box 701" inset="0,0,0,0">
              <w:txbxContent>
                <w:p w:rsidR="00A331E4" w:rsidRDefault="00A331E4" w:rsidP="000D26A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EE09B2" w:rsidRPr="00930000">
        <w:rPr>
          <w:rFonts w:ascii="Times New Roman" w:hAnsi="Times New Roman" w:cs="Times New Roman"/>
          <w:b/>
          <w:bCs/>
          <w:color w:val="191919"/>
        </w:rPr>
        <w:t>Admissions</w:t>
      </w:r>
    </w:p>
    <w:p w:rsidR="00EE09B2" w:rsidRDefault="00EE09B2" w:rsidP="000D26A0">
      <w:pPr>
        <w:widowControl w:val="0"/>
        <w:autoSpaceDE w:val="0"/>
        <w:autoSpaceDN w:val="0"/>
        <w:adjustRightInd w:val="0"/>
        <w:spacing w:before="10" w:after="0" w:line="180" w:lineRule="exact"/>
        <w:rPr>
          <w:rFonts w:ascii="Century Gothic" w:hAnsi="Century Gothic" w:cs="Century Gothic"/>
          <w:color w:val="000000"/>
          <w:sz w:val="18"/>
          <w:szCs w:val="18"/>
        </w:rPr>
      </w:pPr>
    </w:p>
    <w:p w:rsidR="00EE09B2" w:rsidRDefault="00EE09B2" w:rsidP="000D26A0">
      <w:pPr>
        <w:widowControl w:val="0"/>
        <w:autoSpaceDE w:val="0"/>
        <w:autoSpaceDN w:val="0"/>
        <w:adjustRightInd w:val="0"/>
        <w:spacing w:before="6" w:after="0" w:line="180" w:lineRule="exact"/>
        <w:rPr>
          <w:rFonts w:ascii="Times New Roman" w:hAnsi="Times New Roman"/>
          <w:color w:val="000000"/>
          <w:sz w:val="18"/>
          <w:szCs w:val="18"/>
        </w:rPr>
      </w:pPr>
    </w:p>
    <w:p w:rsidR="00EE09B2" w:rsidRPr="00DC4EEA" w:rsidRDefault="00EE09B2" w:rsidP="00DC4EEA">
      <w:pPr>
        <w:pStyle w:val="Heading2"/>
        <w:spacing w:before="0" w:line="240" w:lineRule="auto"/>
        <w:rPr>
          <w:rFonts w:ascii="Times New Roman" w:hAnsi="Times New Roman"/>
          <w:color w:val="000000"/>
          <w:sz w:val="18"/>
          <w:szCs w:val="18"/>
        </w:rPr>
      </w:pPr>
      <w:bookmarkStart w:id="489" w:name="_Toc295058540"/>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489"/>
    </w:p>
    <w:p w:rsidR="00EE09B2" w:rsidRDefault="00EE09B2" w:rsidP="00CD21B7">
      <w:pPr>
        <w:widowControl w:val="0"/>
        <w:autoSpaceDE w:val="0"/>
        <w:autoSpaceDN w:val="0"/>
        <w:adjustRightInd w:val="0"/>
        <w:spacing w:before="30" w:after="0"/>
        <w:ind w:right="-36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E09B2" w:rsidRPr="00CD21B7" w:rsidRDefault="00EE09B2" w:rsidP="00CD21B7">
      <w:pPr>
        <w:pStyle w:val="ListParagraph"/>
        <w:widowControl w:val="0"/>
        <w:numPr>
          <w:ilvl w:val="0"/>
          <w:numId w:val="63"/>
        </w:numPr>
        <w:autoSpaceDE w:val="0"/>
        <w:autoSpaceDN w:val="0"/>
        <w:adjustRightInd w:val="0"/>
        <w:spacing w:before="30" w:after="0"/>
        <w:ind w:right="-36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E09B2" w:rsidRPr="00CD21B7" w:rsidRDefault="00EE09B2" w:rsidP="00CD21B7">
      <w:pPr>
        <w:pStyle w:val="ListParagraph"/>
        <w:widowControl w:val="0"/>
        <w:numPr>
          <w:ilvl w:val="0"/>
          <w:numId w:val="63"/>
        </w:numPr>
        <w:autoSpaceDE w:val="0"/>
        <w:autoSpaceDN w:val="0"/>
        <w:adjustRightInd w:val="0"/>
        <w:spacing w:before="30" w:after="0"/>
        <w:ind w:right="-36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E09B2" w:rsidRDefault="00EE09B2" w:rsidP="000D26A0">
      <w:pPr>
        <w:widowControl w:val="0"/>
        <w:autoSpaceDE w:val="0"/>
        <w:autoSpaceDN w:val="0"/>
        <w:adjustRightInd w:val="0"/>
        <w:spacing w:before="5" w:after="0" w:line="220" w:lineRule="exact"/>
        <w:ind w:left="720"/>
        <w:rPr>
          <w:rFonts w:ascii="Times New Roman" w:hAnsi="Times New Roman"/>
          <w:color w:val="000000"/>
        </w:rPr>
      </w:pPr>
    </w:p>
    <w:p w:rsidR="00EE09B2" w:rsidRPr="00CD21B7" w:rsidRDefault="00EE09B2" w:rsidP="00B27A5C">
      <w:pPr>
        <w:widowControl w:val="0"/>
        <w:autoSpaceDE w:val="0"/>
        <w:autoSpaceDN w:val="0"/>
        <w:adjustRightInd w:val="0"/>
        <w:spacing w:before="30" w:after="0"/>
        <w:ind w:right="72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E09B2" w:rsidRDefault="00EE09B2" w:rsidP="000D26A0">
      <w:pPr>
        <w:widowControl w:val="0"/>
        <w:autoSpaceDE w:val="0"/>
        <w:autoSpaceDN w:val="0"/>
        <w:adjustRightInd w:val="0"/>
        <w:spacing w:before="12" w:after="0" w:line="280" w:lineRule="exact"/>
        <w:ind w:left="720"/>
        <w:rPr>
          <w:rFonts w:ascii="Times New Roman" w:hAnsi="Times New Roman"/>
          <w:color w:val="000000"/>
          <w:sz w:val="28"/>
          <w:szCs w:val="28"/>
        </w:rPr>
      </w:pPr>
    </w:p>
    <w:p w:rsidR="00EE09B2" w:rsidRDefault="00623C29" w:rsidP="00DC4EEA">
      <w:pPr>
        <w:pStyle w:val="Heading2"/>
        <w:spacing w:before="0" w:line="240" w:lineRule="auto"/>
        <w:rPr>
          <w:rFonts w:ascii="Times New Roman" w:hAnsi="Times New Roman"/>
          <w:color w:val="000000" w:themeColor="text1"/>
          <w:sz w:val="18"/>
          <w:szCs w:val="18"/>
        </w:rPr>
      </w:pPr>
      <w:bookmarkStart w:id="490" w:name="_Toc295058541"/>
      <w:ins w:id="491" w:author="mdavis47" w:date="2011-03-21T11:00:00Z">
        <w:r w:rsidRPr="00623C29">
          <w:rPr>
            <w:rFonts w:ascii="Times New Roman" w:hAnsi="Times New Roman"/>
            <w:color w:val="000000" w:themeColor="text1"/>
            <w:sz w:val="24"/>
            <w:szCs w:val="24"/>
            <w:rPrChange w:id="492" w:author="mdavis47" w:date="2011-04-07T12:18:00Z">
              <w:rPr>
                <w:rFonts w:ascii="Times New Roman" w:hAnsi="Times New Roman"/>
                <w:color w:val="000000" w:themeColor="text1"/>
                <w:sz w:val="24"/>
                <w:szCs w:val="24"/>
                <w:u w:val="single"/>
              </w:rPr>
            </w:rPrChange>
          </w:rPr>
          <w:t>M</w:t>
        </w:r>
        <w:r w:rsidRPr="00623C29">
          <w:rPr>
            <w:rFonts w:ascii="Times New Roman" w:hAnsi="Times New Roman"/>
            <w:color w:val="000000" w:themeColor="text1"/>
            <w:sz w:val="18"/>
            <w:szCs w:val="18"/>
            <w:rPrChange w:id="493" w:author="mdavis47" w:date="2011-04-07T12:18:00Z">
              <w:rPr>
                <w:rFonts w:ascii="Times New Roman" w:hAnsi="Times New Roman"/>
                <w:color w:val="000000" w:themeColor="text1"/>
                <w:sz w:val="18"/>
                <w:szCs w:val="18"/>
                <w:u w:val="single"/>
              </w:rPr>
            </w:rPrChange>
          </w:rPr>
          <w:t xml:space="preserve">OVE </w:t>
        </w:r>
        <w:r w:rsidRPr="00623C29">
          <w:rPr>
            <w:rFonts w:ascii="Times New Roman" w:hAnsi="Times New Roman"/>
            <w:color w:val="000000" w:themeColor="text1"/>
            <w:sz w:val="24"/>
            <w:szCs w:val="24"/>
            <w:rPrChange w:id="494" w:author="mdavis47" w:date="2011-04-07T12:18:00Z">
              <w:rPr>
                <w:rFonts w:ascii="Times New Roman" w:hAnsi="Times New Roman"/>
                <w:color w:val="000000" w:themeColor="text1"/>
                <w:sz w:val="24"/>
                <w:szCs w:val="24"/>
                <w:u w:val="single"/>
              </w:rPr>
            </w:rPrChange>
          </w:rPr>
          <w:t>O</w:t>
        </w:r>
        <w:r w:rsidRPr="00623C29">
          <w:rPr>
            <w:rFonts w:ascii="Times New Roman" w:hAnsi="Times New Roman"/>
            <w:color w:val="000000" w:themeColor="text1"/>
            <w:sz w:val="18"/>
            <w:szCs w:val="18"/>
            <w:rPrChange w:id="495" w:author="mdavis47" w:date="2011-04-07T12:18:00Z">
              <w:rPr>
                <w:rFonts w:ascii="Times New Roman" w:hAnsi="Times New Roman"/>
                <w:color w:val="000000" w:themeColor="text1"/>
                <w:sz w:val="18"/>
                <w:szCs w:val="18"/>
                <w:u w:val="single"/>
              </w:rPr>
            </w:rPrChange>
          </w:rPr>
          <w:t xml:space="preserve">N </w:t>
        </w:r>
        <w:r w:rsidRPr="00623C29">
          <w:rPr>
            <w:rFonts w:ascii="Times New Roman" w:hAnsi="Times New Roman"/>
            <w:color w:val="000000" w:themeColor="text1"/>
            <w:sz w:val="24"/>
            <w:szCs w:val="24"/>
            <w:rPrChange w:id="496" w:author="mdavis47" w:date="2011-04-07T12:18:00Z">
              <w:rPr>
                <w:rFonts w:ascii="Times New Roman" w:hAnsi="Times New Roman"/>
                <w:color w:val="000000" w:themeColor="text1"/>
                <w:sz w:val="24"/>
                <w:szCs w:val="24"/>
                <w:u w:val="single"/>
              </w:rPr>
            </w:rPrChange>
          </w:rPr>
          <w:t>W</w:t>
        </w:r>
        <w:r w:rsidRPr="00623C29">
          <w:rPr>
            <w:rFonts w:ascii="Times New Roman" w:hAnsi="Times New Roman"/>
            <w:color w:val="000000" w:themeColor="text1"/>
            <w:sz w:val="18"/>
            <w:szCs w:val="18"/>
            <w:rPrChange w:id="497" w:author="mdavis47" w:date="2011-04-07T12:18:00Z">
              <w:rPr>
                <w:rFonts w:ascii="Times New Roman" w:hAnsi="Times New Roman"/>
                <w:color w:val="000000" w:themeColor="text1"/>
                <w:sz w:val="18"/>
                <w:szCs w:val="18"/>
                <w:u w:val="single"/>
              </w:rPr>
            </w:rPrChange>
          </w:rPr>
          <w:t xml:space="preserve">HEN </w:t>
        </w:r>
        <w:r w:rsidRPr="00623C29">
          <w:rPr>
            <w:rFonts w:ascii="Times New Roman" w:hAnsi="Times New Roman"/>
            <w:color w:val="000000" w:themeColor="text1"/>
            <w:sz w:val="24"/>
            <w:szCs w:val="24"/>
            <w:rPrChange w:id="498" w:author="mdavis47" w:date="2011-04-07T12:18:00Z">
              <w:rPr>
                <w:rFonts w:ascii="Times New Roman" w:hAnsi="Times New Roman"/>
                <w:color w:val="000000" w:themeColor="text1"/>
                <w:sz w:val="24"/>
                <w:szCs w:val="24"/>
                <w:u w:val="single"/>
              </w:rPr>
            </w:rPrChange>
          </w:rPr>
          <w:t>R</w:t>
        </w:r>
        <w:r w:rsidRPr="00623C29">
          <w:rPr>
            <w:rFonts w:ascii="Times New Roman" w:hAnsi="Times New Roman"/>
            <w:color w:val="000000" w:themeColor="text1"/>
            <w:sz w:val="18"/>
            <w:szCs w:val="18"/>
            <w:rPrChange w:id="499" w:author="mdavis47" w:date="2011-04-07T12:18:00Z">
              <w:rPr>
                <w:rFonts w:ascii="Times New Roman" w:hAnsi="Times New Roman"/>
                <w:color w:val="000000" w:themeColor="text1"/>
                <w:sz w:val="18"/>
                <w:szCs w:val="18"/>
                <w:u w:val="single"/>
              </w:rPr>
            </w:rPrChange>
          </w:rPr>
          <w:t>EADY</w:t>
        </w:r>
      </w:ins>
      <w:bookmarkEnd w:id="490"/>
      <w:r w:rsidRPr="00623C29">
        <w:rPr>
          <w:rFonts w:ascii="Times New Roman" w:hAnsi="Times New Roman"/>
          <w:color w:val="000000" w:themeColor="text1"/>
          <w:sz w:val="18"/>
          <w:szCs w:val="18"/>
          <w:rPrChange w:id="500" w:author="mdavis47" w:date="2011-04-07T12:18:00Z">
            <w:rPr>
              <w:rFonts w:ascii="Times New Roman" w:hAnsi="Times New Roman"/>
              <w:color w:val="000000" w:themeColor="text1"/>
              <w:sz w:val="18"/>
              <w:szCs w:val="18"/>
              <w:u w:val="single"/>
            </w:rPr>
          </w:rPrChange>
        </w:rPr>
        <w:t xml:space="preserve">    </w:t>
      </w:r>
    </w:p>
    <w:p w:rsidR="00DC4EEA" w:rsidRDefault="00DC4EEA" w:rsidP="00EE09B2">
      <w:pPr>
        <w:jc w:val="both"/>
        <w:rPr>
          <w:rFonts w:ascii="Times New Roman" w:hAnsi="Times New Roman"/>
          <w:sz w:val="18"/>
          <w:szCs w:val="18"/>
        </w:rPr>
      </w:pPr>
    </w:p>
    <w:p w:rsidR="00EE09B2" w:rsidRDefault="00623C29" w:rsidP="00B27A5C">
      <w:pPr>
        <w:widowControl w:val="0"/>
        <w:autoSpaceDE w:val="0"/>
        <w:autoSpaceDN w:val="0"/>
        <w:adjustRightInd w:val="0"/>
        <w:spacing w:before="30" w:after="0"/>
        <w:ind w:right="720" w:firstLine="0"/>
        <w:jc w:val="both"/>
        <w:rPr>
          <w:rFonts w:ascii="Times New Roman" w:hAnsi="Times New Roman"/>
          <w:color w:val="191919"/>
          <w:spacing w:val="-4"/>
          <w:sz w:val="18"/>
          <w:szCs w:val="18"/>
        </w:rPr>
      </w:pPr>
      <w:ins w:id="501" w:author="mdavis47" w:date="2011-03-21T11:03:00Z">
        <w:r w:rsidRPr="00623C29">
          <w:rPr>
            <w:rFonts w:ascii="Times New Roman" w:hAnsi="Times New Roman"/>
            <w:color w:val="191919"/>
            <w:spacing w:val="-4"/>
            <w:sz w:val="18"/>
            <w:szCs w:val="18"/>
            <w:rPrChange w:id="502" w:author="mdavis47" w:date="2011-04-07T12:18:00Z">
              <w:rPr>
                <w:color w:val="0000FF" w:themeColor="hyperlink"/>
                <w:u w:val="single"/>
              </w:rPr>
            </w:rPrChange>
          </w:rPr>
          <w:t xml:space="preserve">Move </w:t>
        </w:r>
        <w:proofErr w:type="gramStart"/>
        <w:r w:rsidRPr="00623C29">
          <w:rPr>
            <w:rFonts w:ascii="Times New Roman" w:hAnsi="Times New Roman"/>
            <w:color w:val="191919"/>
            <w:spacing w:val="-4"/>
            <w:sz w:val="18"/>
            <w:szCs w:val="18"/>
            <w:rPrChange w:id="503" w:author="mdavis47" w:date="2011-04-07T12:18:00Z">
              <w:rPr>
                <w:color w:val="0000FF" w:themeColor="hyperlink"/>
                <w:u w:val="single"/>
              </w:rPr>
            </w:rPrChange>
          </w:rPr>
          <w:t>On</w:t>
        </w:r>
        <w:proofErr w:type="gramEnd"/>
        <w:r w:rsidRPr="00623C29">
          <w:rPr>
            <w:rFonts w:ascii="Times New Roman" w:hAnsi="Times New Roman"/>
            <w:color w:val="191919"/>
            <w:spacing w:val="-4"/>
            <w:sz w:val="18"/>
            <w:szCs w:val="18"/>
            <w:rPrChange w:id="504" w:author="mdavis47" w:date="2011-04-07T12:18:00Z">
              <w:rPr>
                <w:color w:val="0000FF" w:themeColor="hyperlink"/>
                <w:u w:val="single"/>
              </w:rPr>
            </w:rPrChange>
          </w:rPr>
          <w:t xml:space="preserve"> When Ready is a dual enrollm</w:t>
        </w:r>
      </w:ins>
      <w:ins w:id="505" w:author="mdavis47" w:date="2011-03-21T11:04:00Z">
        <w:r w:rsidRPr="00623C29">
          <w:rPr>
            <w:rFonts w:ascii="Times New Roman" w:hAnsi="Times New Roman"/>
            <w:color w:val="191919"/>
            <w:spacing w:val="-4"/>
            <w:sz w:val="18"/>
            <w:szCs w:val="18"/>
            <w:rPrChange w:id="506" w:author="mdavis47" w:date="2011-04-07T12:18:00Z">
              <w:rPr>
                <w:color w:val="0000FF" w:themeColor="hyperlink"/>
                <w:u w:val="single"/>
              </w:rPr>
            </w:rPrChange>
          </w:rPr>
          <w:t xml:space="preserve">ent program for students who want to attend Albany State University to complete the graduation requirements for high school and earn college credit simultaneously. </w:t>
        </w:r>
      </w:ins>
      <w:ins w:id="507" w:author="mdavis47" w:date="2011-03-21T11:05:00Z">
        <w:r w:rsidRPr="00623C29">
          <w:rPr>
            <w:rFonts w:ascii="Times New Roman" w:hAnsi="Times New Roman"/>
            <w:color w:val="191919"/>
            <w:spacing w:val="-4"/>
            <w:sz w:val="18"/>
            <w:szCs w:val="18"/>
            <w:rPrChange w:id="508" w:author="mdavis47" w:date="2011-04-07T12:18:00Z">
              <w:rPr>
                <w:color w:val="0000FF" w:themeColor="hyperlink"/>
                <w:u w:val="single"/>
              </w:rPr>
            </w:rPrChange>
          </w:rPr>
          <w:t>Students may complete their junior and/or senior year of high school in MOWR program.</w:t>
        </w:r>
      </w:ins>
      <w:ins w:id="509" w:author="mdavis47" w:date="2011-03-21T11:06:00Z">
        <w:r w:rsidRPr="00623C29">
          <w:rPr>
            <w:rFonts w:ascii="Times New Roman" w:hAnsi="Times New Roman"/>
            <w:color w:val="191919"/>
            <w:spacing w:val="-4"/>
            <w:sz w:val="18"/>
            <w:szCs w:val="18"/>
            <w:rPrChange w:id="510" w:author="mdavis47" w:date="2011-04-07T12:18:00Z">
              <w:rPr>
                <w:color w:val="0000FF" w:themeColor="hyperlink"/>
                <w:u w:val="single"/>
              </w:rPr>
            </w:rPrChange>
          </w:rPr>
          <w:t xml:space="preserve"> </w:t>
        </w:r>
      </w:ins>
      <w:ins w:id="511" w:author="mdavis47" w:date="2011-03-21T11:07:00Z">
        <w:r w:rsidRPr="00623C29">
          <w:rPr>
            <w:rFonts w:ascii="Times New Roman" w:hAnsi="Times New Roman"/>
            <w:color w:val="191919"/>
            <w:spacing w:val="-4"/>
            <w:sz w:val="18"/>
            <w:szCs w:val="18"/>
            <w:rPrChange w:id="512" w:author="mdavis47" w:date="2011-04-07T12:18:00Z">
              <w:rPr>
                <w:color w:val="0000FF" w:themeColor="hyperlink"/>
                <w:u w:val="single"/>
              </w:rPr>
            </w:rPrChange>
          </w:rPr>
          <w:t xml:space="preserve">Students must meet the </w:t>
        </w:r>
      </w:ins>
      <w:ins w:id="513" w:author="mdavis47" w:date="2011-03-21T11:08:00Z">
        <w:r w:rsidRPr="00623C29">
          <w:rPr>
            <w:rFonts w:ascii="Times New Roman" w:hAnsi="Times New Roman"/>
            <w:color w:val="191919"/>
            <w:spacing w:val="-4"/>
            <w:sz w:val="18"/>
            <w:szCs w:val="18"/>
            <w:rPrChange w:id="514" w:author="mdavis47" w:date="2011-04-07T12:18:00Z">
              <w:rPr>
                <w:color w:val="0000FF" w:themeColor="hyperlink"/>
                <w:u w:val="single"/>
              </w:rPr>
            </w:rPrChange>
          </w:rPr>
          <w:t>following criteria: Have a minimum SAT Score of 970</w:t>
        </w:r>
      </w:ins>
      <w:ins w:id="515" w:author="mdavis47" w:date="2011-03-21T11:09:00Z">
        <w:r w:rsidRPr="00623C29">
          <w:rPr>
            <w:rFonts w:ascii="Times New Roman" w:hAnsi="Times New Roman"/>
            <w:color w:val="191919"/>
            <w:spacing w:val="-4"/>
            <w:sz w:val="18"/>
            <w:szCs w:val="18"/>
            <w:rPrChange w:id="516" w:author="mdavis47" w:date="2011-04-07T12:18:00Z">
              <w:rPr>
                <w:color w:val="0000FF" w:themeColor="hyperlink"/>
                <w:u w:val="single"/>
              </w:rPr>
            </w:rPrChange>
          </w:rPr>
          <w:t xml:space="preserve"> with at least a 430 minimum on the</w:t>
        </w:r>
      </w:ins>
      <w:ins w:id="517" w:author="mdavis47" w:date="2011-03-21T11:16:00Z">
        <w:r w:rsidRPr="00623C29">
          <w:rPr>
            <w:rFonts w:ascii="Times New Roman" w:hAnsi="Times New Roman"/>
            <w:color w:val="191919"/>
            <w:spacing w:val="-4"/>
            <w:sz w:val="18"/>
            <w:szCs w:val="18"/>
            <w:rPrChange w:id="518" w:author="mdavis47" w:date="2011-04-07T12:18:00Z">
              <w:rPr>
                <w:color w:val="0000FF" w:themeColor="hyperlink"/>
                <w:u w:val="single"/>
              </w:rPr>
            </w:rPrChange>
          </w:rPr>
          <w:t xml:space="preserve"> Critical Reading section</w:t>
        </w:r>
      </w:ins>
      <w:ins w:id="519" w:author="mdavis47" w:date="2011-03-21T11:09:00Z">
        <w:r w:rsidRPr="00623C29">
          <w:rPr>
            <w:rFonts w:ascii="Times New Roman" w:hAnsi="Times New Roman"/>
            <w:color w:val="191919"/>
            <w:spacing w:val="-4"/>
            <w:sz w:val="18"/>
            <w:szCs w:val="18"/>
            <w:rPrChange w:id="520" w:author="mdavis47" w:date="2011-04-07T12:18:00Z">
              <w:rPr>
                <w:color w:val="0000FF" w:themeColor="hyperlink"/>
                <w:u w:val="single"/>
              </w:rPr>
            </w:rPrChange>
          </w:rPr>
          <w:t xml:space="preserve"> and at least a 400 minimum on the Math section</w:t>
        </w:r>
      </w:ins>
      <w:ins w:id="521" w:author="mdavis47" w:date="2011-03-21T11:16:00Z">
        <w:r w:rsidRPr="00623C29">
          <w:rPr>
            <w:rFonts w:ascii="Times New Roman" w:hAnsi="Times New Roman"/>
            <w:color w:val="191919"/>
            <w:spacing w:val="-4"/>
            <w:sz w:val="18"/>
            <w:szCs w:val="18"/>
            <w:rPrChange w:id="522" w:author="mdavis47" w:date="2011-04-07T12:18:00Z">
              <w:rPr>
                <w:color w:val="0000FF" w:themeColor="hyperlink"/>
                <w:u w:val="single"/>
              </w:rPr>
            </w:rPrChange>
          </w:rPr>
          <w:t xml:space="preserve"> or</w:t>
        </w:r>
      </w:ins>
      <w:ins w:id="523" w:author="mdavis47" w:date="2011-03-21T11:17:00Z">
        <w:r w:rsidRPr="00623C29">
          <w:rPr>
            <w:rFonts w:ascii="Times New Roman" w:hAnsi="Times New Roman"/>
            <w:color w:val="191919"/>
            <w:spacing w:val="-4"/>
            <w:sz w:val="18"/>
            <w:szCs w:val="18"/>
            <w:rPrChange w:id="524" w:author="mdavis47" w:date="2011-04-07T12:18:00Z">
              <w:rPr>
                <w:color w:val="0000FF" w:themeColor="hyperlink"/>
                <w:u w:val="single"/>
              </w:rPr>
            </w:rPrChange>
          </w:rPr>
          <w:t xml:space="preserve"> have an ACT composite score of 21 with at least an 18 on the English section and at least a 16 on the Math secti</w:t>
        </w:r>
      </w:ins>
      <w:ins w:id="525" w:author="mdavis47" w:date="2011-03-21T11:18:00Z">
        <w:r w:rsidRPr="00623C29">
          <w:rPr>
            <w:rFonts w:ascii="Times New Roman" w:hAnsi="Times New Roman"/>
            <w:color w:val="191919"/>
            <w:spacing w:val="-4"/>
            <w:sz w:val="18"/>
            <w:szCs w:val="18"/>
            <w:rPrChange w:id="526" w:author="mdavis47" w:date="2011-04-07T12:18:00Z">
              <w:rPr>
                <w:color w:val="0000FF" w:themeColor="hyperlink"/>
                <w:u w:val="single"/>
              </w:rPr>
            </w:rPrChange>
          </w:rPr>
          <w:t>on</w:t>
        </w:r>
      </w:ins>
      <w:ins w:id="527" w:author="mdavis47" w:date="2011-03-21T11:22:00Z">
        <w:r w:rsidRPr="00623C29">
          <w:rPr>
            <w:rFonts w:ascii="Times New Roman" w:hAnsi="Times New Roman"/>
            <w:color w:val="191919"/>
            <w:spacing w:val="-4"/>
            <w:sz w:val="18"/>
            <w:szCs w:val="18"/>
            <w:rPrChange w:id="528" w:author="mdavis47" w:date="2011-04-07T12:18:00Z">
              <w:rPr>
                <w:color w:val="0000FF" w:themeColor="hyperlink"/>
                <w:u w:val="single"/>
              </w:rPr>
            </w:rPrChange>
          </w:rPr>
          <w:t>; have been a Georgia resident since the October FTE cou</w:t>
        </w:r>
      </w:ins>
      <w:ins w:id="529" w:author="mdavis47" w:date="2011-03-21T11:23:00Z">
        <w:r w:rsidRPr="00623C29">
          <w:rPr>
            <w:rFonts w:ascii="Times New Roman" w:hAnsi="Times New Roman"/>
            <w:color w:val="191919"/>
            <w:spacing w:val="-4"/>
            <w:sz w:val="18"/>
            <w:szCs w:val="18"/>
            <w:rPrChange w:id="530" w:author="mdavis47" w:date="2011-04-07T12:18:00Z">
              <w:rPr>
                <w:color w:val="0000FF" w:themeColor="hyperlink"/>
                <w:u w:val="single"/>
              </w:rPr>
            </w:rPrChange>
          </w:rPr>
          <w:t>nt of the prior school year</w:t>
        </w:r>
      </w:ins>
      <w:ins w:id="531" w:author="mdavis47" w:date="2011-03-21T11:24:00Z">
        <w:r w:rsidRPr="00623C29">
          <w:rPr>
            <w:rFonts w:ascii="Times New Roman" w:hAnsi="Times New Roman"/>
            <w:color w:val="191919"/>
            <w:spacing w:val="-4"/>
            <w:sz w:val="18"/>
            <w:szCs w:val="18"/>
            <w:rPrChange w:id="532" w:author="mdavis47" w:date="2011-04-07T12:18:00Z">
              <w:rPr>
                <w:color w:val="0000FF" w:themeColor="hyperlink"/>
                <w:u w:val="single"/>
              </w:rPr>
            </w:rPrChange>
          </w:rPr>
          <w:t xml:space="preserve">. </w:t>
        </w:r>
      </w:ins>
      <w:ins w:id="533" w:author="mdavis47" w:date="2011-03-21T11:19:00Z">
        <w:r w:rsidRPr="00623C29">
          <w:rPr>
            <w:rFonts w:ascii="Times New Roman" w:hAnsi="Times New Roman"/>
            <w:color w:val="191919"/>
            <w:spacing w:val="-4"/>
            <w:sz w:val="18"/>
            <w:szCs w:val="18"/>
            <w:rPrChange w:id="534" w:author="mdavis47" w:date="2011-04-07T12:18:00Z">
              <w:rPr>
                <w:color w:val="0000FF" w:themeColor="hyperlink"/>
                <w:u w:val="single"/>
              </w:rPr>
            </w:rPrChange>
          </w:rPr>
          <w:t xml:space="preserve"> Students wanting to enroll in Albany State University through the Move on When Ready program must meet with their high school counselor to ensure that</w:t>
        </w:r>
      </w:ins>
      <w:ins w:id="535" w:author="mdavis47" w:date="2011-03-21T11:20:00Z">
        <w:r w:rsidRPr="00623C29">
          <w:rPr>
            <w:rFonts w:ascii="Times New Roman" w:hAnsi="Times New Roman"/>
            <w:color w:val="191919"/>
            <w:spacing w:val="-4"/>
            <w:sz w:val="18"/>
            <w:szCs w:val="18"/>
            <w:rPrChange w:id="536" w:author="mdavis47" w:date="2011-04-07T12:18:00Z">
              <w:rPr>
                <w:color w:val="0000FF" w:themeColor="hyperlink"/>
                <w:u w:val="single"/>
              </w:rPr>
            </w:rPrChange>
          </w:rPr>
          <w:t xml:space="preserve"> completed ASU courses will satisfy high school graduation requirements.</w:t>
        </w:r>
      </w:ins>
    </w:p>
    <w:p w:rsidR="00CD21B7" w:rsidRPr="00CD21B7" w:rsidRDefault="00CD21B7" w:rsidP="00CD21B7">
      <w:pPr>
        <w:widowControl w:val="0"/>
        <w:autoSpaceDE w:val="0"/>
        <w:autoSpaceDN w:val="0"/>
        <w:adjustRightInd w:val="0"/>
        <w:spacing w:before="30" w:after="0"/>
        <w:ind w:right="-360" w:firstLine="0"/>
        <w:jc w:val="both"/>
        <w:rPr>
          <w:ins w:id="537" w:author="mdavis47" w:date="2011-03-21T11:08:00Z"/>
          <w:rFonts w:ascii="Times New Roman" w:hAnsi="Times New Roman"/>
          <w:color w:val="191919"/>
          <w:spacing w:val="-4"/>
          <w:sz w:val="18"/>
          <w:szCs w:val="18"/>
          <w:rPrChange w:id="538" w:author="mdavis47" w:date="2011-04-07T12:18:00Z">
            <w:rPr>
              <w:ins w:id="539" w:author="mdavis47" w:date="2011-03-21T11:08:00Z"/>
            </w:rPr>
          </w:rPrChange>
        </w:rPr>
      </w:pPr>
    </w:p>
    <w:p w:rsidR="00000000" w:rsidRDefault="00EE09B2">
      <w:pPr>
        <w:widowControl w:val="0"/>
        <w:autoSpaceDE w:val="0"/>
        <w:autoSpaceDN w:val="0"/>
        <w:adjustRightInd w:val="0"/>
        <w:spacing w:before="30" w:after="0"/>
        <w:ind w:right="-360" w:firstLine="0"/>
        <w:jc w:val="both"/>
        <w:rPr>
          <w:ins w:id="540" w:author="mdavis47" w:date="2011-03-21T11:08:00Z"/>
          <w:rFonts w:ascii="Times New Roman" w:hAnsi="Times New Roman"/>
          <w:color w:val="191919"/>
          <w:spacing w:val="-4"/>
          <w:sz w:val="18"/>
          <w:szCs w:val="18"/>
        </w:rPr>
        <w:pPrChange w:id="541" w:author="mdavis47" w:date="2011-03-21T11:18:00Z">
          <w:pPr>
            <w:widowControl w:val="0"/>
            <w:autoSpaceDE w:val="0"/>
            <w:autoSpaceDN w:val="0"/>
            <w:adjustRightInd w:val="0"/>
            <w:spacing w:before="30" w:after="0"/>
            <w:ind w:left="120"/>
          </w:pPr>
        </w:pPrChange>
      </w:pPr>
      <w:ins w:id="542" w:author="mdavis47" w:date="2011-03-21T11:08:00Z">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ins>
    </w:p>
    <w:p w:rsidR="00000000" w:rsidRDefault="00EE09B2">
      <w:pPr>
        <w:pStyle w:val="ListParagraph"/>
        <w:widowControl w:val="0"/>
        <w:numPr>
          <w:ilvl w:val="0"/>
          <w:numId w:val="64"/>
        </w:numPr>
        <w:autoSpaceDE w:val="0"/>
        <w:autoSpaceDN w:val="0"/>
        <w:adjustRightInd w:val="0"/>
        <w:spacing w:before="30" w:after="0"/>
        <w:ind w:right="-360"/>
        <w:jc w:val="both"/>
        <w:rPr>
          <w:ins w:id="543" w:author="mdavis47" w:date="2011-03-21T11:08:00Z"/>
          <w:rFonts w:ascii="Times New Roman" w:hAnsi="Times New Roman"/>
          <w:color w:val="191919"/>
          <w:spacing w:val="-4"/>
          <w:sz w:val="18"/>
          <w:szCs w:val="18"/>
        </w:rPr>
        <w:pPrChange w:id="544" w:author="mdavis47" w:date="2011-03-21T11:18:00Z">
          <w:pPr>
            <w:widowControl w:val="0"/>
            <w:autoSpaceDE w:val="0"/>
            <w:autoSpaceDN w:val="0"/>
            <w:adjustRightInd w:val="0"/>
            <w:spacing w:before="9" w:after="0"/>
            <w:ind w:left="300"/>
          </w:pPr>
        </w:pPrChange>
      </w:pPr>
      <w:ins w:id="545" w:author="mdavis47" w:date="2011-03-21T11:08:00Z">
        <w:r w:rsidRPr="00CD21B7">
          <w:rPr>
            <w:rFonts w:ascii="Times New Roman" w:hAnsi="Times New Roman"/>
            <w:color w:val="191919"/>
            <w:spacing w:val="-4"/>
            <w:sz w:val="18"/>
            <w:szCs w:val="18"/>
          </w:rPr>
          <w:t xml:space="preserve">Complete an official </w:t>
        </w:r>
      </w:ins>
      <w:ins w:id="546" w:author="mdavis47" w:date="2011-03-21T11:16:00Z">
        <w:r w:rsidRPr="00CD21B7">
          <w:rPr>
            <w:rFonts w:ascii="Times New Roman" w:hAnsi="Times New Roman"/>
            <w:color w:val="191919"/>
            <w:spacing w:val="-4"/>
            <w:sz w:val="18"/>
            <w:szCs w:val="18"/>
          </w:rPr>
          <w:t xml:space="preserve">ASU </w:t>
        </w:r>
      </w:ins>
      <w:ins w:id="547" w:author="mdavis47" w:date="2011-03-21T11:08:00Z">
        <w:r w:rsidRPr="00CD21B7">
          <w:rPr>
            <w:rFonts w:ascii="Times New Roman" w:hAnsi="Times New Roman"/>
            <w:color w:val="191919"/>
            <w:spacing w:val="-4"/>
            <w:sz w:val="18"/>
            <w:szCs w:val="18"/>
          </w:rPr>
          <w:t>application form</w:t>
        </w:r>
      </w:ins>
      <w:ins w:id="548" w:author="mdavis47" w:date="2011-03-21T11:16:00Z">
        <w:r w:rsidRPr="00CD21B7">
          <w:rPr>
            <w:rFonts w:ascii="Times New Roman" w:hAnsi="Times New Roman"/>
            <w:color w:val="191919"/>
            <w:spacing w:val="-4"/>
            <w:sz w:val="18"/>
            <w:szCs w:val="18"/>
          </w:rPr>
          <w:t xml:space="preserve"> with the non-refundable application fee of $20.</w:t>
        </w:r>
      </w:ins>
    </w:p>
    <w:p w:rsidR="00000000" w:rsidRDefault="00623C29">
      <w:pPr>
        <w:pStyle w:val="ListParagraph"/>
        <w:widowControl w:val="0"/>
        <w:numPr>
          <w:ilvl w:val="0"/>
          <w:numId w:val="64"/>
        </w:numPr>
        <w:autoSpaceDE w:val="0"/>
        <w:autoSpaceDN w:val="0"/>
        <w:adjustRightInd w:val="0"/>
        <w:spacing w:before="30" w:after="0"/>
        <w:ind w:right="-360"/>
        <w:jc w:val="both"/>
        <w:rPr>
          <w:rFonts w:ascii="Times New Roman" w:hAnsi="Times New Roman"/>
          <w:color w:val="191919"/>
          <w:spacing w:val="-4"/>
          <w:sz w:val="18"/>
          <w:szCs w:val="18"/>
        </w:rPr>
        <w:pPrChange w:id="549" w:author="mdavis47" w:date="2011-03-21T11:20:00Z">
          <w:pPr>
            <w:widowControl w:val="0"/>
            <w:autoSpaceDE w:val="0"/>
            <w:autoSpaceDN w:val="0"/>
            <w:adjustRightInd w:val="0"/>
            <w:spacing w:after="0"/>
            <w:ind w:left="300"/>
          </w:pPr>
        </w:pPrChange>
      </w:pPr>
      <w:ins w:id="550" w:author="mdavis47" w:date="2011-03-21T11:18:00Z">
        <w:r w:rsidRPr="00623C29">
          <w:rPr>
            <w:rFonts w:ascii="Times New Roman" w:hAnsi="Times New Roman"/>
            <w:color w:val="191919"/>
            <w:spacing w:val="-4"/>
            <w:sz w:val="18"/>
            <w:szCs w:val="18"/>
            <w:rPrChange w:id="551" w:author="mdavis47" w:date="2011-03-21T11:21:00Z">
              <w:rPr>
                <w:rFonts w:ascii="Times New Roman" w:hAnsi="Times New Roman"/>
                <w:color w:val="191919"/>
                <w:spacing w:val="27"/>
                <w:sz w:val="18"/>
                <w:szCs w:val="18"/>
                <w:u w:val="single"/>
              </w:rPr>
            </w:rPrChange>
          </w:rPr>
          <w:t>Submit official test scores to the Office of Enrollment services.</w:t>
        </w:r>
      </w:ins>
    </w:p>
    <w:p w:rsidR="00EE09B2" w:rsidRPr="00CD21B7" w:rsidRDefault="00EE09B2" w:rsidP="00CD21B7">
      <w:pPr>
        <w:widowControl w:val="0"/>
        <w:autoSpaceDE w:val="0"/>
        <w:autoSpaceDN w:val="0"/>
        <w:adjustRightInd w:val="0"/>
        <w:spacing w:before="30" w:after="0"/>
        <w:ind w:right="-360" w:firstLine="0"/>
        <w:jc w:val="both"/>
        <w:rPr>
          <w:ins w:id="552" w:author="mdavis47" w:date="2011-03-21T11:24:00Z"/>
          <w:rFonts w:ascii="Times New Roman" w:hAnsi="Times New Roman"/>
          <w:color w:val="191919"/>
          <w:spacing w:val="-4"/>
          <w:sz w:val="18"/>
          <w:szCs w:val="18"/>
        </w:rPr>
      </w:pPr>
    </w:p>
    <w:p w:rsidR="00EE09B2" w:rsidRPr="00EE09B2" w:rsidRDefault="00623C29" w:rsidP="00CD21B7">
      <w:pPr>
        <w:ind w:firstLine="0"/>
        <w:jc w:val="both"/>
        <w:rPr>
          <w:rFonts w:ascii="Times New Roman" w:hAnsi="Times New Roman"/>
          <w:sz w:val="18"/>
          <w:szCs w:val="18"/>
        </w:rPr>
      </w:pPr>
      <w:ins w:id="553" w:author="mdavis47" w:date="2011-03-21T11:24:00Z">
        <w:r w:rsidRPr="00623C29">
          <w:rPr>
            <w:rFonts w:ascii="Times New Roman" w:hAnsi="Times New Roman"/>
            <w:sz w:val="18"/>
            <w:szCs w:val="18"/>
            <w:rPrChange w:id="554" w:author="mdavis47" w:date="2011-03-21T11:26:00Z">
              <w:rPr>
                <w:color w:val="0000FF" w:themeColor="hyperlink"/>
                <w:u w:val="single"/>
              </w:rPr>
            </w:rPrChange>
          </w:rPr>
          <w:t xml:space="preserve">Students must </w:t>
        </w:r>
      </w:ins>
      <w:ins w:id="555" w:author="mdavis47" w:date="2011-03-21T11:25:00Z">
        <w:r w:rsidRPr="00623C29">
          <w:rPr>
            <w:rFonts w:ascii="Times New Roman" w:hAnsi="Times New Roman"/>
            <w:sz w:val="18"/>
            <w:szCs w:val="18"/>
            <w:rPrChange w:id="556" w:author="mdavis47" w:date="2011-03-21T11:26:00Z">
              <w:rPr>
                <w:color w:val="0000FF" w:themeColor="hyperlink"/>
                <w:u w:val="single"/>
              </w:rPr>
            </w:rPrChange>
          </w:rPr>
          <w:t>self-identify as a MOWR applicant when applying</w:t>
        </w:r>
        <w:r w:rsidRPr="00623C29">
          <w:rPr>
            <w:rFonts w:ascii="Times New Roman" w:hAnsi="Times New Roman"/>
            <w:sz w:val="18"/>
            <w:szCs w:val="18"/>
            <w:rPrChange w:id="557" w:author="mdavis47" w:date="2011-03-21T11:25:00Z">
              <w:rPr>
                <w:color w:val="0000FF" w:themeColor="hyperlink"/>
                <w:u w:val="single"/>
              </w:rPr>
            </w:rPrChange>
          </w:rPr>
          <w:t>.</w:t>
        </w:r>
      </w:ins>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rsidP="00EE09B2">
      <w:pPr>
        <w:jc w:val="both"/>
        <w:rPr>
          <w:rFonts w:ascii="Times New Roman" w:hAnsi="Times New Roman"/>
          <w:sz w:val="18"/>
          <w:szCs w:val="18"/>
        </w:rPr>
      </w:pPr>
    </w:p>
    <w:p w:rsidR="00EE09B2" w:rsidRDefault="00EE09B2">
      <w:pPr>
        <w:rPr>
          <w:rFonts w:ascii="Times New Roman" w:hAnsi="Times New Roman"/>
          <w:color w:val="000000"/>
          <w:sz w:val="20"/>
          <w:szCs w:val="20"/>
        </w:rPr>
      </w:pPr>
    </w:p>
    <w:p w:rsidR="00EE09B2" w:rsidRDefault="00623C29" w:rsidP="000D26A0">
      <w:pPr>
        <w:widowControl w:val="0"/>
        <w:autoSpaceDE w:val="0"/>
        <w:autoSpaceDN w:val="0"/>
        <w:adjustRightInd w:val="0"/>
        <w:spacing w:before="73" w:after="0" w:line="195" w:lineRule="exact"/>
        <w:ind w:right="90"/>
        <w:jc w:val="right"/>
        <w:rPr>
          <w:rFonts w:ascii="Century Gothic" w:hAnsi="Century Gothic" w:cs="Century Gothic"/>
          <w:color w:val="000000"/>
          <w:sz w:val="16"/>
          <w:szCs w:val="16"/>
        </w:rPr>
      </w:pPr>
      <w:r w:rsidRPr="00623C29">
        <w:rPr>
          <w:rFonts w:ascii="Calibri" w:hAnsi="Calibri" w:cs="Times New Roman"/>
          <w:noProof/>
          <w:lang w:eastAsia="en-US"/>
        </w:rPr>
        <w:pict>
          <v:shape id="Text Box 773" o:spid="_x0000_s3512" type="#_x0000_t202" style="position:absolute;left:0;text-align:left;margin-left:579.15pt;margin-top:48.9pt;width:12pt;height:63.8pt;z-index:-251494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DjcOA2zAgAA&#10;tgUAAA4AAAAAAAAAAAAAAAAALgIAAGRycy9lMm9Eb2MueG1sUEsBAi0AFAAGAAgAAAAhAGIcNI3i&#10;AAAADAEAAA8AAAAAAAAAAAAAAAAADQUAAGRycy9kb3ducmV2LnhtbFBLBQYAAAAABAAEAPMAAAAc&#10;BgAAAAA=&#10;" o:allowincell="f" filled="f" stroked="f">
            <v:textbox style="layout-flow:vertical;mso-next-textbox:#Text Box 773" inset="0,0,0,0">
              <w:txbxContent>
                <w:p w:rsidR="00A331E4" w:rsidRDefault="00A331E4" w:rsidP="000D26A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after="0"/>
        <w:ind w:right="90"/>
        <w:rPr>
          <w:rFonts w:ascii="Times New Roman" w:hAnsi="Times New Roman"/>
          <w:color w:val="000000"/>
          <w:sz w:val="20"/>
          <w:szCs w:val="20"/>
        </w:rPr>
      </w:pPr>
    </w:p>
    <w:p w:rsidR="00EE09B2" w:rsidRDefault="00EE09B2" w:rsidP="000D26A0">
      <w:pPr>
        <w:widowControl w:val="0"/>
        <w:autoSpaceDE w:val="0"/>
        <w:autoSpaceDN w:val="0"/>
        <w:adjustRightInd w:val="0"/>
        <w:spacing w:before="2" w:after="0" w:line="170" w:lineRule="exact"/>
        <w:ind w:right="90"/>
        <w:rPr>
          <w:rFonts w:ascii="Times New Roman" w:hAnsi="Times New Roman"/>
          <w:color w:val="000000"/>
          <w:sz w:val="17"/>
          <w:szCs w:val="17"/>
        </w:rPr>
      </w:pPr>
    </w:p>
    <w:p w:rsidR="00EE09B2" w:rsidRDefault="00EE09B2" w:rsidP="00EE09B2">
      <w:pPr>
        <w:widowControl w:val="0"/>
        <w:tabs>
          <w:tab w:val="left" w:pos="4300"/>
        </w:tabs>
        <w:autoSpaceDE w:val="0"/>
        <w:autoSpaceDN w:val="0"/>
        <w:adjustRightInd w:val="0"/>
        <w:spacing w:after="0" w:line="451" w:lineRule="exact"/>
        <w:ind w:left="20" w:right="-1350" w:firstLine="2770"/>
        <w:jc w:val="right"/>
        <w:rPr>
          <w:rFonts w:ascii="Times New Roman" w:hAnsi="Times New Roman"/>
          <w:color w:val="000000"/>
          <w:sz w:val="20"/>
          <w:szCs w:val="20"/>
        </w:rPr>
      </w:pPr>
      <w:r w:rsidRPr="00930000">
        <w:rPr>
          <w:rFonts w:ascii="Times New Roman" w:hAnsi="Times New Roman"/>
          <w:noProof/>
          <w:color w:val="191919"/>
          <w:position w:val="-5"/>
        </w:rPr>
        <w:drawing>
          <wp:anchor distT="0" distB="0" distL="114300" distR="114300" simplePos="0" relativeHeight="251823104" behindDoc="0" locked="0" layoutInCell="1" allowOverlap="1">
            <wp:simplePos x="0" y="0"/>
            <wp:positionH relativeFrom="column">
              <wp:posOffset>1200150</wp:posOffset>
            </wp:positionH>
            <wp:positionV relativeFrom="paragraph">
              <wp:posOffset>1383030</wp:posOffset>
            </wp:positionV>
            <wp:extent cx="6429375" cy="8715375"/>
            <wp:effectExtent l="19050" t="0" r="9525" b="0"/>
            <wp:wrapNone/>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6429375" cy="8715375"/>
                    </a:xfrm>
                    <a:prstGeom prst="rect">
                      <a:avLst/>
                    </a:prstGeom>
                    <a:noFill/>
                    <a:ln w="9525">
                      <a:noFill/>
                      <a:miter lim="800000"/>
                      <a:headEnd/>
                      <a:tailEnd/>
                    </a:ln>
                  </pic:spPr>
                </pic:pic>
              </a:graphicData>
            </a:graphic>
          </wp:anchor>
        </w:drawing>
      </w:r>
    </w:p>
    <w:p w:rsidR="00EE09B2" w:rsidRDefault="00EE09B2" w:rsidP="00EE09B2">
      <w:pPr>
        <w:ind w:firstLine="0"/>
        <w:sectPr w:rsidR="00EE09B2" w:rsidSect="00B27A5C">
          <w:pgSz w:w="12240" w:h="15840"/>
          <w:pgMar w:top="360" w:right="540" w:bottom="180" w:left="540" w:header="720" w:footer="288" w:gutter="0"/>
          <w:cols w:space="720"/>
          <w:docGrid w:linePitch="360"/>
        </w:sectPr>
      </w:pPr>
    </w:p>
    <w:p w:rsidR="000A7810" w:rsidRPr="00930000" w:rsidRDefault="00623C29" w:rsidP="00CD21B7">
      <w:pPr>
        <w:ind w:left="450" w:firstLine="0"/>
        <w:rPr>
          <w:rFonts w:ascii="Times New Roman" w:hAnsi="Times New Roman" w:cs="Times New Roman"/>
          <w:color w:val="000000"/>
        </w:rPr>
      </w:pPr>
      <w:r w:rsidRPr="00623C29">
        <w:rPr>
          <w:noProof/>
        </w:rPr>
        <w:lastRenderedPageBreak/>
        <w:pict>
          <v:group id="_x0000_s15652" style="position:absolute;left:0;text-align:left;margin-left:-56.7pt;margin-top:-21.75pt;width:191pt;height:795.35pt;z-index:-251374592" coordorigin="-745,-62" coordsize="3820,15907">
            <v:group id="_x0000_s15653" style="position:absolute;left:-745;top:-62;width:3820;height:15907" coordorigin="-717,-62" coordsize="3820,15907">
              <v:rect id="Rectangle 2702" o:spid="_x0000_s1565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65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65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65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65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65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66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66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66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66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66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66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66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66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66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66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67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67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67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67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67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67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67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67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67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67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68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68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68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68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68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68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68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fldChar w:fldCharType="end"/>
      </w:r>
      <w:r>
        <w:fldChar w:fldCharType="begin"/>
      </w:r>
      <w:r w:rsidR="000A7810">
        <w:instrText xml:space="preserve"> INCLUDETEXT "C:\\Users\\juliette\\Desktop\\raw3\\FinancialInformation.docx" </w:instrText>
      </w:r>
      <w:r w:rsidR="003047FF">
        <w:instrText xml:space="preserve"> \* MERGEFORMAT </w:instrText>
      </w:r>
      <w:r>
        <w:fldChar w:fldCharType="separate"/>
      </w:r>
      <w:r w:rsidR="000A7810" w:rsidRPr="00930000">
        <w:rPr>
          <w:rFonts w:ascii="Times New Roman" w:hAnsi="Times New Roman" w:cs="Times New Roman"/>
          <w:b/>
          <w:bCs/>
          <w:color w:val="191919"/>
        </w:rPr>
        <w:t>Financial Information</w:t>
      </w:r>
    </w:p>
    <w:p w:rsidR="000A7810" w:rsidRDefault="000A7810" w:rsidP="000D42BE">
      <w:pPr>
        <w:widowControl w:val="0"/>
        <w:autoSpaceDE w:val="0"/>
        <w:autoSpaceDN w:val="0"/>
        <w:adjustRightInd w:val="0"/>
        <w:spacing w:before="7" w:after="0" w:line="140" w:lineRule="exact"/>
        <w:ind w:left="900"/>
        <w:rPr>
          <w:rFonts w:ascii="Century Gothic" w:hAnsi="Century Gothic" w:cs="Century Gothic"/>
          <w:color w:val="000000"/>
          <w:sz w:val="14"/>
          <w:szCs w:val="14"/>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Pr="00030AE4" w:rsidRDefault="000A7810" w:rsidP="00030AE4">
      <w:pPr>
        <w:pStyle w:val="Heading1"/>
        <w:spacing w:before="0" w:line="240" w:lineRule="auto"/>
        <w:jc w:val="center"/>
        <w:rPr>
          <w:rFonts w:ascii="Times New Roman" w:hAnsi="Times New Roman"/>
          <w:color w:val="000000"/>
          <w:sz w:val="100"/>
          <w:szCs w:val="100"/>
        </w:rPr>
      </w:pPr>
      <w:bookmarkStart w:id="558" w:name="_Toc294266439"/>
      <w:bookmarkStart w:id="559" w:name="_Toc295058542"/>
      <w:r w:rsidRPr="00030AE4">
        <w:rPr>
          <w:rFonts w:ascii="Times New Roman" w:hAnsi="Times New Roman"/>
          <w:color w:val="191919"/>
          <w:spacing w:val="-45"/>
          <w:position w:val="-6"/>
          <w:sz w:val="100"/>
          <w:szCs w:val="100"/>
        </w:rPr>
        <w:t>FINANCIAL</w:t>
      </w:r>
      <w:bookmarkEnd w:id="558"/>
      <w:bookmarkEnd w:id="559"/>
    </w:p>
    <w:p w:rsidR="000A7810" w:rsidRPr="00030AE4" w:rsidRDefault="000A7810" w:rsidP="00030AE4">
      <w:pPr>
        <w:pStyle w:val="Heading1"/>
        <w:spacing w:before="0" w:line="240" w:lineRule="auto"/>
        <w:jc w:val="center"/>
        <w:rPr>
          <w:rFonts w:ascii="Times New Roman" w:hAnsi="Times New Roman"/>
          <w:color w:val="000000"/>
          <w:sz w:val="100"/>
          <w:szCs w:val="100"/>
        </w:rPr>
      </w:pPr>
      <w:bookmarkStart w:id="560" w:name="_Toc295058543"/>
      <w:r w:rsidRPr="00030AE4">
        <w:rPr>
          <w:rFonts w:ascii="Times New Roman" w:hAnsi="Times New Roman"/>
          <w:color w:val="191919"/>
          <w:spacing w:val="-45"/>
          <w:position w:val="4"/>
          <w:sz w:val="100"/>
          <w:szCs w:val="100"/>
        </w:rPr>
        <w:t>INFORM</w:t>
      </w:r>
      <w:r w:rsidRPr="00030AE4">
        <w:rPr>
          <w:rFonts w:ascii="Times New Roman" w:hAnsi="Times New Roman"/>
          <w:color w:val="191919"/>
          <w:spacing w:val="-151"/>
          <w:position w:val="4"/>
          <w:sz w:val="100"/>
          <w:szCs w:val="100"/>
        </w:rPr>
        <w:t>A</w:t>
      </w:r>
      <w:r w:rsidRPr="00030AE4">
        <w:rPr>
          <w:rFonts w:ascii="Times New Roman" w:hAnsi="Times New Roman"/>
          <w:color w:val="191919"/>
          <w:spacing w:val="-45"/>
          <w:position w:val="4"/>
          <w:sz w:val="100"/>
          <w:szCs w:val="100"/>
        </w:rPr>
        <w:t>TION</w:t>
      </w:r>
      <w:bookmarkEnd w:id="560"/>
    </w:p>
    <w:p w:rsidR="000A7810" w:rsidRDefault="000A7810" w:rsidP="000D42BE">
      <w:pPr>
        <w:widowControl w:val="0"/>
        <w:autoSpaceDE w:val="0"/>
        <w:autoSpaceDN w:val="0"/>
        <w:adjustRightInd w:val="0"/>
        <w:spacing w:before="8" w:after="0" w:line="150" w:lineRule="exact"/>
        <w:ind w:left="900"/>
        <w:rPr>
          <w:rFonts w:ascii="Times New Roman" w:hAnsi="Times New Roman"/>
          <w:color w:val="000000"/>
          <w:sz w:val="15"/>
          <w:szCs w:val="15"/>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sectPr w:rsidR="000A7810" w:rsidSect="0050315D">
          <w:pgSz w:w="12240" w:h="15840"/>
          <w:pgMar w:top="420" w:right="840" w:bottom="280" w:left="420" w:header="720" w:footer="288" w:gutter="0"/>
          <w:cols w:space="720" w:equalWidth="0">
            <w:col w:w="10980"/>
          </w:cols>
          <w:noEndnote/>
          <w:docGrid w:linePitch="299"/>
        </w:sectPr>
      </w:pPr>
    </w:p>
    <w:p w:rsidR="000A7810" w:rsidRDefault="000A7810" w:rsidP="000D42BE">
      <w:pPr>
        <w:widowControl w:val="0"/>
        <w:autoSpaceDE w:val="0"/>
        <w:autoSpaceDN w:val="0"/>
        <w:adjustRightInd w:val="0"/>
        <w:spacing w:before="1" w:after="0"/>
        <w:ind w:left="900"/>
        <w:rPr>
          <w:rFonts w:ascii="Times New Roman" w:hAnsi="Times New Roman"/>
          <w:color w:val="000000"/>
          <w:sz w:val="27"/>
          <w:szCs w:val="27"/>
        </w:rPr>
      </w:pPr>
      <w:r>
        <w:rPr>
          <w:rFonts w:ascii="Times New Roman" w:hAnsi="Times New Roman"/>
          <w:b/>
          <w:bCs/>
          <w:color w:val="191919"/>
          <w:sz w:val="36"/>
          <w:szCs w:val="36"/>
        </w:rPr>
        <w:lastRenderedPageBreak/>
        <w:t>C</w:t>
      </w:r>
      <w:r>
        <w:rPr>
          <w:rFonts w:ascii="Times New Roman" w:hAnsi="Times New Roman"/>
          <w:b/>
          <w:bCs/>
          <w:color w:val="191919"/>
          <w:sz w:val="27"/>
          <w:szCs w:val="27"/>
        </w:rPr>
        <w:t>ONTENTS</w:t>
      </w:r>
    </w:p>
    <w:p w:rsidR="000A7810" w:rsidRDefault="000A7810" w:rsidP="000D42BE">
      <w:pPr>
        <w:widowControl w:val="0"/>
        <w:autoSpaceDE w:val="0"/>
        <w:autoSpaceDN w:val="0"/>
        <w:adjustRightInd w:val="0"/>
        <w:spacing w:before="7" w:after="0" w:line="120" w:lineRule="exact"/>
        <w:ind w:left="900"/>
        <w:rPr>
          <w:rFonts w:ascii="Times New Roman" w:hAnsi="Times New Roman"/>
          <w:color w:val="000000"/>
          <w:sz w:val="12"/>
          <w:szCs w:val="12"/>
        </w:rPr>
      </w:pPr>
    </w:p>
    <w:p w:rsidR="000A7810" w:rsidRDefault="000A7810" w:rsidP="000D42BE">
      <w:pPr>
        <w:widowControl w:val="0"/>
        <w:autoSpaceDE w:val="0"/>
        <w:autoSpaceDN w:val="0"/>
        <w:adjustRightInd w:val="0"/>
        <w:spacing w:after="0"/>
        <w:ind w:left="900" w:right="-45" w:hanging="30"/>
        <w:rPr>
          <w:rFonts w:ascii="Times New Roman" w:hAnsi="Times New Roman"/>
          <w:color w:val="000000"/>
          <w:sz w:val="17"/>
          <w:szCs w:val="17"/>
        </w:rPr>
      </w:pPr>
      <w:r>
        <w:rPr>
          <w:rFonts w:ascii="Times New Roman" w:hAnsi="Times New Roman"/>
          <w:color w:val="191919"/>
          <w:sz w:val="17"/>
          <w:szCs w:val="17"/>
        </w:rPr>
        <w:t>Financial</w:t>
      </w:r>
      <w:r>
        <w:rPr>
          <w:rFonts w:ascii="Times New Roman" w:hAnsi="Times New Roman"/>
          <w:color w:val="191919"/>
          <w:spacing w:val="-9"/>
          <w:sz w:val="17"/>
          <w:szCs w:val="17"/>
        </w:rPr>
        <w:t xml:space="preserve"> </w:t>
      </w:r>
      <w:r>
        <w:rPr>
          <w:rFonts w:ascii="Times New Roman" w:hAnsi="Times New Roman"/>
          <w:color w:val="191919"/>
          <w:sz w:val="17"/>
          <w:szCs w:val="17"/>
        </w:rPr>
        <w:t>Aid</w:t>
      </w:r>
      <w:r>
        <w:rPr>
          <w:rFonts w:ascii="Times New Roman" w:hAnsi="Times New Roman"/>
          <w:color w:val="191919"/>
          <w:spacing w:val="-9"/>
          <w:sz w:val="17"/>
          <w:szCs w:val="17"/>
        </w:rPr>
        <w:t xml:space="preserve"> </w:t>
      </w:r>
      <w:r>
        <w:rPr>
          <w:rFonts w:ascii="Times New Roman" w:hAnsi="Times New Roman"/>
          <w:color w:val="191919"/>
          <w:sz w:val="17"/>
          <w:szCs w:val="17"/>
        </w:rPr>
        <w:t>Application Procedures . . . . . . . . . . . . . . . . . . . . . . .</w:t>
      </w:r>
    </w:p>
    <w:p w:rsidR="000A7810" w:rsidRDefault="000A7810" w:rsidP="000D42BE">
      <w:pPr>
        <w:widowControl w:val="0"/>
        <w:autoSpaceDE w:val="0"/>
        <w:autoSpaceDN w:val="0"/>
        <w:adjustRightInd w:val="0"/>
        <w:spacing w:before="2" w:after="0" w:line="140" w:lineRule="exact"/>
        <w:ind w:left="900"/>
        <w:rPr>
          <w:rFonts w:ascii="Times New Roman" w:hAnsi="Times New Roman"/>
          <w:color w:val="000000"/>
          <w:sz w:val="14"/>
          <w:szCs w:val="14"/>
        </w:rPr>
      </w:pPr>
      <w:r>
        <w:rPr>
          <w:rFonts w:ascii="Times New Roman" w:hAnsi="Times New Roman"/>
          <w:color w:val="000000"/>
          <w:sz w:val="17"/>
          <w:szCs w:val="17"/>
        </w:rPr>
        <w:br w:type="column"/>
      </w: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ind w:firstLine="0"/>
        <w:rPr>
          <w:rFonts w:ascii="Times New Roman" w:hAnsi="Times New Roman"/>
          <w:color w:val="000000"/>
          <w:sz w:val="17"/>
          <w:szCs w:val="17"/>
        </w:rPr>
      </w:pPr>
      <w:r>
        <w:rPr>
          <w:rFonts w:ascii="Times New Roman" w:hAnsi="Times New Roman"/>
          <w:color w:val="191919"/>
          <w:sz w:val="17"/>
          <w:szCs w:val="17"/>
        </w:rPr>
        <w:t>Definition of Full-</w:t>
      </w:r>
      <w:r>
        <w:rPr>
          <w:rFonts w:ascii="Times New Roman" w:hAnsi="Times New Roman"/>
          <w:color w:val="191919"/>
          <w:spacing w:val="-6"/>
          <w:sz w:val="17"/>
          <w:szCs w:val="17"/>
        </w:rPr>
        <w:t>T</w:t>
      </w:r>
      <w:r>
        <w:rPr>
          <w:rFonts w:ascii="Times New Roman" w:hAnsi="Times New Roman"/>
          <w:color w:val="191919"/>
          <w:sz w:val="17"/>
          <w:szCs w:val="17"/>
        </w:rPr>
        <w:t xml:space="preserve">ime Student </w:t>
      </w:r>
      <w:r>
        <w:rPr>
          <w:rFonts w:ascii="Times New Roman" w:hAnsi="Times New Roman"/>
          <w:color w:val="191919"/>
          <w:spacing w:val="2"/>
          <w:sz w:val="17"/>
          <w:szCs w:val="17"/>
        </w:rPr>
        <w:t xml:space="preserve"> </w:t>
      </w:r>
      <w:r>
        <w:rPr>
          <w:rFonts w:ascii="Times New Roman" w:hAnsi="Times New Roman"/>
          <w:color w:val="191919"/>
          <w:sz w:val="17"/>
          <w:szCs w:val="17"/>
        </w:rPr>
        <w:t xml:space="preserve">. . . . . . . . . . . . . . . . . . . . . . . . . </w:t>
      </w:r>
    </w:p>
    <w:p w:rsidR="000A7810" w:rsidRDefault="000A7810" w:rsidP="000D42BE">
      <w:pPr>
        <w:widowControl w:val="0"/>
        <w:autoSpaceDE w:val="0"/>
        <w:autoSpaceDN w:val="0"/>
        <w:adjustRightInd w:val="0"/>
        <w:spacing w:before="8" w:after="0"/>
        <w:ind w:left="900"/>
        <w:rPr>
          <w:rFonts w:ascii="Times New Roman" w:hAnsi="Times New Roman"/>
          <w:color w:val="000000"/>
          <w:sz w:val="17"/>
          <w:szCs w:val="17"/>
        </w:rPr>
        <w:sectPr w:rsidR="000A7810">
          <w:type w:val="continuous"/>
          <w:pgSz w:w="12240" w:h="15840"/>
          <w:pgMar w:top="1480" w:right="840" w:bottom="280" w:left="420" w:header="720" w:footer="720" w:gutter="0"/>
          <w:cols w:num="2" w:space="720" w:equalWidth="0">
            <w:col w:w="5701" w:space="479"/>
            <w:col w:w="4800"/>
          </w:cols>
          <w:noEndnote/>
        </w:sectPr>
      </w:pPr>
    </w:p>
    <w:p w:rsidR="000A7810" w:rsidRDefault="00623C29" w:rsidP="000D42BE">
      <w:pPr>
        <w:widowControl w:val="0"/>
        <w:tabs>
          <w:tab w:val="left" w:pos="8759"/>
        </w:tabs>
        <w:autoSpaceDE w:val="0"/>
        <w:autoSpaceDN w:val="0"/>
        <w:adjustRightInd w:val="0"/>
        <w:spacing w:before="7" w:after="0" w:line="180" w:lineRule="exact"/>
        <w:ind w:left="900"/>
        <w:rPr>
          <w:rFonts w:ascii="Times New Roman" w:hAnsi="Times New Roman"/>
          <w:color w:val="000000"/>
          <w:sz w:val="18"/>
          <w:szCs w:val="18"/>
        </w:rPr>
      </w:pPr>
      <w:r w:rsidRPr="00623C29">
        <w:rPr>
          <w:rFonts w:ascii="Calibri" w:hAnsi="Calibri"/>
          <w:noProof/>
          <w:lang w:eastAsia="en-US"/>
        </w:rPr>
        <w:lastRenderedPageBreak/>
        <w:pict>
          <v:shape id="Text Box 806" o:spid="_x0000_s1216" type="#_x0000_t202" style="position:absolute;left:0;text-align:left;margin-left:20.85pt;margin-top:49pt;width:12pt;height:63.8pt;z-index:-251641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p9itQIAALk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" o:allowincell="f" filled="f" stroked="f">
            <v:textbox style="layout-flow:vertical;mso-layout-flow-alt:bottom-to-top;mso-next-textbox:#Text Box 806"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Calibri" w:hAnsi="Calibri"/>
          <w:noProof/>
          <w:lang w:eastAsia="en-US"/>
        </w:rPr>
        <w:pict>
          <v:group id="Group 814" o:spid="_x0000_s1213" style="position:absolute;left:0;text-align:left;margin-left:71.9pt;margin-top:49.35pt;width:504.15pt;height:342.2pt;z-index:-251642880;mso-position-horizontal-relative:page;mso-position-vertical-relative:page" coordorigin="1438,987" coordsize="10083,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" o:allowincell="f">
            <v:rect id="Rectangle 815" o:spid="_x0000_s1214" style="position:absolute;left:1440;top:989;width:10080;height:6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6cgcYA&#10;AADdAAAADwAAAGRycy9kb3ducmV2LnhtbESPT2vCQBTE74V+h+UVvNVNxcaYuooIluLF+o9eX7Ov&#10;SWj2bdjdmvjtXUHocZiZ3zCzRW8acSbna8sKXoYJCOLC6ppLBcfD+jkD4QOyxsYyKbiQh8X88WGG&#10;ubYd7+i8D6WIEPY5KqhCaHMpfVGRQT+0LXH0fqwzGKJ0pdQOuwg3jRwlSSoN1hwXKmxpVVHxu/8z&#10;CjrX0+t7qbdZujkdpl/fE2w/nVKDp375BiJQH/7D9/aHVpClkzHc3s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6cgcYAAADdAAAADwAAAAAAAAAAAAAAAACYAgAAZHJz&#10;L2Rvd25yZXYueG1sUEsFBgAAAAAEAAQA9QAAAIsDAAAAAA==&#10;" fillcolor="#dcdcdc" stroked="f">
              <v:path arrowok="t"/>
            </v:rect>
            <v:rect id="Rectangle 816" o:spid="_x0000_s1215" style="position:absolute;left:1428;top:973;width:10100;height:6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K4scA&#10;AADdAAAADwAAAGRycy9kb3ducmV2LnhtbESPQWvCQBSE74X+h+UVvDWbCrUxuorUFj1qLKTeHtln&#10;Esy+DdnVpP31XaHgcZiZb5j5cjCNuFLnassKXqIYBHFhdc2lgq/D53MCwnlkjY1lUvBDDpaLx4c5&#10;ptr2vKdr5ksRIOxSVFB536ZSuqIigy6yLXHwTrYz6IPsSqk77APcNHIcxxNpsOawUGFL7xUV5+xi&#10;FGySdvW9tb992XwcN/kun64PU6/U6GlYzUB4Gvw9/N/eagXJ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GyuLHAAAA3QAAAA8AAAAAAAAAAAAAAAAAmAIAAGRy&#10;cy9kb3ducmV2LnhtbFBLBQYAAAAABAAEAPUAAACMAwAAAAA=&#10;" filled="f" stroked="f">
              <v:textbox style="mso-next-textbox:#Rectangle 816" inset="0,0,0,0">
                <w:txbxContent>
                  <w:p w:rsidR="00A331E4" w:rsidRDefault="00A331E4" w:rsidP="00A82F11">
                    <w:pPr>
                      <w:spacing w:after="0" w:line="688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6364025" cy="4343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tretch>
                                    <a:fillRect/>
                                  </a:stretch>
                                </pic:blipFill>
                                <pic:spPr bwMode="auto">
                                  <a:xfrm>
                                    <a:off x="0" y="0"/>
                                    <a:ext cx="6364025" cy="4343400"/>
                                  </a:xfrm>
                                  <a:prstGeom prst="rect">
                                    <a:avLst/>
                                  </a:prstGeom>
                                  <a:noFill/>
                                  <a:ln w="9525">
                                    <a:noFill/>
                                    <a:miter lim="800000"/>
                                    <a:headEnd/>
                                    <a:tailEnd/>
                                  </a:ln>
                                </pic:spPr>
                              </pic:pic>
                            </a:graphicData>
                          </a:graphic>
                        </wp:inline>
                      </w:drawing>
                    </w:r>
                  </w:p>
                  <w:p w:rsidR="00A331E4" w:rsidRDefault="00A331E4" w:rsidP="00A82F11">
                    <w:pPr>
                      <w:widowControl w:val="0"/>
                      <w:autoSpaceDE w:val="0"/>
                      <w:autoSpaceDN w:val="0"/>
                      <w:adjustRightInd w:val="0"/>
                      <w:spacing w:after="0"/>
                      <w:rPr>
                        <w:rFonts w:ascii="Times New Roman" w:hAnsi="Times New Roman"/>
                        <w:sz w:val="24"/>
                        <w:szCs w:val="24"/>
                      </w:rPr>
                    </w:pPr>
                  </w:p>
                </w:txbxContent>
              </v:textbox>
            </v:rect>
            <w10:wrap anchorx="page" anchory="page"/>
          </v:group>
        </w:pict>
      </w:r>
      <w:r w:rsidRPr="00623C29">
        <w:rPr>
          <w:rFonts w:ascii="Calibri" w:hAnsi="Calibri"/>
          <w:noProof/>
          <w:lang w:eastAsia="en-US"/>
        </w:rPr>
        <w:pict>
          <v:polyline id="Freeform 817" o:spid="_x0000_s1212" style="position:absolute;left:0;text-align:lef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in,562.8pt,8in,562.8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" o:allowincell="f" filled="f" strokecolor="#191919" strokeweight=".04408mm">
            <v:path arrowok="t" o:connecttype="custom" o:connectlocs="0,0;6400800,0" o:connectangles="0,0"/>
            <w10:wrap anchorx="page" anchory="page"/>
          </v:polyline>
        </w:pict>
      </w:r>
      <w:r w:rsidR="000D42BE">
        <w:rPr>
          <w:rFonts w:ascii="Times New Roman" w:hAnsi="Times New Roman"/>
          <w:color w:val="000000"/>
          <w:sz w:val="18"/>
          <w:szCs w:val="18"/>
        </w:rPr>
        <w:tab/>
      </w: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CD21B7">
      <w:pPr>
        <w:widowControl w:val="0"/>
        <w:tabs>
          <w:tab w:val="left" w:pos="4300"/>
        </w:tabs>
        <w:autoSpaceDE w:val="0"/>
        <w:autoSpaceDN w:val="0"/>
        <w:adjustRightInd w:val="0"/>
        <w:spacing w:after="0" w:line="451" w:lineRule="exact"/>
        <w:ind w:hanging="15"/>
        <w:rPr>
          <w:rFonts w:ascii="Times New Roman" w:hAnsi="Times New Roman"/>
          <w:color w:val="000000"/>
          <w:sz w:val="20"/>
          <w:szCs w:val="20"/>
        </w:rPr>
      </w:pPr>
    </w:p>
    <w:p w:rsidR="000A7810"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20"/>
          <w:szCs w:val="20"/>
        </w:rPr>
        <w:sectPr w:rsidR="000A7810">
          <w:type w:val="continuous"/>
          <w:pgSz w:w="12240" w:h="15840"/>
          <w:pgMar w:top="1480" w:right="840" w:bottom="280" w:left="420" w:header="720" w:footer="720" w:gutter="0"/>
          <w:cols w:space="720" w:equalWidth="0">
            <w:col w:w="10980"/>
          </w:cols>
          <w:noEndnote/>
        </w:sectPr>
      </w:pPr>
    </w:p>
    <w:p w:rsidR="000A7810" w:rsidRDefault="00623C29" w:rsidP="00030AE4">
      <w:pPr>
        <w:widowControl w:val="0"/>
        <w:autoSpaceDE w:val="0"/>
        <w:autoSpaceDN w:val="0"/>
        <w:adjustRightInd w:val="0"/>
        <w:spacing w:before="7" w:after="0" w:line="280" w:lineRule="exact"/>
        <w:ind w:left="900" w:right="-60"/>
        <w:rPr>
          <w:rFonts w:ascii="Times New Roman" w:hAnsi="Times New Roman"/>
          <w:color w:val="000000"/>
          <w:sz w:val="28"/>
          <w:szCs w:val="28"/>
        </w:rPr>
      </w:pPr>
      <w:r>
        <w:rPr>
          <w:rFonts w:ascii="Times New Roman" w:hAnsi="Times New Roman"/>
          <w:noProof/>
          <w:color w:val="000000"/>
          <w:sz w:val="28"/>
          <w:szCs w:val="28"/>
        </w:rPr>
        <w:lastRenderedPageBreak/>
        <w:pict>
          <v:group id="_x0000_s17581" style="position:absolute;left:0;text-align:left;margin-left:426.6pt;margin-top:-24.5pt;width:198.65pt;height:795.8pt;z-index:-251347968" coordorigin="9205,-90" coordsize="3973,15916">
            <v:group id="_x0000_s17582" style="position:absolute;left:9205;top:-90;width:3973;height:15916" coordorigin="9205,-90" coordsize="3973,15916">
              <v:group id="_x0000_s17583" style="position:absolute;left:9205;top:-90;width:3973;height:15916" coordorigin="9205,-90" coordsize="3973,15916">
                <v:rect id="Rectangle 2736" o:spid="_x0000_s1758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58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58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58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58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58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59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59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59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59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59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59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59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59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59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59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60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60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60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60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60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60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60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50315D" w:rsidRDefault="0050315D" w:rsidP="0050315D">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50315D" w:rsidRDefault="0050315D" w:rsidP="0050315D">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60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50315D" w:rsidRDefault="0050315D" w:rsidP="0050315D">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60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50315D" w:rsidRDefault="0050315D" w:rsidP="0050315D">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60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61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61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61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61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61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50315D" w:rsidRDefault="0050315D" w:rsidP="0050315D">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50315D" w:rsidRPr="008A161B" w:rsidRDefault="0050315D" w:rsidP="0050315D">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0A7810" w:rsidRPr="00030AE4" w:rsidRDefault="00D75978" w:rsidP="00030AE4">
      <w:pPr>
        <w:pStyle w:val="Heading2"/>
        <w:ind w:right="-240"/>
        <w:rPr>
          <w:rFonts w:ascii="Times New Roman" w:hAnsi="Times New Roman"/>
          <w:color w:val="000000"/>
          <w:sz w:val="52"/>
          <w:szCs w:val="52"/>
        </w:rPr>
      </w:pPr>
      <w:bookmarkStart w:id="561" w:name="_Toc295058544"/>
      <w:r w:rsidRPr="00030AE4">
        <w:rPr>
          <w:rFonts w:ascii="Times New Roman" w:hAnsi="Times New Roman"/>
          <w:color w:val="191919"/>
          <w:spacing w:val="-4"/>
          <w:sz w:val="52"/>
          <w:szCs w:val="52"/>
        </w:rPr>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bookmarkEnd w:id="561"/>
    </w:p>
    <w:p w:rsidR="000A7810" w:rsidRPr="00930000" w:rsidRDefault="000A7810" w:rsidP="00030AE4">
      <w:pPr>
        <w:widowControl w:val="0"/>
        <w:autoSpaceDE w:val="0"/>
        <w:autoSpaceDN w:val="0"/>
        <w:adjustRightInd w:val="0"/>
        <w:spacing w:before="56" w:after="0"/>
        <w:ind w:firstLine="0"/>
        <w:rPr>
          <w:rFonts w:ascii="Times New Roman" w:hAnsi="Times New Roman" w:cs="Times New Roman"/>
          <w:color w:val="000000"/>
          <w:sz w:val="20"/>
          <w:szCs w:val="20"/>
        </w:rPr>
      </w:pPr>
      <w:r w:rsidRPr="00030AE4">
        <w:rPr>
          <w:rFonts w:ascii="Times New Roman" w:hAnsi="Times New Roman"/>
          <w:color w:val="000000"/>
          <w:sz w:val="52"/>
          <w:szCs w:val="52"/>
        </w:rPr>
        <w:br w:type="column"/>
      </w:r>
      <w:r w:rsidR="004C32DD" w:rsidRPr="00930000">
        <w:rPr>
          <w:rFonts w:ascii="Times New Roman" w:hAnsi="Times New Roman" w:cs="Times New Roman"/>
          <w:b/>
          <w:bCs/>
          <w:color w:val="191919"/>
          <w:sz w:val="20"/>
          <w:szCs w:val="20"/>
        </w:rPr>
        <w:lastRenderedPageBreak/>
        <w:t>Fi</w:t>
      </w:r>
      <w:r w:rsidRPr="00930000">
        <w:rPr>
          <w:rFonts w:ascii="Times New Roman" w:hAnsi="Times New Roman" w:cs="Times New Roman"/>
          <w:b/>
          <w:bCs/>
          <w:color w:val="191919"/>
          <w:sz w:val="20"/>
          <w:szCs w:val="20"/>
        </w:rPr>
        <w:t xml:space="preserve">nancial </w:t>
      </w:r>
      <w:r w:rsidR="004C32DD" w:rsidRPr="00930000">
        <w:rPr>
          <w:rFonts w:ascii="Times New Roman" w:hAnsi="Times New Roman" w:cs="Times New Roman"/>
          <w:b/>
          <w:bCs/>
          <w:color w:val="191919"/>
          <w:sz w:val="20"/>
          <w:szCs w:val="20"/>
        </w:rPr>
        <w:t xml:space="preserve">Aid </w:t>
      </w:r>
      <w:r w:rsidRPr="00930000">
        <w:rPr>
          <w:rFonts w:ascii="Times New Roman" w:hAnsi="Times New Roman" w:cs="Times New Roman"/>
          <w:b/>
          <w:bCs/>
          <w:color w:val="191919"/>
          <w:sz w:val="20"/>
          <w:szCs w:val="20"/>
        </w:rPr>
        <w:t>Information</w:t>
      </w:r>
    </w:p>
    <w:p w:rsidR="000A7810" w:rsidRDefault="000A7810" w:rsidP="000D42BE">
      <w:pPr>
        <w:widowControl w:val="0"/>
        <w:autoSpaceDE w:val="0"/>
        <w:autoSpaceDN w:val="0"/>
        <w:adjustRightInd w:val="0"/>
        <w:spacing w:before="56" w:after="0"/>
        <w:rPr>
          <w:rFonts w:ascii="Century Gothic" w:hAnsi="Century Gothic" w:cs="Century Gothic"/>
          <w:color w:val="000000"/>
          <w:sz w:val="16"/>
          <w:szCs w:val="16"/>
        </w:rPr>
        <w:sectPr w:rsidR="000A7810" w:rsidSect="0050315D">
          <w:pgSz w:w="12240" w:h="15840"/>
          <w:pgMar w:top="420" w:right="420" w:bottom="280" w:left="600" w:header="720" w:footer="288" w:gutter="0"/>
          <w:cols w:num="2" w:space="720" w:equalWidth="0">
            <w:col w:w="8670" w:space="2"/>
            <w:col w:w="2548"/>
          </w:cols>
          <w:noEndnote/>
          <w:docGrid w:linePitch="299"/>
        </w:sectPr>
      </w:pPr>
    </w:p>
    <w:p w:rsidR="000A7810" w:rsidRDefault="00623C29" w:rsidP="000D42BE">
      <w:pPr>
        <w:widowControl w:val="0"/>
        <w:autoSpaceDE w:val="0"/>
        <w:autoSpaceDN w:val="0"/>
        <w:adjustRightInd w:val="0"/>
        <w:spacing w:before="6" w:after="0" w:line="160" w:lineRule="exact"/>
        <w:rPr>
          <w:rFonts w:ascii="Century Gothic" w:hAnsi="Century Gothic" w:cs="Century Gothic"/>
          <w:color w:val="000000"/>
          <w:sz w:val="16"/>
          <w:szCs w:val="16"/>
        </w:rPr>
      </w:pPr>
      <w:r w:rsidRPr="00623C29">
        <w:rPr>
          <w:rFonts w:ascii="Calibri" w:hAnsi="Calibri" w:cs="Times New Roman"/>
          <w:noProof/>
          <w:lang w:eastAsia="en-US"/>
        </w:rPr>
        <w:lastRenderedPageBreak/>
        <w:pict>
          <v:shape id="Text Box 849" o:spid="_x0000_s1217" type="#_x0000_t202" style="position:absolute;left:0;text-align:left;margin-left:579.15pt;margin-top:49pt;width:12pt;height:63.8pt;z-index:-2516408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" o:allowincell="f" filled="f" stroked="f">
            <v:textbox style="layout-flow:vertical;mso-next-textbox:#Text Box 849"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38054A" w:rsidRDefault="0038054A" w:rsidP="000D42BE">
      <w:pPr>
        <w:widowControl w:val="0"/>
        <w:autoSpaceDE w:val="0"/>
        <w:autoSpaceDN w:val="0"/>
        <w:adjustRightInd w:val="0"/>
        <w:spacing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38054A" w:rsidRDefault="0038054A" w:rsidP="000D42BE">
      <w:pPr>
        <w:widowControl w:val="0"/>
        <w:autoSpaceDE w:val="0"/>
        <w:autoSpaceDN w:val="0"/>
        <w:adjustRightInd w:val="0"/>
        <w:spacing w:before="3" w:after="0" w:line="190" w:lineRule="exact"/>
        <w:rPr>
          <w:rFonts w:ascii="Times New Roman" w:hAnsi="Times New Roman"/>
          <w:color w:val="000000"/>
          <w:sz w:val="19"/>
          <w:szCs w:val="19"/>
        </w:rPr>
      </w:pPr>
    </w:p>
    <w:p w:rsidR="0038054A" w:rsidRDefault="0038054A" w:rsidP="00030AE4">
      <w:pPr>
        <w:pStyle w:val="Heading2"/>
        <w:spacing w:before="0" w:line="240" w:lineRule="auto"/>
        <w:rPr>
          <w:rFonts w:ascii="Times New Roman" w:hAnsi="Times New Roman"/>
          <w:color w:val="000000"/>
          <w:sz w:val="19"/>
          <w:szCs w:val="19"/>
        </w:rPr>
      </w:pPr>
      <w:bookmarkStart w:id="562" w:name="_Toc295058545"/>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562"/>
    </w:p>
    <w:p w:rsidR="0038054A" w:rsidRDefault="0038054A" w:rsidP="000D42BE">
      <w:pPr>
        <w:widowControl w:val="0"/>
        <w:autoSpaceDE w:val="0"/>
        <w:autoSpaceDN w:val="0"/>
        <w:adjustRightInd w:val="0"/>
        <w:spacing w:before="12" w:after="0" w:line="240" w:lineRule="exact"/>
        <w:rPr>
          <w:rFonts w:ascii="Times New Roman" w:hAnsi="Times New Roman"/>
          <w:color w:val="000000"/>
          <w:sz w:val="24"/>
          <w:szCs w:val="24"/>
        </w:rPr>
      </w:pP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16"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17"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38054A" w:rsidRDefault="0038054A" w:rsidP="000D42BE">
      <w:pPr>
        <w:pStyle w:val="Heading1"/>
        <w:jc w:val="center"/>
      </w:pPr>
      <w:bookmarkStart w:id="563" w:name="_Toc295058546"/>
      <w:r>
        <w:t xml:space="preserve">Annual </w:t>
      </w:r>
      <w:proofErr w:type="spellStart"/>
      <w:r>
        <w:t>Appliction</w:t>
      </w:r>
      <w:proofErr w:type="spellEnd"/>
      <w:r>
        <w:t xml:space="preserve"> Deadline Dates</w:t>
      </w:r>
      <w:bookmarkEnd w:id="563"/>
    </w:p>
    <w:tbl>
      <w:tblPr>
        <w:tblStyle w:val="TableGrid"/>
        <w:tblW w:w="0" w:type="auto"/>
        <w:jc w:val="center"/>
        <w:tblCellMar>
          <w:left w:w="115" w:type="dxa"/>
          <w:right w:w="115" w:type="dxa"/>
        </w:tblCellMar>
        <w:tblLook w:val="04A0"/>
      </w:tblPr>
      <w:tblGrid>
        <w:gridCol w:w="2305"/>
        <w:gridCol w:w="5483"/>
      </w:tblGrid>
      <w:tr w:rsidR="0038054A" w:rsidTr="00116085">
        <w:trPr>
          <w:trHeight w:val="261"/>
          <w:jc w:val="center"/>
        </w:trPr>
        <w:tc>
          <w:tcPr>
            <w:tcW w:w="0" w:type="auto"/>
          </w:tcPr>
          <w:p w:rsidR="0038054A" w:rsidRPr="002901C9" w:rsidRDefault="0038054A" w:rsidP="000D42BE">
            <w:pPr>
              <w:widowControl w:val="0"/>
              <w:autoSpaceDE w:val="0"/>
              <w:autoSpaceDN w:val="0"/>
              <w:adjustRightInd w:val="0"/>
              <w:spacing w:line="250" w:lineRule="auto"/>
              <w:ind w:right="989"/>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38054A" w:rsidRDefault="0038054A" w:rsidP="000D42BE">
            <w:pPr>
              <w:widowControl w:val="0"/>
              <w:autoSpaceDE w:val="0"/>
              <w:autoSpaceDN w:val="0"/>
              <w:adjustRightInd w:val="0"/>
              <w:spacing w:line="250" w:lineRule="auto"/>
              <w:ind w:right="989"/>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38054A" w:rsidTr="00116085">
        <w:trPr>
          <w:trHeight w:val="261"/>
          <w:jc w:val="center"/>
        </w:trPr>
        <w:tc>
          <w:tcPr>
            <w:tcW w:w="0" w:type="auto"/>
          </w:tcPr>
          <w:p w:rsidR="0038054A" w:rsidRPr="002901C9" w:rsidRDefault="0038054A" w:rsidP="000D42BE">
            <w:pPr>
              <w:widowControl w:val="0"/>
              <w:autoSpaceDE w:val="0"/>
              <w:autoSpaceDN w:val="0"/>
              <w:adjustRightInd w:val="0"/>
              <w:spacing w:line="250" w:lineRule="auto"/>
              <w:ind w:right="989"/>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38054A" w:rsidRDefault="0038054A" w:rsidP="000D42BE">
            <w:pPr>
              <w:widowControl w:val="0"/>
              <w:autoSpaceDE w:val="0"/>
              <w:autoSpaceDN w:val="0"/>
              <w:adjustRightInd w:val="0"/>
              <w:spacing w:line="250" w:lineRule="auto"/>
              <w:ind w:right="989"/>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38054A" w:rsidTr="00116085">
        <w:trPr>
          <w:trHeight w:val="261"/>
          <w:jc w:val="center"/>
        </w:trPr>
        <w:tc>
          <w:tcPr>
            <w:tcW w:w="0" w:type="auto"/>
          </w:tcPr>
          <w:p w:rsidR="0038054A" w:rsidRPr="002901C9" w:rsidRDefault="0038054A" w:rsidP="000D42BE">
            <w:pPr>
              <w:widowControl w:val="0"/>
              <w:autoSpaceDE w:val="0"/>
              <w:autoSpaceDN w:val="0"/>
              <w:adjustRightInd w:val="0"/>
              <w:spacing w:line="250" w:lineRule="auto"/>
              <w:ind w:right="989"/>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38054A" w:rsidRDefault="0038054A" w:rsidP="000D42BE">
            <w:pPr>
              <w:widowControl w:val="0"/>
              <w:autoSpaceDE w:val="0"/>
              <w:autoSpaceDN w:val="0"/>
              <w:adjustRightInd w:val="0"/>
              <w:spacing w:line="250" w:lineRule="auto"/>
              <w:ind w:right="989"/>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38054A" w:rsidRPr="002901C9" w:rsidRDefault="0038054A" w:rsidP="000D42BE">
      <w:pPr>
        <w:widowControl w:val="0"/>
        <w:autoSpaceDE w:val="0"/>
        <w:autoSpaceDN w:val="0"/>
        <w:adjustRightInd w:val="0"/>
        <w:spacing w:after="0" w:line="250" w:lineRule="auto"/>
        <w:ind w:right="989"/>
        <w:jc w:val="both"/>
        <w:rPr>
          <w:rFonts w:ascii="Times New Roman" w:hAnsi="Times New Roman"/>
          <w:color w:val="000000"/>
          <w:sz w:val="18"/>
          <w:szCs w:val="18"/>
        </w:rPr>
      </w:pPr>
    </w:p>
    <w:p w:rsidR="0038054A" w:rsidRDefault="0038054A" w:rsidP="000D42BE">
      <w:pPr>
        <w:widowControl w:val="0"/>
        <w:autoSpaceDE w:val="0"/>
        <w:autoSpaceDN w:val="0"/>
        <w:adjustRightInd w:val="0"/>
        <w:spacing w:before="16" w:after="0" w:line="200" w:lineRule="exact"/>
        <w:rPr>
          <w:rFonts w:ascii="Times New Roman" w:hAnsi="Times New Roman"/>
          <w:color w:val="000000"/>
          <w:sz w:val="20"/>
          <w:szCs w:val="20"/>
        </w:rPr>
      </w:pP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38054A" w:rsidRDefault="0038054A" w:rsidP="000D42BE">
      <w:pPr>
        <w:widowControl w:val="0"/>
        <w:autoSpaceDE w:val="0"/>
        <w:autoSpaceDN w:val="0"/>
        <w:adjustRightInd w:val="0"/>
        <w:spacing w:after="0" w:line="250" w:lineRule="auto"/>
        <w:ind w:right="989"/>
        <w:jc w:val="both"/>
        <w:rPr>
          <w:rFonts w:ascii="Times New Roman" w:hAnsi="Times New Roman"/>
          <w:color w:val="191919"/>
          <w:sz w:val="18"/>
          <w:szCs w:val="18"/>
        </w:rPr>
      </w:pPr>
    </w:p>
    <w:p w:rsidR="0038054A" w:rsidRPr="00D358B2" w:rsidRDefault="004C32DD" w:rsidP="00030AE4">
      <w:pPr>
        <w:pStyle w:val="BodyText"/>
        <w:outlineLvl w:val="1"/>
        <w:rPr>
          <w:b/>
          <w:sz w:val="22"/>
          <w:szCs w:val="22"/>
        </w:rPr>
      </w:pPr>
      <w:bookmarkStart w:id="564" w:name="_Toc295058547"/>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564"/>
    </w:p>
    <w:p w:rsidR="0038054A" w:rsidRDefault="0038054A" w:rsidP="000D42BE">
      <w:pPr>
        <w:widowControl w:val="0"/>
        <w:autoSpaceDE w:val="0"/>
        <w:autoSpaceDN w:val="0"/>
        <w:adjustRightInd w:val="0"/>
        <w:spacing w:after="0" w:line="250" w:lineRule="auto"/>
        <w:ind w:right="989"/>
        <w:jc w:val="both"/>
        <w:rPr>
          <w:rFonts w:ascii="Times New Roman" w:hAnsi="Times New Roman"/>
          <w:color w:val="191919"/>
          <w:sz w:val="18"/>
          <w:szCs w:val="18"/>
        </w:rPr>
      </w:pPr>
    </w:p>
    <w:p w:rsidR="0038054A" w:rsidRPr="00116085" w:rsidRDefault="0038054A" w:rsidP="000D42BE">
      <w:pPr>
        <w:widowControl w:val="0"/>
        <w:autoSpaceDE w:val="0"/>
        <w:autoSpaceDN w:val="0"/>
        <w:adjustRightInd w:val="0"/>
        <w:spacing w:after="0" w:line="250" w:lineRule="auto"/>
        <w:ind w:right="989"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38054A" w:rsidRPr="0060430D" w:rsidRDefault="0038054A" w:rsidP="000D42BE">
      <w:pPr>
        <w:pStyle w:val="BodyText"/>
        <w:rPr>
          <w:sz w:val="22"/>
          <w:szCs w:val="22"/>
        </w:rPr>
      </w:pP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38054A" w:rsidRPr="00116085" w:rsidRDefault="0038054A" w:rsidP="004C32DD">
      <w:pPr>
        <w:pStyle w:val="ListParagraph"/>
        <w:widowControl w:val="0"/>
        <w:numPr>
          <w:ilvl w:val="0"/>
          <w:numId w:val="46"/>
        </w:numPr>
        <w:autoSpaceDE w:val="0"/>
        <w:autoSpaceDN w:val="0"/>
        <w:adjustRightInd w:val="0"/>
        <w:spacing w:after="0" w:line="250" w:lineRule="auto"/>
        <w:ind w:left="720" w:right="989"/>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38054A" w:rsidRPr="0060430D" w:rsidRDefault="0038054A" w:rsidP="000D42BE">
      <w:pPr>
        <w:pStyle w:val="BodyText"/>
        <w:rPr>
          <w:sz w:val="22"/>
          <w:szCs w:val="22"/>
        </w:rPr>
      </w:pP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p>
    <w:p w:rsidR="0038054A" w:rsidRPr="00116085" w:rsidRDefault="0038054A" w:rsidP="000D42BE">
      <w:pPr>
        <w:widowControl w:val="0"/>
        <w:autoSpaceDE w:val="0"/>
        <w:autoSpaceDN w:val="0"/>
        <w:adjustRightInd w:val="0"/>
        <w:spacing w:after="0" w:line="250" w:lineRule="auto"/>
        <w:ind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0D42BE" w:rsidRDefault="000D42BE" w:rsidP="000D42BE">
      <w:pPr>
        <w:pStyle w:val="BodyText"/>
        <w:ind w:left="3060" w:right="-240" w:firstLine="540"/>
        <w:rPr>
          <w:sz w:val="22"/>
          <w:szCs w:val="22"/>
        </w:rPr>
        <w:sectPr w:rsidR="000D42BE" w:rsidSect="000D42BE">
          <w:type w:val="continuous"/>
          <w:pgSz w:w="12240" w:h="15840"/>
          <w:pgMar w:top="180" w:right="630" w:bottom="280" w:left="600" w:header="720" w:footer="720" w:gutter="0"/>
          <w:cols w:space="720" w:equalWidth="0">
            <w:col w:w="11010"/>
          </w:cols>
          <w:noEndnote/>
        </w:sectPr>
      </w:pPr>
      <w:r>
        <w:rPr>
          <w:sz w:val="22"/>
          <w:szCs w:val="22"/>
        </w:rPr>
        <w:t xml:space="preserve"> </w:t>
      </w:r>
    </w:p>
    <w:p w:rsidR="00116085" w:rsidRDefault="00623C29" w:rsidP="000D42BE">
      <w:pPr>
        <w:pStyle w:val="BodyText"/>
        <w:ind w:left="3060" w:right="-240" w:firstLine="540"/>
        <w:rPr>
          <w:sz w:val="22"/>
          <w:szCs w:val="22"/>
        </w:rPr>
      </w:pPr>
      <w:r>
        <w:rPr>
          <w:noProof/>
          <w:sz w:val="22"/>
          <w:szCs w:val="22"/>
          <w:lang w:eastAsia="zh-CN"/>
        </w:rPr>
        <w:lastRenderedPageBreak/>
        <w:pict>
          <v:group id="_x0000_s15687" style="position:absolute;left:0;text-align:left;margin-left:-65.55pt;margin-top:-9.7pt;width:191pt;height:795.35pt;z-index:-251373568" coordorigin="-745,-62" coordsize="3820,15907">
            <v:group id="_x0000_s15688" style="position:absolute;left:-745;top:-62;width:3820;height:15907" coordorigin="-717,-62" coordsize="3820,15907">
              <v:rect id="Rectangle 2702" o:spid="_x0000_s1568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69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69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69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69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69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69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69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69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69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69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70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70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70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70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70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70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70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70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70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70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71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71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71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71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71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71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71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71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71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71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72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72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p>
    <w:p w:rsidR="00116085" w:rsidRDefault="00A10A5C" w:rsidP="000D42BE">
      <w:pPr>
        <w:pStyle w:val="BodyText"/>
        <w:ind w:left="90"/>
        <w:rPr>
          <w:sz w:val="22"/>
          <w:szCs w:val="22"/>
        </w:rPr>
      </w:pPr>
      <w:r>
        <w:rPr>
          <w:sz w:val="22"/>
          <w:szCs w:val="22"/>
        </w:rPr>
        <w:t xml:space="preserve">  Financial </w:t>
      </w:r>
      <w:r w:rsidR="004C32DD">
        <w:rPr>
          <w:sz w:val="22"/>
          <w:szCs w:val="22"/>
        </w:rPr>
        <w:t xml:space="preserve">Aid </w:t>
      </w:r>
      <w:r>
        <w:rPr>
          <w:sz w:val="22"/>
          <w:szCs w:val="22"/>
        </w:rPr>
        <w:t>Information</w:t>
      </w:r>
    </w:p>
    <w:p w:rsidR="00A10A5C" w:rsidRDefault="00A10A5C" w:rsidP="000D42BE">
      <w:pPr>
        <w:pStyle w:val="BodyText"/>
        <w:ind w:left="900"/>
        <w:rPr>
          <w:b/>
          <w:sz w:val="22"/>
          <w:szCs w:val="22"/>
        </w:rPr>
      </w:pPr>
    </w:p>
    <w:p w:rsidR="00A10A5C" w:rsidRDefault="00A10A5C" w:rsidP="000D42BE">
      <w:pPr>
        <w:pStyle w:val="BodyText"/>
        <w:ind w:left="900"/>
        <w:rPr>
          <w:b/>
          <w:sz w:val="22"/>
          <w:szCs w:val="22"/>
        </w:rPr>
      </w:pPr>
    </w:p>
    <w:p w:rsidR="0038054A" w:rsidRPr="00D358B2" w:rsidRDefault="0038054A" w:rsidP="00030AE4">
      <w:pPr>
        <w:pStyle w:val="BodyText"/>
        <w:ind w:left="900"/>
        <w:outlineLvl w:val="1"/>
        <w:rPr>
          <w:b/>
          <w:sz w:val="22"/>
          <w:szCs w:val="22"/>
        </w:rPr>
      </w:pPr>
      <w:bookmarkStart w:id="565" w:name="_Toc295058548"/>
      <w:r w:rsidRPr="00D358B2">
        <w:rPr>
          <w:b/>
          <w:sz w:val="22"/>
          <w:szCs w:val="22"/>
        </w:rPr>
        <w:t>Q</w:t>
      </w:r>
      <w:r w:rsidRPr="004C32DD">
        <w:rPr>
          <w:b/>
          <w:sz w:val="18"/>
          <w:szCs w:val="18"/>
        </w:rPr>
        <w:t>UALITATIVE</w:t>
      </w:r>
      <w:r w:rsidRPr="00D358B2">
        <w:rPr>
          <w:b/>
          <w:sz w:val="22"/>
          <w:szCs w:val="22"/>
        </w:rPr>
        <w:t xml:space="preserve"> M</w:t>
      </w:r>
      <w:r w:rsidRPr="004C32DD">
        <w:rPr>
          <w:b/>
          <w:sz w:val="18"/>
          <w:szCs w:val="18"/>
        </w:rPr>
        <w:t>EASUREMENT</w:t>
      </w:r>
      <w:bookmarkEnd w:id="565"/>
    </w:p>
    <w:p w:rsidR="0038054A" w:rsidRDefault="0038054A" w:rsidP="000D42BE">
      <w:pPr>
        <w:widowControl w:val="0"/>
        <w:autoSpaceDE w:val="0"/>
        <w:autoSpaceDN w:val="0"/>
        <w:adjustRightInd w:val="0"/>
        <w:spacing w:after="0" w:line="250" w:lineRule="auto"/>
        <w:ind w:left="900" w:right="991"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A10A5C" w:rsidRPr="00116085" w:rsidRDefault="00A10A5C" w:rsidP="000D42BE">
      <w:pPr>
        <w:widowControl w:val="0"/>
        <w:autoSpaceDE w:val="0"/>
        <w:autoSpaceDN w:val="0"/>
        <w:adjustRightInd w:val="0"/>
        <w:spacing w:after="0" w:line="250" w:lineRule="auto"/>
        <w:ind w:left="900" w:right="991" w:firstLine="0"/>
        <w:jc w:val="both"/>
        <w:rPr>
          <w:rFonts w:ascii="Times New Roman" w:hAnsi="Times New Roman"/>
          <w:color w:val="191919"/>
          <w:spacing w:val="-2"/>
          <w:sz w:val="18"/>
          <w:szCs w:val="18"/>
        </w:rPr>
      </w:pPr>
    </w:p>
    <w:p w:rsidR="0038054A" w:rsidRPr="00116085"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38054A" w:rsidRPr="00D358B2" w:rsidRDefault="0038054A" w:rsidP="00030AE4">
      <w:pPr>
        <w:pStyle w:val="BodyText"/>
        <w:ind w:left="900"/>
        <w:outlineLvl w:val="1"/>
        <w:rPr>
          <w:b/>
          <w:sz w:val="22"/>
          <w:szCs w:val="22"/>
        </w:rPr>
      </w:pPr>
      <w:bookmarkStart w:id="566" w:name="_Toc295058549"/>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566"/>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38054A" w:rsidRPr="00A10A5C" w:rsidRDefault="0038054A" w:rsidP="004C32DD">
      <w:pPr>
        <w:pStyle w:val="ListParagraph"/>
        <w:widowControl w:val="0"/>
        <w:numPr>
          <w:ilvl w:val="0"/>
          <w:numId w:val="47"/>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p>
    <w:p w:rsidR="0038054A" w:rsidRDefault="0038054A" w:rsidP="000D42BE">
      <w:pPr>
        <w:pStyle w:val="BodyText"/>
        <w:ind w:left="900"/>
        <w:rPr>
          <w:sz w:val="22"/>
          <w:szCs w:val="22"/>
        </w:rPr>
      </w:pP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38054A" w:rsidRPr="00A10A5C" w:rsidRDefault="0038054A" w:rsidP="004C32DD">
      <w:pPr>
        <w:pStyle w:val="ListParagraph"/>
        <w:widowControl w:val="0"/>
        <w:numPr>
          <w:ilvl w:val="0"/>
          <w:numId w:val="47"/>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p>
    <w:p w:rsidR="0038054A" w:rsidRPr="0060430D" w:rsidRDefault="0038054A" w:rsidP="000D42BE">
      <w:pPr>
        <w:pStyle w:val="BodyText"/>
        <w:ind w:left="900"/>
        <w:rPr>
          <w:sz w:val="22"/>
          <w:szCs w:val="22"/>
        </w:rPr>
      </w:pP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38054A" w:rsidRDefault="0038054A" w:rsidP="000D42BE">
      <w:pPr>
        <w:ind w:left="900"/>
      </w:pP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38054A" w:rsidRPr="00A10A5C" w:rsidRDefault="0038054A" w:rsidP="004C32DD">
      <w:pPr>
        <w:pStyle w:val="ListParagraph"/>
        <w:widowControl w:val="0"/>
        <w:numPr>
          <w:ilvl w:val="0"/>
          <w:numId w:val="47"/>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p>
    <w:p w:rsidR="0038054A" w:rsidRDefault="0038054A" w:rsidP="000D42BE">
      <w:pPr>
        <w:pStyle w:val="Heading2"/>
        <w:spacing w:before="0" w:line="240" w:lineRule="auto"/>
        <w:ind w:left="900"/>
        <w:rPr>
          <w:rFonts w:ascii="Times New Roman" w:hAnsi="Times New Roman"/>
          <w:bCs w:val="0"/>
          <w:color w:val="191919"/>
          <w:spacing w:val="-2"/>
          <w:sz w:val="24"/>
          <w:szCs w:val="24"/>
        </w:rPr>
      </w:pPr>
    </w:p>
    <w:p w:rsidR="0038054A" w:rsidRPr="00030AE4" w:rsidRDefault="004C32DD" w:rsidP="00030AE4">
      <w:pPr>
        <w:pStyle w:val="Heading2"/>
        <w:spacing w:before="0" w:line="240" w:lineRule="auto"/>
        <w:ind w:left="907"/>
        <w:rPr>
          <w:rFonts w:ascii="Times New Roman" w:hAnsi="Times New Roman" w:cs="Times New Roman"/>
          <w:b w:val="0"/>
          <w:color w:val="auto"/>
          <w:sz w:val="18"/>
          <w:szCs w:val="18"/>
        </w:rPr>
      </w:pPr>
      <w:bookmarkStart w:id="567" w:name="_Toc294266447"/>
      <w:bookmarkStart w:id="568" w:name="_Toc295058550"/>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567"/>
      <w:bookmarkEnd w:id="568"/>
      <w:proofErr w:type="gramEnd"/>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38054A" w:rsidRDefault="0038054A" w:rsidP="000D42BE">
      <w:pPr>
        <w:ind w:left="900"/>
      </w:pP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38054A" w:rsidRDefault="0038054A" w:rsidP="000D42BE">
      <w:pPr>
        <w:pStyle w:val="Heading2"/>
        <w:spacing w:before="0" w:line="240" w:lineRule="auto"/>
        <w:ind w:left="900"/>
        <w:rPr>
          <w:rFonts w:ascii="Times New Roman" w:hAnsi="Times New Roman"/>
          <w:bCs w:val="0"/>
          <w:color w:val="191919"/>
          <w:spacing w:val="-2"/>
          <w:sz w:val="24"/>
          <w:szCs w:val="24"/>
        </w:rPr>
      </w:pP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38054A" w:rsidRPr="004C32DD" w:rsidRDefault="0038054A" w:rsidP="000D42BE">
      <w:pPr>
        <w:ind w:left="900"/>
        <w:rPr>
          <w:rFonts w:ascii="Times New Roman" w:hAnsi="Times New Roman" w:cs="Times New Roman"/>
        </w:rPr>
      </w:pPr>
    </w:p>
    <w:p w:rsidR="0038054A" w:rsidRPr="00030AE4" w:rsidRDefault="004C32DD" w:rsidP="00030AE4">
      <w:pPr>
        <w:pStyle w:val="Heading2"/>
        <w:spacing w:before="0" w:line="240" w:lineRule="auto"/>
        <w:ind w:left="907"/>
        <w:rPr>
          <w:rFonts w:ascii="Times New Roman" w:hAnsi="Times New Roman" w:cs="Times New Roman"/>
          <w:b w:val="0"/>
          <w:color w:val="auto"/>
        </w:rPr>
      </w:pPr>
      <w:bookmarkStart w:id="569" w:name="_Toc294266448"/>
      <w:bookmarkStart w:id="570" w:name="_Toc295058551"/>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569"/>
      <w:bookmarkEnd w:id="570"/>
    </w:p>
    <w:p w:rsidR="0038054A" w:rsidRPr="00A10A5C" w:rsidRDefault="0038054A" w:rsidP="000D42BE">
      <w:pPr>
        <w:widowControl w:val="0"/>
        <w:autoSpaceDE w:val="0"/>
        <w:autoSpaceDN w:val="0"/>
        <w:adjustRightInd w:val="0"/>
        <w:spacing w:after="0" w:line="250" w:lineRule="auto"/>
        <w:ind w:left="900"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38054A" w:rsidRPr="00A10A5C" w:rsidRDefault="0038054A" w:rsidP="004C32DD">
      <w:pPr>
        <w:pStyle w:val="ListParagraph"/>
        <w:widowControl w:val="0"/>
        <w:numPr>
          <w:ilvl w:val="0"/>
          <w:numId w:val="48"/>
        </w:numPr>
        <w:autoSpaceDE w:val="0"/>
        <w:autoSpaceDN w:val="0"/>
        <w:adjustRightInd w:val="0"/>
        <w:spacing w:after="0" w:line="250" w:lineRule="auto"/>
        <w:ind w:left="1440"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38054A" w:rsidRDefault="0038054A" w:rsidP="004C32DD">
      <w:pPr>
        <w:spacing w:after="0"/>
        <w:ind w:left="1440"/>
      </w:pPr>
    </w:p>
    <w:p w:rsidR="008F4A0F" w:rsidRDefault="008F4A0F" w:rsidP="000D42BE">
      <w:pPr>
        <w:spacing w:after="0"/>
        <w:ind w:left="907"/>
      </w:pPr>
    </w:p>
    <w:p w:rsidR="00A10A5C" w:rsidRDefault="00A10A5C" w:rsidP="000D42BE">
      <w:pPr>
        <w:spacing w:after="0"/>
        <w:ind w:left="-180" w:firstLine="0"/>
        <w:sectPr w:rsidR="00A10A5C" w:rsidSect="00FC6777">
          <w:pgSz w:w="12240" w:h="15840"/>
          <w:pgMar w:top="180" w:right="990" w:bottom="280" w:left="600" w:header="720" w:footer="288" w:gutter="0"/>
          <w:cols w:space="720" w:equalWidth="0">
            <w:col w:w="11010"/>
          </w:cols>
          <w:noEndnote/>
          <w:docGrid w:linePitch="299"/>
        </w:sectPr>
      </w:pPr>
    </w:p>
    <w:p w:rsidR="00A10A5C" w:rsidRPr="00930000" w:rsidRDefault="00623C29" w:rsidP="000D42BE">
      <w:pPr>
        <w:ind w:left="900" w:right="-810"/>
        <w:rPr>
          <w:rFonts w:ascii="Times New Roman" w:hAnsi="Times New Roman" w:cs="Times New Roman"/>
        </w:rPr>
      </w:pPr>
      <w:r w:rsidRPr="00623C29">
        <w:rPr>
          <w:noProof/>
        </w:rPr>
        <w:lastRenderedPageBreak/>
        <w:pict>
          <v:group id="_x0000_s17615" style="position:absolute;left:0;text-align:left;margin-left:430.5pt;margin-top:-21.5pt;width:198.65pt;height:795.8pt;z-index:-251346944" coordorigin="9205,-90" coordsize="3973,15916">
            <v:group id="_x0000_s17616" style="position:absolute;left:9205;top:-90;width:3973;height:15916" coordorigin="9205,-90" coordsize="3973,15916">
              <v:group id="_x0000_s17617" style="position:absolute;left:9205;top:-90;width:3973;height:15916" coordorigin="9205,-90" coordsize="3973,15916">
                <v:rect id="Rectangle 2736" o:spid="_x0000_s17618"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619"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620"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621"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622"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623"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62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62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626"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62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62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629"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63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63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632"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63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63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635"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63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63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638"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639"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640"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641"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642"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643"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644"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645"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646"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647"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648"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4C32DD">
        <w:tab/>
      </w:r>
      <w:r w:rsidR="004C32DD">
        <w:tab/>
      </w:r>
      <w:r w:rsidR="004C32DD">
        <w:tab/>
      </w:r>
      <w:r w:rsidR="004C32DD">
        <w:tab/>
      </w:r>
      <w:r w:rsidR="004C32DD">
        <w:tab/>
      </w:r>
      <w:r w:rsidR="004C32DD">
        <w:tab/>
      </w:r>
      <w:r w:rsidR="004C32DD">
        <w:tab/>
      </w:r>
      <w:r w:rsidR="004C32DD">
        <w:tab/>
      </w:r>
      <w:r w:rsidR="004C32DD">
        <w:tab/>
        <w:t xml:space="preserve">          </w:t>
      </w:r>
      <w:r w:rsidR="00A10A5C" w:rsidRPr="00930000">
        <w:rPr>
          <w:rFonts w:ascii="Times New Roman" w:hAnsi="Times New Roman" w:cs="Times New Roman"/>
        </w:rPr>
        <w:t xml:space="preserve">Financial </w:t>
      </w:r>
      <w:r w:rsidR="004C32DD" w:rsidRPr="00930000">
        <w:rPr>
          <w:rFonts w:ascii="Times New Roman" w:hAnsi="Times New Roman" w:cs="Times New Roman"/>
        </w:rPr>
        <w:t xml:space="preserve">Aid </w:t>
      </w:r>
      <w:r w:rsidR="00A10A5C" w:rsidRPr="00930000">
        <w:rPr>
          <w:rFonts w:ascii="Times New Roman" w:hAnsi="Times New Roman" w:cs="Times New Roman"/>
        </w:rPr>
        <w:t>Information</w:t>
      </w:r>
    </w:p>
    <w:p w:rsidR="0038054A" w:rsidRPr="00030AE4" w:rsidRDefault="004C32DD" w:rsidP="00030AE4">
      <w:pPr>
        <w:pStyle w:val="Heading2"/>
        <w:rPr>
          <w:rFonts w:ascii="Times New Roman" w:hAnsi="Times New Roman" w:cs="Times New Roman"/>
          <w:b w:val="0"/>
          <w:color w:val="262626" w:themeColor="text1" w:themeTint="D9"/>
        </w:rPr>
      </w:pPr>
      <w:bookmarkStart w:id="571" w:name="_Toc295058552"/>
      <w:r w:rsidRPr="00030AE4">
        <w:rPr>
          <w:rFonts w:ascii="Times New Roman" w:hAnsi="Times New Roman" w:cs="Times New Roman"/>
          <w:b w:val="0"/>
          <w:color w:val="262626" w:themeColor="text1" w:themeTint="D9"/>
        </w:rPr>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571"/>
    </w:p>
    <w:p w:rsidR="0038054A" w:rsidRDefault="0038054A"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0D42BE" w:rsidRPr="00A10A5C" w:rsidRDefault="000D42BE"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p>
    <w:p w:rsidR="0038054A" w:rsidRPr="00030AE4" w:rsidRDefault="006B3790" w:rsidP="00030AE4">
      <w:pPr>
        <w:pStyle w:val="Heading2"/>
        <w:spacing w:before="0" w:line="240" w:lineRule="auto"/>
        <w:rPr>
          <w:rFonts w:ascii="Times New Roman" w:hAnsi="Times New Roman" w:cs="Times New Roman"/>
          <w:b w:val="0"/>
          <w:color w:val="262626" w:themeColor="text1" w:themeTint="D9"/>
        </w:rPr>
      </w:pPr>
      <w:bookmarkStart w:id="572" w:name="_Toc295058553"/>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572"/>
    </w:p>
    <w:p w:rsidR="0038054A" w:rsidRDefault="0038054A"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A10A5C" w:rsidRPr="00A10A5C" w:rsidRDefault="00A10A5C"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p>
    <w:p w:rsidR="00732834" w:rsidRPr="00030AE4" w:rsidRDefault="006B3790" w:rsidP="00030AE4">
      <w:pPr>
        <w:pStyle w:val="BodyTextIndent2"/>
        <w:spacing w:line="240" w:lineRule="auto"/>
        <w:ind w:left="0" w:firstLine="0"/>
        <w:jc w:val="both"/>
        <w:outlineLvl w:val="1"/>
        <w:rPr>
          <w:rFonts w:ascii="Times New Roman" w:hAnsi="Times New Roman" w:cs="Times New Roman"/>
          <w:b/>
          <w:color w:val="262626" w:themeColor="text1" w:themeTint="D9"/>
        </w:rPr>
      </w:pPr>
      <w:bookmarkStart w:id="573" w:name="_Toc295058554"/>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573"/>
    </w:p>
    <w:p w:rsidR="00732834" w:rsidRPr="00115A2C" w:rsidRDefault="00732834" w:rsidP="00FE4D91">
      <w:pPr>
        <w:pStyle w:val="BodyTextIndent2"/>
        <w:spacing w:line="240" w:lineRule="auto"/>
        <w:ind w:left="0" w:firstLine="0"/>
        <w:jc w:val="both"/>
        <w:rPr>
          <w:rFonts w:ascii="Times New Roman" w:hAnsi="Times New Roman" w:cs="Times New Roman"/>
          <w:sz w:val="18"/>
          <w:szCs w:val="18"/>
        </w:rPr>
      </w:pPr>
      <w:r w:rsidRPr="00115A2C">
        <w:rPr>
          <w:rFonts w:ascii="Times New Roman" w:hAnsi="Times New Roman" w:cs="Times New Roman"/>
          <w:sz w:val="18"/>
          <w:szCs w:val="18"/>
        </w:rPr>
        <w:t>A student who completes the academic requirements for a program, but does not have a degree is not eligible for further Federal Title IV aid for that program.</w:t>
      </w:r>
    </w:p>
    <w:p w:rsidR="00732834" w:rsidRPr="00A10A5C"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732834"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A10A5C" w:rsidRPr="00A10A5C" w:rsidRDefault="00A10A5C" w:rsidP="00FE4D91">
      <w:pPr>
        <w:pStyle w:val="ListParagraph"/>
        <w:widowControl w:val="0"/>
        <w:autoSpaceDE w:val="0"/>
        <w:autoSpaceDN w:val="0"/>
        <w:adjustRightInd w:val="0"/>
        <w:spacing w:after="0" w:line="250" w:lineRule="auto"/>
        <w:ind w:left="0" w:right="30"/>
        <w:jc w:val="both"/>
        <w:rPr>
          <w:rFonts w:ascii="Times New Roman" w:hAnsi="Times New Roman"/>
          <w:color w:val="191919"/>
          <w:spacing w:val="-2"/>
          <w:sz w:val="18"/>
          <w:szCs w:val="18"/>
        </w:rPr>
      </w:pPr>
    </w:p>
    <w:p w:rsidR="00732834" w:rsidRPr="00A10A5C"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A10A5C" w:rsidRDefault="00A10A5C" w:rsidP="00FE4D91">
      <w:pPr>
        <w:ind w:firstLine="0"/>
        <w:rPr>
          <w:b/>
        </w:rPr>
      </w:pPr>
    </w:p>
    <w:p w:rsidR="00732834" w:rsidRPr="00030AE4" w:rsidRDefault="006B3790" w:rsidP="00030AE4">
      <w:pPr>
        <w:pStyle w:val="Heading2"/>
        <w:rPr>
          <w:rFonts w:ascii="Times New Roman" w:hAnsi="Times New Roman" w:cs="Times New Roman"/>
          <w:b w:val="0"/>
          <w:color w:val="262626" w:themeColor="text1" w:themeTint="D9"/>
        </w:rPr>
      </w:pPr>
      <w:bookmarkStart w:id="574" w:name="_Toc295058555"/>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574"/>
    </w:p>
    <w:p w:rsidR="00732834"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A10A5C" w:rsidRPr="00A10A5C" w:rsidRDefault="00A10A5C"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p>
    <w:p w:rsidR="00732834" w:rsidRPr="00030AE4" w:rsidRDefault="006B3790" w:rsidP="00030AE4">
      <w:pPr>
        <w:pStyle w:val="Heading2"/>
        <w:spacing w:before="0" w:line="240" w:lineRule="auto"/>
        <w:rPr>
          <w:rFonts w:ascii="Times New Roman" w:hAnsi="Times New Roman" w:cs="Times New Roman"/>
          <w:b w:val="0"/>
          <w:color w:val="262626" w:themeColor="text1" w:themeTint="D9"/>
        </w:rPr>
      </w:pPr>
      <w:bookmarkStart w:id="575" w:name="_Toc295058556"/>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575"/>
    </w:p>
    <w:p w:rsidR="00732834" w:rsidRPr="00A10A5C"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732834" w:rsidRPr="0060430D" w:rsidRDefault="00732834" w:rsidP="00FE4D91">
      <w:pPr>
        <w:pStyle w:val="ListParagraph"/>
        <w:widowControl w:val="0"/>
        <w:autoSpaceDE w:val="0"/>
        <w:autoSpaceDN w:val="0"/>
        <w:adjustRightInd w:val="0"/>
        <w:spacing w:after="0" w:line="250" w:lineRule="auto"/>
        <w:ind w:left="0" w:right="30"/>
        <w:jc w:val="both"/>
        <w:rPr>
          <w:b/>
        </w:rPr>
      </w:pPr>
    </w:p>
    <w:p w:rsidR="00732834" w:rsidRPr="00030AE4" w:rsidRDefault="00050932" w:rsidP="00030AE4">
      <w:pPr>
        <w:pStyle w:val="Heading2"/>
        <w:spacing w:before="0" w:line="240" w:lineRule="auto"/>
        <w:rPr>
          <w:rFonts w:ascii="Times New Roman" w:hAnsi="Times New Roman" w:cs="Times New Roman"/>
          <w:b w:val="0"/>
          <w:color w:val="262626" w:themeColor="text1" w:themeTint="D9"/>
        </w:rPr>
      </w:pPr>
      <w:bookmarkStart w:id="576" w:name="_Toc295058557"/>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576"/>
    </w:p>
    <w:p w:rsidR="00732834" w:rsidRPr="00A10A5C"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732834" w:rsidRPr="00A10A5C"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732834" w:rsidRDefault="00732834" w:rsidP="00971DEA">
      <w:pPr>
        <w:pStyle w:val="ListParagraph"/>
        <w:widowControl w:val="0"/>
        <w:numPr>
          <w:ilvl w:val="0"/>
          <w:numId w:val="49"/>
        </w:numPr>
        <w:autoSpaceDE w:val="0"/>
        <w:autoSpaceDN w:val="0"/>
        <w:adjustRightInd w:val="0"/>
        <w:spacing w:after="0" w:line="250" w:lineRule="auto"/>
        <w:ind w:right="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971DEA" w:rsidRPr="00A10A5C" w:rsidRDefault="00971DEA" w:rsidP="00971DEA">
      <w:pPr>
        <w:pStyle w:val="ListParagraph"/>
        <w:widowControl w:val="0"/>
        <w:autoSpaceDE w:val="0"/>
        <w:autoSpaceDN w:val="0"/>
        <w:adjustRightInd w:val="0"/>
        <w:spacing w:after="0" w:line="250" w:lineRule="auto"/>
        <w:ind w:right="30"/>
        <w:jc w:val="both"/>
        <w:rPr>
          <w:rFonts w:ascii="Times New Roman" w:hAnsi="Times New Roman"/>
          <w:color w:val="191919"/>
          <w:spacing w:val="-2"/>
          <w:sz w:val="18"/>
          <w:szCs w:val="18"/>
        </w:rPr>
      </w:pPr>
    </w:p>
    <w:p w:rsidR="00732834" w:rsidRDefault="00732834"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sidR="00115A2C">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5A2C" w:rsidRDefault="00115A2C" w:rsidP="00FE4D91">
      <w:pPr>
        <w:widowControl w:val="0"/>
        <w:autoSpaceDE w:val="0"/>
        <w:autoSpaceDN w:val="0"/>
        <w:adjustRightInd w:val="0"/>
        <w:spacing w:after="0" w:line="250" w:lineRule="auto"/>
        <w:ind w:right="30" w:firstLine="0"/>
        <w:jc w:val="both"/>
        <w:rPr>
          <w:rFonts w:ascii="Times New Roman" w:hAnsi="Times New Roman"/>
          <w:color w:val="191919"/>
          <w:spacing w:val="-2"/>
          <w:sz w:val="18"/>
          <w:szCs w:val="18"/>
        </w:rPr>
      </w:pPr>
    </w:p>
    <w:p w:rsidR="000D42BE" w:rsidRDefault="000D42BE" w:rsidP="00FE4D91">
      <w:pPr>
        <w:widowControl w:val="0"/>
        <w:autoSpaceDE w:val="0"/>
        <w:autoSpaceDN w:val="0"/>
        <w:adjustRightInd w:val="0"/>
        <w:spacing w:after="0" w:line="250" w:lineRule="auto"/>
        <w:ind w:right="3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A10A5C" w:rsidRDefault="00A10A5C" w:rsidP="00FE4D91">
      <w:pPr>
        <w:widowControl w:val="0"/>
        <w:autoSpaceDE w:val="0"/>
        <w:autoSpaceDN w:val="0"/>
        <w:adjustRightInd w:val="0"/>
        <w:spacing w:after="0" w:line="250" w:lineRule="auto"/>
        <w:ind w:left="2880" w:right="-1080"/>
        <w:jc w:val="both"/>
        <w:rPr>
          <w:rFonts w:ascii="Times New Roman" w:hAnsi="Times New Roman"/>
          <w:color w:val="191919"/>
          <w:spacing w:val="-2"/>
          <w:sz w:val="18"/>
          <w:szCs w:val="18"/>
        </w:rPr>
        <w:sectPr w:rsidR="00A10A5C" w:rsidSect="00FC6777">
          <w:pgSz w:w="12240" w:h="15840"/>
          <w:pgMar w:top="360" w:right="1080" w:bottom="280" w:left="540" w:header="720" w:footer="288" w:gutter="0"/>
          <w:cols w:space="720" w:equalWidth="0">
            <w:col w:w="9990"/>
          </w:cols>
          <w:noEndnote/>
          <w:docGrid w:linePitch="299"/>
        </w:sectPr>
      </w:pPr>
    </w:p>
    <w:p w:rsidR="000A7810" w:rsidRPr="00930000" w:rsidRDefault="00623C29" w:rsidP="000D42BE">
      <w:pPr>
        <w:widowControl w:val="0"/>
        <w:autoSpaceDE w:val="0"/>
        <w:autoSpaceDN w:val="0"/>
        <w:adjustRightInd w:val="0"/>
        <w:spacing w:before="73" w:after="0" w:line="195" w:lineRule="exact"/>
        <w:ind w:left="900" w:firstLine="180"/>
        <w:rPr>
          <w:rFonts w:ascii="Times New Roman" w:hAnsi="Times New Roman" w:cs="Times New Roman"/>
          <w:color w:val="000000"/>
        </w:rPr>
      </w:pPr>
      <w:r w:rsidRPr="00623C29">
        <w:rPr>
          <w:rFonts w:ascii="Times New Roman" w:hAnsi="Times New Roman" w:cs="Times New Roman"/>
          <w:noProof/>
        </w:rPr>
        <w:lastRenderedPageBreak/>
        <w:pict>
          <v:group id="_x0000_s15722" style="position:absolute;left:0;text-align:left;margin-left:-56.55pt;margin-top:-20.25pt;width:191pt;height:795.35pt;z-index:-251372544" coordorigin="-745,-62" coordsize="3820,15907">
            <v:group id="_x0000_s15723" style="position:absolute;left:-745;top:-62;width:3820;height:15907" coordorigin="-717,-62" coordsize="3820,15907">
              <v:rect id="Rectangle 2702" o:spid="_x0000_s1572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72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72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72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72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72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73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73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73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73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73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73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73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73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73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73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74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74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74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74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74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74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74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74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74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74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75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75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75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75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75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75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75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noProof/>
          <w:lang w:eastAsia="en-US"/>
        </w:rPr>
        <w:pict>
          <v:shape id="Text Box 954" o:spid="_x0000_s1220" type="#_x0000_t202" style="position:absolute;left:0;text-align:left;margin-left:20.85pt;margin-top:48.9pt;width:12pt;height:63.8pt;z-index:-2516377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bMtQIAALk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" o:allowincell="f" filled="f" stroked="f">
            <v:textbox style="layout-flow:vertical;mso-layout-flow-alt:bottom-to-top;mso-next-textbox:#Text Box 954"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930000">
        <w:rPr>
          <w:rFonts w:ascii="Times New Roman" w:hAnsi="Times New Roman" w:cs="Times New Roman"/>
          <w:b/>
          <w:bCs/>
          <w:color w:val="191919"/>
        </w:rPr>
        <w:t>Scholarships</w:t>
      </w:r>
    </w:p>
    <w:p w:rsidR="000A7810" w:rsidRDefault="000A7810" w:rsidP="000D42BE">
      <w:pPr>
        <w:widowControl w:val="0"/>
        <w:autoSpaceDE w:val="0"/>
        <w:autoSpaceDN w:val="0"/>
        <w:adjustRightInd w:val="0"/>
        <w:spacing w:before="9" w:after="0" w:line="120" w:lineRule="exact"/>
        <w:ind w:left="900"/>
        <w:rPr>
          <w:rFonts w:ascii="Century Gothic" w:hAnsi="Century Gothic" w:cs="Century Gothic"/>
          <w:color w:val="000000"/>
          <w:sz w:val="12"/>
          <w:szCs w:val="12"/>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D42BE" w:rsidRPr="005C6214" w:rsidRDefault="000D42BE" w:rsidP="000D42BE">
      <w:pPr>
        <w:pStyle w:val="Heading2"/>
        <w:spacing w:before="0" w:line="240" w:lineRule="auto"/>
        <w:ind w:left="900"/>
        <w:rPr>
          <w:rFonts w:ascii="Times New Roman" w:hAnsi="Times New Roman"/>
          <w:b w:val="0"/>
          <w:color w:val="000000"/>
          <w:sz w:val="54"/>
          <w:szCs w:val="54"/>
        </w:rPr>
      </w:pPr>
      <w:bookmarkStart w:id="577" w:name="_Toc295058558"/>
      <w:r w:rsidRPr="005C6214">
        <w:rPr>
          <w:rFonts w:ascii="Times New Roman" w:hAnsi="Times New Roman"/>
          <w:b w:val="0"/>
          <w:color w:val="191919"/>
          <w:sz w:val="72"/>
          <w:szCs w:val="72"/>
        </w:rPr>
        <w:t>S</w:t>
      </w:r>
      <w:r w:rsidRPr="005C6214">
        <w:rPr>
          <w:rFonts w:ascii="Times New Roman" w:hAnsi="Times New Roman"/>
          <w:b w:val="0"/>
          <w:color w:val="191919"/>
          <w:sz w:val="54"/>
          <w:szCs w:val="54"/>
        </w:rPr>
        <w:t>OURCES</w:t>
      </w:r>
      <w:r w:rsidRPr="005C6214">
        <w:rPr>
          <w:rFonts w:ascii="Times New Roman" w:hAnsi="Times New Roman"/>
          <w:b w:val="0"/>
          <w:color w:val="191919"/>
          <w:spacing w:val="45"/>
          <w:sz w:val="54"/>
          <w:szCs w:val="54"/>
        </w:rPr>
        <w:t xml:space="preserve"> </w:t>
      </w:r>
      <w:r w:rsidRPr="005C6214">
        <w:rPr>
          <w:rFonts w:ascii="Times New Roman" w:hAnsi="Times New Roman"/>
          <w:b w:val="0"/>
          <w:color w:val="191919"/>
          <w:sz w:val="54"/>
          <w:szCs w:val="54"/>
        </w:rPr>
        <w:t>OF</w:t>
      </w:r>
      <w:r w:rsidRPr="005C6214">
        <w:rPr>
          <w:rFonts w:ascii="Times New Roman" w:hAnsi="Times New Roman"/>
          <w:b w:val="0"/>
          <w:color w:val="191919"/>
          <w:spacing w:val="45"/>
          <w:sz w:val="54"/>
          <w:szCs w:val="54"/>
        </w:rPr>
        <w:t xml:space="preserve"> </w:t>
      </w:r>
      <w:r w:rsidRPr="005C6214">
        <w:rPr>
          <w:rFonts w:ascii="Times New Roman" w:hAnsi="Times New Roman"/>
          <w:b w:val="0"/>
          <w:color w:val="191919"/>
          <w:sz w:val="72"/>
          <w:szCs w:val="72"/>
        </w:rPr>
        <w:t>F</w:t>
      </w:r>
      <w:r w:rsidRPr="005C6214">
        <w:rPr>
          <w:rFonts w:ascii="Times New Roman" w:hAnsi="Times New Roman"/>
          <w:b w:val="0"/>
          <w:color w:val="191919"/>
          <w:sz w:val="54"/>
          <w:szCs w:val="54"/>
        </w:rPr>
        <w:t>INANCIAL</w:t>
      </w:r>
      <w:r w:rsidRPr="005C6214">
        <w:rPr>
          <w:rFonts w:ascii="Times New Roman" w:hAnsi="Times New Roman"/>
          <w:b w:val="0"/>
          <w:color w:val="191919"/>
          <w:spacing w:val="-15"/>
          <w:sz w:val="54"/>
          <w:szCs w:val="54"/>
        </w:rPr>
        <w:t xml:space="preserve"> </w:t>
      </w:r>
      <w:r w:rsidRPr="005C6214">
        <w:rPr>
          <w:rFonts w:ascii="Times New Roman" w:hAnsi="Times New Roman"/>
          <w:b w:val="0"/>
          <w:color w:val="191919"/>
          <w:sz w:val="72"/>
          <w:szCs w:val="72"/>
        </w:rPr>
        <w:t>A</w:t>
      </w:r>
      <w:r w:rsidRPr="005C6214">
        <w:rPr>
          <w:rFonts w:ascii="Times New Roman" w:hAnsi="Times New Roman"/>
          <w:b w:val="0"/>
          <w:color w:val="191919"/>
          <w:sz w:val="54"/>
          <w:szCs w:val="54"/>
        </w:rPr>
        <w:t>ID</w:t>
      </w:r>
      <w:bookmarkEnd w:id="577"/>
    </w:p>
    <w:p w:rsidR="000D42BE" w:rsidRPr="005C6214" w:rsidRDefault="000D42BE" w:rsidP="000D42BE">
      <w:pPr>
        <w:pStyle w:val="Heading2"/>
        <w:spacing w:before="0" w:line="240" w:lineRule="auto"/>
        <w:ind w:left="900"/>
        <w:rPr>
          <w:rFonts w:ascii="Times New Roman" w:hAnsi="Times New Roman"/>
          <w:b w:val="0"/>
          <w:color w:val="000000"/>
          <w:sz w:val="36"/>
          <w:szCs w:val="36"/>
        </w:rPr>
      </w:pPr>
      <w:bookmarkStart w:id="578" w:name="_Toc295058559"/>
      <w:r w:rsidRPr="005C6214">
        <w:rPr>
          <w:rFonts w:ascii="Times New Roman" w:hAnsi="Times New Roman"/>
          <w:b w:val="0"/>
          <w:color w:val="191919"/>
          <w:sz w:val="48"/>
          <w:szCs w:val="48"/>
        </w:rPr>
        <w:t>S</w:t>
      </w:r>
      <w:r w:rsidRPr="005C6214">
        <w:rPr>
          <w:rFonts w:ascii="Times New Roman" w:hAnsi="Times New Roman"/>
          <w:b w:val="0"/>
          <w:color w:val="191919"/>
          <w:sz w:val="36"/>
          <w:szCs w:val="36"/>
        </w:rPr>
        <w:t>CHOLARSHIPS</w:t>
      </w:r>
      <w:bookmarkEnd w:id="578"/>
    </w:p>
    <w:p w:rsidR="000D42BE" w:rsidRPr="00200513" w:rsidRDefault="000D42BE" w:rsidP="00200513">
      <w:pPr>
        <w:pStyle w:val="Heading2"/>
        <w:tabs>
          <w:tab w:val="left" w:pos="900"/>
        </w:tabs>
        <w:spacing w:before="0" w:line="240" w:lineRule="auto"/>
        <w:ind w:left="900"/>
        <w:rPr>
          <w:rFonts w:ascii="Times New Roman" w:hAnsi="Times New Roman"/>
          <w:color w:val="262626" w:themeColor="text1" w:themeTint="D9"/>
          <w:sz w:val="18"/>
          <w:szCs w:val="18"/>
        </w:rPr>
      </w:pPr>
      <w:bookmarkStart w:id="579" w:name="_Toc295058560"/>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579"/>
    </w:p>
    <w:p w:rsidR="000D42BE"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w:t>
      </w:r>
      <w:r w:rsidR="00F33467">
        <w:rPr>
          <w:rFonts w:ascii="Times New Roman" w:hAnsi="Times New Roman"/>
          <w:color w:val="191919"/>
          <w:spacing w:val="-2"/>
          <w:sz w:val="18"/>
          <w:szCs w:val="18"/>
        </w:rPr>
        <w:t>a</w:t>
      </w:r>
      <w:r>
        <w:rPr>
          <w:rFonts w:ascii="Times New Roman" w:hAnsi="Times New Roman"/>
          <w:color w:val="191919"/>
          <w:spacing w:val="-2"/>
          <w:sz w:val="18"/>
          <w:szCs w:val="18"/>
        </w:rPr>
        <w:t>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sidR="00F33467">
        <w:rPr>
          <w:rFonts w:ascii="Times New Roman" w:hAnsi="Times New Roman"/>
          <w:color w:val="191919"/>
          <w:spacing w:val="-4"/>
          <w:sz w:val="18"/>
          <w:szCs w:val="18"/>
        </w:rPr>
        <w:t>http://</w:t>
      </w:r>
      <w:hyperlink r:id="rId18"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0D42BE" w:rsidRDefault="000D42BE" w:rsidP="000D42BE">
      <w:pPr>
        <w:widowControl w:val="0"/>
        <w:autoSpaceDE w:val="0"/>
        <w:autoSpaceDN w:val="0"/>
        <w:adjustRightInd w:val="0"/>
        <w:spacing w:before="6" w:after="0" w:line="240" w:lineRule="exact"/>
        <w:ind w:left="900"/>
        <w:rPr>
          <w:rFonts w:ascii="Times New Roman" w:hAnsi="Times New Roman"/>
          <w:color w:val="000000"/>
          <w:sz w:val="24"/>
          <w:szCs w:val="24"/>
        </w:rPr>
      </w:pPr>
    </w:p>
    <w:p w:rsidR="000D42BE" w:rsidRPr="00200513" w:rsidRDefault="000D42BE" w:rsidP="00200513">
      <w:pPr>
        <w:pStyle w:val="Heading2"/>
        <w:spacing w:before="0" w:line="240" w:lineRule="auto"/>
        <w:ind w:left="907"/>
        <w:rPr>
          <w:rFonts w:ascii="Times New Roman" w:hAnsi="Times New Roman"/>
          <w:color w:val="000000"/>
          <w:sz w:val="18"/>
          <w:szCs w:val="18"/>
        </w:rPr>
      </w:pPr>
      <w:bookmarkStart w:id="580" w:name="_Toc295058561"/>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580"/>
    </w:p>
    <w:p w:rsidR="000D42BE"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sidR="00F33467">
        <w:rPr>
          <w:rFonts w:ascii="Times New Roman" w:hAnsi="Times New Roman"/>
          <w:color w:val="191919"/>
          <w:spacing w:val="-4"/>
          <w:sz w:val="18"/>
          <w:szCs w:val="18"/>
        </w:rPr>
        <w:t>http://</w:t>
      </w:r>
      <w:hyperlink r:id="rId19"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0D42BE" w:rsidRDefault="000D42BE" w:rsidP="000D42BE">
      <w:pPr>
        <w:widowControl w:val="0"/>
        <w:autoSpaceDE w:val="0"/>
        <w:autoSpaceDN w:val="0"/>
        <w:adjustRightInd w:val="0"/>
        <w:spacing w:before="15" w:after="0" w:line="240" w:lineRule="exact"/>
        <w:ind w:left="900"/>
        <w:rPr>
          <w:rFonts w:ascii="Times New Roman" w:hAnsi="Times New Roman"/>
          <w:color w:val="000000"/>
          <w:sz w:val="24"/>
          <w:szCs w:val="24"/>
        </w:rPr>
      </w:pPr>
    </w:p>
    <w:p w:rsidR="000D42BE" w:rsidRPr="00200513" w:rsidRDefault="000D42BE" w:rsidP="00200513">
      <w:pPr>
        <w:pStyle w:val="Heading2"/>
        <w:spacing w:before="0" w:line="240" w:lineRule="auto"/>
        <w:ind w:left="907"/>
        <w:rPr>
          <w:rFonts w:ascii="Times New Roman" w:hAnsi="Times New Roman"/>
          <w:color w:val="262626" w:themeColor="text1" w:themeTint="D9"/>
          <w:sz w:val="18"/>
          <w:szCs w:val="18"/>
        </w:rPr>
      </w:pPr>
      <w:bookmarkStart w:id="581" w:name="_Toc295058562"/>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581"/>
    </w:p>
    <w:p w:rsidR="000D42BE"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744F83" w:rsidRDefault="00744F83" w:rsidP="00744F83">
      <w:pPr>
        <w:widowControl w:val="0"/>
        <w:autoSpaceDE w:val="0"/>
        <w:autoSpaceDN w:val="0"/>
        <w:adjustRightInd w:val="0"/>
        <w:spacing w:before="30" w:after="0" w:line="250" w:lineRule="auto"/>
        <w:ind w:left="900" w:right="991" w:firstLine="0"/>
        <w:jc w:val="both"/>
        <w:rPr>
          <w:rFonts w:ascii="Times New Roman" w:hAnsi="Times New Roman"/>
          <w:color w:val="191919"/>
          <w:sz w:val="18"/>
          <w:szCs w:val="18"/>
        </w:rPr>
      </w:pPr>
    </w:p>
    <w:p w:rsidR="000D42BE" w:rsidRPr="00971DEA" w:rsidRDefault="00971DEA" w:rsidP="00971DEA">
      <w:pPr>
        <w:ind w:left="90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0D42BE" w:rsidRPr="00F115A7" w:rsidRDefault="000D42BE" w:rsidP="000D42BE">
      <w:pPr>
        <w:ind w:left="90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0D42BE" w:rsidRPr="00971DEA" w:rsidRDefault="00971DEA"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0D42BE" w:rsidRPr="00971DEA" w:rsidRDefault="000D42BE"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Must be a full-time students (graduate or undergraduate)</w:t>
      </w:r>
    </w:p>
    <w:p w:rsidR="000D42BE" w:rsidRPr="00971DEA" w:rsidRDefault="000D42BE"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Undergraduate students</w:t>
      </w:r>
    </w:p>
    <w:p w:rsidR="000D42BE" w:rsidRPr="00971DEA" w:rsidRDefault="000D42BE" w:rsidP="00971DEA">
      <w:pPr>
        <w:pStyle w:val="ListParagraph"/>
        <w:numPr>
          <w:ilvl w:val="1"/>
          <w:numId w:val="65"/>
        </w:numPr>
        <w:ind w:left="171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0D42BE" w:rsidRPr="00971DEA" w:rsidRDefault="000D42BE" w:rsidP="00971DEA">
      <w:pPr>
        <w:pStyle w:val="ListParagraph"/>
        <w:numPr>
          <w:ilvl w:val="1"/>
          <w:numId w:val="65"/>
        </w:numPr>
        <w:ind w:left="171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0D42BE" w:rsidRPr="00971DEA" w:rsidRDefault="000D42BE"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Graduate Students</w:t>
      </w:r>
    </w:p>
    <w:p w:rsidR="000D42BE" w:rsidRPr="00971DEA" w:rsidRDefault="000D42BE" w:rsidP="00971DEA">
      <w:pPr>
        <w:pStyle w:val="ListParagraph"/>
        <w:widowControl w:val="0"/>
        <w:numPr>
          <w:ilvl w:val="1"/>
          <w:numId w:val="21"/>
        </w:numPr>
        <w:autoSpaceDE w:val="0"/>
        <w:autoSpaceDN w:val="0"/>
        <w:adjustRightInd w:val="0"/>
        <w:spacing w:before="30" w:after="0" w:line="250" w:lineRule="auto"/>
        <w:ind w:left="171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0D42BE" w:rsidRPr="00971DEA" w:rsidRDefault="000D42BE" w:rsidP="00971DEA">
      <w:pPr>
        <w:pStyle w:val="ListParagraph"/>
        <w:widowControl w:val="0"/>
        <w:numPr>
          <w:ilvl w:val="1"/>
          <w:numId w:val="21"/>
        </w:numPr>
        <w:autoSpaceDE w:val="0"/>
        <w:autoSpaceDN w:val="0"/>
        <w:adjustRightInd w:val="0"/>
        <w:spacing w:before="30" w:after="0" w:line="250" w:lineRule="auto"/>
        <w:ind w:left="171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0D42BE" w:rsidRPr="00971DEA" w:rsidRDefault="000D42BE" w:rsidP="00971DEA">
      <w:pPr>
        <w:pStyle w:val="ListParagraph"/>
        <w:widowControl w:val="0"/>
        <w:numPr>
          <w:ilvl w:val="2"/>
          <w:numId w:val="21"/>
        </w:numPr>
        <w:autoSpaceDE w:val="0"/>
        <w:autoSpaceDN w:val="0"/>
        <w:adjustRightInd w:val="0"/>
        <w:spacing w:before="30" w:after="0" w:line="250" w:lineRule="auto"/>
        <w:ind w:left="21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0D42BE" w:rsidRPr="00971DEA" w:rsidRDefault="000D42BE" w:rsidP="00971DEA">
      <w:pPr>
        <w:pStyle w:val="ListParagraph"/>
        <w:widowControl w:val="0"/>
        <w:numPr>
          <w:ilvl w:val="2"/>
          <w:numId w:val="21"/>
        </w:numPr>
        <w:autoSpaceDE w:val="0"/>
        <w:autoSpaceDN w:val="0"/>
        <w:adjustRightInd w:val="0"/>
        <w:spacing w:before="30" w:after="0" w:line="250" w:lineRule="auto"/>
        <w:ind w:left="21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0D42BE" w:rsidRPr="00971DEA" w:rsidRDefault="000D42BE" w:rsidP="00971DEA">
      <w:pPr>
        <w:pStyle w:val="ListParagraph"/>
        <w:widowControl w:val="0"/>
        <w:numPr>
          <w:ilvl w:val="2"/>
          <w:numId w:val="21"/>
        </w:numPr>
        <w:autoSpaceDE w:val="0"/>
        <w:autoSpaceDN w:val="0"/>
        <w:adjustRightInd w:val="0"/>
        <w:spacing w:before="30" w:after="0" w:line="250" w:lineRule="auto"/>
        <w:ind w:left="216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0D42BE" w:rsidRPr="00971DEA" w:rsidRDefault="000D42BE"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0D42BE" w:rsidRPr="00971DEA" w:rsidRDefault="000D42BE" w:rsidP="00971DEA">
      <w:pPr>
        <w:pStyle w:val="ListParagraph"/>
        <w:numPr>
          <w:ilvl w:val="0"/>
          <w:numId w:val="65"/>
        </w:numPr>
        <w:ind w:left="1260"/>
        <w:rPr>
          <w:rFonts w:ascii="Times New Roman" w:hAnsi="Times New Roman"/>
          <w:sz w:val="18"/>
          <w:szCs w:val="18"/>
        </w:rPr>
      </w:pPr>
      <w:r w:rsidRPr="00971DEA">
        <w:rPr>
          <w:rFonts w:ascii="Times New Roman" w:hAnsi="Times New Roman"/>
          <w:sz w:val="18"/>
          <w:szCs w:val="18"/>
        </w:rPr>
        <w:t>Renewal awards</w:t>
      </w:r>
    </w:p>
    <w:p w:rsidR="000D42BE" w:rsidRPr="00971DEA" w:rsidRDefault="000D42BE" w:rsidP="00971DEA">
      <w:pPr>
        <w:pStyle w:val="ListParagraph"/>
        <w:widowControl w:val="0"/>
        <w:numPr>
          <w:ilvl w:val="1"/>
          <w:numId w:val="21"/>
        </w:numPr>
        <w:autoSpaceDE w:val="0"/>
        <w:autoSpaceDN w:val="0"/>
        <w:adjustRightInd w:val="0"/>
        <w:spacing w:before="30" w:after="0" w:line="250" w:lineRule="auto"/>
        <w:ind w:left="171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0D42BE" w:rsidRPr="00971DEA" w:rsidRDefault="000D42BE" w:rsidP="00971DEA">
      <w:pPr>
        <w:pStyle w:val="ListParagraph"/>
        <w:widowControl w:val="0"/>
        <w:numPr>
          <w:ilvl w:val="1"/>
          <w:numId w:val="21"/>
        </w:numPr>
        <w:autoSpaceDE w:val="0"/>
        <w:autoSpaceDN w:val="0"/>
        <w:adjustRightInd w:val="0"/>
        <w:spacing w:before="30" w:after="0" w:line="250" w:lineRule="auto"/>
        <w:ind w:left="171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0D42BE" w:rsidRPr="00971DEA" w:rsidRDefault="000D42BE" w:rsidP="00971DEA">
      <w:pPr>
        <w:pStyle w:val="ListParagraph"/>
        <w:widowControl w:val="0"/>
        <w:numPr>
          <w:ilvl w:val="1"/>
          <w:numId w:val="21"/>
        </w:numPr>
        <w:autoSpaceDE w:val="0"/>
        <w:autoSpaceDN w:val="0"/>
        <w:adjustRightInd w:val="0"/>
        <w:spacing w:before="30" w:after="0" w:line="250" w:lineRule="auto"/>
        <w:ind w:left="171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0D42BE" w:rsidRDefault="000D42BE" w:rsidP="000D42BE">
      <w:pPr>
        <w:pStyle w:val="Heading2"/>
        <w:spacing w:before="0" w:line="240" w:lineRule="auto"/>
        <w:ind w:left="900"/>
        <w:rPr>
          <w:rFonts w:ascii="Times New Roman" w:hAnsi="Times New Roman"/>
          <w:bCs w:val="0"/>
          <w:color w:val="191919"/>
          <w:spacing w:val="-2"/>
          <w:sz w:val="24"/>
          <w:szCs w:val="24"/>
        </w:rPr>
      </w:pPr>
    </w:p>
    <w:p w:rsidR="000D42BE" w:rsidRPr="00971DEA"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0D42BE" w:rsidRPr="00971DEA"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0D42BE" w:rsidRPr="00971DEA" w:rsidRDefault="000D42BE" w:rsidP="00971DEA">
      <w:pPr>
        <w:widowControl w:val="0"/>
        <w:autoSpaceDE w:val="0"/>
        <w:autoSpaceDN w:val="0"/>
        <w:adjustRightInd w:val="0"/>
        <w:spacing w:before="30" w:after="0" w:line="250" w:lineRule="auto"/>
        <w:ind w:left="90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0D42BE" w:rsidRDefault="000D42BE"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744F83" w:rsidRDefault="00744F83"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744F83" w:rsidRDefault="00744F83"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744F83" w:rsidRDefault="00744F83"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971DEA" w:rsidRDefault="00971DEA"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971DEA" w:rsidRDefault="00971DEA"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971DEA" w:rsidRDefault="00971DEA"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8F4A0F" w:rsidRDefault="008F4A0F"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744F83" w:rsidRDefault="00744F83"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744F83" w:rsidRDefault="00744F83" w:rsidP="00744F83">
      <w:pPr>
        <w:widowControl w:val="0"/>
        <w:autoSpaceDE w:val="0"/>
        <w:autoSpaceDN w:val="0"/>
        <w:adjustRightInd w:val="0"/>
        <w:spacing w:before="8" w:after="0"/>
        <w:ind w:firstLine="0"/>
        <w:rPr>
          <w:rFonts w:ascii="Times New Roman" w:hAnsi="Times New Roman"/>
          <w:color w:val="000000"/>
          <w:sz w:val="19"/>
          <w:szCs w:val="19"/>
        </w:rPr>
        <w:sectPr w:rsidR="00744F83" w:rsidSect="0050315D">
          <w:pgSz w:w="12240" w:h="15840"/>
          <w:pgMar w:top="400" w:right="600" w:bottom="280" w:left="420" w:header="720" w:footer="288" w:gutter="0"/>
          <w:cols w:space="720"/>
          <w:noEndnote/>
          <w:docGrid w:linePitch="299"/>
        </w:sectPr>
      </w:pPr>
    </w:p>
    <w:p w:rsidR="00744F83" w:rsidRPr="00930000" w:rsidRDefault="00623C29" w:rsidP="00744F83">
      <w:pPr>
        <w:widowControl w:val="0"/>
        <w:autoSpaceDE w:val="0"/>
        <w:autoSpaceDN w:val="0"/>
        <w:adjustRightInd w:val="0"/>
        <w:spacing w:before="8" w:after="0"/>
        <w:ind w:firstLine="0"/>
        <w:rPr>
          <w:rFonts w:ascii="Times New Roman" w:hAnsi="Times New Roman"/>
          <w:b/>
          <w:color w:val="000000"/>
        </w:rPr>
      </w:pPr>
      <w:r w:rsidRPr="00623C29">
        <w:rPr>
          <w:rFonts w:ascii="Times New Roman" w:hAnsi="Times New Roman"/>
          <w:noProof/>
          <w:color w:val="000000"/>
          <w:sz w:val="19"/>
          <w:szCs w:val="19"/>
        </w:rPr>
        <w:lastRenderedPageBreak/>
        <w:pict>
          <v:group id="_x0000_s17649" style="position:absolute;margin-left:435.2pt;margin-top:-23.5pt;width:198.65pt;height:795.8pt;z-index:-251345920" coordorigin="9205,-90" coordsize="3973,15916">
            <v:group id="_x0000_s17650" style="position:absolute;left:9205;top:-90;width:3973;height:15916" coordorigin="9205,-90" coordsize="3973,15916">
              <v:group id="_x0000_s17651" style="position:absolute;left:9205;top:-90;width:3973;height:15916" coordorigin="9205,-90" coordsize="3973,15916">
                <v:rect id="Rectangle 2736" o:spid="_x0000_s17652"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653"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654"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655"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656"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657"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65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65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660"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66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66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663"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66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66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666"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66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66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669"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67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67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672"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673"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674"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675"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676"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677"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678"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679"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680"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681"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682"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Pr>
          <w:rFonts w:ascii="Times New Roman" w:hAnsi="Times New Roman"/>
          <w:color w:val="000000"/>
          <w:sz w:val="19"/>
          <w:szCs w:val="19"/>
        </w:rPr>
        <w:tab/>
      </w:r>
      <w:r w:rsidR="00B14983" w:rsidRPr="00930000">
        <w:rPr>
          <w:rFonts w:ascii="Times New Roman" w:hAnsi="Times New Roman"/>
          <w:b/>
          <w:color w:val="000000"/>
        </w:rPr>
        <w:t>Scholarship</w:t>
      </w:r>
    </w:p>
    <w:p w:rsidR="00B14983" w:rsidRDefault="00B14983" w:rsidP="000D42BE">
      <w:pPr>
        <w:widowControl w:val="0"/>
        <w:autoSpaceDE w:val="0"/>
        <w:autoSpaceDN w:val="0"/>
        <w:adjustRightInd w:val="0"/>
        <w:spacing w:after="0"/>
        <w:ind w:left="900" w:right="3073" w:firstLine="0"/>
        <w:jc w:val="both"/>
        <w:rPr>
          <w:rFonts w:ascii="Times New Roman" w:hAnsi="Times New Roman"/>
          <w:b/>
          <w:bCs/>
          <w:color w:val="191919"/>
          <w:spacing w:val="-2"/>
          <w:sz w:val="24"/>
          <w:szCs w:val="24"/>
        </w:rPr>
      </w:pPr>
    </w:p>
    <w:p w:rsidR="00B14983" w:rsidRDefault="00B14983" w:rsidP="000D42BE">
      <w:pPr>
        <w:widowControl w:val="0"/>
        <w:autoSpaceDE w:val="0"/>
        <w:autoSpaceDN w:val="0"/>
        <w:adjustRightInd w:val="0"/>
        <w:spacing w:after="0"/>
        <w:ind w:left="900" w:right="3073" w:firstLine="0"/>
        <w:jc w:val="both"/>
        <w:rPr>
          <w:rFonts w:ascii="Times New Roman" w:hAnsi="Times New Roman"/>
          <w:b/>
          <w:bCs/>
          <w:color w:val="191919"/>
          <w:spacing w:val="-2"/>
          <w:sz w:val="24"/>
          <w:szCs w:val="24"/>
        </w:rPr>
      </w:pPr>
    </w:p>
    <w:p w:rsidR="000D42BE" w:rsidRDefault="000D42BE" w:rsidP="00200513">
      <w:pPr>
        <w:pStyle w:val="Heading2"/>
        <w:spacing w:before="0" w:line="240" w:lineRule="auto"/>
        <w:ind w:left="86"/>
        <w:rPr>
          <w:rFonts w:ascii="Times New Roman" w:hAnsi="Times New Roman"/>
          <w:color w:val="000000"/>
          <w:sz w:val="24"/>
          <w:szCs w:val="24"/>
        </w:rPr>
      </w:pPr>
      <w:bookmarkStart w:id="582" w:name="_Toc295058563"/>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582"/>
    </w:p>
    <w:p w:rsidR="000D42BE" w:rsidRDefault="000D42BE" w:rsidP="00B14983">
      <w:pPr>
        <w:widowControl w:val="0"/>
        <w:autoSpaceDE w:val="0"/>
        <w:autoSpaceDN w:val="0"/>
        <w:adjustRightInd w:val="0"/>
        <w:spacing w:before="30" w:after="0" w:line="250" w:lineRule="auto"/>
        <w:ind w:left="90" w:right="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xml:space="preserve">. The Georgia HOPE </w:t>
      </w:r>
      <w:r w:rsidR="00F33467" w:rsidRPr="00F33467">
        <w:rPr>
          <w:rFonts w:ascii="Times New Roman" w:hAnsi="Times New Roman"/>
          <w:color w:val="191919"/>
          <w:spacing w:val="-2"/>
          <w:sz w:val="18"/>
          <w:szCs w:val="18"/>
        </w:rPr>
        <w:t>Scholarship</w:t>
      </w:r>
      <w:r w:rsidR="00F33467">
        <w:rPr>
          <w:rFonts w:ascii="Times New Roman" w:hAnsi="Times New Roman"/>
          <w:color w:val="191919"/>
          <w:spacing w:val="-2"/>
          <w:sz w:val="18"/>
          <w:szCs w:val="18"/>
        </w:rPr>
        <w:t>'</w:t>
      </w:r>
      <w:r w:rsidR="00F33467" w:rsidRPr="00F33467">
        <w:rPr>
          <w:rFonts w:ascii="Times New Roman" w:hAnsi="Times New Roman"/>
          <w:color w:val="191919"/>
          <w:spacing w:val="-2"/>
          <w:sz w:val="18"/>
          <w:szCs w:val="18"/>
        </w:rPr>
        <w:t>s</w:t>
      </w:r>
      <w:r w:rsidR="00F33467">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0D42BE" w:rsidRDefault="000D42BE" w:rsidP="00B14983">
      <w:pPr>
        <w:widowControl w:val="0"/>
        <w:autoSpaceDE w:val="0"/>
        <w:autoSpaceDN w:val="0"/>
        <w:adjustRightInd w:val="0"/>
        <w:spacing w:before="16" w:after="0" w:line="200" w:lineRule="exact"/>
        <w:ind w:left="90" w:right="30"/>
        <w:rPr>
          <w:rFonts w:ascii="Times New Roman" w:hAnsi="Times New Roman"/>
          <w:color w:val="000000"/>
          <w:sz w:val="20"/>
          <w:szCs w:val="20"/>
        </w:rPr>
      </w:pPr>
    </w:p>
    <w:p w:rsidR="000D42BE" w:rsidRPr="00B14983" w:rsidRDefault="000D42BE"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0D42BE" w:rsidRDefault="000D42BE" w:rsidP="00B14983">
      <w:pPr>
        <w:widowControl w:val="0"/>
        <w:autoSpaceDE w:val="0"/>
        <w:autoSpaceDN w:val="0"/>
        <w:adjustRightInd w:val="0"/>
        <w:spacing w:before="16" w:after="0" w:line="200" w:lineRule="exact"/>
        <w:ind w:left="90" w:right="30"/>
        <w:rPr>
          <w:rFonts w:ascii="Times New Roman" w:hAnsi="Times New Roman"/>
          <w:color w:val="000000"/>
          <w:sz w:val="20"/>
          <w:szCs w:val="20"/>
        </w:rPr>
      </w:pPr>
    </w:p>
    <w:p w:rsidR="000D42BE" w:rsidRPr="00B14983" w:rsidRDefault="000D42BE"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tion Request Form. The assistance from the scholarship is the same as that of a freshman receiving HOPE. 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0"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hyperlink>
    </w:p>
    <w:p w:rsidR="000D42BE" w:rsidRPr="000D42BE" w:rsidRDefault="000D42BE" w:rsidP="00B14983">
      <w:pPr>
        <w:ind w:left="90" w:right="30"/>
        <w:rPr>
          <w:lang w:eastAsia="en-US"/>
        </w:rPr>
      </w:pPr>
    </w:p>
    <w:p w:rsidR="000A7810" w:rsidRPr="005C6214" w:rsidRDefault="000A7810" w:rsidP="00B14983">
      <w:pPr>
        <w:pStyle w:val="Heading2"/>
        <w:spacing w:before="0" w:line="240" w:lineRule="auto"/>
        <w:ind w:left="90" w:right="30"/>
        <w:rPr>
          <w:rFonts w:ascii="Times New Roman" w:hAnsi="Times New Roman"/>
          <w:color w:val="000000"/>
          <w:sz w:val="18"/>
          <w:szCs w:val="18"/>
        </w:rPr>
      </w:pPr>
      <w:bookmarkStart w:id="583" w:name="_Toc295058564"/>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583"/>
    </w:p>
    <w:p w:rsidR="000A7810" w:rsidRPr="00B14983"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For more information on HOPE Promise Scholarship go to: </w:t>
      </w:r>
      <w:hyperlink r:id="rId21"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hyperlink>
    </w:p>
    <w:p w:rsidR="000A7810" w:rsidRDefault="000A7810" w:rsidP="00B14983">
      <w:pPr>
        <w:widowControl w:val="0"/>
        <w:autoSpaceDE w:val="0"/>
        <w:autoSpaceDN w:val="0"/>
        <w:adjustRightInd w:val="0"/>
        <w:spacing w:before="8" w:after="0" w:line="190" w:lineRule="exact"/>
        <w:ind w:left="90" w:right="30"/>
        <w:rPr>
          <w:rFonts w:ascii="Times New Roman" w:hAnsi="Times New Roman"/>
          <w:color w:val="000000"/>
          <w:sz w:val="19"/>
          <w:szCs w:val="19"/>
        </w:rPr>
      </w:pPr>
    </w:p>
    <w:p w:rsidR="000A7810" w:rsidRPr="005C6214" w:rsidRDefault="000A7810" w:rsidP="00B14983">
      <w:pPr>
        <w:pStyle w:val="Heading2"/>
        <w:spacing w:before="0" w:line="240" w:lineRule="auto"/>
        <w:ind w:left="90" w:right="30"/>
        <w:rPr>
          <w:rFonts w:ascii="Times New Roman" w:hAnsi="Times New Roman"/>
          <w:color w:val="000000"/>
          <w:sz w:val="18"/>
          <w:szCs w:val="18"/>
        </w:rPr>
      </w:pPr>
      <w:bookmarkStart w:id="584" w:name="_Toc295058565"/>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584"/>
    </w:p>
    <w:p w:rsidR="000A7810" w:rsidRPr="00B14983"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0A7810" w:rsidRDefault="000A7810" w:rsidP="00B14983">
      <w:pPr>
        <w:widowControl w:val="0"/>
        <w:autoSpaceDE w:val="0"/>
        <w:autoSpaceDN w:val="0"/>
        <w:adjustRightInd w:val="0"/>
        <w:spacing w:before="6" w:after="0" w:line="240" w:lineRule="exact"/>
        <w:ind w:left="90" w:right="30"/>
        <w:rPr>
          <w:rFonts w:ascii="Times New Roman" w:hAnsi="Times New Roman"/>
          <w:color w:val="000000"/>
          <w:sz w:val="24"/>
          <w:szCs w:val="24"/>
        </w:rPr>
      </w:pPr>
    </w:p>
    <w:p w:rsidR="000B7772" w:rsidRPr="00200513" w:rsidRDefault="00C45209" w:rsidP="00200513">
      <w:pPr>
        <w:pStyle w:val="Heading2"/>
        <w:spacing w:before="0" w:line="240" w:lineRule="auto"/>
        <w:ind w:left="86"/>
        <w:rPr>
          <w:rFonts w:ascii="Times New Roman" w:hAnsi="Times New Roman"/>
          <w:color w:val="262626" w:themeColor="text1" w:themeTint="D9"/>
        </w:rPr>
      </w:pPr>
      <w:bookmarkStart w:id="585" w:name="_Toc295058566"/>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585"/>
    </w:p>
    <w:p w:rsidR="000B7772" w:rsidRDefault="000B7772"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0B7772" w:rsidRPr="009012AA" w:rsidRDefault="000B7772" w:rsidP="009012AA">
      <w:pPr>
        <w:pStyle w:val="ListParagraph"/>
        <w:widowControl w:val="0"/>
        <w:numPr>
          <w:ilvl w:val="0"/>
          <w:numId w:val="53"/>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0B7772" w:rsidRPr="009012AA" w:rsidRDefault="000B7772" w:rsidP="009012AA">
      <w:pPr>
        <w:pStyle w:val="ListParagraph"/>
        <w:widowControl w:val="0"/>
        <w:numPr>
          <w:ilvl w:val="0"/>
          <w:numId w:val="53"/>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0B7772" w:rsidRPr="009012AA" w:rsidRDefault="000B7772" w:rsidP="009012AA">
      <w:pPr>
        <w:pStyle w:val="ListParagraph"/>
        <w:widowControl w:val="0"/>
        <w:numPr>
          <w:ilvl w:val="0"/>
          <w:numId w:val="53"/>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0A7810" w:rsidRDefault="000A7810" w:rsidP="00B14983">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0A7810" w:rsidRPr="005C6214" w:rsidRDefault="000A7810" w:rsidP="00B14983">
      <w:pPr>
        <w:pStyle w:val="Heading2"/>
        <w:spacing w:before="0" w:line="240" w:lineRule="auto"/>
        <w:ind w:left="90" w:right="30"/>
        <w:rPr>
          <w:rFonts w:ascii="Times New Roman" w:hAnsi="Times New Roman"/>
          <w:color w:val="000000"/>
          <w:sz w:val="18"/>
          <w:szCs w:val="18"/>
        </w:rPr>
      </w:pPr>
      <w:bookmarkStart w:id="586" w:name="_Toc295058567"/>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86"/>
    </w:p>
    <w:p w:rsidR="000A7810" w:rsidRPr="00B14983"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0A7810" w:rsidRPr="00B14983"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p>
    <w:p w:rsidR="000A7810" w:rsidRPr="00B14983"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0A7810" w:rsidRDefault="000A7810" w:rsidP="00B14983">
      <w:pPr>
        <w:widowControl w:val="0"/>
        <w:autoSpaceDE w:val="0"/>
        <w:autoSpaceDN w:val="0"/>
        <w:adjustRightInd w:val="0"/>
        <w:spacing w:before="5" w:after="0" w:line="220" w:lineRule="exact"/>
        <w:ind w:left="90" w:right="30"/>
        <w:rPr>
          <w:rFonts w:ascii="Times New Roman" w:hAnsi="Times New Roman"/>
          <w:color w:val="000000"/>
        </w:rPr>
      </w:pPr>
    </w:p>
    <w:p w:rsidR="000A7810" w:rsidRPr="009012AA" w:rsidRDefault="000A7810" w:rsidP="009012AA">
      <w:pPr>
        <w:pStyle w:val="ListParagraph"/>
        <w:widowControl w:val="0"/>
        <w:numPr>
          <w:ilvl w:val="0"/>
          <w:numId w:val="54"/>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0A7810" w:rsidRPr="009012AA" w:rsidRDefault="000A7810" w:rsidP="009012AA">
      <w:pPr>
        <w:pStyle w:val="ListParagraph"/>
        <w:widowControl w:val="0"/>
        <w:numPr>
          <w:ilvl w:val="0"/>
          <w:numId w:val="54"/>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0A7810" w:rsidRPr="009012AA" w:rsidRDefault="000A7810" w:rsidP="009012AA">
      <w:pPr>
        <w:pStyle w:val="ListParagraph"/>
        <w:widowControl w:val="0"/>
        <w:numPr>
          <w:ilvl w:val="0"/>
          <w:numId w:val="54"/>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0A7810" w:rsidRDefault="000A7810" w:rsidP="00B14983">
      <w:pPr>
        <w:widowControl w:val="0"/>
        <w:autoSpaceDE w:val="0"/>
        <w:autoSpaceDN w:val="0"/>
        <w:adjustRightInd w:val="0"/>
        <w:spacing w:before="5" w:after="0" w:line="220" w:lineRule="exact"/>
        <w:ind w:left="90" w:right="30"/>
        <w:rPr>
          <w:rFonts w:ascii="Times New Roman" w:hAnsi="Times New Roman"/>
          <w:color w:val="000000"/>
        </w:rPr>
      </w:pPr>
    </w:p>
    <w:p w:rsidR="000A7810" w:rsidRDefault="000A7810"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5F1C58" w:rsidRDefault="005F1C58" w:rsidP="00B14983">
      <w:pPr>
        <w:widowControl w:val="0"/>
        <w:tabs>
          <w:tab w:val="left" w:pos="8370"/>
        </w:tabs>
        <w:autoSpaceDE w:val="0"/>
        <w:autoSpaceDN w:val="0"/>
        <w:adjustRightInd w:val="0"/>
        <w:spacing w:after="0"/>
        <w:ind w:left="90" w:right="30" w:hanging="30"/>
        <w:jc w:val="both"/>
        <w:rPr>
          <w:rFonts w:ascii="Times New Roman" w:hAnsi="Times New Roman"/>
          <w:color w:val="191919"/>
          <w:spacing w:val="-2"/>
          <w:sz w:val="18"/>
          <w:szCs w:val="18"/>
        </w:rPr>
      </w:pPr>
    </w:p>
    <w:p w:rsidR="005F1C58" w:rsidRPr="00200513" w:rsidRDefault="005F1C58" w:rsidP="00200513">
      <w:pPr>
        <w:pStyle w:val="Heading2"/>
        <w:spacing w:before="0" w:line="240" w:lineRule="auto"/>
        <w:ind w:left="90"/>
        <w:rPr>
          <w:rFonts w:ascii="Times New Roman" w:hAnsi="Times New Roman"/>
          <w:color w:val="262626" w:themeColor="text1" w:themeTint="D9"/>
          <w:sz w:val="18"/>
          <w:szCs w:val="18"/>
        </w:rPr>
      </w:pPr>
      <w:bookmarkStart w:id="587" w:name="_Toc295058568"/>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587"/>
    </w:p>
    <w:p w:rsidR="005F1C58" w:rsidRDefault="005F1C58" w:rsidP="00B14983">
      <w:pPr>
        <w:widowControl w:val="0"/>
        <w:autoSpaceDE w:val="0"/>
        <w:autoSpaceDN w:val="0"/>
        <w:adjustRightInd w:val="0"/>
        <w:spacing w:before="30" w:after="0"/>
        <w:ind w:left="90" w:right="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5F1C58" w:rsidRDefault="005F1C58" w:rsidP="00B14983">
      <w:pPr>
        <w:widowControl w:val="0"/>
        <w:autoSpaceDE w:val="0"/>
        <w:autoSpaceDN w:val="0"/>
        <w:adjustRightInd w:val="0"/>
        <w:spacing w:before="7" w:after="0" w:line="200" w:lineRule="exact"/>
        <w:ind w:left="90" w:right="30"/>
        <w:rPr>
          <w:rFonts w:ascii="Times New Roman" w:hAnsi="Times New Roman"/>
          <w:color w:val="000000"/>
          <w:sz w:val="20"/>
          <w:szCs w:val="20"/>
        </w:rPr>
      </w:pPr>
    </w:p>
    <w:p w:rsidR="005F1C58" w:rsidRPr="00200513" w:rsidRDefault="005F1C58" w:rsidP="00200513">
      <w:pPr>
        <w:pStyle w:val="Heading2"/>
        <w:spacing w:before="0" w:line="240" w:lineRule="auto"/>
        <w:ind w:left="90"/>
        <w:rPr>
          <w:rFonts w:ascii="Times New Roman" w:hAnsi="Times New Roman"/>
          <w:color w:val="262626" w:themeColor="text1" w:themeTint="D9"/>
          <w:sz w:val="18"/>
          <w:szCs w:val="18"/>
        </w:rPr>
      </w:pPr>
      <w:bookmarkStart w:id="588" w:name="_Toc295058569"/>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588"/>
    </w:p>
    <w:p w:rsidR="005F1C58" w:rsidRDefault="005F1C58" w:rsidP="00B14983">
      <w:pPr>
        <w:widowControl w:val="0"/>
        <w:autoSpaceDE w:val="0"/>
        <w:autoSpaceDN w:val="0"/>
        <w:adjustRightInd w:val="0"/>
        <w:spacing w:before="30" w:after="0"/>
        <w:ind w:left="90" w:right="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5F1C58" w:rsidRDefault="005F1C58" w:rsidP="00B14983">
      <w:pPr>
        <w:widowControl w:val="0"/>
        <w:tabs>
          <w:tab w:val="left" w:pos="8370"/>
        </w:tabs>
        <w:autoSpaceDE w:val="0"/>
        <w:autoSpaceDN w:val="0"/>
        <w:adjustRightInd w:val="0"/>
        <w:spacing w:after="0"/>
        <w:ind w:left="90" w:right="30" w:hanging="30"/>
        <w:jc w:val="both"/>
        <w:rPr>
          <w:rFonts w:ascii="Times New Roman" w:hAnsi="Times New Roman"/>
          <w:color w:val="000000"/>
          <w:sz w:val="18"/>
          <w:szCs w:val="18"/>
        </w:rPr>
      </w:pPr>
    </w:p>
    <w:p w:rsidR="005F1C58" w:rsidRPr="00200513" w:rsidRDefault="005F1C58" w:rsidP="00200513">
      <w:pPr>
        <w:pStyle w:val="Heading2"/>
        <w:spacing w:before="0" w:line="240" w:lineRule="auto"/>
        <w:ind w:left="90"/>
        <w:rPr>
          <w:rFonts w:ascii="Times New Roman" w:hAnsi="Times New Roman"/>
          <w:smallCaps/>
          <w:color w:val="262626" w:themeColor="text1" w:themeTint="D9"/>
          <w:sz w:val="18"/>
          <w:szCs w:val="18"/>
        </w:rPr>
      </w:pPr>
      <w:bookmarkStart w:id="589" w:name="_Toc295058570"/>
      <w:r w:rsidRPr="00200513">
        <w:rPr>
          <w:rFonts w:ascii="Times New Roman" w:hAnsi="Times New Roman"/>
          <w:bCs w:val="0"/>
          <w:smallCaps/>
          <w:color w:val="262626" w:themeColor="text1" w:themeTint="D9"/>
          <w:spacing w:val="-2"/>
          <w:sz w:val="24"/>
          <w:szCs w:val="24"/>
        </w:rPr>
        <w:t>The Gates Millennium Scholars Program</w:t>
      </w:r>
      <w:bookmarkEnd w:id="589"/>
    </w:p>
    <w:p w:rsidR="005F1C58" w:rsidRDefault="005F1C58" w:rsidP="00B14983">
      <w:pPr>
        <w:widowControl w:val="0"/>
        <w:autoSpaceDE w:val="0"/>
        <w:autoSpaceDN w:val="0"/>
        <w:adjustRightInd w:val="0"/>
        <w:spacing w:before="30" w:after="0" w:line="250" w:lineRule="auto"/>
        <w:ind w:left="9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9012AA" w:rsidRDefault="005F1C58" w:rsidP="00461EC4">
      <w:pPr>
        <w:widowControl w:val="0"/>
        <w:autoSpaceDE w:val="0"/>
        <w:autoSpaceDN w:val="0"/>
        <w:adjustRightInd w:val="0"/>
        <w:spacing w:before="30" w:after="0" w:line="250" w:lineRule="auto"/>
        <w:ind w:left="90" w:right="30" w:firstLine="0"/>
        <w:jc w:val="both"/>
        <w:rPr>
          <w:rFonts w:ascii="Times New Roman" w:hAnsi="Times New Roman"/>
          <w:color w:val="000000"/>
          <w:sz w:val="20"/>
          <w:szCs w:val="20"/>
        </w:rPr>
      </w:pPr>
      <w:r>
        <w:rPr>
          <w:rFonts w:ascii="Times New Roman" w:hAnsi="Times New Roman"/>
          <w:color w:val="191919"/>
          <w:spacing w:val="-2"/>
          <w:sz w:val="18"/>
          <w:szCs w:val="18"/>
        </w:rPr>
        <w:t xml:space="preserve">To apply, </w:t>
      </w:r>
      <w:proofErr w:type="gramStart"/>
      <w:r>
        <w:rPr>
          <w:rFonts w:ascii="Times New Roman" w:hAnsi="Times New Roman"/>
          <w:color w:val="191919"/>
          <w:spacing w:val="-2"/>
          <w:sz w:val="18"/>
          <w:szCs w:val="18"/>
        </w:rPr>
        <w:t xml:space="preserve">visit </w:t>
      </w:r>
      <w:proofErr w:type="gramEnd"/>
      <w:r w:rsidR="00623C29">
        <w:rPr>
          <w:rFonts w:ascii="Times New Roman" w:hAnsi="Times New Roman"/>
          <w:color w:val="191919"/>
          <w:spacing w:val="-2"/>
          <w:sz w:val="18"/>
          <w:szCs w:val="18"/>
        </w:rPr>
        <w:fldChar w:fldCharType="begin"/>
      </w:r>
      <w:r w:rsidR="00A44BB7">
        <w:rPr>
          <w:rFonts w:ascii="Times New Roman" w:hAnsi="Times New Roman"/>
          <w:color w:val="191919"/>
          <w:spacing w:val="-2"/>
          <w:sz w:val="18"/>
          <w:szCs w:val="18"/>
        </w:rPr>
        <w:instrText xml:space="preserve"> HYPERLINK "http://www.gmsp.org" </w:instrText>
      </w:r>
      <w:r w:rsidR="00623C29">
        <w:rPr>
          <w:rFonts w:ascii="Times New Roman" w:hAnsi="Times New Roman"/>
          <w:color w:val="191919"/>
          <w:spacing w:val="-2"/>
          <w:sz w:val="18"/>
          <w:szCs w:val="18"/>
        </w:rPr>
        <w:fldChar w:fldCharType="separate"/>
      </w:r>
      <w:r w:rsidRPr="00A44BB7">
        <w:rPr>
          <w:rStyle w:val="Hyperlink"/>
          <w:rFonts w:ascii="Times New Roman" w:hAnsi="Times New Roman"/>
          <w:spacing w:val="-2"/>
          <w:sz w:val="18"/>
          <w:szCs w:val="18"/>
        </w:rPr>
        <w:t>http://www.gmsp.org</w:t>
      </w:r>
      <w:r w:rsidR="00623C29">
        <w:rPr>
          <w:rFonts w:ascii="Times New Roman" w:hAnsi="Times New Roman"/>
          <w:color w:val="191919"/>
          <w:spacing w:val="-2"/>
          <w:sz w:val="18"/>
          <w:szCs w:val="18"/>
        </w:rPr>
        <w:fldChar w:fldCharType="end"/>
      </w:r>
      <w:r>
        <w:rPr>
          <w:rFonts w:ascii="Times New Roman" w:hAnsi="Times New Roman"/>
          <w:color w:val="191919"/>
          <w:spacing w:val="-2"/>
          <w:sz w:val="18"/>
          <w:szCs w:val="18"/>
        </w:rPr>
        <w:t>.</w:t>
      </w:r>
      <w:r w:rsidR="00461EC4">
        <w:rPr>
          <w:rFonts w:ascii="Times New Roman" w:hAnsi="Times New Roman"/>
          <w:color w:val="191919"/>
          <w:spacing w:val="-2"/>
          <w:sz w:val="18"/>
          <w:szCs w:val="18"/>
        </w:rPr>
        <w:t xml:space="preserve"> </w:t>
      </w:r>
    </w:p>
    <w:p w:rsidR="009012AA" w:rsidRDefault="009012AA" w:rsidP="009012AA">
      <w:pPr>
        <w:widowControl w:val="0"/>
        <w:autoSpaceDE w:val="0"/>
        <w:autoSpaceDN w:val="0"/>
        <w:adjustRightInd w:val="0"/>
        <w:spacing w:before="7" w:after="0"/>
        <w:ind w:left="3600" w:right="-864"/>
        <w:rPr>
          <w:rFonts w:ascii="Times New Roman" w:hAnsi="Times New Roman"/>
          <w:color w:val="000000"/>
          <w:sz w:val="44"/>
          <w:szCs w:val="44"/>
        </w:rPr>
        <w:sectPr w:rsidR="009012AA" w:rsidSect="0050315D">
          <w:pgSz w:w="12240" w:h="15840"/>
          <w:pgMar w:top="400" w:right="1260" w:bottom="280" w:left="420" w:header="720" w:footer="288" w:gutter="0"/>
          <w:cols w:space="720"/>
          <w:noEndnote/>
          <w:docGrid w:linePitch="299"/>
        </w:sectPr>
      </w:pPr>
    </w:p>
    <w:p w:rsidR="009012AA" w:rsidRDefault="00623C29" w:rsidP="009012AA">
      <w:pPr>
        <w:widowControl w:val="0"/>
        <w:autoSpaceDE w:val="0"/>
        <w:autoSpaceDN w:val="0"/>
        <w:adjustRightInd w:val="0"/>
        <w:spacing w:before="7" w:after="0"/>
        <w:ind w:right="-864"/>
        <w:rPr>
          <w:rFonts w:ascii="Times New Roman" w:hAnsi="Times New Roman"/>
          <w:color w:val="000000"/>
          <w:sz w:val="20"/>
          <w:szCs w:val="20"/>
        </w:rPr>
      </w:pPr>
      <w:r>
        <w:rPr>
          <w:rFonts w:ascii="Times New Roman" w:hAnsi="Times New Roman"/>
          <w:noProof/>
          <w:color w:val="000000"/>
          <w:sz w:val="20"/>
          <w:szCs w:val="20"/>
        </w:rPr>
        <w:lastRenderedPageBreak/>
        <w:pict>
          <v:group id="_x0000_s15757" style="position:absolute;left:0;text-align:left;margin-left:-56.5pt;margin-top:-13.75pt;width:191pt;height:795.35pt;z-index:-251371520" coordorigin="-745,-62" coordsize="3820,15907">
            <v:group id="_x0000_s15758" style="position:absolute;left:-745;top:-62;width:3820;height:15907" coordorigin="-717,-62" coordsize="3820,15907">
              <v:rect id="Rectangle 2702" o:spid="_x0000_s1575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76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76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76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76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76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76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76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76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76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76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77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77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77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77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77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77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77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77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77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77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78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78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78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78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78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78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461EC4">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461EC4">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78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461EC4">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78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461EC4">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78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78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79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79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461EC4">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461EC4">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p>
    <w:p w:rsidR="009012AA" w:rsidRPr="00930000" w:rsidRDefault="009012AA" w:rsidP="009012AA">
      <w:pPr>
        <w:widowControl w:val="0"/>
        <w:autoSpaceDE w:val="0"/>
        <w:autoSpaceDN w:val="0"/>
        <w:adjustRightInd w:val="0"/>
        <w:spacing w:before="7" w:after="0"/>
        <w:ind w:right="-864"/>
        <w:rPr>
          <w:rFonts w:ascii="Times New Roman" w:hAnsi="Times New Roman"/>
          <w:b/>
          <w:color w:val="000000"/>
        </w:rPr>
      </w:pPr>
      <w:r w:rsidRPr="00930000">
        <w:rPr>
          <w:rFonts w:ascii="Times New Roman" w:hAnsi="Times New Roman"/>
          <w:b/>
          <w:color w:val="000000"/>
        </w:rPr>
        <w:t>Scholarship</w:t>
      </w:r>
    </w:p>
    <w:p w:rsidR="000A7810" w:rsidRPr="005C6214" w:rsidRDefault="000A7810" w:rsidP="000D42BE">
      <w:pPr>
        <w:pStyle w:val="Heading2"/>
        <w:spacing w:before="0" w:line="240" w:lineRule="auto"/>
        <w:ind w:left="900"/>
        <w:rPr>
          <w:rFonts w:ascii="Times New Roman" w:hAnsi="Times New Roman"/>
          <w:color w:val="000000"/>
          <w:sz w:val="18"/>
          <w:szCs w:val="18"/>
        </w:rPr>
      </w:pPr>
      <w:bookmarkStart w:id="590" w:name="_Toc295058571"/>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590"/>
    </w:p>
    <w:p w:rsidR="000A7810" w:rsidRPr="00B14983" w:rsidRDefault="000A7810" w:rsidP="00FC6777">
      <w:pPr>
        <w:widowControl w:val="0"/>
        <w:autoSpaceDE w:val="0"/>
        <w:autoSpaceDN w:val="0"/>
        <w:adjustRightInd w:val="0"/>
        <w:spacing w:before="30" w:after="0" w:line="250" w:lineRule="auto"/>
        <w:ind w:left="900" w:right="12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22"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hyperlink>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5C6214" w:rsidRDefault="000A7810" w:rsidP="000D42BE">
      <w:pPr>
        <w:pStyle w:val="Heading2"/>
        <w:spacing w:before="0" w:line="240" w:lineRule="auto"/>
        <w:ind w:left="900"/>
        <w:rPr>
          <w:rFonts w:ascii="Times New Roman" w:hAnsi="Times New Roman"/>
          <w:color w:val="000000"/>
          <w:sz w:val="18"/>
          <w:szCs w:val="18"/>
        </w:rPr>
      </w:pPr>
      <w:bookmarkStart w:id="591" w:name="_Toc295058572"/>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591"/>
    </w:p>
    <w:p w:rsidR="000A7810" w:rsidRDefault="000A7810" w:rsidP="000D42BE">
      <w:pPr>
        <w:widowControl w:val="0"/>
        <w:autoSpaceDE w:val="0"/>
        <w:autoSpaceDN w:val="0"/>
        <w:adjustRightInd w:val="0"/>
        <w:spacing w:before="30" w:after="0" w:line="250" w:lineRule="auto"/>
        <w:ind w:left="900" w:right="91"/>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23"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0A7810" w:rsidRDefault="000A7810" w:rsidP="000D42BE">
      <w:pPr>
        <w:widowControl w:val="0"/>
        <w:autoSpaceDE w:val="0"/>
        <w:autoSpaceDN w:val="0"/>
        <w:adjustRightInd w:val="0"/>
        <w:spacing w:before="6" w:after="0" w:line="240" w:lineRule="exact"/>
        <w:ind w:left="900"/>
        <w:rPr>
          <w:rFonts w:ascii="Times New Roman" w:hAnsi="Times New Roman"/>
          <w:color w:val="000000"/>
          <w:sz w:val="24"/>
          <w:szCs w:val="24"/>
        </w:rPr>
      </w:pPr>
    </w:p>
    <w:p w:rsidR="000A7810" w:rsidRPr="005C6214" w:rsidRDefault="000A7810" w:rsidP="000D42BE">
      <w:pPr>
        <w:pStyle w:val="Heading2"/>
        <w:spacing w:before="0" w:line="240" w:lineRule="auto"/>
        <w:ind w:left="900"/>
        <w:rPr>
          <w:rFonts w:ascii="Times New Roman" w:hAnsi="Times New Roman"/>
          <w:color w:val="000000"/>
          <w:sz w:val="18"/>
          <w:szCs w:val="18"/>
        </w:rPr>
      </w:pPr>
      <w:bookmarkStart w:id="592" w:name="_Toc295058573"/>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592"/>
    </w:p>
    <w:p w:rsidR="000A7810" w:rsidRDefault="000A7810" w:rsidP="000D42BE">
      <w:pPr>
        <w:widowControl w:val="0"/>
        <w:tabs>
          <w:tab w:val="left" w:pos="5820"/>
        </w:tabs>
        <w:autoSpaceDE w:val="0"/>
        <w:autoSpaceDN w:val="0"/>
        <w:adjustRightInd w:val="0"/>
        <w:spacing w:before="30" w:after="0" w:line="250" w:lineRule="auto"/>
        <w:ind w:left="900" w:right="88"/>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roofErr w:type="gramStart"/>
      <w:r>
        <w:rPr>
          <w:rFonts w:ascii="Times New Roman" w:hAnsi="Times New Roman"/>
          <w:color w:val="191919"/>
          <w:spacing w:val="-2"/>
          <w:sz w:val="18"/>
          <w:szCs w:val="18"/>
        </w:rPr>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receives</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sidR="00A44BB7">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Byrd</w:t>
      </w:r>
      <w:r w:rsidR="00A44BB7">
        <w:rPr>
          <w:rFonts w:ascii="Times New Roman" w:hAnsi="Times New Roman"/>
          <w:color w:val="191919"/>
          <w:sz w:val="18"/>
          <w:szCs w:val="18"/>
        </w:rPr>
        <w:t xml:space="preserve"> Scholarship </w:t>
      </w:r>
      <w:proofErr w:type="gramStart"/>
      <w:r w:rsidR="00A44BB7">
        <w:rPr>
          <w:rFonts w:ascii="Times New Roman" w:hAnsi="Times New Roman"/>
          <w:color w:val="191919"/>
          <w:spacing w:val="28"/>
          <w:sz w:val="18"/>
          <w:szCs w:val="18"/>
        </w:rPr>
        <w:t>go</w:t>
      </w:r>
      <w:proofErr w:type="gramEnd"/>
      <w:r w:rsidR="00A44BB7">
        <w:rPr>
          <w:rFonts w:ascii="Times New Roman" w:hAnsi="Times New Roman"/>
          <w:color w:val="191919"/>
          <w:sz w:val="18"/>
          <w:szCs w:val="18"/>
        </w:rPr>
        <w:t xml:space="preserve"> </w:t>
      </w:r>
      <w:r w:rsidR="00A44BB7">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24"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5C6214" w:rsidRDefault="000A7810" w:rsidP="000D42BE">
      <w:pPr>
        <w:pStyle w:val="Heading2"/>
        <w:spacing w:before="0" w:line="240" w:lineRule="auto"/>
        <w:ind w:left="900"/>
        <w:rPr>
          <w:rFonts w:ascii="Times New Roman" w:hAnsi="Times New Roman"/>
          <w:color w:val="000000"/>
          <w:sz w:val="18"/>
          <w:szCs w:val="18"/>
        </w:rPr>
      </w:pPr>
      <w:bookmarkStart w:id="593" w:name="_Toc295058574"/>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93"/>
    </w:p>
    <w:p w:rsidR="000A7810" w:rsidRDefault="000A7810" w:rsidP="000D42BE">
      <w:pPr>
        <w:widowControl w:val="0"/>
        <w:autoSpaceDE w:val="0"/>
        <w:autoSpaceDN w:val="0"/>
        <w:adjustRightInd w:val="0"/>
        <w:spacing w:before="30" w:after="0" w:line="250" w:lineRule="auto"/>
        <w:ind w:left="900" w:right="81"/>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w:t>
      </w:r>
      <w:r w:rsidR="003047FF">
        <w:rPr>
          <w:rFonts w:ascii="Times New Roman" w:hAnsi="Times New Roman"/>
          <w:color w:val="191919"/>
          <w:spacing w:val="-2"/>
          <w:sz w:val="18"/>
          <w:szCs w:val="18"/>
        </w:rPr>
        <w:t xml:space="preserve"> </w:t>
      </w:r>
      <w:r>
        <w:rPr>
          <w:rFonts w:ascii="Times New Roman" w:hAnsi="Times New Roman"/>
          <w:color w:val="191919"/>
          <w:spacing w:val="-2"/>
          <w:sz w:val="18"/>
          <w:szCs w:val="18"/>
        </w:rPr>
        <w:t>30051.</w:t>
      </w:r>
    </w:p>
    <w:p w:rsidR="000A7810" w:rsidRDefault="000A7810" w:rsidP="000D42BE">
      <w:pPr>
        <w:widowControl w:val="0"/>
        <w:autoSpaceDE w:val="0"/>
        <w:autoSpaceDN w:val="0"/>
        <w:adjustRightInd w:val="0"/>
        <w:spacing w:before="14" w:after="0" w:line="220" w:lineRule="exact"/>
        <w:ind w:left="900"/>
        <w:rPr>
          <w:rFonts w:ascii="Times New Roman" w:hAnsi="Times New Roman"/>
          <w:color w:val="000000"/>
        </w:rPr>
      </w:pPr>
    </w:p>
    <w:p w:rsidR="000A7810" w:rsidRPr="005C6214" w:rsidRDefault="000A7810" w:rsidP="000D42BE">
      <w:pPr>
        <w:pStyle w:val="Heading2"/>
        <w:spacing w:before="0" w:line="240" w:lineRule="auto"/>
        <w:ind w:left="900"/>
        <w:rPr>
          <w:rFonts w:ascii="Times New Roman" w:hAnsi="Times New Roman"/>
          <w:color w:val="000000"/>
          <w:sz w:val="18"/>
          <w:szCs w:val="18"/>
        </w:rPr>
      </w:pPr>
      <w:bookmarkStart w:id="594" w:name="_Toc295058575"/>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594"/>
    </w:p>
    <w:p w:rsidR="000A7810" w:rsidRDefault="000A7810" w:rsidP="000D42BE">
      <w:pPr>
        <w:widowControl w:val="0"/>
        <w:autoSpaceDE w:val="0"/>
        <w:autoSpaceDN w:val="0"/>
        <w:adjustRightInd w:val="0"/>
        <w:spacing w:before="30" w:after="0" w:line="250" w:lineRule="auto"/>
        <w:ind w:left="900" w:right="95"/>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0A7810" w:rsidRDefault="000A7810" w:rsidP="000D42BE">
      <w:pPr>
        <w:widowControl w:val="0"/>
        <w:autoSpaceDE w:val="0"/>
        <w:autoSpaceDN w:val="0"/>
        <w:adjustRightInd w:val="0"/>
        <w:spacing w:after="0"/>
        <w:ind w:left="9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0A7810" w:rsidRDefault="000A7810" w:rsidP="000D42BE">
      <w:pPr>
        <w:widowControl w:val="0"/>
        <w:autoSpaceDE w:val="0"/>
        <w:autoSpaceDN w:val="0"/>
        <w:adjustRightInd w:val="0"/>
        <w:spacing w:before="9" w:after="0"/>
        <w:ind w:left="9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0A7810" w:rsidRDefault="000A7810" w:rsidP="000D42BE">
      <w:pPr>
        <w:widowControl w:val="0"/>
        <w:autoSpaceDE w:val="0"/>
        <w:autoSpaceDN w:val="0"/>
        <w:adjustRightInd w:val="0"/>
        <w:spacing w:before="9" w:after="0"/>
        <w:ind w:left="90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0A7810" w:rsidRDefault="000A7810" w:rsidP="000D42BE">
      <w:pPr>
        <w:widowControl w:val="0"/>
        <w:autoSpaceDE w:val="0"/>
        <w:autoSpaceDN w:val="0"/>
        <w:adjustRightInd w:val="0"/>
        <w:spacing w:before="9" w:after="0"/>
        <w:ind w:left="90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D09D6" w:rsidRDefault="001D09D6" w:rsidP="000D42BE">
      <w:pPr>
        <w:widowControl w:val="0"/>
        <w:autoSpaceDE w:val="0"/>
        <w:autoSpaceDN w:val="0"/>
        <w:adjustRightInd w:val="0"/>
        <w:spacing w:before="9" w:after="0"/>
        <w:ind w:left="900"/>
        <w:rPr>
          <w:rFonts w:ascii="Times New Roman" w:hAnsi="Times New Roman"/>
          <w:color w:val="000000"/>
          <w:sz w:val="18"/>
          <w:szCs w:val="18"/>
        </w:rPr>
      </w:pPr>
    </w:p>
    <w:p w:rsidR="009012AA" w:rsidRPr="005C6214" w:rsidRDefault="009012AA" w:rsidP="009012AA">
      <w:pPr>
        <w:pStyle w:val="Heading2"/>
        <w:spacing w:before="0" w:line="240" w:lineRule="auto"/>
        <w:ind w:left="900"/>
        <w:rPr>
          <w:rFonts w:ascii="Times New Roman" w:hAnsi="Times New Roman"/>
          <w:color w:val="000000"/>
          <w:sz w:val="18"/>
          <w:szCs w:val="18"/>
        </w:rPr>
      </w:pPr>
      <w:bookmarkStart w:id="595" w:name="_Toc295058576"/>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595"/>
    </w:p>
    <w:p w:rsidR="009012AA" w:rsidRDefault="009012AA" w:rsidP="00F07148">
      <w:pPr>
        <w:widowControl w:val="0"/>
        <w:autoSpaceDE w:val="0"/>
        <w:autoSpaceDN w:val="0"/>
        <w:adjustRightInd w:val="0"/>
        <w:spacing w:before="30" w:after="0" w:line="250" w:lineRule="auto"/>
        <w:ind w:left="900" w:right="-6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37"/>
        <w:gridCol w:w="3493"/>
        <w:gridCol w:w="3158"/>
      </w:tblGrid>
      <w:tr w:rsidR="009012AA" w:rsidTr="00F07148">
        <w:trPr>
          <w:trHeight w:val="963"/>
        </w:trPr>
        <w:tc>
          <w:tcPr>
            <w:tcW w:w="3537" w:type="dxa"/>
          </w:tcPr>
          <w:p w:rsidR="009012AA" w:rsidRDefault="00623C29" w:rsidP="009012AA">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25" w:history="1">
              <w:r w:rsidR="009012AA">
                <w:rPr>
                  <w:rFonts w:ascii="Times New Roman" w:hAnsi="Times New Roman"/>
                  <w:color w:val="191919"/>
                  <w:spacing w:val="-2"/>
                  <w:sz w:val="18"/>
                  <w:szCs w:val="18"/>
                </w:rPr>
                <w:t>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.fastweb.com</w:t>
              </w:r>
            </w:hyperlink>
            <w:hyperlink r:id="rId26" w:history="1">
              <w:r w:rsidR="009012AA">
                <w:rPr>
                  <w:rFonts w:ascii="Times New Roman" w:hAnsi="Times New Roman"/>
                  <w:color w:val="191919"/>
                  <w:spacing w:val="-2"/>
                  <w:sz w:val="18"/>
                  <w:szCs w:val="18"/>
                </w:rPr>
                <w:t xml:space="preserve"> 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.gacollege4</w:t>
              </w:r>
              <w:r w:rsidR="009012AA">
                <w:rPr>
                  <w:rFonts w:ascii="Times New Roman" w:hAnsi="Times New Roman"/>
                  <w:color w:val="191919"/>
                  <w:spacing w:val="-8"/>
                  <w:sz w:val="18"/>
                  <w:szCs w:val="18"/>
                </w:rPr>
                <w:t>1</w:t>
              </w:r>
              <w:r w:rsidR="009012AA">
                <w:rPr>
                  <w:rFonts w:ascii="Times New Roman" w:hAnsi="Times New Roman"/>
                  <w:color w:val="191919"/>
                  <w:spacing w:val="-2"/>
                  <w:sz w:val="18"/>
                  <w:szCs w:val="18"/>
                </w:rPr>
                <w:t>1.o</w:t>
              </w:r>
              <w:r w:rsidR="009012AA">
                <w:rPr>
                  <w:rFonts w:ascii="Times New Roman" w:hAnsi="Times New Roman"/>
                  <w:color w:val="191919"/>
                  <w:spacing w:val="-5"/>
                  <w:sz w:val="18"/>
                  <w:szCs w:val="18"/>
                </w:rPr>
                <w:t>r</w:t>
              </w:r>
              <w:r w:rsidR="009012AA">
                <w:rPr>
                  <w:rFonts w:ascii="Times New Roman" w:hAnsi="Times New Roman"/>
                  <w:color w:val="191919"/>
                  <w:sz w:val="18"/>
                  <w:szCs w:val="18"/>
                </w:rPr>
                <w:t>g</w:t>
              </w:r>
            </w:hyperlink>
            <w:r w:rsidR="009012AA">
              <w:rPr>
                <w:rFonts w:ascii="Times New Roman" w:hAnsi="Times New Roman"/>
                <w:color w:val="191919"/>
                <w:sz w:val="18"/>
                <w:szCs w:val="18"/>
              </w:rPr>
              <w:t xml:space="preserve"> </w:t>
            </w:r>
            <w:hyperlink r:id="rId27" w:history="1">
              <w:r w:rsidR="009012AA">
                <w:rPr>
                  <w:rFonts w:ascii="Times New Roman" w:hAnsi="Times New Roman"/>
                  <w:color w:val="191919"/>
                  <w:spacing w:val="-2"/>
                  <w:sz w:val="18"/>
                  <w:szCs w:val="18"/>
                </w:rPr>
                <w:t>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.studentaid.ed.gov</w:t>
              </w:r>
            </w:hyperlink>
            <w:hyperlink r:id="rId28" w:history="1">
              <w:r w:rsidR="009012AA">
                <w:rPr>
                  <w:rFonts w:ascii="Times New Roman" w:hAnsi="Times New Roman"/>
                  <w:color w:val="191919"/>
                  <w:spacing w:val="-2"/>
                  <w:sz w:val="18"/>
                  <w:szCs w:val="18"/>
                </w:rPr>
                <w:t xml:space="preserve"> 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.dl.ed.gov</w:t>
              </w:r>
            </w:hyperlink>
          </w:p>
          <w:p w:rsidR="009012AA" w:rsidRDefault="009012AA" w:rsidP="009012AA">
            <w:pPr>
              <w:widowControl w:val="0"/>
              <w:autoSpaceDE w:val="0"/>
              <w:autoSpaceDN w:val="0"/>
              <w:adjustRightInd w:val="0"/>
              <w:spacing w:before="18" w:line="280" w:lineRule="exact"/>
              <w:rPr>
                <w:rFonts w:ascii="Times New Roman" w:hAnsi="Times New Roman"/>
                <w:color w:val="000000"/>
                <w:sz w:val="28"/>
                <w:szCs w:val="28"/>
              </w:rPr>
            </w:pPr>
          </w:p>
        </w:tc>
        <w:tc>
          <w:tcPr>
            <w:tcW w:w="3493" w:type="dxa"/>
          </w:tcPr>
          <w:p w:rsidR="009012AA" w:rsidRDefault="00623C29" w:rsidP="009012AA">
            <w:pPr>
              <w:widowControl w:val="0"/>
              <w:autoSpaceDE w:val="0"/>
              <w:autoSpaceDN w:val="0"/>
              <w:adjustRightInd w:val="0"/>
              <w:spacing w:before="18" w:line="280" w:lineRule="exact"/>
              <w:rPr>
                <w:rFonts w:ascii="Times New Roman" w:hAnsi="Times New Roman"/>
                <w:color w:val="000000"/>
                <w:sz w:val="28"/>
                <w:szCs w:val="28"/>
              </w:rPr>
            </w:pPr>
            <w:hyperlink r:id="rId29" w:history="1">
              <w:r w:rsidR="009012AA">
                <w:rPr>
                  <w:rFonts w:ascii="Times New Roman" w:hAnsi="Times New Roman"/>
                  <w:color w:val="191919"/>
                  <w:spacing w:val="-2"/>
                  <w:sz w:val="18"/>
                  <w:szCs w:val="18"/>
                </w:rPr>
                <w:t>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.dlenote.ed.gov</w:t>
              </w:r>
            </w:hyperlink>
            <w:hyperlink r:id="rId30" w:history="1">
              <w:r w:rsidR="009012AA">
                <w:rPr>
                  <w:rFonts w:ascii="Times New Roman" w:hAnsi="Times New Roman"/>
                  <w:color w:val="191919"/>
                  <w:spacing w:val="-2"/>
                  <w:sz w:val="18"/>
                  <w:szCs w:val="18"/>
                </w:rPr>
                <w:t xml:space="preserve"> 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.collegeispossible.o</w:t>
              </w:r>
              <w:r w:rsidR="009012AA">
                <w:rPr>
                  <w:rFonts w:ascii="Times New Roman" w:hAnsi="Times New Roman"/>
                  <w:color w:val="191919"/>
                  <w:spacing w:val="-5"/>
                  <w:sz w:val="18"/>
                  <w:szCs w:val="18"/>
                </w:rPr>
                <w:t>r</w:t>
              </w:r>
              <w:r w:rsidR="009012AA">
                <w:rPr>
                  <w:rFonts w:ascii="Times New Roman" w:hAnsi="Times New Roman"/>
                  <w:color w:val="191919"/>
                  <w:sz w:val="18"/>
                  <w:szCs w:val="18"/>
                </w:rPr>
                <w:t>g</w:t>
              </w:r>
            </w:hyperlink>
            <w:r w:rsidR="009012AA">
              <w:rPr>
                <w:rFonts w:ascii="Times New Roman" w:hAnsi="Times New Roman"/>
                <w:color w:val="191919"/>
                <w:sz w:val="18"/>
                <w:szCs w:val="18"/>
              </w:rPr>
              <w:t xml:space="preserve"> </w:t>
            </w:r>
            <w:hyperlink r:id="rId31" w:history="1">
              <w:r w:rsidR="009012AA">
                <w:rPr>
                  <w:rFonts w:ascii="Times New Roman" w:hAnsi="Times New Roman"/>
                  <w:color w:val="191919"/>
                  <w:spacing w:val="-2"/>
                  <w:sz w:val="18"/>
                  <w:szCs w:val="18"/>
                </w:rPr>
                <w:t>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.collegeboard.o</w:t>
              </w:r>
              <w:r w:rsidR="009012AA">
                <w:rPr>
                  <w:rFonts w:ascii="Times New Roman" w:hAnsi="Times New Roman"/>
                  <w:color w:val="191919"/>
                  <w:spacing w:val="-5"/>
                  <w:sz w:val="18"/>
                  <w:szCs w:val="18"/>
                </w:rPr>
                <w:t>r</w:t>
              </w:r>
              <w:r w:rsidR="009012AA">
                <w:rPr>
                  <w:rFonts w:ascii="Times New Roman" w:hAnsi="Times New Roman"/>
                  <w:color w:val="191919"/>
                  <w:sz w:val="18"/>
                  <w:szCs w:val="18"/>
                </w:rPr>
                <w:t>g</w:t>
              </w:r>
            </w:hyperlink>
          </w:p>
        </w:tc>
        <w:tc>
          <w:tcPr>
            <w:tcW w:w="3158" w:type="dxa"/>
          </w:tcPr>
          <w:p w:rsidR="009012AA" w:rsidRDefault="00623C29" w:rsidP="009012AA">
            <w:pPr>
              <w:widowControl w:val="0"/>
              <w:autoSpaceDE w:val="0"/>
              <w:autoSpaceDN w:val="0"/>
              <w:adjustRightInd w:val="0"/>
              <w:spacing w:before="18" w:line="280" w:lineRule="exact"/>
              <w:rPr>
                <w:rFonts w:ascii="Times New Roman" w:hAnsi="Times New Roman"/>
                <w:color w:val="000000"/>
                <w:sz w:val="28"/>
                <w:szCs w:val="28"/>
              </w:rPr>
            </w:pPr>
            <w:hyperlink r:id="rId32" w:history="1">
              <w:r w:rsidR="009012AA">
                <w:rPr>
                  <w:rFonts w:ascii="Times New Roman" w:hAnsi="Times New Roman"/>
                  <w:color w:val="191919"/>
                  <w:spacing w:val="-2"/>
                  <w:sz w:val="18"/>
                  <w:szCs w:val="18"/>
                </w:rPr>
                <w:t>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.freschinfo.com</w:t>
              </w:r>
            </w:hyperlink>
            <w:hyperlink r:id="rId33" w:history="1">
              <w:r w:rsidR="009012AA">
                <w:rPr>
                  <w:rFonts w:ascii="Times New Roman" w:hAnsi="Times New Roman"/>
                  <w:color w:val="191919"/>
                  <w:spacing w:val="-2"/>
                  <w:sz w:val="18"/>
                  <w:szCs w:val="18"/>
                </w:rPr>
                <w:t xml:space="preserve"> 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.collegenet.com</w:t>
              </w:r>
            </w:hyperlink>
            <w:hyperlink r:id="rId34" w:history="1">
              <w:r w:rsidR="009012AA">
                <w:rPr>
                  <w:rFonts w:ascii="Times New Roman" w:hAnsi="Times New Roman"/>
                  <w:color w:val="191919"/>
                  <w:spacing w:val="-2"/>
                  <w:sz w:val="18"/>
                  <w:szCs w:val="18"/>
                </w:rPr>
                <w:t xml:space="preserve"> ww</w:t>
              </w:r>
              <w:r w:rsidR="009012AA">
                <w:rPr>
                  <w:rFonts w:ascii="Times New Roman" w:hAnsi="Times New Roman"/>
                  <w:color w:val="191919"/>
                  <w:spacing w:val="-14"/>
                  <w:sz w:val="18"/>
                  <w:szCs w:val="18"/>
                </w:rPr>
                <w:t>w</w:t>
              </w:r>
              <w:r w:rsidR="009012AA">
                <w:rPr>
                  <w:rFonts w:ascii="Times New Roman" w:hAnsi="Times New Roman"/>
                  <w:color w:val="191919"/>
                  <w:spacing w:val="-2"/>
                  <w:sz w:val="18"/>
                  <w:szCs w:val="18"/>
                </w:rPr>
                <w:t>.scholarships.com</w:t>
              </w:r>
            </w:hyperlink>
          </w:p>
        </w:tc>
      </w:tr>
    </w:tbl>
    <w:p w:rsidR="00F07148" w:rsidRDefault="00F07148" w:rsidP="000D42BE">
      <w:pPr>
        <w:widowControl w:val="0"/>
        <w:autoSpaceDE w:val="0"/>
        <w:autoSpaceDN w:val="0"/>
        <w:adjustRightInd w:val="0"/>
        <w:spacing w:before="9" w:after="0"/>
        <w:ind w:left="900"/>
        <w:rPr>
          <w:rFonts w:ascii="Times New Roman" w:hAnsi="Times New Roman"/>
          <w:color w:val="000000"/>
          <w:sz w:val="18"/>
          <w:szCs w:val="18"/>
        </w:rPr>
        <w:sectPr w:rsidR="00F07148" w:rsidSect="0050315D">
          <w:pgSz w:w="12240" w:h="15840"/>
          <w:pgMar w:top="270" w:right="630" w:bottom="280" w:left="420" w:header="720" w:footer="288" w:gutter="0"/>
          <w:cols w:space="720"/>
          <w:noEndnote/>
          <w:docGrid w:linePitch="299"/>
        </w:sectPr>
      </w:pPr>
    </w:p>
    <w:p w:rsidR="00F07148" w:rsidRDefault="00F07148" w:rsidP="00F07148">
      <w:pPr>
        <w:pStyle w:val="Heading2"/>
        <w:spacing w:before="0" w:line="240" w:lineRule="auto"/>
        <w:ind w:left="720"/>
        <w:rPr>
          <w:rFonts w:ascii="Times New Roman" w:hAnsi="Times New Roman"/>
          <w:color w:val="000000"/>
          <w:sz w:val="36"/>
          <w:szCs w:val="36"/>
        </w:rPr>
      </w:pPr>
      <w:bookmarkStart w:id="596" w:name="_Toc295058577"/>
      <w:r>
        <w:rPr>
          <w:rFonts w:ascii="Times New Roman" w:hAnsi="Times New Roman"/>
          <w:b w:val="0"/>
          <w:bCs w:val="0"/>
          <w:color w:val="191919"/>
          <w:spacing w:val="-5"/>
          <w:sz w:val="48"/>
          <w:szCs w:val="48"/>
        </w:rPr>
        <w:lastRenderedPageBreak/>
        <w:t>G</w:t>
      </w:r>
      <w:r>
        <w:rPr>
          <w:rFonts w:ascii="Times New Roman" w:hAnsi="Times New Roman"/>
          <w:b w:val="0"/>
          <w:bCs w:val="0"/>
          <w:color w:val="191919"/>
          <w:spacing w:val="-5"/>
          <w:sz w:val="36"/>
          <w:szCs w:val="36"/>
        </w:rPr>
        <w:t>RANTS</w:t>
      </w:r>
      <w:bookmarkEnd w:id="596"/>
    </w:p>
    <w:p w:rsidR="00F07148" w:rsidRPr="0003578D" w:rsidRDefault="00F07148" w:rsidP="00F07148">
      <w:pPr>
        <w:pStyle w:val="Heading2"/>
        <w:spacing w:before="0" w:line="240" w:lineRule="auto"/>
        <w:ind w:left="720"/>
        <w:rPr>
          <w:rFonts w:ascii="Times New Roman" w:hAnsi="Times New Roman"/>
          <w:color w:val="000000"/>
          <w:sz w:val="18"/>
          <w:szCs w:val="18"/>
        </w:rPr>
      </w:pPr>
      <w:bookmarkStart w:id="597" w:name="_Toc295058578"/>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EL</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RANT</w:t>
      </w:r>
      <w:bookmarkEnd w:id="597"/>
    </w:p>
    <w:p w:rsidR="00F07148" w:rsidRDefault="00F07148" w:rsidP="00F07148">
      <w:pPr>
        <w:widowControl w:val="0"/>
        <w:autoSpaceDE w:val="0"/>
        <w:autoSpaceDN w:val="0"/>
        <w:adjustRightInd w:val="0"/>
        <w:spacing w:before="30" w:after="0" w:line="250" w:lineRule="auto"/>
        <w:ind w:left="900" w:right="-16" w:hanging="2"/>
        <w:jc w:val="center"/>
        <w:rPr>
          <w:rFonts w:ascii="Times New Roman" w:hAnsi="Times New Roman"/>
          <w:color w:val="000000"/>
          <w:sz w:val="18"/>
          <w:szCs w:val="18"/>
        </w:rPr>
      </w:pPr>
      <w:r>
        <w:rPr>
          <w:rFonts w:ascii="Times New Roman" w:hAnsi="Times New Roman"/>
          <w:color w:val="000000"/>
          <w:sz w:val="18"/>
          <w:szCs w:val="18"/>
        </w:rPr>
        <w:br w:type="column"/>
      </w:r>
      <w:r>
        <w:rPr>
          <w:rFonts w:ascii="Times New Roman" w:hAnsi="Times New Roman"/>
          <w:color w:val="000000"/>
          <w:sz w:val="18"/>
          <w:szCs w:val="18"/>
        </w:rPr>
        <w:lastRenderedPageBreak/>
        <w:t xml:space="preserve"> </w:t>
      </w:r>
    </w:p>
    <w:p w:rsidR="00F07148" w:rsidRDefault="00F07148" w:rsidP="00F07148">
      <w:pPr>
        <w:widowControl w:val="0"/>
        <w:autoSpaceDE w:val="0"/>
        <w:autoSpaceDN w:val="0"/>
        <w:adjustRightInd w:val="0"/>
        <w:spacing w:before="30" w:after="0" w:line="250" w:lineRule="auto"/>
        <w:ind w:left="900" w:right="897" w:hanging="74"/>
        <w:jc w:val="center"/>
        <w:rPr>
          <w:rFonts w:ascii="Times New Roman" w:hAnsi="Times New Roman"/>
          <w:color w:val="000000"/>
          <w:sz w:val="18"/>
          <w:szCs w:val="18"/>
        </w:rPr>
      </w:pPr>
      <w:r>
        <w:rPr>
          <w:rFonts w:ascii="Times New Roman" w:hAnsi="Times New Roman"/>
          <w:color w:val="000000"/>
          <w:sz w:val="18"/>
          <w:szCs w:val="18"/>
        </w:rPr>
        <w:br w:type="column"/>
      </w:r>
      <w:r>
        <w:rPr>
          <w:rFonts w:ascii="Times New Roman" w:hAnsi="Times New Roman"/>
          <w:color w:val="000000"/>
          <w:sz w:val="18"/>
          <w:szCs w:val="18"/>
        </w:rPr>
        <w:lastRenderedPageBreak/>
        <w:t xml:space="preserve"> </w:t>
      </w:r>
    </w:p>
    <w:p w:rsidR="00F07148" w:rsidRDefault="00F07148" w:rsidP="00F07148">
      <w:pPr>
        <w:widowControl w:val="0"/>
        <w:autoSpaceDE w:val="0"/>
        <w:autoSpaceDN w:val="0"/>
        <w:adjustRightInd w:val="0"/>
        <w:spacing w:before="30" w:after="0" w:line="250" w:lineRule="auto"/>
        <w:ind w:left="900" w:right="1769"/>
        <w:jc w:val="center"/>
        <w:rPr>
          <w:rFonts w:ascii="Times New Roman" w:hAnsi="Times New Roman"/>
          <w:color w:val="000000"/>
          <w:sz w:val="18"/>
          <w:szCs w:val="18"/>
        </w:rPr>
      </w:pPr>
    </w:p>
    <w:p w:rsidR="00F07148" w:rsidRDefault="00F07148" w:rsidP="00F07148">
      <w:pPr>
        <w:widowControl w:val="0"/>
        <w:autoSpaceDE w:val="0"/>
        <w:autoSpaceDN w:val="0"/>
        <w:adjustRightInd w:val="0"/>
        <w:spacing w:before="30" w:after="0" w:line="250" w:lineRule="auto"/>
        <w:ind w:left="900" w:right="1769" w:firstLine="0"/>
        <w:rPr>
          <w:rFonts w:ascii="Times New Roman" w:hAnsi="Times New Roman"/>
          <w:color w:val="000000"/>
          <w:sz w:val="18"/>
          <w:szCs w:val="18"/>
        </w:rPr>
        <w:sectPr w:rsidR="00F07148" w:rsidSect="009012AA">
          <w:type w:val="continuous"/>
          <w:pgSz w:w="12240" w:h="15840"/>
          <w:pgMar w:top="1480" w:right="440" w:bottom="280" w:left="620" w:header="720" w:footer="720" w:gutter="0"/>
          <w:cols w:num="3" w:space="720" w:equalWidth="0">
            <w:col w:w="3520" w:space="450"/>
            <w:col w:w="2970" w:space="630"/>
            <w:col w:w="3610"/>
          </w:cols>
          <w:noEndnote/>
        </w:sectPr>
      </w:pPr>
    </w:p>
    <w:p w:rsidR="00F07148" w:rsidRDefault="00623C29" w:rsidP="00F07148">
      <w:pPr>
        <w:widowControl w:val="0"/>
        <w:autoSpaceDE w:val="0"/>
        <w:autoSpaceDN w:val="0"/>
        <w:adjustRightInd w:val="0"/>
        <w:spacing w:before="30" w:after="0" w:line="250" w:lineRule="auto"/>
        <w:ind w:left="900" w:right="30" w:firstLine="0"/>
        <w:jc w:val="both"/>
        <w:rPr>
          <w:rFonts w:ascii="Times New Roman" w:hAnsi="Times New Roman"/>
          <w:color w:val="000000"/>
          <w:sz w:val="18"/>
          <w:szCs w:val="18"/>
        </w:rPr>
      </w:pPr>
      <w:r w:rsidRPr="00623C29">
        <w:rPr>
          <w:rFonts w:ascii="Calibri" w:hAnsi="Calibri"/>
          <w:noProof/>
          <w:lang w:eastAsia="en-US"/>
        </w:rPr>
        <w:lastRenderedPageBreak/>
        <w:pict>
          <v:shape id="Text Box 993" o:spid="_x0000_s10943" type="#_x0000_t202" style="position:absolute;left:0;text-align:left;margin-left:579.15pt;margin-top:48.9pt;width:12pt;height:63.8pt;z-index:-251424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BJ9EQezAgAA&#10;tgUAAA4AAAAAAAAAAAAAAAAALgIAAGRycy9lMm9Eb2MueG1sUEsBAi0AFAAGAAgAAAAhAGIcNI3i&#10;AAAADAEAAA8AAAAAAAAAAAAAAAAADQUAAGRycy9kb3ducmV2LnhtbFBLBQYAAAAABAAEAPMAAAAc&#10;BgAAAAA=&#10;" o:allowincell="f" filled="f" stroked="f">
            <v:textbox style="layout-flow:vertical;mso-next-textbox:#Text Box 993" inset="0,0,0,0">
              <w:txbxContent>
                <w:p w:rsidR="00A331E4" w:rsidRDefault="00A331E4" w:rsidP="00F07148">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F07148">
        <w:rPr>
          <w:rFonts w:ascii="Times New Roman" w:hAnsi="Times New Roman"/>
          <w:color w:val="191919"/>
          <w:spacing w:val="-2"/>
          <w:sz w:val="18"/>
          <w:szCs w:val="18"/>
        </w:rPr>
        <w:t>Th</w:t>
      </w:r>
      <w:r w:rsidR="00F07148">
        <w:rPr>
          <w:rFonts w:ascii="Times New Roman" w:hAnsi="Times New Roman"/>
          <w:color w:val="191919"/>
          <w:sz w:val="18"/>
          <w:szCs w:val="18"/>
        </w:rPr>
        <w:t>e</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fun</w:t>
      </w:r>
      <w:r w:rsidR="00F07148">
        <w:rPr>
          <w:rFonts w:ascii="Times New Roman" w:hAnsi="Times New Roman"/>
          <w:color w:val="191919"/>
          <w:sz w:val="18"/>
          <w:szCs w:val="18"/>
        </w:rPr>
        <w:t>d</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make</w:t>
      </w:r>
      <w:r w:rsidR="00F07148">
        <w:rPr>
          <w:rFonts w:ascii="Times New Roman" w:hAnsi="Times New Roman"/>
          <w:color w:val="191919"/>
          <w:sz w:val="18"/>
          <w:szCs w:val="18"/>
        </w:rPr>
        <w:t>s</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financia</w:t>
      </w:r>
      <w:r w:rsidR="00F07148">
        <w:rPr>
          <w:rFonts w:ascii="Times New Roman" w:hAnsi="Times New Roman"/>
          <w:color w:val="191919"/>
          <w:sz w:val="18"/>
          <w:szCs w:val="18"/>
        </w:rPr>
        <w:t>l</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assistanc</w:t>
      </w:r>
      <w:r w:rsidR="00F07148">
        <w:rPr>
          <w:rFonts w:ascii="Times New Roman" w:hAnsi="Times New Roman"/>
          <w:color w:val="191919"/>
          <w:sz w:val="18"/>
          <w:szCs w:val="18"/>
        </w:rPr>
        <w:t>e</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availabl</w:t>
      </w:r>
      <w:r w:rsidR="00F07148">
        <w:rPr>
          <w:rFonts w:ascii="Times New Roman" w:hAnsi="Times New Roman"/>
          <w:color w:val="191919"/>
          <w:sz w:val="18"/>
          <w:szCs w:val="18"/>
        </w:rPr>
        <w:t>e</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t</w:t>
      </w:r>
      <w:r w:rsidR="00F07148">
        <w:rPr>
          <w:rFonts w:ascii="Times New Roman" w:hAnsi="Times New Roman"/>
          <w:color w:val="191919"/>
          <w:sz w:val="18"/>
          <w:szCs w:val="18"/>
        </w:rPr>
        <w:t>o</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eligibl</w:t>
      </w:r>
      <w:r w:rsidR="00F07148">
        <w:rPr>
          <w:rFonts w:ascii="Times New Roman" w:hAnsi="Times New Roman"/>
          <w:color w:val="191919"/>
          <w:sz w:val="18"/>
          <w:szCs w:val="18"/>
        </w:rPr>
        <w:t>e</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student</w:t>
      </w:r>
      <w:r w:rsidR="00F07148">
        <w:rPr>
          <w:rFonts w:ascii="Times New Roman" w:hAnsi="Times New Roman"/>
          <w:color w:val="191919"/>
          <w:sz w:val="18"/>
          <w:szCs w:val="18"/>
        </w:rPr>
        <w:t>s</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attendin</w:t>
      </w:r>
      <w:r w:rsidR="00F07148">
        <w:rPr>
          <w:rFonts w:ascii="Times New Roman" w:hAnsi="Times New Roman"/>
          <w:color w:val="191919"/>
          <w:sz w:val="18"/>
          <w:szCs w:val="18"/>
        </w:rPr>
        <w:t>g</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approve</w:t>
      </w:r>
      <w:r w:rsidR="00F07148">
        <w:rPr>
          <w:rFonts w:ascii="Times New Roman" w:hAnsi="Times New Roman"/>
          <w:color w:val="191919"/>
          <w:sz w:val="18"/>
          <w:szCs w:val="18"/>
        </w:rPr>
        <w:t>d</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post-hig</w:t>
      </w:r>
      <w:r w:rsidR="00F07148">
        <w:rPr>
          <w:rFonts w:ascii="Times New Roman" w:hAnsi="Times New Roman"/>
          <w:color w:val="191919"/>
          <w:sz w:val="18"/>
          <w:szCs w:val="18"/>
        </w:rPr>
        <w:t>h</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schoo</w:t>
      </w:r>
      <w:r w:rsidR="00F07148">
        <w:rPr>
          <w:rFonts w:ascii="Times New Roman" w:hAnsi="Times New Roman"/>
          <w:color w:val="191919"/>
          <w:sz w:val="18"/>
          <w:szCs w:val="18"/>
        </w:rPr>
        <w:t>l</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institutions</w:t>
      </w:r>
      <w:r w:rsidR="00F07148">
        <w:rPr>
          <w:rFonts w:ascii="Times New Roman" w:hAnsi="Times New Roman"/>
          <w:color w:val="191919"/>
          <w:sz w:val="18"/>
          <w:szCs w:val="18"/>
        </w:rPr>
        <w:t xml:space="preserve">. </w:t>
      </w:r>
      <w:r w:rsidR="00F07148">
        <w:rPr>
          <w:rFonts w:ascii="Times New Roman" w:hAnsi="Times New Roman"/>
          <w:color w:val="191919"/>
          <w:spacing w:val="18"/>
          <w:sz w:val="18"/>
          <w:szCs w:val="18"/>
        </w:rPr>
        <w:t xml:space="preserve"> </w:t>
      </w:r>
      <w:r w:rsidR="00F07148">
        <w:rPr>
          <w:rFonts w:ascii="Times New Roman" w:hAnsi="Times New Roman"/>
          <w:color w:val="191919"/>
          <w:spacing w:val="-2"/>
          <w:sz w:val="18"/>
          <w:szCs w:val="18"/>
        </w:rPr>
        <w:t>Eligibilit</w:t>
      </w:r>
      <w:r w:rsidR="00F07148">
        <w:rPr>
          <w:rFonts w:ascii="Times New Roman" w:hAnsi="Times New Roman"/>
          <w:color w:val="191919"/>
          <w:sz w:val="18"/>
          <w:szCs w:val="18"/>
        </w:rPr>
        <w:t>y</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an</w:t>
      </w:r>
      <w:r w:rsidR="00F07148">
        <w:rPr>
          <w:rFonts w:ascii="Times New Roman" w:hAnsi="Times New Roman"/>
          <w:color w:val="191919"/>
          <w:sz w:val="18"/>
          <w:szCs w:val="18"/>
        </w:rPr>
        <w:t>d</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actua</w:t>
      </w:r>
      <w:r w:rsidR="00F07148">
        <w:rPr>
          <w:rFonts w:ascii="Times New Roman" w:hAnsi="Times New Roman"/>
          <w:color w:val="191919"/>
          <w:sz w:val="18"/>
          <w:szCs w:val="18"/>
        </w:rPr>
        <w:t>l</w:t>
      </w:r>
      <w:r w:rsidR="00F07148">
        <w:rPr>
          <w:rFonts w:ascii="Times New Roman" w:hAnsi="Times New Roman"/>
          <w:color w:val="191919"/>
          <w:spacing w:val="-10"/>
          <w:sz w:val="18"/>
          <w:szCs w:val="18"/>
        </w:rPr>
        <w:t xml:space="preserve"> </w:t>
      </w:r>
      <w:r w:rsidR="00F07148">
        <w:rPr>
          <w:rFonts w:ascii="Times New Roman" w:hAnsi="Times New Roman"/>
          <w:color w:val="191919"/>
          <w:spacing w:val="-2"/>
          <w:sz w:val="18"/>
          <w:szCs w:val="18"/>
        </w:rPr>
        <w:t>amount o</w:t>
      </w:r>
      <w:r w:rsidR="00F07148">
        <w:rPr>
          <w:rFonts w:ascii="Times New Roman" w:hAnsi="Times New Roman"/>
          <w:color w:val="191919"/>
          <w:sz w:val="18"/>
          <w:szCs w:val="18"/>
        </w:rPr>
        <w:t>f</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ai</w:t>
      </w:r>
      <w:r w:rsidR="00F07148">
        <w:rPr>
          <w:rFonts w:ascii="Times New Roman" w:hAnsi="Times New Roman"/>
          <w:color w:val="191919"/>
          <w:sz w:val="18"/>
          <w:szCs w:val="18"/>
        </w:rPr>
        <w:t xml:space="preserve">d </w:t>
      </w:r>
      <w:r w:rsidR="00F07148">
        <w:rPr>
          <w:rFonts w:ascii="Times New Roman" w:hAnsi="Times New Roman"/>
          <w:color w:val="191919"/>
          <w:spacing w:val="-2"/>
          <w:sz w:val="18"/>
          <w:szCs w:val="18"/>
        </w:rPr>
        <w:t>ar</w:t>
      </w:r>
      <w:r w:rsidR="00F07148">
        <w:rPr>
          <w:rFonts w:ascii="Times New Roman" w:hAnsi="Times New Roman"/>
          <w:color w:val="191919"/>
          <w:sz w:val="18"/>
          <w:szCs w:val="18"/>
        </w:rPr>
        <w:t xml:space="preserve">e </w:t>
      </w:r>
      <w:r w:rsidR="00F07148">
        <w:rPr>
          <w:rFonts w:ascii="Times New Roman" w:hAnsi="Times New Roman"/>
          <w:color w:val="191919"/>
          <w:spacing w:val="-2"/>
          <w:sz w:val="18"/>
          <w:szCs w:val="18"/>
        </w:rPr>
        <w:t>determine</w:t>
      </w:r>
      <w:r w:rsidR="00F07148">
        <w:rPr>
          <w:rFonts w:ascii="Times New Roman" w:hAnsi="Times New Roman"/>
          <w:color w:val="191919"/>
          <w:sz w:val="18"/>
          <w:szCs w:val="18"/>
        </w:rPr>
        <w:t xml:space="preserve">d </w:t>
      </w:r>
      <w:r w:rsidR="00F07148">
        <w:rPr>
          <w:rFonts w:ascii="Times New Roman" w:hAnsi="Times New Roman"/>
          <w:color w:val="191919"/>
          <w:spacing w:val="-2"/>
          <w:sz w:val="18"/>
          <w:szCs w:val="18"/>
        </w:rPr>
        <w:t>b</w:t>
      </w:r>
      <w:r w:rsidR="00F07148">
        <w:rPr>
          <w:rFonts w:ascii="Times New Roman" w:hAnsi="Times New Roman"/>
          <w:color w:val="191919"/>
          <w:sz w:val="18"/>
          <w:szCs w:val="18"/>
        </w:rPr>
        <w:t>y</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th</w:t>
      </w:r>
      <w:r w:rsidR="00F07148">
        <w:rPr>
          <w:rFonts w:ascii="Times New Roman" w:hAnsi="Times New Roman"/>
          <w:color w:val="191919"/>
          <w:sz w:val="18"/>
          <w:szCs w:val="18"/>
        </w:rPr>
        <w:t xml:space="preserve">e </w:t>
      </w:r>
      <w:r w:rsidR="00F07148">
        <w:rPr>
          <w:rFonts w:ascii="Times New Roman" w:hAnsi="Times New Roman"/>
          <w:color w:val="191919"/>
          <w:spacing w:val="-2"/>
          <w:sz w:val="18"/>
          <w:szCs w:val="18"/>
        </w:rPr>
        <w:t>O</w:t>
      </w:r>
      <w:r w:rsidR="00F07148">
        <w:rPr>
          <w:rFonts w:ascii="Times New Roman" w:hAnsi="Times New Roman"/>
          <w:color w:val="191919"/>
          <w:spacing w:val="-5"/>
          <w:sz w:val="18"/>
          <w:szCs w:val="18"/>
        </w:rPr>
        <w:t>f</w:t>
      </w:r>
      <w:r w:rsidR="00F07148">
        <w:rPr>
          <w:rFonts w:ascii="Times New Roman" w:hAnsi="Times New Roman"/>
          <w:color w:val="191919"/>
          <w:spacing w:val="-2"/>
          <w:sz w:val="18"/>
          <w:szCs w:val="18"/>
        </w:rPr>
        <w:t>fic</w:t>
      </w:r>
      <w:r w:rsidR="00F07148">
        <w:rPr>
          <w:rFonts w:ascii="Times New Roman" w:hAnsi="Times New Roman"/>
          <w:color w:val="191919"/>
          <w:sz w:val="18"/>
          <w:szCs w:val="18"/>
        </w:rPr>
        <w:t xml:space="preserve">e </w:t>
      </w:r>
      <w:r w:rsidR="00F07148">
        <w:rPr>
          <w:rFonts w:ascii="Times New Roman" w:hAnsi="Times New Roman"/>
          <w:color w:val="191919"/>
          <w:spacing w:val="-2"/>
          <w:sz w:val="18"/>
          <w:szCs w:val="18"/>
        </w:rPr>
        <w:t>o</w:t>
      </w:r>
      <w:r w:rsidR="00F07148">
        <w:rPr>
          <w:rFonts w:ascii="Times New Roman" w:hAnsi="Times New Roman"/>
          <w:color w:val="191919"/>
          <w:sz w:val="18"/>
          <w:szCs w:val="18"/>
        </w:rPr>
        <w:t>f</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Education</w:t>
      </w:r>
      <w:r w:rsidR="00F07148">
        <w:rPr>
          <w:rFonts w:ascii="Times New Roman" w:hAnsi="Times New Roman"/>
          <w:color w:val="191919"/>
          <w:sz w:val="18"/>
          <w:szCs w:val="18"/>
        </w:rPr>
        <w:t xml:space="preserve">. </w:t>
      </w:r>
      <w:r w:rsidR="00F07148">
        <w:rPr>
          <w:rFonts w:ascii="Times New Roman" w:hAnsi="Times New Roman"/>
          <w:color w:val="191919"/>
          <w:spacing w:val="44"/>
          <w:sz w:val="18"/>
          <w:szCs w:val="18"/>
        </w:rPr>
        <w:t xml:space="preserve"> </w:t>
      </w:r>
      <w:r w:rsidR="00F07148">
        <w:rPr>
          <w:rFonts w:ascii="Times New Roman" w:hAnsi="Times New Roman"/>
          <w:color w:val="191919"/>
          <w:spacing w:val="-2"/>
          <w:sz w:val="18"/>
          <w:szCs w:val="18"/>
        </w:rPr>
        <w:t>Thi</w:t>
      </w:r>
      <w:r w:rsidR="00F07148">
        <w:rPr>
          <w:rFonts w:ascii="Times New Roman" w:hAnsi="Times New Roman"/>
          <w:color w:val="191919"/>
          <w:sz w:val="18"/>
          <w:szCs w:val="18"/>
        </w:rPr>
        <w:t>s</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i</w:t>
      </w:r>
      <w:r w:rsidR="00F07148">
        <w:rPr>
          <w:rFonts w:ascii="Times New Roman" w:hAnsi="Times New Roman"/>
          <w:color w:val="191919"/>
          <w:sz w:val="18"/>
          <w:szCs w:val="18"/>
        </w:rPr>
        <w:t>s</w:t>
      </w:r>
      <w:r w:rsidR="00F07148">
        <w:rPr>
          <w:rFonts w:ascii="Times New Roman" w:hAnsi="Times New Roman"/>
          <w:color w:val="191919"/>
          <w:spacing w:val="-1"/>
          <w:sz w:val="18"/>
          <w:szCs w:val="18"/>
        </w:rPr>
        <w:t xml:space="preserve"> </w:t>
      </w:r>
      <w:r w:rsidR="00F07148">
        <w:rPr>
          <w:rFonts w:ascii="Times New Roman" w:hAnsi="Times New Roman"/>
          <w:color w:val="191919"/>
          <w:sz w:val="18"/>
          <w:szCs w:val="18"/>
        </w:rPr>
        <w:t>a</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need-base</w:t>
      </w:r>
      <w:r w:rsidR="00F07148">
        <w:rPr>
          <w:rFonts w:ascii="Times New Roman" w:hAnsi="Times New Roman"/>
          <w:color w:val="191919"/>
          <w:sz w:val="18"/>
          <w:szCs w:val="18"/>
        </w:rPr>
        <w:t xml:space="preserve">d </w:t>
      </w:r>
      <w:r w:rsidR="00F07148">
        <w:rPr>
          <w:rFonts w:ascii="Times New Roman" w:hAnsi="Times New Roman"/>
          <w:color w:val="191919"/>
          <w:spacing w:val="-2"/>
          <w:sz w:val="18"/>
          <w:szCs w:val="18"/>
        </w:rPr>
        <w:t>progra</w:t>
      </w:r>
      <w:r w:rsidR="00F07148">
        <w:rPr>
          <w:rFonts w:ascii="Times New Roman" w:hAnsi="Times New Roman"/>
          <w:color w:val="191919"/>
          <w:sz w:val="18"/>
          <w:szCs w:val="18"/>
        </w:rPr>
        <w:t xml:space="preserve">m </w:t>
      </w:r>
      <w:r w:rsidR="00F07148">
        <w:rPr>
          <w:rFonts w:ascii="Times New Roman" w:hAnsi="Times New Roman"/>
          <w:color w:val="191919"/>
          <w:spacing w:val="-2"/>
          <w:sz w:val="18"/>
          <w:szCs w:val="18"/>
        </w:rPr>
        <w:t>fo</w:t>
      </w:r>
      <w:r w:rsidR="00F07148">
        <w:rPr>
          <w:rFonts w:ascii="Times New Roman" w:hAnsi="Times New Roman"/>
          <w:color w:val="191919"/>
          <w:sz w:val="18"/>
          <w:szCs w:val="18"/>
        </w:rPr>
        <w:t>r</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unde</w:t>
      </w:r>
      <w:r w:rsidR="00F07148">
        <w:rPr>
          <w:rFonts w:ascii="Times New Roman" w:hAnsi="Times New Roman"/>
          <w:color w:val="191919"/>
          <w:spacing w:val="-5"/>
          <w:sz w:val="18"/>
          <w:szCs w:val="18"/>
        </w:rPr>
        <w:t>r</w:t>
      </w:r>
      <w:r w:rsidR="00F07148">
        <w:rPr>
          <w:rFonts w:ascii="Times New Roman" w:hAnsi="Times New Roman"/>
          <w:color w:val="191919"/>
          <w:spacing w:val="-2"/>
          <w:sz w:val="18"/>
          <w:szCs w:val="18"/>
        </w:rPr>
        <w:t>graduate</w:t>
      </w:r>
      <w:r w:rsidR="00F07148">
        <w:rPr>
          <w:rFonts w:ascii="Times New Roman" w:hAnsi="Times New Roman"/>
          <w:color w:val="191919"/>
          <w:sz w:val="18"/>
          <w:szCs w:val="18"/>
        </w:rPr>
        <w:t xml:space="preserve">s </w:t>
      </w:r>
      <w:r w:rsidR="00F07148">
        <w:rPr>
          <w:rFonts w:ascii="Times New Roman" w:hAnsi="Times New Roman"/>
          <w:color w:val="191919"/>
          <w:spacing w:val="-2"/>
          <w:sz w:val="18"/>
          <w:szCs w:val="18"/>
        </w:rPr>
        <w:t>wit</w:t>
      </w:r>
      <w:r w:rsidR="00F07148">
        <w:rPr>
          <w:rFonts w:ascii="Times New Roman" w:hAnsi="Times New Roman"/>
          <w:color w:val="191919"/>
          <w:sz w:val="18"/>
          <w:szCs w:val="18"/>
        </w:rPr>
        <w:t>h</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n</w:t>
      </w:r>
      <w:r w:rsidR="00F07148">
        <w:rPr>
          <w:rFonts w:ascii="Times New Roman" w:hAnsi="Times New Roman"/>
          <w:color w:val="191919"/>
          <w:sz w:val="18"/>
          <w:szCs w:val="18"/>
        </w:rPr>
        <w:t>o</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repaymen</w:t>
      </w:r>
      <w:r w:rsidR="00F07148">
        <w:rPr>
          <w:rFonts w:ascii="Times New Roman" w:hAnsi="Times New Roman"/>
          <w:color w:val="191919"/>
          <w:sz w:val="18"/>
          <w:szCs w:val="18"/>
        </w:rPr>
        <w:t xml:space="preserve">t </w:t>
      </w:r>
      <w:r w:rsidR="00F07148">
        <w:rPr>
          <w:rFonts w:ascii="Times New Roman" w:hAnsi="Times New Roman"/>
          <w:color w:val="191919"/>
          <w:spacing w:val="-2"/>
          <w:sz w:val="18"/>
          <w:szCs w:val="18"/>
        </w:rPr>
        <w:t>required</w:t>
      </w:r>
      <w:r w:rsidR="00F07148">
        <w:rPr>
          <w:rFonts w:ascii="Times New Roman" w:hAnsi="Times New Roman"/>
          <w:color w:val="191919"/>
          <w:sz w:val="18"/>
          <w:szCs w:val="18"/>
        </w:rPr>
        <w:t xml:space="preserve">.  </w:t>
      </w:r>
      <w:r w:rsidR="00F07148">
        <w:rPr>
          <w:rFonts w:ascii="Times New Roman" w:hAnsi="Times New Roman"/>
          <w:color w:val="191919"/>
          <w:spacing w:val="1"/>
          <w:sz w:val="18"/>
          <w:szCs w:val="18"/>
        </w:rPr>
        <w:t xml:space="preserve"> </w:t>
      </w:r>
      <w:r w:rsidR="00F07148">
        <w:rPr>
          <w:rFonts w:ascii="Times New Roman" w:hAnsi="Times New Roman"/>
          <w:color w:val="191919"/>
          <w:spacing w:val="-2"/>
          <w:sz w:val="18"/>
          <w:szCs w:val="18"/>
        </w:rPr>
        <w:t xml:space="preserve">Completion </w:t>
      </w:r>
      <w:r w:rsidR="00F07148">
        <w:rPr>
          <w:rFonts w:ascii="Times New Roman" w:hAnsi="Times New Roman"/>
          <w:color w:val="191919"/>
          <w:spacing w:val="-3"/>
          <w:sz w:val="18"/>
          <w:szCs w:val="18"/>
        </w:rPr>
        <w:t>o</w:t>
      </w:r>
      <w:r w:rsidR="00F07148">
        <w:rPr>
          <w:rFonts w:ascii="Times New Roman" w:hAnsi="Times New Roman"/>
          <w:color w:val="191919"/>
          <w:sz w:val="18"/>
          <w:szCs w:val="18"/>
        </w:rPr>
        <w:t>f</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th</w:t>
      </w:r>
      <w:r w:rsidR="00F07148">
        <w:rPr>
          <w:rFonts w:ascii="Times New Roman" w:hAnsi="Times New Roman"/>
          <w:color w:val="191919"/>
          <w:sz w:val="18"/>
          <w:szCs w:val="18"/>
        </w:rPr>
        <w:t>e</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Fre</w:t>
      </w:r>
      <w:r w:rsidR="00F07148">
        <w:rPr>
          <w:rFonts w:ascii="Times New Roman" w:hAnsi="Times New Roman"/>
          <w:color w:val="191919"/>
          <w:sz w:val="18"/>
          <w:szCs w:val="18"/>
        </w:rPr>
        <w:t>e</w:t>
      </w:r>
      <w:r w:rsidR="00F07148">
        <w:rPr>
          <w:rFonts w:ascii="Times New Roman" w:hAnsi="Times New Roman"/>
          <w:color w:val="191919"/>
          <w:spacing w:val="-22"/>
          <w:sz w:val="18"/>
          <w:szCs w:val="18"/>
        </w:rPr>
        <w:t xml:space="preserve"> </w:t>
      </w:r>
      <w:r w:rsidR="00F07148">
        <w:rPr>
          <w:rFonts w:ascii="Times New Roman" w:hAnsi="Times New Roman"/>
          <w:color w:val="191919"/>
          <w:spacing w:val="-3"/>
          <w:sz w:val="18"/>
          <w:szCs w:val="18"/>
        </w:rPr>
        <w:t>Applicatio</w:t>
      </w:r>
      <w:r w:rsidR="00F07148">
        <w:rPr>
          <w:rFonts w:ascii="Times New Roman" w:hAnsi="Times New Roman"/>
          <w:color w:val="191919"/>
          <w:sz w:val="18"/>
          <w:szCs w:val="18"/>
        </w:rPr>
        <w:t>n</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fo</w:t>
      </w:r>
      <w:r w:rsidR="00F07148">
        <w:rPr>
          <w:rFonts w:ascii="Times New Roman" w:hAnsi="Times New Roman"/>
          <w:color w:val="191919"/>
          <w:sz w:val="18"/>
          <w:szCs w:val="18"/>
        </w:rPr>
        <w:t>r</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Federa</w:t>
      </w:r>
      <w:r w:rsidR="00F07148">
        <w:rPr>
          <w:rFonts w:ascii="Times New Roman" w:hAnsi="Times New Roman"/>
          <w:color w:val="191919"/>
          <w:sz w:val="18"/>
          <w:szCs w:val="18"/>
        </w:rPr>
        <w:t>l</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Studen</w:t>
      </w:r>
      <w:r w:rsidR="00F07148">
        <w:rPr>
          <w:rFonts w:ascii="Times New Roman" w:hAnsi="Times New Roman"/>
          <w:color w:val="191919"/>
          <w:sz w:val="18"/>
          <w:szCs w:val="18"/>
        </w:rPr>
        <w:t>t</w:t>
      </w:r>
      <w:r w:rsidR="00F07148">
        <w:rPr>
          <w:rFonts w:ascii="Times New Roman" w:hAnsi="Times New Roman"/>
          <w:color w:val="191919"/>
          <w:spacing w:val="-22"/>
          <w:sz w:val="18"/>
          <w:szCs w:val="18"/>
        </w:rPr>
        <w:t xml:space="preserve"> </w:t>
      </w:r>
      <w:r w:rsidR="00F07148">
        <w:rPr>
          <w:rFonts w:ascii="Times New Roman" w:hAnsi="Times New Roman"/>
          <w:color w:val="191919"/>
          <w:spacing w:val="-3"/>
          <w:sz w:val="18"/>
          <w:szCs w:val="18"/>
        </w:rPr>
        <w:t>Ai</w:t>
      </w:r>
      <w:r w:rsidR="00F07148">
        <w:rPr>
          <w:rFonts w:ascii="Times New Roman" w:hAnsi="Times New Roman"/>
          <w:color w:val="191919"/>
          <w:sz w:val="18"/>
          <w:szCs w:val="18"/>
        </w:rPr>
        <w:t>d</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w:t>
      </w:r>
      <w:r w:rsidR="00F07148">
        <w:rPr>
          <w:rFonts w:ascii="Times New Roman" w:hAnsi="Times New Roman"/>
          <w:color w:val="191919"/>
          <w:spacing w:val="-17"/>
          <w:sz w:val="18"/>
          <w:szCs w:val="18"/>
        </w:rPr>
        <w:t>F</w:t>
      </w:r>
      <w:r w:rsidR="00F07148">
        <w:rPr>
          <w:rFonts w:ascii="Times New Roman" w:hAnsi="Times New Roman"/>
          <w:color w:val="191919"/>
          <w:spacing w:val="-3"/>
          <w:sz w:val="18"/>
          <w:szCs w:val="18"/>
        </w:rPr>
        <w:t>AFSA</w:t>
      </w:r>
      <w:r w:rsidR="00F07148">
        <w:rPr>
          <w:rFonts w:ascii="Times New Roman" w:hAnsi="Times New Roman"/>
          <w:color w:val="191919"/>
          <w:sz w:val="18"/>
          <w:szCs w:val="18"/>
        </w:rPr>
        <w:t>)</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i</w:t>
      </w:r>
      <w:r w:rsidR="00F07148">
        <w:rPr>
          <w:rFonts w:ascii="Times New Roman" w:hAnsi="Times New Roman"/>
          <w:color w:val="191919"/>
          <w:sz w:val="18"/>
          <w:szCs w:val="18"/>
        </w:rPr>
        <w:t>s</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required</w:t>
      </w:r>
      <w:r w:rsidR="00F07148">
        <w:rPr>
          <w:rFonts w:ascii="Times New Roman" w:hAnsi="Times New Roman"/>
          <w:color w:val="191919"/>
          <w:sz w:val="18"/>
          <w:szCs w:val="18"/>
        </w:rPr>
        <w:t>.</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Fo</w:t>
      </w:r>
      <w:r w:rsidR="00F07148">
        <w:rPr>
          <w:rFonts w:ascii="Times New Roman" w:hAnsi="Times New Roman"/>
          <w:color w:val="191919"/>
          <w:sz w:val="18"/>
          <w:szCs w:val="18"/>
        </w:rPr>
        <w:t>r</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mor</w:t>
      </w:r>
      <w:r w:rsidR="00F07148">
        <w:rPr>
          <w:rFonts w:ascii="Times New Roman" w:hAnsi="Times New Roman"/>
          <w:color w:val="191919"/>
          <w:sz w:val="18"/>
          <w:szCs w:val="18"/>
        </w:rPr>
        <w:t>e</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informatio</w:t>
      </w:r>
      <w:r w:rsidR="00F07148">
        <w:rPr>
          <w:rFonts w:ascii="Times New Roman" w:hAnsi="Times New Roman"/>
          <w:color w:val="191919"/>
          <w:sz w:val="18"/>
          <w:szCs w:val="18"/>
        </w:rPr>
        <w:t>n</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o</w:t>
      </w:r>
      <w:r w:rsidR="00F07148">
        <w:rPr>
          <w:rFonts w:ascii="Times New Roman" w:hAnsi="Times New Roman"/>
          <w:color w:val="191919"/>
          <w:sz w:val="18"/>
          <w:szCs w:val="18"/>
        </w:rPr>
        <w:t>n</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th</w:t>
      </w:r>
      <w:r w:rsidR="00F07148">
        <w:rPr>
          <w:rFonts w:ascii="Times New Roman" w:hAnsi="Times New Roman"/>
          <w:color w:val="191919"/>
          <w:sz w:val="18"/>
          <w:szCs w:val="18"/>
        </w:rPr>
        <w:t>e</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Federa</w:t>
      </w:r>
      <w:r w:rsidR="00F07148">
        <w:rPr>
          <w:rFonts w:ascii="Times New Roman" w:hAnsi="Times New Roman"/>
          <w:color w:val="191919"/>
          <w:sz w:val="18"/>
          <w:szCs w:val="18"/>
        </w:rPr>
        <w:t>l</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Pel</w:t>
      </w:r>
      <w:r w:rsidR="00F07148">
        <w:rPr>
          <w:rFonts w:ascii="Times New Roman" w:hAnsi="Times New Roman"/>
          <w:color w:val="191919"/>
          <w:sz w:val="18"/>
          <w:szCs w:val="18"/>
        </w:rPr>
        <w:t>l</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Gran</w:t>
      </w:r>
      <w:r w:rsidR="00F07148">
        <w:rPr>
          <w:rFonts w:ascii="Times New Roman" w:hAnsi="Times New Roman"/>
          <w:color w:val="191919"/>
          <w:sz w:val="18"/>
          <w:szCs w:val="18"/>
        </w:rPr>
        <w:t>t</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g</w:t>
      </w:r>
      <w:r w:rsidR="00F07148">
        <w:rPr>
          <w:rFonts w:ascii="Times New Roman" w:hAnsi="Times New Roman"/>
          <w:color w:val="191919"/>
          <w:sz w:val="18"/>
          <w:szCs w:val="18"/>
        </w:rPr>
        <w:t>o</w:t>
      </w:r>
      <w:r w:rsidR="00F07148">
        <w:rPr>
          <w:rFonts w:ascii="Times New Roman" w:hAnsi="Times New Roman"/>
          <w:color w:val="191919"/>
          <w:spacing w:val="-12"/>
          <w:sz w:val="18"/>
          <w:szCs w:val="18"/>
        </w:rPr>
        <w:t xml:space="preserve"> </w:t>
      </w:r>
      <w:r w:rsidR="00F07148">
        <w:rPr>
          <w:rFonts w:ascii="Times New Roman" w:hAnsi="Times New Roman"/>
          <w:color w:val="191919"/>
          <w:spacing w:val="-3"/>
          <w:sz w:val="18"/>
          <w:szCs w:val="18"/>
        </w:rPr>
        <w:t>to</w:t>
      </w:r>
      <w:r w:rsidR="00F07148">
        <w:rPr>
          <w:rFonts w:ascii="Times New Roman" w:hAnsi="Times New Roman"/>
          <w:color w:val="191919"/>
          <w:sz w:val="18"/>
          <w:szCs w:val="18"/>
        </w:rPr>
        <w:t>:</w:t>
      </w:r>
      <w:r w:rsidR="00F07148">
        <w:rPr>
          <w:rFonts w:ascii="Times New Roman" w:hAnsi="Times New Roman"/>
          <w:color w:val="191919"/>
          <w:spacing w:val="-12"/>
          <w:sz w:val="18"/>
          <w:szCs w:val="18"/>
        </w:rPr>
        <w:t xml:space="preserve"> </w:t>
      </w:r>
      <w:hyperlink r:id="rId35" w:history="1">
        <w:r w:rsidR="00F07148">
          <w:rPr>
            <w:rFonts w:ascii="Times New Roman" w:hAnsi="Times New Roman"/>
            <w:color w:val="191919"/>
            <w:spacing w:val="-3"/>
            <w:sz w:val="18"/>
            <w:szCs w:val="18"/>
          </w:rPr>
          <w:t>htt</w:t>
        </w:r>
        <w:r w:rsidR="00F07148">
          <w:rPr>
            <w:rFonts w:ascii="Times New Roman" w:hAnsi="Times New Roman"/>
            <w:color w:val="191919"/>
            <w:spacing w:val="-4"/>
            <w:sz w:val="18"/>
            <w:szCs w:val="18"/>
          </w:rPr>
          <w:t>p</w:t>
        </w:r>
        <w:r w:rsidR="00F07148">
          <w:rPr>
            <w:rFonts w:ascii="Times New Roman" w:hAnsi="Times New Roman"/>
            <w:color w:val="191919"/>
            <w:spacing w:val="-3"/>
            <w:sz w:val="18"/>
            <w:szCs w:val="18"/>
          </w:rPr>
          <w:t>://ww</w:t>
        </w:r>
        <w:r w:rsidR="00F07148">
          <w:rPr>
            <w:rFonts w:ascii="Times New Roman" w:hAnsi="Times New Roman"/>
            <w:color w:val="191919"/>
            <w:spacing w:val="-15"/>
            <w:sz w:val="18"/>
            <w:szCs w:val="18"/>
          </w:rPr>
          <w:t>w</w:t>
        </w:r>
        <w:r w:rsidR="00F07148">
          <w:rPr>
            <w:rFonts w:ascii="Times New Roman" w:hAnsi="Times New Roman"/>
            <w:color w:val="191919"/>
            <w:spacing w:val="-3"/>
            <w:sz w:val="18"/>
            <w:szCs w:val="18"/>
          </w:rPr>
          <w:t>.fafsa.ed.gov</w:t>
        </w:r>
      </w:hyperlink>
      <w:r w:rsidR="00F07148">
        <w:rPr>
          <w:rFonts w:ascii="Times New Roman" w:hAnsi="Times New Roman"/>
          <w:color w:val="191919"/>
          <w:spacing w:val="-3"/>
          <w:sz w:val="18"/>
          <w:szCs w:val="18"/>
        </w:rPr>
        <w:t xml:space="preserve"> </w:t>
      </w:r>
      <w:r w:rsidR="00F07148">
        <w:rPr>
          <w:rFonts w:ascii="Times New Roman" w:hAnsi="Times New Roman"/>
          <w:color w:val="191919"/>
          <w:spacing w:val="-2"/>
          <w:sz w:val="18"/>
          <w:szCs w:val="18"/>
        </w:rPr>
        <w:t>an</w:t>
      </w:r>
      <w:r w:rsidR="00F07148">
        <w:rPr>
          <w:rFonts w:ascii="Times New Roman" w:hAnsi="Times New Roman"/>
          <w:color w:val="191919"/>
          <w:sz w:val="18"/>
          <w:szCs w:val="18"/>
        </w:rPr>
        <w:t>d</w:t>
      </w:r>
      <w:r w:rsidR="00F07148">
        <w:rPr>
          <w:rFonts w:ascii="Times New Roman" w:hAnsi="Times New Roman"/>
          <w:color w:val="191919"/>
          <w:spacing w:val="40"/>
          <w:sz w:val="18"/>
          <w:szCs w:val="18"/>
        </w:rPr>
        <w:t xml:space="preserve"> </w:t>
      </w:r>
      <w:hyperlink r:id="rId36" w:history="1">
        <w:r w:rsidR="00F07148">
          <w:rPr>
            <w:rFonts w:ascii="Times New Roman" w:hAnsi="Times New Roman"/>
            <w:color w:val="191919"/>
            <w:spacing w:val="-2"/>
            <w:sz w:val="18"/>
            <w:szCs w:val="18"/>
          </w:rPr>
          <w:t>http://ww</w:t>
        </w:r>
        <w:r w:rsidR="00F07148">
          <w:rPr>
            <w:rFonts w:ascii="Times New Roman" w:hAnsi="Times New Roman"/>
            <w:color w:val="191919"/>
            <w:spacing w:val="-13"/>
            <w:sz w:val="18"/>
            <w:szCs w:val="18"/>
          </w:rPr>
          <w:t>w</w:t>
        </w:r>
        <w:r w:rsidR="00F07148">
          <w:rPr>
            <w:rFonts w:ascii="Times New Roman" w:hAnsi="Times New Roman"/>
            <w:color w:val="191919"/>
            <w:spacing w:val="-2"/>
            <w:sz w:val="18"/>
            <w:szCs w:val="18"/>
          </w:rPr>
          <w:t>.pin.ed.gov</w:t>
        </w:r>
      </w:hyperlink>
    </w:p>
    <w:p w:rsidR="00F07148" w:rsidRDefault="00F07148" w:rsidP="00F07148">
      <w:pPr>
        <w:widowControl w:val="0"/>
        <w:autoSpaceDE w:val="0"/>
        <w:autoSpaceDN w:val="0"/>
        <w:adjustRightInd w:val="0"/>
        <w:spacing w:before="6" w:after="0" w:line="240" w:lineRule="exact"/>
        <w:ind w:left="900"/>
        <w:rPr>
          <w:rFonts w:ascii="Times New Roman" w:hAnsi="Times New Roman"/>
          <w:color w:val="000000"/>
          <w:sz w:val="24"/>
          <w:szCs w:val="24"/>
        </w:rPr>
      </w:pPr>
    </w:p>
    <w:p w:rsidR="00F07148" w:rsidRPr="0003578D" w:rsidRDefault="00F07148" w:rsidP="00F07148">
      <w:pPr>
        <w:pStyle w:val="Heading2"/>
        <w:spacing w:before="0" w:line="240" w:lineRule="auto"/>
        <w:ind w:left="900"/>
        <w:rPr>
          <w:rFonts w:ascii="Times New Roman" w:hAnsi="Times New Roman"/>
          <w:color w:val="000000"/>
          <w:sz w:val="24"/>
          <w:szCs w:val="24"/>
        </w:rPr>
      </w:pPr>
      <w:bookmarkStart w:id="598" w:name="_Toc295058579"/>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598"/>
    </w:p>
    <w:p w:rsidR="00F07148" w:rsidRPr="009012AA" w:rsidRDefault="00F07148" w:rsidP="00F07148">
      <w:pPr>
        <w:widowControl w:val="0"/>
        <w:autoSpaceDE w:val="0"/>
        <w:autoSpaceDN w:val="0"/>
        <w:adjustRightInd w:val="0"/>
        <w:spacing w:before="30" w:after="0" w:line="250" w:lineRule="auto"/>
        <w:ind w:left="900" w:right="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F07148" w:rsidRDefault="00F07148" w:rsidP="00F07148">
      <w:pPr>
        <w:widowControl w:val="0"/>
        <w:autoSpaceDE w:val="0"/>
        <w:autoSpaceDN w:val="0"/>
        <w:adjustRightInd w:val="0"/>
        <w:spacing w:before="8" w:after="0" w:line="190" w:lineRule="exact"/>
        <w:ind w:left="900"/>
        <w:rPr>
          <w:rFonts w:ascii="Times New Roman" w:hAnsi="Times New Roman"/>
          <w:color w:val="000000"/>
          <w:sz w:val="19"/>
          <w:szCs w:val="19"/>
        </w:rPr>
      </w:pPr>
    </w:p>
    <w:p w:rsidR="00F07148" w:rsidRPr="00200513" w:rsidRDefault="00F07148" w:rsidP="00200513">
      <w:pPr>
        <w:pStyle w:val="Heading2"/>
        <w:spacing w:before="0" w:line="240" w:lineRule="auto"/>
        <w:ind w:left="900"/>
        <w:rPr>
          <w:rFonts w:ascii="Times New Roman" w:hAnsi="Times New Roman"/>
          <w:smallCaps/>
          <w:color w:val="262626" w:themeColor="text1" w:themeTint="D9"/>
          <w:sz w:val="24"/>
          <w:szCs w:val="24"/>
        </w:rPr>
      </w:pPr>
      <w:bookmarkStart w:id="599" w:name="_Toc295058580"/>
      <w:r w:rsidRPr="00200513">
        <w:rPr>
          <w:rFonts w:ascii="Times New Roman" w:hAnsi="Times New Roman"/>
          <w:bCs w:val="0"/>
          <w:smallCaps/>
          <w:color w:val="262626" w:themeColor="text1" w:themeTint="D9"/>
          <w:spacing w:val="-2"/>
          <w:sz w:val="24"/>
          <w:szCs w:val="24"/>
        </w:rPr>
        <w:t>Federal TEACH Grant</w:t>
      </w:r>
      <w:bookmarkEnd w:id="599"/>
    </w:p>
    <w:p w:rsidR="000A7810" w:rsidRDefault="00F07148" w:rsidP="00461EC4">
      <w:pPr>
        <w:widowControl w:val="0"/>
        <w:autoSpaceDE w:val="0"/>
        <w:autoSpaceDN w:val="0"/>
        <w:adjustRightInd w:val="0"/>
        <w:spacing w:before="30" w:after="100" w:line="250" w:lineRule="auto"/>
        <w:ind w:left="907" w:right="-6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sidR="00461EC4">
        <w:rPr>
          <w:rFonts w:ascii="Times New Roman" w:hAnsi="Times New Roman"/>
          <w:color w:val="191919"/>
          <w:spacing w:val="-2"/>
          <w:sz w:val="18"/>
          <w:szCs w:val="18"/>
        </w:rPr>
        <w:t xml:space="preserve"> </w:t>
      </w:r>
    </w:p>
    <w:p w:rsidR="000A7810" w:rsidRDefault="000A7810" w:rsidP="000D42BE">
      <w:pPr>
        <w:widowControl w:val="0"/>
        <w:tabs>
          <w:tab w:val="left" w:pos="4300"/>
        </w:tabs>
        <w:autoSpaceDE w:val="0"/>
        <w:autoSpaceDN w:val="0"/>
        <w:adjustRightInd w:val="0"/>
        <w:spacing w:after="0"/>
        <w:ind w:left="900"/>
        <w:rPr>
          <w:rFonts w:ascii="Times New Roman" w:hAnsi="Times New Roman"/>
          <w:color w:val="000000"/>
          <w:sz w:val="20"/>
          <w:szCs w:val="20"/>
        </w:rPr>
        <w:sectPr w:rsidR="000A7810" w:rsidSect="00F07148">
          <w:type w:val="continuous"/>
          <w:pgSz w:w="12240" w:h="15840"/>
          <w:pgMar w:top="270" w:right="540" w:bottom="280" w:left="420" w:header="720" w:footer="720" w:gutter="0"/>
          <w:cols w:space="720"/>
          <w:noEndnote/>
        </w:sectPr>
      </w:pPr>
    </w:p>
    <w:p w:rsidR="000A7810" w:rsidRDefault="00623C29" w:rsidP="000D42BE">
      <w:pPr>
        <w:widowControl w:val="0"/>
        <w:autoSpaceDE w:val="0"/>
        <w:autoSpaceDN w:val="0"/>
        <w:adjustRightInd w:val="0"/>
        <w:spacing w:before="9" w:after="0" w:line="120" w:lineRule="exact"/>
        <w:ind w:left="900"/>
        <w:rPr>
          <w:rFonts w:ascii="Century Gothic" w:hAnsi="Century Gothic" w:cs="Century Gothic"/>
          <w:color w:val="000000"/>
          <w:sz w:val="12"/>
          <w:szCs w:val="12"/>
        </w:rPr>
      </w:pPr>
      <w:r>
        <w:rPr>
          <w:rFonts w:ascii="Century Gothic" w:hAnsi="Century Gothic" w:cs="Century Gothic"/>
          <w:noProof/>
          <w:color w:val="000000"/>
          <w:sz w:val="12"/>
          <w:szCs w:val="12"/>
        </w:rPr>
        <w:lastRenderedPageBreak/>
        <w:pict>
          <v:group id="_x0000_s17683" style="position:absolute;left:0;text-align:left;margin-left:425.7pt;margin-top:-17pt;width:198.65pt;height:795.8pt;z-index:-251344896" coordorigin="9205,-90" coordsize="3973,15916">
            <v:group id="_x0000_s17684" style="position:absolute;left:9205;top:-90;width:3973;height:15916" coordorigin="9205,-90" coordsize="3973,15916">
              <v:group id="_x0000_s17685" style="position:absolute;left:9205;top:-90;width:3973;height:15916" coordorigin="9205,-90" coordsize="3973,15916">
                <v:rect id="Rectangle 2736" o:spid="_x0000_s17686"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687"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688"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689"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690"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691"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69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69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694"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69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69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697"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69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69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700"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70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70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703"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70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70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706"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707"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708"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709"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710"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711"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712"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713"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714"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715"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716"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0A7810" w:rsidRPr="00930000" w:rsidRDefault="003047FF" w:rsidP="000D42BE">
      <w:pPr>
        <w:widowControl w:val="0"/>
        <w:autoSpaceDE w:val="0"/>
        <w:autoSpaceDN w:val="0"/>
        <w:adjustRightInd w:val="0"/>
        <w:spacing w:after="0" w:line="200" w:lineRule="exact"/>
        <w:ind w:left="900"/>
        <w:rPr>
          <w:rFonts w:ascii="Times New Roman" w:hAnsi="Times New Roman" w:cs="Times New Roman"/>
          <w:b/>
          <w:color w:val="000000"/>
        </w:rPr>
      </w:pP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Pr>
          <w:rFonts w:ascii="Century Gothic" w:hAnsi="Century Gothic" w:cs="Century Gothic"/>
          <w:color w:val="000000"/>
          <w:sz w:val="20"/>
          <w:szCs w:val="20"/>
        </w:rPr>
        <w:tab/>
      </w:r>
      <w:r w:rsidR="00F07148">
        <w:rPr>
          <w:rFonts w:ascii="Century Gothic" w:hAnsi="Century Gothic" w:cs="Century Gothic"/>
          <w:color w:val="000000"/>
          <w:sz w:val="20"/>
          <w:szCs w:val="20"/>
        </w:rPr>
        <w:t xml:space="preserve">   </w:t>
      </w:r>
      <w:r w:rsidR="00F07148" w:rsidRPr="00930000">
        <w:rPr>
          <w:rFonts w:ascii="Century Gothic" w:hAnsi="Century Gothic" w:cs="Century Gothic"/>
          <w:color w:val="000000"/>
        </w:rPr>
        <w:t xml:space="preserve"> </w:t>
      </w:r>
      <w:r w:rsidRPr="00930000">
        <w:rPr>
          <w:rFonts w:ascii="Times New Roman" w:hAnsi="Times New Roman" w:cs="Times New Roman"/>
          <w:b/>
          <w:color w:val="000000"/>
        </w:rPr>
        <w:t>Grants</w:t>
      </w:r>
      <w:r w:rsidR="00F07148" w:rsidRPr="00930000">
        <w:rPr>
          <w:rFonts w:ascii="Times New Roman" w:hAnsi="Times New Roman" w:cs="Times New Roman"/>
          <w:b/>
          <w:color w:val="000000"/>
        </w:rPr>
        <w:t>/Loan</w:t>
      </w:r>
    </w:p>
    <w:p w:rsidR="000A7810" w:rsidRDefault="000A7810" w:rsidP="000D42BE">
      <w:pPr>
        <w:widowControl w:val="0"/>
        <w:autoSpaceDE w:val="0"/>
        <w:autoSpaceDN w:val="0"/>
        <w:adjustRightInd w:val="0"/>
        <w:spacing w:before="18" w:after="0" w:line="280" w:lineRule="exact"/>
        <w:ind w:left="900"/>
        <w:rPr>
          <w:rFonts w:ascii="Times New Roman" w:hAnsi="Times New Roman"/>
          <w:color w:val="000000"/>
          <w:sz w:val="28"/>
          <w:szCs w:val="28"/>
        </w:rPr>
        <w:sectPr w:rsidR="000A7810" w:rsidSect="0050315D">
          <w:pgSz w:w="12240" w:h="15840"/>
          <w:pgMar w:top="270" w:right="440" w:bottom="280" w:left="620" w:header="720" w:footer="288" w:gutter="0"/>
          <w:cols w:space="720" w:equalWidth="0">
            <w:col w:w="11180"/>
          </w:cols>
          <w:noEndnote/>
          <w:docGrid w:linePitch="299"/>
        </w:sectPr>
      </w:pPr>
    </w:p>
    <w:p w:rsidR="000A7810" w:rsidRDefault="000A7810" w:rsidP="000D42BE">
      <w:pPr>
        <w:widowControl w:val="0"/>
        <w:autoSpaceDE w:val="0"/>
        <w:autoSpaceDN w:val="0"/>
        <w:adjustRightInd w:val="0"/>
        <w:spacing w:before="6" w:after="0" w:line="170" w:lineRule="exact"/>
        <w:ind w:left="900"/>
        <w:rPr>
          <w:rFonts w:ascii="Times New Roman" w:hAnsi="Times New Roman"/>
          <w:color w:val="000000"/>
          <w:sz w:val="17"/>
          <w:szCs w:val="17"/>
        </w:rPr>
      </w:pPr>
    </w:p>
    <w:p w:rsidR="005F1C58" w:rsidRPr="009012AA" w:rsidRDefault="000A7810" w:rsidP="00F07148">
      <w:pPr>
        <w:pStyle w:val="Heading2"/>
        <w:spacing w:before="0" w:line="240" w:lineRule="auto"/>
        <w:rPr>
          <w:rFonts w:ascii="Times New Roman" w:hAnsi="Times New Roman"/>
          <w:color w:val="191919"/>
          <w:spacing w:val="-2"/>
          <w:sz w:val="18"/>
          <w:szCs w:val="18"/>
        </w:rPr>
      </w:pPr>
      <w:bookmarkStart w:id="600" w:name="_Toc294266477"/>
      <w:bookmarkStart w:id="601" w:name="_Toc295058581"/>
      <w:r>
        <w:rPr>
          <w:rFonts w:ascii="Times New Roman" w:hAnsi="Times New Roman"/>
          <w:color w:val="191919"/>
          <w:spacing w:val="-2"/>
          <w:sz w:val="18"/>
          <w:szCs w:val="18"/>
        </w:rPr>
        <w:t>.</w:t>
      </w:r>
      <w:bookmarkEnd w:id="600"/>
      <w:bookmarkEnd w:id="601"/>
    </w:p>
    <w:p w:rsidR="005F1C58" w:rsidRPr="00AC6CE3" w:rsidRDefault="005F1C58" w:rsidP="009012AA">
      <w:pPr>
        <w:widowControl w:val="0"/>
        <w:autoSpaceDE w:val="0"/>
        <w:autoSpaceDN w:val="0"/>
        <w:adjustRightInd w:val="0"/>
        <w:spacing w:after="0"/>
        <w:ind w:right="4253"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5F1C58" w:rsidRPr="009012AA" w:rsidRDefault="005F1C58"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5F1C58" w:rsidRPr="00A44BB7" w:rsidRDefault="005F1C58" w:rsidP="00A44BB7">
      <w:pPr>
        <w:widowControl w:val="0"/>
        <w:autoSpaceDE w:val="0"/>
        <w:autoSpaceDN w:val="0"/>
        <w:adjustRightInd w:val="0"/>
        <w:spacing w:before="30" w:after="0" w:line="250" w:lineRule="auto"/>
        <w:ind w:right="971"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5F1C58" w:rsidRPr="0047204F" w:rsidRDefault="005F1C58" w:rsidP="000852F6">
      <w:pPr>
        <w:pStyle w:val="NormalWeb"/>
        <w:numPr>
          <w:ilvl w:val="0"/>
          <w:numId w:val="55"/>
        </w:numPr>
        <w:spacing w:before="0" w:beforeAutospacing="0" w:after="0" w:afterAutospacing="0"/>
        <w:rPr>
          <w:sz w:val="18"/>
          <w:szCs w:val="18"/>
        </w:rPr>
      </w:pPr>
      <w:r w:rsidRPr="002901C9">
        <w:rPr>
          <w:sz w:val="18"/>
          <w:szCs w:val="18"/>
        </w:rPr>
        <w:t>- Be under 24 years old or</w:t>
      </w:r>
    </w:p>
    <w:p w:rsidR="005F1C58" w:rsidRDefault="005F1C58" w:rsidP="000852F6">
      <w:pPr>
        <w:pStyle w:val="NormalWeb"/>
        <w:numPr>
          <w:ilvl w:val="0"/>
          <w:numId w:val="55"/>
        </w:numPr>
        <w:spacing w:before="0" w:beforeAutospacing="0" w:after="0" w:afterAutospacing="0"/>
        <w:rPr>
          <w:sz w:val="18"/>
          <w:szCs w:val="18"/>
        </w:rPr>
      </w:pPr>
      <w:r w:rsidRPr="002901C9">
        <w:rPr>
          <w:sz w:val="18"/>
          <w:szCs w:val="18"/>
        </w:rPr>
        <w:t>- Enrolled in college at least part-time at the time of the parent’s or guardian’s death.</w:t>
      </w:r>
    </w:p>
    <w:p w:rsidR="005F1C58" w:rsidRPr="009012AA" w:rsidRDefault="005F1C58"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9012AA" w:rsidRDefault="009012AA" w:rsidP="009012AA">
      <w:pPr>
        <w:pStyle w:val="Heading2"/>
        <w:rPr>
          <w:rFonts w:ascii="Times New Roman" w:hAnsi="Times New Roman"/>
          <w:color w:val="000000"/>
          <w:sz w:val="36"/>
          <w:szCs w:val="36"/>
        </w:rPr>
      </w:pPr>
      <w:bookmarkStart w:id="602" w:name="_Toc295058582"/>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602"/>
    </w:p>
    <w:p w:rsidR="009012AA" w:rsidRPr="0003578D" w:rsidRDefault="009012AA" w:rsidP="009012AA">
      <w:pPr>
        <w:pStyle w:val="Heading2"/>
        <w:spacing w:before="0" w:line="240" w:lineRule="auto"/>
        <w:rPr>
          <w:rFonts w:ascii="Times New Roman" w:hAnsi="Times New Roman"/>
          <w:color w:val="000000"/>
          <w:sz w:val="18"/>
          <w:szCs w:val="18"/>
        </w:rPr>
      </w:pPr>
      <w:bookmarkStart w:id="603" w:name="_Toc295058583"/>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603"/>
    </w:p>
    <w:p w:rsidR="009012AA" w:rsidRPr="009012AA" w:rsidRDefault="009012AA"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9012AA" w:rsidRPr="00776E16" w:rsidRDefault="009012AA" w:rsidP="009012AA">
      <w:pPr>
        <w:pStyle w:val="Heading2"/>
        <w:rPr>
          <w:rFonts w:ascii="Times New Roman" w:hAnsi="Times New Roman"/>
          <w:color w:val="000000"/>
          <w:sz w:val="36"/>
          <w:szCs w:val="36"/>
        </w:rPr>
      </w:pPr>
      <w:bookmarkStart w:id="604" w:name="_Toc295058584"/>
      <w:r w:rsidRPr="0003578D">
        <w:rPr>
          <w:rFonts w:ascii="Times New Roman" w:hAnsi="Times New Roman"/>
          <w:b w:val="0"/>
          <w:bCs w:val="0"/>
          <w:color w:val="191919"/>
          <w:spacing w:val="-5"/>
          <w:sz w:val="48"/>
          <w:szCs w:val="48"/>
        </w:rPr>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604"/>
    </w:p>
    <w:p w:rsidR="009012AA" w:rsidRDefault="009012AA" w:rsidP="009012AA">
      <w:pPr>
        <w:widowControl w:val="0"/>
        <w:autoSpaceDE w:val="0"/>
        <w:autoSpaceDN w:val="0"/>
        <w:adjustRightInd w:val="0"/>
        <w:spacing w:before="8" w:after="0" w:line="190" w:lineRule="exact"/>
        <w:ind w:left="900"/>
        <w:rPr>
          <w:rFonts w:ascii="Times New Roman" w:hAnsi="Times New Roman"/>
          <w:color w:val="000000"/>
          <w:sz w:val="19"/>
          <w:szCs w:val="19"/>
        </w:rPr>
      </w:pPr>
    </w:p>
    <w:p w:rsidR="009012AA" w:rsidRPr="00200513" w:rsidRDefault="009012AA" w:rsidP="00200513">
      <w:pPr>
        <w:pStyle w:val="Heading2"/>
        <w:spacing w:before="0" w:line="240" w:lineRule="auto"/>
        <w:rPr>
          <w:rFonts w:ascii="Times New Roman" w:hAnsi="Times New Roman"/>
          <w:color w:val="262626" w:themeColor="text1" w:themeTint="D9"/>
          <w:sz w:val="18"/>
          <w:szCs w:val="18"/>
        </w:rPr>
      </w:pPr>
      <w:bookmarkStart w:id="605" w:name="_Toc295058585"/>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605"/>
    </w:p>
    <w:p w:rsidR="009012AA" w:rsidRPr="009012AA" w:rsidRDefault="009012AA"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9012AA" w:rsidRDefault="009012AA" w:rsidP="00200513">
      <w:pPr>
        <w:pStyle w:val="Heading2"/>
        <w:spacing w:before="0" w:line="240" w:lineRule="auto"/>
        <w:rPr>
          <w:rFonts w:ascii="Times New Roman" w:hAnsi="Times New Roman"/>
          <w:color w:val="000000"/>
          <w:sz w:val="18"/>
          <w:szCs w:val="18"/>
        </w:rPr>
      </w:pPr>
      <w:bookmarkStart w:id="606" w:name="_Toc295058586"/>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606"/>
    </w:p>
    <w:p w:rsidR="009012AA" w:rsidRPr="009012AA" w:rsidRDefault="009012AA"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sidR="00A44BB7">
        <w:rPr>
          <w:rFonts w:ascii="Times New Roman" w:hAnsi="Times New Roman"/>
          <w:color w:val="191919"/>
          <w:spacing w:val="-2"/>
          <w:sz w:val="18"/>
          <w:szCs w:val="18"/>
        </w:rPr>
        <w:t>It has the s</w:t>
      </w:r>
      <w:r>
        <w:rPr>
          <w:rFonts w:ascii="Times New Roman" w:hAnsi="Times New Roman"/>
          <w:color w:val="191919"/>
          <w:spacing w:val="-2"/>
          <w:sz w:val="18"/>
          <w:szCs w:val="18"/>
        </w:rPr>
        <w:t>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9012AA" w:rsidRPr="009012AA" w:rsidRDefault="009012AA"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p>
    <w:p w:rsidR="009012AA" w:rsidRDefault="009012AA" w:rsidP="00200513">
      <w:pPr>
        <w:pStyle w:val="Heading2"/>
        <w:spacing w:before="0" w:line="240" w:lineRule="auto"/>
        <w:rPr>
          <w:rFonts w:ascii="Times New Roman" w:hAnsi="Times New Roman"/>
          <w:color w:val="000000"/>
          <w:sz w:val="24"/>
          <w:szCs w:val="24"/>
        </w:rPr>
      </w:pPr>
      <w:bookmarkStart w:id="607" w:name="_Toc295058587"/>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607"/>
    </w:p>
    <w:p w:rsidR="009012AA" w:rsidRDefault="009012AA" w:rsidP="009012AA">
      <w:pPr>
        <w:widowControl w:val="0"/>
        <w:autoSpaceDE w:val="0"/>
        <w:autoSpaceDN w:val="0"/>
        <w:adjustRightInd w:val="0"/>
        <w:spacing w:before="30" w:after="0" w:line="250" w:lineRule="auto"/>
        <w:ind w:right="971"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9012AA" w:rsidRDefault="009012AA" w:rsidP="009012AA">
      <w:pPr>
        <w:widowControl w:val="0"/>
        <w:autoSpaceDE w:val="0"/>
        <w:autoSpaceDN w:val="0"/>
        <w:adjustRightInd w:val="0"/>
        <w:spacing w:after="0"/>
        <w:ind w:left="900" w:right="5786" w:hanging="30"/>
        <w:jc w:val="both"/>
        <w:rPr>
          <w:rFonts w:ascii="Times New Roman" w:hAnsi="Times New Roman"/>
          <w:b/>
          <w:bCs/>
          <w:color w:val="191919"/>
          <w:spacing w:val="-2"/>
          <w:sz w:val="24"/>
          <w:szCs w:val="24"/>
        </w:rPr>
      </w:pPr>
    </w:p>
    <w:p w:rsidR="00F07148" w:rsidRPr="0047204F" w:rsidRDefault="00F07148" w:rsidP="00200513">
      <w:pPr>
        <w:pStyle w:val="Heading2"/>
        <w:spacing w:before="0" w:line="240" w:lineRule="auto"/>
        <w:rPr>
          <w:rFonts w:ascii="Times New Roman" w:hAnsi="Times New Roman"/>
          <w:color w:val="000000"/>
          <w:sz w:val="24"/>
          <w:szCs w:val="24"/>
        </w:rPr>
      </w:pPr>
      <w:bookmarkStart w:id="608" w:name="_Toc295058588"/>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608"/>
    </w:p>
    <w:p w:rsidR="00F07148" w:rsidRDefault="00F07148" w:rsidP="00F07148">
      <w:pPr>
        <w:widowControl w:val="0"/>
        <w:autoSpaceDE w:val="0"/>
        <w:autoSpaceDN w:val="0"/>
        <w:adjustRightInd w:val="0"/>
        <w:spacing w:before="30" w:after="0" w:line="250" w:lineRule="auto"/>
        <w:ind w:right="92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F07148" w:rsidRDefault="00F07148" w:rsidP="00930000">
      <w:pPr>
        <w:pStyle w:val="ListParagraph"/>
        <w:widowControl w:val="0"/>
        <w:numPr>
          <w:ilvl w:val="0"/>
          <w:numId w:val="23"/>
        </w:numPr>
        <w:autoSpaceDE w:val="0"/>
        <w:autoSpaceDN w:val="0"/>
        <w:adjustRightInd w:val="0"/>
        <w:spacing w:before="30" w:after="0" w:line="250" w:lineRule="auto"/>
        <w:ind w:left="360" w:right="92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F07148" w:rsidRDefault="00F07148" w:rsidP="00930000">
      <w:pPr>
        <w:pStyle w:val="ListParagraph"/>
        <w:widowControl w:val="0"/>
        <w:numPr>
          <w:ilvl w:val="0"/>
          <w:numId w:val="23"/>
        </w:numPr>
        <w:autoSpaceDE w:val="0"/>
        <w:autoSpaceDN w:val="0"/>
        <w:adjustRightInd w:val="0"/>
        <w:spacing w:before="30" w:after="0" w:line="250" w:lineRule="auto"/>
        <w:ind w:left="360" w:right="92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F07148" w:rsidRDefault="00F07148" w:rsidP="00F07148">
      <w:pPr>
        <w:widowControl w:val="0"/>
        <w:autoSpaceDE w:val="0"/>
        <w:autoSpaceDN w:val="0"/>
        <w:adjustRightInd w:val="0"/>
        <w:spacing w:before="30" w:after="0" w:line="250" w:lineRule="auto"/>
        <w:ind w:right="920" w:firstLine="0"/>
        <w:jc w:val="both"/>
        <w:rPr>
          <w:rFonts w:ascii="Times New Roman" w:hAnsi="Times New Roman"/>
          <w:color w:val="000000"/>
          <w:sz w:val="18"/>
          <w:szCs w:val="18"/>
        </w:rPr>
      </w:pPr>
    </w:p>
    <w:p w:rsidR="00F07148" w:rsidRPr="008516A9" w:rsidRDefault="00F07148" w:rsidP="00F07148">
      <w:pPr>
        <w:widowControl w:val="0"/>
        <w:autoSpaceDE w:val="0"/>
        <w:autoSpaceDN w:val="0"/>
        <w:adjustRightInd w:val="0"/>
        <w:spacing w:before="30" w:after="0" w:line="250" w:lineRule="auto"/>
        <w:ind w:right="92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F07148" w:rsidRDefault="00F07148" w:rsidP="00F07148">
      <w:pPr>
        <w:widowControl w:val="0"/>
        <w:autoSpaceDE w:val="0"/>
        <w:autoSpaceDN w:val="0"/>
        <w:adjustRightInd w:val="0"/>
        <w:spacing w:before="30" w:after="0" w:line="250" w:lineRule="auto"/>
        <w:ind w:right="920" w:firstLine="0"/>
        <w:jc w:val="both"/>
        <w:rPr>
          <w:rFonts w:ascii="Times New Roman" w:hAnsi="Times New Roman"/>
          <w:color w:val="000000"/>
          <w:sz w:val="18"/>
          <w:szCs w:val="18"/>
        </w:rPr>
      </w:pPr>
    </w:p>
    <w:p w:rsidR="00F07148" w:rsidRPr="0003578D" w:rsidRDefault="00F07148" w:rsidP="00F07148">
      <w:pPr>
        <w:pStyle w:val="Heading2"/>
        <w:spacing w:before="0" w:line="240" w:lineRule="auto"/>
        <w:ind w:right="920"/>
        <w:rPr>
          <w:rFonts w:ascii="Times New Roman" w:hAnsi="Times New Roman"/>
          <w:color w:val="000000"/>
          <w:sz w:val="24"/>
          <w:szCs w:val="24"/>
        </w:rPr>
      </w:pPr>
      <w:bookmarkStart w:id="609" w:name="_Toc295058589"/>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609"/>
    </w:p>
    <w:p w:rsidR="00F07148" w:rsidRPr="008516A9" w:rsidRDefault="00F07148" w:rsidP="00F07148">
      <w:pPr>
        <w:widowControl w:val="0"/>
        <w:autoSpaceDE w:val="0"/>
        <w:autoSpaceDN w:val="0"/>
        <w:adjustRightInd w:val="0"/>
        <w:spacing w:before="30" w:after="0" w:line="250" w:lineRule="auto"/>
        <w:ind w:right="92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F07148" w:rsidRDefault="00F07148" w:rsidP="00F07148">
      <w:pPr>
        <w:widowControl w:val="0"/>
        <w:autoSpaceDE w:val="0"/>
        <w:autoSpaceDN w:val="0"/>
        <w:adjustRightInd w:val="0"/>
        <w:spacing w:before="8" w:after="0" w:line="190" w:lineRule="exact"/>
        <w:ind w:right="920" w:firstLine="0"/>
        <w:rPr>
          <w:rFonts w:ascii="Times New Roman" w:hAnsi="Times New Roman"/>
          <w:color w:val="000000"/>
          <w:sz w:val="19"/>
          <w:szCs w:val="19"/>
        </w:rPr>
      </w:pPr>
    </w:p>
    <w:p w:rsidR="00F07148" w:rsidRPr="009B2355" w:rsidRDefault="00F07148" w:rsidP="00F07148">
      <w:pPr>
        <w:pStyle w:val="Heading2"/>
        <w:spacing w:before="0" w:line="240" w:lineRule="auto"/>
        <w:ind w:right="920"/>
        <w:rPr>
          <w:rFonts w:ascii="Times New Roman" w:hAnsi="Times New Roman"/>
          <w:color w:val="000000"/>
          <w:sz w:val="18"/>
          <w:szCs w:val="18"/>
        </w:rPr>
      </w:pPr>
      <w:bookmarkStart w:id="610" w:name="_Toc295058590"/>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610"/>
    </w:p>
    <w:p w:rsidR="000852F6" w:rsidRDefault="00F07148" w:rsidP="00461EC4">
      <w:pPr>
        <w:widowControl w:val="0"/>
        <w:autoSpaceDE w:val="0"/>
        <w:autoSpaceDN w:val="0"/>
        <w:adjustRightInd w:val="0"/>
        <w:spacing w:before="30" w:after="0" w:line="250" w:lineRule="auto"/>
        <w:ind w:right="92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9012AA" w:rsidRDefault="009012AA" w:rsidP="000852F6">
      <w:pPr>
        <w:widowControl w:val="0"/>
        <w:autoSpaceDE w:val="0"/>
        <w:autoSpaceDN w:val="0"/>
        <w:adjustRightInd w:val="0"/>
        <w:spacing w:before="30" w:after="0" w:line="250" w:lineRule="auto"/>
        <w:ind w:right="-70" w:firstLine="0"/>
        <w:jc w:val="both"/>
        <w:rPr>
          <w:rFonts w:ascii="Times New Roman" w:hAnsi="Times New Roman"/>
          <w:bCs/>
          <w:color w:val="191919"/>
          <w:spacing w:val="-2"/>
          <w:sz w:val="24"/>
          <w:szCs w:val="24"/>
        </w:rPr>
        <w:sectPr w:rsidR="009012AA">
          <w:type w:val="continuous"/>
          <w:pgSz w:w="12240" w:h="15840"/>
          <w:pgMar w:top="1480" w:right="440" w:bottom="280" w:left="620" w:header="720" w:footer="720" w:gutter="0"/>
          <w:cols w:space="720" w:equalWidth="0">
            <w:col w:w="11180"/>
          </w:cols>
          <w:noEndnote/>
        </w:sectPr>
      </w:pPr>
    </w:p>
    <w:p w:rsidR="008516A9" w:rsidRDefault="00623C29" w:rsidP="009012AA">
      <w:pPr>
        <w:widowControl w:val="0"/>
        <w:autoSpaceDE w:val="0"/>
        <w:autoSpaceDN w:val="0"/>
        <w:adjustRightInd w:val="0"/>
        <w:spacing w:after="0"/>
        <w:ind w:left="900" w:right="-70" w:hanging="30"/>
        <w:jc w:val="both"/>
        <w:rPr>
          <w:rFonts w:ascii="Times New Roman" w:hAnsi="Times New Roman"/>
          <w:bCs/>
          <w:color w:val="191919"/>
          <w:spacing w:val="-2"/>
          <w:sz w:val="18"/>
          <w:szCs w:val="18"/>
        </w:rPr>
      </w:pPr>
      <w:r>
        <w:rPr>
          <w:rFonts w:ascii="Times New Roman" w:hAnsi="Times New Roman"/>
          <w:bCs/>
          <w:noProof/>
          <w:color w:val="191919"/>
          <w:spacing w:val="-2"/>
          <w:sz w:val="18"/>
          <w:szCs w:val="18"/>
        </w:rPr>
        <w:lastRenderedPageBreak/>
        <w:pict>
          <v:group id="_x0000_s15792" style="position:absolute;left:0;text-align:left;margin-left:-66.55pt;margin-top:-13.75pt;width:191pt;height:795.35pt;z-index:-251370496" coordorigin="-745,-62" coordsize="3820,15907">
            <v:group id="_x0000_s15793" style="position:absolute;left:-745;top:-62;width:3820;height:15907" coordorigin="-717,-62" coordsize="3820,15907">
              <v:rect id="Rectangle 2702" o:spid="_x0000_s1579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79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79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79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79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79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80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80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80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80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80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80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80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80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80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80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81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81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81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81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81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81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81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81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81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81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82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82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82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82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82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82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82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p>
    <w:p w:rsidR="009012AA" w:rsidRPr="00930000" w:rsidRDefault="008516A9" w:rsidP="008516A9">
      <w:pPr>
        <w:widowControl w:val="0"/>
        <w:autoSpaceDE w:val="0"/>
        <w:autoSpaceDN w:val="0"/>
        <w:adjustRightInd w:val="0"/>
        <w:spacing w:after="0"/>
        <w:ind w:left="270" w:right="-70" w:hanging="30"/>
        <w:jc w:val="both"/>
        <w:rPr>
          <w:rFonts w:ascii="Times New Roman" w:hAnsi="Times New Roman"/>
          <w:b/>
          <w:bCs/>
          <w:color w:val="191919"/>
          <w:spacing w:val="-2"/>
        </w:rPr>
      </w:pPr>
      <w:r w:rsidRPr="00930000">
        <w:rPr>
          <w:rFonts w:ascii="Times New Roman" w:hAnsi="Times New Roman"/>
          <w:b/>
          <w:bCs/>
          <w:color w:val="191919"/>
          <w:spacing w:val="-2"/>
        </w:rPr>
        <w:t>Grant</w:t>
      </w:r>
      <w:r w:rsidR="0023795B" w:rsidRPr="00930000">
        <w:rPr>
          <w:rFonts w:ascii="Times New Roman" w:hAnsi="Times New Roman"/>
          <w:b/>
          <w:bCs/>
          <w:color w:val="191919"/>
          <w:spacing w:val="-2"/>
        </w:rPr>
        <w:t>s</w:t>
      </w:r>
      <w:r w:rsidRPr="00930000">
        <w:rPr>
          <w:rFonts w:ascii="Times New Roman" w:hAnsi="Times New Roman"/>
          <w:b/>
          <w:bCs/>
          <w:color w:val="191919"/>
          <w:spacing w:val="-2"/>
        </w:rPr>
        <w:t>/Loan</w:t>
      </w:r>
    </w:p>
    <w:p w:rsidR="00F07148" w:rsidRPr="009B2355" w:rsidRDefault="00F07148" w:rsidP="00F07148">
      <w:pPr>
        <w:pStyle w:val="Heading2"/>
        <w:spacing w:before="0" w:line="240" w:lineRule="auto"/>
        <w:ind w:left="900" w:right="920"/>
        <w:rPr>
          <w:rFonts w:ascii="Times New Roman" w:hAnsi="Times New Roman"/>
          <w:color w:val="000000"/>
          <w:sz w:val="18"/>
          <w:szCs w:val="18"/>
        </w:rPr>
      </w:pPr>
      <w:bookmarkStart w:id="611" w:name="_Toc295058591"/>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611"/>
    </w:p>
    <w:p w:rsidR="00F07148" w:rsidRPr="009B2355" w:rsidRDefault="00F07148" w:rsidP="00F07148">
      <w:pPr>
        <w:pStyle w:val="Heading2"/>
        <w:spacing w:before="0" w:line="240" w:lineRule="auto"/>
        <w:ind w:left="900" w:right="920"/>
        <w:rPr>
          <w:rFonts w:ascii="Times New Roman" w:hAnsi="Times New Roman"/>
          <w:color w:val="000000"/>
          <w:sz w:val="18"/>
          <w:szCs w:val="18"/>
        </w:rPr>
      </w:pPr>
      <w:bookmarkStart w:id="612" w:name="_Toc295058592"/>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612"/>
    </w:p>
    <w:p w:rsidR="008516A9" w:rsidRPr="008516A9" w:rsidRDefault="008516A9" w:rsidP="008516A9">
      <w:pPr>
        <w:widowControl w:val="0"/>
        <w:autoSpaceDE w:val="0"/>
        <w:autoSpaceDN w:val="0"/>
        <w:adjustRightInd w:val="0"/>
        <w:spacing w:before="30" w:after="0" w:line="250" w:lineRule="auto"/>
        <w:ind w:left="900" w:right="7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8516A9" w:rsidRPr="00743405" w:rsidRDefault="008516A9" w:rsidP="008516A9">
      <w:pPr>
        <w:ind w:left="900" w:hanging="3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Layout w:type="fixed"/>
        <w:tblCellMar>
          <w:left w:w="115" w:type="dxa"/>
          <w:right w:w="115" w:type="dxa"/>
        </w:tblCellMar>
        <w:tblLook w:val="01E0"/>
      </w:tblPr>
      <w:tblGrid>
        <w:gridCol w:w="5508"/>
        <w:gridCol w:w="4068"/>
      </w:tblGrid>
      <w:tr w:rsidR="008516A9" w:rsidRPr="00743405" w:rsidTr="00216684">
        <w:trPr>
          <w:trHeight w:val="144"/>
        </w:trPr>
        <w:tc>
          <w:tcPr>
            <w:tcW w:w="5508" w:type="dxa"/>
          </w:tcPr>
          <w:p w:rsidR="008516A9" w:rsidRPr="00743405" w:rsidRDefault="008516A9" w:rsidP="008D71A1">
            <w:pPr>
              <w:spacing w:after="0"/>
              <w:ind w:left="1354"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8516A9" w:rsidRPr="00743405" w:rsidRDefault="008516A9" w:rsidP="008D71A1">
            <w:pPr>
              <w:spacing w:after="0"/>
              <w:ind w:left="907" w:hanging="18"/>
              <w:rPr>
                <w:rFonts w:ascii="Times New Roman" w:hAnsi="Times New Roman"/>
                <w:sz w:val="18"/>
                <w:szCs w:val="18"/>
              </w:rPr>
            </w:pPr>
            <w:r w:rsidRPr="002901C9">
              <w:rPr>
                <w:rFonts w:ascii="Times New Roman" w:hAnsi="Times New Roman"/>
                <w:sz w:val="18"/>
                <w:szCs w:val="18"/>
              </w:rPr>
              <w:t>6. Subsidized Stafford Loan</w:t>
            </w:r>
          </w:p>
        </w:tc>
      </w:tr>
      <w:tr w:rsidR="008516A9" w:rsidRPr="00743405" w:rsidTr="00216684">
        <w:trPr>
          <w:trHeight w:val="144"/>
        </w:trPr>
        <w:tc>
          <w:tcPr>
            <w:tcW w:w="5508" w:type="dxa"/>
          </w:tcPr>
          <w:p w:rsidR="008516A9" w:rsidRPr="00743405" w:rsidRDefault="008516A9" w:rsidP="008D71A1">
            <w:pPr>
              <w:spacing w:after="0"/>
              <w:ind w:left="1354"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8516A9" w:rsidRPr="00743405" w:rsidRDefault="008516A9" w:rsidP="008D71A1">
            <w:pPr>
              <w:spacing w:after="0"/>
              <w:ind w:left="907" w:hanging="18"/>
              <w:rPr>
                <w:rFonts w:ascii="Times New Roman" w:hAnsi="Times New Roman"/>
                <w:sz w:val="18"/>
                <w:szCs w:val="18"/>
              </w:rPr>
            </w:pPr>
            <w:r w:rsidRPr="002901C9">
              <w:rPr>
                <w:rFonts w:ascii="Times New Roman" w:hAnsi="Times New Roman"/>
                <w:sz w:val="18"/>
                <w:szCs w:val="18"/>
              </w:rPr>
              <w:t>7. Perkins Loan</w:t>
            </w:r>
          </w:p>
        </w:tc>
      </w:tr>
      <w:tr w:rsidR="008516A9" w:rsidRPr="00743405" w:rsidTr="00216684">
        <w:trPr>
          <w:trHeight w:val="144"/>
        </w:trPr>
        <w:tc>
          <w:tcPr>
            <w:tcW w:w="5508" w:type="dxa"/>
          </w:tcPr>
          <w:p w:rsidR="008516A9" w:rsidRPr="00743405" w:rsidRDefault="008516A9" w:rsidP="008D71A1">
            <w:pPr>
              <w:spacing w:after="0"/>
              <w:ind w:left="1354"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8516A9" w:rsidRPr="00743405" w:rsidRDefault="008516A9" w:rsidP="008D71A1">
            <w:pPr>
              <w:spacing w:after="0"/>
              <w:ind w:left="907" w:hanging="18"/>
              <w:rPr>
                <w:rFonts w:ascii="Times New Roman" w:hAnsi="Times New Roman"/>
                <w:sz w:val="18"/>
                <w:szCs w:val="18"/>
              </w:rPr>
            </w:pPr>
            <w:r w:rsidRPr="002901C9">
              <w:rPr>
                <w:rFonts w:ascii="Times New Roman" w:hAnsi="Times New Roman"/>
                <w:sz w:val="18"/>
                <w:szCs w:val="18"/>
              </w:rPr>
              <w:t>8. Parent Plus (Graduate Student)</w:t>
            </w:r>
          </w:p>
        </w:tc>
      </w:tr>
      <w:tr w:rsidR="008516A9" w:rsidRPr="00743405" w:rsidTr="00216684">
        <w:trPr>
          <w:trHeight w:val="144"/>
        </w:trPr>
        <w:tc>
          <w:tcPr>
            <w:tcW w:w="5508" w:type="dxa"/>
          </w:tcPr>
          <w:p w:rsidR="008516A9" w:rsidRPr="00743405" w:rsidRDefault="008516A9" w:rsidP="008D71A1">
            <w:pPr>
              <w:spacing w:after="0"/>
              <w:ind w:left="1354"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8516A9" w:rsidRPr="00743405" w:rsidRDefault="008516A9" w:rsidP="008D71A1">
            <w:pPr>
              <w:spacing w:after="0"/>
              <w:ind w:left="907" w:hanging="18"/>
              <w:rPr>
                <w:rFonts w:ascii="Times New Roman" w:hAnsi="Times New Roman"/>
                <w:sz w:val="18"/>
                <w:szCs w:val="18"/>
              </w:rPr>
            </w:pPr>
            <w:r w:rsidRPr="002901C9">
              <w:rPr>
                <w:rFonts w:ascii="Times New Roman" w:hAnsi="Times New Roman"/>
                <w:sz w:val="18"/>
                <w:szCs w:val="18"/>
              </w:rPr>
              <w:t>9. Parent Plus Loan (Parent)</w:t>
            </w:r>
          </w:p>
        </w:tc>
      </w:tr>
      <w:tr w:rsidR="008516A9" w:rsidRPr="00743405" w:rsidTr="00216684">
        <w:trPr>
          <w:trHeight w:val="144"/>
        </w:trPr>
        <w:tc>
          <w:tcPr>
            <w:tcW w:w="5508" w:type="dxa"/>
          </w:tcPr>
          <w:p w:rsidR="008516A9" w:rsidRPr="00743405" w:rsidRDefault="008516A9" w:rsidP="008D71A1">
            <w:pPr>
              <w:spacing w:after="0"/>
              <w:ind w:left="1354"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8516A9" w:rsidRPr="00743405" w:rsidRDefault="008516A9" w:rsidP="008D71A1">
            <w:pPr>
              <w:spacing w:after="0"/>
              <w:ind w:left="907"/>
              <w:rPr>
                <w:rFonts w:ascii="Times New Roman" w:hAnsi="Times New Roman"/>
                <w:sz w:val="18"/>
                <w:szCs w:val="18"/>
              </w:rPr>
            </w:pPr>
          </w:p>
        </w:tc>
      </w:tr>
    </w:tbl>
    <w:p w:rsidR="008516A9" w:rsidRPr="008516A9" w:rsidRDefault="008516A9" w:rsidP="008516A9">
      <w:pPr>
        <w:widowControl w:val="0"/>
        <w:autoSpaceDE w:val="0"/>
        <w:autoSpaceDN w:val="0"/>
        <w:adjustRightInd w:val="0"/>
        <w:spacing w:before="30" w:after="0" w:line="250" w:lineRule="auto"/>
        <w:ind w:left="900" w:right="7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23795B" w:rsidRDefault="0023795B" w:rsidP="008516A9">
      <w:pPr>
        <w:pStyle w:val="Heading2"/>
        <w:spacing w:before="0" w:line="240" w:lineRule="auto"/>
        <w:ind w:left="900"/>
        <w:rPr>
          <w:rFonts w:ascii="Times New Roman" w:hAnsi="Times New Roman"/>
          <w:bCs w:val="0"/>
          <w:color w:val="191919"/>
          <w:spacing w:val="-2"/>
        </w:rPr>
      </w:pPr>
    </w:p>
    <w:p w:rsidR="008516A9" w:rsidRPr="009B2355" w:rsidRDefault="008516A9" w:rsidP="008516A9">
      <w:pPr>
        <w:pStyle w:val="Heading2"/>
        <w:spacing w:before="0" w:line="240" w:lineRule="auto"/>
        <w:ind w:left="900"/>
        <w:rPr>
          <w:rFonts w:ascii="Times New Roman" w:hAnsi="Times New Roman"/>
          <w:color w:val="000000"/>
          <w:sz w:val="16"/>
          <w:szCs w:val="16"/>
        </w:rPr>
      </w:pPr>
      <w:bookmarkStart w:id="613" w:name="_Toc295058593"/>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613"/>
    </w:p>
    <w:p w:rsidR="008516A9" w:rsidRPr="00200513" w:rsidRDefault="0023795B" w:rsidP="00200513">
      <w:pPr>
        <w:pStyle w:val="Heading2"/>
        <w:spacing w:before="0" w:line="240" w:lineRule="auto"/>
        <w:ind w:left="900"/>
        <w:rPr>
          <w:rFonts w:ascii="Times New Roman" w:hAnsi="Times New Roman"/>
          <w:color w:val="262626" w:themeColor="text1" w:themeTint="D9"/>
          <w:sz w:val="18"/>
          <w:szCs w:val="18"/>
        </w:rPr>
      </w:pPr>
      <w:bookmarkStart w:id="614" w:name="_Toc295058594"/>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614"/>
    </w:p>
    <w:p w:rsidR="008516A9" w:rsidRDefault="008516A9" w:rsidP="0023795B">
      <w:pPr>
        <w:widowControl w:val="0"/>
        <w:autoSpaceDE w:val="0"/>
        <w:autoSpaceDN w:val="0"/>
        <w:adjustRightInd w:val="0"/>
        <w:spacing w:after="0"/>
        <w:ind w:left="907" w:right="7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 xml:space="preserve">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w:t>
      </w:r>
      <w:r w:rsidR="00A44BB7" w:rsidRPr="008516A9">
        <w:rPr>
          <w:rFonts w:ascii="Times New Roman" w:hAnsi="Times New Roman"/>
          <w:color w:val="191919"/>
          <w:spacing w:val="-2"/>
          <w:sz w:val="18"/>
          <w:szCs w:val="18"/>
        </w:rPr>
        <w:t>Registrar’s</w:t>
      </w:r>
      <w:r w:rsidRPr="008516A9">
        <w:rPr>
          <w:rFonts w:ascii="Times New Roman" w:hAnsi="Times New Roman"/>
          <w:color w:val="191919"/>
          <w:spacing w:val="-2"/>
          <w:sz w:val="18"/>
          <w:szCs w:val="18"/>
        </w:rPr>
        <w:t xml:space="preserve"> Office as soon as you decide to leave.</w:t>
      </w:r>
    </w:p>
    <w:p w:rsidR="0023795B" w:rsidRPr="008516A9" w:rsidRDefault="0023795B" w:rsidP="0023795B">
      <w:pPr>
        <w:widowControl w:val="0"/>
        <w:autoSpaceDE w:val="0"/>
        <w:autoSpaceDN w:val="0"/>
        <w:adjustRightInd w:val="0"/>
        <w:spacing w:after="0"/>
        <w:ind w:left="907" w:right="70" w:firstLine="0"/>
        <w:jc w:val="both"/>
        <w:rPr>
          <w:rFonts w:ascii="Times New Roman" w:hAnsi="Times New Roman"/>
          <w:color w:val="191919"/>
          <w:spacing w:val="-2"/>
          <w:sz w:val="18"/>
          <w:szCs w:val="18"/>
        </w:rPr>
      </w:pPr>
    </w:p>
    <w:p w:rsidR="008516A9" w:rsidRPr="00200513" w:rsidRDefault="0023795B" w:rsidP="00200513">
      <w:pPr>
        <w:pStyle w:val="Heading2"/>
        <w:spacing w:before="0" w:line="240" w:lineRule="auto"/>
        <w:ind w:left="900"/>
        <w:rPr>
          <w:rFonts w:ascii="Times New Roman" w:hAnsi="Times New Roman"/>
          <w:color w:val="262626" w:themeColor="text1" w:themeTint="D9"/>
          <w:sz w:val="18"/>
          <w:szCs w:val="18"/>
        </w:rPr>
      </w:pPr>
      <w:bookmarkStart w:id="615" w:name="_Toc295058595"/>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615"/>
    </w:p>
    <w:p w:rsidR="008516A9" w:rsidRDefault="008516A9" w:rsidP="008516A9">
      <w:pPr>
        <w:widowControl w:val="0"/>
        <w:autoSpaceDE w:val="0"/>
        <w:autoSpaceDN w:val="0"/>
        <w:adjustRightInd w:val="0"/>
        <w:spacing w:before="30" w:after="0" w:line="250" w:lineRule="auto"/>
        <w:ind w:left="900" w:right="7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8516A9" w:rsidRDefault="008516A9" w:rsidP="008516A9">
      <w:pPr>
        <w:widowControl w:val="0"/>
        <w:autoSpaceDE w:val="0"/>
        <w:autoSpaceDN w:val="0"/>
        <w:adjustRightInd w:val="0"/>
        <w:spacing w:before="30" w:after="0" w:line="250" w:lineRule="auto"/>
        <w:ind w:left="900" w:right="7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8516A9" w:rsidRDefault="008516A9" w:rsidP="008516A9">
      <w:pPr>
        <w:widowControl w:val="0"/>
        <w:autoSpaceDE w:val="0"/>
        <w:autoSpaceDN w:val="0"/>
        <w:adjustRightInd w:val="0"/>
        <w:spacing w:before="30" w:after="0" w:line="250" w:lineRule="auto"/>
        <w:ind w:left="900" w:right="70" w:hanging="30"/>
        <w:jc w:val="both"/>
        <w:rPr>
          <w:rFonts w:ascii="Times New Roman" w:hAnsi="Times New Roman"/>
          <w:b/>
          <w:color w:val="191919"/>
          <w:spacing w:val="-2"/>
          <w:sz w:val="18"/>
          <w:szCs w:val="18"/>
        </w:rPr>
      </w:pPr>
    </w:p>
    <w:p w:rsidR="00216684" w:rsidRPr="00200513" w:rsidRDefault="0023795B" w:rsidP="00200513">
      <w:pPr>
        <w:pStyle w:val="Heading2"/>
        <w:spacing w:before="0" w:line="240" w:lineRule="auto"/>
        <w:ind w:left="900"/>
        <w:rPr>
          <w:rFonts w:ascii="Times New Roman" w:hAnsi="Times New Roman"/>
          <w:color w:val="262626" w:themeColor="text1" w:themeTint="D9"/>
          <w:sz w:val="18"/>
          <w:szCs w:val="18"/>
        </w:rPr>
      </w:pPr>
      <w:bookmarkStart w:id="616" w:name="_Toc295058596"/>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616"/>
    </w:p>
    <w:p w:rsidR="00216684" w:rsidRPr="002901C9" w:rsidRDefault="00216684" w:rsidP="0023795B">
      <w:pPr>
        <w:spacing w:after="0"/>
        <w:ind w:left="907" w:right="14"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216684" w:rsidRPr="002901C9" w:rsidRDefault="00216684" w:rsidP="00216684">
      <w:pPr>
        <w:ind w:left="900" w:right="2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216684" w:rsidRPr="00200513" w:rsidRDefault="0023795B" w:rsidP="00200513">
      <w:pPr>
        <w:pStyle w:val="Heading2"/>
        <w:spacing w:before="0" w:line="240" w:lineRule="auto"/>
        <w:ind w:left="900"/>
        <w:rPr>
          <w:rFonts w:ascii="Times New Roman" w:hAnsi="Times New Roman"/>
          <w:color w:val="262626" w:themeColor="text1" w:themeTint="D9"/>
          <w:sz w:val="18"/>
          <w:szCs w:val="18"/>
        </w:rPr>
      </w:pPr>
      <w:bookmarkStart w:id="617" w:name="_Toc295058597"/>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617"/>
    </w:p>
    <w:p w:rsidR="00216684" w:rsidRPr="00743405" w:rsidRDefault="00216684" w:rsidP="00216684">
      <w:pPr>
        <w:ind w:left="900" w:right="2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Look w:val="01E0"/>
      </w:tblPr>
      <w:tblGrid>
        <w:gridCol w:w="3708"/>
        <w:gridCol w:w="5148"/>
      </w:tblGrid>
      <w:tr w:rsidR="00216684" w:rsidRPr="00743405" w:rsidTr="00883B2B">
        <w:tc>
          <w:tcPr>
            <w:tcW w:w="3708" w:type="dxa"/>
          </w:tcPr>
          <w:p w:rsidR="00216684" w:rsidRPr="00743405" w:rsidRDefault="00216684" w:rsidP="008D71A1">
            <w:pPr>
              <w:spacing w:after="0"/>
              <w:ind w:left="907" w:right="14" w:firstLine="86"/>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216684" w:rsidRPr="00743405" w:rsidRDefault="00216684" w:rsidP="008D71A1">
            <w:pPr>
              <w:spacing w:after="0"/>
              <w:ind w:left="892" w:right="14" w:hanging="14"/>
              <w:jc w:val="both"/>
              <w:rPr>
                <w:rFonts w:ascii="Times New Roman" w:hAnsi="Times New Roman"/>
                <w:sz w:val="18"/>
                <w:szCs w:val="18"/>
              </w:rPr>
            </w:pPr>
            <w:r w:rsidRPr="002901C9">
              <w:rPr>
                <w:rFonts w:ascii="Times New Roman" w:hAnsi="Times New Roman"/>
                <w:sz w:val="18"/>
                <w:szCs w:val="18"/>
              </w:rPr>
              <w:t>6. Pell Grant</w:t>
            </w:r>
          </w:p>
        </w:tc>
      </w:tr>
      <w:tr w:rsidR="00216684" w:rsidRPr="00743405" w:rsidTr="00883B2B">
        <w:tc>
          <w:tcPr>
            <w:tcW w:w="3708" w:type="dxa"/>
          </w:tcPr>
          <w:p w:rsidR="00216684" w:rsidRPr="00743405" w:rsidRDefault="00216684" w:rsidP="008D71A1">
            <w:pPr>
              <w:spacing w:after="0"/>
              <w:ind w:left="907" w:right="14" w:firstLine="86"/>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216684" w:rsidRPr="00743405" w:rsidRDefault="00216684" w:rsidP="008D71A1">
            <w:pPr>
              <w:spacing w:after="0"/>
              <w:ind w:left="892" w:right="14" w:hanging="14"/>
              <w:jc w:val="both"/>
              <w:rPr>
                <w:rFonts w:ascii="Times New Roman" w:hAnsi="Times New Roman"/>
                <w:sz w:val="18"/>
                <w:szCs w:val="18"/>
              </w:rPr>
            </w:pPr>
            <w:r w:rsidRPr="002901C9">
              <w:rPr>
                <w:rFonts w:ascii="Times New Roman" w:hAnsi="Times New Roman"/>
                <w:sz w:val="18"/>
                <w:szCs w:val="18"/>
              </w:rPr>
              <w:t>7. Academic Competitiveness Grant</w:t>
            </w:r>
          </w:p>
        </w:tc>
      </w:tr>
      <w:tr w:rsidR="00216684" w:rsidRPr="00743405" w:rsidTr="00883B2B">
        <w:tc>
          <w:tcPr>
            <w:tcW w:w="3708" w:type="dxa"/>
          </w:tcPr>
          <w:p w:rsidR="00216684" w:rsidRPr="00743405" w:rsidRDefault="00216684" w:rsidP="008D71A1">
            <w:pPr>
              <w:spacing w:after="0"/>
              <w:ind w:left="907" w:right="14" w:firstLine="86"/>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216684" w:rsidRPr="00743405" w:rsidRDefault="00216684" w:rsidP="008D71A1">
            <w:pPr>
              <w:spacing w:after="0"/>
              <w:ind w:left="892" w:right="14" w:hanging="14"/>
              <w:jc w:val="both"/>
              <w:rPr>
                <w:rFonts w:ascii="Times New Roman" w:hAnsi="Times New Roman"/>
                <w:sz w:val="18"/>
                <w:szCs w:val="18"/>
              </w:rPr>
            </w:pPr>
            <w:r w:rsidRPr="002901C9">
              <w:rPr>
                <w:rFonts w:ascii="Times New Roman" w:hAnsi="Times New Roman"/>
                <w:sz w:val="18"/>
                <w:szCs w:val="18"/>
              </w:rPr>
              <w:t>8. National SMART Grant</w:t>
            </w:r>
          </w:p>
        </w:tc>
      </w:tr>
      <w:tr w:rsidR="00216684" w:rsidRPr="00743405" w:rsidTr="00883B2B">
        <w:tc>
          <w:tcPr>
            <w:tcW w:w="3708" w:type="dxa"/>
          </w:tcPr>
          <w:p w:rsidR="00216684" w:rsidRPr="00743405" w:rsidRDefault="00216684" w:rsidP="008D71A1">
            <w:pPr>
              <w:spacing w:after="0"/>
              <w:ind w:left="907" w:right="14" w:firstLine="86"/>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216684" w:rsidRPr="00743405" w:rsidRDefault="00216684" w:rsidP="008D71A1">
            <w:pPr>
              <w:spacing w:after="0"/>
              <w:ind w:left="892" w:right="14" w:hanging="14"/>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216684" w:rsidRPr="00743405" w:rsidTr="00883B2B">
        <w:tc>
          <w:tcPr>
            <w:tcW w:w="3708" w:type="dxa"/>
          </w:tcPr>
          <w:p w:rsidR="00216684" w:rsidRPr="00743405" w:rsidRDefault="00216684" w:rsidP="008D71A1">
            <w:pPr>
              <w:spacing w:after="0"/>
              <w:ind w:left="907" w:right="14" w:firstLine="86"/>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216684" w:rsidRPr="00743405" w:rsidRDefault="00216684" w:rsidP="008D71A1">
            <w:pPr>
              <w:spacing w:after="0"/>
              <w:ind w:left="892" w:right="14" w:hanging="14"/>
              <w:jc w:val="both"/>
              <w:rPr>
                <w:rFonts w:ascii="Times New Roman" w:hAnsi="Times New Roman"/>
                <w:sz w:val="18"/>
                <w:szCs w:val="18"/>
              </w:rPr>
            </w:pPr>
          </w:p>
        </w:tc>
      </w:tr>
    </w:tbl>
    <w:p w:rsidR="00216684" w:rsidRPr="00743405" w:rsidRDefault="00216684" w:rsidP="00216684">
      <w:pPr>
        <w:ind w:left="900" w:right="2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216684" w:rsidRPr="00743405" w:rsidRDefault="00216684" w:rsidP="00216684">
      <w:pPr>
        <w:ind w:left="900" w:right="2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sidR="00A44BB7">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0A7810" w:rsidRDefault="00216684" w:rsidP="006F35D7">
      <w:pPr>
        <w:spacing w:after="0"/>
        <w:ind w:left="907" w:right="14" w:firstLine="0"/>
        <w:jc w:val="both"/>
        <w:rPr>
          <w:rFonts w:ascii="Century Gothic" w:hAnsi="Century Gothic" w:cs="Century Gothic"/>
          <w:color w:val="000000"/>
          <w:sz w:val="36"/>
          <w:szCs w:val="36"/>
        </w:rPr>
      </w:pPr>
      <w:r w:rsidRPr="002901C9">
        <w:rPr>
          <w:rFonts w:ascii="Times New Roman" w:hAnsi="Times New Roman"/>
          <w:sz w:val="18"/>
          <w:szCs w:val="18"/>
        </w:rPr>
        <w:t xml:space="preserve">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 </w:t>
      </w:r>
      <w:r w:rsidR="006F35D7">
        <w:rPr>
          <w:rFonts w:ascii="Times New Roman" w:hAnsi="Times New Roman"/>
          <w:sz w:val="18"/>
          <w:szCs w:val="18"/>
        </w:rPr>
        <w:t xml:space="preserve"> </w:t>
      </w:r>
    </w:p>
    <w:p w:rsidR="000A7810" w:rsidRDefault="000A7810" w:rsidP="000D42BE">
      <w:pPr>
        <w:widowControl w:val="0"/>
        <w:tabs>
          <w:tab w:val="left" w:pos="10660"/>
        </w:tabs>
        <w:autoSpaceDE w:val="0"/>
        <w:autoSpaceDN w:val="0"/>
        <w:adjustRightInd w:val="0"/>
        <w:spacing w:after="0" w:line="451" w:lineRule="exact"/>
        <w:ind w:left="900"/>
        <w:rPr>
          <w:rFonts w:ascii="Century Gothic" w:hAnsi="Century Gothic" w:cs="Century Gothic"/>
          <w:color w:val="000000"/>
          <w:sz w:val="36"/>
          <w:szCs w:val="36"/>
        </w:rPr>
        <w:sectPr w:rsidR="000A7810" w:rsidSect="0050315D">
          <w:pgSz w:w="12240" w:h="15840"/>
          <w:pgMar w:top="270" w:right="440" w:bottom="270" w:left="620" w:header="720" w:footer="288" w:gutter="0"/>
          <w:cols w:space="720" w:equalWidth="0">
            <w:col w:w="11180"/>
          </w:cols>
          <w:noEndnote/>
          <w:docGrid w:linePitch="299"/>
        </w:sectPr>
      </w:pPr>
    </w:p>
    <w:p w:rsidR="000A7810" w:rsidDel="00D27B53" w:rsidRDefault="000A7810" w:rsidP="000D42BE">
      <w:pPr>
        <w:widowControl w:val="0"/>
        <w:autoSpaceDE w:val="0"/>
        <w:autoSpaceDN w:val="0"/>
        <w:adjustRightInd w:val="0"/>
        <w:spacing w:before="44" w:after="0" w:line="117" w:lineRule="exact"/>
        <w:ind w:left="900"/>
        <w:rPr>
          <w:del w:id="618" w:author="kmlaster" w:date="2011-04-11T15:41:00Z"/>
          <w:rFonts w:ascii="Tahoma" w:hAnsi="Tahoma" w:cs="Tahoma"/>
          <w:color w:val="000000"/>
          <w:sz w:val="10"/>
          <w:szCs w:val="10"/>
        </w:rPr>
        <w:sectPr w:rsidR="000A7810" w:rsidDel="00D27B53" w:rsidSect="0050315D">
          <w:pgSz w:w="12240" w:h="15840"/>
          <w:pgMar w:top="420" w:right="420" w:bottom="280" w:left="580" w:header="720" w:footer="288" w:gutter="0"/>
          <w:cols w:space="720" w:equalWidth="0">
            <w:col w:w="662" w:space="174"/>
          </w:cols>
          <w:noEndnote/>
          <w:docGrid w:linePitch="299"/>
        </w:sectPr>
      </w:pPr>
    </w:p>
    <w:tbl>
      <w:tblPr>
        <w:tblW w:w="0" w:type="auto"/>
        <w:tblInd w:w="286" w:type="dxa"/>
        <w:tblLayout w:type="fixed"/>
        <w:tblCellMar>
          <w:left w:w="0" w:type="dxa"/>
          <w:right w:w="0" w:type="dxa"/>
        </w:tblCellMar>
        <w:tblLook w:val="0000"/>
      </w:tblPr>
      <w:tblGrid>
        <w:gridCol w:w="431"/>
        <w:gridCol w:w="748"/>
        <w:gridCol w:w="673"/>
        <w:gridCol w:w="644"/>
        <w:gridCol w:w="665"/>
        <w:gridCol w:w="669"/>
        <w:gridCol w:w="682"/>
        <w:gridCol w:w="670"/>
        <w:gridCol w:w="670"/>
        <w:gridCol w:w="669"/>
        <w:gridCol w:w="670"/>
        <w:gridCol w:w="669"/>
        <w:gridCol w:w="641"/>
        <w:tblGridChange w:id="619">
          <w:tblGrid>
            <w:gridCol w:w="394"/>
            <w:gridCol w:w="37"/>
            <w:gridCol w:w="394"/>
            <w:gridCol w:w="354"/>
            <w:gridCol w:w="394"/>
            <w:gridCol w:w="279"/>
            <w:gridCol w:w="394"/>
            <w:gridCol w:w="250"/>
            <w:gridCol w:w="394"/>
            <w:gridCol w:w="271"/>
            <w:gridCol w:w="394"/>
            <w:gridCol w:w="275"/>
            <w:gridCol w:w="394"/>
            <w:gridCol w:w="288"/>
            <w:gridCol w:w="394"/>
            <w:gridCol w:w="276"/>
            <w:gridCol w:w="394"/>
            <w:gridCol w:w="276"/>
            <w:gridCol w:w="394"/>
            <w:gridCol w:w="275"/>
            <w:gridCol w:w="394"/>
            <w:gridCol w:w="276"/>
            <w:gridCol w:w="394"/>
            <w:gridCol w:w="275"/>
            <w:gridCol w:w="394"/>
            <w:gridCol w:w="247"/>
            <w:gridCol w:w="394"/>
          </w:tblGrid>
        </w:tblGridChange>
      </w:tblGrid>
      <w:tr w:rsidR="000A7810" w:rsidRPr="007A7452" w:rsidDel="00D27B53" w:rsidTr="00A82F11">
        <w:trPr>
          <w:trHeight w:hRule="exact" w:val="237"/>
          <w:del w:id="620" w:author="kmlaster" w:date="2011-04-11T15:41:00Z"/>
        </w:trPr>
        <w:tc>
          <w:tcPr>
            <w:tcW w:w="431" w:type="dxa"/>
            <w:tcBorders>
              <w:top w:val="nil"/>
              <w:left w:val="nil"/>
              <w:bottom w:val="nil"/>
              <w:right w:val="nil"/>
            </w:tcBorders>
          </w:tcPr>
          <w:p w:rsidR="000A7810" w:rsidRPr="007A7452" w:rsidDel="00D27B53" w:rsidRDefault="00623C29" w:rsidP="000D42BE">
            <w:pPr>
              <w:widowControl w:val="0"/>
              <w:autoSpaceDE w:val="0"/>
              <w:autoSpaceDN w:val="0"/>
              <w:adjustRightInd w:val="0"/>
              <w:spacing w:before="63" w:after="0"/>
              <w:ind w:left="900"/>
              <w:rPr>
                <w:del w:id="621" w:author="kmlaster" w:date="2011-04-11T15:41:00Z"/>
                <w:rFonts w:ascii="Times New Roman" w:hAnsi="Times New Roman"/>
                <w:sz w:val="24"/>
                <w:szCs w:val="24"/>
              </w:rPr>
            </w:pPr>
            <w:del w:id="622" w:author="kmlaster" w:date="2011-04-11T15:41:00Z">
              <w:r w:rsidRPr="00623C29">
                <w:rPr>
                  <w:rFonts w:ascii="Calibri" w:hAnsi="Calibri"/>
                  <w:noProof/>
                  <w:lang w:eastAsia="en-US"/>
                </w:rPr>
                <w:pict>
                  <v:shape id="Text Box 1065" o:spid="_x0000_s1223" type="#_x0000_t202" style="position:absolute;left:0;text-align:left;margin-left:579.15pt;margin-top:49.1pt;width:12pt;height:63.8pt;z-index:-2516346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" o:allowincell="f" filled="f" stroked="f">
                    <v:textbox style="layout-flow:vertical;mso-next-textbox:#Text Box 1065"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7A7452" w:rsidDel="00D27B53">
                <w:rPr>
                  <w:rFonts w:ascii="Tahoma" w:hAnsi="Tahoma" w:cs="Tahoma"/>
                  <w:color w:val="191919"/>
                  <w:sz w:val="10"/>
                  <w:szCs w:val="10"/>
                </w:rPr>
                <w:delText>Hours</w:delText>
              </w:r>
            </w:del>
          </w:p>
        </w:tc>
        <w:tc>
          <w:tcPr>
            <w:tcW w:w="748"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ight="228"/>
              <w:jc w:val="center"/>
              <w:rPr>
                <w:del w:id="623" w:author="kmlaster" w:date="2011-04-11T15:41:00Z"/>
                <w:rFonts w:ascii="Times New Roman" w:hAnsi="Times New Roman"/>
                <w:sz w:val="24"/>
                <w:szCs w:val="24"/>
              </w:rPr>
            </w:pPr>
            <w:del w:id="624" w:author="kmlaster" w:date="2011-04-11T15:41:00Z">
              <w:r w:rsidRPr="007A7452" w:rsidDel="00D27B53">
                <w:rPr>
                  <w:rFonts w:ascii="Tahoma" w:hAnsi="Tahoma" w:cs="Tahoma"/>
                  <w:color w:val="191919"/>
                  <w:sz w:val="10"/>
                  <w:szCs w:val="10"/>
                </w:rPr>
                <w:delText>ition</w:delText>
              </w:r>
            </w:del>
          </w:p>
        </w:tc>
        <w:tc>
          <w:tcPr>
            <w:tcW w:w="673"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25" w:author="kmlaster" w:date="2011-04-11T15:41:00Z"/>
                <w:rFonts w:ascii="Times New Roman" w:hAnsi="Times New Roman"/>
                <w:sz w:val="24"/>
                <w:szCs w:val="24"/>
              </w:rPr>
            </w:pPr>
            <w:del w:id="626" w:author="kmlaster" w:date="2011-04-11T15:41:00Z">
              <w:r w:rsidRPr="007A7452" w:rsidDel="00D27B53">
                <w:rPr>
                  <w:rFonts w:ascii="Tahoma" w:hAnsi="Tahoma" w:cs="Tahoma"/>
                  <w:color w:val="191919"/>
                  <w:sz w:val="10"/>
                  <w:szCs w:val="10"/>
                </w:rPr>
                <w:delText xml:space="preserve">Health </w:delText>
              </w:r>
              <w:r w:rsidRPr="007A7452" w:rsidDel="00D27B53">
                <w:rPr>
                  <w:rFonts w:ascii="Tahoma" w:hAnsi="Tahoma" w:cs="Tahoma"/>
                  <w:color w:val="191919"/>
                  <w:spacing w:val="-2"/>
                  <w:sz w:val="10"/>
                  <w:szCs w:val="10"/>
                </w:rPr>
                <w:delText>F</w:delText>
              </w:r>
              <w:r w:rsidRPr="007A7452" w:rsidDel="00D27B53">
                <w:rPr>
                  <w:rFonts w:ascii="Tahoma" w:hAnsi="Tahoma" w:cs="Tahoma"/>
                  <w:color w:val="191919"/>
                  <w:sz w:val="10"/>
                  <w:szCs w:val="10"/>
                </w:rPr>
                <w:delText>ee</w:delText>
              </w:r>
            </w:del>
          </w:p>
        </w:tc>
        <w:tc>
          <w:tcPr>
            <w:tcW w:w="644"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27" w:author="kmlaster" w:date="2011-04-11T15:41:00Z"/>
                <w:rFonts w:ascii="Times New Roman" w:hAnsi="Times New Roman"/>
                <w:sz w:val="24"/>
                <w:szCs w:val="24"/>
              </w:rPr>
            </w:pPr>
            <w:del w:id="628" w:author="kmlaster" w:date="2011-04-11T15:41:00Z">
              <w:r w:rsidRPr="007A7452" w:rsidDel="00D27B53">
                <w:rPr>
                  <w:rFonts w:ascii="Tahoma" w:hAnsi="Tahoma" w:cs="Tahoma"/>
                  <w:color w:val="191919"/>
                  <w:sz w:val="10"/>
                  <w:szCs w:val="10"/>
                </w:rPr>
                <w:delText>tivi</w:delText>
              </w:r>
              <w:r w:rsidRPr="007A7452" w:rsidDel="00D27B53">
                <w:rPr>
                  <w:rFonts w:ascii="Tahoma" w:hAnsi="Tahoma" w:cs="Tahoma"/>
                  <w:color w:val="191919"/>
                  <w:spacing w:val="-1"/>
                  <w:sz w:val="10"/>
                  <w:szCs w:val="10"/>
                </w:rPr>
                <w:delText>t</w:delText>
              </w:r>
              <w:r w:rsidRPr="007A7452" w:rsidDel="00D27B53">
                <w:rPr>
                  <w:rFonts w:ascii="Tahoma" w:hAnsi="Tahoma" w:cs="Tahoma"/>
                  <w:color w:val="191919"/>
                  <w:sz w:val="10"/>
                  <w:szCs w:val="10"/>
                </w:rPr>
                <w:delText xml:space="preserve">y </w:delText>
              </w:r>
              <w:r w:rsidRPr="007A7452" w:rsidDel="00D27B53">
                <w:rPr>
                  <w:rFonts w:ascii="Tahoma" w:hAnsi="Tahoma" w:cs="Tahoma"/>
                  <w:color w:val="191919"/>
                  <w:spacing w:val="-2"/>
                  <w:sz w:val="10"/>
                  <w:szCs w:val="10"/>
                </w:rPr>
                <w:delText>F</w:delText>
              </w:r>
              <w:r w:rsidRPr="007A7452" w:rsidDel="00D27B53">
                <w:rPr>
                  <w:rFonts w:ascii="Tahoma" w:hAnsi="Tahoma" w:cs="Tahoma"/>
                  <w:color w:val="191919"/>
                  <w:sz w:val="10"/>
                  <w:szCs w:val="10"/>
                </w:rPr>
                <w:delText>ee</w:delText>
              </w:r>
            </w:del>
          </w:p>
        </w:tc>
        <w:tc>
          <w:tcPr>
            <w:tcW w:w="665"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29" w:author="kmlaster" w:date="2011-04-11T15:41:00Z"/>
                <w:rFonts w:ascii="Times New Roman" w:hAnsi="Times New Roman"/>
                <w:sz w:val="24"/>
                <w:szCs w:val="24"/>
              </w:rPr>
            </w:pPr>
            <w:del w:id="630" w:author="kmlaster" w:date="2011-04-11T15:41:00Z">
              <w:r w:rsidRPr="007A7452" w:rsidDel="00D27B53">
                <w:rPr>
                  <w:rFonts w:ascii="Tahoma" w:hAnsi="Tahoma" w:cs="Tahoma"/>
                  <w:color w:val="191919"/>
                  <w:sz w:val="10"/>
                  <w:szCs w:val="10"/>
                </w:rPr>
                <w:delText xml:space="preserve">letic </w:delText>
              </w:r>
              <w:r w:rsidRPr="007A7452" w:rsidDel="00D27B53">
                <w:rPr>
                  <w:rFonts w:ascii="Tahoma" w:hAnsi="Tahoma" w:cs="Tahoma"/>
                  <w:color w:val="191919"/>
                  <w:spacing w:val="-2"/>
                  <w:sz w:val="10"/>
                  <w:szCs w:val="10"/>
                </w:rPr>
                <w:delText>F</w:delText>
              </w:r>
              <w:r w:rsidRPr="007A7452" w:rsidDel="00D27B53">
                <w:rPr>
                  <w:rFonts w:ascii="Tahoma" w:hAnsi="Tahoma" w:cs="Tahoma"/>
                  <w:color w:val="191919"/>
                  <w:sz w:val="10"/>
                  <w:szCs w:val="10"/>
                </w:rPr>
                <w:delText>ee</w:delText>
              </w:r>
            </w:del>
          </w:p>
        </w:tc>
        <w:tc>
          <w:tcPr>
            <w:tcW w:w="669"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31" w:author="kmlaster" w:date="2011-04-11T15:41:00Z"/>
                <w:rFonts w:ascii="Times New Roman" w:hAnsi="Times New Roman"/>
                <w:sz w:val="24"/>
                <w:szCs w:val="24"/>
              </w:rPr>
            </w:pPr>
            <w:del w:id="632" w:author="kmlaster" w:date="2011-04-11T15:41:00Z">
              <w:r w:rsidRPr="007A7452" w:rsidDel="00D27B53">
                <w:rPr>
                  <w:rFonts w:ascii="Tahoma" w:hAnsi="Tahoma" w:cs="Tahoma"/>
                  <w:color w:val="191919"/>
                  <w:sz w:val="10"/>
                  <w:szCs w:val="10"/>
                </w:rPr>
                <w:delText xml:space="preserve">nology </w:delText>
              </w:r>
              <w:r w:rsidRPr="007A7452" w:rsidDel="00D27B53">
                <w:rPr>
                  <w:rFonts w:ascii="Tahoma" w:hAnsi="Tahoma" w:cs="Tahoma"/>
                  <w:color w:val="191919"/>
                  <w:spacing w:val="-2"/>
                  <w:sz w:val="10"/>
                  <w:szCs w:val="10"/>
                </w:rPr>
                <w:delText>F</w:delText>
              </w:r>
              <w:r w:rsidRPr="007A7452" w:rsidDel="00D27B53">
                <w:rPr>
                  <w:rFonts w:ascii="Tahoma" w:hAnsi="Tahoma" w:cs="Tahoma"/>
                  <w:color w:val="191919"/>
                  <w:sz w:val="10"/>
                  <w:szCs w:val="10"/>
                </w:rPr>
                <w:delText>ee</w:delText>
              </w:r>
            </w:del>
          </w:p>
        </w:tc>
        <w:tc>
          <w:tcPr>
            <w:tcW w:w="682"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ight="209"/>
              <w:jc w:val="center"/>
              <w:rPr>
                <w:del w:id="633" w:author="kmlaster" w:date="2011-04-11T15:41:00Z"/>
                <w:rFonts w:ascii="Times New Roman" w:hAnsi="Times New Roman"/>
                <w:sz w:val="24"/>
                <w:szCs w:val="24"/>
              </w:rPr>
            </w:pPr>
            <w:del w:id="634" w:author="kmlaster" w:date="2011-04-11T15:41:00Z">
              <w:r w:rsidRPr="007A7452" w:rsidDel="00D27B53">
                <w:rPr>
                  <w:rFonts w:ascii="Tahoma" w:hAnsi="Tahoma" w:cs="Tahoma"/>
                  <w:color w:val="191919"/>
                  <w:sz w:val="10"/>
                  <w:szCs w:val="10"/>
                </w:rPr>
                <w:delText>dent</w:delText>
              </w:r>
            </w:del>
          </w:p>
        </w:tc>
        <w:tc>
          <w:tcPr>
            <w:tcW w:w="670"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35" w:author="kmlaster" w:date="2011-04-11T15:41:00Z"/>
                <w:rFonts w:ascii="Times New Roman" w:hAnsi="Times New Roman"/>
                <w:sz w:val="24"/>
                <w:szCs w:val="24"/>
              </w:rPr>
            </w:pPr>
            <w:del w:id="636" w:author="kmlaster" w:date="2011-04-11T15:41:00Z">
              <w:r w:rsidRPr="007A7452" w:rsidDel="00D27B53">
                <w:rPr>
                  <w:rFonts w:ascii="Tahoma" w:hAnsi="Tahoma" w:cs="Tahoma"/>
                  <w:color w:val="191919"/>
                  <w:spacing w:val="-5"/>
                  <w:sz w:val="10"/>
                  <w:szCs w:val="10"/>
                </w:rPr>
                <w:delText>F</w:delText>
              </w:r>
              <w:r w:rsidRPr="007A7452" w:rsidDel="00D27B53">
                <w:rPr>
                  <w:rFonts w:ascii="Tahoma" w:hAnsi="Tahoma" w:cs="Tahoma"/>
                  <w:color w:val="191919"/>
                  <w:sz w:val="10"/>
                  <w:szCs w:val="10"/>
                </w:rPr>
                <w:delText>all 2006</w:delText>
              </w:r>
            </w:del>
          </w:p>
        </w:tc>
        <w:tc>
          <w:tcPr>
            <w:tcW w:w="670"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ight="209"/>
              <w:jc w:val="center"/>
              <w:rPr>
                <w:del w:id="637" w:author="kmlaster" w:date="2011-04-11T15:41:00Z"/>
                <w:rFonts w:ascii="Times New Roman" w:hAnsi="Times New Roman"/>
                <w:sz w:val="24"/>
                <w:szCs w:val="24"/>
              </w:rPr>
            </w:pPr>
            <w:del w:id="638" w:author="kmlaster" w:date="2011-04-11T15:41:00Z">
              <w:r w:rsidRPr="007A7452" w:rsidDel="00D27B53">
                <w:rPr>
                  <w:rFonts w:ascii="Tahoma" w:hAnsi="Tahoma" w:cs="Tahoma"/>
                  <w:color w:val="191919"/>
                  <w:sz w:val="10"/>
                  <w:szCs w:val="10"/>
                </w:rPr>
                <w:delText>dent</w:delText>
              </w:r>
            </w:del>
          </w:p>
        </w:tc>
        <w:tc>
          <w:tcPr>
            <w:tcW w:w="669"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ight="209"/>
              <w:jc w:val="center"/>
              <w:rPr>
                <w:del w:id="639" w:author="kmlaster" w:date="2011-04-11T15:41:00Z"/>
                <w:rFonts w:ascii="Times New Roman" w:hAnsi="Times New Roman"/>
                <w:sz w:val="24"/>
                <w:szCs w:val="24"/>
              </w:rPr>
            </w:pPr>
            <w:del w:id="640" w:author="kmlaster" w:date="2011-04-11T15:41:00Z">
              <w:r w:rsidRPr="007A7452" w:rsidDel="00D27B53">
                <w:rPr>
                  <w:rFonts w:ascii="Tahoma" w:hAnsi="Tahoma" w:cs="Tahoma"/>
                  <w:color w:val="191919"/>
                  <w:sz w:val="10"/>
                  <w:szCs w:val="10"/>
                </w:rPr>
                <w:delText>dent</w:delText>
              </w:r>
            </w:del>
          </w:p>
        </w:tc>
        <w:tc>
          <w:tcPr>
            <w:tcW w:w="670"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41" w:author="kmlaster" w:date="2011-04-11T15:41:00Z"/>
                <w:rFonts w:ascii="Times New Roman" w:hAnsi="Times New Roman"/>
                <w:sz w:val="24"/>
                <w:szCs w:val="24"/>
              </w:rPr>
            </w:pPr>
            <w:del w:id="642" w:author="kmlaster" w:date="2011-04-11T15:41:00Z">
              <w:r w:rsidRPr="007A7452" w:rsidDel="00D27B53">
                <w:rPr>
                  <w:rFonts w:ascii="Tahoma" w:hAnsi="Tahoma" w:cs="Tahoma"/>
                  <w:color w:val="191919"/>
                  <w:spacing w:val="-5"/>
                  <w:sz w:val="10"/>
                  <w:szCs w:val="10"/>
                </w:rPr>
                <w:delText>F</w:delText>
              </w:r>
              <w:r w:rsidRPr="007A7452" w:rsidDel="00D27B53">
                <w:rPr>
                  <w:rFonts w:ascii="Tahoma" w:hAnsi="Tahoma" w:cs="Tahoma"/>
                  <w:color w:val="191919"/>
                  <w:sz w:val="10"/>
                  <w:szCs w:val="10"/>
                </w:rPr>
                <w:delText>all 2006</w:delText>
              </w:r>
            </w:del>
          </w:p>
        </w:tc>
        <w:tc>
          <w:tcPr>
            <w:tcW w:w="669"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ight="198"/>
              <w:jc w:val="center"/>
              <w:rPr>
                <w:del w:id="643" w:author="kmlaster" w:date="2011-04-11T15:41:00Z"/>
                <w:rFonts w:ascii="Times New Roman" w:hAnsi="Times New Roman"/>
                <w:sz w:val="24"/>
                <w:szCs w:val="24"/>
              </w:rPr>
            </w:pPr>
            <w:del w:id="644" w:author="kmlaster" w:date="2011-04-11T15:41:00Z">
              <w:r w:rsidRPr="007A7452" w:rsidDel="00D27B53">
                <w:rPr>
                  <w:rFonts w:ascii="Tahoma" w:hAnsi="Tahoma" w:cs="Tahoma"/>
                  <w:color w:val="191919"/>
                  <w:sz w:val="10"/>
                  <w:szCs w:val="10"/>
                </w:rPr>
                <w:delText>2007</w:delText>
              </w:r>
            </w:del>
          </w:p>
        </w:tc>
        <w:tc>
          <w:tcPr>
            <w:tcW w:w="641" w:type="dxa"/>
            <w:tcBorders>
              <w:top w:val="nil"/>
              <w:left w:val="nil"/>
              <w:bottom w:val="nil"/>
              <w:right w:val="nil"/>
            </w:tcBorders>
          </w:tcPr>
          <w:p w:rsidR="000A7810" w:rsidRPr="007A7452" w:rsidDel="00D27B53" w:rsidRDefault="000A7810" w:rsidP="000D42BE">
            <w:pPr>
              <w:widowControl w:val="0"/>
              <w:autoSpaceDE w:val="0"/>
              <w:autoSpaceDN w:val="0"/>
              <w:adjustRightInd w:val="0"/>
              <w:spacing w:before="63" w:after="0"/>
              <w:ind w:left="900"/>
              <w:rPr>
                <w:del w:id="645" w:author="kmlaster" w:date="2011-04-11T15:41:00Z"/>
                <w:rFonts w:ascii="Times New Roman" w:hAnsi="Times New Roman"/>
                <w:sz w:val="24"/>
                <w:szCs w:val="24"/>
              </w:rPr>
            </w:pPr>
            <w:del w:id="646" w:author="kmlaster" w:date="2011-04-11T15:41:00Z">
              <w:r w:rsidRPr="007A7452" w:rsidDel="00D27B53">
                <w:rPr>
                  <w:rFonts w:ascii="Tahoma" w:hAnsi="Tahoma" w:cs="Tahoma"/>
                  <w:color w:val="191919"/>
                  <w:sz w:val="10"/>
                  <w:szCs w:val="10"/>
                </w:rPr>
                <w:delText>2007</w:delText>
              </w:r>
            </w:del>
          </w:p>
        </w:tc>
      </w:tr>
      <w:tr w:rsidR="000A7810" w:rsidRPr="007A7452" w:rsidDel="00D27B53" w:rsidTr="00A82F11">
        <w:tblPrEx>
          <w:tblW w:w="0" w:type="auto"/>
          <w:tblInd w:w="286" w:type="dxa"/>
          <w:tblLayout w:type="fixed"/>
          <w:tblCellMar>
            <w:left w:w="0" w:type="dxa"/>
            <w:right w:w="0" w:type="dxa"/>
          </w:tblCellMar>
          <w:tblLook w:val="0000"/>
          <w:tblPrExChange w:id="647" w:author="kmlaster" w:date="2011-04-07T11:37:00Z">
            <w:tblPrEx>
              <w:tblW w:w="0" w:type="auto"/>
              <w:tblInd w:w="286" w:type="dxa"/>
              <w:tblLayout w:type="fixed"/>
              <w:tblCellMar>
                <w:left w:w="0" w:type="dxa"/>
                <w:right w:w="0" w:type="dxa"/>
              </w:tblCellMar>
              <w:tblLook w:val="0000"/>
            </w:tblPrEx>
          </w:tblPrExChange>
        </w:tblPrEx>
        <w:trPr>
          <w:trHeight w:hRule="exact" w:val="428"/>
          <w:del w:id="648" w:author="kmlaster" w:date="2011-04-11T15:41:00Z"/>
          <w:trPrChange w:id="649" w:author="kmlaster" w:date="2011-04-07T11:37:00Z">
            <w:trPr>
              <w:gridAfter w:val="0"/>
              <w:trHeight w:hRule="exact" w:val="234"/>
            </w:trPr>
          </w:trPrChange>
        </w:trPr>
        <w:tc>
          <w:tcPr>
            <w:tcW w:w="431" w:type="dxa"/>
            <w:tcBorders>
              <w:top w:val="nil"/>
              <w:left w:val="nil"/>
              <w:bottom w:val="nil"/>
              <w:right w:val="nil"/>
            </w:tcBorders>
            <w:tcPrChange w:id="650" w:author="kmlaster" w:date="2011-04-07T11:37: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51" w:author="kmlaster" w:date="2011-04-11T15:41:00Z"/>
                <w:rFonts w:ascii="Times New Roman" w:hAnsi="Times New Roman"/>
                <w:sz w:val="24"/>
                <w:szCs w:val="24"/>
              </w:rPr>
            </w:pPr>
            <w:del w:id="652" w:author="kmlaster" w:date="2011-04-11T15:41:00Z">
              <w:r w:rsidRPr="007A7452" w:rsidDel="00D27B53">
                <w:rPr>
                  <w:rFonts w:ascii="Tahoma" w:hAnsi="Tahoma" w:cs="Tahoma"/>
                  <w:color w:val="191919"/>
                  <w:sz w:val="12"/>
                  <w:szCs w:val="12"/>
                </w:rPr>
                <w:delText>1</w:delText>
              </w:r>
            </w:del>
          </w:p>
        </w:tc>
        <w:tc>
          <w:tcPr>
            <w:tcW w:w="748" w:type="dxa"/>
            <w:tcBorders>
              <w:top w:val="nil"/>
              <w:left w:val="nil"/>
              <w:bottom w:val="nil"/>
              <w:right w:val="nil"/>
            </w:tcBorders>
            <w:tcPrChange w:id="653" w:author="kmlaster" w:date="2011-04-07T11:37:00Z">
              <w:tcPr>
                <w:tcW w:w="748" w:type="dxa"/>
                <w:gridSpan w:val="2"/>
                <w:tcBorders>
                  <w:top w:val="nil"/>
                  <w:left w:val="nil"/>
                  <w:bottom w:val="nil"/>
                  <w:right w:val="nil"/>
                </w:tcBorders>
              </w:tcPr>
            </w:tcPrChange>
          </w:tcPr>
          <w:p w:rsidR="000A7810" w:rsidDel="00D27B53" w:rsidRDefault="000A7810" w:rsidP="000D42BE">
            <w:pPr>
              <w:widowControl w:val="0"/>
              <w:autoSpaceDE w:val="0"/>
              <w:autoSpaceDN w:val="0"/>
              <w:adjustRightInd w:val="0"/>
              <w:spacing w:before="36" w:after="0"/>
              <w:ind w:left="900"/>
              <w:rPr>
                <w:del w:id="654" w:author="kmlaster" w:date="2011-04-11T15:41:00Z"/>
                <w:rFonts w:ascii="Tahoma" w:hAnsi="Tahoma" w:cs="Tahoma"/>
                <w:color w:val="191919"/>
                <w:sz w:val="12"/>
                <w:szCs w:val="12"/>
              </w:rPr>
            </w:pPr>
            <w:del w:id="655" w:author="kmlaster" w:date="2011-04-07T11:37:00Z">
              <w:r w:rsidRPr="007A7452" w:rsidDel="00A706E9">
                <w:rPr>
                  <w:rFonts w:ascii="Tahoma" w:hAnsi="Tahoma" w:cs="Tahoma"/>
                  <w:color w:val="191919"/>
                  <w:sz w:val="12"/>
                  <w:szCs w:val="12"/>
                </w:rPr>
                <w:delText>$113.00</w:delText>
              </w:r>
            </w:del>
          </w:p>
          <w:p w:rsidR="000A7810" w:rsidRPr="007A7452" w:rsidDel="00D27B53" w:rsidRDefault="000A7810" w:rsidP="000D42BE">
            <w:pPr>
              <w:widowControl w:val="0"/>
              <w:autoSpaceDE w:val="0"/>
              <w:autoSpaceDN w:val="0"/>
              <w:adjustRightInd w:val="0"/>
              <w:spacing w:before="36" w:after="0"/>
              <w:ind w:left="900"/>
              <w:rPr>
                <w:del w:id="656" w:author="kmlaster" w:date="2011-04-11T15:41:00Z"/>
                <w:rFonts w:ascii="Times New Roman" w:hAnsi="Times New Roman"/>
                <w:sz w:val="24"/>
                <w:szCs w:val="24"/>
              </w:rPr>
            </w:pPr>
          </w:p>
        </w:tc>
        <w:tc>
          <w:tcPr>
            <w:tcW w:w="673" w:type="dxa"/>
            <w:tcBorders>
              <w:top w:val="nil"/>
              <w:left w:val="nil"/>
              <w:bottom w:val="nil"/>
              <w:right w:val="nil"/>
            </w:tcBorders>
            <w:tcPrChange w:id="657" w:author="kmlaster" w:date="2011-04-07T11:37: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58" w:author="kmlaster" w:date="2011-04-11T15:41:00Z"/>
                <w:rFonts w:ascii="Times New Roman" w:hAnsi="Times New Roman"/>
                <w:sz w:val="24"/>
                <w:szCs w:val="24"/>
              </w:rPr>
            </w:pPr>
            <w:del w:id="659" w:author="kmlaster" w:date="2011-04-11T15:41:00Z">
              <w:r w:rsidRPr="007A7452" w:rsidDel="00D27B53">
                <w:rPr>
                  <w:rFonts w:ascii="Tahoma" w:hAnsi="Tahoma" w:cs="Tahoma"/>
                  <w:color w:val="191919"/>
                  <w:sz w:val="12"/>
                  <w:szCs w:val="12"/>
                </w:rPr>
                <w:delText xml:space="preserve">$  </w:delText>
              </w:r>
              <w:r w:rsidRPr="007A7452" w:rsidDel="00D27B53">
                <w:rPr>
                  <w:rFonts w:ascii="Tahoma" w:hAnsi="Tahoma" w:cs="Tahoma"/>
                  <w:color w:val="191919"/>
                  <w:spacing w:val="37"/>
                  <w:sz w:val="12"/>
                  <w:szCs w:val="12"/>
                </w:rPr>
                <w:delText xml:space="preserve"> </w:delText>
              </w:r>
              <w:r w:rsidRPr="007A7452" w:rsidDel="00D27B53">
                <w:rPr>
                  <w:rFonts w:ascii="Tahoma" w:hAnsi="Tahoma" w:cs="Tahoma"/>
                  <w:color w:val="191919"/>
                  <w:sz w:val="12"/>
                  <w:szCs w:val="12"/>
                </w:rPr>
                <w:delText>-</w:delText>
              </w:r>
            </w:del>
          </w:p>
        </w:tc>
        <w:tc>
          <w:tcPr>
            <w:tcW w:w="644" w:type="dxa"/>
            <w:tcBorders>
              <w:top w:val="nil"/>
              <w:left w:val="nil"/>
              <w:bottom w:val="nil"/>
              <w:right w:val="nil"/>
            </w:tcBorders>
            <w:tcPrChange w:id="660" w:author="kmlaster" w:date="2011-04-07T11:37: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61" w:author="kmlaster" w:date="2011-04-11T15:41:00Z"/>
                <w:rFonts w:ascii="Times New Roman" w:hAnsi="Times New Roman"/>
                <w:sz w:val="24"/>
                <w:szCs w:val="24"/>
              </w:rPr>
            </w:pPr>
            <w:del w:id="662" w:author="kmlaster" w:date="2011-04-11T15:41:00Z">
              <w:r w:rsidRPr="007A7452" w:rsidDel="00D27B53">
                <w:rPr>
                  <w:rFonts w:ascii="Tahoma" w:hAnsi="Tahoma" w:cs="Tahoma"/>
                  <w:color w:val="191919"/>
                  <w:sz w:val="12"/>
                  <w:szCs w:val="12"/>
                </w:rPr>
                <w:delText xml:space="preserve">$    </w:delText>
              </w:r>
              <w:r w:rsidRPr="007A7452" w:rsidDel="00D27B53">
                <w:rPr>
                  <w:rFonts w:ascii="Tahoma" w:hAnsi="Tahoma" w:cs="Tahoma"/>
                  <w:color w:val="191919"/>
                  <w:spacing w:val="1"/>
                  <w:sz w:val="12"/>
                  <w:szCs w:val="12"/>
                </w:rPr>
                <w:delText xml:space="preserve"> </w:delText>
              </w:r>
              <w:r w:rsidRPr="007A7452" w:rsidDel="00D27B53">
                <w:rPr>
                  <w:rFonts w:ascii="Tahoma" w:hAnsi="Tahoma" w:cs="Tahoma"/>
                  <w:color w:val="191919"/>
                  <w:sz w:val="12"/>
                  <w:szCs w:val="12"/>
                </w:rPr>
                <w:delText>-</w:delText>
              </w:r>
            </w:del>
          </w:p>
        </w:tc>
        <w:tc>
          <w:tcPr>
            <w:tcW w:w="665" w:type="dxa"/>
            <w:tcBorders>
              <w:top w:val="nil"/>
              <w:left w:val="nil"/>
              <w:bottom w:val="nil"/>
              <w:right w:val="nil"/>
            </w:tcBorders>
            <w:tcPrChange w:id="663" w:author="kmlaster" w:date="2011-04-07T11:37: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64" w:author="kmlaster" w:date="2011-04-11T15:41:00Z"/>
                <w:rFonts w:ascii="Times New Roman" w:hAnsi="Times New Roman"/>
                <w:sz w:val="24"/>
                <w:szCs w:val="24"/>
              </w:rPr>
            </w:pPr>
            <w:del w:id="665" w:author="kmlaster" w:date="2011-04-11T15:41:00Z">
              <w:r w:rsidRPr="007A7452" w:rsidDel="00D27B53">
                <w:rPr>
                  <w:rFonts w:ascii="Tahoma" w:hAnsi="Tahoma" w:cs="Tahoma"/>
                  <w:color w:val="191919"/>
                  <w:sz w:val="12"/>
                  <w:szCs w:val="12"/>
                </w:rPr>
                <w:delText xml:space="preserve">$    </w:delText>
              </w:r>
              <w:r w:rsidRPr="007A7452" w:rsidDel="00D27B53">
                <w:rPr>
                  <w:rFonts w:ascii="Tahoma" w:hAnsi="Tahoma" w:cs="Tahoma"/>
                  <w:color w:val="191919"/>
                  <w:spacing w:val="1"/>
                  <w:sz w:val="12"/>
                  <w:szCs w:val="12"/>
                </w:rPr>
                <w:delText xml:space="preserve"> </w:delText>
              </w:r>
              <w:r w:rsidRPr="007A7452" w:rsidDel="00D27B53">
                <w:rPr>
                  <w:rFonts w:ascii="Tahoma" w:hAnsi="Tahoma" w:cs="Tahoma"/>
                  <w:color w:val="191919"/>
                  <w:sz w:val="12"/>
                  <w:szCs w:val="12"/>
                </w:rPr>
                <w:delText>-</w:delText>
              </w:r>
            </w:del>
          </w:p>
        </w:tc>
        <w:tc>
          <w:tcPr>
            <w:tcW w:w="669" w:type="dxa"/>
            <w:tcBorders>
              <w:top w:val="nil"/>
              <w:left w:val="nil"/>
              <w:bottom w:val="nil"/>
              <w:right w:val="nil"/>
            </w:tcBorders>
            <w:tcPrChange w:id="666" w:author="kmlaster" w:date="2011-04-07T11:37:00Z">
              <w:tcPr>
                <w:tcW w:w="669" w:type="dxa"/>
                <w:gridSpan w:val="2"/>
                <w:tcBorders>
                  <w:top w:val="nil"/>
                  <w:left w:val="nil"/>
                  <w:bottom w:val="nil"/>
                  <w:right w:val="nil"/>
                </w:tcBorders>
              </w:tcPr>
            </w:tcPrChange>
          </w:tcPr>
          <w:p w:rsidR="000A7810" w:rsidRPr="007A7452" w:rsidDel="00D27B53" w:rsidRDefault="000A7810" w:rsidP="000D42BE">
            <w:pPr>
              <w:widowControl w:val="0"/>
              <w:tabs>
                <w:tab w:val="left" w:pos="480"/>
              </w:tabs>
              <w:autoSpaceDE w:val="0"/>
              <w:autoSpaceDN w:val="0"/>
              <w:adjustRightInd w:val="0"/>
              <w:spacing w:before="36" w:after="0"/>
              <w:ind w:left="900"/>
              <w:rPr>
                <w:del w:id="667" w:author="kmlaster" w:date="2011-04-11T15:41:00Z"/>
                <w:rFonts w:ascii="Times New Roman" w:hAnsi="Times New Roman"/>
                <w:sz w:val="24"/>
                <w:szCs w:val="24"/>
              </w:rPr>
            </w:pPr>
            <w:del w:id="668"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z w:val="12"/>
                  <w:szCs w:val="12"/>
                </w:rPr>
                <w:tab/>
                <w:delText>-</w:delText>
              </w:r>
            </w:del>
          </w:p>
        </w:tc>
        <w:tc>
          <w:tcPr>
            <w:tcW w:w="682" w:type="dxa"/>
            <w:tcBorders>
              <w:top w:val="nil"/>
              <w:left w:val="nil"/>
              <w:bottom w:val="nil"/>
              <w:right w:val="nil"/>
            </w:tcBorders>
            <w:tcPrChange w:id="669" w:author="kmlaster" w:date="2011-04-07T11:37: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70" w:author="kmlaster" w:date="2011-04-11T15:41:00Z"/>
                <w:rFonts w:ascii="Times New Roman" w:hAnsi="Times New Roman"/>
                <w:sz w:val="24"/>
                <w:szCs w:val="24"/>
              </w:rPr>
            </w:pPr>
            <w:del w:id="671" w:author="kmlaster" w:date="2011-04-11T15:41:00Z">
              <w:r w:rsidRPr="007A7452" w:rsidDel="00D27B53">
                <w:rPr>
                  <w:rFonts w:ascii="Tahoma" w:hAnsi="Tahoma" w:cs="Tahoma"/>
                  <w:color w:val="191919"/>
                  <w:sz w:val="12"/>
                  <w:szCs w:val="12"/>
                </w:rPr>
                <w:delText>$113.00</w:delText>
              </w:r>
            </w:del>
          </w:p>
        </w:tc>
        <w:tc>
          <w:tcPr>
            <w:tcW w:w="670" w:type="dxa"/>
            <w:tcBorders>
              <w:top w:val="nil"/>
              <w:left w:val="nil"/>
              <w:bottom w:val="nil"/>
              <w:right w:val="nil"/>
            </w:tcBorders>
            <w:tcPrChange w:id="672" w:author="kmlaster" w:date="2011-04-07T11:37: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73" w:author="kmlaster" w:date="2011-04-11T15:41:00Z"/>
                <w:rFonts w:ascii="Times New Roman" w:hAnsi="Times New Roman"/>
                <w:sz w:val="24"/>
                <w:szCs w:val="24"/>
              </w:rPr>
            </w:pPr>
            <w:del w:id="674" w:author="kmlaster" w:date="2011-04-11T15:41:00Z">
              <w:r w:rsidRPr="007A7452" w:rsidDel="00D27B53">
                <w:rPr>
                  <w:rFonts w:ascii="Tahoma" w:hAnsi="Tahoma" w:cs="Tahoma"/>
                  <w:color w:val="191919"/>
                  <w:sz w:val="12"/>
                  <w:szCs w:val="12"/>
                </w:rPr>
                <w:delText>$10</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675" w:author="kmlaster" w:date="2011-04-07T11:37: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76" w:author="kmlaster" w:date="2011-04-11T15:41:00Z"/>
                <w:rFonts w:ascii="Times New Roman" w:hAnsi="Times New Roman"/>
                <w:sz w:val="24"/>
                <w:szCs w:val="24"/>
              </w:rPr>
            </w:pPr>
            <w:del w:id="677" w:author="kmlaster" w:date="2011-04-11T15:41:00Z">
              <w:r w:rsidRPr="007A7452" w:rsidDel="00D27B53">
                <w:rPr>
                  <w:rFonts w:ascii="Tahoma" w:hAnsi="Tahoma" w:cs="Tahoma"/>
                  <w:color w:val="191919"/>
                  <w:sz w:val="12"/>
                  <w:szCs w:val="12"/>
                </w:rPr>
                <w:delText>$449.00</w:delText>
              </w:r>
            </w:del>
          </w:p>
        </w:tc>
        <w:tc>
          <w:tcPr>
            <w:tcW w:w="669" w:type="dxa"/>
            <w:tcBorders>
              <w:top w:val="nil"/>
              <w:left w:val="nil"/>
              <w:bottom w:val="nil"/>
              <w:right w:val="nil"/>
            </w:tcBorders>
            <w:tcPrChange w:id="678" w:author="kmlaster" w:date="2011-04-07T11:37: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79" w:author="kmlaster" w:date="2011-04-11T15:41:00Z"/>
                <w:rFonts w:ascii="Times New Roman" w:hAnsi="Times New Roman"/>
                <w:sz w:val="24"/>
                <w:szCs w:val="24"/>
              </w:rPr>
            </w:pPr>
            <w:del w:id="680" w:author="kmlaster" w:date="2011-04-11T15:41:00Z">
              <w:r w:rsidRPr="007A7452" w:rsidDel="00D27B53">
                <w:rPr>
                  <w:rFonts w:ascii="Tahoma" w:hAnsi="Tahoma" w:cs="Tahoma"/>
                  <w:color w:val="191919"/>
                  <w:sz w:val="12"/>
                  <w:szCs w:val="12"/>
                </w:rPr>
                <w:delText>$449.00</w:delText>
              </w:r>
            </w:del>
          </w:p>
        </w:tc>
        <w:tc>
          <w:tcPr>
            <w:tcW w:w="670" w:type="dxa"/>
            <w:tcBorders>
              <w:top w:val="nil"/>
              <w:left w:val="nil"/>
              <w:bottom w:val="nil"/>
              <w:right w:val="nil"/>
            </w:tcBorders>
            <w:tcPrChange w:id="681" w:author="kmlaster" w:date="2011-04-07T11:37: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82" w:author="kmlaster" w:date="2011-04-11T15:41:00Z"/>
                <w:rFonts w:ascii="Times New Roman" w:hAnsi="Times New Roman"/>
                <w:sz w:val="24"/>
                <w:szCs w:val="24"/>
              </w:rPr>
            </w:pPr>
            <w:del w:id="683" w:author="kmlaster" w:date="2011-04-11T15:41:00Z">
              <w:r w:rsidRPr="007A7452" w:rsidDel="00D27B53">
                <w:rPr>
                  <w:rFonts w:ascii="Tahoma" w:hAnsi="Tahoma" w:cs="Tahoma"/>
                  <w:color w:val="191919"/>
                  <w:sz w:val="12"/>
                  <w:szCs w:val="12"/>
                </w:rPr>
                <w:delText>$42</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684" w:author="kmlaster" w:date="2011-04-07T11:37: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85" w:author="kmlaster" w:date="2011-04-11T15:41:00Z"/>
                <w:rFonts w:ascii="Times New Roman" w:hAnsi="Times New Roman"/>
                <w:sz w:val="24"/>
                <w:szCs w:val="24"/>
              </w:rPr>
            </w:pPr>
            <w:del w:id="686" w:author="kmlaster" w:date="2011-04-11T15:41:00Z">
              <w:r w:rsidRPr="007A7452" w:rsidDel="00D27B53">
                <w:rPr>
                  <w:rFonts w:ascii="Tahoma" w:hAnsi="Tahoma" w:cs="Tahoma"/>
                  <w:color w:val="191919"/>
                  <w:sz w:val="12"/>
                  <w:szCs w:val="12"/>
                </w:rPr>
                <w:delText>$120.00</w:delText>
              </w:r>
            </w:del>
          </w:p>
        </w:tc>
        <w:tc>
          <w:tcPr>
            <w:tcW w:w="641" w:type="dxa"/>
            <w:tcBorders>
              <w:top w:val="nil"/>
              <w:left w:val="nil"/>
              <w:bottom w:val="nil"/>
              <w:right w:val="nil"/>
            </w:tcBorders>
            <w:tcPrChange w:id="687" w:author="kmlaster" w:date="2011-04-07T11:37: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6" w:after="0"/>
              <w:ind w:left="900"/>
              <w:rPr>
                <w:del w:id="688" w:author="kmlaster" w:date="2011-04-11T15:41:00Z"/>
                <w:rFonts w:ascii="Times New Roman" w:hAnsi="Times New Roman"/>
                <w:sz w:val="24"/>
                <w:szCs w:val="24"/>
              </w:rPr>
            </w:pPr>
            <w:del w:id="689" w:author="kmlaster" w:date="2011-04-11T15:41:00Z">
              <w:r w:rsidRPr="007A7452" w:rsidDel="00D27B53">
                <w:rPr>
                  <w:rFonts w:ascii="Tahoma" w:hAnsi="Tahoma" w:cs="Tahoma"/>
                  <w:color w:val="191919"/>
                  <w:sz w:val="12"/>
                  <w:szCs w:val="12"/>
                </w:rPr>
                <w:delText>$478.00</w:delText>
              </w:r>
            </w:del>
          </w:p>
        </w:tc>
      </w:tr>
      <w:tr w:rsidR="000A7810" w:rsidRPr="007A7452" w:rsidDel="00D27B53" w:rsidTr="00A82F11">
        <w:tblPrEx>
          <w:tblW w:w="0" w:type="auto"/>
          <w:tblInd w:w="286" w:type="dxa"/>
          <w:tblLayout w:type="fixed"/>
          <w:tblCellMar>
            <w:left w:w="0" w:type="dxa"/>
            <w:right w:w="0" w:type="dxa"/>
          </w:tblCellMar>
          <w:tblLook w:val="0000"/>
          <w:tblPrExChange w:id="690" w:author="kmlaster" w:date="2011-04-07T11:39:00Z">
            <w:tblPrEx>
              <w:tblW w:w="0" w:type="auto"/>
              <w:tblInd w:w="286" w:type="dxa"/>
              <w:tblLayout w:type="fixed"/>
              <w:tblCellMar>
                <w:left w:w="0" w:type="dxa"/>
                <w:right w:w="0" w:type="dxa"/>
              </w:tblCellMar>
              <w:tblLook w:val="0000"/>
            </w:tblPrEx>
          </w:tblPrExChange>
        </w:tblPrEx>
        <w:trPr>
          <w:trHeight w:hRule="exact" w:val="356"/>
          <w:del w:id="691" w:author="kmlaster" w:date="2011-04-11T15:41:00Z"/>
          <w:trPrChange w:id="692" w:author="kmlaster" w:date="2011-04-07T11:39:00Z">
            <w:trPr>
              <w:gridAfter w:val="0"/>
              <w:trHeight w:hRule="exact" w:val="235"/>
            </w:trPr>
          </w:trPrChange>
        </w:trPr>
        <w:tc>
          <w:tcPr>
            <w:tcW w:w="431" w:type="dxa"/>
            <w:tcBorders>
              <w:top w:val="nil"/>
              <w:left w:val="nil"/>
              <w:bottom w:val="nil"/>
              <w:right w:val="nil"/>
            </w:tcBorders>
            <w:tcPrChange w:id="693" w:author="kmlaster" w:date="2011-04-07T11:39: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694" w:author="kmlaster" w:date="2011-04-11T15:41:00Z"/>
                <w:rFonts w:ascii="Times New Roman" w:hAnsi="Times New Roman"/>
                <w:sz w:val="24"/>
                <w:szCs w:val="24"/>
              </w:rPr>
            </w:pPr>
            <w:del w:id="695" w:author="kmlaster" w:date="2011-04-11T15:41:00Z">
              <w:r w:rsidRPr="007A7452" w:rsidDel="00D27B53">
                <w:rPr>
                  <w:rFonts w:ascii="Tahoma" w:hAnsi="Tahoma" w:cs="Tahoma"/>
                  <w:color w:val="191919"/>
                  <w:sz w:val="12"/>
                  <w:szCs w:val="12"/>
                </w:rPr>
                <w:delText>2</w:delText>
              </w:r>
            </w:del>
          </w:p>
        </w:tc>
        <w:tc>
          <w:tcPr>
            <w:tcW w:w="748" w:type="dxa"/>
            <w:tcBorders>
              <w:top w:val="nil"/>
              <w:left w:val="nil"/>
              <w:bottom w:val="nil"/>
              <w:right w:val="nil"/>
            </w:tcBorders>
            <w:tcPrChange w:id="696" w:author="kmlaster" w:date="2011-04-07T11:39: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697" w:author="kmlaster" w:date="2011-04-11T15:41:00Z"/>
                <w:rFonts w:ascii="Times New Roman" w:hAnsi="Times New Roman"/>
                <w:sz w:val="24"/>
                <w:szCs w:val="24"/>
              </w:rPr>
            </w:pPr>
            <w:del w:id="698" w:author="kmlaster" w:date="2011-04-07T11:38:00Z">
              <w:r w:rsidRPr="007A7452" w:rsidDel="00A706E9">
                <w:rPr>
                  <w:rFonts w:ascii="Tahoma" w:hAnsi="Tahoma" w:cs="Tahoma"/>
                  <w:color w:val="191919"/>
                  <w:sz w:val="12"/>
                  <w:szCs w:val="12"/>
                </w:rPr>
                <w:delText>$226.00</w:delText>
              </w:r>
            </w:del>
          </w:p>
        </w:tc>
        <w:tc>
          <w:tcPr>
            <w:tcW w:w="673" w:type="dxa"/>
            <w:tcBorders>
              <w:top w:val="nil"/>
              <w:left w:val="nil"/>
              <w:bottom w:val="nil"/>
              <w:right w:val="nil"/>
            </w:tcBorders>
            <w:tcPrChange w:id="699" w:author="kmlaster" w:date="2011-04-07T11:39: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302"/>
              <w:jc w:val="center"/>
              <w:rPr>
                <w:del w:id="700" w:author="kmlaster" w:date="2011-04-11T15:41:00Z"/>
                <w:rFonts w:ascii="Times New Roman" w:hAnsi="Times New Roman"/>
                <w:sz w:val="24"/>
                <w:szCs w:val="24"/>
              </w:rPr>
            </w:pPr>
            <w:del w:id="701" w:author="kmlaster" w:date="2011-04-11T15:41:00Z">
              <w:r w:rsidRPr="007A7452" w:rsidDel="00D27B53">
                <w:rPr>
                  <w:rFonts w:ascii="Tahoma" w:hAnsi="Tahoma" w:cs="Tahoma"/>
                  <w:color w:val="191919"/>
                  <w:sz w:val="12"/>
                  <w:szCs w:val="12"/>
                </w:rPr>
                <w:delText>-</w:delText>
              </w:r>
            </w:del>
          </w:p>
        </w:tc>
        <w:tc>
          <w:tcPr>
            <w:tcW w:w="644" w:type="dxa"/>
            <w:tcBorders>
              <w:top w:val="nil"/>
              <w:left w:val="nil"/>
              <w:bottom w:val="nil"/>
              <w:right w:val="nil"/>
            </w:tcBorders>
            <w:tcPrChange w:id="702" w:author="kmlaster" w:date="2011-04-07T11:39: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6"/>
              <w:jc w:val="center"/>
              <w:rPr>
                <w:del w:id="703" w:author="kmlaster" w:date="2011-04-11T15:41:00Z"/>
                <w:rFonts w:ascii="Times New Roman" w:hAnsi="Times New Roman"/>
                <w:sz w:val="24"/>
                <w:szCs w:val="24"/>
              </w:rPr>
            </w:pPr>
            <w:del w:id="704" w:author="kmlaster" w:date="2011-04-11T15:41:00Z">
              <w:r w:rsidRPr="007A7452" w:rsidDel="00D27B53">
                <w:rPr>
                  <w:rFonts w:ascii="Tahoma" w:hAnsi="Tahoma" w:cs="Tahoma"/>
                  <w:color w:val="191919"/>
                  <w:sz w:val="12"/>
                  <w:szCs w:val="12"/>
                </w:rPr>
                <w:delText>-</w:delText>
              </w:r>
            </w:del>
          </w:p>
        </w:tc>
        <w:tc>
          <w:tcPr>
            <w:tcW w:w="665" w:type="dxa"/>
            <w:tcBorders>
              <w:top w:val="nil"/>
              <w:left w:val="nil"/>
              <w:bottom w:val="nil"/>
              <w:right w:val="nil"/>
            </w:tcBorders>
            <w:tcPrChange w:id="705" w:author="kmlaster" w:date="2011-04-07T11:39: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2"/>
              <w:jc w:val="center"/>
              <w:rPr>
                <w:del w:id="706" w:author="kmlaster" w:date="2011-04-11T15:41:00Z"/>
                <w:rFonts w:ascii="Times New Roman" w:hAnsi="Times New Roman"/>
                <w:sz w:val="24"/>
                <w:szCs w:val="24"/>
              </w:rPr>
            </w:pPr>
            <w:del w:id="707" w:author="kmlaster" w:date="2011-04-11T15:41:00Z">
              <w:r w:rsidRPr="007A7452" w:rsidDel="00D27B53">
                <w:rPr>
                  <w:rFonts w:ascii="Tahoma" w:hAnsi="Tahoma" w:cs="Tahoma"/>
                  <w:color w:val="191919"/>
                  <w:sz w:val="12"/>
                  <w:szCs w:val="12"/>
                </w:rPr>
                <w:delText>-</w:delText>
              </w:r>
            </w:del>
          </w:p>
        </w:tc>
        <w:tc>
          <w:tcPr>
            <w:tcW w:w="669" w:type="dxa"/>
            <w:tcBorders>
              <w:top w:val="nil"/>
              <w:left w:val="nil"/>
              <w:bottom w:val="nil"/>
              <w:right w:val="nil"/>
            </w:tcBorders>
            <w:tcPrChange w:id="708" w:author="kmlaster" w:date="2011-04-07T11:39: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1"/>
              <w:jc w:val="center"/>
              <w:rPr>
                <w:del w:id="709" w:author="kmlaster" w:date="2011-04-11T15:41:00Z"/>
                <w:rFonts w:ascii="Times New Roman" w:hAnsi="Times New Roman"/>
                <w:sz w:val="24"/>
                <w:szCs w:val="24"/>
              </w:rPr>
            </w:pPr>
            <w:del w:id="710" w:author="kmlaster" w:date="2011-04-11T15:41:00Z">
              <w:r w:rsidRPr="007A7452" w:rsidDel="00D27B53">
                <w:rPr>
                  <w:rFonts w:ascii="Tahoma" w:hAnsi="Tahoma" w:cs="Tahoma"/>
                  <w:color w:val="191919"/>
                  <w:sz w:val="12"/>
                  <w:szCs w:val="12"/>
                </w:rPr>
                <w:delText>-</w:delText>
              </w:r>
            </w:del>
          </w:p>
        </w:tc>
        <w:tc>
          <w:tcPr>
            <w:tcW w:w="682" w:type="dxa"/>
            <w:tcBorders>
              <w:top w:val="nil"/>
              <w:left w:val="nil"/>
              <w:bottom w:val="nil"/>
              <w:right w:val="nil"/>
            </w:tcBorders>
            <w:tcPrChange w:id="711" w:author="kmlaster" w:date="2011-04-07T11:39: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12" w:author="kmlaster" w:date="2011-04-11T15:41:00Z"/>
                <w:rFonts w:ascii="Times New Roman" w:hAnsi="Times New Roman"/>
                <w:sz w:val="24"/>
                <w:szCs w:val="24"/>
              </w:rPr>
            </w:pPr>
            <w:del w:id="713" w:author="kmlaster" w:date="2011-04-11T15:41:00Z">
              <w:r w:rsidRPr="007A7452" w:rsidDel="00D27B53">
                <w:rPr>
                  <w:rFonts w:ascii="Tahoma" w:hAnsi="Tahoma" w:cs="Tahoma"/>
                  <w:color w:val="191919"/>
                  <w:sz w:val="12"/>
                  <w:szCs w:val="12"/>
                </w:rPr>
                <w:delText>$226.00</w:delText>
              </w:r>
            </w:del>
          </w:p>
        </w:tc>
        <w:tc>
          <w:tcPr>
            <w:tcW w:w="670" w:type="dxa"/>
            <w:tcBorders>
              <w:top w:val="nil"/>
              <w:left w:val="nil"/>
              <w:bottom w:val="nil"/>
              <w:right w:val="nil"/>
            </w:tcBorders>
            <w:tcPrChange w:id="714" w:author="kmlaster" w:date="2011-04-07T11:39: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15" w:author="kmlaster" w:date="2011-04-11T15:41:00Z"/>
                <w:rFonts w:ascii="Times New Roman" w:hAnsi="Times New Roman"/>
                <w:sz w:val="24"/>
                <w:szCs w:val="24"/>
              </w:rPr>
            </w:pPr>
            <w:del w:id="716" w:author="kmlaster" w:date="2011-04-11T15:41:00Z">
              <w:r w:rsidRPr="007A7452" w:rsidDel="00D27B53">
                <w:rPr>
                  <w:rFonts w:ascii="Tahoma" w:hAnsi="Tahoma" w:cs="Tahoma"/>
                  <w:color w:val="191919"/>
                  <w:sz w:val="12"/>
                  <w:szCs w:val="12"/>
                </w:rPr>
                <w:delText>$21</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717" w:author="kmlaster" w:date="2011-04-07T11:39: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18" w:author="kmlaster" w:date="2011-04-11T15:41:00Z"/>
                <w:rFonts w:ascii="Times New Roman" w:hAnsi="Times New Roman"/>
                <w:sz w:val="24"/>
                <w:szCs w:val="24"/>
              </w:rPr>
            </w:pPr>
            <w:del w:id="719" w:author="kmlaster" w:date="2011-04-11T15:41:00Z">
              <w:r w:rsidRPr="007A7452" w:rsidDel="00D27B53">
                <w:rPr>
                  <w:rFonts w:ascii="Tahoma" w:hAnsi="Tahoma" w:cs="Tahoma"/>
                  <w:color w:val="191919"/>
                  <w:sz w:val="12"/>
                  <w:szCs w:val="12"/>
                </w:rPr>
                <w:delText>$898.00</w:delText>
              </w:r>
            </w:del>
          </w:p>
        </w:tc>
        <w:tc>
          <w:tcPr>
            <w:tcW w:w="669" w:type="dxa"/>
            <w:tcBorders>
              <w:top w:val="nil"/>
              <w:left w:val="nil"/>
              <w:bottom w:val="nil"/>
              <w:right w:val="nil"/>
            </w:tcBorders>
            <w:tcPrChange w:id="720" w:author="kmlaster" w:date="2011-04-07T11:39: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21" w:author="kmlaster" w:date="2011-04-11T15:41:00Z"/>
                <w:rFonts w:ascii="Times New Roman" w:hAnsi="Times New Roman"/>
                <w:sz w:val="24"/>
                <w:szCs w:val="24"/>
              </w:rPr>
            </w:pPr>
            <w:del w:id="722" w:author="kmlaster" w:date="2011-04-11T15:41:00Z">
              <w:r w:rsidRPr="007A7452" w:rsidDel="00D27B53">
                <w:rPr>
                  <w:rFonts w:ascii="Tahoma" w:hAnsi="Tahoma" w:cs="Tahoma"/>
                  <w:color w:val="191919"/>
                  <w:sz w:val="12"/>
                  <w:szCs w:val="12"/>
                </w:rPr>
                <w:delText>$898.00</w:delText>
              </w:r>
            </w:del>
          </w:p>
        </w:tc>
        <w:tc>
          <w:tcPr>
            <w:tcW w:w="670" w:type="dxa"/>
            <w:tcBorders>
              <w:top w:val="nil"/>
              <w:left w:val="nil"/>
              <w:bottom w:val="nil"/>
              <w:right w:val="nil"/>
            </w:tcBorders>
            <w:tcPrChange w:id="723" w:author="kmlaster" w:date="2011-04-07T11:39: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24" w:author="kmlaster" w:date="2011-04-11T15:41:00Z"/>
                <w:rFonts w:ascii="Times New Roman" w:hAnsi="Times New Roman"/>
                <w:sz w:val="24"/>
                <w:szCs w:val="24"/>
              </w:rPr>
            </w:pPr>
            <w:del w:id="725" w:author="kmlaster" w:date="2011-04-11T15:41:00Z">
              <w:r w:rsidRPr="007A7452" w:rsidDel="00D27B53">
                <w:rPr>
                  <w:rFonts w:ascii="Tahoma" w:hAnsi="Tahoma" w:cs="Tahoma"/>
                  <w:color w:val="191919"/>
                  <w:sz w:val="12"/>
                  <w:szCs w:val="12"/>
                </w:rPr>
                <w:delText>$85</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726" w:author="kmlaster" w:date="2011-04-07T11:39: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27" w:author="kmlaster" w:date="2011-04-11T15:41:00Z"/>
                <w:rFonts w:ascii="Times New Roman" w:hAnsi="Times New Roman"/>
                <w:sz w:val="24"/>
                <w:szCs w:val="24"/>
              </w:rPr>
            </w:pPr>
            <w:del w:id="728" w:author="kmlaster" w:date="2011-04-11T15:41:00Z">
              <w:r w:rsidRPr="007A7452" w:rsidDel="00D27B53">
                <w:rPr>
                  <w:rFonts w:ascii="Tahoma" w:hAnsi="Tahoma" w:cs="Tahoma"/>
                  <w:color w:val="191919"/>
                  <w:sz w:val="12"/>
                  <w:szCs w:val="12"/>
                </w:rPr>
                <w:delText>$240.00</w:delText>
              </w:r>
            </w:del>
          </w:p>
        </w:tc>
        <w:tc>
          <w:tcPr>
            <w:tcW w:w="641" w:type="dxa"/>
            <w:tcBorders>
              <w:top w:val="nil"/>
              <w:left w:val="nil"/>
              <w:bottom w:val="nil"/>
              <w:right w:val="nil"/>
            </w:tcBorders>
            <w:tcPrChange w:id="729" w:author="kmlaster" w:date="2011-04-07T11:39: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30" w:author="kmlaster" w:date="2011-04-11T15:41:00Z"/>
                <w:rFonts w:ascii="Times New Roman" w:hAnsi="Times New Roman"/>
                <w:sz w:val="24"/>
                <w:szCs w:val="24"/>
              </w:rPr>
            </w:pPr>
            <w:del w:id="731" w:author="kmlaster" w:date="2011-04-11T15:41:00Z">
              <w:r w:rsidRPr="007A7452" w:rsidDel="00D27B53">
                <w:rPr>
                  <w:rFonts w:ascii="Tahoma" w:hAnsi="Tahoma" w:cs="Tahoma"/>
                  <w:color w:val="191919"/>
                  <w:sz w:val="12"/>
                  <w:szCs w:val="12"/>
                </w:rPr>
                <w:delText>$956.00</w:delText>
              </w:r>
            </w:del>
          </w:p>
        </w:tc>
      </w:tr>
      <w:tr w:rsidR="000A7810" w:rsidRPr="007A7452" w:rsidDel="00D27B53" w:rsidTr="00A82F11">
        <w:tblPrEx>
          <w:tblW w:w="0" w:type="auto"/>
          <w:tblInd w:w="286" w:type="dxa"/>
          <w:tblLayout w:type="fixed"/>
          <w:tblCellMar>
            <w:left w:w="0" w:type="dxa"/>
            <w:right w:w="0" w:type="dxa"/>
          </w:tblCellMar>
          <w:tblLook w:val="0000"/>
          <w:tblPrExChange w:id="732" w:author="kmlaster" w:date="2011-04-07T11:40:00Z">
            <w:tblPrEx>
              <w:tblW w:w="0" w:type="auto"/>
              <w:tblInd w:w="286" w:type="dxa"/>
              <w:tblLayout w:type="fixed"/>
              <w:tblCellMar>
                <w:left w:w="0" w:type="dxa"/>
                <w:right w:w="0" w:type="dxa"/>
              </w:tblCellMar>
              <w:tblLook w:val="0000"/>
            </w:tblPrEx>
          </w:tblPrExChange>
        </w:tblPrEx>
        <w:trPr>
          <w:trHeight w:hRule="exact" w:val="356"/>
          <w:del w:id="733" w:author="kmlaster" w:date="2011-04-11T15:41:00Z"/>
          <w:trPrChange w:id="734" w:author="kmlaster" w:date="2011-04-07T11:40:00Z">
            <w:trPr>
              <w:gridAfter w:val="0"/>
              <w:trHeight w:hRule="exact" w:val="235"/>
            </w:trPr>
          </w:trPrChange>
        </w:trPr>
        <w:tc>
          <w:tcPr>
            <w:tcW w:w="431" w:type="dxa"/>
            <w:tcBorders>
              <w:top w:val="nil"/>
              <w:left w:val="nil"/>
              <w:bottom w:val="nil"/>
              <w:right w:val="nil"/>
            </w:tcBorders>
            <w:tcPrChange w:id="735" w:author="kmlaster" w:date="2011-04-07T11:40: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36" w:author="kmlaster" w:date="2011-04-11T15:41:00Z"/>
                <w:rFonts w:ascii="Times New Roman" w:hAnsi="Times New Roman"/>
                <w:sz w:val="24"/>
                <w:szCs w:val="24"/>
              </w:rPr>
            </w:pPr>
            <w:del w:id="737" w:author="kmlaster" w:date="2011-04-11T15:41:00Z">
              <w:r w:rsidRPr="007A7452" w:rsidDel="00D27B53">
                <w:rPr>
                  <w:rFonts w:ascii="Tahoma" w:hAnsi="Tahoma" w:cs="Tahoma"/>
                  <w:color w:val="191919"/>
                  <w:sz w:val="12"/>
                  <w:szCs w:val="12"/>
                </w:rPr>
                <w:delText>3</w:delText>
              </w:r>
            </w:del>
          </w:p>
        </w:tc>
        <w:tc>
          <w:tcPr>
            <w:tcW w:w="748" w:type="dxa"/>
            <w:tcBorders>
              <w:top w:val="nil"/>
              <w:left w:val="nil"/>
              <w:bottom w:val="nil"/>
              <w:right w:val="nil"/>
            </w:tcBorders>
            <w:tcPrChange w:id="738" w:author="kmlaster" w:date="2011-04-07T11:40: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39" w:author="kmlaster" w:date="2011-04-11T15:41:00Z"/>
                <w:rFonts w:ascii="Times New Roman" w:hAnsi="Times New Roman"/>
                <w:sz w:val="24"/>
                <w:szCs w:val="24"/>
              </w:rPr>
            </w:pPr>
            <w:del w:id="740" w:author="kmlaster" w:date="2011-04-07T11:40:00Z">
              <w:r w:rsidRPr="007A7452" w:rsidDel="00B260DC">
                <w:rPr>
                  <w:rFonts w:ascii="Tahoma" w:hAnsi="Tahoma" w:cs="Tahoma"/>
                  <w:color w:val="191919"/>
                  <w:sz w:val="12"/>
                  <w:szCs w:val="12"/>
                </w:rPr>
                <w:delText>$339.00</w:delText>
              </w:r>
            </w:del>
          </w:p>
        </w:tc>
        <w:tc>
          <w:tcPr>
            <w:tcW w:w="673" w:type="dxa"/>
            <w:tcBorders>
              <w:top w:val="nil"/>
              <w:left w:val="nil"/>
              <w:bottom w:val="nil"/>
              <w:right w:val="nil"/>
            </w:tcBorders>
            <w:tcPrChange w:id="741" w:author="kmlaster" w:date="2011-04-07T11:40: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302"/>
              <w:jc w:val="center"/>
              <w:rPr>
                <w:del w:id="742" w:author="kmlaster" w:date="2011-04-11T15:41:00Z"/>
                <w:rFonts w:ascii="Times New Roman" w:hAnsi="Times New Roman"/>
                <w:sz w:val="24"/>
                <w:szCs w:val="24"/>
              </w:rPr>
            </w:pPr>
            <w:del w:id="743" w:author="kmlaster" w:date="2011-04-11T15:41:00Z">
              <w:r w:rsidRPr="007A7452" w:rsidDel="00D27B53">
                <w:rPr>
                  <w:rFonts w:ascii="Tahoma" w:hAnsi="Tahoma" w:cs="Tahoma"/>
                  <w:color w:val="191919"/>
                  <w:sz w:val="12"/>
                  <w:szCs w:val="12"/>
                </w:rPr>
                <w:delText>-</w:delText>
              </w:r>
            </w:del>
          </w:p>
        </w:tc>
        <w:tc>
          <w:tcPr>
            <w:tcW w:w="644" w:type="dxa"/>
            <w:tcBorders>
              <w:top w:val="nil"/>
              <w:left w:val="nil"/>
              <w:bottom w:val="nil"/>
              <w:right w:val="nil"/>
            </w:tcBorders>
            <w:tcPrChange w:id="744" w:author="kmlaster" w:date="2011-04-07T11:40: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6"/>
              <w:jc w:val="center"/>
              <w:rPr>
                <w:del w:id="745" w:author="kmlaster" w:date="2011-04-11T15:41:00Z"/>
                <w:rFonts w:ascii="Times New Roman" w:hAnsi="Times New Roman"/>
                <w:sz w:val="24"/>
                <w:szCs w:val="24"/>
              </w:rPr>
            </w:pPr>
            <w:del w:id="746" w:author="kmlaster" w:date="2011-04-11T15:41:00Z">
              <w:r w:rsidRPr="007A7452" w:rsidDel="00D27B53">
                <w:rPr>
                  <w:rFonts w:ascii="Tahoma" w:hAnsi="Tahoma" w:cs="Tahoma"/>
                  <w:color w:val="191919"/>
                  <w:sz w:val="12"/>
                  <w:szCs w:val="12"/>
                </w:rPr>
                <w:delText>-</w:delText>
              </w:r>
            </w:del>
          </w:p>
        </w:tc>
        <w:tc>
          <w:tcPr>
            <w:tcW w:w="665" w:type="dxa"/>
            <w:tcBorders>
              <w:top w:val="nil"/>
              <w:left w:val="nil"/>
              <w:bottom w:val="nil"/>
              <w:right w:val="nil"/>
            </w:tcBorders>
            <w:tcPrChange w:id="747" w:author="kmlaster" w:date="2011-04-07T11:40: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2"/>
              <w:jc w:val="center"/>
              <w:rPr>
                <w:del w:id="748" w:author="kmlaster" w:date="2011-04-11T15:41:00Z"/>
                <w:rFonts w:ascii="Times New Roman" w:hAnsi="Times New Roman"/>
                <w:sz w:val="24"/>
                <w:szCs w:val="24"/>
              </w:rPr>
            </w:pPr>
            <w:del w:id="749" w:author="kmlaster" w:date="2011-04-11T15:41:00Z">
              <w:r w:rsidRPr="007A7452" w:rsidDel="00D27B53">
                <w:rPr>
                  <w:rFonts w:ascii="Tahoma" w:hAnsi="Tahoma" w:cs="Tahoma"/>
                  <w:color w:val="191919"/>
                  <w:sz w:val="12"/>
                  <w:szCs w:val="12"/>
                </w:rPr>
                <w:delText>-</w:delText>
              </w:r>
            </w:del>
          </w:p>
        </w:tc>
        <w:tc>
          <w:tcPr>
            <w:tcW w:w="669" w:type="dxa"/>
            <w:tcBorders>
              <w:top w:val="nil"/>
              <w:left w:val="nil"/>
              <w:bottom w:val="nil"/>
              <w:right w:val="nil"/>
            </w:tcBorders>
            <w:tcPrChange w:id="750"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1"/>
              <w:jc w:val="center"/>
              <w:rPr>
                <w:del w:id="751" w:author="kmlaster" w:date="2011-04-11T15:41:00Z"/>
                <w:rFonts w:ascii="Times New Roman" w:hAnsi="Times New Roman"/>
                <w:sz w:val="24"/>
                <w:szCs w:val="24"/>
              </w:rPr>
            </w:pPr>
            <w:del w:id="752" w:author="kmlaster" w:date="2011-04-11T15:41:00Z">
              <w:r w:rsidRPr="007A7452" w:rsidDel="00D27B53">
                <w:rPr>
                  <w:rFonts w:ascii="Tahoma" w:hAnsi="Tahoma" w:cs="Tahoma"/>
                  <w:color w:val="191919"/>
                  <w:sz w:val="12"/>
                  <w:szCs w:val="12"/>
                </w:rPr>
                <w:delText>-</w:delText>
              </w:r>
            </w:del>
          </w:p>
        </w:tc>
        <w:tc>
          <w:tcPr>
            <w:tcW w:w="682" w:type="dxa"/>
            <w:tcBorders>
              <w:top w:val="nil"/>
              <w:left w:val="nil"/>
              <w:bottom w:val="nil"/>
              <w:right w:val="nil"/>
            </w:tcBorders>
            <w:tcPrChange w:id="753" w:author="kmlaster" w:date="2011-04-07T11:40: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54" w:author="kmlaster" w:date="2011-04-11T15:41:00Z"/>
                <w:rFonts w:ascii="Times New Roman" w:hAnsi="Times New Roman"/>
                <w:sz w:val="24"/>
                <w:szCs w:val="24"/>
              </w:rPr>
            </w:pPr>
            <w:del w:id="755" w:author="kmlaster" w:date="2011-04-11T15:41:00Z">
              <w:r w:rsidRPr="007A7452" w:rsidDel="00D27B53">
                <w:rPr>
                  <w:rFonts w:ascii="Tahoma" w:hAnsi="Tahoma" w:cs="Tahoma"/>
                  <w:color w:val="191919"/>
                  <w:sz w:val="12"/>
                  <w:szCs w:val="12"/>
                </w:rPr>
                <w:delText>$339.00</w:delText>
              </w:r>
            </w:del>
          </w:p>
        </w:tc>
        <w:tc>
          <w:tcPr>
            <w:tcW w:w="670" w:type="dxa"/>
            <w:tcBorders>
              <w:top w:val="nil"/>
              <w:left w:val="nil"/>
              <w:bottom w:val="nil"/>
              <w:right w:val="nil"/>
            </w:tcBorders>
            <w:tcPrChange w:id="756"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57" w:author="kmlaster" w:date="2011-04-11T15:41:00Z"/>
                <w:rFonts w:ascii="Times New Roman" w:hAnsi="Times New Roman"/>
                <w:sz w:val="24"/>
                <w:szCs w:val="24"/>
              </w:rPr>
            </w:pPr>
            <w:del w:id="758" w:author="kmlaster" w:date="2011-04-11T15:41:00Z">
              <w:r w:rsidRPr="007A7452" w:rsidDel="00D27B53">
                <w:rPr>
                  <w:rFonts w:ascii="Tahoma" w:hAnsi="Tahoma" w:cs="Tahoma"/>
                  <w:color w:val="191919"/>
                  <w:sz w:val="12"/>
                  <w:szCs w:val="12"/>
                </w:rPr>
                <w:delText>$321.00</w:delText>
              </w:r>
            </w:del>
          </w:p>
        </w:tc>
        <w:tc>
          <w:tcPr>
            <w:tcW w:w="670" w:type="dxa"/>
            <w:tcBorders>
              <w:top w:val="nil"/>
              <w:left w:val="nil"/>
              <w:bottom w:val="nil"/>
              <w:right w:val="nil"/>
            </w:tcBorders>
            <w:tcPrChange w:id="759"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60" w:author="kmlaster" w:date="2011-04-11T15:41:00Z"/>
                <w:rFonts w:ascii="Times New Roman" w:hAnsi="Times New Roman"/>
                <w:sz w:val="24"/>
                <w:szCs w:val="24"/>
              </w:rPr>
            </w:pPr>
            <w:del w:id="761" w:author="kmlaster" w:date="2011-04-11T15:41:00Z">
              <w:r w:rsidRPr="007A7452" w:rsidDel="00D27B53">
                <w:rPr>
                  <w:rFonts w:ascii="Tahoma" w:hAnsi="Tahoma" w:cs="Tahoma"/>
                  <w:color w:val="191919"/>
                  <w:sz w:val="12"/>
                  <w:szCs w:val="12"/>
                </w:rPr>
                <w:delText>$1,34</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762"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63" w:author="kmlaster" w:date="2011-04-11T15:41:00Z"/>
                <w:rFonts w:ascii="Times New Roman" w:hAnsi="Times New Roman"/>
                <w:sz w:val="24"/>
                <w:szCs w:val="24"/>
              </w:rPr>
            </w:pPr>
            <w:del w:id="764" w:author="kmlaster" w:date="2011-04-11T15:41:00Z">
              <w:r w:rsidRPr="007A7452" w:rsidDel="00D27B53">
                <w:rPr>
                  <w:rFonts w:ascii="Tahoma" w:hAnsi="Tahoma" w:cs="Tahoma"/>
                  <w:color w:val="191919"/>
                  <w:sz w:val="12"/>
                  <w:szCs w:val="12"/>
                </w:rPr>
                <w:delText>$1,34</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765"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66" w:author="kmlaster" w:date="2011-04-11T15:41:00Z"/>
                <w:rFonts w:ascii="Times New Roman" w:hAnsi="Times New Roman"/>
                <w:sz w:val="24"/>
                <w:szCs w:val="24"/>
              </w:rPr>
            </w:pPr>
            <w:del w:id="767" w:author="kmlaster" w:date="2011-04-11T15:41:00Z">
              <w:r w:rsidRPr="007A7452" w:rsidDel="00D27B53">
                <w:rPr>
                  <w:rFonts w:ascii="Tahoma" w:hAnsi="Tahoma" w:cs="Tahoma"/>
                  <w:color w:val="191919"/>
                  <w:sz w:val="12"/>
                  <w:szCs w:val="12"/>
                </w:rPr>
                <w:delText>$1,281.00</w:delText>
              </w:r>
            </w:del>
          </w:p>
        </w:tc>
        <w:tc>
          <w:tcPr>
            <w:tcW w:w="669" w:type="dxa"/>
            <w:tcBorders>
              <w:top w:val="nil"/>
              <w:left w:val="nil"/>
              <w:bottom w:val="nil"/>
              <w:right w:val="nil"/>
            </w:tcBorders>
            <w:tcPrChange w:id="768"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69" w:author="kmlaster" w:date="2011-04-11T15:41:00Z"/>
                <w:rFonts w:ascii="Times New Roman" w:hAnsi="Times New Roman"/>
                <w:sz w:val="24"/>
                <w:szCs w:val="24"/>
              </w:rPr>
            </w:pPr>
            <w:del w:id="770" w:author="kmlaster" w:date="2011-04-11T15:41:00Z">
              <w:r w:rsidRPr="007A7452" w:rsidDel="00D27B53">
                <w:rPr>
                  <w:rFonts w:ascii="Tahoma" w:hAnsi="Tahoma" w:cs="Tahoma"/>
                  <w:color w:val="191919"/>
                  <w:sz w:val="12"/>
                  <w:szCs w:val="12"/>
                </w:rPr>
                <w:delText>$360.00</w:delText>
              </w:r>
            </w:del>
          </w:p>
        </w:tc>
        <w:tc>
          <w:tcPr>
            <w:tcW w:w="641" w:type="dxa"/>
            <w:tcBorders>
              <w:top w:val="nil"/>
              <w:left w:val="nil"/>
              <w:bottom w:val="nil"/>
              <w:right w:val="nil"/>
            </w:tcBorders>
            <w:tcPrChange w:id="771" w:author="kmlaster" w:date="2011-04-07T11:40: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72" w:author="kmlaster" w:date="2011-04-11T15:41:00Z"/>
                <w:rFonts w:ascii="Times New Roman" w:hAnsi="Times New Roman"/>
                <w:sz w:val="24"/>
                <w:szCs w:val="24"/>
              </w:rPr>
            </w:pPr>
            <w:del w:id="773" w:author="kmlaster" w:date="2011-04-11T15:41:00Z">
              <w:r w:rsidRPr="007A7452" w:rsidDel="00D27B53">
                <w:rPr>
                  <w:rFonts w:ascii="Tahoma" w:hAnsi="Tahoma" w:cs="Tahoma"/>
                  <w:color w:val="191919"/>
                  <w:sz w:val="12"/>
                  <w:szCs w:val="12"/>
                </w:rPr>
                <w:delText>$1,43</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r>
      <w:tr w:rsidR="000A7810" w:rsidRPr="007A7452" w:rsidDel="00D27B53" w:rsidTr="00A82F11">
        <w:tblPrEx>
          <w:tblW w:w="0" w:type="auto"/>
          <w:tblInd w:w="286" w:type="dxa"/>
          <w:tblLayout w:type="fixed"/>
          <w:tblCellMar>
            <w:left w:w="0" w:type="dxa"/>
            <w:right w:w="0" w:type="dxa"/>
          </w:tblCellMar>
          <w:tblLook w:val="0000"/>
          <w:tblPrExChange w:id="774" w:author="kmlaster" w:date="2011-04-07T11:40:00Z">
            <w:tblPrEx>
              <w:tblW w:w="0" w:type="auto"/>
              <w:tblInd w:w="286" w:type="dxa"/>
              <w:tblLayout w:type="fixed"/>
              <w:tblCellMar>
                <w:left w:w="0" w:type="dxa"/>
                <w:right w:w="0" w:type="dxa"/>
              </w:tblCellMar>
              <w:tblLook w:val="0000"/>
            </w:tblPrEx>
          </w:tblPrExChange>
        </w:tblPrEx>
        <w:trPr>
          <w:trHeight w:hRule="exact" w:val="356"/>
          <w:del w:id="775" w:author="kmlaster" w:date="2011-04-11T15:41:00Z"/>
          <w:trPrChange w:id="776" w:author="kmlaster" w:date="2011-04-07T11:40:00Z">
            <w:trPr>
              <w:gridAfter w:val="0"/>
              <w:trHeight w:hRule="exact" w:val="235"/>
            </w:trPr>
          </w:trPrChange>
        </w:trPr>
        <w:tc>
          <w:tcPr>
            <w:tcW w:w="431" w:type="dxa"/>
            <w:tcBorders>
              <w:top w:val="nil"/>
              <w:left w:val="nil"/>
              <w:bottom w:val="nil"/>
              <w:right w:val="nil"/>
            </w:tcBorders>
            <w:tcPrChange w:id="777" w:author="kmlaster" w:date="2011-04-07T11:40: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78" w:author="kmlaster" w:date="2011-04-11T15:41:00Z"/>
                <w:rFonts w:ascii="Times New Roman" w:hAnsi="Times New Roman"/>
                <w:sz w:val="24"/>
                <w:szCs w:val="24"/>
              </w:rPr>
            </w:pPr>
            <w:del w:id="779" w:author="kmlaster" w:date="2011-04-11T15:41:00Z">
              <w:r w:rsidRPr="007A7452" w:rsidDel="00D27B53">
                <w:rPr>
                  <w:rFonts w:ascii="Tahoma" w:hAnsi="Tahoma" w:cs="Tahoma"/>
                  <w:color w:val="191919"/>
                  <w:sz w:val="12"/>
                  <w:szCs w:val="12"/>
                </w:rPr>
                <w:delText>4</w:delText>
              </w:r>
            </w:del>
          </w:p>
        </w:tc>
        <w:tc>
          <w:tcPr>
            <w:tcW w:w="748" w:type="dxa"/>
            <w:tcBorders>
              <w:top w:val="nil"/>
              <w:left w:val="nil"/>
              <w:bottom w:val="nil"/>
              <w:right w:val="nil"/>
            </w:tcBorders>
            <w:tcPrChange w:id="780" w:author="kmlaster" w:date="2011-04-07T11:40:00Z">
              <w:tcPr>
                <w:tcW w:w="748" w:type="dxa"/>
                <w:gridSpan w:val="2"/>
                <w:tcBorders>
                  <w:top w:val="nil"/>
                  <w:left w:val="nil"/>
                  <w:bottom w:val="nil"/>
                  <w:right w:val="nil"/>
                </w:tcBorders>
              </w:tcPr>
            </w:tcPrChange>
          </w:tcPr>
          <w:p w:rsidR="00000000" w:rsidRDefault="000A7810">
            <w:pPr>
              <w:widowControl w:val="0"/>
              <w:autoSpaceDE w:val="0"/>
              <w:autoSpaceDN w:val="0"/>
              <w:adjustRightInd w:val="0"/>
              <w:spacing w:before="37" w:after="0"/>
              <w:ind w:left="900"/>
              <w:rPr>
                <w:del w:id="781" w:author="kmlaster" w:date="2011-04-11T15:41:00Z"/>
                <w:rFonts w:ascii="Times New Roman" w:hAnsi="Times New Roman"/>
                <w:sz w:val="24"/>
                <w:szCs w:val="24"/>
              </w:rPr>
              <w:pPrChange w:id="782" w:author="kmlaster" w:date="2011-04-07T11:40:00Z">
                <w:pPr>
                  <w:widowControl w:val="0"/>
                  <w:autoSpaceDE w:val="0"/>
                  <w:autoSpaceDN w:val="0"/>
                  <w:adjustRightInd w:val="0"/>
                  <w:spacing w:before="37" w:after="0"/>
                  <w:ind w:left="184"/>
                </w:pPr>
              </w:pPrChange>
            </w:pPr>
            <w:del w:id="783" w:author="kmlaster" w:date="2011-04-07T11:40:00Z">
              <w:r w:rsidRPr="007A7452" w:rsidDel="00B260DC">
                <w:rPr>
                  <w:rFonts w:ascii="Tahoma" w:hAnsi="Tahoma" w:cs="Tahoma"/>
                  <w:color w:val="191919"/>
                  <w:sz w:val="12"/>
                  <w:szCs w:val="12"/>
                </w:rPr>
                <w:delText>$452.00</w:delText>
              </w:r>
            </w:del>
          </w:p>
        </w:tc>
        <w:tc>
          <w:tcPr>
            <w:tcW w:w="673" w:type="dxa"/>
            <w:tcBorders>
              <w:top w:val="nil"/>
              <w:left w:val="nil"/>
              <w:bottom w:val="nil"/>
              <w:right w:val="nil"/>
            </w:tcBorders>
            <w:tcPrChange w:id="784" w:author="kmlaster" w:date="2011-04-07T11:40: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302"/>
              <w:jc w:val="center"/>
              <w:rPr>
                <w:del w:id="785" w:author="kmlaster" w:date="2011-04-11T15:41:00Z"/>
                <w:rFonts w:ascii="Times New Roman" w:hAnsi="Times New Roman"/>
                <w:sz w:val="24"/>
                <w:szCs w:val="24"/>
              </w:rPr>
            </w:pPr>
            <w:del w:id="786" w:author="kmlaster" w:date="2011-04-11T15:41:00Z">
              <w:r w:rsidRPr="007A7452" w:rsidDel="00D27B53">
                <w:rPr>
                  <w:rFonts w:ascii="Tahoma" w:hAnsi="Tahoma" w:cs="Tahoma"/>
                  <w:color w:val="191919"/>
                  <w:sz w:val="12"/>
                  <w:szCs w:val="12"/>
                </w:rPr>
                <w:delText>-</w:delText>
              </w:r>
            </w:del>
          </w:p>
        </w:tc>
        <w:tc>
          <w:tcPr>
            <w:tcW w:w="644" w:type="dxa"/>
            <w:tcBorders>
              <w:top w:val="nil"/>
              <w:left w:val="nil"/>
              <w:bottom w:val="nil"/>
              <w:right w:val="nil"/>
            </w:tcBorders>
            <w:tcPrChange w:id="787" w:author="kmlaster" w:date="2011-04-07T11:40: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6"/>
              <w:jc w:val="center"/>
              <w:rPr>
                <w:del w:id="788" w:author="kmlaster" w:date="2011-04-11T15:41:00Z"/>
                <w:rFonts w:ascii="Times New Roman" w:hAnsi="Times New Roman"/>
                <w:sz w:val="24"/>
                <w:szCs w:val="24"/>
              </w:rPr>
            </w:pPr>
            <w:del w:id="789" w:author="kmlaster" w:date="2011-04-11T15:41:00Z">
              <w:r w:rsidRPr="007A7452" w:rsidDel="00D27B53">
                <w:rPr>
                  <w:rFonts w:ascii="Tahoma" w:hAnsi="Tahoma" w:cs="Tahoma"/>
                  <w:color w:val="191919"/>
                  <w:sz w:val="12"/>
                  <w:szCs w:val="12"/>
                </w:rPr>
                <w:delText>-</w:delText>
              </w:r>
            </w:del>
          </w:p>
        </w:tc>
        <w:tc>
          <w:tcPr>
            <w:tcW w:w="665" w:type="dxa"/>
            <w:tcBorders>
              <w:top w:val="nil"/>
              <w:left w:val="nil"/>
              <w:bottom w:val="nil"/>
              <w:right w:val="nil"/>
            </w:tcBorders>
            <w:tcPrChange w:id="790" w:author="kmlaster" w:date="2011-04-07T11:40: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2"/>
              <w:jc w:val="center"/>
              <w:rPr>
                <w:del w:id="791" w:author="kmlaster" w:date="2011-04-11T15:41:00Z"/>
                <w:rFonts w:ascii="Times New Roman" w:hAnsi="Times New Roman"/>
                <w:sz w:val="24"/>
                <w:szCs w:val="24"/>
              </w:rPr>
            </w:pPr>
            <w:del w:id="792" w:author="kmlaster" w:date="2011-04-11T15:41:00Z">
              <w:r w:rsidRPr="007A7452" w:rsidDel="00D27B53">
                <w:rPr>
                  <w:rFonts w:ascii="Tahoma" w:hAnsi="Tahoma" w:cs="Tahoma"/>
                  <w:color w:val="191919"/>
                  <w:sz w:val="12"/>
                  <w:szCs w:val="12"/>
                </w:rPr>
                <w:delText>-</w:delText>
              </w:r>
            </w:del>
          </w:p>
        </w:tc>
        <w:tc>
          <w:tcPr>
            <w:tcW w:w="669" w:type="dxa"/>
            <w:tcBorders>
              <w:top w:val="nil"/>
              <w:left w:val="nil"/>
              <w:bottom w:val="nil"/>
              <w:right w:val="nil"/>
            </w:tcBorders>
            <w:tcPrChange w:id="793"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1"/>
              <w:jc w:val="center"/>
              <w:rPr>
                <w:del w:id="794" w:author="kmlaster" w:date="2011-04-11T15:41:00Z"/>
                <w:rFonts w:ascii="Times New Roman" w:hAnsi="Times New Roman"/>
                <w:sz w:val="24"/>
                <w:szCs w:val="24"/>
              </w:rPr>
            </w:pPr>
            <w:del w:id="795" w:author="kmlaster" w:date="2011-04-11T15:41:00Z">
              <w:r w:rsidRPr="007A7452" w:rsidDel="00D27B53">
                <w:rPr>
                  <w:rFonts w:ascii="Tahoma" w:hAnsi="Tahoma" w:cs="Tahoma"/>
                  <w:color w:val="191919"/>
                  <w:sz w:val="12"/>
                  <w:szCs w:val="12"/>
                </w:rPr>
                <w:delText>-</w:delText>
              </w:r>
            </w:del>
          </w:p>
        </w:tc>
        <w:tc>
          <w:tcPr>
            <w:tcW w:w="682" w:type="dxa"/>
            <w:tcBorders>
              <w:top w:val="nil"/>
              <w:left w:val="nil"/>
              <w:bottom w:val="nil"/>
              <w:right w:val="nil"/>
            </w:tcBorders>
            <w:tcPrChange w:id="796" w:author="kmlaster" w:date="2011-04-07T11:40: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797" w:author="kmlaster" w:date="2011-04-11T15:41:00Z"/>
                <w:rFonts w:ascii="Times New Roman" w:hAnsi="Times New Roman"/>
                <w:sz w:val="24"/>
                <w:szCs w:val="24"/>
              </w:rPr>
            </w:pPr>
            <w:del w:id="798" w:author="kmlaster" w:date="2011-04-11T15:41:00Z">
              <w:r w:rsidRPr="007A7452" w:rsidDel="00D27B53">
                <w:rPr>
                  <w:rFonts w:ascii="Tahoma" w:hAnsi="Tahoma" w:cs="Tahoma"/>
                  <w:color w:val="191919"/>
                  <w:sz w:val="12"/>
                  <w:szCs w:val="12"/>
                </w:rPr>
                <w:delText>$452.00</w:delText>
              </w:r>
            </w:del>
          </w:p>
        </w:tc>
        <w:tc>
          <w:tcPr>
            <w:tcW w:w="670" w:type="dxa"/>
            <w:tcBorders>
              <w:top w:val="nil"/>
              <w:left w:val="nil"/>
              <w:bottom w:val="nil"/>
              <w:right w:val="nil"/>
            </w:tcBorders>
            <w:tcPrChange w:id="799"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00" w:author="kmlaster" w:date="2011-04-11T15:41:00Z"/>
                <w:rFonts w:ascii="Times New Roman" w:hAnsi="Times New Roman"/>
                <w:sz w:val="24"/>
                <w:szCs w:val="24"/>
              </w:rPr>
            </w:pPr>
            <w:del w:id="801" w:author="kmlaster" w:date="2011-04-11T15:41:00Z">
              <w:r w:rsidRPr="007A7452" w:rsidDel="00D27B53">
                <w:rPr>
                  <w:rFonts w:ascii="Tahoma" w:hAnsi="Tahoma" w:cs="Tahoma"/>
                  <w:color w:val="191919"/>
                  <w:sz w:val="12"/>
                  <w:szCs w:val="12"/>
                </w:rPr>
                <w:delText>$428.00</w:delText>
              </w:r>
            </w:del>
          </w:p>
        </w:tc>
        <w:tc>
          <w:tcPr>
            <w:tcW w:w="670" w:type="dxa"/>
            <w:tcBorders>
              <w:top w:val="nil"/>
              <w:left w:val="nil"/>
              <w:bottom w:val="nil"/>
              <w:right w:val="nil"/>
            </w:tcBorders>
            <w:tcPrChange w:id="802"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03" w:author="kmlaster" w:date="2011-04-11T15:41:00Z"/>
                <w:rFonts w:ascii="Times New Roman" w:hAnsi="Times New Roman"/>
                <w:sz w:val="24"/>
                <w:szCs w:val="24"/>
              </w:rPr>
            </w:pPr>
            <w:del w:id="804" w:author="kmlaster" w:date="2011-04-11T15:41:00Z">
              <w:r w:rsidRPr="007A7452" w:rsidDel="00D27B53">
                <w:rPr>
                  <w:rFonts w:ascii="Tahoma" w:hAnsi="Tahoma" w:cs="Tahoma"/>
                  <w:color w:val="191919"/>
                  <w:sz w:val="12"/>
                  <w:szCs w:val="12"/>
                </w:rPr>
                <w:delText>$1</w:delText>
              </w:r>
              <w:r w:rsidRPr="007A7452" w:rsidDel="00D27B53">
                <w:rPr>
                  <w:rFonts w:ascii="Tahoma" w:hAnsi="Tahoma" w:cs="Tahoma"/>
                  <w:color w:val="191919"/>
                  <w:spacing w:val="-3"/>
                  <w:sz w:val="12"/>
                  <w:szCs w:val="12"/>
                </w:rPr>
                <w:delText>,</w:delText>
              </w:r>
              <w:r w:rsidRPr="007A7452" w:rsidDel="00D27B53">
                <w:rPr>
                  <w:rFonts w:ascii="Tahoma" w:hAnsi="Tahoma" w:cs="Tahoma"/>
                  <w:color w:val="191919"/>
                  <w:sz w:val="12"/>
                  <w:szCs w:val="12"/>
                </w:rPr>
                <w:delText>796.00</w:delText>
              </w:r>
            </w:del>
          </w:p>
        </w:tc>
        <w:tc>
          <w:tcPr>
            <w:tcW w:w="669" w:type="dxa"/>
            <w:tcBorders>
              <w:top w:val="nil"/>
              <w:left w:val="nil"/>
              <w:bottom w:val="nil"/>
              <w:right w:val="nil"/>
            </w:tcBorders>
            <w:tcPrChange w:id="805"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06" w:author="kmlaster" w:date="2011-04-11T15:41:00Z"/>
                <w:rFonts w:ascii="Times New Roman" w:hAnsi="Times New Roman"/>
                <w:sz w:val="24"/>
                <w:szCs w:val="24"/>
              </w:rPr>
            </w:pPr>
            <w:del w:id="807" w:author="kmlaster" w:date="2011-04-11T15:41:00Z">
              <w:r w:rsidRPr="007A7452" w:rsidDel="00D27B53">
                <w:rPr>
                  <w:rFonts w:ascii="Tahoma" w:hAnsi="Tahoma" w:cs="Tahoma"/>
                  <w:color w:val="191919"/>
                  <w:sz w:val="12"/>
                  <w:szCs w:val="12"/>
                </w:rPr>
                <w:delText>$1</w:delText>
              </w:r>
              <w:r w:rsidRPr="007A7452" w:rsidDel="00D27B53">
                <w:rPr>
                  <w:rFonts w:ascii="Tahoma" w:hAnsi="Tahoma" w:cs="Tahoma"/>
                  <w:color w:val="191919"/>
                  <w:spacing w:val="-3"/>
                  <w:sz w:val="12"/>
                  <w:szCs w:val="12"/>
                </w:rPr>
                <w:delText>,</w:delText>
              </w:r>
              <w:r w:rsidRPr="007A7452" w:rsidDel="00D27B53">
                <w:rPr>
                  <w:rFonts w:ascii="Tahoma" w:hAnsi="Tahoma" w:cs="Tahoma"/>
                  <w:color w:val="191919"/>
                  <w:sz w:val="12"/>
                  <w:szCs w:val="12"/>
                </w:rPr>
                <w:delText>796.00</w:delText>
              </w:r>
            </w:del>
          </w:p>
        </w:tc>
        <w:tc>
          <w:tcPr>
            <w:tcW w:w="670" w:type="dxa"/>
            <w:tcBorders>
              <w:top w:val="nil"/>
              <w:left w:val="nil"/>
              <w:bottom w:val="nil"/>
              <w:right w:val="nil"/>
            </w:tcBorders>
            <w:tcPrChange w:id="808" w:author="kmlaster" w:date="2011-04-07T11:40: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09" w:author="kmlaster" w:date="2011-04-11T15:41:00Z"/>
                <w:rFonts w:ascii="Times New Roman" w:hAnsi="Times New Roman"/>
                <w:sz w:val="24"/>
                <w:szCs w:val="24"/>
              </w:rPr>
            </w:pPr>
            <w:del w:id="810" w:author="kmlaster" w:date="2011-04-11T15:41:00Z">
              <w:r w:rsidRPr="007A7452" w:rsidDel="00D27B53">
                <w:rPr>
                  <w:rFonts w:ascii="Tahoma" w:hAnsi="Tahoma" w:cs="Tahoma"/>
                  <w:color w:val="191919"/>
                  <w:sz w:val="12"/>
                  <w:szCs w:val="12"/>
                </w:rPr>
                <w:delText>$1</w:delText>
              </w:r>
              <w:r w:rsidRPr="007A7452" w:rsidDel="00D27B53">
                <w:rPr>
                  <w:rFonts w:ascii="Tahoma" w:hAnsi="Tahoma" w:cs="Tahoma"/>
                  <w:color w:val="191919"/>
                  <w:spacing w:val="-3"/>
                  <w:sz w:val="12"/>
                  <w:szCs w:val="12"/>
                </w:rPr>
                <w:delText>,</w:delText>
              </w:r>
              <w:r w:rsidRPr="007A7452" w:rsidDel="00D27B53">
                <w:rPr>
                  <w:rFonts w:ascii="Tahoma" w:hAnsi="Tahoma" w:cs="Tahoma"/>
                  <w:color w:val="191919"/>
                  <w:sz w:val="12"/>
                  <w:szCs w:val="12"/>
                </w:rPr>
                <w:delText>708.00</w:delText>
              </w:r>
            </w:del>
          </w:p>
        </w:tc>
        <w:tc>
          <w:tcPr>
            <w:tcW w:w="669" w:type="dxa"/>
            <w:tcBorders>
              <w:top w:val="nil"/>
              <w:left w:val="nil"/>
              <w:bottom w:val="nil"/>
              <w:right w:val="nil"/>
            </w:tcBorders>
            <w:tcPrChange w:id="811" w:author="kmlaster" w:date="2011-04-07T11:40: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12" w:author="kmlaster" w:date="2011-04-11T15:41:00Z"/>
                <w:rFonts w:ascii="Times New Roman" w:hAnsi="Times New Roman"/>
                <w:sz w:val="24"/>
                <w:szCs w:val="24"/>
              </w:rPr>
            </w:pPr>
            <w:del w:id="813" w:author="kmlaster" w:date="2011-04-11T15:41:00Z">
              <w:r w:rsidRPr="007A7452" w:rsidDel="00D27B53">
                <w:rPr>
                  <w:rFonts w:ascii="Tahoma" w:hAnsi="Tahoma" w:cs="Tahoma"/>
                  <w:color w:val="191919"/>
                  <w:sz w:val="12"/>
                  <w:szCs w:val="12"/>
                </w:rPr>
                <w:delText>$480.00</w:delText>
              </w:r>
            </w:del>
          </w:p>
        </w:tc>
        <w:tc>
          <w:tcPr>
            <w:tcW w:w="641" w:type="dxa"/>
            <w:tcBorders>
              <w:top w:val="nil"/>
              <w:left w:val="nil"/>
              <w:bottom w:val="nil"/>
              <w:right w:val="nil"/>
            </w:tcBorders>
            <w:tcPrChange w:id="814" w:author="kmlaster" w:date="2011-04-07T11:40: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15" w:author="kmlaster" w:date="2011-04-11T15:41:00Z"/>
                <w:rFonts w:ascii="Times New Roman" w:hAnsi="Times New Roman"/>
                <w:sz w:val="24"/>
                <w:szCs w:val="24"/>
              </w:rPr>
            </w:pPr>
            <w:del w:id="816" w:author="kmlaster" w:date="2011-04-11T15:41:00Z">
              <w:r w:rsidRPr="007A7452" w:rsidDel="00D27B53">
                <w:rPr>
                  <w:rFonts w:ascii="Tahoma" w:hAnsi="Tahoma" w:cs="Tahoma"/>
                  <w:color w:val="191919"/>
                  <w:sz w:val="12"/>
                  <w:szCs w:val="12"/>
                </w:rPr>
                <w:delText>$1,912.00</w:delText>
              </w:r>
            </w:del>
          </w:p>
        </w:tc>
      </w:tr>
      <w:tr w:rsidR="000A7810" w:rsidRPr="007A7452" w:rsidDel="00D27B53" w:rsidTr="00A82F11">
        <w:tblPrEx>
          <w:tblW w:w="0" w:type="auto"/>
          <w:tblInd w:w="286" w:type="dxa"/>
          <w:tblLayout w:type="fixed"/>
          <w:tblCellMar>
            <w:left w:w="0" w:type="dxa"/>
            <w:right w:w="0" w:type="dxa"/>
          </w:tblCellMar>
          <w:tblLook w:val="0000"/>
          <w:tblPrExChange w:id="817" w:author="kmlaster" w:date="2011-04-07T11:41:00Z">
            <w:tblPrEx>
              <w:tblW w:w="0" w:type="auto"/>
              <w:tblInd w:w="286" w:type="dxa"/>
              <w:tblLayout w:type="fixed"/>
              <w:tblCellMar>
                <w:left w:w="0" w:type="dxa"/>
                <w:right w:w="0" w:type="dxa"/>
              </w:tblCellMar>
              <w:tblLook w:val="0000"/>
            </w:tblPrEx>
          </w:tblPrExChange>
        </w:tblPrEx>
        <w:trPr>
          <w:trHeight w:hRule="exact" w:val="356"/>
          <w:del w:id="818" w:author="kmlaster" w:date="2011-04-11T15:41:00Z"/>
          <w:trPrChange w:id="819" w:author="kmlaster" w:date="2011-04-07T11:41:00Z">
            <w:trPr>
              <w:gridAfter w:val="0"/>
              <w:trHeight w:hRule="exact" w:val="235"/>
            </w:trPr>
          </w:trPrChange>
        </w:trPr>
        <w:tc>
          <w:tcPr>
            <w:tcW w:w="431" w:type="dxa"/>
            <w:tcBorders>
              <w:top w:val="nil"/>
              <w:left w:val="nil"/>
              <w:bottom w:val="nil"/>
              <w:right w:val="nil"/>
            </w:tcBorders>
            <w:tcPrChange w:id="820" w:author="kmlaster" w:date="2011-04-07T11:41: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21" w:author="kmlaster" w:date="2011-04-11T15:41:00Z"/>
                <w:rFonts w:ascii="Times New Roman" w:hAnsi="Times New Roman"/>
                <w:sz w:val="24"/>
                <w:szCs w:val="24"/>
              </w:rPr>
            </w:pPr>
            <w:del w:id="822" w:author="kmlaster" w:date="2011-04-11T15:41:00Z">
              <w:r w:rsidRPr="007A7452" w:rsidDel="00D27B53">
                <w:rPr>
                  <w:rFonts w:ascii="Tahoma" w:hAnsi="Tahoma" w:cs="Tahoma"/>
                  <w:color w:val="191919"/>
                  <w:sz w:val="12"/>
                  <w:szCs w:val="12"/>
                </w:rPr>
                <w:delText>5</w:delText>
              </w:r>
            </w:del>
          </w:p>
        </w:tc>
        <w:tc>
          <w:tcPr>
            <w:tcW w:w="748" w:type="dxa"/>
            <w:tcBorders>
              <w:top w:val="nil"/>
              <w:left w:val="nil"/>
              <w:bottom w:val="nil"/>
              <w:right w:val="nil"/>
            </w:tcBorders>
            <w:tcPrChange w:id="823" w:author="kmlaster" w:date="2011-04-07T11:41: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24" w:author="kmlaster" w:date="2011-04-11T15:41:00Z"/>
                <w:rFonts w:ascii="Times New Roman" w:hAnsi="Times New Roman"/>
                <w:sz w:val="24"/>
                <w:szCs w:val="24"/>
              </w:rPr>
            </w:pPr>
            <w:del w:id="825" w:author="kmlaster" w:date="2011-04-07T11:40:00Z">
              <w:r w:rsidRPr="007A7452" w:rsidDel="00B260DC">
                <w:rPr>
                  <w:rFonts w:ascii="Tahoma" w:hAnsi="Tahoma" w:cs="Tahoma"/>
                  <w:color w:val="191919"/>
                  <w:sz w:val="12"/>
                  <w:szCs w:val="12"/>
                </w:rPr>
                <w:delText>$565.00</w:delText>
              </w:r>
            </w:del>
          </w:p>
        </w:tc>
        <w:tc>
          <w:tcPr>
            <w:tcW w:w="673" w:type="dxa"/>
            <w:tcBorders>
              <w:top w:val="nil"/>
              <w:left w:val="nil"/>
              <w:bottom w:val="nil"/>
              <w:right w:val="nil"/>
            </w:tcBorders>
            <w:tcPrChange w:id="826" w:author="kmlaster" w:date="2011-04-07T11:41: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302"/>
              <w:jc w:val="center"/>
              <w:rPr>
                <w:del w:id="827" w:author="kmlaster" w:date="2011-04-11T15:41:00Z"/>
                <w:rFonts w:ascii="Times New Roman" w:hAnsi="Times New Roman"/>
                <w:sz w:val="24"/>
                <w:szCs w:val="24"/>
              </w:rPr>
            </w:pPr>
            <w:del w:id="828" w:author="kmlaster" w:date="2011-04-11T15:41:00Z">
              <w:r w:rsidRPr="007A7452" w:rsidDel="00D27B53">
                <w:rPr>
                  <w:rFonts w:ascii="Tahoma" w:hAnsi="Tahoma" w:cs="Tahoma"/>
                  <w:color w:val="191919"/>
                  <w:sz w:val="12"/>
                  <w:szCs w:val="12"/>
                </w:rPr>
                <w:delText>-</w:delText>
              </w:r>
            </w:del>
          </w:p>
        </w:tc>
        <w:tc>
          <w:tcPr>
            <w:tcW w:w="644" w:type="dxa"/>
            <w:tcBorders>
              <w:top w:val="nil"/>
              <w:left w:val="nil"/>
              <w:bottom w:val="nil"/>
              <w:right w:val="nil"/>
            </w:tcBorders>
            <w:tcPrChange w:id="829" w:author="kmlaster" w:date="2011-04-07T11:41: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6"/>
              <w:jc w:val="center"/>
              <w:rPr>
                <w:del w:id="830" w:author="kmlaster" w:date="2011-04-11T15:41:00Z"/>
                <w:rFonts w:ascii="Times New Roman" w:hAnsi="Times New Roman"/>
                <w:sz w:val="24"/>
                <w:szCs w:val="24"/>
              </w:rPr>
            </w:pPr>
            <w:del w:id="831" w:author="kmlaster" w:date="2011-04-11T15:41:00Z">
              <w:r w:rsidRPr="007A7452" w:rsidDel="00D27B53">
                <w:rPr>
                  <w:rFonts w:ascii="Tahoma" w:hAnsi="Tahoma" w:cs="Tahoma"/>
                  <w:color w:val="191919"/>
                  <w:sz w:val="12"/>
                  <w:szCs w:val="12"/>
                </w:rPr>
                <w:delText>-</w:delText>
              </w:r>
            </w:del>
          </w:p>
        </w:tc>
        <w:tc>
          <w:tcPr>
            <w:tcW w:w="665" w:type="dxa"/>
            <w:tcBorders>
              <w:top w:val="nil"/>
              <w:left w:val="nil"/>
              <w:bottom w:val="nil"/>
              <w:right w:val="nil"/>
            </w:tcBorders>
            <w:tcPrChange w:id="832" w:author="kmlaster" w:date="2011-04-07T11:41: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2"/>
              <w:jc w:val="center"/>
              <w:rPr>
                <w:del w:id="833" w:author="kmlaster" w:date="2011-04-11T15:41:00Z"/>
                <w:rFonts w:ascii="Times New Roman" w:hAnsi="Times New Roman"/>
                <w:sz w:val="24"/>
                <w:szCs w:val="24"/>
              </w:rPr>
            </w:pPr>
            <w:del w:id="834" w:author="kmlaster" w:date="2011-04-11T15:41:00Z">
              <w:r w:rsidRPr="007A7452" w:rsidDel="00D27B53">
                <w:rPr>
                  <w:rFonts w:ascii="Tahoma" w:hAnsi="Tahoma" w:cs="Tahoma"/>
                  <w:color w:val="191919"/>
                  <w:sz w:val="12"/>
                  <w:szCs w:val="12"/>
                </w:rPr>
                <w:delText>-</w:delText>
              </w:r>
            </w:del>
          </w:p>
        </w:tc>
        <w:tc>
          <w:tcPr>
            <w:tcW w:w="669" w:type="dxa"/>
            <w:tcBorders>
              <w:top w:val="nil"/>
              <w:left w:val="nil"/>
              <w:bottom w:val="nil"/>
              <w:right w:val="nil"/>
            </w:tcBorders>
            <w:tcPrChange w:id="835"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ight="271"/>
              <w:jc w:val="center"/>
              <w:rPr>
                <w:del w:id="836" w:author="kmlaster" w:date="2011-04-11T15:41:00Z"/>
                <w:rFonts w:ascii="Times New Roman" w:hAnsi="Times New Roman"/>
                <w:sz w:val="24"/>
                <w:szCs w:val="24"/>
              </w:rPr>
            </w:pPr>
            <w:del w:id="837" w:author="kmlaster" w:date="2011-04-11T15:41:00Z">
              <w:r w:rsidRPr="007A7452" w:rsidDel="00D27B53">
                <w:rPr>
                  <w:rFonts w:ascii="Tahoma" w:hAnsi="Tahoma" w:cs="Tahoma"/>
                  <w:color w:val="191919"/>
                  <w:sz w:val="12"/>
                  <w:szCs w:val="12"/>
                </w:rPr>
                <w:delText>-</w:delText>
              </w:r>
            </w:del>
          </w:p>
        </w:tc>
        <w:tc>
          <w:tcPr>
            <w:tcW w:w="682" w:type="dxa"/>
            <w:tcBorders>
              <w:top w:val="nil"/>
              <w:left w:val="nil"/>
              <w:bottom w:val="nil"/>
              <w:right w:val="nil"/>
            </w:tcBorders>
            <w:tcPrChange w:id="838" w:author="kmlaster" w:date="2011-04-07T11:41: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39" w:author="kmlaster" w:date="2011-04-11T15:41:00Z"/>
                <w:rFonts w:ascii="Times New Roman" w:hAnsi="Times New Roman"/>
                <w:sz w:val="24"/>
                <w:szCs w:val="24"/>
              </w:rPr>
            </w:pPr>
            <w:del w:id="840" w:author="kmlaster" w:date="2011-04-11T15:41:00Z">
              <w:r w:rsidRPr="007A7452" w:rsidDel="00D27B53">
                <w:rPr>
                  <w:rFonts w:ascii="Tahoma" w:hAnsi="Tahoma" w:cs="Tahoma"/>
                  <w:color w:val="191919"/>
                  <w:sz w:val="12"/>
                  <w:szCs w:val="12"/>
                </w:rPr>
                <w:delText>$565.00</w:delText>
              </w:r>
            </w:del>
          </w:p>
        </w:tc>
        <w:tc>
          <w:tcPr>
            <w:tcW w:w="670" w:type="dxa"/>
            <w:tcBorders>
              <w:top w:val="nil"/>
              <w:left w:val="nil"/>
              <w:bottom w:val="nil"/>
              <w:right w:val="nil"/>
            </w:tcBorders>
            <w:tcPrChange w:id="841"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42" w:author="kmlaster" w:date="2011-04-11T15:41:00Z"/>
                <w:rFonts w:ascii="Times New Roman" w:hAnsi="Times New Roman"/>
                <w:sz w:val="24"/>
                <w:szCs w:val="24"/>
              </w:rPr>
            </w:pPr>
            <w:del w:id="843" w:author="kmlaster" w:date="2011-04-11T15:41:00Z">
              <w:r w:rsidRPr="007A7452" w:rsidDel="00D27B53">
                <w:rPr>
                  <w:rFonts w:ascii="Tahoma" w:hAnsi="Tahoma" w:cs="Tahoma"/>
                  <w:color w:val="191919"/>
                  <w:sz w:val="12"/>
                  <w:szCs w:val="12"/>
                </w:rPr>
                <w:delText>$535.00</w:delText>
              </w:r>
            </w:del>
          </w:p>
        </w:tc>
        <w:tc>
          <w:tcPr>
            <w:tcW w:w="670" w:type="dxa"/>
            <w:tcBorders>
              <w:top w:val="nil"/>
              <w:left w:val="nil"/>
              <w:bottom w:val="nil"/>
              <w:right w:val="nil"/>
            </w:tcBorders>
            <w:tcPrChange w:id="844"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45" w:author="kmlaster" w:date="2011-04-11T15:41:00Z"/>
                <w:rFonts w:ascii="Times New Roman" w:hAnsi="Times New Roman"/>
                <w:sz w:val="24"/>
                <w:szCs w:val="24"/>
              </w:rPr>
            </w:pPr>
            <w:del w:id="846" w:author="kmlaster" w:date="2011-04-11T15:41:00Z">
              <w:r w:rsidRPr="007A7452" w:rsidDel="00D27B53">
                <w:rPr>
                  <w:rFonts w:ascii="Tahoma" w:hAnsi="Tahoma" w:cs="Tahoma"/>
                  <w:color w:val="191919"/>
                  <w:sz w:val="12"/>
                  <w:szCs w:val="12"/>
                </w:rPr>
                <w:delText>$2,245.00</w:delText>
              </w:r>
            </w:del>
          </w:p>
        </w:tc>
        <w:tc>
          <w:tcPr>
            <w:tcW w:w="669" w:type="dxa"/>
            <w:tcBorders>
              <w:top w:val="nil"/>
              <w:left w:val="nil"/>
              <w:bottom w:val="nil"/>
              <w:right w:val="nil"/>
            </w:tcBorders>
            <w:tcPrChange w:id="847"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48" w:author="kmlaster" w:date="2011-04-11T15:41:00Z"/>
                <w:rFonts w:ascii="Times New Roman" w:hAnsi="Times New Roman"/>
                <w:sz w:val="24"/>
                <w:szCs w:val="24"/>
              </w:rPr>
            </w:pPr>
            <w:del w:id="849" w:author="kmlaster" w:date="2011-04-11T15:41:00Z">
              <w:r w:rsidRPr="007A7452" w:rsidDel="00D27B53">
                <w:rPr>
                  <w:rFonts w:ascii="Tahoma" w:hAnsi="Tahoma" w:cs="Tahoma"/>
                  <w:color w:val="191919"/>
                  <w:sz w:val="12"/>
                  <w:szCs w:val="12"/>
                </w:rPr>
                <w:delText>$2,245.00</w:delText>
              </w:r>
            </w:del>
          </w:p>
        </w:tc>
        <w:tc>
          <w:tcPr>
            <w:tcW w:w="670" w:type="dxa"/>
            <w:tcBorders>
              <w:top w:val="nil"/>
              <w:left w:val="nil"/>
              <w:bottom w:val="nil"/>
              <w:right w:val="nil"/>
            </w:tcBorders>
            <w:tcPrChange w:id="850"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51" w:author="kmlaster" w:date="2011-04-11T15:41:00Z"/>
                <w:rFonts w:ascii="Times New Roman" w:hAnsi="Times New Roman"/>
                <w:sz w:val="24"/>
                <w:szCs w:val="24"/>
              </w:rPr>
            </w:pPr>
            <w:del w:id="852" w:author="kmlaster" w:date="2011-04-11T15:41:00Z">
              <w:r w:rsidRPr="007A7452" w:rsidDel="00D27B53">
                <w:rPr>
                  <w:rFonts w:ascii="Tahoma" w:hAnsi="Tahoma" w:cs="Tahoma"/>
                  <w:color w:val="191919"/>
                  <w:sz w:val="12"/>
                  <w:szCs w:val="12"/>
                </w:rPr>
                <w:delText>$2,135.00</w:delText>
              </w:r>
            </w:del>
          </w:p>
        </w:tc>
        <w:tc>
          <w:tcPr>
            <w:tcW w:w="669" w:type="dxa"/>
            <w:tcBorders>
              <w:top w:val="nil"/>
              <w:left w:val="nil"/>
              <w:bottom w:val="nil"/>
              <w:right w:val="nil"/>
            </w:tcBorders>
            <w:tcPrChange w:id="853"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54" w:author="kmlaster" w:date="2011-04-11T15:41:00Z"/>
                <w:rFonts w:ascii="Times New Roman" w:hAnsi="Times New Roman"/>
                <w:sz w:val="24"/>
                <w:szCs w:val="24"/>
              </w:rPr>
            </w:pPr>
            <w:del w:id="855" w:author="kmlaster" w:date="2011-04-11T15:41:00Z">
              <w:r w:rsidRPr="007A7452" w:rsidDel="00D27B53">
                <w:rPr>
                  <w:rFonts w:ascii="Tahoma" w:hAnsi="Tahoma" w:cs="Tahoma"/>
                  <w:color w:val="191919"/>
                  <w:sz w:val="12"/>
                  <w:szCs w:val="12"/>
                </w:rPr>
                <w:delText>$600.00</w:delText>
              </w:r>
            </w:del>
          </w:p>
        </w:tc>
        <w:tc>
          <w:tcPr>
            <w:tcW w:w="641" w:type="dxa"/>
            <w:tcBorders>
              <w:top w:val="nil"/>
              <w:left w:val="nil"/>
              <w:bottom w:val="nil"/>
              <w:right w:val="nil"/>
            </w:tcBorders>
            <w:tcPrChange w:id="856" w:author="kmlaster" w:date="2011-04-07T11:41: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57" w:author="kmlaster" w:date="2011-04-11T15:41:00Z"/>
                <w:rFonts w:ascii="Times New Roman" w:hAnsi="Times New Roman"/>
                <w:sz w:val="24"/>
                <w:szCs w:val="24"/>
              </w:rPr>
            </w:pPr>
            <w:del w:id="858" w:author="kmlaster" w:date="2011-04-11T15:41:00Z">
              <w:r w:rsidRPr="007A7452" w:rsidDel="00D27B53">
                <w:rPr>
                  <w:rFonts w:ascii="Tahoma" w:hAnsi="Tahoma" w:cs="Tahoma"/>
                  <w:color w:val="191919"/>
                  <w:sz w:val="12"/>
                  <w:szCs w:val="12"/>
                </w:rPr>
                <w:delText>$2,390.00</w:delText>
              </w:r>
            </w:del>
          </w:p>
        </w:tc>
      </w:tr>
      <w:tr w:rsidR="000A7810" w:rsidRPr="007A7452" w:rsidDel="00D27B53" w:rsidTr="00A82F11">
        <w:tblPrEx>
          <w:tblW w:w="0" w:type="auto"/>
          <w:tblInd w:w="286" w:type="dxa"/>
          <w:tblLayout w:type="fixed"/>
          <w:tblCellMar>
            <w:left w:w="0" w:type="dxa"/>
            <w:right w:w="0" w:type="dxa"/>
          </w:tblCellMar>
          <w:tblLook w:val="0000"/>
          <w:tblPrExChange w:id="859" w:author="kmlaster" w:date="2011-04-07T11:41:00Z">
            <w:tblPrEx>
              <w:tblW w:w="0" w:type="auto"/>
              <w:tblInd w:w="286" w:type="dxa"/>
              <w:tblLayout w:type="fixed"/>
              <w:tblCellMar>
                <w:left w:w="0" w:type="dxa"/>
                <w:right w:w="0" w:type="dxa"/>
              </w:tblCellMar>
              <w:tblLook w:val="0000"/>
            </w:tblPrEx>
          </w:tblPrExChange>
        </w:tblPrEx>
        <w:trPr>
          <w:trHeight w:hRule="exact" w:val="356"/>
          <w:del w:id="860" w:author="kmlaster" w:date="2011-04-11T15:41:00Z"/>
          <w:trPrChange w:id="861" w:author="kmlaster" w:date="2011-04-07T11:41:00Z">
            <w:trPr>
              <w:gridAfter w:val="0"/>
              <w:trHeight w:hRule="exact" w:val="235"/>
            </w:trPr>
          </w:trPrChange>
        </w:trPr>
        <w:tc>
          <w:tcPr>
            <w:tcW w:w="431" w:type="dxa"/>
            <w:tcBorders>
              <w:top w:val="nil"/>
              <w:left w:val="nil"/>
              <w:bottom w:val="nil"/>
              <w:right w:val="nil"/>
            </w:tcBorders>
            <w:tcPrChange w:id="862" w:author="kmlaster" w:date="2011-04-07T11:41: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63" w:author="kmlaster" w:date="2011-04-11T15:41:00Z"/>
                <w:rFonts w:ascii="Times New Roman" w:hAnsi="Times New Roman"/>
                <w:sz w:val="24"/>
                <w:szCs w:val="24"/>
              </w:rPr>
            </w:pPr>
            <w:del w:id="864" w:author="kmlaster" w:date="2011-04-11T15:41:00Z">
              <w:r w:rsidRPr="007A7452" w:rsidDel="00D27B53">
                <w:rPr>
                  <w:rFonts w:ascii="Tahoma" w:hAnsi="Tahoma" w:cs="Tahoma"/>
                  <w:color w:val="191919"/>
                  <w:sz w:val="12"/>
                  <w:szCs w:val="12"/>
                </w:rPr>
                <w:delText>6</w:delText>
              </w:r>
            </w:del>
          </w:p>
        </w:tc>
        <w:tc>
          <w:tcPr>
            <w:tcW w:w="748" w:type="dxa"/>
            <w:tcBorders>
              <w:top w:val="nil"/>
              <w:left w:val="nil"/>
              <w:bottom w:val="nil"/>
              <w:right w:val="nil"/>
            </w:tcBorders>
            <w:tcPrChange w:id="865" w:author="kmlaster" w:date="2011-04-07T11:41: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66" w:author="kmlaster" w:date="2011-04-11T15:41:00Z"/>
                <w:rFonts w:ascii="Times New Roman" w:hAnsi="Times New Roman"/>
                <w:sz w:val="24"/>
                <w:szCs w:val="24"/>
              </w:rPr>
            </w:pPr>
            <w:del w:id="867" w:author="kmlaster" w:date="2011-04-07T11:41:00Z">
              <w:r w:rsidRPr="007A7452" w:rsidDel="00B260DC">
                <w:rPr>
                  <w:rFonts w:ascii="Tahoma" w:hAnsi="Tahoma" w:cs="Tahoma"/>
                  <w:color w:val="191919"/>
                  <w:sz w:val="12"/>
                  <w:szCs w:val="12"/>
                </w:rPr>
                <w:delText>$678.00</w:delText>
              </w:r>
            </w:del>
          </w:p>
        </w:tc>
        <w:tc>
          <w:tcPr>
            <w:tcW w:w="673" w:type="dxa"/>
            <w:tcBorders>
              <w:top w:val="nil"/>
              <w:left w:val="nil"/>
              <w:bottom w:val="nil"/>
              <w:right w:val="nil"/>
            </w:tcBorders>
            <w:tcPrChange w:id="868" w:author="kmlaster" w:date="2011-04-07T11:41: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69" w:author="kmlaster" w:date="2011-04-11T15:41:00Z"/>
                <w:rFonts w:ascii="Times New Roman" w:hAnsi="Times New Roman"/>
                <w:sz w:val="24"/>
                <w:szCs w:val="24"/>
              </w:rPr>
            </w:pPr>
            <w:del w:id="870" w:author="kmlaster" w:date="2011-04-07T11:45:00Z">
              <w:r w:rsidRPr="007A7452" w:rsidDel="00B260DC">
                <w:rPr>
                  <w:rFonts w:ascii="Tahoma" w:hAnsi="Tahoma" w:cs="Tahoma"/>
                  <w:color w:val="191919"/>
                  <w:sz w:val="12"/>
                  <w:szCs w:val="12"/>
                </w:rPr>
                <w:delText>$4</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44" w:type="dxa"/>
            <w:tcBorders>
              <w:top w:val="nil"/>
              <w:left w:val="nil"/>
              <w:bottom w:val="nil"/>
              <w:right w:val="nil"/>
            </w:tcBorders>
            <w:tcPrChange w:id="871" w:author="kmlaster" w:date="2011-04-07T11:41: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72" w:author="kmlaster" w:date="2011-04-11T15:41:00Z"/>
                <w:rFonts w:ascii="Times New Roman" w:hAnsi="Times New Roman"/>
                <w:sz w:val="24"/>
                <w:szCs w:val="24"/>
              </w:rPr>
            </w:pPr>
            <w:del w:id="873" w:author="kmlaster" w:date="2011-04-07T11:46:00Z">
              <w:r w:rsidRPr="007A7452" w:rsidDel="00B260DC">
                <w:rPr>
                  <w:rFonts w:ascii="Tahoma" w:hAnsi="Tahoma" w:cs="Tahoma"/>
                  <w:color w:val="191919"/>
                  <w:sz w:val="12"/>
                  <w:szCs w:val="12"/>
                </w:rPr>
                <w:delText>$51.00</w:delText>
              </w:r>
            </w:del>
          </w:p>
        </w:tc>
        <w:tc>
          <w:tcPr>
            <w:tcW w:w="665" w:type="dxa"/>
            <w:tcBorders>
              <w:top w:val="nil"/>
              <w:left w:val="nil"/>
              <w:bottom w:val="nil"/>
              <w:right w:val="nil"/>
            </w:tcBorders>
            <w:tcPrChange w:id="874" w:author="kmlaster" w:date="2011-04-07T11:41: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75" w:author="kmlaster" w:date="2011-04-11T15:41:00Z"/>
                <w:rFonts w:ascii="Times New Roman" w:hAnsi="Times New Roman"/>
                <w:sz w:val="24"/>
                <w:szCs w:val="24"/>
              </w:rPr>
            </w:pPr>
            <w:del w:id="876" w:author="kmlaster" w:date="2011-04-07T11:48:00Z">
              <w:r w:rsidRPr="007A7452" w:rsidDel="00B260DC">
                <w:rPr>
                  <w:rFonts w:ascii="Tahoma" w:hAnsi="Tahoma" w:cs="Tahoma"/>
                  <w:color w:val="191919"/>
                  <w:sz w:val="12"/>
                  <w:szCs w:val="12"/>
                </w:rPr>
                <w:delText>$160.00</w:delText>
              </w:r>
            </w:del>
          </w:p>
        </w:tc>
        <w:tc>
          <w:tcPr>
            <w:tcW w:w="669" w:type="dxa"/>
            <w:tcBorders>
              <w:top w:val="nil"/>
              <w:left w:val="nil"/>
              <w:bottom w:val="nil"/>
              <w:right w:val="nil"/>
            </w:tcBorders>
            <w:tcPrChange w:id="877"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78" w:author="kmlaster" w:date="2011-04-11T15:41:00Z"/>
                <w:rFonts w:ascii="Times New Roman" w:hAnsi="Times New Roman"/>
                <w:sz w:val="24"/>
                <w:szCs w:val="24"/>
              </w:rPr>
            </w:pPr>
            <w:del w:id="879" w:author="kmlaster" w:date="2011-04-07T12:23:00Z">
              <w:r w:rsidRPr="007A7452" w:rsidDel="001913A9">
                <w:rPr>
                  <w:rFonts w:ascii="Tahoma" w:hAnsi="Tahoma" w:cs="Tahoma"/>
                  <w:color w:val="191919"/>
                  <w:sz w:val="12"/>
                  <w:szCs w:val="12"/>
                </w:rPr>
                <w:delText>$43.00</w:delText>
              </w:r>
            </w:del>
          </w:p>
        </w:tc>
        <w:tc>
          <w:tcPr>
            <w:tcW w:w="682" w:type="dxa"/>
            <w:tcBorders>
              <w:top w:val="nil"/>
              <w:left w:val="nil"/>
              <w:bottom w:val="nil"/>
              <w:right w:val="nil"/>
            </w:tcBorders>
            <w:tcPrChange w:id="880" w:author="kmlaster" w:date="2011-04-07T11:41: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81" w:author="kmlaster" w:date="2011-04-11T15:41:00Z"/>
                <w:rFonts w:ascii="Times New Roman" w:hAnsi="Times New Roman"/>
                <w:sz w:val="24"/>
                <w:szCs w:val="24"/>
              </w:rPr>
            </w:pPr>
            <w:del w:id="882" w:author="kmlaster" w:date="2011-04-11T15:41:00Z">
              <w:r w:rsidRPr="007A7452" w:rsidDel="00D27B53">
                <w:rPr>
                  <w:rFonts w:ascii="Tahoma" w:hAnsi="Tahoma" w:cs="Tahoma"/>
                  <w:color w:val="191919"/>
                  <w:sz w:val="12"/>
                  <w:szCs w:val="12"/>
                </w:rPr>
                <w:delText>$979.00</w:delText>
              </w:r>
            </w:del>
          </w:p>
        </w:tc>
        <w:tc>
          <w:tcPr>
            <w:tcW w:w="670" w:type="dxa"/>
            <w:tcBorders>
              <w:top w:val="nil"/>
              <w:left w:val="nil"/>
              <w:bottom w:val="nil"/>
              <w:right w:val="nil"/>
            </w:tcBorders>
            <w:tcPrChange w:id="883"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84" w:author="kmlaster" w:date="2011-04-11T15:41:00Z"/>
                <w:rFonts w:ascii="Times New Roman" w:hAnsi="Times New Roman"/>
                <w:sz w:val="24"/>
                <w:szCs w:val="24"/>
              </w:rPr>
            </w:pPr>
            <w:del w:id="885" w:author="kmlaster" w:date="2011-04-11T15:41:00Z">
              <w:r w:rsidRPr="007A7452" w:rsidDel="00D27B53">
                <w:rPr>
                  <w:rFonts w:ascii="Tahoma" w:hAnsi="Tahoma" w:cs="Tahoma"/>
                  <w:color w:val="191919"/>
                  <w:sz w:val="12"/>
                  <w:szCs w:val="12"/>
                </w:rPr>
                <w:delText>$943.00</w:delText>
              </w:r>
            </w:del>
          </w:p>
        </w:tc>
        <w:tc>
          <w:tcPr>
            <w:tcW w:w="670" w:type="dxa"/>
            <w:tcBorders>
              <w:top w:val="nil"/>
              <w:left w:val="nil"/>
              <w:bottom w:val="nil"/>
              <w:right w:val="nil"/>
            </w:tcBorders>
            <w:tcPrChange w:id="886"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87" w:author="kmlaster" w:date="2011-04-11T15:41:00Z"/>
                <w:rFonts w:ascii="Times New Roman" w:hAnsi="Times New Roman"/>
                <w:sz w:val="24"/>
                <w:szCs w:val="24"/>
              </w:rPr>
            </w:pPr>
            <w:del w:id="888" w:author="kmlaster" w:date="2011-04-11T15:41:00Z">
              <w:r w:rsidRPr="007A7452" w:rsidDel="00D27B53">
                <w:rPr>
                  <w:rFonts w:ascii="Tahoma" w:hAnsi="Tahoma" w:cs="Tahoma"/>
                  <w:color w:val="191919"/>
                  <w:sz w:val="12"/>
                  <w:szCs w:val="12"/>
                </w:rPr>
                <w:delText>$2,69</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889"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90" w:author="kmlaster" w:date="2011-04-11T15:41:00Z"/>
                <w:rFonts w:ascii="Times New Roman" w:hAnsi="Times New Roman"/>
                <w:sz w:val="24"/>
                <w:szCs w:val="24"/>
              </w:rPr>
            </w:pPr>
            <w:del w:id="891" w:author="kmlaster" w:date="2011-04-11T15:41:00Z">
              <w:r w:rsidRPr="007A7452" w:rsidDel="00D27B53">
                <w:rPr>
                  <w:rFonts w:ascii="Tahoma" w:hAnsi="Tahoma" w:cs="Tahoma"/>
                  <w:color w:val="191919"/>
                  <w:sz w:val="12"/>
                  <w:szCs w:val="12"/>
                </w:rPr>
                <w:delText>$2,995.00</w:delText>
              </w:r>
            </w:del>
          </w:p>
        </w:tc>
        <w:tc>
          <w:tcPr>
            <w:tcW w:w="670" w:type="dxa"/>
            <w:tcBorders>
              <w:top w:val="nil"/>
              <w:left w:val="nil"/>
              <w:bottom w:val="nil"/>
              <w:right w:val="nil"/>
            </w:tcBorders>
            <w:tcPrChange w:id="892"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93" w:author="kmlaster" w:date="2011-04-11T15:41:00Z"/>
                <w:rFonts w:ascii="Times New Roman" w:hAnsi="Times New Roman"/>
                <w:sz w:val="24"/>
                <w:szCs w:val="24"/>
              </w:rPr>
            </w:pPr>
            <w:del w:id="894" w:author="kmlaster" w:date="2011-04-11T15:41:00Z">
              <w:r w:rsidRPr="007A7452" w:rsidDel="00D27B53">
                <w:rPr>
                  <w:rFonts w:ascii="Tahoma" w:hAnsi="Tahoma" w:cs="Tahoma"/>
                  <w:color w:val="191919"/>
                  <w:sz w:val="12"/>
                  <w:szCs w:val="12"/>
                </w:rPr>
                <w:delText>$2,863.00</w:delText>
              </w:r>
            </w:del>
          </w:p>
        </w:tc>
        <w:tc>
          <w:tcPr>
            <w:tcW w:w="669" w:type="dxa"/>
            <w:tcBorders>
              <w:top w:val="nil"/>
              <w:left w:val="nil"/>
              <w:bottom w:val="nil"/>
              <w:right w:val="nil"/>
            </w:tcBorders>
            <w:tcPrChange w:id="895"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96" w:author="kmlaster" w:date="2011-04-11T15:41:00Z"/>
                <w:rFonts w:ascii="Times New Roman" w:hAnsi="Times New Roman"/>
                <w:sz w:val="24"/>
                <w:szCs w:val="24"/>
              </w:rPr>
            </w:pPr>
            <w:del w:id="897" w:author="kmlaster" w:date="2011-04-11T15:41:00Z">
              <w:r w:rsidRPr="007A7452" w:rsidDel="00D27B53">
                <w:rPr>
                  <w:rFonts w:ascii="Tahoma" w:hAnsi="Tahoma" w:cs="Tahoma"/>
                  <w:color w:val="191919"/>
                  <w:sz w:val="12"/>
                  <w:szCs w:val="12"/>
                </w:rPr>
                <w:delText>$1,021.00</w:delText>
              </w:r>
            </w:del>
          </w:p>
        </w:tc>
        <w:tc>
          <w:tcPr>
            <w:tcW w:w="641" w:type="dxa"/>
            <w:tcBorders>
              <w:top w:val="nil"/>
              <w:left w:val="nil"/>
              <w:bottom w:val="nil"/>
              <w:right w:val="nil"/>
            </w:tcBorders>
            <w:tcPrChange w:id="898" w:author="kmlaster" w:date="2011-04-07T11:41: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899" w:author="kmlaster" w:date="2011-04-11T15:41:00Z"/>
                <w:rFonts w:ascii="Times New Roman" w:hAnsi="Times New Roman"/>
                <w:sz w:val="24"/>
                <w:szCs w:val="24"/>
              </w:rPr>
            </w:pPr>
            <w:del w:id="900" w:author="kmlaster" w:date="2011-04-11T15:41:00Z">
              <w:r w:rsidRPr="007A7452" w:rsidDel="00D27B53">
                <w:rPr>
                  <w:rFonts w:ascii="Tahoma" w:hAnsi="Tahoma" w:cs="Tahoma"/>
                  <w:color w:val="191919"/>
                  <w:sz w:val="12"/>
                  <w:szCs w:val="12"/>
                </w:rPr>
                <w:delText>$3,169.00</w:delText>
              </w:r>
            </w:del>
          </w:p>
        </w:tc>
      </w:tr>
      <w:tr w:rsidR="000A7810" w:rsidRPr="007A7452" w:rsidDel="00D27B53" w:rsidTr="00A82F11">
        <w:tblPrEx>
          <w:tblW w:w="0" w:type="auto"/>
          <w:tblInd w:w="286" w:type="dxa"/>
          <w:tblLayout w:type="fixed"/>
          <w:tblCellMar>
            <w:left w:w="0" w:type="dxa"/>
            <w:right w:w="0" w:type="dxa"/>
          </w:tblCellMar>
          <w:tblLook w:val="0000"/>
          <w:tblPrExChange w:id="901" w:author="kmlaster" w:date="2011-04-07T11:41:00Z">
            <w:tblPrEx>
              <w:tblW w:w="0" w:type="auto"/>
              <w:tblInd w:w="286" w:type="dxa"/>
              <w:tblLayout w:type="fixed"/>
              <w:tblCellMar>
                <w:left w:w="0" w:type="dxa"/>
                <w:right w:w="0" w:type="dxa"/>
              </w:tblCellMar>
              <w:tblLook w:val="0000"/>
            </w:tblPrEx>
          </w:tblPrExChange>
        </w:tblPrEx>
        <w:trPr>
          <w:trHeight w:hRule="exact" w:val="356"/>
          <w:del w:id="902" w:author="kmlaster" w:date="2011-04-11T15:41:00Z"/>
          <w:trPrChange w:id="903" w:author="kmlaster" w:date="2011-04-07T11:41:00Z">
            <w:trPr>
              <w:gridAfter w:val="0"/>
              <w:trHeight w:hRule="exact" w:val="235"/>
            </w:trPr>
          </w:trPrChange>
        </w:trPr>
        <w:tc>
          <w:tcPr>
            <w:tcW w:w="431" w:type="dxa"/>
            <w:tcBorders>
              <w:top w:val="nil"/>
              <w:left w:val="nil"/>
              <w:bottom w:val="nil"/>
              <w:right w:val="nil"/>
            </w:tcBorders>
            <w:tcPrChange w:id="904" w:author="kmlaster" w:date="2011-04-07T11:41: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05" w:author="kmlaster" w:date="2011-04-11T15:41:00Z"/>
                <w:rFonts w:ascii="Times New Roman" w:hAnsi="Times New Roman"/>
                <w:sz w:val="24"/>
                <w:szCs w:val="24"/>
              </w:rPr>
            </w:pPr>
            <w:del w:id="906" w:author="kmlaster" w:date="2011-04-11T15:41:00Z">
              <w:r w:rsidRPr="007A7452" w:rsidDel="00D27B53">
                <w:rPr>
                  <w:rFonts w:ascii="Tahoma" w:hAnsi="Tahoma" w:cs="Tahoma"/>
                  <w:color w:val="191919"/>
                  <w:sz w:val="12"/>
                  <w:szCs w:val="12"/>
                </w:rPr>
                <w:delText>7</w:delText>
              </w:r>
            </w:del>
          </w:p>
        </w:tc>
        <w:tc>
          <w:tcPr>
            <w:tcW w:w="748" w:type="dxa"/>
            <w:tcBorders>
              <w:top w:val="nil"/>
              <w:left w:val="nil"/>
              <w:bottom w:val="nil"/>
              <w:right w:val="nil"/>
            </w:tcBorders>
            <w:tcPrChange w:id="907" w:author="kmlaster" w:date="2011-04-07T11:41: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08" w:author="kmlaster" w:date="2011-04-11T15:41:00Z"/>
                <w:rFonts w:ascii="Times New Roman" w:hAnsi="Times New Roman"/>
                <w:sz w:val="24"/>
                <w:szCs w:val="24"/>
              </w:rPr>
            </w:pPr>
            <w:del w:id="909" w:author="kmlaster" w:date="2011-04-07T11:41:00Z">
              <w:r w:rsidRPr="007A7452" w:rsidDel="00B260DC">
                <w:rPr>
                  <w:rFonts w:ascii="Tahoma" w:hAnsi="Tahoma" w:cs="Tahoma"/>
                  <w:color w:val="191919"/>
                  <w:sz w:val="12"/>
                  <w:szCs w:val="12"/>
                </w:rPr>
                <w:delText>$791.00</w:delText>
              </w:r>
            </w:del>
          </w:p>
        </w:tc>
        <w:tc>
          <w:tcPr>
            <w:tcW w:w="673" w:type="dxa"/>
            <w:tcBorders>
              <w:top w:val="nil"/>
              <w:left w:val="nil"/>
              <w:bottom w:val="nil"/>
              <w:right w:val="nil"/>
            </w:tcBorders>
            <w:tcPrChange w:id="910" w:author="kmlaster" w:date="2011-04-07T11:41:00Z">
              <w:tcPr>
                <w:tcW w:w="673" w:type="dxa"/>
                <w:gridSpan w:val="2"/>
                <w:tcBorders>
                  <w:top w:val="nil"/>
                  <w:left w:val="nil"/>
                  <w:bottom w:val="nil"/>
                  <w:right w:val="nil"/>
                </w:tcBorders>
              </w:tcPr>
            </w:tcPrChange>
          </w:tcPr>
          <w:p w:rsidR="00000000" w:rsidRDefault="000A7810">
            <w:pPr>
              <w:widowControl w:val="0"/>
              <w:autoSpaceDE w:val="0"/>
              <w:autoSpaceDN w:val="0"/>
              <w:adjustRightInd w:val="0"/>
              <w:spacing w:before="37" w:after="0"/>
              <w:ind w:left="900"/>
              <w:rPr>
                <w:del w:id="911" w:author="kmlaster" w:date="2011-04-11T15:41:00Z"/>
                <w:rFonts w:ascii="Times New Roman" w:hAnsi="Times New Roman"/>
                <w:sz w:val="24"/>
                <w:szCs w:val="24"/>
              </w:rPr>
              <w:pPrChange w:id="912" w:author="kmlaster" w:date="2011-04-07T11:45:00Z">
                <w:pPr>
                  <w:widowControl w:val="0"/>
                  <w:autoSpaceDE w:val="0"/>
                  <w:autoSpaceDN w:val="0"/>
                  <w:adjustRightInd w:val="0"/>
                  <w:spacing w:before="37" w:after="0"/>
                  <w:ind w:left="142"/>
                </w:pPr>
              </w:pPrChange>
            </w:pPr>
            <w:del w:id="913" w:author="kmlaster" w:date="2011-04-07T11:45:00Z">
              <w:r w:rsidRPr="007A7452" w:rsidDel="00B260DC">
                <w:rPr>
                  <w:rFonts w:ascii="Tahoma" w:hAnsi="Tahoma" w:cs="Tahoma"/>
                  <w:color w:val="191919"/>
                  <w:sz w:val="12"/>
                  <w:szCs w:val="12"/>
                </w:rPr>
                <w:delText>$4</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44" w:type="dxa"/>
            <w:tcBorders>
              <w:top w:val="nil"/>
              <w:left w:val="nil"/>
              <w:bottom w:val="nil"/>
              <w:right w:val="nil"/>
            </w:tcBorders>
            <w:tcPrChange w:id="914" w:author="kmlaster" w:date="2011-04-07T11:41: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15" w:author="kmlaster" w:date="2011-04-11T15:41:00Z"/>
                <w:rFonts w:ascii="Times New Roman" w:hAnsi="Times New Roman"/>
                <w:sz w:val="24"/>
                <w:szCs w:val="24"/>
              </w:rPr>
            </w:pPr>
            <w:del w:id="916" w:author="kmlaster" w:date="2011-04-07T11:46:00Z">
              <w:r w:rsidRPr="007A7452" w:rsidDel="00B260DC">
                <w:rPr>
                  <w:rFonts w:ascii="Tahoma" w:hAnsi="Tahoma" w:cs="Tahoma"/>
                  <w:color w:val="191919"/>
                  <w:sz w:val="12"/>
                  <w:szCs w:val="12"/>
                </w:rPr>
                <w:delText>$51.00</w:delText>
              </w:r>
            </w:del>
          </w:p>
        </w:tc>
        <w:tc>
          <w:tcPr>
            <w:tcW w:w="665" w:type="dxa"/>
            <w:tcBorders>
              <w:top w:val="nil"/>
              <w:left w:val="nil"/>
              <w:bottom w:val="nil"/>
              <w:right w:val="nil"/>
            </w:tcBorders>
            <w:tcPrChange w:id="917" w:author="kmlaster" w:date="2011-04-07T11:41: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18" w:author="kmlaster" w:date="2011-04-11T15:41:00Z"/>
                <w:rFonts w:ascii="Times New Roman" w:hAnsi="Times New Roman"/>
                <w:sz w:val="24"/>
                <w:szCs w:val="24"/>
              </w:rPr>
            </w:pPr>
            <w:del w:id="919" w:author="kmlaster" w:date="2011-04-07T11:48:00Z">
              <w:r w:rsidRPr="007A7452" w:rsidDel="00B260DC">
                <w:rPr>
                  <w:rFonts w:ascii="Tahoma" w:hAnsi="Tahoma" w:cs="Tahoma"/>
                  <w:color w:val="191919"/>
                  <w:sz w:val="12"/>
                  <w:szCs w:val="12"/>
                </w:rPr>
                <w:delText>$160.00</w:delText>
              </w:r>
            </w:del>
          </w:p>
        </w:tc>
        <w:tc>
          <w:tcPr>
            <w:tcW w:w="669" w:type="dxa"/>
            <w:tcBorders>
              <w:top w:val="nil"/>
              <w:left w:val="nil"/>
              <w:bottom w:val="nil"/>
              <w:right w:val="nil"/>
            </w:tcBorders>
            <w:tcPrChange w:id="920"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21" w:author="kmlaster" w:date="2011-04-11T15:41:00Z"/>
                <w:rFonts w:ascii="Times New Roman" w:hAnsi="Times New Roman"/>
                <w:sz w:val="24"/>
                <w:szCs w:val="24"/>
              </w:rPr>
            </w:pPr>
            <w:del w:id="922" w:author="kmlaster" w:date="2011-04-07T12:23:00Z">
              <w:r w:rsidRPr="007A7452" w:rsidDel="001913A9">
                <w:rPr>
                  <w:rFonts w:ascii="Tahoma" w:hAnsi="Tahoma" w:cs="Tahoma"/>
                  <w:color w:val="191919"/>
                  <w:sz w:val="12"/>
                  <w:szCs w:val="12"/>
                </w:rPr>
                <w:delText>$43.00</w:delText>
              </w:r>
            </w:del>
          </w:p>
        </w:tc>
        <w:tc>
          <w:tcPr>
            <w:tcW w:w="682" w:type="dxa"/>
            <w:tcBorders>
              <w:top w:val="nil"/>
              <w:left w:val="nil"/>
              <w:bottom w:val="nil"/>
              <w:right w:val="nil"/>
            </w:tcBorders>
            <w:tcPrChange w:id="923" w:author="kmlaster" w:date="2011-04-07T11:41: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24" w:author="kmlaster" w:date="2011-04-11T15:41:00Z"/>
                <w:rFonts w:ascii="Times New Roman" w:hAnsi="Times New Roman"/>
                <w:sz w:val="24"/>
                <w:szCs w:val="24"/>
              </w:rPr>
            </w:pPr>
            <w:del w:id="925" w:author="kmlaster" w:date="2011-04-11T15:41:00Z">
              <w:r w:rsidRPr="007A7452" w:rsidDel="00D27B53">
                <w:rPr>
                  <w:rFonts w:ascii="Tahoma" w:hAnsi="Tahoma" w:cs="Tahoma"/>
                  <w:color w:val="191919"/>
                  <w:sz w:val="12"/>
                  <w:szCs w:val="12"/>
                </w:rPr>
                <w:delText>$1,092.00</w:delText>
              </w:r>
            </w:del>
          </w:p>
        </w:tc>
        <w:tc>
          <w:tcPr>
            <w:tcW w:w="670" w:type="dxa"/>
            <w:tcBorders>
              <w:top w:val="nil"/>
              <w:left w:val="nil"/>
              <w:bottom w:val="nil"/>
              <w:right w:val="nil"/>
            </w:tcBorders>
            <w:tcPrChange w:id="926"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27" w:author="kmlaster" w:date="2011-04-11T15:41:00Z"/>
                <w:rFonts w:ascii="Times New Roman" w:hAnsi="Times New Roman"/>
                <w:sz w:val="24"/>
                <w:szCs w:val="24"/>
              </w:rPr>
            </w:pPr>
            <w:del w:id="928" w:author="kmlaster" w:date="2011-04-11T15:41:00Z">
              <w:r w:rsidRPr="007A7452" w:rsidDel="00D27B53">
                <w:rPr>
                  <w:rFonts w:ascii="Tahoma" w:hAnsi="Tahoma" w:cs="Tahoma"/>
                  <w:color w:val="191919"/>
                  <w:sz w:val="12"/>
                  <w:szCs w:val="12"/>
                </w:rPr>
                <w:delText>$1,050.00</w:delText>
              </w:r>
            </w:del>
          </w:p>
        </w:tc>
        <w:tc>
          <w:tcPr>
            <w:tcW w:w="670" w:type="dxa"/>
            <w:tcBorders>
              <w:top w:val="nil"/>
              <w:left w:val="nil"/>
              <w:bottom w:val="nil"/>
              <w:right w:val="nil"/>
            </w:tcBorders>
            <w:tcPrChange w:id="929"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30" w:author="kmlaster" w:date="2011-04-11T15:41:00Z"/>
                <w:rFonts w:ascii="Times New Roman" w:hAnsi="Times New Roman"/>
                <w:sz w:val="24"/>
                <w:szCs w:val="24"/>
              </w:rPr>
            </w:pPr>
            <w:del w:id="931" w:author="kmlaster" w:date="2011-04-11T15:41:00Z">
              <w:r w:rsidRPr="007A7452" w:rsidDel="00D27B53">
                <w:rPr>
                  <w:rFonts w:ascii="Tahoma" w:hAnsi="Tahoma" w:cs="Tahoma"/>
                  <w:color w:val="191919"/>
                  <w:sz w:val="12"/>
                  <w:szCs w:val="12"/>
                </w:rPr>
                <w:delText>$3,143.00</w:delText>
              </w:r>
            </w:del>
          </w:p>
        </w:tc>
        <w:tc>
          <w:tcPr>
            <w:tcW w:w="669" w:type="dxa"/>
            <w:tcBorders>
              <w:top w:val="nil"/>
              <w:left w:val="nil"/>
              <w:bottom w:val="nil"/>
              <w:right w:val="nil"/>
            </w:tcBorders>
            <w:tcPrChange w:id="932"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33" w:author="kmlaster" w:date="2011-04-11T15:41:00Z"/>
                <w:rFonts w:ascii="Times New Roman" w:hAnsi="Times New Roman"/>
                <w:sz w:val="24"/>
                <w:szCs w:val="24"/>
              </w:rPr>
            </w:pPr>
            <w:del w:id="934" w:author="kmlaster" w:date="2011-04-11T15:41:00Z">
              <w:r w:rsidRPr="007A7452" w:rsidDel="00D27B53">
                <w:rPr>
                  <w:rFonts w:ascii="Tahoma" w:hAnsi="Tahoma" w:cs="Tahoma"/>
                  <w:color w:val="191919"/>
                  <w:sz w:val="12"/>
                  <w:szCs w:val="12"/>
                </w:rPr>
                <w:delText>$3,44</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935" w:author="kmlaster" w:date="2011-04-07T11:41: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36" w:author="kmlaster" w:date="2011-04-11T15:41:00Z"/>
                <w:rFonts w:ascii="Times New Roman" w:hAnsi="Times New Roman"/>
                <w:sz w:val="24"/>
                <w:szCs w:val="24"/>
              </w:rPr>
            </w:pPr>
            <w:del w:id="937" w:author="kmlaster" w:date="2011-04-11T15:41:00Z">
              <w:r w:rsidRPr="007A7452" w:rsidDel="00D27B53">
                <w:rPr>
                  <w:rFonts w:ascii="Tahoma" w:hAnsi="Tahoma" w:cs="Tahoma"/>
                  <w:color w:val="191919"/>
                  <w:sz w:val="12"/>
                  <w:szCs w:val="12"/>
                </w:rPr>
                <w:delText>$3,290.00</w:delText>
              </w:r>
            </w:del>
          </w:p>
        </w:tc>
        <w:tc>
          <w:tcPr>
            <w:tcW w:w="669" w:type="dxa"/>
            <w:tcBorders>
              <w:top w:val="nil"/>
              <w:left w:val="nil"/>
              <w:bottom w:val="nil"/>
              <w:right w:val="nil"/>
            </w:tcBorders>
            <w:tcPrChange w:id="938" w:author="kmlaster" w:date="2011-04-07T11:41: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39" w:author="kmlaster" w:date="2011-04-11T15:41:00Z"/>
                <w:rFonts w:ascii="Times New Roman" w:hAnsi="Times New Roman"/>
                <w:sz w:val="24"/>
                <w:szCs w:val="24"/>
              </w:rPr>
            </w:pPr>
            <w:del w:id="940" w:author="kmlaster" w:date="2011-04-11T15:41:00Z">
              <w:r w:rsidRPr="007A7452" w:rsidDel="00D27B53">
                <w:rPr>
                  <w:rFonts w:ascii="Tahoma" w:hAnsi="Tahoma" w:cs="Tahoma"/>
                  <w:color w:val="191919"/>
                  <w:sz w:val="12"/>
                  <w:szCs w:val="12"/>
                </w:rPr>
                <w:delText>$1,141.00</w:delText>
              </w:r>
            </w:del>
          </w:p>
        </w:tc>
        <w:tc>
          <w:tcPr>
            <w:tcW w:w="641" w:type="dxa"/>
            <w:tcBorders>
              <w:top w:val="nil"/>
              <w:left w:val="nil"/>
              <w:bottom w:val="nil"/>
              <w:right w:val="nil"/>
            </w:tcBorders>
            <w:tcPrChange w:id="941" w:author="kmlaster" w:date="2011-04-07T11:41: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42" w:author="kmlaster" w:date="2011-04-11T15:41:00Z"/>
                <w:rFonts w:ascii="Times New Roman" w:hAnsi="Times New Roman"/>
                <w:sz w:val="24"/>
                <w:szCs w:val="24"/>
              </w:rPr>
            </w:pPr>
            <w:del w:id="943" w:author="kmlaster" w:date="2011-04-11T15:41:00Z">
              <w:r w:rsidRPr="007A7452" w:rsidDel="00D27B53">
                <w:rPr>
                  <w:rFonts w:ascii="Tahoma" w:hAnsi="Tahoma" w:cs="Tahoma"/>
                  <w:color w:val="191919"/>
                  <w:sz w:val="12"/>
                  <w:szCs w:val="12"/>
                </w:rPr>
                <w:delText>$3,64</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r>
      <w:tr w:rsidR="000A7810" w:rsidRPr="007A7452" w:rsidDel="00D27B53" w:rsidTr="00A82F11">
        <w:tblPrEx>
          <w:tblW w:w="0" w:type="auto"/>
          <w:tblInd w:w="286" w:type="dxa"/>
          <w:tblLayout w:type="fixed"/>
          <w:tblCellMar>
            <w:left w:w="0" w:type="dxa"/>
            <w:right w:w="0" w:type="dxa"/>
          </w:tblCellMar>
          <w:tblLook w:val="0000"/>
          <w:tblPrExChange w:id="944" w:author="kmlaster" w:date="2011-04-07T11:42:00Z">
            <w:tblPrEx>
              <w:tblW w:w="0" w:type="auto"/>
              <w:tblInd w:w="286" w:type="dxa"/>
              <w:tblLayout w:type="fixed"/>
              <w:tblCellMar>
                <w:left w:w="0" w:type="dxa"/>
                <w:right w:w="0" w:type="dxa"/>
              </w:tblCellMar>
              <w:tblLook w:val="0000"/>
            </w:tblPrEx>
          </w:tblPrExChange>
        </w:tblPrEx>
        <w:trPr>
          <w:trHeight w:hRule="exact" w:val="356"/>
          <w:del w:id="945" w:author="kmlaster" w:date="2011-04-11T15:41:00Z"/>
          <w:trPrChange w:id="946" w:author="kmlaster" w:date="2011-04-07T11:42:00Z">
            <w:trPr>
              <w:gridAfter w:val="0"/>
              <w:trHeight w:hRule="exact" w:val="235"/>
            </w:trPr>
          </w:trPrChange>
        </w:trPr>
        <w:tc>
          <w:tcPr>
            <w:tcW w:w="431" w:type="dxa"/>
            <w:tcBorders>
              <w:top w:val="nil"/>
              <w:left w:val="nil"/>
              <w:bottom w:val="nil"/>
              <w:right w:val="nil"/>
            </w:tcBorders>
            <w:tcPrChange w:id="947" w:author="kmlaster" w:date="2011-04-07T11:42: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48" w:author="kmlaster" w:date="2011-04-11T15:41:00Z"/>
                <w:rFonts w:ascii="Times New Roman" w:hAnsi="Times New Roman"/>
                <w:sz w:val="24"/>
                <w:szCs w:val="24"/>
              </w:rPr>
            </w:pPr>
            <w:del w:id="949" w:author="kmlaster" w:date="2011-04-11T15:41:00Z">
              <w:r w:rsidRPr="007A7452" w:rsidDel="00D27B53">
                <w:rPr>
                  <w:rFonts w:ascii="Tahoma" w:hAnsi="Tahoma" w:cs="Tahoma"/>
                  <w:color w:val="191919"/>
                  <w:sz w:val="12"/>
                  <w:szCs w:val="12"/>
                </w:rPr>
                <w:delText>8</w:delText>
              </w:r>
            </w:del>
          </w:p>
        </w:tc>
        <w:tc>
          <w:tcPr>
            <w:tcW w:w="748" w:type="dxa"/>
            <w:tcBorders>
              <w:top w:val="nil"/>
              <w:left w:val="nil"/>
              <w:bottom w:val="nil"/>
              <w:right w:val="nil"/>
            </w:tcBorders>
            <w:tcPrChange w:id="950" w:author="kmlaster" w:date="2011-04-07T11:42: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51" w:author="kmlaster" w:date="2011-04-11T15:41:00Z"/>
                <w:rFonts w:ascii="Times New Roman" w:hAnsi="Times New Roman"/>
                <w:sz w:val="24"/>
                <w:szCs w:val="24"/>
              </w:rPr>
            </w:pPr>
            <w:del w:id="952" w:author="kmlaster" w:date="2011-04-07T11:42:00Z">
              <w:r w:rsidRPr="007A7452" w:rsidDel="00B260DC">
                <w:rPr>
                  <w:rFonts w:ascii="Tahoma" w:hAnsi="Tahoma" w:cs="Tahoma"/>
                  <w:color w:val="191919"/>
                  <w:sz w:val="12"/>
                  <w:szCs w:val="12"/>
                </w:rPr>
                <w:delText>$90</w:delText>
              </w:r>
              <w:r w:rsidRPr="007A7452" w:rsidDel="00B260DC">
                <w:rPr>
                  <w:rFonts w:ascii="Tahoma" w:hAnsi="Tahoma" w:cs="Tahoma"/>
                  <w:color w:val="191919"/>
                  <w:spacing w:val="-1"/>
                  <w:sz w:val="12"/>
                  <w:szCs w:val="12"/>
                </w:rPr>
                <w:delText>4</w:delText>
              </w:r>
              <w:r w:rsidRPr="007A7452" w:rsidDel="00B260DC">
                <w:rPr>
                  <w:rFonts w:ascii="Tahoma" w:hAnsi="Tahoma" w:cs="Tahoma"/>
                  <w:color w:val="191919"/>
                  <w:sz w:val="12"/>
                  <w:szCs w:val="12"/>
                </w:rPr>
                <w:delText>.00</w:delText>
              </w:r>
            </w:del>
          </w:p>
        </w:tc>
        <w:tc>
          <w:tcPr>
            <w:tcW w:w="673" w:type="dxa"/>
            <w:tcBorders>
              <w:top w:val="nil"/>
              <w:left w:val="nil"/>
              <w:bottom w:val="nil"/>
              <w:right w:val="nil"/>
            </w:tcBorders>
            <w:tcPrChange w:id="953" w:author="kmlaster" w:date="2011-04-07T11:42: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54" w:author="kmlaster" w:date="2011-04-11T15:41:00Z"/>
                <w:rFonts w:ascii="Times New Roman" w:hAnsi="Times New Roman"/>
                <w:sz w:val="24"/>
                <w:szCs w:val="24"/>
              </w:rPr>
            </w:pPr>
            <w:del w:id="955" w:author="kmlaster" w:date="2011-04-07T11:45:00Z">
              <w:r w:rsidRPr="007A7452" w:rsidDel="00B260DC">
                <w:rPr>
                  <w:rFonts w:ascii="Tahoma" w:hAnsi="Tahoma" w:cs="Tahoma"/>
                  <w:color w:val="191919"/>
                  <w:sz w:val="12"/>
                  <w:szCs w:val="12"/>
                </w:rPr>
                <w:delText>$4</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44" w:type="dxa"/>
            <w:tcBorders>
              <w:top w:val="nil"/>
              <w:left w:val="nil"/>
              <w:bottom w:val="nil"/>
              <w:right w:val="nil"/>
            </w:tcBorders>
            <w:tcPrChange w:id="956" w:author="kmlaster" w:date="2011-04-07T11:42: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57" w:author="kmlaster" w:date="2011-04-11T15:41:00Z"/>
                <w:rFonts w:ascii="Times New Roman" w:hAnsi="Times New Roman"/>
                <w:sz w:val="24"/>
                <w:szCs w:val="24"/>
              </w:rPr>
            </w:pPr>
            <w:del w:id="958" w:author="kmlaster" w:date="2011-04-07T11:47:00Z">
              <w:r w:rsidRPr="007A7452" w:rsidDel="00B260DC">
                <w:rPr>
                  <w:rFonts w:ascii="Tahoma" w:hAnsi="Tahoma" w:cs="Tahoma"/>
                  <w:color w:val="191919"/>
                  <w:sz w:val="12"/>
                  <w:szCs w:val="12"/>
                </w:rPr>
                <w:delText>$51.00</w:delText>
              </w:r>
            </w:del>
          </w:p>
        </w:tc>
        <w:tc>
          <w:tcPr>
            <w:tcW w:w="665" w:type="dxa"/>
            <w:tcBorders>
              <w:top w:val="nil"/>
              <w:left w:val="nil"/>
              <w:bottom w:val="nil"/>
              <w:right w:val="nil"/>
            </w:tcBorders>
            <w:tcPrChange w:id="959" w:author="kmlaster" w:date="2011-04-07T11:42: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60" w:author="kmlaster" w:date="2011-04-11T15:41:00Z"/>
                <w:rFonts w:ascii="Times New Roman" w:hAnsi="Times New Roman"/>
                <w:sz w:val="24"/>
                <w:szCs w:val="24"/>
              </w:rPr>
            </w:pPr>
            <w:del w:id="961" w:author="kmlaster" w:date="2011-04-07T12:21:00Z">
              <w:r w:rsidRPr="007A7452" w:rsidDel="001913A9">
                <w:rPr>
                  <w:rFonts w:ascii="Tahoma" w:hAnsi="Tahoma" w:cs="Tahoma"/>
                  <w:color w:val="191919"/>
                  <w:sz w:val="12"/>
                  <w:szCs w:val="12"/>
                </w:rPr>
                <w:delText>$160.00</w:delText>
              </w:r>
            </w:del>
          </w:p>
        </w:tc>
        <w:tc>
          <w:tcPr>
            <w:tcW w:w="669" w:type="dxa"/>
            <w:tcBorders>
              <w:top w:val="nil"/>
              <w:left w:val="nil"/>
              <w:bottom w:val="nil"/>
              <w:right w:val="nil"/>
            </w:tcBorders>
            <w:tcPrChange w:id="962"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63" w:author="kmlaster" w:date="2011-04-11T15:41:00Z"/>
                <w:rFonts w:ascii="Times New Roman" w:hAnsi="Times New Roman"/>
                <w:sz w:val="24"/>
                <w:szCs w:val="24"/>
              </w:rPr>
            </w:pPr>
            <w:del w:id="964" w:author="kmlaster" w:date="2011-04-07T12:23:00Z">
              <w:r w:rsidRPr="007A7452" w:rsidDel="001913A9">
                <w:rPr>
                  <w:rFonts w:ascii="Tahoma" w:hAnsi="Tahoma" w:cs="Tahoma"/>
                  <w:color w:val="191919"/>
                  <w:sz w:val="12"/>
                  <w:szCs w:val="12"/>
                </w:rPr>
                <w:delText>$43.00</w:delText>
              </w:r>
            </w:del>
          </w:p>
        </w:tc>
        <w:tc>
          <w:tcPr>
            <w:tcW w:w="682" w:type="dxa"/>
            <w:tcBorders>
              <w:top w:val="nil"/>
              <w:left w:val="nil"/>
              <w:bottom w:val="nil"/>
              <w:right w:val="nil"/>
            </w:tcBorders>
            <w:tcPrChange w:id="965" w:author="kmlaster" w:date="2011-04-07T11:42: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66" w:author="kmlaster" w:date="2011-04-11T15:41:00Z"/>
                <w:rFonts w:ascii="Times New Roman" w:hAnsi="Times New Roman"/>
                <w:sz w:val="24"/>
                <w:szCs w:val="24"/>
              </w:rPr>
            </w:pPr>
            <w:del w:id="967" w:author="kmlaster" w:date="2011-04-11T15:41:00Z">
              <w:r w:rsidRPr="007A7452" w:rsidDel="00D27B53">
                <w:rPr>
                  <w:rFonts w:ascii="Tahoma" w:hAnsi="Tahoma" w:cs="Tahoma"/>
                  <w:color w:val="191919"/>
                  <w:sz w:val="12"/>
                  <w:szCs w:val="12"/>
                </w:rPr>
                <w:delText>$1,205.00</w:delText>
              </w:r>
            </w:del>
          </w:p>
        </w:tc>
        <w:tc>
          <w:tcPr>
            <w:tcW w:w="670" w:type="dxa"/>
            <w:tcBorders>
              <w:top w:val="nil"/>
              <w:left w:val="nil"/>
              <w:bottom w:val="nil"/>
              <w:right w:val="nil"/>
            </w:tcBorders>
            <w:tcPrChange w:id="968"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69" w:author="kmlaster" w:date="2011-04-11T15:41:00Z"/>
                <w:rFonts w:ascii="Times New Roman" w:hAnsi="Times New Roman"/>
                <w:sz w:val="24"/>
                <w:szCs w:val="24"/>
              </w:rPr>
            </w:pPr>
            <w:del w:id="970" w:author="kmlaster" w:date="2011-04-11T15:41:00Z">
              <w:r w:rsidRPr="007A7452" w:rsidDel="00D27B53">
                <w:rPr>
                  <w:rFonts w:ascii="Tahoma" w:hAnsi="Tahoma" w:cs="Tahoma"/>
                  <w:color w:val="191919"/>
                  <w:sz w:val="12"/>
                  <w:szCs w:val="12"/>
                </w:rPr>
                <w:delText>$1,15</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971"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72" w:author="kmlaster" w:date="2011-04-11T15:41:00Z"/>
                <w:rFonts w:ascii="Times New Roman" w:hAnsi="Times New Roman"/>
                <w:sz w:val="24"/>
                <w:szCs w:val="24"/>
              </w:rPr>
            </w:pPr>
            <w:del w:id="973" w:author="kmlaster" w:date="2011-04-11T15:41:00Z">
              <w:r w:rsidRPr="007A7452" w:rsidDel="00D27B53">
                <w:rPr>
                  <w:rFonts w:ascii="Tahoma" w:hAnsi="Tahoma" w:cs="Tahoma"/>
                  <w:color w:val="191919"/>
                  <w:sz w:val="12"/>
                  <w:szCs w:val="12"/>
                </w:rPr>
                <w:delText>$3,592.00</w:delText>
              </w:r>
            </w:del>
          </w:p>
        </w:tc>
        <w:tc>
          <w:tcPr>
            <w:tcW w:w="669" w:type="dxa"/>
            <w:tcBorders>
              <w:top w:val="nil"/>
              <w:left w:val="nil"/>
              <w:bottom w:val="nil"/>
              <w:right w:val="nil"/>
            </w:tcBorders>
            <w:tcPrChange w:id="974"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75" w:author="kmlaster" w:date="2011-04-11T15:41:00Z"/>
                <w:rFonts w:ascii="Times New Roman" w:hAnsi="Times New Roman"/>
                <w:sz w:val="24"/>
                <w:szCs w:val="24"/>
              </w:rPr>
            </w:pPr>
            <w:del w:id="976" w:author="kmlaster" w:date="2011-04-11T15:41:00Z">
              <w:r w:rsidRPr="007A7452" w:rsidDel="00D27B53">
                <w:rPr>
                  <w:rFonts w:ascii="Tahoma" w:hAnsi="Tahoma" w:cs="Tahoma"/>
                  <w:color w:val="191919"/>
                  <w:sz w:val="12"/>
                  <w:szCs w:val="12"/>
                </w:rPr>
                <w:delText>$3,893.00</w:delText>
              </w:r>
            </w:del>
          </w:p>
        </w:tc>
        <w:tc>
          <w:tcPr>
            <w:tcW w:w="670" w:type="dxa"/>
            <w:tcBorders>
              <w:top w:val="nil"/>
              <w:left w:val="nil"/>
              <w:bottom w:val="nil"/>
              <w:right w:val="nil"/>
            </w:tcBorders>
            <w:tcPrChange w:id="977"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78" w:author="kmlaster" w:date="2011-04-11T15:41:00Z"/>
                <w:rFonts w:ascii="Times New Roman" w:hAnsi="Times New Roman"/>
                <w:sz w:val="24"/>
                <w:szCs w:val="24"/>
              </w:rPr>
            </w:pPr>
            <w:del w:id="979" w:author="kmlaster" w:date="2011-04-11T15:41:00Z">
              <w:r w:rsidRPr="007A7452" w:rsidDel="00D27B53">
                <w:rPr>
                  <w:rFonts w:ascii="Tahoma" w:hAnsi="Tahoma" w:cs="Tahoma"/>
                  <w:color w:val="191919"/>
                  <w:sz w:val="12"/>
                  <w:szCs w:val="12"/>
                </w:rPr>
                <w:delText>$3</w:delText>
              </w:r>
              <w:r w:rsidRPr="007A7452" w:rsidDel="00D27B53">
                <w:rPr>
                  <w:rFonts w:ascii="Tahoma" w:hAnsi="Tahoma" w:cs="Tahoma"/>
                  <w:color w:val="191919"/>
                  <w:spacing w:val="-3"/>
                  <w:sz w:val="12"/>
                  <w:szCs w:val="12"/>
                </w:rPr>
                <w:delText>,</w:delText>
              </w:r>
              <w:r w:rsidRPr="007A7452" w:rsidDel="00D27B53">
                <w:rPr>
                  <w:rFonts w:ascii="Tahoma" w:hAnsi="Tahoma" w:cs="Tahoma"/>
                  <w:color w:val="191919"/>
                  <w:sz w:val="12"/>
                  <w:szCs w:val="12"/>
                </w:rPr>
                <w:delText>71</w:delText>
              </w:r>
              <w:r w:rsidRPr="007A7452" w:rsidDel="00D27B53">
                <w:rPr>
                  <w:rFonts w:ascii="Tahoma" w:hAnsi="Tahoma" w:cs="Tahoma"/>
                  <w:color w:val="191919"/>
                  <w:spacing w:val="-9"/>
                  <w:sz w:val="12"/>
                  <w:szCs w:val="12"/>
                </w:rPr>
                <w:delText>7</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980"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81" w:author="kmlaster" w:date="2011-04-11T15:41:00Z"/>
                <w:rFonts w:ascii="Times New Roman" w:hAnsi="Times New Roman"/>
                <w:sz w:val="24"/>
                <w:szCs w:val="24"/>
              </w:rPr>
            </w:pPr>
            <w:del w:id="982" w:author="kmlaster" w:date="2011-04-11T15:41:00Z">
              <w:r w:rsidRPr="007A7452" w:rsidDel="00D27B53">
                <w:rPr>
                  <w:rFonts w:ascii="Tahoma" w:hAnsi="Tahoma" w:cs="Tahoma"/>
                  <w:color w:val="191919"/>
                  <w:sz w:val="12"/>
                  <w:szCs w:val="12"/>
                </w:rPr>
                <w:delText>$1,261.00</w:delText>
              </w:r>
            </w:del>
          </w:p>
        </w:tc>
        <w:tc>
          <w:tcPr>
            <w:tcW w:w="641" w:type="dxa"/>
            <w:tcBorders>
              <w:top w:val="nil"/>
              <w:left w:val="nil"/>
              <w:bottom w:val="nil"/>
              <w:right w:val="nil"/>
            </w:tcBorders>
            <w:tcPrChange w:id="983" w:author="kmlaster" w:date="2011-04-07T11:42: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84" w:author="kmlaster" w:date="2011-04-11T15:41:00Z"/>
                <w:rFonts w:ascii="Times New Roman" w:hAnsi="Times New Roman"/>
                <w:sz w:val="24"/>
                <w:szCs w:val="24"/>
              </w:rPr>
            </w:pPr>
            <w:del w:id="985"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,125.00</w:delText>
              </w:r>
            </w:del>
          </w:p>
        </w:tc>
      </w:tr>
      <w:tr w:rsidR="000A7810" w:rsidRPr="007A7452" w:rsidDel="00D27B53" w:rsidTr="00A82F11">
        <w:tblPrEx>
          <w:tblW w:w="0" w:type="auto"/>
          <w:tblInd w:w="286" w:type="dxa"/>
          <w:tblLayout w:type="fixed"/>
          <w:tblCellMar>
            <w:left w:w="0" w:type="dxa"/>
            <w:right w:w="0" w:type="dxa"/>
          </w:tblCellMar>
          <w:tblLook w:val="0000"/>
          <w:tblPrExChange w:id="986" w:author="kmlaster" w:date="2011-04-07T11:42:00Z">
            <w:tblPrEx>
              <w:tblW w:w="0" w:type="auto"/>
              <w:tblInd w:w="286" w:type="dxa"/>
              <w:tblLayout w:type="fixed"/>
              <w:tblCellMar>
                <w:left w:w="0" w:type="dxa"/>
                <w:right w:w="0" w:type="dxa"/>
              </w:tblCellMar>
              <w:tblLook w:val="0000"/>
            </w:tblPrEx>
          </w:tblPrExChange>
        </w:tblPrEx>
        <w:trPr>
          <w:trHeight w:hRule="exact" w:val="356"/>
          <w:del w:id="987" w:author="kmlaster" w:date="2011-04-11T15:41:00Z"/>
          <w:trPrChange w:id="988" w:author="kmlaster" w:date="2011-04-07T11:42:00Z">
            <w:trPr>
              <w:gridAfter w:val="0"/>
              <w:trHeight w:hRule="exact" w:val="235"/>
            </w:trPr>
          </w:trPrChange>
        </w:trPr>
        <w:tc>
          <w:tcPr>
            <w:tcW w:w="431" w:type="dxa"/>
            <w:tcBorders>
              <w:top w:val="nil"/>
              <w:left w:val="nil"/>
              <w:bottom w:val="nil"/>
              <w:right w:val="nil"/>
            </w:tcBorders>
            <w:tcPrChange w:id="989" w:author="kmlaster" w:date="2011-04-07T11:42: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90" w:author="kmlaster" w:date="2011-04-11T15:41:00Z"/>
                <w:rFonts w:ascii="Times New Roman" w:hAnsi="Times New Roman"/>
                <w:sz w:val="24"/>
                <w:szCs w:val="24"/>
              </w:rPr>
            </w:pPr>
            <w:del w:id="991" w:author="kmlaster" w:date="2011-04-11T15:41:00Z">
              <w:r w:rsidRPr="007A7452" w:rsidDel="00D27B53">
                <w:rPr>
                  <w:rFonts w:ascii="Tahoma" w:hAnsi="Tahoma" w:cs="Tahoma"/>
                  <w:color w:val="191919"/>
                  <w:sz w:val="12"/>
                  <w:szCs w:val="12"/>
                </w:rPr>
                <w:delText>9</w:delText>
              </w:r>
            </w:del>
          </w:p>
        </w:tc>
        <w:tc>
          <w:tcPr>
            <w:tcW w:w="748" w:type="dxa"/>
            <w:tcBorders>
              <w:top w:val="nil"/>
              <w:left w:val="nil"/>
              <w:bottom w:val="nil"/>
              <w:right w:val="nil"/>
            </w:tcBorders>
            <w:tcPrChange w:id="992" w:author="kmlaster" w:date="2011-04-07T11:42: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93" w:author="kmlaster" w:date="2011-04-11T15:41:00Z"/>
                <w:rFonts w:ascii="Times New Roman" w:hAnsi="Times New Roman"/>
                <w:sz w:val="24"/>
                <w:szCs w:val="24"/>
              </w:rPr>
            </w:pPr>
            <w:del w:id="994" w:author="kmlaster" w:date="2011-04-07T11:42:00Z">
              <w:r w:rsidRPr="007A7452" w:rsidDel="00B260DC">
                <w:rPr>
                  <w:rFonts w:ascii="Tahoma" w:hAnsi="Tahoma" w:cs="Tahoma"/>
                  <w:color w:val="191919"/>
                  <w:sz w:val="12"/>
                  <w:szCs w:val="12"/>
                </w:rPr>
                <w:delText>$1,01</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73" w:type="dxa"/>
            <w:tcBorders>
              <w:top w:val="nil"/>
              <w:left w:val="nil"/>
              <w:bottom w:val="nil"/>
              <w:right w:val="nil"/>
            </w:tcBorders>
            <w:tcPrChange w:id="995" w:author="kmlaster" w:date="2011-04-07T11:42: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96" w:author="kmlaster" w:date="2011-04-11T15:41:00Z"/>
                <w:rFonts w:ascii="Times New Roman" w:hAnsi="Times New Roman"/>
                <w:sz w:val="24"/>
                <w:szCs w:val="24"/>
              </w:rPr>
            </w:pPr>
            <w:del w:id="997" w:author="kmlaster" w:date="2011-04-07T11:45:00Z">
              <w:r w:rsidRPr="007A7452" w:rsidDel="00B260DC">
                <w:rPr>
                  <w:rFonts w:ascii="Tahoma" w:hAnsi="Tahoma" w:cs="Tahoma"/>
                  <w:color w:val="191919"/>
                  <w:sz w:val="12"/>
                  <w:szCs w:val="12"/>
                </w:rPr>
                <w:delText>$4</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44" w:type="dxa"/>
            <w:tcBorders>
              <w:top w:val="nil"/>
              <w:left w:val="nil"/>
              <w:bottom w:val="nil"/>
              <w:right w:val="nil"/>
            </w:tcBorders>
            <w:tcPrChange w:id="998" w:author="kmlaster" w:date="2011-04-07T11:42: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999" w:author="kmlaster" w:date="2011-04-11T15:41:00Z"/>
                <w:rFonts w:ascii="Times New Roman" w:hAnsi="Times New Roman"/>
                <w:sz w:val="24"/>
                <w:szCs w:val="24"/>
              </w:rPr>
            </w:pPr>
            <w:del w:id="1000" w:author="kmlaster" w:date="2011-04-07T11:47:00Z">
              <w:r w:rsidRPr="007A7452" w:rsidDel="00B260DC">
                <w:rPr>
                  <w:rFonts w:ascii="Tahoma" w:hAnsi="Tahoma" w:cs="Tahoma"/>
                  <w:color w:val="191919"/>
                  <w:sz w:val="12"/>
                  <w:szCs w:val="12"/>
                </w:rPr>
                <w:delText>$51.00</w:delText>
              </w:r>
            </w:del>
          </w:p>
        </w:tc>
        <w:tc>
          <w:tcPr>
            <w:tcW w:w="665" w:type="dxa"/>
            <w:tcBorders>
              <w:top w:val="nil"/>
              <w:left w:val="nil"/>
              <w:bottom w:val="nil"/>
              <w:right w:val="nil"/>
            </w:tcBorders>
            <w:tcPrChange w:id="1001" w:author="kmlaster" w:date="2011-04-07T11:42: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02" w:author="kmlaster" w:date="2011-04-11T15:41:00Z"/>
                <w:rFonts w:ascii="Times New Roman" w:hAnsi="Times New Roman"/>
                <w:sz w:val="24"/>
                <w:szCs w:val="24"/>
              </w:rPr>
            </w:pPr>
            <w:del w:id="1003" w:author="kmlaster" w:date="2011-04-07T12:22:00Z">
              <w:r w:rsidRPr="007A7452" w:rsidDel="001913A9">
                <w:rPr>
                  <w:rFonts w:ascii="Tahoma" w:hAnsi="Tahoma" w:cs="Tahoma"/>
                  <w:color w:val="191919"/>
                  <w:sz w:val="12"/>
                  <w:szCs w:val="12"/>
                </w:rPr>
                <w:delText>$160.00</w:delText>
              </w:r>
            </w:del>
          </w:p>
        </w:tc>
        <w:tc>
          <w:tcPr>
            <w:tcW w:w="669" w:type="dxa"/>
            <w:tcBorders>
              <w:top w:val="nil"/>
              <w:left w:val="nil"/>
              <w:bottom w:val="nil"/>
              <w:right w:val="nil"/>
            </w:tcBorders>
            <w:tcPrChange w:id="1004"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05" w:author="kmlaster" w:date="2011-04-11T15:41:00Z"/>
                <w:rFonts w:ascii="Times New Roman" w:hAnsi="Times New Roman"/>
                <w:sz w:val="24"/>
                <w:szCs w:val="24"/>
              </w:rPr>
            </w:pPr>
            <w:del w:id="1006" w:author="kmlaster" w:date="2011-04-07T12:23:00Z">
              <w:r w:rsidRPr="007A7452" w:rsidDel="001913A9">
                <w:rPr>
                  <w:rFonts w:ascii="Tahoma" w:hAnsi="Tahoma" w:cs="Tahoma"/>
                  <w:color w:val="191919"/>
                  <w:sz w:val="12"/>
                  <w:szCs w:val="12"/>
                </w:rPr>
                <w:delText>$43.00</w:delText>
              </w:r>
            </w:del>
          </w:p>
        </w:tc>
        <w:tc>
          <w:tcPr>
            <w:tcW w:w="682" w:type="dxa"/>
            <w:tcBorders>
              <w:top w:val="nil"/>
              <w:left w:val="nil"/>
              <w:bottom w:val="nil"/>
              <w:right w:val="nil"/>
            </w:tcBorders>
            <w:tcPrChange w:id="1007" w:author="kmlaster" w:date="2011-04-07T11:42: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08" w:author="kmlaster" w:date="2011-04-11T15:41:00Z"/>
                <w:rFonts w:ascii="Times New Roman" w:hAnsi="Times New Roman"/>
                <w:sz w:val="24"/>
                <w:szCs w:val="24"/>
              </w:rPr>
            </w:pPr>
            <w:del w:id="1009" w:author="kmlaster" w:date="2011-04-11T15:41:00Z">
              <w:r w:rsidRPr="007A7452" w:rsidDel="00D27B53">
                <w:rPr>
                  <w:rFonts w:ascii="Tahoma" w:hAnsi="Tahoma" w:cs="Tahoma"/>
                  <w:color w:val="191919"/>
                  <w:sz w:val="12"/>
                  <w:szCs w:val="12"/>
                </w:rPr>
                <w:delText>$1,318.00</w:delText>
              </w:r>
            </w:del>
          </w:p>
        </w:tc>
        <w:tc>
          <w:tcPr>
            <w:tcW w:w="670" w:type="dxa"/>
            <w:tcBorders>
              <w:top w:val="nil"/>
              <w:left w:val="nil"/>
              <w:bottom w:val="nil"/>
              <w:right w:val="nil"/>
            </w:tcBorders>
            <w:tcPrChange w:id="1010"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11" w:author="kmlaster" w:date="2011-04-11T15:41:00Z"/>
                <w:rFonts w:ascii="Times New Roman" w:hAnsi="Times New Roman"/>
                <w:sz w:val="24"/>
                <w:szCs w:val="24"/>
              </w:rPr>
            </w:pPr>
            <w:del w:id="1012" w:author="kmlaster" w:date="2011-04-11T15:41:00Z">
              <w:r w:rsidRPr="007A7452" w:rsidDel="00D27B53">
                <w:rPr>
                  <w:rFonts w:ascii="Tahoma" w:hAnsi="Tahoma" w:cs="Tahoma"/>
                  <w:color w:val="191919"/>
                  <w:sz w:val="12"/>
                  <w:szCs w:val="12"/>
                </w:rPr>
                <w:delText>$1,26</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70" w:type="dxa"/>
            <w:tcBorders>
              <w:top w:val="nil"/>
              <w:left w:val="nil"/>
              <w:bottom w:val="nil"/>
              <w:right w:val="nil"/>
            </w:tcBorders>
            <w:tcPrChange w:id="1013"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14" w:author="kmlaster" w:date="2011-04-11T15:41:00Z"/>
                <w:rFonts w:ascii="Times New Roman" w:hAnsi="Times New Roman"/>
                <w:sz w:val="24"/>
                <w:szCs w:val="24"/>
              </w:rPr>
            </w:pPr>
            <w:del w:id="1015"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,041.00</w:delText>
              </w:r>
            </w:del>
          </w:p>
        </w:tc>
        <w:tc>
          <w:tcPr>
            <w:tcW w:w="669" w:type="dxa"/>
            <w:tcBorders>
              <w:top w:val="nil"/>
              <w:left w:val="nil"/>
              <w:bottom w:val="nil"/>
              <w:right w:val="nil"/>
            </w:tcBorders>
            <w:tcPrChange w:id="1016"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17" w:author="kmlaster" w:date="2011-04-11T15:41:00Z"/>
                <w:rFonts w:ascii="Times New Roman" w:hAnsi="Times New Roman"/>
                <w:sz w:val="24"/>
                <w:szCs w:val="24"/>
              </w:rPr>
            </w:pPr>
            <w:del w:id="1018"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,342.00</w:delText>
              </w:r>
            </w:del>
          </w:p>
        </w:tc>
        <w:tc>
          <w:tcPr>
            <w:tcW w:w="670" w:type="dxa"/>
            <w:tcBorders>
              <w:top w:val="nil"/>
              <w:left w:val="nil"/>
              <w:bottom w:val="nil"/>
              <w:right w:val="nil"/>
            </w:tcBorders>
            <w:tcPrChange w:id="1019" w:author="kmlaster" w:date="2011-04-07T11:42: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20" w:author="kmlaster" w:date="2011-04-11T15:41:00Z"/>
                <w:rFonts w:ascii="Times New Roman" w:hAnsi="Times New Roman"/>
                <w:sz w:val="24"/>
                <w:szCs w:val="24"/>
              </w:rPr>
            </w:pPr>
            <w:del w:id="1021"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,14</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.00</w:delText>
              </w:r>
            </w:del>
          </w:p>
        </w:tc>
        <w:tc>
          <w:tcPr>
            <w:tcW w:w="669" w:type="dxa"/>
            <w:tcBorders>
              <w:top w:val="nil"/>
              <w:left w:val="nil"/>
              <w:bottom w:val="nil"/>
              <w:right w:val="nil"/>
            </w:tcBorders>
            <w:tcPrChange w:id="1022" w:author="kmlaster" w:date="2011-04-07T11:42: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23" w:author="kmlaster" w:date="2011-04-11T15:41:00Z"/>
                <w:rFonts w:ascii="Times New Roman" w:hAnsi="Times New Roman"/>
                <w:sz w:val="24"/>
                <w:szCs w:val="24"/>
              </w:rPr>
            </w:pPr>
            <w:del w:id="1024" w:author="kmlaster" w:date="2011-04-11T15:41:00Z">
              <w:r w:rsidRPr="007A7452" w:rsidDel="00D27B53">
                <w:rPr>
                  <w:rFonts w:ascii="Tahoma" w:hAnsi="Tahoma" w:cs="Tahoma"/>
                  <w:color w:val="191919"/>
                  <w:sz w:val="12"/>
                  <w:szCs w:val="12"/>
                </w:rPr>
                <w:delText>$1,381.00</w:delText>
              </w:r>
            </w:del>
          </w:p>
        </w:tc>
        <w:tc>
          <w:tcPr>
            <w:tcW w:w="641" w:type="dxa"/>
            <w:tcBorders>
              <w:top w:val="nil"/>
              <w:left w:val="nil"/>
              <w:bottom w:val="nil"/>
              <w:right w:val="nil"/>
            </w:tcBorders>
            <w:tcPrChange w:id="1025" w:author="kmlaster" w:date="2011-04-07T11:42: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26" w:author="kmlaster" w:date="2011-04-11T15:41:00Z"/>
                <w:rFonts w:ascii="Times New Roman" w:hAnsi="Times New Roman"/>
                <w:sz w:val="24"/>
                <w:szCs w:val="24"/>
              </w:rPr>
            </w:pPr>
            <w:del w:id="1027"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,603.00</w:delText>
              </w:r>
            </w:del>
          </w:p>
        </w:tc>
      </w:tr>
      <w:tr w:rsidR="000A7810" w:rsidRPr="007A7452" w:rsidDel="00D27B53" w:rsidTr="00A82F11">
        <w:tblPrEx>
          <w:tblW w:w="0" w:type="auto"/>
          <w:tblInd w:w="286" w:type="dxa"/>
          <w:tblLayout w:type="fixed"/>
          <w:tblCellMar>
            <w:left w:w="0" w:type="dxa"/>
            <w:right w:w="0" w:type="dxa"/>
          </w:tblCellMar>
          <w:tblLook w:val="0000"/>
          <w:tblPrExChange w:id="1028" w:author="kmlaster" w:date="2011-04-07T11:43:00Z">
            <w:tblPrEx>
              <w:tblW w:w="0" w:type="auto"/>
              <w:tblInd w:w="286" w:type="dxa"/>
              <w:tblLayout w:type="fixed"/>
              <w:tblCellMar>
                <w:left w:w="0" w:type="dxa"/>
                <w:right w:w="0" w:type="dxa"/>
              </w:tblCellMar>
              <w:tblLook w:val="0000"/>
            </w:tblPrEx>
          </w:tblPrExChange>
        </w:tblPrEx>
        <w:trPr>
          <w:trHeight w:hRule="exact" w:val="356"/>
          <w:del w:id="1029" w:author="kmlaster" w:date="2011-04-11T15:41:00Z"/>
          <w:trPrChange w:id="1030" w:author="kmlaster" w:date="2011-04-07T11:43:00Z">
            <w:trPr>
              <w:gridAfter w:val="0"/>
              <w:trHeight w:hRule="exact" w:val="277"/>
            </w:trPr>
          </w:trPrChange>
        </w:trPr>
        <w:tc>
          <w:tcPr>
            <w:tcW w:w="431" w:type="dxa"/>
            <w:tcBorders>
              <w:top w:val="nil"/>
              <w:left w:val="nil"/>
              <w:bottom w:val="nil"/>
              <w:right w:val="nil"/>
            </w:tcBorders>
            <w:tcPrChange w:id="1031" w:author="kmlaster" w:date="2011-04-07T11:43:00Z">
              <w:tcPr>
                <w:tcW w:w="43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32" w:author="kmlaster" w:date="2011-04-11T15:41:00Z"/>
                <w:rFonts w:ascii="Times New Roman" w:hAnsi="Times New Roman"/>
                <w:sz w:val="24"/>
                <w:szCs w:val="24"/>
              </w:rPr>
            </w:pPr>
            <w:del w:id="1033" w:author="kmlaster" w:date="2011-04-11T15:41:00Z">
              <w:r w:rsidRPr="007A7452" w:rsidDel="00D27B53">
                <w:rPr>
                  <w:rFonts w:ascii="Tahoma" w:hAnsi="Tahoma" w:cs="Tahoma"/>
                  <w:color w:val="191919"/>
                  <w:sz w:val="12"/>
                  <w:szCs w:val="12"/>
                </w:rPr>
                <w:delText>10</w:delText>
              </w:r>
            </w:del>
          </w:p>
        </w:tc>
        <w:tc>
          <w:tcPr>
            <w:tcW w:w="748" w:type="dxa"/>
            <w:tcBorders>
              <w:top w:val="nil"/>
              <w:left w:val="nil"/>
              <w:bottom w:val="nil"/>
              <w:right w:val="nil"/>
            </w:tcBorders>
            <w:tcPrChange w:id="1034" w:author="kmlaster" w:date="2011-04-07T11:43:00Z">
              <w:tcPr>
                <w:tcW w:w="748"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35" w:author="kmlaster" w:date="2011-04-11T15:41:00Z"/>
                <w:rFonts w:ascii="Times New Roman" w:hAnsi="Times New Roman"/>
                <w:sz w:val="24"/>
                <w:szCs w:val="24"/>
              </w:rPr>
            </w:pPr>
            <w:del w:id="1036" w:author="kmlaster" w:date="2011-04-07T11:42:00Z">
              <w:r w:rsidRPr="007A7452" w:rsidDel="00B260DC">
                <w:rPr>
                  <w:rFonts w:ascii="Tahoma" w:hAnsi="Tahoma" w:cs="Tahoma"/>
                  <w:color w:val="191919"/>
                  <w:sz w:val="12"/>
                  <w:szCs w:val="12"/>
                </w:rPr>
                <w:delText>$1,130.00</w:delText>
              </w:r>
            </w:del>
          </w:p>
        </w:tc>
        <w:tc>
          <w:tcPr>
            <w:tcW w:w="673" w:type="dxa"/>
            <w:tcBorders>
              <w:top w:val="nil"/>
              <w:left w:val="nil"/>
              <w:bottom w:val="nil"/>
              <w:right w:val="nil"/>
            </w:tcBorders>
            <w:tcPrChange w:id="1037" w:author="kmlaster" w:date="2011-04-07T11:43:00Z">
              <w:tcPr>
                <w:tcW w:w="673"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38" w:author="kmlaster" w:date="2011-04-11T15:41:00Z"/>
                <w:rFonts w:ascii="Times New Roman" w:hAnsi="Times New Roman"/>
                <w:sz w:val="24"/>
                <w:szCs w:val="24"/>
              </w:rPr>
            </w:pPr>
            <w:del w:id="1039" w:author="kmlaster" w:date="2011-04-07T11:45:00Z">
              <w:r w:rsidRPr="007A7452" w:rsidDel="00B260DC">
                <w:rPr>
                  <w:rFonts w:ascii="Tahoma" w:hAnsi="Tahoma" w:cs="Tahoma"/>
                  <w:color w:val="191919"/>
                  <w:sz w:val="12"/>
                  <w:szCs w:val="12"/>
                </w:rPr>
                <w:delText>$4</w:delText>
              </w:r>
              <w:r w:rsidRPr="007A7452" w:rsidDel="00B260DC">
                <w:rPr>
                  <w:rFonts w:ascii="Tahoma" w:hAnsi="Tahoma" w:cs="Tahoma"/>
                  <w:color w:val="191919"/>
                  <w:spacing w:val="-9"/>
                  <w:sz w:val="12"/>
                  <w:szCs w:val="12"/>
                </w:rPr>
                <w:delText>7</w:delText>
              </w:r>
              <w:r w:rsidRPr="007A7452" w:rsidDel="00B260DC">
                <w:rPr>
                  <w:rFonts w:ascii="Tahoma" w:hAnsi="Tahoma" w:cs="Tahoma"/>
                  <w:color w:val="191919"/>
                  <w:sz w:val="12"/>
                  <w:szCs w:val="12"/>
                </w:rPr>
                <w:delText>.00</w:delText>
              </w:r>
            </w:del>
          </w:p>
        </w:tc>
        <w:tc>
          <w:tcPr>
            <w:tcW w:w="644" w:type="dxa"/>
            <w:tcBorders>
              <w:top w:val="nil"/>
              <w:left w:val="nil"/>
              <w:bottom w:val="nil"/>
              <w:right w:val="nil"/>
            </w:tcBorders>
            <w:tcPrChange w:id="1040" w:author="kmlaster" w:date="2011-04-07T11:43:00Z">
              <w:tcPr>
                <w:tcW w:w="644"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41" w:author="kmlaster" w:date="2011-04-11T15:41:00Z"/>
                <w:rFonts w:ascii="Times New Roman" w:hAnsi="Times New Roman"/>
                <w:sz w:val="24"/>
                <w:szCs w:val="24"/>
              </w:rPr>
            </w:pPr>
            <w:del w:id="1042" w:author="kmlaster" w:date="2011-04-07T11:47:00Z">
              <w:r w:rsidRPr="007A7452" w:rsidDel="00B260DC">
                <w:rPr>
                  <w:rFonts w:ascii="Tahoma" w:hAnsi="Tahoma" w:cs="Tahoma"/>
                  <w:color w:val="191919"/>
                  <w:sz w:val="12"/>
                  <w:szCs w:val="12"/>
                </w:rPr>
                <w:delText>$51.00</w:delText>
              </w:r>
            </w:del>
          </w:p>
        </w:tc>
        <w:tc>
          <w:tcPr>
            <w:tcW w:w="665" w:type="dxa"/>
            <w:tcBorders>
              <w:top w:val="nil"/>
              <w:left w:val="nil"/>
              <w:bottom w:val="nil"/>
              <w:right w:val="nil"/>
            </w:tcBorders>
            <w:tcPrChange w:id="1043" w:author="kmlaster" w:date="2011-04-07T11:43:00Z">
              <w:tcPr>
                <w:tcW w:w="665"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44" w:author="kmlaster" w:date="2011-04-11T15:41:00Z"/>
                <w:rFonts w:ascii="Times New Roman" w:hAnsi="Times New Roman"/>
                <w:sz w:val="24"/>
                <w:szCs w:val="24"/>
              </w:rPr>
            </w:pPr>
            <w:del w:id="1045" w:author="kmlaster" w:date="2011-04-07T12:22:00Z">
              <w:r w:rsidRPr="007A7452" w:rsidDel="001913A9">
                <w:rPr>
                  <w:rFonts w:ascii="Tahoma" w:hAnsi="Tahoma" w:cs="Tahoma"/>
                  <w:color w:val="191919"/>
                  <w:sz w:val="12"/>
                  <w:szCs w:val="12"/>
                </w:rPr>
                <w:delText>$160.00</w:delText>
              </w:r>
            </w:del>
          </w:p>
        </w:tc>
        <w:tc>
          <w:tcPr>
            <w:tcW w:w="669" w:type="dxa"/>
            <w:tcBorders>
              <w:top w:val="nil"/>
              <w:left w:val="nil"/>
              <w:bottom w:val="nil"/>
              <w:right w:val="nil"/>
            </w:tcBorders>
            <w:tcPrChange w:id="1046" w:author="kmlaster" w:date="2011-04-07T11:43: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47" w:author="kmlaster" w:date="2011-04-11T15:41:00Z"/>
                <w:rFonts w:ascii="Times New Roman" w:hAnsi="Times New Roman"/>
                <w:sz w:val="24"/>
                <w:szCs w:val="24"/>
              </w:rPr>
            </w:pPr>
            <w:del w:id="1048" w:author="kmlaster" w:date="2011-04-07T12:23:00Z">
              <w:r w:rsidRPr="007A7452" w:rsidDel="001913A9">
                <w:rPr>
                  <w:rFonts w:ascii="Tahoma" w:hAnsi="Tahoma" w:cs="Tahoma"/>
                  <w:color w:val="191919"/>
                  <w:sz w:val="12"/>
                  <w:szCs w:val="12"/>
                </w:rPr>
                <w:delText>$43.00</w:delText>
              </w:r>
            </w:del>
          </w:p>
        </w:tc>
        <w:tc>
          <w:tcPr>
            <w:tcW w:w="682" w:type="dxa"/>
            <w:tcBorders>
              <w:top w:val="nil"/>
              <w:left w:val="nil"/>
              <w:bottom w:val="nil"/>
              <w:right w:val="nil"/>
            </w:tcBorders>
            <w:tcPrChange w:id="1049" w:author="kmlaster" w:date="2011-04-07T11:43:00Z">
              <w:tcPr>
                <w:tcW w:w="682"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50" w:author="kmlaster" w:date="2011-04-11T15:41:00Z"/>
                <w:rFonts w:ascii="Times New Roman" w:hAnsi="Times New Roman"/>
                <w:sz w:val="24"/>
                <w:szCs w:val="24"/>
              </w:rPr>
            </w:pPr>
            <w:del w:id="1051" w:author="kmlaster" w:date="2011-04-11T15:41:00Z">
              <w:r w:rsidRPr="007A7452" w:rsidDel="00D27B53">
                <w:rPr>
                  <w:rFonts w:ascii="Tahoma" w:hAnsi="Tahoma" w:cs="Tahoma"/>
                  <w:color w:val="191919"/>
                  <w:sz w:val="12"/>
                  <w:szCs w:val="12"/>
                </w:rPr>
                <w:delText>$1,431.00</w:delText>
              </w:r>
            </w:del>
          </w:p>
        </w:tc>
        <w:tc>
          <w:tcPr>
            <w:tcW w:w="670" w:type="dxa"/>
            <w:tcBorders>
              <w:top w:val="nil"/>
              <w:left w:val="nil"/>
              <w:bottom w:val="nil"/>
              <w:right w:val="nil"/>
            </w:tcBorders>
            <w:tcPrChange w:id="1052" w:author="kmlaster" w:date="2011-04-07T11:43: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53" w:author="kmlaster" w:date="2011-04-11T15:41:00Z"/>
                <w:rFonts w:ascii="Times New Roman" w:hAnsi="Times New Roman"/>
                <w:sz w:val="24"/>
                <w:szCs w:val="24"/>
              </w:rPr>
            </w:pPr>
            <w:del w:id="1054" w:author="kmlaster" w:date="2011-04-11T15:41:00Z">
              <w:r w:rsidRPr="007A7452" w:rsidDel="00D27B53">
                <w:rPr>
                  <w:rFonts w:ascii="Tahoma" w:hAnsi="Tahoma" w:cs="Tahoma"/>
                  <w:color w:val="191919"/>
                  <w:sz w:val="12"/>
                  <w:szCs w:val="12"/>
                </w:rPr>
                <w:delText>$1,371.00</w:delText>
              </w:r>
            </w:del>
          </w:p>
        </w:tc>
        <w:tc>
          <w:tcPr>
            <w:tcW w:w="670" w:type="dxa"/>
            <w:tcBorders>
              <w:top w:val="nil"/>
              <w:left w:val="nil"/>
              <w:bottom w:val="nil"/>
              <w:right w:val="nil"/>
            </w:tcBorders>
            <w:tcPrChange w:id="1055" w:author="kmlaster" w:date="2011-04-07T11:43: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56" w:author="kmlaster" w:date="2011-04-11T15:41:00Z"/>
                <w:rFonts w:ascii="Times New Roman" w:hAnsi="Times New Roman"/>
                <w:sz w:val="24"/>
                <w:szCs w:val="24"/>
              </w:rPr>
            </w:pPr>
            <w:del w:id="1057"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,490.00</w:delText>
              </w:r>
            </w:del>
          </w:p>
        </w:tc>
        <w:tc>
          <w:tcPr>
            <w:tcW w:w="669" w:type="dxa"/>
            <w:tcBorders>
              <w:top w:val="nil"/>
              <w:left w:val="nil"/>
              <w:bottom w:val="nil"/>
              <w:right w:val="nil"/>
            </w:tcBorders>
            <w:tcPrChange w:id="1058" w:author="kmlaster" w:date="2011-04-07T11:43: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59" w:author="kmlaster" w:date="2011-04-11T15:41:00Z"/>
                <w:rFonts w:ascii="Times New Roman" w:hAnsi="Times New Roman"/>
                <w:sz w:val="24"/>
                <w:szCs w:val="24"/>
              </w:rPr>
            </w:pPr>
            <w:del w:id="1060"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pacing w:val="-3"/>
                  <w:sz w:val="12"/>
                  <w:szCs w:val="12"/>
                </w:rPr>
                <w:delText>,</w:delText>
              </w:r>
              <w:r w:rsidRPr="007A7452" w:rsidDel="00D27B53">
                <w:rPr>
                  <w:rFonts w:ascii="Tahoma" w:hAnsi="Tahoma" w:cs="Tahoma"/>
                  <w:color w:val="191919"/>
                  <w:sz w:val="12"/>
                  <w:szCs w:val="12"/>
                </w:rPr>
                <w:delText>791.00</w:delText>
              </w:r>
            </w:del>
          </w:p>
        </w:tc>
        <w:tc>
          <w:tcPr>
            <w:tcW w:w="670" w:type="dxa"/>
            <w:tcBorders>
              <w:top w:val="nil"/>
              <w:left w:val="nil"/>
              <w:bottom w:val="nil"/>
              <w:right w:val="nil"/>
            </w:tcBorders>
            <w:tcPrChange w:id="1061" w:author="kmlaster" w:date="2011-04-07T11:43:00Z">
              <w:tcPr>
                <w:tcW w:w="670"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62" w:author="kmlaster" w:date="2011-04-11T15:41:00Z"/>
                <w:rFonts w:ascii="Times New Roman" w:hAnsi="Times New Roman"/>
                <w:sz w:val="24"/>
                <w:szCs w:val="24"/>
              </w:rPr>
            </w:pPr>
            <w:del w:id="1063" w:author="kmlaster" w:date="2011-04-11T15:41:00Z">
              <w:r w:rsidRPr="007A7452" w:rsidDel="00D27B53">
                <w:rPr>
                  <w:rFonts w:ascii="Tahoma" w:hAnsi="Tahoma" w:cs="Tahoma"/>
                  <w:color w:val="191919"/>
                  <w:sz w:val="12"/>
                  <w:szCs w:val="12"/>
                </w:rPr>
                <w:delText>$</w:delText>
              </w:r>
              <w:r w:rsidRPr="007A7452" w:rsidDel="00D27B53">
                <w:rPr>
                  <w:rFonts w:ascii="Tahoma" w:hAnsi="Tahoma" w:cs="Tahoma"/>
                  <w:color w:val="191919"/>
                  <w:spacing w:val="-1"/>
                  <w:sz w:val="12"/>
                  <w:szCs w:val="12"/>
                </w:rPr>
                <w:delText>4</w:delText>
              </w:r>
              <w:r w:rsidRPr="007A7452" w:rsidDel="00D27B53">
                <w:rPr>
                  <w:rFonts w:ascii="Tahoma" w:hAnsi="Tahoma" w:cs="Tahoma"/>
                  <w:color w:val="191919"/>
                  <w:sz w:val="12"/>
                  <w:szCs w:val="12"/>
                </w:rPr>
                <w:delText>,571.00</w:delText>
              </w:r>
            </w:del>
          </w:p>
        </w:tc>
        <w:tc>
          <w:tcPr>
            <w:tcW w:w="669" w:type="dxa"/>
            <w:tcBorders>
              <w:top w:val="nil"/>
              <w:left w:val="nil"/>
              <w:bottom w:val="nil"/>
              <w:right w:val="nil"/>
            </w:tcBorders>
            <w:tcPrChange w:id="1064" w:author="kmlaster" w:date="2011-04-07T11:43:00Z">
              <w:tcPr>
                <w:tcW w:w="669"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65" w:author="kmlaster" w:date="2011-04-11T15:41:00Z"/>
                <w:rFonts w:ascii="Times New Roman" w:hAnsi="Times New Roman"/>
                <w:sz w:val="24"/>
                <w:szCs w:val="24"/>
              </w:rPr>
            </w:pPr>
            <w:del w:id="1066" w:author="kmlaster" w:date="2011-04-11T15:41:00Z">
              <w:r w:rsidRPr="007A7452" w:rsidDel="00D27B53">
                <w:rPr>
                  <w:rFonts w:ascii="Tahoma" w:hAnsi="Tahoma" w:cs="Tahoma"/>
                  <w:color w:val="191919"/>
                  <w:sz w:val="12"/>
                  <w:szCs w:val="12"/>
                </w:rPr>
                <w:delText>$1,501.00</w:delText>
              </w:r>
            </w:del>
          </w:p>
        </w:tc>
        <w:tc>
          <w:tcPr>
            <w:tcW w:w="641" w:type="dxa"/>
            <w:tcBorders>
              <w:top w:val="nil"/>
              <w:left w:val="nil"/>
              <w:bottom w:val="nil"/>
              <w:right w:val="nil"/>
            </w:tcBorders>
            <w:tcPrChange w:id="1067" w:author="kmlaster" w:date="2011-04-07T11:43:00Z">
              <w:tcPr>
                <w:tcW w:w="641" w:type="dxa"/>
                <w:gridSpan w:val="2"/>
                <w:tcBorders>
                  <w:top w:val="nil"/>
                  <w:left w:val="nil"/>
                  <w:bottom w:val="nil"/>
                  <w:right w:val="nil"/>
                </w:tcBorders>
              </w:tcPr>
            </w:tcPrChange>
          </w:tcPr>
          <w:p w:rsidR="000A7810" w:rsidRPr="007A7452" w:rsidDel="00D27B53" w:rsidRDefault="000A7810" w:rsidP="000D42BE">
            <w:pPr>
              <w:widowControl w:val="0"/>
              <w:autoSpaceDE w:val="0"/>
              <w:autoSpaceDN w:val="0"/>
              <w:adjustRightInd w:val="0"/>
              <w:spacing w:before="37" w:after="0"/>
              <w:ind w:left="900"/>
              <w:rPr>
                <w:del w:id="1068" w:author="kmlaster" w:date="2011-04-11T15:41:00Z"/>
                <w:rFonts w:ascii="Times New Roman" w:hAnsi="Times New Roman"/>
                <w:sz w:val="24"/>
                <w:szCs w:val="24"/>
              </w:rPr>
            </w:pPr>
            <w:del w:id="1069" w:author="kmlaster" w:date="2011-04-11T15:41:00Z">
              <w:r w:rsidRPr="007A7452" w:rsidDel="00D27B53">
                <w:rPr>
                  <w:rFonts w:ascii="Tahoma" w:hAnsi="Tahoma" w:cs="Tahoma"/>
                  <w:color w:val="191919"/>
                  <w:sz w:val="12"/>
                  <w:szCs w:val="12"/>
                </w:rPr>
                <w:delText>$5,081.00</w:delText>
              </w:r>
            </w:del>
          </w:p>
        </w:tc>
      </w:tr>
    </w:tbl>
    <w:p w:rsidR="000A7810" w:rsidRPr="00EC0078" w:rsidDel="00D27B53" w:rsidRDefault="00623C29" w:rsidP="00621E19">
      <w:pPr>
        <w:widowControl w:val="0"/>
        <w:autoSpaceDE w:val="0"/>
        <w:autoSpaceDN w:val="0"/>
        <w:adjustRightInd w:val="0"/>
        <w:spacing w:after="0" w:line="200" w:lineRule="exact"/>
        <w:ind w:left="900" w:right="620"/>
        <w:rPr>
          <w:del w:id="1070" w:author="kmlaster" w:date="2011-04-11T15:41:00Z"/>
          <w:rFonts w:ascii="Times New Roman" w:hAnsi="Times New Roman" w:cs="Times New Roman"/>
        </w:rPr>
      </w:pPr>
      <w:r>
        <w:rPr>
          <w:rFonts w:ascii="Times New Roman" w:hAnsi="Times New Roman" w:cs="Times New Roman"/>
          <w:noProof/>
        </w:rPr>
        <w:pict>
          <v:group id="_x0000_s17717" style="position:absolute;left:0;text-align:left;margin-left:427.7pt;margin-top:-27.35pt;width:198.65pt;height:795.8pt;z-index:-251343872;mso-position-horizontal-relative:text;mso-position-vertical-relative:text" coordorigin="9205,-90" coordsize="3973,15916">
            <v:group id="_x0000_s17718" style="position:absolute;left:9205;top:-90;width:3973;height:15916" coordorigin="9205,-90" coordsize="3973,15916">
              <v:group id="_x0000_s17719" style="position:absolute;left:9205;top:-90;width:3973;height:15916" coordorigin="9205,-90" coordsize="3973,15916">
                <v:rect id="Rectangle 2736" o:spid="_x0000_s17720"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721"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722"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723"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724"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725"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72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72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728"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72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73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731"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73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73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734"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73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73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737"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73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73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740"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741"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742"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743"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744"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745"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746"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747"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748"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749"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750"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0A7810" w:rsidRPr="00EC0078" w:rsidDel="00D27B53" w:rsidRDefault="000A7810" w:rsidP="00621E19">
      <w:pPr>
        <w:widowControl w:val="0"/>
        <w:autoSpaceDE w:val="0"/>
        <w:autoSpaceDN w:val="0"/>
        <w:adjustRightInd w:val="0"/>
        <w:spacing w:after="0" w:line="200" w:lineRule="exact"/>
        <w:ind w:left="900" w:right="620"/>
        <w:rPr>
          <w:del w:id="1071" w:author="kmlaster" w:date="2011-04-11T15:41:00Z"/>
          <w:rFonts w:ascii="Times New Roman" w:hAnsi="Times New Roman" w:cs="Times New Roman"/>
        </w:rPr>
      </w:pPr>
    </w:p>
    <w:p w:rsidR="000A7810" w:rsidRPr="00EC0078" w:rsidDel="00D27B53" w:rsidRDefault="000A7810" w:rsidP="00621E19">
      <w:pPr>
        <w:widowControl w:val="0"/>
        <w:autoSpaceDE w:val="0"/>
        <w:autoSpaceDN w:val="0"/>
        <w:adjustRightInd w:val="0"/>
        <w:spacing w:after="0" w:line="200" w:lineRule="exact"/>
        <w:ind w:left="900" w:right="620"/>
        <w:rPr>
          <w:del w:id="1072" w:author="kmlaster" w:date="2011-04-11T15:41:00Z"/>
          <w:rFonts w:ascii="Times New Roman" w:hAnsi="Times New Roman" w:cs="Times New Roman"/>
        </w:rPr>
      </w:pPr>
    </w:p>
    <w:p w:rsidR="000A7810" w:rsidRPr="00EC0078" w:rsidDel="00D27B53" w:rsidRDefault="000A7810" w:rsidP="00621E19">
      <w:pPr>
        <w:widowControl w:val="0"/>
        <w:autoSpaceDE w:val="0"/>
        <w:autoSpaceDN w:val="0"/>
        <w:adjustRightInd w:val="0"/>
        <w:spacing w:after="0" w:line="200" w:lineRule="exact"/>
        <w:ind w:left="900" w:right="620"/>
        <w:rPr>
          <w:del w:id="1073" w:author="kmlaster" w:date="2011-04-11T15:41:00Z"/>
          <w:rFonts w:ascii="Times New Roman" w:hAnsi="Times New Roman" w:cs="Times New Roman"/>
        </w:rPr>
      </w:pPr>
    </w:p>
    <w:p w:rsidR="000A7810" w:rsidRPr="00EC0078" w:rsidDel="00D27B53" w:rsidRDefault="000A7810" w:rsidP="00621E19">
      <w:pPr>
        <w:widowControl w:val="0"/>
        <w:autoSpaceDE w:val="0"/>
        <w:autoSpaceDN w:val="0"/>
        <w:adjustRightInd w:val="0"/>
        <w:spacing w:after="0" w:line="200" w:lineRule="exact"/>
        <w:ind w:left="900" w:right="620"/>
        <w:rPr>
          <w:del w:id="1074" w:author="kmlaster" w:date="2011-04-11T15:41:00Z"/>
          <w:rFonts w:ascii="Times New Roman" w:hAnsi="Times New Roman" w:cs="Times New Roman"/>
        </w:rPr>
      </w:pPr>
    </w:p>
    <w:p w:rsidR="000A7810" w:rsidRPr="00EC0078" w:rsidDel="00BD308D" w:rsidRDefault="000A7810" w:rsidP="00621E19">
      <w:pPr>
        <w:widowControl w:val="0"/>
        <w:autoSpaceDE w:val="0"/>
        <w:autoSpaceDN w:val="0"/>
        <w:adjustRightInd w:val="0"/>
        <w:spacing w:after="0" w:line="117" w:lineRule="exact"/>
        <w:ind w:left="900" w:right="620"/>
        <w:rPr>
          <w:del w:id="1075" w:author="kmlaster" w:date="2011-04-11T16:37:00Z"/>
          <w:rFonts w:ascii="Times New Roman" w:hAnsi="Times New Roman" w:cs="Times New Roman"/>
          <w:color w:val="000000"/>
        </w:rPr>
      </w:pPr>
      <w:del w:id="1076" w:author="kmlaster" w:date="2011-04-11T16:37:00Z">
        <w:r w:rsidRPr="00EC0078" w:rsidDel="00BD308D">
          <w:rPr>
            <w:rFonts w:ascii="Times New Roman" w:hAnsi="Times New Roman" w:cs="Times New Roman"/>
            <w:b/>
            <w:bCs/>
            <w:color w:val="191919"/>
          </w:rPr>
          <w:delText>Semester</w:delText>
        </w:r>
      </w:del>
    </w:p>
    <w:p w:rsidR="000A7810" w:rsidRPr="00EC0078" w:rsidDel="00BD308D" w:rsidRDefault="000A7810" w:rsidP="00621E19">
      <w:pPr>
        <w:widowControl w:val="0"/>
        <w:autoSpaceDE w:val="0"/>
        <w:autoSpaceDN w:val="0"/>
        <w:adjustRightInd w:val="0"/>
        <w:spacing w:after="0" w:line="160" w:lineRule="exact"/>
        <w:ind w:left="900" w:right="620"/>
        <w:rPr>
          <w:del w:id="1077" w:author="kmlaster" w:date="2011-04-11T16:37:00Z"/>
          <w:rFonts w:ascii="Times New Roman" w:hAnsi="Times New Roman" w:cs="Times New Roman"/>
          <w:color w:val="000000"/>
        </w:rPr>
      </w:pPr>
      <w:del w:id="1078" w:author="kmlaster" w:date="2011-04-11T16:37:00Z">
        <w:r w:rsidRPr="00EC0078" w:rsidDel="00BD308D">
          <w:rPr>
            <w:rFonts w:ascii="Times New Roman" w:hAnsi="Times New Roman" w:cs="Times New Roman"/>
            <w:color w:val="000000"/>
          </w:rPr>
          <w:br w:type="column"/>
        </w:r>
      </w:del>
    </w:p>
    <w:p w:rsidR="000A7810" w:rsidRPr="00EC0078" w:rsidDel="00BD308D" w:rsidRDefault="000A7810" w:rsidP="00621E19">
      <w:pPr>
        <w:widowControl w:val="0"/>
        <w:autoSpaceDE w:val="0"/>
        <w:autoSpaceDN w:val="0"/>
        <w:adjustRightInd w:val="0"/>
        <w:spacing w:after="0" w:line="140" w:lineRule="exact"/>
        <w:ind w:left="900" w:right="620"/>
        <w:rPr>
          <w:del w:id="1079" w:author="kmlaster" w:date="2011-04-11T16:37:00Z"/>
          <w:rFonts w:ascii="Times New Roman" w:hAnsi="Times New Roman" w:cs="Times New Roman"/>
          <w:color w:val="000000"/>
        </w:rPr>
      </w:pPr>
      <w:del w:id="1080" w:author="kmlaster" w:date="2011-04-11T16:37:00Z">
        <w:r w:rsidRPr="00EC0078" w:rsidDel="00BD308D">
          <w:rPr>
            <w:rFonts w:ascii="Times New Roman" w:hAnsi="Times New Roman" w:cs="Times New Roman"/>
            <w:b/>
            <w:bCs/>
            <w:color w:val="191919"/>
            <w:position w:val="-1"/>
          </w:rPr>
          <w:delText>In-State Tu-</w:delText>
        </w:r>
      </w:del>
    </w:p>
    <w:p w:rsidR="000A7810" w:rsidRPr="00EC0078" w:rsidDel="00BD308D" w:rsidRDefault="000A7810" w:rsidP="00621E19">
      <w:pPr>
        <w:widowControl w:val="0"/>
        <w:autoSpaceDE w:val="0"/>
        <w:autoSpaceDN w:val="0"/>
        <w:adjustRightInd w:val="0"/>
        <w:spacing w:after="0" w:line="160" w:lineRule="exact"/>
        <w:ind w:left="900" w:right="620"/>
        <w:rPr>
          <w:del w:id="1081" w:author="kmlaster" w:date="2011-04-11T16:37:00Z"/>
          <w:rFonts w:ascii="Times New Roman" w:hAnsi="Times New Roman" w:cs="Times New Roman"/>
          <w:color w:val="000000"/>
        </w:rPr>
      </w:pPr>
      <w:del w:id="1082" w:author="kmlaster" w:date="2011-04-11T16:37:00Z">
        <w:r w:rsidRPr="00EC0078" w:rsidDel="00BD308D">
          <w:rPr>
            <w:rFonts w:ascii="Times New Roman" w:hAnsi="Times New Roman" w:cs="Times New Roman"/>
            <w:color w:val="000000"/>
          </w:rPr>
          <w:br w:type="column"/>
        </w:r>
      </w:del>
    </w:p>
    <w:p w:rsidR="000A7810" w:rsidRPr="00EC0078" w:rsidDel="00BD308D" w:rsidRDefault="000A7810" w:rsidP="00621E19">
      <w:pPr>
        <w:widowControl w:val="0"/>
        <w:autoSpaceDE w:val="0"/>
        <w:autoSpaceDN w:val="0"/>
        <w:adjustRightInd w:val="0"/>
        <w:spacing w:after="0" w:line="140" w:lineRule="exact"/>
        <w:ind w:left="900" w:right="620"/>
        <w:rPr>
          <w:del w:id="1083" w:author="kmlaster" w:date="2011-04-11T16:37:00Z"/>
          <w:rFonts w:ascii="Times New Roman" w:hAnsi="Times New Roman" w:cs="Times New Roman"/>
          <w:color w:val="000000"/>
        </w:rPr>
      </w:pPr>
      <w:del w:id="1084" w:author="kmlaster" w:date="2011-04-11T16:37:00Z">
        <w:r w:rsidRPr="00EC0078" w:rsidDel="00BD308D">
          <w:rPr>
            <w:rFonts w:ascii="Times New Roman" w:hAnsi="Times New Roman" w:cs="Times New Roman"/>
            <w:b/>
            <w:bCs/>
            <w:color w:val="191919"/>
            <w:position w:val="-1"/>
          </w:rPr>
          <w:delText>Student</w:delText>
        </w:r>
      </w:del>
    </w:p>
    <w:p w:rsidR="000A7810" w:rsidRPr="00EC0078" w:rsidDel="00BD308D" w:rsidRDefault="000A7810" w:rsidP="00621E19">
      <w:pPr>
        <w:widowControl w:val="0"/>
        <w:autoSpaceDE w:val="0"/>
        <w:autoSpaceDN w:val="0"/>
        <w:adjustRightInd w:val="0"/>
        <w:spacing w:before="40" w:after="0" w:line="142" w:lineRule="exact"/>
        <w:ind w:left="900" w:right="620"/>
        <w:jc w:val="right"/>
        <w:rPr>
          <w:del w:id="1085" w:author="kmlaster" w:date="2011-04-11T16:37:00Z"/>
          <w:rFonts w:ascii="Times New Roman" w:hAnsi="Times New Roman" w:cs="Times New Roman"/>
          <w:color w:val="000000"/>
        </w:rPr>
      </w:pPr>
      <w:del w:id="1086"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position w:val="-1"/>
          </w:rPr>
          <w:delText>Student</w:delText>
        </w:r>
      </w:del>
    </w:p>
    <w:p w:rsidR="000A7810" w:rsidRPr="00EC0078" w:rsidDel="00BD308D" w:rsidRDefault="000A7810" w:rsidP="00621E19">
      <w:pPr>
        <w:widowControl w:val="0"/>
        <w:autoSpaceDE w:val="0"/>
        <w:autoSpaceDN w:val="0"/>
        <w:adjustRightInd w:val="0"/>
        <w:spacing w:after="0" w:line="117" w:lineRule="exact"/>
        <w:ind w:left="900" w:right="620"/>
        <w:rPr>
          <w:del w:id="1087" w:author="kmlaster" w:date="2011-04-11T16:37:00Z"/>
          <w:rFonts w:ascii="Times New Roman" w:hAnsi="Times New Roman" w:cs="Times New Roman"/>
          <w:color w:val="000000"/>
        </w:rPr>
      </w:pPr>
      <w:del w:id="1088" w:author="kmlaster" w:date="2011-04-11T16:37:00Z">
        <w:r w:rsidRPr="00EC0078" w:rsidDel="00BD308D">
          <w:rPr>
            <w:rFonts w:ascii="Times New Roman" w:hAnsi="Times New Roman" w:cs="Times New Roman"/>
            <w:b/>
            <w:bCs/>
            <w:color w:val="191919"/>
          </w:rPr>
          <w:delText xml:space="preserve">Student Ac- </w:delText>
        </w:r>
        <w:r w:rsidRPr="00EC0078" w:rsidDel="00BD308D">
          <w:rPr>
            <w:rFonts w:ascii="Times New Roman" w:hAnsi="Times New Roman" w:cs="Times New Roman"/>
            <w:b/>
            <w:bCs/>
            <w:color w:val="191919"/>
            <w:spacing w:val="3"/>
          </w:rPr>
          <w:delText xml:space="preserve"> </w:delText>
        </w:r>
        <w:r w:rsidRPr="00EC0078" w:rsidDel="00BD308D">
          <w:rPr>
            <w:rFonts w:ascii="Times New Roman" w:hAnsi="Times New Roman" w:cs="Times New Roman"/>
            <w:b/>
            <w:bCs/>
            <w:color w:val="191919"/>
          </w:rPr>
          <w:delText xml:space="preserve">Student Ath- </w:delText>
        </w:r>
        <w:r w:rsidRPr="00EC0078" w:rsidDel="00BD308D">
          <w:rPr>
            <w:rFonts w:ascii="Times New Roman" w:hAnsi="Times New Roman" w:cs="Times New Roman"/>
            <w:b/>
            <w:bCs/>
            <w:color w:val="191919"/>
            <w:spacing w:val="12"/>
          </w:rPr>
          <w:delText xml:space="preserve"> </w:delText>
        </w:r>
        <w:r w:rsidRPr="00EC0078" w:rsidDel="00BD308D">
          <w:rPr>
            <w:rFonts w:ascii="Times New Roman" w:hAnsi="Times New Roman" w:cs="Times New Roman"/>
            <w:b/>
            <w:bCs/>
            <w:color w:val="191919"/>
          </w:rPr>
          <w:delText>Technology</w:delText>
        </w:r>
      </w:del>
    </w:p>
    <w:p w:rsidR="000A7810" w:rsidRPr="00EC0078" w:rsidDel="00BD308D" w:rsidRDefault="000A7810" w:rsidP="00621E19">
      <w:pPr>
        <w:widowControl w:val="0"/>
        <w:autoSpaceDE w:val="0"/>
        <w:autoSpaceDN w:val="0"/>
        <w:adjustRightInd w:val="0"/>
        <w:spacing w:after="0" w:line="160" w:lineRule="exact"/>
        <w:ind w:left="900" w:right="620"/>
        <w:rPr>
          <w:del w:id="1089" w:author="kmlaster" w:date="2011-04-11T16:37:00Z"/>
          <w:rFonts w:ascii="Times New Roman" w:hAnsi="Times New Roman" w:cs="Times New Roman"/>
          <w:color w:val="000000"/>
        </w:rPr>
      </w:pPr>
      <w:del w:id="1090" w:author="kmlaster" w:date="2011-04-11T16:37:00Z">
        <w:r w:rsidRPr="00EC0078" w:rsidDel="00BD308D">
          <w:rPr>
            <w:rFonts w:ascii="Times New Roman" w:hAnsi="Times New Roman" w:cs="Times New Roman"/>
            <w:color w:val="000000"/>
          </w:rPr>
          <w:br w:type="column"/>
        </w:r>
      </w:del>
    </w:p>
    <w:p w:rsidR="000A7810" w:rsidRPr="00EC0078" w:rsidDel="00BD308D" w:rsidRDefault="000A7810" w:rsidP="00621E19">
      <w:pPr>
        <w:widowControl w:val="0"/>
        <w:autoSpaceDE w:val="0"/>
        <w:autoSpaceDN w:val="0"/>
        <w:adjustRightInd w:val="0"/>
        <w:spacing w:after="0" w:line="140" w:lineRule="exact"/>
        <w:ind w:left="900" w:right="620"/>
        <w:rPr>
          <w:del w:id="1091" w:author="kmlaster" w:date="2011-04-11T16:37:00Z"/>
          <w:rFonts w:ascii="Times New Roman" w:hAnsi="Times New Roman" w:cs="Times New Roman"/>
          <w:color w:val="000000"/>
        </w:rPr>
      </w:pPr>
      <w:del w:id="1092" w:author="kmlaster" w:date="2011-04-11T16:37:00Z">
        <w:r w:rsidRPr="00EC0078" w:rsidDel="00BD308D">
          <w:rPr>
            <w:rFonts w:ascii="Times New Roman" w:hAnsi="Times New Roman" w:cs="Times New Roman"/>
            <w:b/>
            <w:bCs/>
            <w:color w:val="191919"/>
            <w:position w:val="-1"/>
          </w:rPr>
          <w:delText>Out-of-State</w:delText>
        </w:r>
      </w:del>
    </w:p>
    <w:p w:rsidR="000A7810" w:rsidRPr="00EC0078" w:rsidDel="00BD308D" w:rsidRDefault="000A7810" w:rsidP="00621E19">
      <w:pPr>
        <w:widowControl w:val="0"/>
        <w:autoSpaceDE w:val="0"/>
        <w:autoSpaceDN w:val="0"/>
        <w:adjustRightInd w:val="0"/>
        <w:spacing w:after="0" w:line="160" w:lineRule="exact"/>
        <w:ind w:left="900" w:right="620"/>
        <w:rPr>
          <w:del w:id="1093" w:author="kmlaster" w:date="2011-04-11T16:37:00Z"/>
          <w:rFonts w:ascii="Times New Roman" w:hAnsi="Times New Roman" w:cs="Times New Roman"/>
          <w:color w:val="000000"/>
        </w:rPr>
      </w:pPr>
      <w:del w:id="1094" w:author="kmlaster" w:date="2011-04-11T16:37:00Z">
        <w:r w:rsidRPr="00EC0078" w:rsidDel="00BD308D">
          <w:rPr>
            <w:rFonts w:ascii="Times New Roman" w:hAnsi="Times New Roman" w:cs="Times New Roman"/>
            <w:color w:val="000000"/>
          </w:rPr>
          <w:br w:type="column"/>
        </w:r>
      </w:del>
    </w:p>
    <w:p w:rsidR="000A7810" w:rsidRPr="00EC0078" w:rsidDel="00BD308D" w:rsidRDefault="000A7810" w:rsidP="00621E19">
      <w:pPr>
        <w:widowControl w:val="0"/>
        <w:autoSpaceDE w:val="0"/>
        <w:autoSpaceDN w:val="0"/>
        <w:adjustRightInd w:val="0"/>
        <w:spacing w:after="0" w:line="140" w:lineRule="exact"/>
        <w:ind w:left="900" w:right="620"/>
        <w:rPr>
          <w:del w:id="1095" w:author="kmlaster" w:date="2011-04-11T16:37:00Z"/>
          <w:rFonts w:ascii="Times New Roman" w:hAnsi="Times New Roman" w:cs="Times New Roman"/>
          <w:color w:val="000000"/>
        </w:rPr>
      </w:pPr>
      <w:del w:id="1096" w:author="kmlaster" w:date="2011-04-11T16:37:00Z">
        <w:r w:rsidRPr="00EC0078" w:rsidDel="00BD308D">
          <w:rPr>
            <w:rFonts w:ascii="Times New Roman" w:hAnsi="Times New Roman" w:cs="Times New Roman"/>
            <w:b/>
            <w:bCs/>
            <w:color w:val="191919"/>
            <w:position w:val="-1"/>
          </w:rPr>
          <w:delText>Total Fees</w:delText>
        </w:r>
      </w:del>
    </w:p>
    <w:p w:rsidR="000A7810" w:rsidRPr="00EC0078" w:rsidDel="00BD308D" w:rsidRDefault="000A7810" w:rsidP="00621E19">
      <w:pPr>
        <w:widowControl w:val="0"/>
        <w:autoSpaceDE w:val="0"/>
        <w:autoSpaceDN w:val="0"/>
        <w:adjustRightInd w:val="0"/>
        <w:spacing w:after="0" w:line="140" w:lineRule="exact"/>
        <w:ind w:left="900" w:right="620"/>
        <w:rPr>
          <w:del w:id="1097" w:author="kmlaster" w:date="2011-04-11T16:37:00Z"/>
          <w:rFonts w:ascii="Times New Roman" w:hAnsi="Times New Roman" w:cs="Times New Roman"/>
          <w:color w:val="000000"/>
        </w:rPr>
        <w:sectPr w:rsidR="000A7810" w:rsidRPr="00EC0078" w:rsidDel="00BD308D" w:rsidSect="0050315D">
          <w:pgSz w:w="12240" w:h="15840"/>
          <w:pgMar w:top="420" w:right="420" w:bottom="280" w:left="580" w:header="720" w:footer="288" w:gutter="0"/>
          <w:cols w:space="720" w:equalWidth="0">
            <w:col w:w="1775" w:space="111"/>
          </w:cols>
          <w:noEndnote/>
          <w:docGrid w:linePitch="299"/>
        </w:sectPr>
      </w:pPr>
    </w:p>
    <w:p w:rsidR="000A7810" w:rsidRPr="00EC0078" w:rsidDel="00BD308D" w:rsidRDefault="000A7810" w:rsidP="00621E19">
      <w:pPr>
        <w:widowControl w:val="0"/>
        <w:autoSpaceDE w:val="0"/>
        <w:autoSpaceDN w:val="0"/>
        <w:adjustRightInd w:val="0"/>
        <w:spacing w:after="0" w:line="120" w:lineRule="exact"/>
        <w:ind w:left="900" w:right="620"/>
        <w:jc w:val="right"/>
        <w:rPr>
          <w:del w:id="1098" w:author="kmlaster" w:date="2011-04-11T16:37:00Z"/>
          <w:rFonts w:ascii="Times New Roman" w:hAnsi="Times New Roman" w:cs="Times New Roman"/>
          <w:color w:val="000000"/>
        </w:rPr>
      </w:pPr>
      <w:del w:id="1099" w:author="kmlaster" w:date="2011-04-11T16:37:00Z">
        <w:r w:rsidRPr="00EC0078" w:rsidDel="00BD308D">
          <w:rPr>
            <w:rFonts w:ascii="Times New Roman" w:hAnsi="Times New Roman" w:cs="Times New Roman"/>
            <w:b/>
            <w:bCs/>
            <w:color w:val="191919"/>
          </w:rPr>
          <w:delText>Hours</w:delText>
        </w:r>
      </w:del>
    </w:p>
    <w:p w:rsidR="000A7810" w:rsidRPr="00EC0078" w:rsidDel="00BD308D" w:rsidRDefault="000A7810" w:rsidP="00621E19">
      <w:pPr>
        <w:widowControl w:val="0"/>
        <w:autoSpaceDE w:val="0"/>
        <w:autoSpaceDN w:val="0"/>
        <w:adjustRightInd w:val="0"/>
        <w:spacing w:after="0" w:line="120" w:lineRule="exact"/>
        <w:ind w:left="900" w:right="620"/>
        <w:rPr>
          <w:del w:id="1100" w:author="kmlaster" w:date="2011-04-11T16:37:00Z"/>
          <w:rFonts w:ascii="Times New Roman" w:hAnsi="Times New Roman" w:cs="Times New Roman"/>
          <w:color w:val="000000"/>
        </w:rPr>
      </w:pPr>
      <w:del w:id="1101"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ition</w:delText>
        </w:r>
      </w:del>
    </w:p>
    <w:p w:rsidR="000A7810" w:rsidRPr="00EC0078" w:rsidDel="00BD308D" w:rsidRDefault="000A7810" w:rsidP="00621E19">
      <w:pPr>
        <w:widowControl w:val="0"/>
        <w:autoSpaceDE w:val="0"/>
        <w:autoSpaceDN w:val="0"/>
        <w:adjustRightInd w:val="0"/>
        <w:spacing w:after="0" w:line="120" w:lineRule="exact"/>
        <w:ind w:left="900" w:right="620"/>
        <w:rPr>
          <w:del w:id="1102" w:author="kmlaster" w:date="2011-04-11T16:37:00Z"/>
          <w:rFonts w:ascii="Times New Roman" w:hAnsi="Times New Roman" w:cs="Times New Roman"/>
          <w:color w:val="000000"/>
        </w:rPr>
      </w:pPr>
      <w:del w:id="1103"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Health Fee</w:delText>
        </w:r>
      </w:del>
    </w:p>
    <w:p w:rsidR="000A7810" w:rsidRPr="00EC0078" w:rsidDel="00BD308D" w:rsidRDefault="000A7810" w:rsidP="00621E19">
      <w:pPr>
        <w:widowControl w:val="0"/>
        <w:autoSpaceDE w:val="0"/>
        <w:autoSpaceDN w:val="0"/>
        <w:adjustRightInd w:val="0"/>
        <w:spacing w:after="0" w:line="120" w:lineRule="exact"/>
        <w:ind w:left="900" w:right="620"/>
        <w:rPr>
          <w:del w:id="1104" w:author="kmlaster" w:date="2011-04-11T16:37:00Z"/>
          <w:rFonts w:ascii="Times New Roman" w:hAnsi="Times New Roman" w:cs="Times New Roman"/>
          <w:color w:val="000000"/>
        </w:rPr>
      </w:pPr>
      <w:del w:id="1105"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tivity</w:delText>
        </w:r>
      </w:del>
    </w:p>
    <w:p w:rsidR="000A7810" w:rsidRPr="00EC0078" w:rsidDel="00BD308D" w:rsidRDefault="000A7810" w:rsidP="00621E19">
      <w:pPr>
        <w:widowControl w:val="0"/>
        <w:autoSpaceDE w:val="0"/>
        <w:autoSpaceDN w:val="0"/>
        <w:adjustRightInd w:val="0"/>
        <w:spacing w:after="0" w:line="120" w:lineRule="exact"/>
        <w:ind w:left="900" w:right="620"/>
        <w:rPr>
          <w:del w:id="1106" w:author="kmlaster" w:date="2011-04-11T16:37:00Z"/>
          <w:rFonts w:ascii="Times New Roman" w:hAnsi="Times New Roman" w:cs="Times New Roman"/>
          <w:color w:val="000000"/>
        </w:rPr>
      </w:pPr>
      <w:del w:id="1107"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letic Fee</w:delText>
        </w:r>
      </w:del>
    </w:p>
    <w:p w:rsidR="000A7810" w:rsidRPr="00EC0078" w:rsidDel="00BD308D" w:rsidRDefault="000A7810" w:rsidP="00621E19">
      <w:pPr>
        <w:widowControl w:val="0"/>
        <w:tabs>
          <w:tab w:val="left" w:pos="580"/>
        </w:tabs>
        <w:autoSpaceDE w:val="0"/>
        <w:autoSpaceDN w:val="0"/>
        <w:adjustRightInd w:val="0"/>
        <w:spacing w:after="0" w:line="120" w:lineRule="exact"/>
        <w:ind w:left="900" w:right="620"/>
        <w:rPr>
          <w:del w:id="1108" w:author="kmlaster" w:date="2011-04-11T16:37:00Z"/>
          <w:rFonts w:ascii="Times New Roman" w:hAnsi="Times New Roman" w:cs="Times New Roman"/>
          <w:color w:val="000000"/>
        </w:rPr>
      </w:pPr>
      <w:del w:id="1109"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Fee</w:delText>
        </w:r>
        <w:r w:rsidRPr="00EC0078" w:rsidDel="00BD308D">
          <w:rPr>
            <w:rFonts w:ascii="Times New Roman" w:hAnsi="Times New Roman" w:cs="Times New Roman"/>
            <w:b/>
            <w:bCs/>
            <w:color w:val="191919"/>
          </w:rPr>
          <w:tab/>
          <w:delText>Total  Fees</w:delText>
        </w:r>
      </w:del>
    </w:p>
    <w:p w:rsidR="000A7810" w:rsidRPr="00EC0078" w:rsidDel="00BD308D" w:rsidRDefault="000A7810" w:rsidP="00621E19">
      <w:pPr>
        <w:widowControl w:val="0"/>
        <w:autoSpaceDE w:val="0"/>
        <w:autoSpaceDN w:val="0"/>
        <w:adjustRightInd w:val="0"/>
        <w:spacing w:after="0" w:line="120" w:lineRule="exact"/>
        <w:ind w:left="900" w:right="620"/>
        <w:rPr>
          <w:del w:id="1110" w:author="kmlaster" w:date="2011-04-11T16:37:00Z"/>
          <w:rFonts w:ascii="Times New Roman" w:hAnsi="Times New Roman" w:cs="Times New Roman"/>
          <w:color w:val="000000"/>
        </w:rPr>
      </w:pPr>
      <w:del w:id="1111"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Tuition</w:delText>
        </w:r>
      </w:del>
    </w:p>
    <w:p w:rsidR="000A7810" w:rsidRPr="00EC0078" w:rsidDel="00BD308D" w:rsidRDefault="000A7810" w:rsidP="00621E19">
      <w:pPr>
        <w:widowControl w:val="0"/>
        <w:autoSpaceDE w:val="0"/>
        <w:autoSpaceDN w:val="0"/>
        <w:adjustRightInd w:val="0"/>
        <w:spacing w:after="0" w:line="120" w:lineRule="exact"/>
        <w:ind w:left="900" w:right="620"/>
        <w:rPr>
          <w:del w:id="1112" w:author="kmlaster" w:date="2011-04-11T16:37:00Z"/>
          <w:rFonts w:ascii="Times New Roman" w:hAnsi="Times New Roman" w:cs="Times New Roman"/>
          <w:color w:val="000000"/>
        </w:rPr>
      </w:pPr>
      <w:del w:id="1113" w:author="kmlaster" w:date="2011-04-11T16:37:00Z">
        <w:r w:rsidRPr="00EC0078" w:rsidDel="00BD308D">
          <w:rPr>
            <w:rFonts w:ascii="Times New Roman" w:hAnsi="Times New Roman" w:cs="Times New Roman"/>
            <w:color w:val="000000"/>
          </w:rPr>
          <w:br w:type="column"/>
        </w:r>
        <w:r w:rsidRPr="00EC0078" w:rsidDel="00BD308D">
          <w:rPr>
            <w:rFonts w:ascii="Times New Roman" w:hAnsi="Times New Roman" w:cs="Times New Roman"/>
            <w:b/>
            <w:bCs/>
            <w:color w:val="191919"/>
          </w:rPr>
          <w:delText>Out-of-State</w:delText>
        </w:r>
      </w:del>
    </w:p>
    <w:p w:rsidR="000A7810" w:rsidRPr="00EC0078" w:rsidDel="00BD308D" w:rsidRDefault="000A7810" w:rsidP="00621E19">
      <w:pPr>
        <w:widowControl w:val="0"/>
        <w:autoSpaceDE w:val="0"/>
        <w:autoSpaceDN w:val="0"/>
        <w:adjustRightInd w:val="0"/>
        <w:spacing w:after="0" w:line="120" w:lineRule="exact"/>
        <w:ind w:left="900" w:right="620"/>
        <w:rPr>
          <w:del w:id="1114" w:author="kmlaster" w:date="2011-04-11T16:37:00Z"/>
          <w:rFonts w:ascii="Times New Roman" w:hAnsi="Times New Roman" w:cs="Times New Roman"/>
          <w:color w:val="000000"/>
        </w:rPr>
        <w:sectPr w:rsidR="000A7810" w:rsidRPr="00EC0078" w:rsidDel="00BD308D" w:rsidSect="0050315D">
          <w:pgSz w:w="12240" w:h="15840"/>
          <w:pgMar w:top="420" w:right="420" w:bottom="280" w:left="580" w:header="720" w:footer="288" w:gutter="0"/>
          <w:cols w:space="720" w:equalWidth="0">
            <w:col w:w="1634" w:space="487"/>
          </w:cols>
          <w:noEndnote/>
          <w:docGrid w:linePitch="299"/>
        </w:sectPr>
      </w:pPr>
    </w:p>
    <w:p w:rsidR="000A7810" w:rsidRPr="00EC0078" w:rsidDel="00BD308D" w:rsidRDefault="000A7810" w:rsidP="00621E19">
      <w:pPr>
        <w:widowControl w:val="0"/>
        <w:tabs>
          <w:tab w:val="left" w:pos="2220"/>
          <w:tab w:val="left" w:pos="2960"/>
          <w:tab w:val="left" w:pos="3480"/>
          <w:tab w:val="left" w:pos="4300"/>
          <w:tab w:val="left" w:pos="5100"/>
          <w:tab w:val="left" w:pos="5400"/>
          <w:tab w:val="left" w:pos="6280"/>
          <w:tab w:val="left" w:pos="7100"/>
          <w:tab w:val="left" w:pos="7900"/>
        </w:tabs>
        <w:autoSpaceDE w:val="0"/>
        <w:autoSpaceDN w:val="0"/>
        <w:adjustRightInd w:val="0"/>
        <w:spacing w:before="54" w:after="0"/>
        <w:ind w:left="900" w:right="620"/>
        <w:rPr>
          <w:del w:id="1115" w:author="kmlaster" w:date="2011-04-11T16:37:00Z"/>
          <w:rFonts w:ascii="Times New Roman" w:hAnsi="Times New Roman" w:cs="Times New Roman"/>
          <w:color w:val="000000"/>
        </w:rPr>
      </w:pPr>
      <w:del w:id="1116" w:author="kmlaster" w:date="2011-04-11T16:37:00Z">
        <w:r w:rsidRPr="00EC0078" w:rsidDel="00BD308D">
          <w:rPr>
            <w:rFonts w:ascii="Times New Roman" w:hAnsi="Times New Roman" w:cs="Times New Roman"/>
            <w:color w:val="191919"/>
          </w:rPr>
          <w:delText>1</w:delText>
        </w:r>
        <w:r w:rsidRPr="00EC0078" w:rsidDel="00BD308D">
          <w:rPr>
            <w:rFonts w:ascii="Times New Roman" w:hAnsi="Times New Roman" w:cs="Times New Roman"/>
            <w:color w:val="191919"/>
          </w:rPr>
          <w:tab/>
          <w:delText>$143.00</w:delText>
        </w:r>
        <w:r w:rsidRPr="00EC0078" w:rsidDel="00BD308D">
          <w:rPr>
            <w:rFonts w:ascii="Times New Roman" w:hAnsi="Times New Roman" w:cs="Times New Roman"/>
            <w:color w:val="191919"/>
            <w:spacing w:val="-17"/>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 xml:space="preserve">$    </w:delText>
        </w:r>
        <w:r w:rsidRPr="00EC0078" w:rsidDel="00BD308D">
          <w:rPr>
            <w:rFonts w:ascii="Times New Roman" w:hAnsi="Times New Roman" w:cs="Times New Roman"/>
            <w:color w:val="191919"/>
            <w:spacing w:val="1"/>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 xml:space="preserve">$    </w:delText>
        </w:r>
        <w:r w:rsidRPr="00EC0078" w:rsidDel="00BD308D">
          <w:rPr>
            <w:rFonts w:ascii="Times New Roman" w:hAnsi="Times New Roman" w:cs="Times New Roman"/>
            <w:color w:val="191919"/>
            <w:spacing w:val="1"/>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$143.00</w:delText>
        </w:r>
        <w:r w:rsidRPr="00EC0078" w:rsidDel="00BD308D">
          <w:rPr>
            <w:rFonts w:ascii="Times New Roman" w:hAnsi="Times New Roman" w:cs="Times New Roman"/>
            <w:color w:val="191919"/>
          </w:rPr>
          <w:tab/>
          <w:delText>$569.00</w:delText>
        </w:r>
        <w:r w:rsidRPr="00EC0078" w:rsidDel="00BD308D">
          <w:rPr>
            <w:rFonts w:ascii="Times New Roman" w:hAnsi="Times New Roman" w:cs="Times New Roman"/>
            <w:color w:val="191919"/>
          </w:rPr>
          <w:tab/>
          <w:delText>$569.00</w:delText>
        </w:r>
      </w:del>
    </w:p>
    <w:p w:rsidR="000A7810" w:rsidRPr="00EC0078" w:rsidDel="00BD308D" w:rsidRDefault="000A7810" w:rsidP="00621E19">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ind w:left="900" w:right="620"/>
        <w:rPr>
          <w:del w:id="1117" w:author="kmlaster" w:date="2011-04-11T16:37:00Z"/>
          <w:rFonts w:ascii="Times New Roman" w:hAnsi="Times New Roman" w:cs="Times New Roman"/>
          <w:color w:val="000000"/>
        </w:rPr>
      </w:pPr>
      <w:del w:id="1118" w:author="kmlaster" w:date="2011-04-11T16:37:00Z">
        <w:r w:rsidRPr="00EC0078" w:rsidDel="00BD308D">
          <w:rPr>
            <w:rFonts w:ascii="Times New Roman" w:hAnsi="Times New Roman" w:cs="Times New Roman"/>
            <w:color w:val="191919"/>
          </w:rPr>
          <w:delText>2</w:delText>
        </w:r>
        <w:r w:rsidRPr="00EC0078" w:rsidDel="00BD308D">
          <w:rPr>
            <w:rFonts w:ascii="Times New Roman" w:hAnsi="Times New Roman" w:cs="Times New Roman"/>
            <w:color w:val="191919"/>
          </w:rPr>
          <w:tab/>
          <w:delText>$286.00</w:delText>
        </w:r>
        <w:r w:rsidRPr="00EC0078" w:rsidDel="00BD308D">
          <w:rPr>
            <w:rFonts w:ascii="Times New Roman" w:hAnsi="Times New Roman" w:cs="Times New Roman"/>
            <w:color w:val="191919"/>
            <w:spacing w:val="-17"/>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$286.00</w:delText>
        </w:r>
        <w:r w:rsidRPr="00EC0078" w:rsidDel="00BD308D">
          <w:rPr>
            <w:rFonts w:ascii="Times New Roman" w:hAnsi="Times New Roman" w:cs="Times New Roman"/>
            <w:color w:val="191919"/>
          </w:rPr>
          <w:tab/>
          <w:delText>$1,138.00</w:delText>
        </w:r>
        <w:r w:rsidRPr="00EC0078" w:rsidDel="00BD308D">
          <w:rPr>
            <w:rFonts w:ascii="Times New Roman" w:hAnsi="Times New Roman" w:cs="Times New Roman"/>
            <w:color w:val="191919"/>
          </w:rPr>
          <w:tab/>
          <w:delText>$1,138.00</w:delText>
        </w:r>
      </w:del>
    </w:p>
    <w:p w:rsidR="000A7810" w:rsidRPr="00EC0078" w:rsidDel="00BD308D" w:rsidRDefault="000A7810" w:rsidP="00621E19">
      <w:pPr>
        <w:widowControl w:val="0"/>
        <w:tabs>
          <w:tab w:val="left" w:pos="2220"/>
          <w:tab w:val="left" w:pos="3480"/>
          <w:tab w:val="left" w:pos="4300"/>
          <w:tab w:val="left" w:pos="5100"/>
          <w:tab w:val="left" w:pos="6280"/>
          <w:tab w:val="left" w:pos="7000"/>
          <w:tab w:val="left" w:pos="7820"/>
        </w:tabs>
        <w:autoSpaceDE w:val="0"/>
        <w:autoSpaceDN w:val="0"/>
        <w:adjustRightInd w:val="0"/>
        <w:spacing w:before="48" w:after="0"/>
        <w:ind w:left="900" w:right="620"/>
        <w:rPr>
          <w:del w:id="1119" w:author="kmlaster" w:date="2011-04-11T16:37:00Z"/>
          <w:rFonts w:ascii="Times New Roman" w:hAnsi="Times New Roman" w:cs="Times New Roman"/>
          <w:color w:val="000000"/>
        </w:rPr>
      </w:pPr>
      <w:del w:id="1120" w:author="kmlaster" w:date="2011-04-11T16:37:00Z">
        <w:r w:rsidRPr="00EC0078" w:rsidDel="00BD308D">
          <w:rPr>
            <w:rFonts w:ascii="Times New Roman" w:hAnsi="Times New Roman" w:cs="Times New Roman"/>
            <w:color w:val="191919"/>
          </w:rPr>
          <w:delText>3</w:delText>
        </w:r>
        <w:r w:rsidRPr="00EC0078" w:rsidDel="00BD308D">
          <w:rPr>
            <w:rFonts w:ascii="Times New Roman" w:hAnsi="Times New Roman" w:cs="Times New Roman"/>
            <w:color w:val="191919"/>
          </w:rPr>
          <w:tab/>
          <w:delText>$429.00</w:delText>
        </w:r>
        <w:r w:rsidRPr="00EC0078" w:rsidDel="00BD308D">
          <w:rPr>
            <w:rFonts w:ascii="Times New Roman" w:hAnsi="Times New Roman" w:cs="Times New Roman"/>
            <w:color w:val="191919"/>
            <w:spacing w:val="-17"/>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$429.00</w:delText>
        </w:r>
        <w:r w:rsidRPr="00EC0078" w:rsidDel="00BD308D">
          <w:rPr>
            <w:rFonts w:ascii="Times New Roman" w:hAnsi="Times New Roman" w:cs="Times New Roman"/>
            <w:color w:val="191919"/>
          </w:rPr>
          <w:tab/>
          <w:delText>$1</w:delText>
        </w:r>
        <w:r w:rsidRPr="00EC0078" w:rsidDel="00BD308D">
          <w:rPr>
            <w:rFonts w:ascii="Times New Roman" w:hAnsi="Times New Roman" w:cs="Times New Roman"/>
            <w:color w:val="191919"/>
            <w:spacing w:val="-3"/>
          </w:rPr>
          <w:delText>,</w:delText>
        </w:r>
        <w:r w:rsidRPr="00EC0078" w:rsidDel="00BD308D">
          <w:rPr>
            <w:rFonts w:ascii="Times New Roman" w:hAnsi="Times New Roman" w:cs="Times New Roman"/>
            <w:color w:val="191919"/>
          </w:rPr>
          <w:delText>70</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$1</w:delText>
        </w:r>
        <w:r w:rsidRPr="00EC0078" w:rsidDel="00BD308D">
          <w:rPr>
            <w:rFonts w:ascii="Times New Roman" w:hAnsi="Times New Roman" w:cs="Times New Roman"/>
            <w:color w:val="191919"/>
            <w:spacing w:val="-3"/>
          </w:rPr>
          <w:delText>,</w:delText>
        </w:r>
        <w:r w:rsidRPr="00EC0078" w:rsidDel="00BD308D">
          <w:rPr>
            <w:rFonts w:ascii="Times New Roman" w:hAnsi="Times New Roman" w:cs="Times New Roman"/>
            <w:color w:val="191919"/>
          </w:rPr>
          <w:delText>70</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del>
    </w:p>
    <w:p w:rsidR="000A7810" w:rsidRPr="00EC0078" w:rsidDel="00BD308D" w:rsidRDefault="000A7810" w:rsidP="00621E19">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ind w:left="900" w:right="620"/>
        <w:rPr>
          <w:del w:id="1121" w:author="kmlaster" w:date="2011-04-11T16:37:00Z"/>
          <w:rFonts w:ascii="Times New Roman" w:hAnsi="Times New Roman" w:cs="Times New Roman"/>
          <w:color w:val="000000"/>
        </w:rPr>
      </w:pPr>
      <w:del w:id="1122" w:author="kmlaster" w:date="2011-04-11T16:37:00Z">
        <w:r w:rsidRPr="00EC0078" w:rsidDel="00BD308D">
          <w:rPr>
            <w:rFonts w:ascii="Times New Roman" w:hAnsi="Times New Roman" w:cs="Times New Roman"/>
            <w:color w:val="191919"/>
          </w:rPr>
          <w:delText>4</w:delText>
        </w:r>
        <w:r w:rsidRPr="00EC0078" w:rsidDel="00BD308D">
          <w:rPr>
            <w:rFonts w:ascii="Times New Roman" w:hAnsi="Times New Roman" w:cs="Times New Roman"/>
            <w:color w:val="191919"/>
          </w:rPr>
          <w:tab/>
          <w:delText>$572.00</w:delText>
        </w:r>
        <w:r w:rsidRPr="00EC0078" w:rsidDel="00BD308D">
          <w:rPr>
            <w:rFonts w:ascii="Times New Roman" w:hAnsi="Times New Roman" w:cs="Times New Roman"/>
            <w:color w:val="191919"/>
            <w:spacing w:val="-17"/>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$572.00</w:delText>
        </w:r>
        <w:r w:rsidRPr="00EC0078" w:rsidDel="00BD308D">
          <w:rPr>
            <w:rFonts w:ascii="Times New Roman" w:hAnsi="Times New Roman" w:cs="Times New Roman"/>
            <w:color w:val="191919"/>
          </w:rPr>
          <w:tab/>
          <w:delText>$2,276.00</w:delText>
        </w:r>
        <w:r w:rsidRPr="00EC0078" w:rsidDel="00BD308D">
          <w:rPr>
            <w:rFonts w:ascii="Times New Roman" w:hAnsi="Times New Roman" w:cs="Times New Roman"/>
            <w:color w:val="191919"/>
          </w:rPr>
          <w:tab/>
          <w:delText>$2,276.00</w:delText>
        </w:r>
      </w:del>
    </w:p>
    <w:p w:rsidR="000A7810" w:rsidRPr="00EC0078" w:rsidDel="00BD308D" w:rsidRDefault="000A7810" w:rsidP="00621E19">
      <w:pPr>
        <w:widowControl w:val="0"/>
        <w:tabs>
          <w:tab w:val="left" w:pos="2220"/>
          <w:tab w:val="left" w:pos="3480"/>
          <w:tab w:val="left" w:pos="4300"/>
          <w:tab w:val="left" w:pos="5100"/>
          <w:tab w:val="left" w:pos="6280"/>
          <w:tab w:val="left" w:pos="7000"/>
          <w:tab w:val="left" w:pos="7800"/>
        </w:tabs>
        <w:autoSpaceDE w:val="0"/>
        <w:autoSpaceDN w:val="0"/>
        <w:adjustRightInd w:val="0"/>
        <w:spacing w:before="48" w:after="0"/>
        <w:ind w:left="900" w:right="620"/>
        <w:rPr>
          <w:del w:id="1123" w:author="kmlaster" w:date="2011-04-11T16:37:00Z"/>
          <w:rFonts w:ascii="Times New Roman" w:hAnsi="Times New Roman" w:cs="Times New Roman"/>
          <w:color w:val="000000"/>
        </w:rPr>
      </w:pPr>
      <w:del w:id="1124" w:author="kmlaster" w:date="2011-04-11T16:37:00Z">
        <w:r w:rsidRPr="00EC0078" w:rsidDel="00BD308D">
          <w:rPr>
            <w:rFonts w:ascii="Times New Roman" w:hAnsi="Times New Roman" w:cs="Times New Roman"/>
            <w:color w:val="191919"/>
          </w:rPr>
          <w:delText>5</w:delText>
        </w:r>
        <w:r w:rsidRPr="00EC0078" w:rsidDel="00BD308D">
          <w:rPr>
            <w:rFonts w:ascii="Times New Roman" w:hAnsi="Times New Roman" w:cs="Times New Roman"/>
            <w:color w:val="191919"/>
          </w:rPr>
          <w:tab/>
          <w:delText>$715.00</w:delText>
        </w:r>
        <w:r w:rsidRPr="00EC0078" w:rsidDel="00BD308D">
          <w:rPr>
            <w:rFonts w:ascii="Times New Roman" w:hAnsi="Times New Roman" w:cs="Times New Roman"/>
            <w:color w:val="191919"/>
            <w:spacing w:val="-17"/>
          </w:rPr>
          <w:delText xml:space="preserve"> </w:delText>
        </w:r>
        <w:r w:rsidRPr="00EC0078" w:rsidDel="00BD308D">
          <w:rPr>
            <w:rFonts w:ascii="Times New Roman" w:hAnsi="Times New Roman" w:cs="Times New Roman"/>
            <w:color w:val="191919"/>
          </w:rPr>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rPr>
          <w:tab/>
          <w:delText>$715.00</w:delText>
        </w:r>
        <w:r w:rsidRPr="00EC0078" w:rsidDel="00BD308D">
          <w:rPr>
            <w:rFonts w:ascii="Times New Roman" w:hAnsi="Times New Roman" w:cs="Times New Roman"/>
            <w:color w:val="191919"/>
          </w:rPr>
          <w:tab/>
          <w:delText>$2,845.00</w:delText>
        </w:r>
        <w:r w:rsidRPr="00EC0078" w:rsidDel="00BD308D">
          <w:rPr>
            <w:rFonts w:ascii="Times New Roman" w:hAnsi="Times New Roman" w:cs="Times New Roman"/>
            <w:color w:val="191919"/>
          </w:rPr>
          <w:tab/>
          <w:delText>$2,845.00</w:delText>
        </w:r>
      </w:del>
    </w:p>
    <w:p w:rsidR="000A7810" w:rsidRPr="00EC0078" w:rsidDel="00BD308D" w:rsidRDefault="000A7810" w:rsidP="00621E19">
      <w:pPr>
        <w:widowControl w:val="0"/>
        <w:tabs>
          <w:tab w:val="left" w:pos="22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25" w:author="kmlaster" w:date="2011-04-11T16:37:00Z"/>
          <w:rFonts w:ascii="Times New Roman" w:hAnsi="Times New Roman" w:cs="Times New Roman"/>
          <w:color w:val="000000"/>
        </w:rPr>
      </w:pPr>
      <w:del w:id="1126" w:author="kmlaster" w:date="2011-04-11T16:37:00Z">
        <w:r w:rsidRPr="00EC0078" w:rsidDel="00BD308D">
          <w:rPr>
            <w:rFonts w:ascii="Times New Roman" w:hAnsi="Times New Roman" w:cs="Times New Roman"/>
            <w:color w:val="191919"/>
          </w:rPr>
          <w:delText>6</w:delText>
        </w:r>
        <w:r w:rsidRPr="00EC0078" w:rsidDel="00BD308D">
          <w:rPr>
            <w:rFonts w:ascii="Times New Roman" w:hAnsi="Times New Roman" w:cs="Times New Roman"/>
            <w:color w:val="191919"/>
          </w:rPr>
          <w:tab/>
          <w:delText>$858.00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$1,159.00</w:delText>
        </w:r>
        <w:r w:rsidRPr="00EC0078" w:rsidDel="00BD308D">
          <w:rPr>
            <w:rFonts w:ascii="Times New Roman" w:hAnsi="Times New Roman" w:cs="Times New Roman"/>
            <w:color w:val="191919"/>
          </w:rPr>
          <w:tab/>
          <w:delText>$3,41</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$3</w:delText>
        </w:r>
        <w:r w:rsidRPr="00EC0078" w:rsidDel="00BD308D">
          <w:rPr>
            <w:rFonts w:ascii="Times New Roman" w:hAnsi="Times New Roman" w:cs="Times New Roman"/>
            <w:color w:val="191919"/>
            <w:spacing w:val="-3"/>
          </w:rPr>
          <w:delText>,</w:delText>
        </w:r>
        <w:r w:rsidRPr="00EC0078" w:rsidDel="00BD308D">
          <w:rPr>
            <w:rFonts w:ascii="Times New Roman" w:hAnsi="Times New Roman" w:cs="Times New Roman"/>
            <w:color w:val="191919"/>
          </w:rPr>
          <w:delText>715.00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27" w:author="kmlaster" w:date="2011-04-11T16:37:00Z"/>
          <w:rFonts w:ascii="Times New Roman" w:hAnsi="Times New Roman" w:cs="Times New Roman"/>
          <w:color w:val="000000"/>
        </w:rPr>
      </w:pPr>
      <w:del w:id="1128" w:author="kmlaster" w:date="2011-04-11T16:37:00Z">
        <w:r w:rsidRPr="00EC0078" w:rsidDel="00BD308D">
          <w:rPr>
            <w:rFonts w:ascii="Times New Roman" w:hAnsi="Times New Roman" w:cs="Times New Roman"/>
            <w:color w:val="191919"/>
          </w:rPr>
          <w:delText>7</w:delText>
        </w:r>
        <w:r w:rsidRPr="00EC0078" w:rsidDel="00BD308D">
          <w:rPr>
            <w:rFonts w:ascii="Times New Roman" w:hAnsi="Times New Roman" w:cs="Times New Roman"/>
            <w:color w:val="191919"/>
          </w:rPr>
          <w:tab/>
          <w:delText>$1,001.00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$1,302.00</w:delText>
        </w:r>
        <w:r w:rsidRPr="00EC0078" w:rsidDel="00BD308D">
          <w:rPr>
            <w:rFonts w:ascii="Times New Roman" w:hAnsi="Times New Roman" w:cs="Times New Roman"/>
            <w:color w:val="191919"/>
          </w:rPr>
          <w:tab/>
          <w:delText>$3,983.00</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,28</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29" w:author="kmlaster" w:date="2011-04-11T16:37:00Z"/>
          <w:rFonts w:ascii="Times New Roman" w:hAnsi="Times New Roman" w:cs="Times New Roman"/>
          <w:color w:val="000000"/>
        </w:rPr>
      </w:pPr>
      <w:del w:id="1130" w:author="kmlaster" w:date="2011-04-11T16:37:00Z">
        <w:r w:rsidRPr="00EC0078" w:rsidDel="00BD308D">
          <w:rPr>
            <w:rFonts w:ascii="Times New Roman" w:hAnsi="Times New Roman" w:cs="Times New Roman"/>
            <w:color w:val="191919"/>
          </w:rPr>
          <w:delText>8</w:delText>
        </w:r>
        <w:r w:rsidRPr="00EC0078" w:rsidDel="00BD308D">
          <w:rPr>
            <w:rFonts w:ascii="Times New Roman" w:hAnsi="Times New Roman" w:cs="Times New Roman"/>
            <w:color w:val="191919"/>
          </w:rPr>
          <w:tab/>
          <w:delText>$1,14</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$1,445.00</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,552.00</w:delText>
        </w:r>
        <w:r w:rsidRPr="00EC0078" w:rsidDel="00BD308D">
          <w:rPr>
            <w:rFonts w:ascii="Times New Roman" w:hAnsi="Times New Roman" w:cs="Times New Roman"/>
            <w:color w:val="191919"/>
          </w:rPr>
          <w:tab/>
          <w:delText>$</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,853.00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31" w:author="kmlaster" w:date="2011-04-11T16:37:00Z"/>
          <w:rFonts w:ascii="Times New Roman" w:hAnsi="Times New Roman" w:cs="Times New Roman"/>
          <w:color w:val="000000"/>
        </w:rPr>
      </w:pPr>
      <w:del w:id="1132" w:author="kmlaster" w:date="2011-04-11T16:37:00Z">
        <w:r w:rsidRPr="00EC0078" w:rsidDel="00BD308D">
          <w:rPr>
            <w:rFonts w:ascii="Times New Roman" w:hAnsi="Times New Roman" w:cs="Times New Roman"/>
            <w:color w:val="191919"/>
          </w:rPr>
          <w:delText>9</w:delText>
        </w:r>
        <w:r w:rsidRPr="00EC0078" w:rsidDel="00BD308D">
          <w:rPr>
            <w:rFonts w:ascii="Times New Roman" w:hAnsi="Times New Roman" w:cs="Times New Roman"/>
            <w:color w:val="191919"/>
          </w:rPr>
          <w:tab/>
          <w:delText>$1,28</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$1,588.00</w:delText>
        </w:r>
        <w:r w:rsidRPr="00EC0078" w:rsidDel="00BD308D">
          <w:rPr>
            <w:rFonts w:ascii="Times New Roman" w:hAnsi="Times New Roman" w:cs="Times New Roman"/>
            <w:color w:val="191919"/>
          </w:rPr>
          <w:tab/>
          <w:delText>$5,121.00</w:delText>
        </w:r>
        <w:r w:rsidRPr="00EC0078" w:rsidDel="00BD308D">
          <w:rPr>
            <w:rFonts w:ascii="Times New Roman" w:hAnsi="Times New Roman" w:cs="Times New Roman"/>
            <w:color w:val="191919"/>
          </w:rPr>
          <w:tab/>
          <w:delText>$5,422.00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33" w:author="kmlaster" w:date="2011-04-11T16:37:00Z"/>
          <w:rFonts w:ascii="Times New Roman" w:hAnsi="Times New Roman" w:cs="Times New Roman"/>
          <w:color w:val="000000"/>
        </w:rPr>
      </w:pPr>
      <w:del w:id="1134" w:author="kmlaster" w:date="2011-04-11T16:37:00Z">
        <w:r w:rsidRPr="00EC0078" w:rsidDel="00BD308D">
          <w:rPr>
            <w:rFonts w:ascii="Times New Roman" w:hAnsi="Times New Roman" w:cs="Times New Roman"/>
            <w:color w:val="191919"/>
          </w:rPr>
          <w:delText>10</w:delText>
        </w:r>
        <w:r w:rsidRPr="00EC0078" w:rsidDel="00BD308D">
          <w:rPr>
            <w:rFonts w:ascii="Times New Roman" w:hAnsi="Times New Roman" w:cs="Times New Roman"/>
            <w:color w:val="191919"/>
          </w:rPr>
          <w:tab/>
          <w:delText>$1,430.00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w:delText>
        </w:r>
        <w:r w:rsidRPr="00EC0078" w:rsidDel="00BD308D">
          <w:rPr>
            <w:rFonts w:ascii="Times New Roman" w:hAnsi="Times New Roman" w:cs="Times New Roman"/>
            <w:color w:val="191919"/>
            <w:spacing w:val="-3"/>
          </w:rPr>
          <w:delText>,</w:delText>
        </w:r>
        <w:r w:rsidRPr="00EC0078" w:rsidDel="00BD308D">
          <w:rPr>
            <w:rFonts w:ascii="Times New Roman" w:hAnsi="Times New Roman" w:cs="Times New Roman"/>
            <w:color w:val="191919"/>
          </w:rPr>
          <w:delText>731.00</w:delText>
        </w:r>
        <w:r w:rsidRPr="00EC0078" w:rsidDel="00BD308D">
          <w:rPr>
            <w:rFonts w:ascii="Times New Roman" w:hAnsi="Times New Roman" w:cs="Times New Roman"/>
            <w:color w:val="191919"/>
          </w:rPr>
          <w:tab/>
          <w:delText>$5,690.00</w:delText>
        </w:r>
        <w:r w:rsidRPr="00EC0078" w:rsidDel="00BD308D">
          <w:rPr>
            <w:rFonts w:ascii="Times New Roman" w:hAnsi="Times New Roman" w:cs="Times New Roman"/>
            <w:color w:val="191919"/>
          </w:rPr>
          <w:tab/>
          <w:delText>$5,991.00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00"/>
        </w:tabs>
        <w:autoSpaceDE w:val="0"/>
        <w:autoSpaceDN w:val="0"/>
        <w:adjustRightInd w:val="0"/>
        <w:spacing w:before="48" w:after="0"/>
        <w:ind w:left="900" w:right="620"/>
        <w:rPr>
          <w:del w:id="1135" w:author="kmlaster" w:date="2011-04-11T16:37:00Z"/>
          <w:rFonts w:ascii="Times New Roman" w:hAnsi="Times New Roman" w:cs="Times New Roman"/>
          <w:color w:val="000000"/>
        </w:rPr>
      </w:pPr>
      <w:del w:id="1136" w:author="kmlaster" w:date="2011-04-11T16:37:00Z">
        <w:r w:rsidRPr="00EC0078" w:rsidDel="00BD308D">
          <w:rPr>
            <w:rFonts w:ascii="Times New Roman" w:hAnsi="Times New Roman" w:cs="Times New Roman"/>
            <w:color w:val="191919"/>
          </w:rPr>
          <w:delText>11</w:delText>
        </w:r>
        <w:r w:rsidRPr="00EC0078" w:rsidDel="00BD308D">
          <w:rPr>
            <w:rFonts w:ascii="Times New Roman" w:hAnsi="Times New Roman" w:cs="Times New Roman"/>
            <w:color w:val="191919"/>
          </w:rPr>
          <w:tab/>
          <w:delText>$1,573.00</w:delText>
        </w:r>
        <w:r w:rsidRPr="00EC0078" w:rsidDel="00BD308D">
          <w:rPr>
            <w:rFonts w:ascii="Times New Roman" w:hAnsi="Times New Roman" w:cs="Times New Roman"/>
            <w:color w:val="191919"/>
          </w:rPr>
          <w:tab/>
          <w:delText>$4</w:delText>
        </w:r>
        <w:r w:rsidRPr="00EC0078" w:rsidDel="00BD308D">
          <w:rPr>
            <w:rFonts w:ascii="Times New Roman" w:hAnsi="Times New Roman" w:cs="Times New Roman"/>
            <w:color w:val="191919"/>
            <w:spacing w:val="-9"/>
          </w:rPr>
          <w:delText>7</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$51.00</w:delText>
        </w:r>
        <w:r w:rsidRPr="00EC0078" w:rsidDel="00BD308D">
          <w:rPr>
            <w:rFonts w:ascii="Times New Roman" w:hAnsi="Times New Roman" w:cs="Times New Roman"/>
            <w:color w:val="191919"/>
          </w:rPr>
          <w:tab/>
          <w:delText>$160.00</w:delText>
        </w:r>
        <w:r w:rsidRPr="00EC0078" w:rsidDel="00BD308D">
          <w:rPr>
            <w:rFonts w:ascii="Times New Roman" w:hAnsi="Times New Roman" w:cs="Times New Roman"/>
            <w:color w:val="191919"/>
          </w:rPr>
          <w:tab/>
          <w:delText>$43.00</w:delText>
        </w:r>
        <w:r w:rsidRPr="00EC0078" w:rsidDel="00BD308D">
          <w:rPr>
            <w:rFonts w:ascii="Times New Roman" w:hAnsi="Times New Roman" w:cs="Times New Roman"/>
            <w:color w:val="191919"/>
          </w:rPr>
          <w:tab/>
          <w:delText>$1,87</w:delText>
        </w:r>
        <w:r w:rsidRPr="00EC0078" w:rsidDel="00BD308D">
          <w:rPr>
            <w:rFonts w:ascii="Times New Roman" w:hAnsi="Times New Roman" w:cs="Times New Roman"/>
            <w:color w:val="191919"/>
            <w:spacing w:val="-1"/>
          </w:rPr>
          <w:delText>4</w:delText>
        </w:r>
        <w:r w:rsidRPr="00EC0078" w:rsidDel="00BD308D">
          <w:rPr>
            <w:rFonts w:ascii="Times New Roman" w:hAnsi="Times New Roman" w:cs="Times New Roman"/>
            <w:color w:val="191919"/>
          </w:rPr>
          <w:delText>.00</w:delText>
        </w:r>
        <w:r w:rsidRPr="00EC0078" w:rsidDel="00BD308D">
          <w:rPr>
            <w:rFonts w:ascii="Times New Roman" w:hAnsi="Times New Roman" w:cs="Times New Roman"/>
            <w:color w:val="191919"/>
          </w:rPr>
          <w:tab/>
          <w:delText>$6,259.00</w:delText>
        </w:r>
        <w:r w:rsidRPr="00EC0078" w:rsidDel="00BD308D">
          <w:rPr>
            <w:rFonts w:ascii="Times New Roman" w:hAnsi="Times New Roman" w:cs="Times New Roman"/>
            <w:color w:val="191919"/>
          </w:rPr>
          <w:tab/>
          <w:delText>$6,560.00</w:delText>
        </w:r>
      </w:del>
    </w:p>
    <w:p w:rsidR="000A7810" w:rsidRPr="00EC0078" w:rsidDel="00BD308D" w:rsidRDefault="000A7810" w:rsidP="00621E19">
      <w:pPr>
        <w:widowControl w:val="0"/>
        <w:tabs>
          <w:tab w:val="left" w:pos="2120"/>
          <w:tab w:val="left" w:pos="3100"/>
          <w:tab w:val="left" w:pos="3900"/>
          <w:tab w:val="left" w:pos="4660"/>
          <w:tab w:val="left" w:pos="5540"/>
          <w:tab w:val="left" w:pos="6180"/>
          <w:tab w:val="left" w:pos="7000"/>
          <w:tab w:val="left" w:pos="7820"/>
        </w:tabs>
        <w:autoSpaceDE w:val="0"/>
        <w:autoSpaceDN w:val="0"/>
        <w:adjustRightInd w:val="0"/>
        <w:spacing w:before="48" w:after="0" w:line="140" w:lineRule="exact"/>
        <w:ind w:left="900" w:right="620"/>
        <w:rPr>
          <w:del w:id="1137" w:author="kmlaster" w:date="2011-04-11T16:37:00Z"/>
          <w:rFonts w:ascii="Times New Roman" w:hAnsi="Times New Roman" w:cs="Times New Roman"/>
          <w:color w:val="191919"/>
          <w:position w:val="-1"/>
        </w:rPr>
      </w:pPr>
      <w:del w:id="1138" w:author="kmlaster" w:date="2011-04-11T16:37:00Z">
        <w:r w:rsidRPr="00EC0078" w:rsidDel="00BD308D">
          <w:rPr>
            <w:rFonts w:ascii="Times New Roman" w:hAnsi="Times New Roman" w:cs="Times New Roman"/>
            <w:color w:val="191919"/>
            <w:position w:val="-1"/>
          </w:rPr>
          <w:delText>12 or more</w:delText>
        </w:r>
        <w:r w:rsidRPr="00EC0078" w:rsidDel="00BD308D">
          <w:rPr>
            <w:rFonts w:ascii="Times New Roman" w:hAnsi="Times New Roman" w:cs="Times New Roman"/>
            <w:color w:val="191919"/>
            <w:position w:val="-1"/>
          </w:rPr>
          <w:tab/>
          <w:delText>$1</w:delText>
        </w:r>
        <w:r w:rsidRPr="00EC0078" w:rsidDel="00BD308D">
          <w:rPr>
            <w:rFonts w:ascii="Times New Roman" w:hAnsi="Times New Roman" w:cs="Times New Roman"/>
            <w:color w:val="191919"/>
            <w:spacing w:val="-3"/>
            <w:position w:val="-1"/>
          </w:rPr>
          <w:delText>,</w:delText>
        </w:r>
        <w:r w:rsidRPr="00EC0078" w:rsidDel="00BD308D">
          <w:rPr>
            <w:rFonts w:ascii="Times New Roman" w:hAnsi="Times New Roman" w:cs="Times New Roman"/>
            <w:color w:val="191919"/>
            <w:position w:val="-1"/>
          </w:rPr>
          <w:delText>705.00</w:delText>
        </w:r>
        <w:r w:rsidRPr="00EC0078" w:rsidDel="00BD308D">
          <w:rPr>
            <w:rFonts w:ascii="Times New Roman" w:hAnsi="Times New Roman" w:cs="Times New Roman"/>
            <w:color w:val="191919"/>
            <w:position w:val="-1"/>
          </w:rPr>
          <w:tab/>
          <w:delText>$4</w:delText>
        </w:r>
        <w:r w:rsidRPr="00EC0078" w:rsidDel="00BD308D">
          <w:rPr>
            <w:rFonts w:ascii="Times New Roman" w:hAnsi="Times New Roman" w:cs="Times New Roman"/>
            <w:color w:val="191919"/>
            <w:spacing w:val="-9"/>
            <w:position w:val="-1"/>
          </w:rPr>
          <w:delText>7</w:delText>
        </w:r>
        <w:r w:rsidRPr="00EC0078" w:rsidDel="00BD308D">
          <w:rPr>
            <w:rFonts w:ascii="Times New Roman" w:hAnsi="Times New Roman" w:cs="Times New Roman"/>
            <w:color w:val="191919"/>
            <w:position w:val="-1"/>
          </w:rPr>
          <w:delText>.00</w:delText>
        </w:r>
        <w:r w:rsidRPr="00EC0078" w:rsidDel="00BD308D">
          <w:rPr>
            <w:rFonts w:ascii="Times New Roman" w:hAnsi="Times New Roman" w:cs="Times New Roman"/>
            <w:color w:val="191919"/>
            <w:position w:val="-1"/>
          </w:rPr>
          <w:tab/>
          <w:delText>$51.00</w:delText>
        </w:r>
        <w:r w:rsidRPr="00EC0078" w:rsidDel="00BD308D">
          <w:rPr>
            <w:rFonts w:ascii="Times New Roman" w:hAnsi="Times New Roman" w:cs="Times New Roman"/>
            <w:color w:val="191919"/>
            <w:position w:val="-1"/>
          </w:rPr>
          <w:tab/>
          <w:delText>$160.00</w:delText>
        </w:r>
        <w:r w:rsidRPr="00EC0078" w:rsidDel="00BD308D">
          <w:rPr>
            <w:rFonts w:ascii="Times New Roman" w:hAnsi="Times New Roman" w:cs="Times New Roman"/>
            <w:color w:val="191919"/>
            <w:position w:val="-1"/>
          </w:rPr>
          <w:tab/>
          <w:delText>$43.00</w:delText>
        </w:r>
        <w:r w:rsidRPr="00EC0078" w:rsidDel="00BD308D">
          <w:rPr>
            <w:rFonts w:ascii="Times New Roman" w:hAnsi="Times New Roman" w:cs="Times New Roman"/>
            <w:color w:val="191919"/>
            <w:position w:val="-1"/>
          </w:rPr>
          <w:tab/>
          <w:delText>$2,006.00</w:delText>
        </w:r>
        <w:r w:rsidRPr="00EC0078" w:rsidDel="00BD308D">
          <w:rPr>
            <w:rFonts w:ascii="Times New Roman" w:hAnsi="Times New Roman" w:cs="Times New Roman"/>
            <w:color w:val="191919"/>
            <w:position w:val="-1"/>
          </w:rPr>
          <w:tab/>
          <w:delText>$6,81</w:delText>
        </w:r>
        <w:r w:rsidRPr="00EC0078" w:rsidDel="00BD308D">
          <w:rPr>
            <w:rFonts w:ascii="Times New Roman" w:hAnsi="Times New Roman" w:cs="Times New Roman"/>
            <w:color w:val="191919"/>
            <w:spacing w:val="-9"/>
            <w:position w:val="-1"/>
          </w:rPr>
          <w:delText>7</w:delText>
        </w:r>
        <w:r w:rsidRPr="00EC0078" w:rsidDel="00BD308D">
          <w:rPr>
            <w:rFonts w:ascii="Times New Roman" w:hAnsi="Times New Roman" w:cs="Times New Roman"/>
            <w:color w:val="191919"/>
            <w:position w:val="-1"/>
          </w:rPr>
          <w:delText>.00</w:delText>
        </w:r>
        <w:r w:rsidRPr="00EC0078" w:rsidDel="00BD308D">
          <w:rPr>
            <w:rFonts w:ascii="Times New Roman" w:hAnsi="Times New Roman" w:cs="Times New Roman"/>
            <w:color w:val="191919"/>
            <w:position w:val="-1"/>
          </w:rPr>
          <w:tab/>
          <w:delText>$</w:delText>
        </w:r>
        <w:r w:rsidRPr="00EC0078" w:rsidDel="00BD308D">
          <w:rPr>
            <w:rFonts w:ascii="Times New Roman" w:hAnsi="Times New Roman" w:cs="Times New Roman"/>
            <w:color w:val="191919"/>
            <w:spacing w:val="-9"/>
            <w:position w:val="-1"/>
          </w:rPr>
          <w:delText>7</w:delText>
        </w:r>
        <w:r w:rsidRPr="00EC0078" w:rsidDel="00BD308D">
          <w:rPr>
            <w:rFonts w:ascii="Times New Roman" w:hAnsi="Times New Roman" w:cs="Times New Roman"/>
            <w:color w:val="191919"/>
            <w:position w:val="-1"/>
          </w:rPr>
          <w:delText>,118.00</w:delText>
        </w:r>
      </w:del>
    </w:p>
    <w:p w:rsidR="000A7810" w:rsidRPr="00EC0078" w:rsidRDefault="00623C29" w:rsidP="00621E19">
      <w:pPr>
        <w:widowControl w:val="0"/>
        <w:autoSpaceDE w:val="0"/>
        <w:autoSpaceDN w:val="0"/>
        <w:adjustRightInd w:val="0"/>
        <w:spacing w:before="57" w:after="0" w:line="195" w:lineRule="exact"/>
        <w:ind w:left="900" w:right="620"/>
        <w:jc w:val="right"/>
        <w:rPr>
          <w:rFonts w:ascii="Times New Roman" w:hAnsi="Times New Roman" w:cs="Times New Roman"/>
          <w:color w:val="000000"/>
        </w:rPr>
      </w:pPr>
      <w:r w:rsidRPr="00623C29">
        <w:rPr>
          <w:rFonts w:ascii="Times New Roman" w:hAnsi="Times New Roman" w:cs="Times New Roman"/>
          <w:noProof/>
          <w:lang w:eastAsia="en-US"/>
        </w:rPr>
        <w:pict>
          <v:shape id="Text Box 1137" o:spid="_x0000_s1225" type="#_x0000_t202" style="position:absolute;left:0;text-align:left;margin-left:579.15pt;margin-top:49.1pt;width:12pt;height:63.8pt;z-index:-2516326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YWtA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" o:allowincell="f" filled="f" stroked="f">
            <v:textbox style="layout-flow:vertical;mso-next-textbox:#Text Box 1137"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D50323" w:rsidRPr="00EC0078">
        <w:rPr>
          <w:rFonts w:ascii="Times New Roman" w:hAnsi="Times New Roman" w:cs="Times New Roman"/>
          <w:b/>
          <w:bCs/>
          <w:color w:val="191919"/>
        </w:rPr>
        <w:t>F</w:t>
      </w:r>
      <w:r w:rsidR="000A7810" w:rsidRPr="00EC0078">
        <w:rPr>
          <w:rFonts w:ascii="Times New Roman" w:hAnsi="Times New Roman" w:cs="Times New Roman"/>
          <w:b/>
          <w:bCs/>
          <w:color w:val="191919"/>
        </w:rPr>
        <w:t>inancial Information</w:t>
      </w:r>
    </w:p>
    <w:p w:rsidR="000A7810" w:rsidRDefault="000A7810" w:rsidP="000D42BE">
      <w:pPr>
        <w:widowControl w:val="0"/>
        <w:autoSpaceDE w:val="0"/>
        <w:autoSpaceDN w:val="0"/>
        <w:adjustRightInd w:val="0"/>
        <w:spacing w:before="4" w:after="0" w:line="130" w:lineRule="exact"/>
        <w:ind w:left="900" w:firstLine="0"/>
        <w:rPr>
          <w:rFonts w:ascii="Century Gothic" w:hAnsi="Century Gothic" w:cs="Century Gothic"/>
          <w:color w:val="000000"/>
          <w:sz w:val="13"/>
          <w:szCs w:val="13"/>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8D71A1" w:rsidRPr="00743405" w:rsidRDefault="008D71A1" w:rsidP="007E5988">
      <w:pPr>
        <w:ind w:right="98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0A7810" w:rsidRDefault="000A7810" w:rsidP="000D42BE">
      <w:pPr>
        <w:widowControl w:val="0"/>
        <w:autoSpaceDE w:val="0"/>
        <w:autoSpaceDN w:val="0"/>
        <w:adjustRightInd w:val="0"/>
        <w:spacing w:before="5" w:after="0" w:line="260" w:lineRule="exact"/>
        <w:ind w:left="900"/>
        <w:rPr>
          <w:rFonts w:ascii="Times New Roman" w:hAnsi="Times New Roman"/>
          <w:color w:val="000000"/>
          <w:sz w:val="26"/>
          <w:szCs w:val="26"/>
        </w:rPr>
      </w:pPr>
    </w:p>
    <w:p w:rsidR="000A7810" w:rsidRPr="009B2355" w:rsidRDefault="000A7810" w:rsidP="007E5988">
      <w:pPr>
        <w:pStyle w:val="Heading2"/>
        <w:spacing w:before="0" w:line="240" w:lineRule="auto"/>
        <w:rPr>
          <w:rFonts w:ascii="Times New Roman" w:hAnsi="Times New Roman"/>
          <w:b w:val="0"/>
          <w:color w:val="000000"/>
          <w:sz w:val="54"/>
          <w:szCs w:val="54"/>
        </w:rPr>
      </w:pPr>
      <w:bookmarkStart w:id="1139" w:name="_Toc295058598"/>
      <w:r w:rsidRPr="009B2355">
        <w:rPr>
          <w:rFonts w:ascii="Times New Roman" w:hAnsi="Times New Roman"/>
          <w:b w:val="0"/>
          <w:color w:val="191919"/>
          <w:spacing w:val="-4"/>
          <w:sz w:val="72"/>
          <w:szCs w:val="72"/>
        </w:rPr>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1139"/>
    </w:p>
    <w:p w:rsidR="000A7810" w:rsidRDefault="000A7810" w:rsidP="000D42BE">
      <w:pPr>
        <w:widowControl w:val="0"/>
        <w:autoSpaceDE w:val="0"/>
        <w:autoSpaceDN w:val="0"/>
        <w:adjustRightInd w:val="0"/>
        <w:spacing w:before="6" w:after="0" w:line="160" w:lineRule="exact"/>
        <w:ind w:left="900"/>
        <w:rPr>
          <w:rFonts w:ascii="Times New Roman" w:hAnsi="Times New Roman"/>
          <w:color w:val="000000"/>
          <w:sz w:val="16"/>
          <w:szCs w:val="16"/>
        </w:rPr>
      </w:pPr>
    </w:p>
    <w:p w:rsidR="000A7810" w:rsidRPr="007E5988" w:rsidRDefault="000A7810" w:rsidP="007E5988">
      <w:pPr>
        <w:ind w:right="98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sidR="00A44BB7">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9B2355" w:rsidRDefault="000A7810" w:rsidP="007E5988">
      <w:pPr>
        <w:pStyle w:val="Heading2"/>
        <w:spacing w:before="0" w:line="240" w:lineRule="auto"/>
        <w:rPr>
          <w:rFonts w:ascii="Times New Roman" w:hAnsi="Times New Roman"/>
          <w:color w:val="000000"/>
          <w:sz w:val="18"/>
          <w:szCs w:val="18"/>
        </w:rPr>
      </w:pPr>
      <w:bookmarkStart w:id="1140" w:name="_Toc295058599"/>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1140"/>
    </w:p>
    <w:p w:rsidR="000A7810" w:rsidRPr="007E5988" w:rsidRDefault="000A7810" w:rsidP="007E5988">
      <w:pPr>
        <w:ind w:right="98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sidR="00A44BB7">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0A7810" w:rsidRPr="007E5988" w:rsidRDefault="000A7810" w:rsidP="007E5988">
      <w:pPr>
        <w:ind w:right="980" w:firstLine="0"/>
        <w:jc w:val="both"/>
        <w:rPr>
          <w:rFonts w:ascii="Times New Roman" w:hAnsi="Times New Roman"/>
          <w:sz w:val="18"/>
          <w:szCs w:val="18"/>
        </w:rPr>
      </w:pPr>
    </w:p>
    <w:p w:rsidR="000A7810" w:rsidRPr="009B2355" w:rsidRDefault="000A7810" w:rsidP="007E5988">
      <w:pPr>
        <w:pStyle w:val="Heading2"/>
        <w:spacing w:before="0" w:line="240" w:lineRule="auto"/>
        <w:rPr>
          <w:rFonts w:ascii="Times New Roman" w:hAnsi="Times New Roman"/>
          <w:color w:val="000000"/>
          <w:sz w:val="18"/>
          <w:szCs w:val="18"/>
        </w:rPr>
      </w:pPr>
      <w:bookmarkStart w:id="1141" w:name="_Toc295058600"/>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1141"/>
    </w:p>
    <w:p w:rsidR="000A7810" w:rsidRPr="007E5988" w:rsidRDefault="000A7810" w:rsidP="007E5988">
      <w:pPr>
        <w:ind w:right="98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Change w:id="1142">
          <w:tblGrid>
            <w:gridCol w:w="208"/>
            <w:gridCol w:w="2626"/>
            <w:gridCol w:w="208"/>
            <w:gridCol w:w="3082"/>
            <w:gridCol w:w="208"/>
            <w:gridCol w:w="1344"/>
            <w:gridCol w:w="532"/>
          </w:tblGrid>
        </w:tblGridChange>
      </w:tblGrid>
      <w:tr w:rsidR="000A7810" w:rsidRPr="007A7452" w:rsidTr="00D50323">
        <w:trPr>
          <w:trHeight w:hRule="exact" w:val="298"/>
        </w:trPr>
        <w:tc>
          <w:tcPr>
            <w:tcW w:w="2834" w:type="dxa"/>
            <w:tcBorders>
              <w:top w:val="nil"/>
              <w:left w:val="nil"/>
              <w:bottom w:val="nil"/>
              <w:right w:val="nil"/>
            </w:tcBorders>
          </w:tcPr>
          <w:p w:rsidR="000A7810" w:rsidRPr="007A7452" w:rsidRDefault="000A7810" w:rsidP="0023795B">
            <w:pPr>
              <w:widowControl w:val="0"/>
              <w:autoSpaceDE w:val="0"/>
              <w:autoSpaceDN w:val="0"/>
              <w:adjustRightInd w:val="0"/>
              <w:spacing w:after="0"/>
              <w:ind w:left="900" w:hanging="10"/>
              <w:rPr>
                <w:rFonts w:ascii="Times New Roman" w:hAnsi="Times New Roman"/>
                <w:sz w:val="24"/>
                <w:szCs w:val="24"/>
              </w:rPr>
            </w:pPr>
          </w:p>
        </w:tc>
        <w:tc>
          <w:tcPr>
            <w:tcW w:w="3290" w:type="dxa"/>
            <w:tcBorders>
              <w:top w:val="nil"/>
              <w:left w:val="nil"/>
              <w:bottom w:val="nil"/>
              <w:right w:val="nil"/>
            </w:tcBorders>
          </w:tcPr>
          <w:p w:rsidR="000A7810" w:rsidRPr="007A7452" w:rsidRDefault="000A7810" w:rsidP="007E5988">
            <w:pPr>
              <w:widowControl w:val="0"/>
              <w:autoSpaceDE w:val="0"/>
              <w:autoSpaceDN w:val="0"/>
              <w:adjustRightInd w:val="0"/>
              <w:spacing w:before="70" w:after="0"/>
              <w:ind w:left="90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0A7810" w:rsidRPr="007A7452" w:rsidRDefault="000A7810" w:rsidP="007E5988">
            <w:pPr>
              <w:widowControl w:val="0"/>
              <w:autoSpaceDE w:val="0"/>
              <w:autoSpaceDN w:val="0"/>
              <w:adjustRightInd w:val="0"/>
              <w:spacing w:before="70" w:after="0"/>
              <w:ind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0A7810" w:rsidRPr="007A7452" w:rsidTr="00D50323">
        <w:tblPrEx>
          <w:tblW w:w="0" w:type="auto"/>
          <w:tblInd w:w="100" w:type="dxa"/>
          <w:tblLayout w:type="fixed"/>
          <w:tblCellMar>
            <w:left w:w="0" w:type="dxa"/>
            <w:right w:w="0" w:type="dxa"/>
          </w:tblCellMar>
          <w:tblLook w:val="0000"/>
          <w:tblPrExChange w:id="1143" w:author="kmlaster" w:date="2011-04-11T16:44:00Z">
            <w:tblPrEx>
              <w:tblW w:w="0" w:type="auto"/>
              <w:tblInd w:w="100" w:type="dxa"/>
              <w:tblLayout w:type="fixed"/>
              <w:tblCellMar>
                <w:left w:w="0" w:type="dxa"/>
                <w:right w:w="0" w:type="dxa"/>
              </w:tblCellMar>
              <w:tblLook w:val="0000"/>
            </w:tblPrEx>
          </w:tblPrExChange>
        </w:tblPrEx>
        <w:trPr>
          <w:trHeight w:hRule="exact" w:val="669"/>
          <w:trPrChange w:id="1144" w:author="kmlaster" w:date="2011-04-11T16:44:00Z">
            <w:trPr>
              <w:gridAfter w:val="0"/>
              <w:trHeight w:hRule="exact" w:val="216"/>
            </w:trPr>
          </w:trPrChange>
        </w:trPr>
        <w:tc>
          <w:tcPr>
            <w:tcW w:w="2834" w:type="dxa"/>
            <w:tcBorders>
              <w:top w:val="nil"/>
              <w:left w:val="nil"/>
              <w:bottom w:val="nil"/>
              <w:right w:val="nil"/>
            </w:tcBorders>
            <w:tcPrChange w:id="1145" w:author="kmlaster" w:date="2011-04-11T16:44:00Z">
              <w:tcPr>
                <w:tcW w:w="2834"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1146" w:author="kmlaster" w:date="2011-04-11T16:44:00Z">
              <w:tcPr>
                <w:tcW w:w="3290"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del w:id="1147"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106.00</w:delText>
              </w:r>
            </w:del>
            <w:ins w:id="1148" w:author="kmlaster" w:date="2011-04-11T16:44:00Z">
              <w:r>
                <w:rPr>
                  <w:rFonts w:ascii="Times New Roman" w:hAnsi="Times New Roman"/>
                  <w:color w:val="191919"/>
                  <w:spacing w:val="-2"/>
                  <w:sz w:val="18"/>
                  <w:szCs w:val="18"/>
                </w:rPr>
                <w:t>$143.00</w:t>
              </w:r>
            </w:ins>
          </w:p>
        </w:tc>
        <w:tc>
          <w:tcPr>
            <w:tcW w:w="1876" w:type="dxa"/>
            <w:tcBorders>
              <w:top w:val="nil"/>
              <w:left w:val="nil"/>
              <w:bottom w:val="nil"/>
              <w:right w:val="nil"/>
            </w:tcBorders>
            <w:tcPrChange w:id="1149" w:author="kmlaster" w:date="2011-04-11T16:44:00Z">
              <w:tcPr>
                <w:tcW w:w="1552" w:type="dxa"/>
                <w:gridSpan w:val="2"/>
                <w:tcBorders>
                  <w:top w:val="nil"/>
                  <w:left w:val="nil"/>
                  <w:bottom w:val="nil"/>
                  <w:right w:val="nil"/>
                </w:tcBorders>
              </w:tcPr>
            </w:tcPrChange>
          </w:tcPr>
          <w:p w:rsidR="00000000" w:rsidRDefault="000A7810">
            <w:pPr>
              <w:widowControl w:val="0"/>
              <w:autoSpaceDE w:val="0"/>
              <w:autoSpaceDN w:val="0"/>
              <w:adjustRightInd w:val="0"/>
              <w:spacing w:after="0" w:line="195" w:lineRule="exact"/>
              <w:ind w:firstLine="0"/>
              <w:rPr>
                <w:rFonts w:ascii="Times New Roman" w:hAnsi="Times New Roman"/>
                <w:sz w:val="24"/>
                <w:szCs w:val="24"/>
              </w:rPr>
              <w:pPrChange w:id="1150" w:author="kmlaster" w:date="2011-04-11T16:45:00Z">
                <w:pPr>
                  <w:widowControl w:val="0"/>
                  <w:autoSpaceDE w:val="0"/>
                  <w:autoSpaceDN w:val="0"/>
                  <w:adjustRightInd w:val="0"/>
                  <w:spacing w:after="0" w:line="195" w:lineRule="exact"/>
                  <w:ind w:left="867"/>
                </w:pPr>
              </w:pPrChange>
            </w:pPr>
            <w:del w:id="1151" w:author="kmlaster" w:date="2011-04-11T16:45: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127.00</w:delText>
              </w:r>
            </w:del>
            <w:ins w:id="1152" w:author="kmlaster" w:date="2011-04-11T16:45:00Z">
              <w:r>
                <w:rPr>
                  <w:rFonts w:ascii="Times New Roman" w:hAnsi="Times New Roman"/>
                  <w:color w:val="191919"/>
                  <w:spacing w:val="-2"/>
                  <w:sz w:val="18"/>
                  <w:szCs w:val="18"/>
                </w:rPr>
                <w:t>$170.00</w:t>
              </w:r>
            </w:ins>
          </w:p>
        </w:tc>
      </w:tr>
      <w:tr w:rsidR="000A7810" w:rsidRPr="007A7452" w:rsidTr="00D50323">
        <w:tblPrEx>
          <w:tblW w:w="0" w:type="auto"/>
          <w:tblInd w:w="100" w:type="dxa"/>
          <w:tblLayout w:type="fixed"/>
          <w:tblCellMar>
            <w:left w:w="0" w:type="dxa"/>
            <w:right w:w="0" w:type="dxa"/>
          </w:tblCellMar>
          <w:tblLook w:val="0000"/>
          <w:tblPrExChange w:id="1153" w:author="kmlaster" w:date="2011-04-11T16:45:00Z">
            <w:tblPrEx>
              <w:tblW w:w="0" w:type="auto"/>
              <w:tblInd w:w="100" w:type="dxa"/>
              <w:tblLayout w:type="fixed"/>
              <w:tblCellMar>
                <w:left w:w="0" w:type="dxa"/>
                <w:right w:w="0" w:type="dxa"/>
              </w:tblCellMar>
              <w:tblLook w:val="0000"/>
            </w:tblPrEx>
          </w:tblPrExChange>
        </w:tblPrEx>
        <w:trPr>
          <w:trHeight w:hRule="exact" w:val="363"/>
          <w:trPrChange w:id="1154" w:author="kmlaster" w:date="2011-04-11T16:45:00Z">
            <w:trPr>
              <w:gridAfter w:val="0"/>
              <w:trHeight w:hRule="exact" w:val="298"/>
            </w:trPr>
          </w:trPrChange>
        </w:trPr>
        <w:tc>
          <w:tcPr>
            <w:tcW w:w="2834" w:type="dxa"/>
            <w:tcBorders>
              <w:top w:val="nil"/>
              <w:left w:val="nil"/>
              <w:bottom w:val="nil"/>
              <w:right w:val="nil"/>
            </w:tcBorders>
            <w:tcPrChange w:id="1155" w:author="kmlaster" w:date="2011-04-11T16:45:00Z">
              <w:tcPr>
                <w:tcW w:w="2834"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1156" w:author="kmlaster" w:date="2011-04-11T16:45:00Z">
              <w:tcPr>
                <w:tcW w:w="3290"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del w:id="1157"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423.00</w:delText>
              </w:r>
            </w:del>
            <w:ins w:id="1158" w:author="kmlaster" w:date="2011-04-11T16:45:00Z">
              <w:r>
                <w:rPr>
                  <w:rFonts w:ascii="Times New Roman" w:hAnsi="Times New Roman"/>
                  <w:color w:val="191919"/>
                  <w:spacing w:val="-2"/>
                  <w:sz w:val="18"/>
                  <w:szCs w:val="18"/>
                </w:rPr>
                <w:t>$530.00</w:t>
              </w:r>
            </w:ins>
          </w:p>
        </w:tc>
        <w:tc>
          <w:tcPr>
            <w:tcW w:w="1876" w:type="dxa"/>
            <w:tcBorders>
              <w:top w:val="nil"/>
              <w:left w:val="nil"/>
              <w:bottom w:val="nil"/>
              <w:right w:val="nil"/>
            </w:tcBorders>
            <w:tcPrChange w:id="1159" w:author="kmlaster" w:date="2011-04-11T16:45:00Z">
              <w:tcPr>
                <w:tcW w:w="1552" w:type="dxa"/>
                <w:gridSpan w:val="2"/>
                <w:tcBorders>
                  <w:top w:val="nil"/>
                  <w:left w:val="nil"/>
                  <w:bottom w:val="nil"/>
                  <w:right w:val="nil"/>
                </w:tcBorders>
              </w:tcPr>
            </w:tcPrChange>
          </w:tcPr>
          <w:p w:rsidR="00000000" w:rsidRDefault="000A7810">
            <w:pPr>
              <w:widowControl w:val="0"/>
              <w:autoSpaceDE w:val="0"/>
              <w:autoSpaceDN w:val="0"/>
              <w:adjustRightInd w:val="0"/>
              <w:spacing w:after="0" w:line="195" w:lineRule="exact"/>
              <w:ind w:firstLine="0"/>
              <w:rPr>
                <w:rFonts w:ascii="Times New Roman" w:hAnsi="Times New Roman"/>
                <w:sz w:val="24"/>
                <w:szCs w:val="24"/>
              </w:rPr>
              <w:pPrChange w:id="1160" w:author="kmlaster" w:date="2011-04-11T16:46:00Z">
                <w:pPr>
                  <w:widowControl w:val="0"/>
                  <w:autoSpaceDE w:val="0"/>
                  <w:autoSpaceDN w:val="0"/>
                  <w:adjustRightInd w:val="0"/>
                  <w:spacing w:after="0" w:line="195" w:lineRule="exact"/>
                  <w:ind w:left="867"/>
                </w:pPr>
              </w:pPrChange>
            </w:pPr>
            <w:del w:id="1161" w:author="kmlaster" w:date="2011-04-11T16:46: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508.00</w:delText>
              </w:r>
            </w:del>
            <w:ins w:id="1162" w:author="kmlaster" w:date="2011-04-11T16:46:00Z">
              <w:r>
                <w:rPr>
                  <w:rFonts w:ascii="Times New Roman" w:hAnsi="Times New Roman"/>
                  <w:color w:val="191919"/>
                  <w:spacing w:val="-2"/>
                  <w:sz w:val="18"/>
                  <w:szCs w:val="18"/>
                </w:rPr>
                <w:t>$678.00</w:t>
              </w:r>
            </w:ins>
          </w:p>
        </w:tc>
      </w:tr>
    </w:tbl>
    <w:p w:rsidR="000A7810" w:rsidRDefault="000A7810" w:rsidP="007E5988">
      <w:pPr>
        <w:widowControl w:val="0"/>
        <w:autoSpaceDE w:val="0"/>
        <w:autoSpaceDN w:val="0"/>
        <w:adjustRightInd w:val="0"/>
        <w:spacing w:before="5" w:after="0" w:line="260" w:lineRule="exact"/>
        <w:ind w:left="90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Change w:id="1163">
          <w:tblGrid>
            <w:gridCol w:w="208"/>
            <w:gridCol w:w="3418"/>
            <w:gridCol w:w="208"/>
            <w:gridCol w:w="2290"/>
            <w:gridCol w:w="208"/>
            <w:gridCol w:w="1344"/>
            <w:gridCol w:w="532"/>
          </w:tblGrid>
        </w:tblGridChange>
      </w:tblGrid>
      <w:tr w:rsidR="000A7810" w:rsidRPr="007A7452" w:rsidTr="00D50323">
        <w:trPr>
          <w:trHeight w:hRule="exact" w:val="733"/>
        </w:trPr>
        <w:tc>
          <w:tcPr>
            <w:tcW w:w="3626" w:type="dxa"/>
            <w:tcBorders>
              <w:top w:val="nil"/>
              <w:left w:val="nil"/>
              <w:bottom w:val="nil"/>
              <w:right w:val="nil"/>
            </w:tcBorders>
          </w:tcPr>
          <w:p w:rsidR="000A7810" w:rsidRPr="007A7452" w:rsidRDefault="000A7810" w:rsidP="007E5988">
            <w:pPr>
              <w:widowControl w:val="0"/>
              <w:autoSpaceDE w:val="0"/>
              <w:autoSpaceDN w:val="0"/>
              <w:adjustRightInd w:val="0"/>
              <w:spacing w:before="70" w:after="0"/>
              <w:ind w:left="90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0A7810" w:rsidRPr="007A7452" w:rsidRDefault="000A7810" w:rsidP="007E5988">
            <w:pPr>
              <w:widowControl w:val="0"/>
              <w:autoSpaceDE w:val="0"/>
              <w:autoSpaceDN w:val="0"/>
              <w:adjustRightInd w:val="0"/>
              <w:spacing w:before="5" w:after="0" w:line="100" w:lineRule="exact"/>
              <w:ind w:left="54" w:firstLine="0"/>
              <w:rPr>
                <w:rFonts w:ascii="Times New Roman" w:hAnsi="Times New Roman"/>
                <w:sz w:val="10"/>
                <w:szCs w:val="10"/>
              </w:rPr>
            </w:pPr>
          </w:p>
          <w:p w:rsidR="000A7810" w:rsidRPr="007A7452" w:rsidRDefault="000A7810" w:rsidP="007E5988">
            <w:pPr>
              <w:widowControl w:val="0"/>
              <w:autoSpaceDE w:val="0"/>
              <w:autoSpaceDN w:val="0"/>
              <w:adjustRightInd w:val="0"/>
              <w:spacing w:after="0" w:line="200" w:lineRule="exact"/>
              <w:ind w:left="54" w:firstLine="0"/>
              <w:rPr>
                <w:rFonts w:ascii="Times New Roman" w:hAnsi="Times New Roman"/>
                <w:sz w:val="20"/>
                <w:szCs w:val="20"/>
              </w:rPr>
            </w:pPr>
          </w:p>
          <w:p w:rsidR="000A7810" w:rsidRPr="007A7452" w:rsidRDefault="000A7810" w:rsidP="007E5988">
            <w:pPr>
              <w:widowControl w:val="0"/>
              <w:autoSpaceDE w:val="0"/>
              <w:autoSpaceDN w:val="0"/>
              <w:adjustRightInd w:val="0"/>
              <w:spacing w:after="0" w:line="200" w:lineRule="exact"/>
              <w:ind w:left="54" w:firstLine="0"/>
              <w:rPr>
                <w:rFonts w:ascii="Times New Roman" w:hAnsi="Times New Roman"/>
                <w:sz w:val="20"/>
                <w:szCs w:val="20"/>
              </w:rPr>
            </w:pPr>
          </w:p>
          <w:p w:rsidR="000A7810" w:rsidRPr="007A7452" w:rsidRDefault="000A7810" w:rsidP="007E5988">
            <w:pPr>
              <w:widowControl w:val="0"/>
              <w:autoSpaceDE w:val="0"/>
              <w:autoSpaceDN w:val="0"/>
              <w:adjustRightInd w:val="0"/>
              <w:spacing w:after="0"/>
              <w:ind w:left="54"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0A7810" w:rsidRPr="007A7452" w:rsidRDefault="000A7810" w:rsidP="007E5988">
            <w:pPr>
              <w:widowControl w:val="0"/>
              <w:autoSpaceDE w:val="0"/>
              <w:autoSpaceDN w:val="0"/>
              <w:adjustRightInd w:val="0"/>
              <w:spacing w:before="5" w:after="0" w:line="100" w:lineRule="exact"/>
              <w:ind w:left="54" w:firstLine="0"/>
              <w:rPr>
                <w:rFonts w:ascii="Times New Roman" w:hAnsi="Times New Roman"/>
                <w:sz w:val="10"/>
                <w:szCs w:val="10"/>
              </w:rPr>
            </w:pPr>
          </w:p>
          <w:p w:rsidR="000A7810" w:rsidRPr="007A7452" w:rsidRDefault="000A7810" w:rsidP="007E5988">
            <w:pPr>
              <w:widowControl w:val="0"/>
              <w:autoSpaceDE w:val="0"/>
              <w:autoSpaceDN w:val="0"/>
              <w:adjustRightInd w:val="0"/>
              <w:spacing w:after="0" w:line="200" w:lineRule="exact"/>
              <w:ind w:left="54" w:firstLine="0"/>
              <w:rPr>
                <w:rFonts w:ascii="Times New Roman" w:hAnsi="Times New Roman"/>
                <w:sz w:val="20"/>
                <w:szCs w:val="20"/>
              </w:rPr>
            </w:pPr>
          </w:p>
          <w:p w:rsidR="000A7810" w:rsidRPr="007A7452" w:rsidRDefault="000A7810" w:rsidP="007E5988">
            <w:pPr>
              <w:widowControl w:val="0"/>
              <w:autoSpaceDE w:val="0"/>
              <w:autoSpaceDN w:val="0"/>
              <w:adjustRightInd w:val="0"/>
              <w:spacing w:after="0" w:line="200" w:lineRule="exact"/>
              <w:ind w:left="54" w:firstLine="0"/>
              <w:rPr>
                <w:rFonts w:ascii="Times New Roman" w:hAnsi="Times New Roman"/>
                <w:sz w:val="20"/>
                <w:szCs w:val="20"/>
              </w:rPr>
            </w:pPr>
          </w:p>
          <w:p w:rsidR="000A7810" w:rsidRPr="007A7452" w:rsidRDefault="000A7810" w:rsidP="007E5988">
            <w:pPr>
              <w:widowControl w:val="0"/>
              <w:autoSpaceDE w:val="0"/>
              <w:autoSpaceDN w:val="0"/>
              <w:adjustRightInd w:val="0"/>
              <w:spacing w:after="0"/>
              <w:ind w:left="54"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0A7810" w:rsidRPr="007A7452" w:rsidTr="00D50323">
        <w:tblPrEx>
          <w:tblW w:w="0" w:type="auto"/>
          <w:tblInd w:w="100" w:type="dxa"/>
          <w:tblLayout w:type="fixed"/>
          <w:tblCellMar>
            <w:left w:w="0" w:type="dxa"/>
            <w:right w:w="0" w:type="dxa"/>
          </w:tblCellMar>
          <w:tblLook w:val="0000"/>
          <w:tblPrExChange w:id="1164" w:author="kmlaster" w:date="2011-04-12T10:44:00Z">
            <w:tblPrEx>
              <w:tblW w:w="0" w:type="auto"/>
              <w:tblInd w:w="100" w:type="dxa"/>
              <w:tblLayout w:type="fixed"/>
              <w:tblCellMar>
                <w:left w:w="0" w:type="dxa"/>
                <w:right w:w="0" w:type="dxa"/>
              </w:tblCellMar>
              <w:tblLook w:val="0000"/>
            </w:tblPrEx>
          </w:tblPrExChange>
        </w:tblPrEx>
        <w:trPr>
          <w:trHeight w:hRule="exact" w:val="435"/>
          <w:trPrChange w:id="1165" w:author="kmlaster" w:date="2011-04-12T10:44:00Z">
            <w:trPr>
              <w:gridAfter w:val="0"/>
              <w:trHeight w:hRule="exact" w:val="216"/>
            </w:trPr>
          </w:trPrChange>
        </w:trPr>
        <w:tc>
          <w:tcPr>
            <w:tcW w:w="3626" w:type="dxa"/>
            <w:tcBorders>
              <w:top w:val="nil"/>
              <w:left w:val="nil"/>
              <w:bottom w:val="nil"/>
              <w:right w:val="nil"/>
            </w:tcBorders>
            <w:tcPrChange w:id="1166" w:author="kmlaster" w:date="2011-04-12T10:44:00Z">
              <w:tcPr>
                <w:tcW w:w="3626" w:type="dxa"/>
                <w:gridSpan w:val="2"/>
                <w:tcBorders>
                  <w:top w:val="nil"/>
                  <w:left w:val="nil"/>
                  <w:bottom w:val="nil"/>
                  <w:right w:val="nil"/>
                </w:tcBorders>
              </w:tcPr>
            </w:tcPrChange>
          </w:tcPr>
          <w:p w:rsidR="002C15FA" w:rsidRDefault="002C15FA" w:rsidP="007E5988">
            <w:pPr>
              <w:widowControl w:val="0"/>
              <w:autoSpaceDE w:val="0"/>
              <w:autoSpaceDN w:val="0"/>
              <w:adjustRightInd w:val="0"/>
              <w:spacing w:after="0" w:line="195" w:lineRule="exact"/>
              <w:ind w:left="900" w:firstLine="0"/>
              <w:rPr>
                <w:rFonts w:ascii="Times New Roman" w:hAnsi="Times New Roman"/>
                <w:color w:val="191919"/>
                <w:spacing w:val="-2"/>
                <w:sz w:val="18"/>
                <w:szCs w:val="18"/>
              </w:rPr>
            </w:pPr>
          </w:p>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Change w:id="1167" w:author="kmlaster" w:date="2011-04-12T10:44:00Z">
              <w:tcPr>
                <w:tcW w:w="2498" w:type="dxa"/>
                <w:gridSpan w:val="2"/>
                <w:tcBorders>
                  <w:top w:val="nil"/>
                  <w:left w:val="nil"/>
                  <w:bottom w:val="nil"/>
                  <w:right w:val="nil"/>
                </w:tcBorders>
              </w:tcPr>
            </w:tcPrChange>
          </w:tcPr>
          <w:p w:rsidR="000A7810" w:rsidRDefault="000A7810" w:rsidP="007E5988">
            <w:pPr>
              <w:widowControl w:val="0"/>
              <w:autoSpaceDE w:val="0"/>
              <w:autoSpaceDN w:val="0"/>
              <w:adjustRightInd w:val="0"/>
              <w:spacing w:after="0" w:line="195" w:lineRule="exact"/>
              <w:ind w:left="54" w:firstLine="0"/>
              <w:rPr>
                <w:ins w:id="1168" w:author="kmlaster" w:date="2011-04-11T16:51:00Z"/>
                <w:rFonts w:ascii="Times New Roman" w:hAnsi="Times New Roman"/>
                <w:color w:val="191919"/>
                <w:spacing w:val="-2"/>
                <w:sz w:val="18"/>
                <w:szCs w:val="18"/>
              </w:rPr>
            </w:pPr>
            <w:del w:id="1169" w:author="kmlaster" w:date="2011-04-11T16:51: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96.00</w:delText>
              </w:r>
            </w:del>
          </w:p>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ins w:id="1170" w:author="kmlaster" w:date="2011-04-11T16:51:00Z">
              <w:r>
                <w:rPr>
                  <w:rFonts w:ascii="Times New Roman" w:hAnsi="Times New Roman"/>
                  <w:color w:val="191919"/>
                  <w:spacing w:val="-2"/>
                  <w:sz w:val="18"/>
                  <w:szCs w:val="18"/>
                </w:rPr>
                <w:t>$30.00</w:t>
              </w:r>
            </w:ins>
          </w:p>
        </w:tc>
        <w:tc>
          <w:tcPr>
            <w:tcW w:w="1876" w:type="dxa"/>
            <w:tcBorders>
              <w:top w:val="nil"/>
              <w:left w:val="nil"/>
              <w:bottom w:val="nil"/>
              <w:right w:val="nil"/>
            </w:tcBorders>
            <w:tcPrChange w:id="1171" w:author="kmlaster" w:date="2011-04-12T10:44:00Z">
              <w:tcPr>
                <w:tcW w:w="1552" w:type="dxa"/>
                <w:gridSpan w:val="2"/>
                <w:tcBorders>
                  <w:top w:val="nil"/>
                  <w:left w:val="nil"/>
                  <w:bottom w:val="nil"/>
                  <w:right w:val="nil"/>
                </w:tcBorders>
              </w:tcPr>
            </w:tcPrChange>
          </w:tcPr>
          <w:p w:rsidR="000A7810" w:rsidRDefault="000A7810" w:rsidP="007E5988">
            <w:pPr>
              <w:widowControl w:val="0"/>
              <w:autoSpaceDE w:val="0"/>
              <w:autoSpaceDN w:val="0"/>
              <w:adjustRightInd w:val="0"/>
              <w:spacing w:after="0" w:line="195" w:lineRule="exact"/>
              <w:ind w:left="54" w:firstLine="0"/>
              <w:rPr>
                <w:ins w:id="1172" w:author="kmlaster" w:date="2011-04-11T16:52:00Z"/>
                <w:rFonts w:ascii="Times New Roman" w:hAnsi="Times New Roman"/>
                <w:color w:val="191919"/>
                <w:spacing w:val="-2"/>
                <w:sz w:val="18"/>
                <w:szCs w:val="18"/>
              </w:rPr>
            </w:pPr>
            <w:del w:id="1173" w:author="kmlaster" w:date="2011-04-11T16:51:00Z">
              <w:r w:rsidRPr="007A7452" w:rsidDel="00996ACC">
                <w:rPr>
                  <w:rFonts w:ascii="Times New Roman" w:hAnsi="Times New Roman"/>
                  <w:color w:val="191919"/>
                  <w:sz w:val="18"/>
                  <w:szCs w:val="18"/>
                </w:rPr>
                <w:delText>$</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8"/>
                  <w:sz w:val="18"/>
                  <w:szCs w:val="18"/>
                </w:rPr>
                <w:delText>11</w:delText>
              </w:r>
              <w:r w:rsidRPr="007A7452" w:rsidDel="00996ACC">
                <w:rPr>
                  <w:rFonts w:ascii="Times New Roman" w:hAnsi="Times New Roman"/>
                  <w:color w:val="191919"/>
                  <w:spacing w:val="-2"/>
                  <w:sz w:val="18"/>
                  <w:szCs w:val="18"/>
                </w:rPr>
                <w:delText>1.00</w:delText>
              </w:r>
            </w:del>
          </w:p>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ins w:id="1174" w:author="kmlaster" w:date="2011-04-11T16:52:00Z">
              <w:r>
                <w:rPr>
                  <w:rFonts w:ascii="Times New Roman" w:hAnsi="Times New Roman"/>
                  <w:color w:val="191919"/>
                  <w:spacing w:val="-2"/>
                  <w:sz w:val="18"/>
                  <w:szCs w:val="18"/>
                </w:rPr>
                <w:t>$40.00</w:t>
              </w:r>
            </w:ins>
          </w:p>
        </w:tc>
      </w:tr>
      <w:tr w:rsidR="000A7810" w:rsidRPr="007A7452" w:rsidTr="00D50323">
        <w:trPr>
          <w:trHeight w:hRule="exact" w:val="216"/>
        </w:trPr>
        <w:tc>
          <w:tcPr>
            <w:tcW w:w="362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0A7810" w:rsidRPr="007A7452" w:rsidTr="00D50323">
        <w:trPr>
          <w:trHeight w:hRule="exact" w:val="216"/>
        </w:trPr>
        <w:tc>
          <w:tcPr>
            <w:tcW w:w="362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90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0A7810" w:rsidRPr="007A7452" w:rsidTr="00D50323">
        <w:trPr>
          <w:trHeight w:hRule="exact" w:val="216"/>
        </w:trPr>
        <w:tc>
          <w:tcPr>
            <w:tcW w:w="362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90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r w:rsidRPr="007A7452">
              <w:rPr>
                <w:rFonts w:ascii="Times New Roman" w:hAnsi="Times New Roman"/>
                <w:color w:val="191919"/>
                <w:sz w:val="18"/>
                <w:szCs w:val="18"/>
              </w:rPr>
              <w:t>$</w:t>
            </w:r>
            <w:r w:rsidR="00D50323">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0A7810" w:rsidRPr="007A7452" w:rsidRDefault="000A7810" w:rsidP="007E5988">
            <w:pPr>
              <w:widowControl w:val="0"/>
              <w:autoSpaceDE w:val="0"/>
              <w:autoSpaceDN w:val="0"/>
              <w:adjustRightInd w:val="0"/>
              <w:spacing w:after="0" w:line="195" w:lineRule="exact"/>
              <w:ind w:left="54" w:firstLine="19"/>
              <w:rPr>
                <w:rFonts w:ascii="Times New Roman" w:hAnsi="Times New Roman"/>
                <w:sz w:val="24"/>
                <w:szCs w:val="24"/>
              </w:rPr>
            </w:pPr>
            <w:r w:rsidRPr="007A7452">
              <w:rPr>
                <w:rFonts w:ascii="Times New Roman" w:hAnsi="Times New Roman"/>
                <w:color w:val="191919"/>
                <w:sz w:val="18"/>
                <w:szCs w:val="18"/>
              </w:rPr>
              <w:t>$</w:t>
            </w:r>
            <w:r w:rsidR="00D50323">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0A7810" w:rsidRPr="007A7452" w:rsidTr="00D50323">
        <w:tblPrEx>
          <w:tblW w:w="0" w:type="auto"/>
          <w:tblInd w:w="100" w:type="dxa"/>
          <w:tblLayout w:type="fixed"/>
          <w:tblCellMar>
            <w:left w:w="0" w:type="dxa"/>
            <w:right w:w="0" w:type="dxa"/>
          </w:tblCellMar>
          <w:tblLook w:val="0000"/>
          <w:tblPrExChange w:id="1175" w:author="kmlaster" w:date="2011-04-11T16:52:00Z">
            <w:tblPrEx>
              <w:tblW w:w="0" w:type="auto"/>
              <w:tblInd w:w="100" w:type="dxa"/>
              <w:tblLayout w:type="fixed"/>
              <w:tblCellMar>
                <w:left w:w="0" w:type="dxa"/>
                <w:right w:w="0" w:type="dxa"/>
              </w:tblCellMar>
              <w:tblLook w:val="0000"/>
            </w:tblPrEx>
          </w:tblPrExChange>
        </w:tblPrEx>
        <w:trPr>
          <w:trHeight w:hRule="exact" w:val="426"/>
          <w:trPrChange w:id="1176" w:author="kmlaster" w:date="2011-04-11T16:52:00Z">
            <w:trPr>
              <w:gridAfter w:val="0"/>
              <w:trHeight w:hRule="exact" w:val="216"/>
            </w:trPr>
          </w:trPrChange>
        </w:trPr>
        <w:tc>
          <w:tcPr>
            <w:tcW w:w="3626" w:type="dxa"/>
            <w:tcBorders>
              <w:top w:val="nil"/>
              <w:left w:val="nil"/>
              <w:bottom w:val="nil"/>
              <w:right w:val="nil"/>
            </w:tcBorders>
            <w:tcPrChange w:id="1177" w:author="kmlaster" w:date="2011-04-11T16:52:00Z">
              <w:tcPr>
                <w:tcW w:w="3626"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900" w:hanging="10"/>
              <w:rPr>
                <w:rFonts w:ascii="Times New Roman" w:hAnsi="Times New Roman"/>
                <w:sz w:val="24"/>
                <w:szCs w:val="24"/>
              </w:rPr>
            </w:pPr>
            <w:del w:id="1178" w:author="kmlaster" w:date="2011-04-11T16:52:00Z">
              <w:r w:rsidRPr="007A7452" w:rsidDel="00996ACC">
                <w:rPr>
                  <w:rFonts w:ascii="Times New Roman" w:hAnsi="Times New Roman"/>
                  <w:color w:val="191919"/>
                  <w:spacing w:val="-2"/>
                  <w:sz w:val="18"/>
                  <w:szCs w:val="18"/>
                </w:rPr>
                <w:delText>Penalt</w:delText>
              </w:r>
              <w:r w:rsidRPr="007A7452" w:rsidDel="00996ACC">
                <w:rPr>
                  <w:rFonts w:ascii="Times New Roman" w:hAnsi="Times New Roman"/>
                  <w:color w:val="191919"/>
                  <w:sz w:val="18"/>
                  <w:szCs w:val="18"/>
                </w:rPr>
                <w:delText>y</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2"/>
                  <w:sz w:val="18"/>
                  <w:szCs w:val="18"/>
                </w:rPr>
                <w:delText>Fee</w:delText>
              </w:r>
            </w:del>
            <w:ins w:id="1179" w:author="kmlaster" w:date="2011-04-11T16:52:00Z">
              <w:r>
                <w:rPr>
                  <w:rFonts w:ascii="Times New Roman" w:hAnsi="Times New Roman"/>
                  <w:color w:val="191919"/>
                  <w:spacing w:val="-2"/>
                  <w:sz w:val="18"/>
                  <w:szCs w:val="18"/>
                </w:rPr>
                <w:t xml:space="preserve"> Late Fee</w:t>
              </w:r>
            </w:ins>
          </w:p>
        </w:tc>
        <w:tc>
          <w:tcPr>
            <w:tcW w:w="2498" w:type="dxa"/>
            <w:tcBorders>
              <w:top w:val="nil"/>
              <w:left w:val="nil"/>
              <w:bottom w:val="nil"/>
              <w:right w:val="nil"/>
            </w:tcBorders>
            <w:tcPrChange w:id="1180" w:author="kmlaster" w:date="2011-04-11T16:52:00Z">
              <w:tcPr>
                <w:tcW w:w="2498"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54" w:firstLine="0"/>
              <w:rPr>
                <w:rFonts w:ascii="Times New Roman" w:hAnsi="Times New Roman"/>
                <w:sz w:val="24"/>
                <w:szCs w:val="24"/>
              </w:rPr>
            </w:pPr>
            <w:del w:id="1181"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1182" w:author="kmlaster" w:date="2011-04-11T16:52:00Z">
              <w:r>
                <w:rPr>
                  <w:rFonts w:ascii="Times New Roman" w:hAnsi="Times New Roman"/>
                  <w:color w:val="191919"/>
                  <w:spacing w:val="-2"/>
                  <w:sz w:val="18"/>
                  <w:szCs w:val="18"/>
                </w:rPr>
                <w:t>$</w:t>
              </w:r>
            </w:ins>
            <w:r w:rsidR="00D50323">
              <w:rPr>
                <w:rFonts w:ascii="Times New Roman" w:hAnsi="Times New Roman"/>
                <w:color w:val="191919"/>
                <w:spacing w:val="-2"/>
                <w:sz w:val="18"/>
                <w:szCs w:val="18"/>
              </w:rPr>
              <w:t xml:space="preserve"> </w:t>
            </w:r>
            <w:ins w:id="1183" w:author="kmlaster" w:date="2011-04-11T16:52:00Z">
              <w:r>
                <w:rPr>
                  <w:rFonts w:ascii="Times New Roman" w:hAnsi="Times New Roman"/>
                  <w:color w:val="191919"/>
                  <w:spacing w:val="-2"/>
                  <w:sz w:val="18"/>
                  <w:szCs w:val="18"/>
                </w:rPr>
                <w:t>50.00</w:t>
              </w:r>
            </w:ins>
          </w:p>
        </w:tc>
        <w:tc>
          <w:tcPr>
            <w:tcW w:w="1876" w:type="dxa"/>
            <w:tcBorders>
              <w:top w:val="nil"/>
              <w:left w:val="nil"/>
              <w:bottom w:val="nil"/>
              <w:right w:val="nil"/>
            </w:tcBorders>
            <w:tcPrChange w:id="1184" w:author="kmlaster" w:date="2011-04-11T16:52:00Z">
              <w:tcPr>
                <w:tcW w:w="1552" w:type="dxa"/>
                <w:gridSpan w:val="2"/>
                <w:tcBorders>
                  <w:top w:val="nil"/>
                  <w:left w:val="nil"/>
                  <w:bottom w:val="nil"/>
                  <w:right w:val="nil"/>
                </w:tcBorders>
              </w:tcPr>
            </w:tcPrChange>
          </w:tcPr>
          <w:p w:rsidR="000A7810" w:rsidRPr="007A7452" w:rsidRDefault="000A7810" w:rsidP="007E5988">
            <w:pPr>
              <w:widowControl w:val="0"/>
              <w:autoSpaceDE w:val="0"/>
              <w:autoSpaceDN w:val="0"/>
              <w:adjustRightInd w:val="0"/>
              <w:spacing w:after="0" w:line="195" w:lineRule="exact"/>
              <w:ind w:left="54" w:firstLine="19"/>
              <w:rPr>
                <w:rFonts w:ascii="Times New Roman" w:hAnsi="Times New Roman"/>
                <w:sz w:val="24"/>
                <w:szCs w:val="24"/>
              </w:rPr>
            </w:pPr>
            <w:del w:id="1185"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1186" w:author="kmlaster" w:date="2011-04-11T16:52:00Z">
              <w:r>
                <w:rPr>
                  <w:rFonts w:ascii="Times New Roman" w:hAnsi="Times New Roman"/>
                  <w:color w:val="191919"/>
                  <w:spacing w:val="-2"/>
                  <w:sz w:val="18"/>
                  <w:szCs w:val="18"/>
                </w:rPr>
                <w:t>$</w:t>
              </w:r>
            </w:ins>
            <w:r w:rsidR="00D50323">
              <w:rPr>
                <w:rFonts w:ascii="Times New Roman" w:hAnsi="Times New Roman"/>
                <w:color w:val="191919"/>
                <w:spacing w:val="-2"/>
                <w:sz w:val="18"/>
                <w:szCs w:val="18"/>
              </w:rPr>
              <w:t xml:space="preserve"> </w:t>
            </w:r>
            <w:ins w:id="1187" w:author="kmlaster" w:date="2011-04-11T16:52:00Z">
              <w:r>
                <w:rPr>
                  <w:rFonts w:ascii="Times New Roman" w:hAnsi="Times New Roman"/>
                  <w:color w:val="191919"/>
                  <w:spacing w:val="-2"/>
                  <w:sz w:val="18"/>
                  <w:szCs w:val="18"/>
                </w:rPr>
                <w:t>50.00</w:t>
              </w:r>
            </w:ins>
          </w:p>
        </w:tc>
      </w:tr>
      <w:tr w:rsidR="000A7810" w:rsidRPr="007A7452" w:rsidTr="00D50323">
        <w:tblPrEx>
          <w:tblW w:w="0" w:type="auto"/>
          <w:tblInd w:w="100" w:type="dxa"/>
          <w:tblLayout w:type="fixed"/>
          <w:tblCellMar>
            <w:left w:w="0" w:type="dxa"/>
            <w:right w:w="0" w:type="dxa"/>
          </w:tblCellMar>
          <w:tblLook w:val="0000"/>
          <w:tblPrExChange w:id="1188" w:author="kmlaster" w:date="2011-04-11T16:53:00Z">
            <w:tblPrEx>
              <w:tblW w:w="0" w:type="auto"/>
              <w:tblInd w:w="100" w:type="dxa"/>
              <w:tblLayout w:type="fixed"/>
              <w:tblCellMar>
                <w:left w:w="0" w:type="dxa"/>
                <w:right w:w="0" w:type="dxa"/>
              </w:tblCellMar>
              <w:tblLook w:val="0000"/>
            </w:tblPrEx>
          </w:tblPrExChange>
        </w:tblPrEx>
        <w:trPr>
          <w:trHeight w:hRule="exact" w:val="354"/>
          <w:trPrChange w:id="1189" w:author="kmlaster" w:date="2011-04-11T16:53:00Z">
            <w:trPr>
              <w:gridAfter w:val="0"/>
              <w:trHeight w:hRule="exact" w:val="298"/>
            </w:trPr>
          </w:trPrChange>
        </w:trPr>
        <w:tc>
          <w:tcPr>
            <w:tcW w:w="3626" w:type="dxa"/>
            <w:tcBorders>
              <w:top w:val="nil"/>
              <w:left w:val="nil"/>
              <w:bottom w:val="nil"/>
              <w:right w:val="nil"/>
            </w:tcBorders>
            <w:tcPrChange w:id="1190" w:author="kmlaster" w:date="2011-04-11T16:53:00Z">
              <w:tcPr>
                <w:tcW w:w="3626" w:type="dxa"/>
                <w:gridSpan w:val="2"/>
                <w:tcBorders>
                  <w:top w:val="nil"/>
                  <w:left w:val="nil"/>
                  <w:bottom w:val="nil"/>
                  <w:right w:val="nil"/>
                </w:tcBorders>
              </w:tcPr>
            </w:tcPrChange>
          </w:tcPr>
          <w:p w:rsidR="000A7810" w:rsidRDefault="000A7810" w:rsidP="000D42BE">
            <w:pPr>
              <w:widowControl w:val="0"/>
              <w:autoSpaceDE w:val="0"/>
              <w:autoSpaceDN w:val="0"/>
              <w:adjustRightInd w:val="0"/>
              <w:spacing w:after="0" w:line="195" w:lineRule="exact"/>
              <w:ind w:left="900"/>
              <w:rPr>
                <w:ins w:id="1191" w:author="kmlaster" w:date="2011-04-11T16:54:00Z"/>
                <w:rFonts w:ascii="Times New Roman" w:hAnsi="Times New Roman"/>
                <w:color w:val="191919"/>
                <w:spacing w:val="-2"/>
                <w:sz w:val="18"/>
                <w:szCs w:val="18"/>
              </w:rPr>
            </w:pPr>
            <w:del w:id="1192" w:author="kmlaster" w:date="2011-04-11T16:46:00Z">
              <w:r w:rsidRPr="007A7452" w:rsidDel="00BD308D">
                <w:rPr>
                  <w:rFonts w:ascii="Times New Roman" w:hAnsi="Times New Roman"/>
                  <w:color w:val="191919"/>
                  <w:spacing w:val="-14"/>
                  <w:sz w:val="18"/>
                  <w:szCs w:val="18"/>
                </w:rPr>
                <w:delText>T</w:delText>
              </w:r>
              <w:r w:rsidRPr="007A7452" w:rsidDel="00BD308D">
                <w:rPr>
                  <w:rFonts w:ascii="Times New Roman" w:hAnsi="Times New Roman"/>
                  <w:color w:val="191919"/>
                  <w:spacing w:val="-2"/>
                  <w:sz w:val="18"/>
                  <w:szCs w:val="18"/>
                </w:rPr>
                <w:delText>echnolog</w:delText>
              </w:r>
              <w:r w:rsidRPr="007A7452" w:rsidDel="00BD308D">
                <w:rPr>
                  <w:rFonts w:ascii="Times New Roman" w:hAnsi="Times New Roman"/>
                  <w:color w:val="191919"/>
                  <w:sz w:val="18"/>
                  <w:szCs w:val="18"/>
                </w:rPr>
                <w:delText>y</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Fee</w:delText>
              </w:r>
            </w:del>
          </w:p>
          <w:p w:rsidR="000A7810" w:rsidRPr="007A7452" w:rsidRDefault="000A7810" w:rsidP="007E5988">
            <w:pPr>
              <w:widowControl w:val="0"/>
              <w:autoSpaceDE w:val="0"/>
              <w:autoSpaceDN w:val="0"/>
              <w:adjustRightInd w:val="0"/>
              <w:spacing w:after="0" w:line="195" w:lineRule="exact"/>
              <w:ind w:left="900" w:hanging="10"/>
              <w:rPr>
                <w:rFonts w:ascii="Times New Roman" w:hAnsi="Times New Roman"/>
                <w:sz w:val="24"/>
                <w:szCs w:val="24"/>
              </w:rPr>
            </w:pPr>
            <w:ins w:id="1193" w:author="kmlaster" w:date="2011-04-11T16:54:00Z">
              <w:r>
                <w:rPr>
                  <w:rFonts w:ascii="Times New Roman" w:hAnsi="Times New Roman"/>
                  <w:color w:val="191919"/>
                  <w:spacing w:val="-2"/>
                  <w:sz w:val="18"/>
                  <w:szCs w:val="18"/>
                </w:rPr>
                <w:t>Re-instatement Fee</w:t>
              </w:r>
            </w:ins>
          </w:p>
        </w:tc>
        <w:tc>
          <w:tcPr>
            <w:tcW w:w="2498" w:type="dxa"/>
            <w:tcBorders>
              <w:top w:val="nil"/>
              <w:left w:val="nil"/>
              <w:bottom w:val="nil"/>
              <w:right w:val="nil"/>
            </w:tcBorders>
            <w:tcPrChange w:id="1194" w:author="kmlaster" w:date="2011-04-11T16:53:00Z">
              <w:tcPr>
                <w:tcW w:w="2498" w:type="dxa"/>
                <w:gridSpan w:val="2"/>
                <w:tcBorders>
                  <w:top w:val="nil"/>
                  <w:left w:val="nil"/>
                  <w:bottom w:val="nil"/>
                  <w:right w:val="nil"/>
                </w:tcBorders>
              </w:tcPr>
            </w:tcPrChange>
          </w:tcPr>
          <w:p w:rsidR="000A7810" w:rsidRDefault="000A7810" w:rsidP="000D42BE">
            <w:pPr>
              <w:widowControl w:val="0"/>
              <w:autoSpaceDE w:val="0"/>
              <w:autoSpaceDN w:val="0"/>
              <w:adjustRightInd w:val="0"/>
              <w:spacing w:after="0" w:line="195" w:lineRule="exact"/>
              <w:ind w:left="900"/>
              <w:rPr>
                <w:ins w:id="1195" w:author="kmlaster" w:date="2011-04-11T16:54:00Z"/>
                <w:rFonts w:ascii="Times New Roman" w:hAnsi="Times New Roman"/>
                <w:color w:val="191919"/>
                <w:spacing w:val="-2"/>
                <w:sz w:val="18"/>
                <w:szCs w:val="18"/>
              </w:rPr>
            </w:pPr>
            <w:del w:id="1196"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0A7810" w:rsidRPr="007A7452" w:rsidRDefault="000A7810" w:rsidP="007E5988">
            <w:pPr>
              <w:widowControl w:val="0"/>
              <w:autoSpaceDE w:val="0"/>
              <w:autoSpaceDN w:val="0"/>
              <w:adjustRightInd w:val="0"/>
              <w:spacing w:after="0" w:line="195" w:lineRule="exact"/>
              <w:ind w:left="54" w:hanging="36"/>
              <w:rPr>
                <w:rFonts w:ascii="Times New Roman" w:hAnsi="Times New Roman"/>
                <w:sz w:val="24"/>
                <w:szCs w:val="24"/>
              </w:rPr>
            </w:pPr>
            <w:ins w:id="1197" w:author="kmlaster" w:date="2011-04-11T16:54:00Z">
              <w:r>
                <w:rPr>
                  <w:rFonts w:ascii="Times New Roman" w:hAnsi="Times New Roman"/>
                  <w:color w:val="191919"/>
                  <w:spacing w:val="-2"/>
                  <w:sz w:val="18"/>
                  <w:szCs w:val="18"/>
                </w:rPr>
                <w:t>$</w:t>
              </w:r>
            </w:ins>
            <w:ins w:id="1198" w:author="kmlaster" w:date="2011-04-12T10:43:00Z">
              <w:r>
                <w:rPr>
                  <w:rFonts w:ascii="Times New Roman" w:hAnsi="Times New Roman"/>
                  <w:color w:val="191919"/>
                  <w:spacing w:val="-2"/>
                  <w:sz w:val="18"/>
                  <w:szCs w:val="18"/>
                </w:rPr>
                <w:t>150.</w:t>
              </w:r>
            </w:ins>
            <w:ins w:id="1199" w:author="kmlaster" w:date="2011-04-11T16:54:00Z">
              <w:r>
                <w:rPr>
                  <w:rFonts w:ascii="Times New Roman" w:hAnsi="Times New Roman"/>
                  <w:color w:val="191919"/>
                  <w:spacing w:val="-2"/>
                  <w:sz w:val="18"/>
                  <w:szCs w:val="18"/>
                </w:rPr>
                <w:t>.00</w:t>
              </w:r>
            </w:ins>
          </w:p>
        </w:tc>
        <w:tc>
          <w:tcPr>
            <w:tcW w:w="1876" w:type="dxa"/>
            <w:tcBorders>
              <w:top w:val="nil"/>
              <w:left w:val="nil"/>
              <w:bottom w:val="nil"/>
              <w:right w:val="nil"/>
            </w:tcBorders>
            <w:tcPrChange w:id="1200" w:author="kmlaster" w:date="2011-04-11T16:53:00Z">
              <w:tcPr>
                <w:tcW w:w="1552" w:type="dxa"/>
                <w:gridSpan w:val="2"/>
                <w:tcBorders>
                  <w:top w:val="nil"/>
                  <w:left w:val="nil"/>
                  <w:bottom w:val="nil"/>
                  <w:right w:val="nil"/>
                </w:tcBorders>
              </w:tcPr>
            </w:tcPrChange>
          </w:tcPr>
          <w:p w:rsidR="000A7810" w:rsidRDefault="000A7810" w:rsidP="000D42BE">
            <w:pPr>
              <w:widowControl w:val="0"/>
              <w:autoSpaceDE w:val="0"/>
              <w:autoSpaceDN w:val="0"/>
              <w:adjustRightInd w:val="0"/>
              <w:spacing w:after="0" w:line="195" w:lineRule="exact"/>
              <w:ind w:left="900" w:firstLine="19"/>
              <w:rPr>
                <w:ins w:id="1201" w:author="kmlaster" w:date="2011-04-11T16:54:00Z"/>
                <w:rFonts w:ascii="Times New Roman" w:hAnsi="Times New Roman"/>
                <w:color w:val="191919"/>
                <w:spacing w:val="-2"/>
                <w:sz w:val="18"/>
                <w:szCs w:val="18"/>
              </w:rPr>
            </w:pPr>
            <w:del w:id="1202"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0A7810" w:rsidRDefault="000A7810" w:rsidP="007E5988">
            <w:pPr>
              <w:widowControl w:val="0"/>
              <w:autoSpaceDE w:val="0"/>
              <w:autoSpaceDN w:val="0"/>
              <w:adjustRightInd w:val="0"/>
              <w:spacing w:after="0" w:line="195" w:lineRule="exact"/>
              <w:ind w:left="76" w:firstLine="19"/>
              <w:rPr>
                <w:ins w:id="1203" w:author="kmlaster" w:date="2011-04-11T16:53:00Z"/>
                <w:rFonts w:ascii="Times New Roman" w:hAnsi="Times New Roman"/>
                <w:color w:val="191919"/>
                <w:spacing w:val="-2"/>
                <w:sz w:val="18"/>
                <w:szCs w:val="18"/>
              </w:rPr>
            </w:pPr>
            <w:ins w:id="1204" w:author="kmlaster" w:date="2011-04-12T10:44:00Z">
              <w:r>
                <w:rPr>
                  <w:rFonts w:ascii="Times New Roman" w:hAnsi="Times New Roman"/>
                  <w:color w:val="191919"/>
                  <w:spacing w:val="-2"/>
                  <w:sz w:val="18"/>
                  <w:szCs w:val="18"/>
                </w:rPr>
                <w:t>$150.0</w:t>
              </w:r>
            </w:ins>
            <w:ins w:id="1205" w:author="kmlaster" w:date="2011-04-11T16:54:00Z">
              <w:r>
                <w:rPr>
                  <w:rFonts w:ascii="Times New Roman" w:hAnsi="Times New Roman"/>
                  <w:color w:val="191919"/>
                  <w:spacing w:val="-2"/>
                  <w:sz w:val="18"/>
                  <w:szCs w:val="18"/>
                </w:rPr>
                <w:t>0</w:t>
              </w:r>
            </w:ins>
          </w:p>
          <w:p w:rsidR="000A7810" w:rsidRPr="007A7452" w:rsidRDefault="000A7810" w:rsidP="000D42BE">
            <w:pPr>
              <w:widowControl w:val="0"/>
              <w:autoSpaceDE w:val="0"/>
              <w:autoSpaceDN w:val="0"/>
              <w:adjustRightInd w:val="0"/>
              <w:spacing w:after="0" w:line="195" w:lineRule="exact"/>
              <w:ind w:left="900" w:firstLine="19"/>
              <w:rPr>
                <w:rFonts w:ascii="Times New Roman" w:hAnsi="Times New Roman"/>
                <w:sz w:val="24"/>
                <w:szCs w:val="24"/>
              </w:rPr>
            </w:pPr>
          </w:p>
        </w:tc>
      </w:tr>
    </w:tbl>
    <w:p w:rsidR="00D50323" w:rsidRDefault="00D50323" w:rsidP="000D42BE">
      <w:pPr>
        <w:widowControl w:val="0"/>
        <w:autoSpaceDE w:val="0"/>
        <w:autoSpaceDN w:val="0"/>
        <w:adjustRightInd w:val="0"/>
        <w:spacing w:before="85" w:after="0"/>
        <w:ind w:left="900"/>
        <w:rPr>
          <w:rFonts w:ascii="Times New Roman" w:hAnsi="Times New Roman"/>
          <w:color w:val="191919"/>
          <w:sz w:val="18"/>
          <w:szCs w:val="18"/>
        </w:rPr>
      </w:pPr>
    </w:p>
    <w:p w:rsidR="000A7810" w:rsidRDefault="000A7810" w:rsidP="007E5988">
      <w:pPr>
        <w:widowControl w:val="0"/>
        <w:autoSpaceDE w:val="0"/>
        <w:autoSpaceDN w:val="0"/>
        <w:adjustRightInd w:val="0"/>
        <w:spacing w:before="85" w:after="0"/>
        <w:ind w:left="90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7E5988">
      <w:pPr>
        <w:widowControl w:val="0"/>
        <w:autoSpaceDE w:val="0"/>
        <w:autoSpaceDN w:val="0"/>
        <w:adjustRightInd w:val="0"/>
        <w:spacing w:before="9" w:after="0"/>
        <w:ind w:left="90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0A7810" w:rsidRDefault="000A7810" w:rsidP="007E5988">
      <w:pPr>
        <w:widowControl w:val="0"/>
        <w:autoSpaceDE w:val="0"/>
        <w:autoSpaceDN w:val="0"/>
        <w:adjustRightInd w:val="0"/>
        <w:spacing w:before="9" w:after="0" w:line="250" w:lineRule="auto"/>
        <w:ind w:left="900" w:right="992" w:firstLine="0"/>
        <w:rPr>
          <w:rFonts w:ascii="Times New Roman" w:hAnsi="Times New Roman"/>
          <w:color w:val="000000"/>
          <w:sz w:val="18"/>
          <w:szCs w:val="18"/>
        </w:rPr>
      </w:pPr>
      <w:r>
        <w:rPr>
          <w:rFonts w:ascii="Times New Roman" w:hAnsi="Times New Roman"/>
          <w:color w:val="191919"/>
          <w:sz w:val="18"/>
          <w:szCs w:val="18"/>
        </w:rPr>
        <w:t xml:space="preserve">• </w:t>
      </w:r>
      <w:del w:id="1206" w:author="kmlaster" w:date="2011-04-11T16:53:00Z">
        <w:r w:rsidDel="00996ACC">
          <w:rPr>
            <w:rFonts w:ascii="Times New Roman" w:hAnsi="Times New Roman"/>
            <w:color w:val="191919"/>
            <w:spacing w:val="27"/>
            <w:sz w:val="18"/>
            <w:szCs w:val="18"/>
          </w:rPr>
          <w:delText xml:space="preserve"> </w:delText>
        </w:r>
        <w:r w:rsidDel="00996ACC">
          <w:rPr>
            <w:rFonts w:ascii="Times New Roman" w:hAnsi="Times New Roman"/>
            <w:color w:val="191919"/>
            <w:spacing w:val="-3"/>
            <w:sz w:val="18"/>
            <w:szCs w:val="18"/>
          </w:rPr>
          <w:delText>Penalt</w:delText>
        </w:r>
        <w:r w:rsidDel="00996ACC">
          <w:rPr>
            <w:rFonts w:ascii="Times New Roman" w:hAnsi="Times New Roman"/>
            <w:color w:val="191919"/>
            <w:sz w:val="18"/>
            <w:szCs w:val="18"/>
          </w:rPr>
          <w:delText>y</w:delText>
        </w:r>
      </w:del>
      <w:ins w:id="1207" w:author="kmlaster" w:date="2011-04-11T16:53:00Z">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Late </w:t>
        </w:r>
      </w:ins>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proofErr w:type="gramEnd"/>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del w:id="1208" w:author="kmlaster" w:date="2011-04-11T16:53:00Z">
        <w:r w:rsidDel="00996ACC">
          <w:rPr>
            <w:rFonts w:ascii="Times New Roman" w:hAnsi="Times New Roman"/>
            <w:color w:val="191919"/>
            <w:spacing w:val="-15"/>
            <w:sz w:val="18"/>
            <w:szCs w:val="18"/>
          </w:rPr>
          <w:delText xml:space="preserve"> </w:delText>
        </w:r>
        <w:r w:rsidDel="00996ACC">
          <w:rPr>
            <w:rFonts w:ascii="Times New Roman" w:hAnsi="Times New Roman"/>
            <w:color w:val="191919"/>
            <w:spacing w:val="-3"/>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fe</w:delText>
        </w:r>
        <w:r w:rsidDel="00996ACC">
          <w:rPr>
            <w:rFonts w:ascii="Times New Roman" w:hAnsi="Times New Roman"/>
            <w:color w:val="191919"/>
            <w:sz w:val="18"/>
            <w:szCs w:val="18"/>
          </w:rPr>
          <w:delText>e</w:delText>
        </w:r>
        <w:r w:rsidDel="00996ACC">
          <w:rPr>
            <w:rFonts w:ascii="Times New Roman" w:hAnsi="Times New Roman"/>
            <w:color w:val="191919"/>
            <w:spacing w:val="-12"/>
            <w:sz w:val="18"/>
            <w:szCs w:val="18"/>
          </w:rPr>
          <w:delText xml:space="preserve"> </w:delText>
        </w:r>
        <w:r w:rsidDel="00996ACC">
          <w:rPr>
            <w:rFonts w:ascii="Times New Roman" w:hAnsi="Times New Roman"/>
            <w:color w:val="191919"/>
            <w:spacing w:val="-3"/>
            <w:sz w:val="18"/>
            <w:szCs w:val="18"/>
          </w:rPr>
          <w:delText>increase</w:delText>
        </w:r>
        <w:r w:rsidDel="00996ACC">
          <w:rPr>
            <w:rFonts w:ascii="Times New Roman" w:hAnsi="Times New Roman"/>
            <w:color w:val="191919"/>
            <w:sz w:val="18"/>
            <w:szCs w:val="18"/>
          </w:rPr>
          <w:delText>s</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 xml:space="preserve">$5.00, </w:delText>
        </w:r>
        <w:r w:rsidDel="00996ACC">
          <w:rPr>
            <w:rFonts w:ascii="Times New Roman" w:hAnsi="Times New Roman"/>
            <w:color w:val="191919"/>
            <w:spacing w:val="-2"/>
            <w:sz w:val="18"/>
            <w:szCs w:val="18"/>
          </w:rPr>
          <w:delText>pe</w:delText>
        </w:r>
        <w:r w:rsidDel="00996ACC">
          <w:rPr>
            <w:rFonts w:ascii="Times New Roman" w:hAnsi="Times New Roman"/>
            <w:color w:val="191919"/>
            <w:sz w:val="18"/>
            <w:szCs w:val="18"/>
          </w:rPr>
          <w:delText>r</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pacing w:val="-13"/>
            <w:sz w:val="18"/>
            <w:szCs w:val="18"/>
          </w:rPr>
          <w:delText>y</w:delText>
        </w:r>
        <w:r w:rsidDel="00996ACC">
          <w:rPr>
            <w:rFonts w:ascii="Times New Roman" w:hAnsi="Times New Roman"/>
            <w:color w:val="191919"/>
            <w:sz w:val="18"/>
            <w:szCs w:val="18"/>
          </w:rPr>
          <w:delTex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startin</w:delText>
        </w:r>
        <w:r w:rsidDel="00996ACC">
          <w:rPr>
            <w:rFonts w:ascii="Times New Roman" w:hAnsi="Times New Roman"/>
            <w:color w:val="191919"/>
            <w:sz w:val="18"/>
            <w:szCs w:val="18"/>
          </w:rPr>
          <w:delText>g</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secon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an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continuin</w:delText>
        </w:r>
        <w:r w:rsidDel="00996ACC">
          <w:rPr>
            <w:rFonts w:ascii="Times New Roman" w:hAnsi="Times New Roman"/>
            <w:color w:val="191919"/>
            <w:sz w:val="18"/>
            <w:szCs w:val="18"/>
          </w:rPr>
          <w:delText>g</w:delText>
        </w:r>
        <w:r w:rsidDel="00996ACC">
          <w:rPr>
            <w:rFonts w:ascii="Times New Roman" w:hAnsi="Times New Roman"/>
            <w:color w:val="191919"/>
            <w:spacing w:val="-3"/>
            <w:sz w:val="18"/>
            <w:szCs w:val="18"/>
          </w:rPr>
          <w:delText xml:space="preserve"> </w:delText>
        </w:r>
        <w:r w:rsidDel="00996ACC">
          <w:rPr>
            <w:rFonts w:ascii="Times New Roman" w:hAnsi="Times New Roman"/>
            <w:color w:val="191919"/>
            <w:spacing w:val="-2"/>
            <w:sz w:val="18"/>
            <w:szCs w:val="18"/>
          </w:rPr>
          <w:delText>eac</w:delText>
        </w:r>
        <w:r w:rsidDel="00996ACC">
          <w:rPr>
            <w:rFonts w:ascii="Times New Roman" w:hAnsi="Times New Roman"/>
            <w:color w:val="191919"/>
            <w:sz w:val="18"/>
            <w:szCs w:val="18"/>
          </w:rPr>
          <w:delText>h</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subsequen</w:delText>
        </w:r>
        <w:r w:rsidDel="00996ACC">
          <w:rPr>
            <w:rFonts w:ascii="Times New Roman" w:hAnsi="Times New Roman"/>
            <w:color w:val="191919"/>
            <w:sz w:val="18"/>
            <w:szCs w:val="18"/>
          </w:rPr>
          <w:delText>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w:delText>
        </w:r>
        <w:r w:rsidDel="00996ACC">
          <w:rPr>
            <w:rFonts w:ascii="Times New Roman" w:hAnsi="Times New Roman"/>
            <w:color w:val="191919"/>
            <w:sz w:val="18"/>
            <w:szCs w:val="18"/>
          </w:rPr>
          <w:delText>o</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deadline</w:delText>
        </w:r>
      </w:del>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7E5988" w:rsidRDefault="007E5988" w:rsidP="000D42BE">
      <w:pPr>
        <w:widowControl w:val="0"/>
        <w:autoSpaceDE w:val="0"/>
        <w:autoSpaceDN w:val="0"/>
        <w:adjustRightInd w:val="0"/>
        <w:spacing w:after="0"/>
        <w:ind w:left="900"/>
        <w:rPr>
          <w:rFonts w:ascii="Times New Roman" w:hAnsi="Times New Roman"/>
          <w:color w:val="191919"/>
          <w:sz w:val="18"/>
          <w:szCs w:val="18"/>
        </w:rPr>
      </w:pPr>
    </w:p>
    <w:p w:rsidR="000A7810" w:rsidRDefault="000A7810" w:rsidP="000D42BE">
      <w:pPr>
        <w:widowControl w:val="0"/>
        <w:tabs>
          <w:tab w:val="left" w:pos="10720"/>
        </w:tabs>
        <w:autoSpaceDE w:val="0"/>
        <w:autoSpaceDN w:val="0"/>
        <w:adjustRightInd w:val="0"/>
        <w:spacing w:after="0" w:line="451" w:lineRule="exact"/>
        <w:ind w:left="900"/>
        <w:rPr>
          <w:rFonts w:ascii="Century Gothic" w:hAnsi="Century Gothic" w:cs="Century Gothic"/>
          <w:color w:val="000000"/>
          <w:sz w:val="36"/>
          <w:szCs w:val="36"/>
        </w:rPr>
        <w:sectPr w:rsidR="000A7810" w:rsidSect="0050315D">
          <w:pgSz w:w="12240" w:h="15840"/>
          <w:pgMar w:top="420" w:right="420" w:bottom="280" w:left="580" w:header="720" w:footer="288" w:gutter="0"/>
          <w:cols w:space="720" w:equalWidth="0">
            <w:col w:w="11240"/>
          </w:cols>
          <w:noEndnote/>
          <w:docGrid w:linePitch="299"/>
        </w:sectPr>
      </w:pPr>
    </w:p>
    <w:p w:rsidR="000A7810" w:rsidRPr="00EC0078" w:rsidRDefault="00623C29" w:rsidP="00ED3A94">
      <w:pPr>
        <w:widowControl w:val="0"/>
        <w:autoSpaceDE w:val="0"/>
        <w:autoSpaceDN w:val="0"/>
        <w:adjustRightInd w:val="0"/>
        <w:spacing w:before="73" w:after="0" w:line="195" w:lineRule="exact"/>
        <w:ind w:left="360" w:firstLine="180"/>
        <w:rPr>
          <w:rFonts w:ascii="Times New Roman" w:hAnsi="Times New Roman" w:cs="Times New Roman"/>
          <w:color w:val="000000"/>
        </w:rPr>
      </w:pPr>
      <w:r w:rsidRPr="00623C29">
        <w:rPr>
          <w:rFonts w:ascii="Times New Roman" w:hAnsi="Times New Roman" w:cs="Times New Roman"/>
          <w:noProof/>
        </w:rPr>
        <w:lastRenderedPageBreak/>
        <w:pict>
          <v:group id="_x0000_s15827" style="position:absolute;left:0;text-align:left;margin-left:-57.55pt;margin-top:-20pt;width:191pt;height:795.35pt;z-index:-251369472" coordorigin="-745,-62" coordsize="3820,15907">
            <v:group id="_x0000_s15828" style="position:absolute;left:-745;top:-62;width:3820;height:15907" coordorigin="-717,-62" coordsize="3820,15907">
              <v:rect id="Rectangle 2702" o:spid="_x0000_s1582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83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83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83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83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83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83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83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83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83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83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84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84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84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84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84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84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84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84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84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84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85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85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85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85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85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85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85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85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85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85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86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86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noProof/>
          <w:lang w:eastAsia="en-US"/>
        </w:rPr>
        <w:pict>
          <v:shape id="Text Box 1202" o:spid="_x0000_s1226" type="#_x0000_t202" style="position:absolute;left:0;text-align:left;margin-left:0;margin-top:0;width:54.15pt;height:791.95pt;z-index:-2516316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" o:allowincell="f" filled="f" stroked="f">
            <v:textbox style="mso-next-textbox:#Text Box 1202" inset="0,0,0,0">
              <w:txbxContent>
                <w:p w:rsidR="00A331E4" w:rsidRDefault="00A331E4" w:rsidP="00A82F11">
                  <w:pPr>
                    <w:widowControl w:val="0"/>
                    <w:autoSpaceDE w:val="0"/>
                    <w:autoSpaceDN w:val="0"/>
                    <w:adjustRightInd w:val="0"/>
                    <w:spacing w:before="9" w:after="0" w:line="150" w:lineRule="exact"/>
                    <w:rPr>
                      <w:rFonts w:ascii="Times New Roman" w:hAnsi="Times New Roman"/>
                      <w:sz w:val="15"/>
                      <w:szCs w:val="15"/>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ind w:right="143"/>
                    <w:jc w:val="right"/>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0A7810" w:rsidRPr="00EC0078">
        <w:rPr>
          <w:rFonts w:ascii="Times New Roman" w:hAnsi="Times New Roman" w:cs="Times New Roman"/>
          <w:b/>
          <w:bCs/>
          <w:color w:val="191919"/>
        </w:rPr>
        <w:t>Financial Information</w:t>
      </w:r>
    </w:p>
    <w:p w:rsidR="000A7810" w:rsidRDefault="000A7810" w:rsidP="000D42BE">
      <w:pPr>
        <w:widowControl w:val="0"/>
        <w:autoSpaceDE w:val="0"/>
        <w:autoSpaceDN w:val="0"/>
        <w:adjustRightInd w:val="0"/>
        <w:spacing w:before="6" w:after="0" w:line="140" w:lineRule="exact"/>
        <w:ind w:left="900"/>
        <w:rPr>
          <w:rFonts w:ascii="Century Gothic" w:hAnsi="Century Gothic" w:cs="Century Gothic"/>
          <w:color w:val="000000"/>
          <w:sz w:val="14"/>
          <w:szCs w:val="14"/>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Pr="009B2355" w:rsidRDefault="000A7810" w:rsidP="000D42BE">
      <w:pPr>
        <w:pStyle w:val="Heading2"/>
        <w:spacing w:before="0" w:line="240" w:lineRule="auto"/>
        <w:ind w:left="900"/>
        <w:rPr>
          <w:rFonts w:ascii="Times New Roman" w:hAnsi="Times New Roman"/>
          <w:color w:val="000000"/>
          <w:sz w:val="18"/>
          <w:szCs w:val="18"/>
        </w:rPr>
      </w:pPr>
      <w:bookmarkStart w:id="1209" w:name="_Toc295058601"/>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1209"/>
    </w:p>
    <w:p w:rsidR="000A7810" w:rsidRDefault="000A7810" w:rsidP="00A44BB7">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A16B21" w:rsidRDefault="00623C29" w:rsidP="000D42BE">
      <w:pPr>
        <w:pStyle w:val="Heading2"/>
        <w:spacing w:before="0" w:line="240" w:lineRule="auto"/>
        <w:ind w:left="900"/>
        <w:rPr>
          <w:rFonts w:ascii="Times New Roman" w:hAnsi="Times New Roman"/>
          <w:color w:val="000000"/>
          <w:sz w:val="18"/>
          <w:szCs w:val="18"/>
        </w:rPr>
      </w:pPr>
      <w:r w:rsidRPr="00623C29">
        <w:rPr>
          <w:rFonts w:ascii="Calibri" w:hAnsi="Calibri"/>
          <w:noProof/>
        </w:rPr>
        <w:pict>
          <v:shape id="Text Box 1203" o:spid="_x0000_s1227" type="#_x0000_t202" style="position:absolute;left:0;text-align:left;margin-left:21.05pt;margin-top:48.85pt;width:12pt;height:63.8pt;z-index:-2516305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KxtgIAALo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" o:allowincell="f" filled="f" stroked="f">
            <v:textbox style="layout-flow:vertical;mso-layout-flow-alt:bottom-to-top;mso-next-textbox:#Text Box 1203"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1210" w:name="_Toc295058602"/>
      <w:r w:rsidR="000A7810" w:rsidRPr="00A16B21">
        <w:rPr>
          <w:rFonts w:ascii="Times New Roman" w:hAnsi="Times New Roman"/>
          <w:bCs w:val="0"/>
          <w:color w:val="191919"/>
          <w:spacing w:val="-2"/>
          <w:sz w:val="24"/>
          <w:szCs w:val="24"/>
        </w:rPr>
        <w:t>A</w:t>
      </w:r>
      <w:r w:rsidR="000A7810" w:rsidRPr="00A16B21">
        <w:rPr>
          <w:rFonts w:ascii="Times New Roman" w:hAnsi="Times New Roman"/>
          <w:bCs w:val="0"/>
          <w:color w:val="191919"/>
          <w:spacing w:val="-2"/>
          <w:sz w:val="18"/>
          <w:szCs w:val="18"/>
        </w:rPr>
        <w:t>UDI</w:t>
      </w:r>
      <w:r w:rsidR="000A7810" w:rsidRPr="00A16B21">
        <w:rPr>
          <w:rFonts w:ascii="Times New Roman" w:hAnsi="Times New Roman"/>
          <w:bCs w:val="0"/>
          <w:color w:val="191919"/>
          <w:sz w:val="18"/>
          <w:szCs w:val="18"/>
        </w:rPr>
        <w:t>T</w:t>
      </w:r>
      <w:r w:rsidR="000A7810" w:rsidRPr="00A16B21">
        <w:rPr>
          <w:rFonts w:ascii="Times New Roman" w:hAnsi="Times New Roman"/>
          <w:bCs w:val="0"/>
          <w:color w:val="191919"/>
          <w:spacing w:val="7"/>
          <w:sz w:val="18"/>
          <w:szCs w:val="18"/>
        </w:rPr>
        <w:t xml:space="preserve"> </w:t>
      </w:r>
      <w:r w:rsidR="000A7810" w:rsidRPr="00A16B21">
        <w:rPr>
          <w:rFonts w:ascii="Times New Roman" w:hAnsi="Times New Roman"/>
          <w:bCs w:val="0"/>
          <w:color w:val="191919"/>
          <w:spacing w:val="-2"/>
          <w:sz w:val="24"/>
          <w:szCs w:val="24"/>
        </w:rPr>
        <w:t>(N</w:t>
      </w:r>
      <w:r w:rsidR="000A7810" w:rsidRPr="00A16B21">
        <w:rPr>
          <w:rFonts w:ascii="Times New Roman" w:hAnsi="Times New Roman"/>
          <w:bCs w:val="0"/>
          <w:color w:val="191919"/>
          <w:spacing w:val="-2"/>
          <w:sz w:val="18"/>
          <w:szCs w:val="18"/>
        </w:rPr>
        <w:t>ON</w:t>
      </w:r>
      <w:r w:rsidR="000A7810" w:rsidRPr="00A16B21">
        <w:rPr>
          <w:rFonts w:ascii="Times New Roman" w:hAnsi="Times New Roman"/>
          <w:bCs w:val="0"/>
          <w:color w:val="191919"/>
          <w:spacing w:val="-2"/>
          <w:sz w:val="24"/>
          <w:szCs w:val="24"/>
        </w:rPr>
        <w:t>-C</w:t>
      </w:r>
      <w:r w:rsidR="000A7810" w:rsidRPr="00A16B21">
        <w:rPr>
          <w:rFonts w:ascii="Times New Roman" w:hAnsi="Times New Roman"/>
          <w:bCs w:val="0"/>
          <w:color w:val="191919"/>
          <w:spacing w:val="-2"/>
          <w:sz w:val="18"/>
          <w:szCs w:val="18"/>
        </w:rPr>
        <w:t>REDIT</w:t>
      </w:r>
      <w:r w:rsidR="000A7810" w:rsidRPr="00A16B21">
        <w:rPr>
          <w:rFonts w:ascii="Times New Roman" w:hAnsi="Times New Roman"/>
          <w:bCs w:val="0"/>
          <w:color w:val="191919"/>
          <w:sz w:val="24"/>
          <w:szCs w:val="24"/>
        </w:rPr>
        <w:t>)</w:t>
      </w:r>
      <w:r w:rsidR="000A7810" w:rsidRPr="00A16B21">
        <w:rPr>
          <w:rFonts w:ascii="Times New Roman" w:hAnsi="Times New Roman"/>
          <w:bCs w:val="0"/>
          <w:color w:val="191919"/>
          <w:spacing w:val="-5"/>
          <w:sz w:val="24"/>
          <w:szCs w:val="24"/>
        </w:rPr>
        <w:t xml:space="preserve"> </w:t>
      </w:r>
      <w:r w:rsidR="000A7810" w:rsidRPr="00A16B21">
        <w:rPr>
          <w:rFonts w:ascii="Times New Roman" w:hAnsi="Times New Roman"/>
          <w:bCs w:val="0"/>
          <w:color w:val="191919"/>
          <w:spacing w:val="-2"/>
          <w:sz w:val="24"/>
          <w:szCs w:val="24"/>
        </w:rPr>
        <w:t>F</w:t>
      </w:r>
      <w:r w:rsidR="000A7810" w:rsidRPr="00A16B21">
        <w:rPr>
          <w:rFonts w:ascii="Times New Roman" w:hAnsi="Times New Roman"/>
          <w:bCs w:val="0"/>
          <w:color w:val="191919"/>
          <w:spacing w:val="-2"/>
          <w:sz w:val="18"/>
          <w:szCs w:val="18"/>
        </w:rPr>
        <w:t>EE</w:t>
      </w:r>
      <w:bookmarkEnd w:id="1210"/>
    </w:p>
    <w:p w:rsidR="000A7810" w:rsidRDefault="000A7810" w:rsidP="00A44BB7">
      <w:pPr>
        <w:widowControl w:val="0"/>
        <w:autoSpaceDE w:val="0"/>
        <w:autoSpaceDN w:val="0"/>
        <w:adjustRightInd w:val="0"/>
        <w:spacing w:before="30" w:after="0"/>
        <w:ind w:right="15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0A7810" w:rsidRDefault="000A7810" w:rsidP="000D42BE">
      <w:pPr>
        <w:widowControl w:val="0"/>
        <w:autoSpaceDE w:val="0"/>
        <w:autoSpaceDN w:val="0"/>
        <w:adjustRightInd w:val="0"/>
        <w:spacing w:before="7" w:after="0" w:line="200" w:lineRule="exact"/>
        <w:ind w:left="900"/>
        <w:rPr>
          <w:rFonts w:ascii="Times New Roman" w:hAnsi="Times New Roman"/>
          <w:color w:val="000000"/>
          <w:sz w:val="20"/>
          <w:szCs w:val="20"/>
        </w:rPr>
      </w:pPr>
    </w:p>
    <w:p w:rsidR="000A7810" w:rsidRPr="00A16B21" w:rsidRDefault="000A7810" w:rsidP="000D42BE">
      <w:pPr>
        <w:pStyle w:val="Heading2"/>
        <w:spacing w:before="0" w:line="240" w:lineRule="auto"/>
        <w:ind w:left="900"/>
        <w:rPr>
          <w:rFonts w:ascii="Times New Roman" w:hAnsi="Times New Roman"/>
          <w:color w:val="000000"/>
          <w:sz w:val="18"/>
          <w:szCs w:val="18"/>
        </w:rPr>
      </w:pPr>
      <w:bookmarkStart w:id="1211" w:name="_Toc295058603"/>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1211"/>
    </w:p>
    <w:p w:rsidR="000A7810" w:rsidRDefault="000A7810" w:rsidP="00A44BB7">
      <w:pPr>
        <w:widowControl w:val="0"/>
        <w:autoSpaceDE w:val="0"/>
        <w:autoSpaceDN w:val="0"/>
        <w:adjustRightInd w:val="0"/>
        <w:spacing w:before="30" w:after="0" w:line="250" w:lineRule="auto"/>
        <w:ind w:left="900" w:right="89"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l</w:t>
      </w:r>
      <w:r w:rsidR="00A44BB7">
        <w:rPr>
          <w:rFonts w:ascii="Times New Roman" w:hAnsi="Times New Roman"/>
          <w:color w:val="191919"/>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A16B21" w:rsidRDefault="000A7810" w:rsidP="000D42BE">
      <w:pPr>
        <w:pStyle w:val="Heading2"/>
        <w:spacing w:before="0" w:line="240" w:lineRule="auto"/>
        <w:ind w:left="900"/>
        <w:rPr>
          <w:rFonts w:ascii="Times New Roman" w:hAnsi="Times New Roman"/>
          <w:color w:val="000000"/>
          <w:sz w:val="18"/>
          <w:szCs w:val="18"/>
        </w:rPr>
      </w:pPr>
      <w:bookmarkStart w:id="1212" w:name="_Toc295058604"/>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1212"/>
    </w:p>
    <w:p w:rsidR="000A7810" w:rsidRDefault="000A7810" w:rsidP="00A44BB7">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A44BB7">
      <w:pPr>
        <w:widowControl w:val="0"/>
        <w:autoSpaceDE w:val="0"/>
        <w:autoSpaceDN w:val="0"/>
        <w:adjustRightInd w:val="0"/>
        <w:spacing w:after="0" w:line="250" w:lineRule="auto"/>
        <w:ind w:left="900" w:right="87"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A44BB7">
      <w:pPr>
        <w:widowControl w:val="0"/>
        <w:autoSpaceDE w:val="0"/>
        <w:autoSpaceDN w:val="0"/>
        <w:adjustRightInd w:val="0"/>
        <w:spacing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A44BB7">
      <w:pPr>
        <w:widowControl w:val="0"/>
        <w:autoSpaceDE w:val="0"/>
        <w:autoSpaceDN w:val="0"/>
        <w:adjustRightInd w:val="0"/>
        <w:spacing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A16B21" w:rsidRDefault="000A7810" w:rsidP="000D42BE">
      <w:pPr>
        <w:pStyle w:val="Heading2"/>
        <w:spacing w:before="0" w:line="240" w:lineRule="auto"/>
        <w:ind w:left="900"/>
        <w:rPr>
          <w:rFonts w:ascii="Times New Roman" w:hAnsi="Times New Roman"/>
          <w:color w:val="000000"/>
          <w:sz w:val="18"/>
          <w:szCs w:val="18"/>
        </w:rPr>
      </w:pPr>
      <w:bookmarkStart w:id="1213" w:name="_Toc295058605"/>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1213"/>
    </w:p>
    <w:p w:rsidR="000A7810" w:rsidRDefault="000A7810" w:rsidP="00A44BB7">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Pr="00A16B21" w:rsidRDefault="000A7810" w:rsidP="000D42BE">
      <w:pPr>
        <w:pStyle w:val="Heading2"/>
        <w:spacing w:before="0" w:line="240" w:lineRule="auto"/>
        <w:ind w:left="900"/>
        <w:rPr>
          <w:rFonts w:ascii="Times New Roman" w:hAnsi="Times New Roman"/>
          <w:color w:val="000000"/>
          <w:sz w:val="18"/>
          <w:szCs w:val="18"/>
        </w:rPr>
      </w:pPr>
      <w:bookmarkStart w:id="1214" w:name="_Toc295058606"/>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1214"/>
    </w:p>
    <w:p w:rsidR="000A7810" w:rsidRDefault="000A7810" w:rsidP="00A44BB7">
      <w:pPr>
        <w:widowControl w:val="0"/>
        <w:autoSpaceDE w:val="0"/>
        <w:autoSpaceDN w:val="0"/>
        <w:adjustRightInd w:val="0"/>
        <w:spacing w:before="30" w:after="0" w:line="250" w:lineRule="auto"/>
        <w:ind w:left="900" w:right="89"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0A7810" w:rsidRDefault="000A7810" w:rsidP="00C42B9B">
      <w:pPr>
        <w:widowControl w:val="0"/>
        <w:autoSpaceDE w:val="0"/>
        <w:autoSpaceDN w:val="0"/>
        <w:adjustRightInd w:val="0"/>
        <w:spacing w:before="4" w:after="0" w:line="150" w:lineRule="exact"/>
        <w:ind w:left="900" w:firstLine="0"/>
        <w:rPr>
          <w:rFonts w:ascii="Times New Roman" w:hAnsi="Times New Roman"/>
          <w:color w:val="000000"/>
          <w:sz w:val="15"/>
          <w:szCs w:val="15"/>
        </w:rPr>
      </w:pPr>
    </w:p>
    <w:p w:rsidR="000A7810" w:rsidRDefault="00C42B9B" w:rsidP="00C42B9B">
      <w:pPr>
        <w:widowControl w:val="0"/>
        <w:tabs>
          <w:tab w:val="left" w:pos="3690"/>
          <w:tab w:val="left" w:pos="5340"/>
          <w:tab w:val="left" w:pos="6780"/>
          <w:tab w:val="left" w:pos="8200"/>
        </w:tabs>
        <w:autoSpaceDE w:val="0"/>
        <w:autoSpaceDN w:val="0"/>
        <w:adjustRightInd w:val="0"/>
        <w:spacing w:before="34" w:after="0"/>
        <w:ind w:left="900" w:firstLine="0"/>
        <w:rPr>
          <w:rFonts w:ascii="Times New Roman" w:hAnsi="Times New Roman"/>
          <w:color w:val="000000"/>
          <w:sz w:val="16"/>
          <w:szCs w:val="16"/>
        </w:rPr>
      </w:pPr>
      <w:r>
        <w:rPr>
          <w:rFonts w:ascii="Times New Roman" w:hAnsi="Times New Roman"/>
          <w:b/>
          <w:bCs/>
          <w:color w:val="191919"/>
          <w:spacing w:val="-2"/>
          <w:sz w:val="16"/>
          <w:szCs w:val="16"/>
        </w:rPr>
        <w:tab/>
      </w:r>
      <w:r w:rsidR="000A7810">
        <w:rPr>
          <w:rFonts w:ascii="Times New Roman" w:hAnsi="Times New Roman"/>
          <w:b/>
          <w:bCs/>
          <w:color w:val="191919"/>
          <w:spacing w:val="-2"/>
          <w:sz w:val="16"/>
          <w:szCs w:val="16"/>
        </w:rPr>
        <w:t>Doubl</w:t>
      </w:r>
      <w:r w:rsidR="000A7810">
        <w:rPr>
          <w:rFonts w:ascii="Times New Roman" w:hAnsi="Times New Roman"/>
          <w:b/>
          <w:bCs/>
          <w:color w:val="191919"/>
          <w:sz w:val="16"/>
          <w:szCs w:val="16"/>
        </w:rPr>
        <w:t>e</w:t>
      </w:r>
      <w:r w:rsidR="000A7810">
        <w:rPr>
          <w:rFonts w:ascii="Times New Roman" w:hAnsi="Times New Roman"/>
          <w:b/>
          <w:bCs/>
          <w:color w:val="191919"/>
          <w:spacing w:val="-3"/>
          <w:sz w:val="16"/>
          <w:szCs w:val="16"/>
        </w:rPr>
        <w:t xml:space="preserve"> </w:t>
      </w:r>
      <w:r w:rsidR="000A7810">
        <w:rPr>
          <w:rFonts w:ascii="Times New Roman" w:hAnsi="Times New Roman"/>
          <w:b/>
          <w:bCs/>
          <w:color w:val="191919"/>
          <w:spacing w:val="-2"/>
          <w:sz w:val="16"/>
          <w:szCs w:val="16"/>
        </w:rPr>
        <w:t>Occupanc</w:t>
      </w:r>
      <w:r w:rsidR="000A7810">
        <w:rPr>
          <w:rFonts w:ascii="Times New Roman" w:hAnsi="Times New Roman"/>
          <w:b/>
          <w:bCs/>
          <w:color w:val="191919"/>
          <w:sz w:val="16"/>
          <w:szCs w:val="16"/>
        </w:rPr>
        <w:t>y</w:t>
      </w:r>
      <w:r w:rsidR="000A7810">
        <w:rPr>
          <w:rFonts w:ascii="Times New Roman" w:hAnsi="Times New Roman"/>
          <w:b/>
          <w:bCs/>
          <w:color w:val="191919"/>
          <w:sz w:val="16"/>
          <w:szCs w:val="16"/>
        </w:rPr>
        <w:tab/>
      </w:r>
      <w:r w:rsidR="000A7810">
        <w:rPr>
          <w:rFonts w:ascii="Times New Roman" w:hAnsi="Times New Roman"/>
          <w:b/>
          <w:bCs/>
          <w:color w:val="191919"/>
          <w:spacing w:val="-13"/>
          <w:sz w:val="16"/>
          <w:szCs w:val="16"/>
        </w:rPr>
        <w:t>T</w:t>
      </w:r>
      <w:r w:rsidR="000A7810">
        <w:rPr>
          <w:rFonts w:ascii="Times New Roman" w:hAnsi="Times New Roman"/>
          <w:b/>
          <w:bCs/>
          <w:color w:val="191919"/>
          <w:spacing w:val="-2"/>
          <w:sz w:val="16"/>
          <w:szCs w:val="16"/>
        </w:rPr>
        <w:t>ripl</w:t>
      </w:r>
      <w:r w:rsidR="000A7810">
        <w:rPr>
          <w:rFonts w:ascii="Times New Roman" w:hAnsi="Times New Roman"/>
          <w:b/>
          <w:bCs/>
          <w:color w:val="191919"/>
          <w:sz w:val="16"/>
          <w:szCs w:val="16"/>
        </w:rPr>
        <w:t>e</w:t>
      </w:r>
      <w:r w:rsidR="000A7810">
        <w:rPr>
          <w:rFonts w:ascii="Times New Roman" w:hAnsi="Times New Roman"/>
          <w:b/>
          <w:bCs/>
          <w:color w:val="191919"/>
          <w:spacing w:val="-3"/>
          <w:sz w:val="16"/>
          <w:szCs w:val="16"/>
        </w:rPr>
        <w:t xml:space="preserve"> </w:t>
      </w:r>
      <w:r w:rsidR="000A7810">
        <w:rPr>
          <w:rFonts w:ascii="Times New Roman" w:hAnsi="Times New Roman"/>
          <w:b/>
          <w:bCs/>
          <w:color w:val="191919"/>
          <w:spacing w:val="-2"/>
          <w:sz w:val="16"/>
          <w:szCs w:val="16"/>
        </w:rPr>
        <w:t>Occupanc</w:t>
      </w:r>
      <w:r w:rsidR="000A7810">
        <w:rPr>
          <w:rFonts w:ascii="Times New Roman" w:hAnsi="Times New Roman"/>
          <w:b/>
          <w:bCs/>
          <w:color w:val="191919"/>
          <w:sz w:val="16"/>
          <w:szCs w:val="16"/>
        </w:rPr>
        <w:t>y</w:t>
      </w:r>
      <w:r w:rsidR="000A7810">
        <w:rPr>
          <w:rFonts w:ascii="Times New Roman" w:hAnsi="Times New Roman"/>
          <w:b/>
          <w:bCs/>
          <w:color w:val="191919"/>
          <w:sz w:val="16"/>
          <w:szCs w:val="16"/>
        </w:rPr>
        <w:tab/>
      </w:r>
      <w:r w:rsidR="000A7810">
        <w:rPr>
          <w:rFonts w:ascii="Times New Roman" w:hAnsi="Times New Roman"/>
          <w:b/>
          <w:bCs/>
          <w:color w:val="191919"/>
          <w:spacing w:val="-2"/>
          <w:sz w:val="16"/>
          <w:szCs w:val="16"/>
        </w:rPr>
        <w:t>Qua</w:t>
      </w:r>
      <w:r w:rsidR="000A7810">
        <w:rPr>
          <w:rFonts w:ascii="Times New Roman" w:hAnsi="Times New Roman"/>
          <w:b/>
          <w:bCs/>
          <w:color w:val="191919"/>
          <w:sz w:val="16"/>
          <w:szCs w:val="16"/>
        </w:rPr>
        <w:t>d</w:t>
      </w:r>
      <w:r w:rsidR="000A7810">
        <w:rPr>
          <w:rFonts w:ascii="Times New Roman" w:hAnsi="Times New Roman"/>
          <w:b/>
          <w:bCs/>
          <w:color w:val="191919"/>
          <w:spacing w:val="-3"/>
          <w:sz w:val="16"/>
          <w:szCs w:val="16"/>
        </w:rPr>
        <w:t xml:space="preserve"> </w:t>
      </w:r>
      <w:r w:rsidR="000A7810">
        <w:rPr>
          <w:rFonts w:ascii="Times New Roman" w:hAnsi="Times New Roman"/>
          <w:b/>
          <w:bCs/>
          <w:color w:val="191919"/>
          <w:spacing w:val="-2"/>
          <w:sz w:val="16"/>
          <w:szCs w:val="16"/>
        </w:rPr>
        <w:t>Occupanc</w:t>
      </w:r>
      <w:r w:rsidR="000A7810">
        <w:rPr>
          <w:rFonts w:ascii="Times New Roman" w:hAnsi="Times New Roman"/>
          <w:b/>
          <w:bCs/>
          <w:color w:val="191919"/>
          <w:sz w:val="16"/>
          <w:szCs w:val="16"/>
        </w:rPr>
        <w:t>y</w:t>
      </w:r>
      <w:r w:rsidR="000A7810">
        <w:rPr>
          <w:rFonts w:ascii="Times New Roman" w:hAnsi="Times New Roman"/>
          <w:b/>
          <w:bCs/>
          <w:color w:val="191919"/>
          <w:sz w:val="16"/>
          <w:szCs w:val="16"/>
        </w:rPr>
        <w:tab/>
      </w:r>
      <w:r w:rsidR="000A7810">
        <w:rPr>
          <w:rFonts w:ascii="Times New Roman" w:hAnsi="Times New Roman"/>
          <w:b/>
          <w:bCs/>
          <w:color w:val="191919"/>
          <w:spacing w:val="-2"/>
          <w:sz w:val="16"/>
          <w:szCs w:val="16"/>
        </w:rPr>
        <w:t>Apartmen</w:t>
      </w:r>
      <w:r w:rsidR="000A7810">
        <w:rPr>
          <w:rFonts w:ascii="Times New Roman" w:hAnsi="Times New Roman"/>
          <w:b/>
          <w:bCs/>
          <w:color w:val="191919"/>
          <w:sz w:val="16"/>
          <w:szCs w:val="16"/>
        </w:rPr>
        <w:t>t</w:t>
      </w:r>
      <w:r w:rsidR="000A7810">
        <w:rPr>
          <w:rFonts w:ascii="Times New Roman" w:hAnsi="Times New Roman"/>
          <w:b/>
          <w:bCs/>
          <w:color w:val="191919"/>
          <w:spacing w:val="-3"/>
          <w:sz w:val="16"/>
          <w:szCs w:val="16"/>
        </w:rPr>
        <w:t xml:space="preserve"> </w:t>
      </w:r>
      <w:r w:rsidR="000A7810">
        <w:rPr>
          <w:rFonts w:ascii="Times New Roman" w:hAnsi="Times New Roman"/>
          <w:b/>
          <w:bCs/>
          <w:color w:val="191919"/>
          <w:spacing w:val="-2"/>
          <w:sz w:val="16"/>
          <w:szCs w:val="16"/>
        </w:rPr>
        <w:t>Occupancy</w:t>
      </w:r>
    </w:p>
    <w:p w:rsidR="000A7810" w:rsidRDefault="000A7810" w:rsidP="00C42B9B">
      <w:pPr>
        <w:widowControl w:val="0"/>
        <w:tabs>
          <w:tab w:val="left" w:pos="3740"/>
        </w:tabs>
        <w:autoSpaceDE w:val="0"/>
        <w:autoSpaceDN w:val="0"/>
        <w:adjustRightInd w:val="0"/>
        <w:spacing w:before="10" w:after="0"/>
        <w:ind w:left="90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0A7810" w:rsidRDefault="000A7810" w:rsidP="00C42B9B">
      <w:pPr>
        <w:widowControl w:val="0"/>
        <w:tabs>
          <w:tab w:val="left" w:pos="3740"/>
        </w:tabs>
        <w:autoSpaceDE w:val="0"/>
        <w:autoSpaceDN w:val="0"/>
        <w:adjustRightInd w:val="0"/>
        <w:spacing w:before="8" w:after="0"/>
        <w:ind w:left="90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0A7810" w:rsidRDefault="000A7810" w:rsidP="00C42B9B">
      <w:pPr>
        <w:widowControl w:val="0"/>
        <w:tabs>
          <w:tab w:val="left" w:pos="5340"/>
        </w:tabs>
        <w:autoSpaceDE w:val="0"/>
        <w:autoSpaceDN w:val="0"/>
        <w:adjustRightInd w:val="0"/>
        <w:spacing w:before="8" w:after="0"/>
        <w:ind w:left="90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0A7810" w:rsidRDefault="000A7810" w:rsidP="00C42B9B">
      <w:pPr>
        <w:widowControl w:val="0"/>
        <w:tabs>
          <w:tab w:val="left" w:pos="8220"/>
        </w:tabs>
        <w:autoSpaceDE w:val="0"/>
        <w:autoSpaceDN w:val="0"/>
        <w:adjustRightInd w:val="0"/>
        <w:spacing w:before="8" w:after="0"/>
        <w:ind w:left="90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0A7810" w:rsidRDefault="000A7810" w:rsidP="00C42B9B">
      <w:pPr>
        <w:widowControl w:val="0"/>
        <w:tabs>
          <w:tab w:val="left" w:pos="8220"/>
        </w:tabs>
        <w:autoSpaceDE w:val="0"/>
        <w:autoSpaceDN w:val="0"/>
        <w:adjustRightInd w:val="0"/>
        <w:spacing w:before="8" w:after="0"/>
        <w:ind w:left="90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0A7810" w:rsidRDefault="000A7810" w:rsidP="000D42BE">
      <w:pPr>
        <w:widowControl w:val="0"/>
        <w:autoSpaceDE w:val="0"/>
        <w:autoSpaceDN w:val="0"/>
        <w:adjustRightInd w:val="0"/>
        <w:spacing w:before="2" w:after="0" w:line="170" w:lineRule="exact"/>
        <w:ind w:left="900"/>
        <w:rPr>
          <w:rFonts w:ascii="Times New Roman" w:hAnsi="Times New Roman"/>
          <w:color w:val="000000"/>
          <w:sz w:val="17"/>
          <w:szCs w:val="17"/>
        </w:rPr>
      </w:pPr>
    </w:p>
    <w:p w:rsidR="000A7810" w:rsidRPr="00EC0078" w:rsidRDefault="000A7810" w:rsidP="006F35D7">
      <w:pPr>
        <w:widowControl w:val="0"/>
        <w:autoSpaceDE w:val="0"/>
        <w:autoSpaceDN w:val="0"/>
        <w:adjustRightInd w:val="0"/>
        <w:spacing w:before="30" w:after="0" w:line="250" w:lineRule="auto"/>
        <w:ind w:left="900" w:right="91" w:firstLine="0"/>
        <w:jc w:val="both"/>
        <w:rPr>
          <w:rFonts w:ascii="Times New Roman" w:hAnsi="Times New Roman"/>
          <w:color w:val="000000"/>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r w:rsidR="006F35D7">
        <w:rPr>
          <w:rFonts w:ascii="Times New Roman" w:hAnsi="Times New Roman"/>
          <w:color w:val="191919"/>
          <w:spacing w:val="-2"/>
          <w:sz w:val="18"/>
          <w:szCs w:val="18"/>
        </w:rPr>
        <w:t xml:space="preserve"> </w:t>
      </w:r>
    </w:p>
    <w:p w:rsidR="000A7810"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20"/>
          <w:szCs w:val="20"/>
        </w:rPr>
        <w:sectPr w:rsidR="000A7810" w:rsidSect="0050315D">
          <w:pgSz w:w="12240" w:h="15840"/>
          <w:pgMar w:top="400" w:right="600" w:bottom="280" w:left="420" w:header="720" w:footer="288" w:gutter="0"/>
          <w:cols w:space="720" w:equalWidth="0">
            <w:col w:w="11220"/>
          </w:cols>
          <w:noEndnote/>
          <w:docGrid w:linePitch="299"/>
        </w:sectPr>
      </w:pPr>
    </w:p>
    <w:p w:rsidR="000A7810" w:rsidRPr="00EC0078" w:rsidRDefault="00623C29" w:rsidP="00303576">
      <w:pPr>
        <w:widowControl w:val="0"/>
        <w:autoSpaceDE w:val="0"/>
        <w:autoSpaceDN w:val="0"/>
        <w:adjustRightInd w:val="0"/>
        <w:spacing w:before="73" w:after="0" w:line="195" w:lineRule="exact"/>
        <w:ind w:left="7920" w:right="-140"/>
        <w:rPr>
          <w:rFonts w:ascii="Times New Roman" w:hAnsi="Times New Roman" w:cs="Times New Roman"/>
          <w:color w:val="000000"/>
        </w:rPr>
      </w:pPr>
      <w:r w:rsidRPr="00623C29">
        <w:rPr>
          <w:rFonts w:ascii="Times New Roman" w:hAnsi="Times New Roman" w:cs="Times New Roman"/>
          <w:noProof/>
        </w:rPr>
        <w:lastRenderedPageBreak/>
        <w:pict>
          <v:group id="_x0000_s17751" style="position:absolute;left:0;text-align:left;margin-left:425.1pt;margin-top:-18pt;width:198.65pt;height:795.8pt;z-index:-251342848" coordorigin="9205,-90" coordsize="3973,15916">
            <v:group id="_x0000_s17752" style="position:absolute;left:9205;top:-90;width:3973;height:15916" coordorigin="9205,-90" coordsize="3973,15916">
              <v:group id="_x0000_s17753" style="position:absolute;left:9205;top:-90;width:3973;height:15916" coordorigin="9205,-90" coordsize="3973,15916">
                <v:rect id="Rectangle 2736" o:spid="_x0000_s1775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75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75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75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75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75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76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76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76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76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76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76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76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76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76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76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77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77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77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77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77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77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77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77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77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77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78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78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78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78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78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noProof/>
          <w:lang w:eastAsia="en-US"/>
        </w:rPr>
        <w:pict>
          <v:shape id="Text Box 1210" o:spid="_x0000_s1229" type="#_x0000_t202" style="position:absolute;left:0;text-align:left;margin-left:579.3pt;margin-top:48.85pt;width:12pt;height:63.8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" o:allowincell="f" filled="f" stroked="f">
            <v:textbox style="layout-flow:vertical;mso-next-textbox:#Text Box 1210"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noProof/>
          <w:lang w:eastAsia="en-US"/>
        </w:rPr>
        <w:pict>
          <v:shape id="Text Box 1243" o:spid="_x0000_s1228" type="#_x0000_t202" style="position:absolute;left:0;text-align:left;margin-left:558.15pt;margin-top:0;width:53.85pt;height:791.95pt;z-index:-2516295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VqtgIAALk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" o:allowincell="f" filled="f" stroked="f">
            <v:textbox style="mso-next-textbox:#Text Box 1243" inset="0,0,0,0">
              <w:txbxContent>
                <w:p w:rsidR="00A331E4" w:rsidRDefault="00A331E4" w:rsidP="00A82F11">
                  <w:pPr>
                    <w:widowControl w:val="0"/>
                    <w:autoSpaceDE w:val="0"/>
                    <w:autoSpaceDN w:val="0"/>
                    <w:adjustRightInd w:val="0"/>
                    <w:spacing w:before="9" w:after="0" w:line="150" w:lineRule="exact"/>
                    <w:rPr>
                      <w:rFonts w:ascii="Times New Roman" w:hAnsi="Times New Roman"/>
                      <w:sz w:val="15"/>
                      <w:szCs w:val="15"/>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ind w:left="87"/>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r w:rsidR="000A7810" w:rsidRPr="00EC0078">
        <w:rPr>
          <w:rFonts w:ascii="Times New Roman" w:hAnsi="Times New Roman" w:cs="Times New Roman"/>
          <w:b/>
          <w:bCs/>
          <w:color w:val="191919"/>
        </w:rPr>
        <w:t>Financial Information</w:t>
      </w: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7F1F54"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r>
        <w:rPr>
          <w:rFonts w:ascii="Century Gothic" w:hAnsi="Century Gothic" w:cs="Century Gothic"/>
          <w:noProof/>
          <w:color w:val="000000"/>
          <w:sz w:val="20"/>
          <w:szCs w:val="20"/>
        </w:rPr>
        <w:drawing>
          <wp:anchor distT="0" distB="0" distL="114300" distR="114300" simplePos="0" relativeHeight="251688960" behindDoc="0" locked="0" layoutInCell="1" allowOverlap="1">
            <wp:simplePos x="0" y="0"/>
            <wp:positionH relativeFrom="column">
              <wp:posOffset>93562</wp:posOffset>
            </wp:positionH>
            <wp:positionV relativeFrom="paragraph">
              <wp:posOffset>48046</wp:posOffset>
            </wp:positionV>
            <wp:extent cx="6372225" cy="8625701"/>
            <wp:effectExtent l="1905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tretch>
                      <a:fillRect/>
                    </a:stretch>
                  </pic:blipFill>
                  <pic:spPr bwMode="auto">
                    <a:xfrm>
                      <a:off x="0" y="0"/>
                      <a:ext cx="6372225" cy="8625701"/>
                    </a:xfrm>
                    <a:prstGeom prst="rect">
                      <a:avLst/>
                    </a:prstGeom>
                    <a:noFill/>
                    <a:ln w="9525">
                      <a:noFill/>
                      <a:miter lim="800000"/>
                      <a:headEnd/>
                      <a:tailEnd/>
                    </a:ln>
                  </pic:spPr>
                </pic:pic>
              </a:graphicData>
            </a:graphic>
          </wp:anchor>
        </w:drawing>
      </w: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7F1F54" w:rsidRDefault="007F1F54"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7F1F54" w:rsidRDefault="007F1F54"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7F1F54" w:rsidRDefault="007F1F54"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7F1F54" w:rsidRDefault="007F1F54"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3444B8" w:rsidRDefault="003444B8"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before="2"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ind w:left="900"/>
        <w:rPr>
          <w:rFonts w:ascii="Times New Roman" w:hAnsi="Times New Roman"/>
          <w:color w:val="000000"/>
          <w:sz w:val="20"/>
          <w:szCs w:val="20"/>
        </w:rPr>
      </w:pPr>
    </w:p>
    <w:p w:rsidR="003444B8" w:rsidRPr="007A7BFB" w:rsidRDefault="003444B8" w:rsidP="000D42BE">
      <w:pPr>
        <w:widowControl w:val="0"/>
        <w:autoSpaceDE w:val="0"/>
        <w:autoSpaceDN w:val="0"/>
        <w:adjustRightInd w:val="0"/>
        <w:spacing w:after="0"/>
        <w:ind w:left="900"/>
        <w:rPr>
          <w:rFonts w:ascii="Times New Roman" w:hAnsi="Times New Roman"/>
          <w:color w:val="000000"/>
          <w:sz w:val="18"/>
          <w:szCs w:val="18"/>
        </w:rPr>
      </w:pPr>
    </w:p>
    <w:p w:rsidR="007F1F54" w:rsidRPr="007A7BFB" w:rsidRDefault="007F1F54" w:rsidP="000D42BE">
      <w:pPr>
        <w:widowControl w:val="0"/>
        <w:autoSpaceDE w:val="0"/>
        <w:autoSpaceDN w:val="0"/>
        <w:adjustRightInd w:val="0"/>
        <w:spacing w:after="0"/>
        <w:ind w:left="900"/>
        <w:rPr>
          <w:rFonts w:ascii="Times New Roman" w:hAnsi="Times New Roman"/>
          <w:color w:val="000000"/>
          <w:sz w:val="18"/>
          <w:szCs w:val="18"/>
        </w:rPr>
      </w:pPr>
    </w:p>
    <w:p w:rsidR="007F1F54" w:rsidRPr="007A7BFB" w:rsidRDefault="007F1F54" w:rsidP="000D42BE">
      <w:pPr>
        <w:widowControl w:val="0"/>
        <w:autoSpaceDE w:val="0"/>
        <w:autoSpaceDN w:val="0"/>
        <w:adjustRightInd w:val="0"/>
        <w:spacing w:after="0"/>
        <w:ind w:left="900"/>
        <w:rPr>
          <w:rFonts w:ascii="Times New Roman" w:hAnsi="Times New Roman"/>
          <w:color w:val="000000"/>
          <w:sz w:val="18"/>
          <w:szCs w:val="18"/>
        </w:rPr>
      </w:pPr>
    </w:p>
    <w:p w:rsidR="000A7810" w:rsidRDefault="000A7810" w:rsidP="00303576">
      <w:pPr>
        <w:spacing w:after="0"/>
        <w:ind w:left="2160"/>
        <w:rPr>
          <w:rFonts w:ascii="Times New Roman" w:hAnsi="Times New Roman"/>
          <w:color w:val="191919"/>
          <w:position w:val="-5"/>
          <w:sz w:val="20"/>
          <w:szCs w:val="20"/>
        </w:rPr>
      </w:pPr>
    </w:p>
    <w:p w:rsidR="003444B8" w:rsidRDefault="003444B8" w:rsidP="00303576">
      <w:pPr>
        <w:spacing w:after="0"/>
        <w:ind w:left="900" w:firstLine="0"/>
        <w:rPr>
          <w:rFonts w:ascii="Century Gothic" w:hAnsi="Century Gothic" w:cs="Century Gothic"/>
          <w:b/>
          <w:bCs/>
          <w:color w:val="191919"/>
          <w:position w:val="2"/>
          <w:sz w:val="36"/>
          <w:szCs w:val="36"/>
        </w:rPr>
        <w:sectPr w:rsidR="003444B8" w:rsidSect="0050315D">
          <w:pgSz w:w="12240" w:h="15840"/>
          <w:pgMar w:top="360" w:right="450" w:bottom="270" w:left="630" w:header="720" w:footer="288" w:gutter="0"/>
          <w:cols w:space="720"/>
          <w:docGrid w:linePitch="360"/>
        </w:sectPr>
      </w:pPr>
    </w:p>
    <w:p w:rsidR="003444B8" w:rsidRPr="00B8167B" w:rsidRDefault="00623C29" w:rsidP="00200513">
      <w:pPr>
        <w:widowControl w:val="0"/>
        <w:autoSpaceDE w:val="0"/>
        <w:autoSpaceDN w:val="0"/>
        <w:adjustRightInd w:val="0"/>
        <w:spacing w:before="66" w:after="0" w:line="192" w:lineRule="exact"/>
        <w:ind w:left="450" w:right="170" w:firstLine="0"/>
        <w:rPr>
          <w:b/>
          <w:sz w:val="18"/>
          <w:szCs w:val="18"/>
        </w:rPr>
      </w:pPr>
      <w:r>
        <w:rPr>
          <w:b/>
          <w:noProof/>
          <w:sz w:val="18"/>
          <w:szCs w:val="18"/>
        </w:rPr>
        <w:lastRenderedPageBreak/>
        <w:pict>
          <v:group id="_x0000_s15862" style="position:absolute;left:0;text-align:left;margin-left:-56.5pt;margin-top:-16.25pt;width:191pt;height:795.35pt;z-index:-251368448" coordorigin="-745,-62" coordsize="3820,15907">
            <v:group id="_x0000_s15863" style="position:absolute;left:-745;top:-62;width:3820;height:15907" coordorigin="-717,-62" coordsize="3820,15907">
              <v:rect id="Rectangle 2702" o:spid="_x0000_s1586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86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86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86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86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86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87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87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87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87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87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87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87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87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87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87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88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88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88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88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88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88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88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88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88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88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89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89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89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89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89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89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89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B8167B" w:rsidRPr="00B8167B">
        <w:rPr>
          <w:b/>
          <w:sz w:val="18"/>
          <w:szCs w:val="18"/>
        </w:rPr>
        <w:t>Employment Management</w:t>
      </w:r>
    </w:p>
    <w:p w:rsidR="000A7810" w:rsidRDefault="000A7810" w:rsidP="00200513">
      <w:pPr>
        <w:widowControl w:val="0"/>
        <w:autoSpaceDE w:val="0"/>
        <w:autoSpaceDN w:val="0"/>
        <w:adjustRightInd w:val="0"/>
        <w:spacing w:before="66" w:after="0" w:line="192" w:lineRule="exact"/>
        <w:ind w:left="540" w:right="170" w:firstLine="0"/>
        <w:rPr>
          <w:rFonts w:ascii="Century Gothic" w:hAnsi="Century Gothic" w:cs="Century Gothic"/>
          <w:color w:val="000000"/>
          <w:sz w:val="16"/>
          <w:szCs w:val="16"/>
        </w:rPr>
      </w:pPr>
      <w:r>
        <w:t xml:space="preserve"> </w:t>
      </w:r>
      <w:r w:rsidR="00623C29">
        <w:fldChar w:fldCharType="begin"/>
      </w:r>
      <w:r>
        <w:instrText xml:space="preserve"> INCLUDETEXT "C:\\Users\\juliette\\Desktop\\raw3\\EnrollmentStudentAffairs.docx" </w:instrText>
      </w:r>
      <w:r w:rsidR="006A4E38">
        <w:instrText xml:space="preserve"> \* MERGEFORMAT </w:instrText>
      </w:r>
      <w:r w:rsidR="00623C29">
        <w:fldChar w:fldCharType="separate"/>
      </w:r>
      <w:r>
        <w:rPr>
          <w:rFonts w:ascii="Century Gothic" w:hAnsi="Century Gothic" w:cs="Century Gothic"/>
          <w:b/>
          <w:bCs/>
          <w:color w:val="191919"/>
          <w:sz w:val="16"/>
          <w:szCs w:val="16"/>
        </w:rPr>
        <w:t>&amp; Student Affairs</w:t>
      </w: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623C29"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r w:rsidRPr="00623C29">
        <w:rPr>
          <w:rFonts w:ascii="Calibri" w:hAnsi="Calibri"/>
          <w:noProof/>
          <w:lang w:eastAsia="en-US"/>
        </w:rPr>
        <w:pict>
          <v:group id="Group 1252" o:spid="_x0000_s1764" style="position:absolute;left:0;text-align:left;margin-left:71.9pt;margin-top:53.9pt;width:480.15pt;height:342.2pt;z-index:-251608064;mso-position-horizontal-relative:page;mso-position-vertical-relative:page" coordorigin="1438,1078" coordsize="10083,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" o:allowincell="f">
            <v:rect id="Rectangle 1253" o:spid="_x0000_s1765" style="position:absolute;left:1440;top:1080;width:10080;height:6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tMUA&#10;AADdAAAADwAAAGRycy9kb3ducmV2LnhtbESPQWvCQBSE74L/YXmCN92oNKbRVaTQUry0akuvz+wz&#10;CWbfht2tif++Wyj0OMzMN8x625tG3Mj52rKC2TQBQVxYXXOp4OP0PMlA+ICssbFMCu7kYbsZDtaY&#10;a9vxgW7HUIoIYZ+jgiqENpfSFxUZ9FPbEkfvYp3BEKUrpXbYRbhp5DxJUmmw5rhQYUtPFRXX47dR&#10;0LmeHl5K/Zal+8/T49d5ie27U2o86ncrEIH68B/+a79qBdl8kcL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bK0xQAAAN0AAAAPAAAAAAAAAAAAAAAAAJgCAABkcnMv&#10;ZG93bnJldi54bWxQSwUGAAAAAAQABAD1AAAAigMAAAAA&#10;" fillcolor="#dcdcdc" stroked="f">
              <v:path arrowok="t"/>
            </v:rect>
            <v:rect id="Rectangle 1254" o:spid="_x0000_s1766" style="position:absolute;left:1420;top:1061;width:10020;height:68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3k18YA&#10;AADdAAAADwAAAGRycy9kb3ducmV2LnhtbESPT2vCQBTE74V+h+UJvdWNFmqMriJtRY/+A/X2yD6T&#10;YPZtyK4m9dO7guBxmJnfMONpa0pxpdoVlhX0uhEI4tTqgjMFu+38MwbhPLLG0jIp+CcH08n72xgT&#10;bRte03XjMxEg7BJUkHtfJVK6NCeDrmsr4uCdbG3QB1lnUtfYBLgpZT+KvqXBgsNCjhX95JSeNxej&#10;YBFXs8PS3pqs/Dsu9qv98Hc79Ep9dNrZCISn1r/Cz/ZSK4j7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3k18YAAADdAAAADwAAAAAAAAAAAAAAAACYAgAAZHJz&#10;L2Rvd25yZXYueG1sUEsFBgAAAAAEAAQA9QAAAIsDAAAAAA==&#10;" filled="f" stroked="f">
              <v:textbox style="mso-next-textbox:#Rectangle 1254" inset="0,0,0,0">
                <w:txbxContent>
                  <w:p w:rsidR="00A331E4" w:rsidRDefault="00A331E4" w:rsidP="006A4E38">
                    <w:pPr>
                      <w:spacing w:after="0" w:line="6880" w:lineRule="atLeast"/>
                      <w:ind w:left="-360" w:firstLine="0"/>
                      <w:rPr>
                        <w:rFonts w:ascii="Times New Roman" w:hAnsi="Times New Roman"/>
                        <w:sz w:val="24"/>
                        <w:szCs w:val="24"/>
                      </w:rPr>
                    </w:pPr>
                    <w:r>
                      <w:rPr>
                        <w:rFonts w:ascii="Times New Roman" w:hAnsi="Times New Roman"/>
                        <w:noProof/>
                        <w:sz w:val="24"/>
                        <w:szCs w:val="24"/>
                      </w:rPr>
                      <w:drawing>
                        <wp:inline distT="0" distB="0" distL="0" distR="0">
                          <wp:extent cx="6355063" cy="4381500"/>
                          <wp:effectExtent l="19050" t="0" r="763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tretch>
                                    <a:fillRect/>
                                  </a:stretch>
                                </pic:blipFill>
                                <pic:spPr bwMode="auto">
                                  <a:xfrm>
                                    <a:off x="0" y="0"/>
                                    <a:ext cx="6355063" cy="4381500"/>
                                  </a:xfrm>
                                  <a:prstGeom prst="rect">
                                    <a:avLst/>
                                  </a:prstGeom>
                                  <a:noFill/>
                                  <a:ln w="9525">
                                    <a:noFill/>
                                    <a:miter lim="800000"/>
                                    <a:headEnd/>
                                    <a:tailEnd/>
                                  </a:ln>
                                </pic:spPr>
                              </pic:pic>
                            </a:graphicData>
                          </a:graphic>
                        </wp:inline>
                      </w:drawing>
                    </w:r>
                  </w:p>
                  <w:p w:rsidR="00A331E4" w:rsidRDefault="00A331E4" w:rsidP="00A82F11">
                    <w:pPr>
                      <w:widowControl w:val="0"/>
                      <w:autoSpaceDE w:val="0"/>
                      <w:autoSpaceDN w:val="0"/>
                      <w:adjustRightInd w:val="0"/>
                      <w:spacing w:after="0"/>
                      <w:rPr>
                        <w:rFonts w:ascii="Times New Roman" w:hAnsi="Times New Roman"/>
                        <w:sz w:val="24"/>
                        <w:szCs w:val="24"/>
                      </w:rPr>
                    </w:pPr>
                  </w:p>
                </w:txbxContent>
              </v:textbox>
            </v:rect>
            <w10:wrap anchorx="page" anchory="page"/>
          </v:group>
        </w:pict>
      </w: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before="19" w:after="0" w:line="280" w:lineRule="exact"/>
        <w:ind w:left="900"/>
        <w:rPr>
          <w:rFonts w:ascii="Century Gothic" w:hAnsi="Century Gothic" w:cs="Century Gothic"/>
          <w:color w:val="000000"/>
          <w:sz w:val="28"/>
          <w:szCs w:val="28"/>
        </w:rPr>
      </w:pPr>
    </w:p>
    <w:p w:rsidR="006A4E38" w:rsidRDefault="006A4E38" w:rsidP="000D42BE">
      <w:pPr>
        <w:widowControl w:val="0"/>
        <w:autoSpaceDE w:val="0"/>
        <w:autoSpaceDN w:val="0"/>
        <w:adjustRightInd w:val="0"/>
        <w:spacing w:after="0" w:line="1229" w:lineRule="exact"/>
        <w:ind w:left="900" w:right="1584" w:hanging="9"/>
        <w:jc w:val="center"/>
        <w:rPr>
          <w:rFonts w:ascii="Times New Roman" w:hAnsi="Times New Roman"/>
          <w:color w:val="191919"/>
          <w:spacing w:val="-26"/>
          <w:position w:val="-6"/>
          <w:sz w:val="128"/>
          <w:szCs w:val="128"/>
        </w:rPr>
      </w:pPr>
    </w:p>
    <w:p w:rsidR="006A4E38" w:rsidRDefault="006A4E38" w:rsidP="000D42BE">
      <w:pPr>
        <w:widowControl w:val="0"/>
        <w:autoSpaceDE w:val="0"/>
        <w:autoSpaceDN w:val="0"/>
        <w:adjustRightInd w:val="0"/>
        <w:spacing w:after="0" w:line="1229" w:lineRule="exact"/>
        <w:ind w:left="900" w:right="1584" w:hanging="9"/>
        <w:jc w:val="center"/>
        <w:rPr>
          <w:rFonts w:ascii="Times New Roman" w:hAnsi="Times New Roman"/>
          <w:color w:val="191919"/>
          <w:spacing w:val="-26"/>
          <w:position w:val="-6"/>
          <w:sz w:val="128"/>
          <w:szCs w:val="128"/>
        </w:rPr>
      </w:pPr>
    </w:p>
    <w:p w:rsidR="006A4E38" w:rsidRDefault="006A4E38" w:rsidP="000D42BE">
      <w:pPr>
        <w:widowControl w:val="0"/>
        <w:autoSpaceDE w:val="0"/>
        <w:autoSpaceDN w:val="0"/>
        <w:adjustRightInd w:val="0"/>
        <w:spacing w:after="0" w:line="1229" w:lineRule="exact"/>
        <w:ind w:left="900" w:right="1584" w:hanging="9"/>
        <w:jc w:val="center"/>
        <w:rPr>
          <w:rFonts w:ascii="Times New Roman" w:hAnsi="Times New Roman"/>
          <w:color w:val="191919"/>
          <w:spacing w:val="-26"/>
          <w:position w:val="-6"/>
          <w:sz w:val="128"/>
          <w:szCs w:val="128"/>
        </w:rPr>
      </w:pPr>
    </w:p>
    <w:p w:rsidR="000A7810" w:rsidRPr="00200513" w:rsidRDefault="000A7810" w:rsidP="00200513">
      <w:pPr>
        <w:pStyle w:val="Heading1"/>
        <w:spacing w:before="0" w:line="240" w:lineRule="auto"/>
        <w:ind w:left="994"/>
        <w:jc w:val="center"/>
        <w:rPr>
          <w:rFonts w:ascii="Times New Roman" w:hAnsi="Times New Roman"/>
          <w:b w:val="0"/>
          <w:color w:val="262626" w:themeColor="text1" w:themeTint="D9"/>
          <w:sz w:val="96"/>
          <w:szCs w:val="96"/>
        </w:rPr>
      </w:pPr>
      <w:bookmarkStart w:id="1215" w:name="_Toc295058607"/>
      <w:r w:rsidRPr="00200513">
        <w:rPr>
          <w:rFonts w:ascii="Times New Roman" w:hAnsi="Times New Roman"/>
          <w:b w:val="0"/>
          <w:color w:val="262626" w:themeColor="text1" w:themeTint="D9"/>
          <w:spacing w:val="-26"/>
          <w:position w:val="-6"/>
          <w:sz w:val="128"/>
          <w:szCs w:val="128"/>
        </w:rPr>
        <w:t>E</w:t>
      </w:r>
      <w:r w:rsidRPr="00200513">
        <w:rPr>
          <w:rFonts w:ascii="Times New Roman" w:hAnsi="Times New Roman"/>
          <w:b w:val="0"/>
          <w:color w:val="262626" w:themeColor="text1" w:themeTint="D9"/>
          <w:spacing w:val="-26"/>
          <w:position w:val="-6"/>
          <w:sz w:val="96"/>
          <w:szCs w:val="96"/>
        </w:rPr>
        <w:t>NROLLMENT</w:t>
      </w:r>
      <w:bookmarkEnd w:id="1215"/>
    </w:p>
    <w:p w:rsidR="000A7810" w:rsidRPr="00200513" w:rsidRDefault="000A7810" w:rsidP="00200513">
      <w:pPr>
        <w:pStyle w:val="Heading1"/>
        <w:spacing w:before="0" w:line="240" w:lineRule="auto"/>
        <w:ind w:left="994"/>
        <w:jc w:val="center"/>
        <w:rPr>
          <w:rFonts w:ascii="Times New Roman" w:hAnsi="Times New Roman"/>
          <w:color w:val="262626" w:themeColor="text1" w:themeTint="D9"/>
          <w:sz w:val="96"/>
          <w:szCs w:val="96"/>
        </w:rPr>
      </w:pPr>
      <w:bookmarkStart w:id="1216" w:name="_Toc295058608"/>
      <w:r w:rsidRPr="00200513">
        <w:rPr>
          <w:rFonts w:ascii="Times New Roman" w:hAnsi="Times New Roman"/>
          <w:b w:val="0"/>
          <w:color w:val="262626" w:themeColor="text1" w:themeTint="D9"/>
          <w:spacing w:val="-25"/>
          <w:position w:val="-3"/>
          <w:sz w:val="128"/>
          <w:szCs w:val="128"/>
        </w:rPr>
        <w:t>M</w:t>
      </w:r>
      <w:r w:rsidRPr="00200513">
        <w:rPr>
          <w:rFonts w:ascii="Times New Roman" w:hAnsi="Times New Roman"/>
          <w:b w:val="0"/>
          <w:color w:val="262626" w:themeColor="text1" w:themeTint="D9"/>
          <w:spacing w:val="-26"/>
          <w:position w:val="-3"/>
          <w:sz w:val="96"/>
          <w:szCs w:val="96"/>
        </w:rPr>
        <w:t>ANAGEMEN</w:t>
      </w:r>
      <w:r w:rsidRPr="00200513">
        <w:rPr>
          <w:rFonts w:ascii="Times New Roman" w:hAnsi="Times New Roman"/>
          <w:b w:val="0"/>
          <w:color w:val="262626" w:themeColor="text1" w:themeTint="D9"/>
          <w:position w:val="-3"/>
          <w:sz w:val="96"/>
          <w:szCs w:val="96"/>
        </w:rPr>
        <w:t>T</w:t>
      </w:r>
      <w:r w:rsidRPr="00200513">
        <w:rPr>
          <w:rFonts w:ascii="Times New Roman" w:hAnsi="Times New Roman"/>
          <w:b w:val="0"/>
          <w:color w:val="262626" w:themeColor="text1" w:themeTint="D9"/>
          <w:spacing w:val="-42"/>
          <w:position w:val="-3"/>
          <w:sz w:val="96"/>
          <w:szCs w:val="96"/>
        </w:rPr>
        <w:t xml:space="preserve"> </w:t>
      </w:r>
      <w:r w:rsidR="00A16B21" w:rsidRPr="00200513">
        <w:rPr>
          <w:rFonts w:ascii="Times New Roman" w:hAnsi="Times New Roman"/>
          <w:b w:val="0"/>
          <w:color w:val="262626" w:themeColor="text1" w:themeTint="D9"/>
          <w:spacing w:val="-42"/>
          <w:position w:val="-3"/>
          <w:sz w:val="96"/>
          <w:szCs w:val="96"/>
        </w:rPr>
        <w:t xml:space="preserve">&amp; </w:t>
      </w:r>
      <w:r w:rsidRPr="00200513">
        <w:rPr>
          <w:rFonts w:ascii="Times New Roman" w:hAnsi="Times New Roman"/>
          <w:b w:val="0"/>
          <w:color w:val="262626" w:themeColor="text1" w:themeTint="D9"/>
          <w:spacing w:val="-25"/>
          <w:sz w:val="128"/>
          <w:szCs w:val="128"/>
        </w:rPr>
        <w:t>S</w:t>
      </w:r>
      <w:r w:rsidRPr="00200513">
        <w:rPr>
          <w:rFonts w:ascii="Times New Roman" w:hAnsi="Times New Roman"/>
          <w:b w:val="0"/>
          <w:color w:val="262626" w:themeColor="text1" w:themeTint="D9"/>
          <w:spacing w:val="-26"/>
          <w:sz w:val="96"/>
          <w:szCs w:val="96"/>
        </w:rPr>
        <w:t>TUDEN</w:t>
      </w:r>
      <w:r w:rsidRPr="00200513">
        <w:rPr>
          <w:rFonts w:ascii="Times New Roman" w:hAnsi="Times New Roman"/>
          <w:b w:val="0"/>
          <w:color w:val="262626" w:themeColor="text1" w:themeTint="D9"/>
          <w:sz w:val="96"/>
          <w:szCs w:val="96"/>
        </w:rPr>
        <w:t>T</w:t>
      </w:r>
      <w:r w:rsidRPr="00200513">
        <w:rPr>
          <w:rFonts w:ascii="Times New Roman" w:hAnsi="Times New Roman"/>
          <w:b w:val="0"/>
          <w:color w:val="262626" w:themeColor="text1" w:themeTint="D9"/>
          <w:spacing w:val="-59"/>
          <w:sz w:val="96"/>
          <w:szCs w:val="96"/>
        </w:rPr>
        <w:t xml:space="preserve"> </w:t>
      </w:r>
      <w:r w:rsidRPr="00200513">
        <w:rPr>
          <w:rFonts w:ascii="Times New Roman" w:hAnsi="Times New Roman"/>
          <w:b w:val="0"/>
          <w:color w:val="262626" w:themeColor="text1" w:themeTint="D9"/>
          <w:spacing w:val="-25"/>
          <w:sz w:val="128"/>
          <w:szCs w:val="128"/>
        </w:rPr>
        <w:t>A</w:t>
      </w:r>
      <w:r w:rsidRPr="00200513">
        <w:rPr>
          <w:rFonts w:ascii="Times New Roman" w:hAnsi="Times New Roman"/>
          <w:b w:val="0"/>
          <w:color w:val="262626" w:themeColor="text1" w:themeTint="D9"/>
          <w:spacing w:val="-26"/>
          <w:sz w:val="96"/>
          <w:szCs w:val="96"/>
        </w:rPr>
        <w:t>F</w:t>
      </w:r>
      <w:r w:rsidRPr="00200513">
        <w:rPr>
          <w:rFonts w:ascii="Times New Roman" w:hAnsi="Times New Roman"/>
          <w:b w:val="0"/>
          <w:color w:val="262626" w:themeColor="text1" w:themeTint="D9"/>
          <w:spacing w:val="-97"/>
          <w:sz w:val="96"/>
          <w:szCs w:val="96"/>
        </w:rPr>
        <w:t>F</w:t>
      </w:r>
      <w:r w:rsidRPr="00200513">
        <w:rPr>
          <w:rFonts w:ascii="Times New Roman" w:hAnsi="Times New Roman"/>
          <w:b w:val="0"/>
          <w:color w:val="262626" w:themeColor="text1" w:themeTint="D9"/>
          <w:spacing w:val="-26"/>
          <w:sz w:val="96"/>
          <w:szCs w:val="96"/>
        </w:rPr>
        <w:t>AIRS</w:t>
      </w:r>
      <w:bookmarkEnd w:id="1216"/>
    </w:p>
    <w:p w:rsidR="006A4E38" w:rsidRDefault="006A4E38" w:rsidP="000D42BE">
      <w:pPr>
        <w:widowControl w:val="0"/>
        <w:autoSpaceDE w:val="0"/>
        <w:autoSpaceDN w:val="0"/>
        <w:adjustRightInd w:val="0"/>
        <w:spacing w:after="0" w:line="303" w:lineRule="exact"/>
        <w:ind w:left="900" w:hanging="30"/>
        <w:rPr>
          <w:rFonts w:ascii="Times New Roman" w:hAnsi="Times New Roman"/>
          <w:b/>
          <w:bCs/>
          <w:color w:val="191919"/>
          <w:position w:val="2"/>
          <w:sz w:val="36"/>
          <w:szCs w:val="36"/>
        </w:rPr>
      </w:pPr>
    </w:p>
    <w:p w:rsidR="000A7810" w:rsidRDefault="000A7810" w:rsidP="000D42BE">
      <w:pPr>
        <w:widowControl w:val="0"/>
        <w:autoSpaceDE w:val="0"/>
        <w:autoSpaceDN w:val="0"/>
        <w:adjustRightInd w:val="0"/>
        <w:spacing w:after="0" w:line="303" w:lineRule="exact"/>
        <w:ind w:left="900" w:hanging="30"/>
        <w:rPr>
          <w:rFonts w:ascii="Times New Roman" w:hAnsi="Times New Roman"/>
          <w:color w:val="000000"/>
          <w:sz w:val="27"/>
          <w:szCs w:val="27"/>
        </w:rPr>
      </w:pPr>
      <w:r>
        <w:rPr>
          <w:rFonts w:ascii="Times New Roman" w:hAnsi="Times New Roman"/>
          <w:b/>
          <w:bCs/>
          <w:color w:val="191919"/>
          <w:position w:val="2"/>
          <w:sz w:val="36"/>
          <w:szCs w:val="36"/>
        </w:rPr>
        <w:t>C</w:t>
      </w:r>
      <w:r>
        <w:rPr>
          <w:rFonts w:ascii="Times New Roman" w:hAnsi="Times New Roman"/>
          <w:b/>
          <w:bCs/>
          <w:color w:val="191919"/>
          <w:position w:val="2"/>
          <w:sz w:val="27"/>
          <w:szCs w:val="27"/>
        </w:rPr>
        <w:t>ONTENTS</w:t>
      </w:r>
    </w:p>
    <w:p w:rsidR="000A7810" w:rsidRDefault="00623C29" w:rsidP="000D42BE">
      <w:pPr>
        <w:widowControl w:val="0"/>
        <w:autoSpaceDE w:val="0"/>
        <w:autoSpaceDN w:val="0"/>
        <w:adjustRightInd w:val="0"/>
        <w:spacing w:before="7" w:after="0" w:line="140" w:lineRule="exact"/>
        <w:ind w:left="900"/>
        <w:rPr>
          <w:rFonts w:ascii="Times New Roman" w:hAnsi="Times New Roman"/>
          <w:color w:val="000000"/>
          <w:sz w:val="14"/>
          <w:szCs w:val="14"/>
        </w:rPr>
      </w:pPr>
      <w:r w:rsidRPr="00623C29">
        <w:rPr>
          <w:rFonts w:ascii="Times New Roman" w:hAnsi="Times New Roman" w:cs="Times New Roman"/>
          <w:noProof/>
          <w:sz w:val="44"/>
          <w:szCs w:val="44"/>
          <w:lang w:eastAsia="en-US"/>
        </w:rPr>
        <w:pict>
          <v:polyline id="Freeform 1255" o:spid="_x0000_s1763" style="position:absolute;left:0;text-align:left;z-index:-251609088;visibility:visible;mso-wrap-style:square;mso-width-percent:0;mso-height-percent:0;mso-wrap-distance-left:9pt;mso-wrap-distance-top:0;mso-wrap-distance-right:9pt;mso-wrap-distance-bottom:0;mso-position-horizontal-relative:page;mso-position-vertical-relative:page;mso-width-percent:0;mso-height-percent:0;mso-width-relative:page;mso-height-relative:page;v-text-anchor:top" points="1in,532.5pt,8in,532.5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" o:allowincell="f" filled="f" strokecolor="#191919" strokeweight=".04408mm">
            <v:path arrowok="t" o:connecttype="custom" o:connectlocs="0,0;6400800,0" o:connectangles="0,0"/>
            <w10:wrap anchorx="page" anchory="page"/>
          </v:polyline>
        </w:pict>
      </w:r>
    </w:p>
    <w:p w:rsidR="000A7810" w:rsidRDefault="000A7810" w:rsidP="000D42BE">
      <w:pPr>
        <w:widowControl w:val="0"/>
        <w:autoSpaceDE w:val="0"/>
        <w:autoSpaceDN w:val="0"/>
        <w:adjustRightInd w:val="0"/>
        <w:spacing w:before="7" w:after="0" w:line="140" w:lineRule="exact"/>
        <w:ind w:left="900"/>
        <w:rPr>
          <w:rFonts w:ascii="Times New Roman" w:hAnsi="Times New Roman"/>
          <w:color w:val="000000"/>
          <w:sz w:val="14"/>
          <w:szCs w:val="14"/>
        </w:rPr>
        <w:sectPr w:rsidR="000A7810" w:rsidSect="0050315D">
          <w:pgSz w:w="12240" w:h="15840"/>
          <w:pgMar w:top="320" w:right="760" w:bottom="280" w:left="420" w:header="720" w:footer="288" w:gutter="0"/>
          <w:cols w:space="720" w:equalWidth="0">
            <w:col w:w="11060"/>
          </w:cols>
          <w:noEndnote/>
          <w:docGrid w:linePitch="299"/>
        </w:sectPr>
      </w:pPr>
    </w:p>
    <w:p w:rsidR="000A7810" w:rsidRDefault="000A7810" w:rsidP="000D42BE">
      <w:pPr>
        <w:widowControl w:val="0"/>
        <w:autoSpaceDE w:val="0"/>
        <w:autoSpaceDN w:val="0"/>
        <w:adjustRightInd w:val="0"/>
        <w:spacing w:before="8" w:after="0"/>
        <w:ind w:left="900" w:hanging="30"/>
        <w:rPr>
          <w:rFonts w:ascii="Times New Roman" w:hAnsi="Times New Roman"/>
          <w:color w:val="000000"/>
          <w:sz w:val="17"/>
          <w:szCs w:val="17"/>
        </w:rPr>
      </w:pPr>
    </w:p>
    <w:p w:rsidR="000A7810" w:rsidRDefault="000A7810" w:rsidP="000D42BE">
      <w:pPr>
        <w:widowControl w:val="0"/>
        <w:autoSpaceDE w:val="0"/>
        <w:autoSpaceDN w:val="0"/>
        <w:adjustRightInd w:val="0"/>
        <w:spacing w:before="8" w:after="0"/>
        <w:ind w:left="900" w:right="-45" w:hanging="30"/>
        <w:rPr>
          <w:rFonts w:ascii="Times New Roman" w:hAnsi="Times New Roman"/>
          <w:color w:val="000000"/>
          <w:sz w:val="17"/>
          <w:szCs w:val="17"/>
        </w:rPr>
      </w:pPr>
    </w:p>
    <w:p w:rsidR="00B8167B" w:rsidRDefault="000A7810" w:rsidP="00755F7C">
      <w:pPr>
        <w:widowControl w:val="0"/>
        <w:autoSpaceDE w:val="0"/>
        <w:autoSpaceDN w:val="0"/>
        <w:adjustRightInd w:val="0"/>
        <w:spacing w:before="8" w:after="0" w:line="160" w:lineRule="exact"/>
        <w:ind w:left="900" w:right="-45" w:hanging="30"/>
        <w:rPr>
          <w:rFonts w:ascii="Times New Roman" w:hAnsi="Times New Roman"/>
          <w:color w:val="000000"/>
          <w:sz w:val="17"/>
          <w:szCs w:val="17"/>
        </w:rPr>
      </w:pPr>
      <w:r>
        <w:rPr>
          <w:rFonts w:ascii="Times New Roman" w:hAnsi="Times New Roman"/>
          <w:color w:val="191919"/>
          <w:position w:val="-3"/>
          <w:sz w:val="17"/>
          <w:szCs w:val="17"/>
        </w:rPr>
        <w:t xml:space="preserve">Athletics </w:t>
      </w:r>
      <w:r>
        <w:rPr>
          <w:rFonts w:ascii="Times New Roman" w:hAnsi="Times New Roman"/>
          <w:color w:val="191919"/>
          <w:spacing w:val="28"/>
          <w:position w:val="-3"/>
          <w:sz w:val="17"/>
          <w:szCs w:val="17"/>
        </w:rPr>
        <w:t xml:space="preserve"> </w:t>
      </w:r>
      <w:r>
        <w:rPr>
          <w:rFonts w:ascii="Times New Roman" w:hAnsi="Times New Roman"/>
          <w:color w:val="191919"/>
          <w:position w:val="-3"/>
          <w:sz w:val="17"/>
          <w:szCs w:val="17"/>
        </w:rPr>
        <w:t>. . . . . . . . . . . . . . . . . . . . . . . . . . . . . . . . . . . . . . . . . . . . .</w:t>
      </w:r>
    </w:p>
    <w:p w:rsidR="008F4A0F" w:rsidRDefault="008F4A0F" w:rsidP="00200513">
      <w:pPr>
        <w:widowControl w:val="0"/>
        <w:autoSpaceDE w:val="0"/>
        <w:autoSpaceDN w:val="0"/>
        <w:adjustRightInd w:val="0"/>
        <w:spacing w:before="8" w:after="0" w:line="160" w:lineRule="exact"/>
        <w:ind w:right="-45" w:hanging="30"/>
        <w:rPr>
          <w:rFonts w:ascii="Times New Roman" w:hAnsi="Times New Roman"/>
          <w:color w:val="000000"/>
          <w:sz w:val="17"/>
          <w:szCs w:val="17"/>
        </w:rPr>
      </w:pPr>
    </w:p>
    <w:p w:rsidR="008F4A0F" w:rsidRDefault="008F4A0F" w:rsidP="00200513">
      <w:pPr>
        <w:widowControl w:val="0"/>
        <w:autoSpaceDE w:val="0"/>
        <w:autoSpaceDN w:val="0"/>
        <w:adjustRightInd w:val="0"/>
        <w:spacing w:before="8" w:after="0" w:line="160" w:lineRule="exact"/>
        <w:ind w:right="-45" w:hanging="30"/>
        <w:rPr>
          <w:rFonts w:ascii="Times New Roman" w:hAnsi="Times New Roman"/>
          <w:color w:val="000000"/>
          <w:sz w:val="17"/>
          <w:szCs w:val="17"/>
        </w:rPr>
      </w:pPr>
    </w:p>
    <w:p w:rsidR="00B8167B" w:rsidRDefault="00B8167B" w:rsidP="00200513">
      <w:pPr>
        <w:widowControl w:val="0"/>
        <w:autoSpaceDE w:val="0"/>
        <w:autoSpaceDN w:val="0"/>
        <w:adjustRightInd w:val="0"/>
        <w:spacing w:before="8" w:after="0" w:line="160" w:lineRule="exact"/>
        <w:ind w:right="-45" w:hanging="30"/>
        <w:rPr>
          <w:rFonts w:ascii="Times New Roman" w:hAnsi="Times New Roman"/>
          <w:color w:val="000000"/>
          <w:sz w:val="17"/>
          <w:szCs w:val="17"/>
        </w:rPr>
      </w:pPr>
    </w:p>
    <w:p w:rsidR="00B8167B" w:rsidRDefault="00B8167B" w:rsidP="00200513">
      <w:pPr>
        <w:widowControl w:val="0"/>
        <w:autoSpaceDE w:val="0"/>
        <w:autoSpaceDN w:val="0"/>
        <w:adjustRightInd w:val="0"/>
        <w:spacing w:before="8" w:after="0" w:line="160" w:lineRule="exact"/>
        <w:ind w:right="-45" w:hanging="30"/>
        <w:rPr>
          <w:rFonts w:ascii="Times New Roman" w:hAnsi="Times New Roman"/>
          <w:color w:val="000000"/>
          <w:sz w:val="17"/>
          <w:szCs w:val="17"/>
        </w:rPr>
      </w:pPr>
    </w:p>
    <w:p w:rsidR="00755F7C" w:rsidRDefault="00755F7C" w:rsidP="00755F7C">
      <w:pPr>
        <w:widowControl w:val="0"/>
        <w:autoSpaceDE w:val="0"/>
        <w:autoSpaceDN w:val="0"/>
        <w:adjustRightInd w:val="0"/>
        <w:spacing w:before="31" w:after="0"/>
        <w:ind w:firstLine="0"/>
        <w:rPr>
          <w:rFonts w:ascii="Times New Roman" w:hAnsi="Times New Roman"/>
          <w:color w:val="000000"/>
          <w:sz w:val="17"/>
          <w:szCs w:val="17"/>
        </w:rPr>
      </w:pPr>
    </w:p>
    <w:p w:rsidR="000A7810" w:rsidRDefault="000A7810" w:rsidP="00272AA8">
      <w:pPr>
        <w:widowControl w:val="0"/>
        <w:autoSpaceDE w:val="0"/>
        <w:autoSpaceDN w:val="0"/>
        <w:adjustRightInd w:val="0"/>
        <w:spacing w:before="8" w:after="0"/>
        <w:ind w:left="90" w:right="560" w:firstLine="0"/>
        <w:rPr>
          <w:rFonts w:ascii="Times New Roman" w:hAnsi="Times New Roman"/>
          <w:color w:val="000000"/>
          <w:sz w:val="17"/>
          <w:szCs w:val="17"/>
        </w:rPr>
      </w:pPr>
    </w:p>
    <w:p w:rsidR="000A7810" w:rsidRDefault="000A7810" w:rsidP="00272AA8">
      <w:pPr>
        <w:widowControl w:val="0"/>
        <w:autoSpaceDE w:val="0"/>
        <w:autoSpaceDN w:val="0"/>
        <w:adjustRightInd w:val="0"/>
        <w:spacing w:before="8" w:after="0"/>
        <w:ind w:left="90" w:right="560" w:firstLine="0"/>
        <w:rPr>
          <w:rFonts w:ascii="Times New Roman" w:hAnsi="Times New Roman"/>
          <w:color w:val="000000"/>
          <w:sz w:val="17"/>
          <w:szCs w:val="17"/>
        </w:rPr>
      </w:pPr>
    </w:p>
    <w:p w:rsidR="00755F7C" w:rsidRDefault="000A7810" w:rsidP="00272AA8">
      <w:pPr>
        <w:widowControl w:val="0"/>
        <w:autoSpaceDE w:val="0"/>
        <w:autoSpaceDN w:val="0"/>
        <w:adjustRightInd w:val="0"/>
        <w:spacing w:before="8" w:after="0"/>
        <w:ind w:left="90" w:right="560" w:firstLine="0"/>
        <w:rPr>
          <w:rFonts w:ascii="Times New Roman" w:hAnsi="Times New Roman"/>
          <w:color w:val="191919"/>
          <w:sz w:val="17"/>
          <w:szCs w:val="17"/>
        </w:rPr>
      </w:pPr>
      <w:r>
        <w:rPr>
          <w:rFonts w:ascii="Times New Roman" w:hAnsi="Times New Roman"/>
          <w:color w:val="191919"/>
          <w:sz w:val="17"/>
          <w:szCs w:val="17"/>
        </w:rPr>
        <w:t>The Right to Share in</w:t>
      </w:r>
      <w:r w:rsidR="006A4E38">
        <w:rPr>
          <w:rFonts w:ascii="Times New Roman" w:hAnsi="Times New Roman"/>
          <w:color w:val="191919"/>
          <w:sz w:val="17"/>
          <w:szCs w:val="17"/>
        </w:rPr>
        <w:t xml:space="preserve"> </w:t>
      </w:r>
      <w:r>
        <w:rPr>
          <w:rFonts w:ascii="Times New Roman" w:hAnsi="Times New Roman"/>
          <w:color w:val="191919"/>
          <w:sz w:val="17"/>
          <w:szCs w:val="17"/>
        </w:rPr>
        <w:t>Policy Making</w:t>
      </w:r>
      <w:r>
        <w:rPr>
          <w:rFonts w:ascii="Times New Roman" w:hAnsi="Times New Roman"/>
          <w:color w:val="191919"/>
          <w:spacing w:val="19"/>
          <w:sz w:val="17"/>
          <w:szCs w:val="17"/>
        </w:rPr>
        <w:t xml:space="preserve"> </w:t>
      </w:r>
      <w:r>
        <w:rPr>
          <w:rFonts w:ascii="Times New Roman" w:hAnsi="Times New Roman"/>
          <w:color w:val="191919"/>
          <w:sz w:val="17"/>
          <w:szCs w:val="17"/>
        </w:rPr>
        <w:t>.</w:t>
      </w:r>
    </w:p>
    <w:p w:rsidR="000A7810" w:rsidRDefault="00755F7C" w:rsidP="00272AA8">
      <w:pPr>
        <w:widowControl w:val="0"/>
        <w:autoSpaceDE w:val="0"/>
        <w:autoSpaceDN w:val="0"/>
        <w:adjustRightInd w:val="0"/>
        <w:spacing w:before="8" w:after="0"/>
        <w:ind w:left="90" w:right="560" w:firstLine="0"/>
        <w:rPr>
          <w:rFonts w:ascii="Times New Roman" w:hAnsi="Times New Roman"/>
          <w:color w:val="000000"/>
          <w:sz w:val="17"/>
          <w:szCs w:val="17"/>
        </w:rPr>
      </w:pPr>
      <w:r>
        <w:rPr>
          <w:rFonts w:ascii="Times New Roman" w:hAnsi="Times New Roman"/>
          <w:color w:val="191919"/>
          <w:sz w:val="17"/>
          <w:szCs w:val="17"/>
        </w:rPr>
        <w:t xml:space="preserve"> </w:t>
      </w:r>
      <w:r w:rsidR="000A7810">
        <w:rPr>
          <w:rFonts w:ascii="Times New Roman" w:hAnsi="Times New Roman"/>
          <w:color w:val="191919"/>
          <w:sz w:val="17"/>
          <w:szCs w:val="17"/>
        </w:rPr>
        <w:t xml:space="preserve">Academic Information </w:t>
      </w:r>
      <w:r w:rsidR="000A7810">
        <w:rPr>
          <w:rFonts w:ascii="Times New Roman" w:hAnsi="Times New Roman"/>
          <w:color w:val="191919"/>
          <w:spacing w:val="35"/>
          <w:sz w:val="17"/>
          <w:szCs w:val="17"/>
        </w:rPr>
        <w:t xml:space="preserve"> </w:t>
      </w:r>
      <w:r w:rsidR="000A7810">
        <w:rPr>
          <w:rFonts w:ascii="Times New Roman" w:hAnsi="Times New Roman"/>
          <w:color w:val="191919"/>
          <w:sz w:val="17"/>
          <w:szCs w:val="17"/>
        </w:rPr>
        <w:t xml:space="preserve">. . . . . . . . . . . </w:t>
      </w:r>
      <w:r w:rsidR="006A4E38">
        <w:rPr>
          <w:rFonts w:ascii="Times New Roman" w:hAnsi="Times New Roman"/>
          <w:color w:val="191919"/>
          <w:sz w:val="17"/>
          <w:szCs w:val="17"/>
        </w:rPr>
        <w:t xml:space="preserve">. . . . . . . . . . . . . . . . </w:t>
      </w:r>
    </w:p>
    <w:p w:rsidR="000A7810" w:rsidRDefault="000A7810" w:rsidP="000D42BE">
      <w:pPr>
        <w:widowControl w:val="0"/>
        <w:autoSpaceDE w:val="0"/>
        <w:autoSpaceDN w:val="0"/>
        <w:adjustRightInd w:val="0"/>
        <w:spacing w:before="8" w:after="0"/>
        <w:ind w:left="900"/>
        <w:rPr>
          <w:rFonts w:ascii="Times New Roman" w:hAnsi="Times New Roman"/>
          <w:color w:val="000000"/>
          <w:sz w:val="17"/>
          <w:szCs w:val="17"/>
        </w:rPr>
        <w:sectPr w:rsidR="000A7810">
          <w:type w:val="continuous"/>
          <w:pgSz w:w="12240" w:h="15840"/>
          <w:pgMar w:top="1480" w:right="760" w:bottom="280" w:left="420" w:header="720" w:footer="720" w:gutter="0"/>
          <w:cols w:num="2" w:space="720" w:equalWidth="0">
            <w:col w:w="5791" w:space="479"/>
            <w:col w:w="4790"/>
          </w:cols>
          <w:noEndnote/>
        </w:sectPr>
      </w:pPr>
    </w:p>
    <w:p w:rsidR="000A7810" w:rsidRDefault="00623C29" w:rsidP="00F00060">
      <w:pPr>
        <w:widowControl w:val="0"/>
        <w:tabs>
          <w:tab w:val="left" w:pos="4300"/>
        </w:tabs>
        <w:autoSpaceDE w:val="0"/>
        <w:autoSpaceDN w:val="0"/>
        <w:adjustRightInd w:val="0"/>
        <w:spacing w:after="0" w:line="391" w:lineRule="exact"/>
        <w:ind w:hanging="15"/>
        <w:rPr>
          <w:rFonts w:ascii="Times New Roman" w:hAnsi="Times New Roman"/>
          <w:color w:val="000000"/>
          <w:sz w:val="20"/>
          <w:szCs w:val="20"/>
        </w:rPr>
      </w:pPr>
      <w:r w:rsidRPr="00623C29">
        <w:rPr>
          <w:rFonts w:ascii="Times New Roman" w:hAnsi="Times New Roman" w:cs="Times New Roman"/>
          <w:noProof/>
          <w:sz w:val="44"/>
          <w:szCs w:val="44"/>
          <w:lang w:eastAsia="en-US"/>
        </w:rPr>
        <w:lastRenderedPageBreak/>
        <w:pict>
          <v:shape id="Text Box 1244" o:spid="_x0000_s1774" type="#_x0000_t202" style="position:absolute;margin-left:20.85pt;margin-top:49pt;width:12pt;height:63.8pt;z-index:-2515998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" o:allowincell="f" filled="f" stroked="f">
            <v:textbox style="layout-flow:vertical;mso-layout-flow-alt:bottom-to-top;mso-next-textbox:#Text Box 1244"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noProof/>
          <w:sz w:val="44"/>
          <w:szCs w:val="44"/>
          <w:lang w:eastAsia="en-US"/>
        </w:rPr>
        <w:pict>
          <v:shape id="Text Box 1284" o:spid="_x0000_s1734" type="#_x0000_t202" style="position:absolute;margin-left:0;margin-top:3.1pt;width:54pt;height:788.85pt;z-index:-251611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" o:allowincell="f" filled="f" stroked="f">
            <v:textbox style="mso-next-textbox:#Text Box 1284" inset="0,0,0,0">
              <w:txbxContent>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after="0" w:line="200" w:lineRule="exact"/>
                    <w:rPr>
                      <w:rFonts w:ascii="Times New Roman" w:hAnsi="Times New Roman"/>
                      <w:sz w:val="20"/>
                      <w:szCs w:val="20"/>
                    </w:rPr>
                  </w:pPr>
                </w:p>
                <w:p w:rsidR="00A331E4" w:rsidRDefault="00A331E4" w:rsidP="00A82F11">
                  <w:pPr>
                    <w:widowControl w:val="0"/>
                    <w:autoSpaceDE w:val="0"/>
                    <w:autoSpaceDN w:val="0"/>
                    <w:adjustRightInd w:val="0"/>
                    <w:spacing w:before="17" w:after="0" w:line="280" w:lineRule="exact"/>
                    <w:rPr>
                      <w:rFonts w:ascii="Times New Roman" w:hAnsi="Times New Roman"/>
                      <w:sz w:val="28"/>
                      <w:szCs w:val="28"/>
                    </w:rPr>
                  </w:pPr>
                </w:p>
                <w:p w:rsidR="00A331E4" w:rsidRDefault="00A331E4" w:rsidP="00A82F11">
                  <w:pPr>
                    <w:widowControl w:val="0"/>
                    <w:autoSpaceDE w:val="0"/>
                    <w:autoSpaceDN w:val="0"/>
                    <w:adjustRightInd w:val="0"/>
                    <w:spacing w:after="0"/>
                    <w:ind w:right="140"/>
                    <w:jc w:val="right"/>
                    <w:rPr>
                      <w:rFonts w:ascii="Times New Roman" w:hAnsi="Times New Roman"/>
                      <w:color w:val="000000"/>
                      <w:sz w:val="20"/>
                      <w:szCs w:val="20"/>
                    </w:rPr>
                  </w:pPr>
                  <w:r>
                    <w:rPr>
                      <w:rFonts w:ascii="Times New Roman" w:hAnsi="Times New Roman"/>
                      <w:b/>
                      <w:bCs/>
                      <w:color w:val="191919"/>
                      <w:sz w:val="20"/>
                      <w:szCs w:val="20"/>
                    </w:rPr>
                    <w:t>00</w:t>
                  </w:r>
                </w:p>
              </w:txbxContent>
            </v:textbox>
            <w10:wrap anchorx="page" anchory="page"/>
          </v:shape>
        </w:pict>
      </w:r>
    </w:p>
    <w:p w:rsidR="000A7810" w:rsidRDefault="000A7810" w:rsidP="00C14A2D">
      <w:pPr>
        <w:widowControl w:val="0"/>
        <w:tabs>
          <w:tab w:val="left" w:pos="4300"/>
        </w:tabs>
        <w:autoSpaceDE w:val="0"/>
        <w:autoSpaceDN w:val="0"/>
        <w:adjustRightInd w:val="0"/>
        <w:spacing w:after="0"/>
        <w:ind w:left="900"/>
        <w:rPr>
          <w:rFonts w:ascii="Times New Roman" w:hAnsi="Times New Roman"/>
          <w:color w:val="000000"/>
          <w:sz w:val="20"/>
          <w:szCs w:val="20"/>
        </w:rPr>
        <w:sectPr w:rsidR="000A7810">
          <w:type w:val="continuous"/>
          <w:pgSz w:w="12240" w:h="15840"/>
          <w:pgMar w:top="1480" w:right="760" w:bottom="280" w:left="420" w:header="720" w:footer="720" w:gutter="0"/>
          <w:cols w:space="720" w:equalWidth="0">
            <w:col w:w="11060"/>
          </w:cols>
          <w:noEndnote/>
        </w:sectPr>
      </w:pPr>
    </w:p>
    <w:p w:rsidR="000A7810" w:rsidRDefault="000A7810" w:rsidP="00C14A2D">
      <w:pPr>
        <w:widowControl w:val="0"/>
        <w:autoSpaceDE w:val="0"/>
        <w:autoSpaceDN w:val="0"/>
        <w:adjustRightInd w:val="0"/>
        <w:spacing w:after="0"/>
        <w:ind w:left="900"/>
        <w:rPr>
          <w:rFonts w:ascii="Times New Roman" w:hAnsi="Times New Roman"/>
          <w:color w:val="000000"/>
          <w:sz w:val="13"/>
          <w:szCs w:val="13"/>
        </w:rPr>
      </w:pPr>
    </w:p>
    <w:p w:rsidR="00B8167B" w:rsidRDefault="00B8167B" w:rsidP="00C14A2D">
      <w:pPr>
        <w:widowControl w:val="0"/>
        <w:autoSpaceDE w:val="0"/>
        <w:autoSpaceDN w:val="0"/>
        <w:adjustRightInd w:val="0"/>
        <w:spacing w:after="0"/>
        <w:ind w:left="900"/>
        <w:rPr>
          <w:rFonts w:ascii="Times New Roman" w:hAnsi="Times New Roman"/>
          <w:color w:val="000000"/>
          <w:sz w:val="13"/>
          <w:szCs w:val="13"/>
        </w:rPr>
      </w:pPr>
    </w:p>
    <w:p w:rsidR="000A7810" w:rsidRDefault="000A7810" w:rsidP="00C14A2D">
      <w:pPr>
        <w:widowControl w:val="0"/>
        <w:autoSpaceDE w:val="0"/>
        <w:autoSpaceDN w:val="0"/>
        <w:adjustRightInd w:val="0"/>
        <w:spacing w:after="0"/>
        <w:ind w:left="900"/>
        <w:rPr>
          <w:rFonts w:ascii="Times New Roman" w:hAnsi="Times New Roman"/>
          <w:color w:val="000000"/>
          <w:sz w:val="20"/>
          <w:szCs w:val="20"/>
        </w:rPr>
      </w:pPr>
    </w:p>
    <w:p w:rsidR="000A7810" w:rsidRPr="001834A9" w:rsidRDefault="000A7810" w:rsidP="00C14A2D">
      <w:pPr>
        <w:pStyle w:val="Heading2"/>
        <w:spacing w:before="0" w:line="240" w:lineRule="auto"/>
        <w:ind w:left="90"/>
        <w:rPr>
          <w:rFonts w:ascii="Times New Roman" w:hAnsi="Times New Roman"/>
          <w:color w:val="000000"/>
          <w:sz w:val="22"/>
          <w:szCs w:val="22"/>
        </w:rPr>
      </w:pPr>
      <w:bookmarkStart w:id="1217" w:name="_Toc295058609"/>
      <w:r w:rsidRPr="001834A9">
        <w:rPr>
          <w:rFonts w:ascii="Times New Roman" w:hAnsi="Times New Roman"/>
          <w:bCs w:val="0"/>
          <w:color w:val="191919"/>
          <w:spacing w:val="-2"/>
          <w:sz w:val="22"/>
          <w:szCs w:val="22"/>
        </w:rPr>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1217"/>
    </w:p>
    <w:p w:rsidR="00C14A2D" w:rsidRDefault="00623C29" w:rsidP="00C14A2D">
      <w:pPr>
        <w:widowControl w:val="0"/>
        <w:autoSpaceDE w:val="0"/>
        <w:autoSpaceDN w:val="0"/>
        <w:adjustRightInd w:val="0"/>
        <w:spacing w:after="0"/>
        <w:ind w:left="-90" w:right="22" w:firstLine="0"/>
        <w:rPr>
          <w:rFonts w:ascii="Times New Roman" w:hAnsi="Times New Roman" w:cs="Times New Roman"/>
          <w:b/>
          <w:bCs/>
          <w:color w:val="191919"/>
        </w:rPr>
      </w:pPr>
      <w:r w:rsidRPr="00623C29">
        <w:rPr>
          <w:rFonts w:ascii="Times New Roman" w:hAnsi="Times New Roman"/>
          <w:noProof/>
          <w:color w:val="000000"/>
          <w:sz w:val="18"/>
          <w:szCs w:val="18"/>
        </w:rPr>
        <w:pict>
          <v:group id="_x0000_s17785" style="position:absolute;left:0;text-align:left;margin-left:426.7pt;margin-top:-53.6pt;width:198.65pt;height:795.8pt;z-index:-251341824" coordorigin="9205,-90" coordsize="3973,15916">
            <v:group id="_x0000_s17786" style="position:absolute;left:9205;top:-90;width:3973;height:15916" coordorigin="9205,-90" coordsize="3973,15916">
              <v:group id="_x0000_s17787" style="position:absolute;left:9205;top:-90;width:3973;height:15916" coordorigin="9205,-90" coordsize="3973,15916">
                <v:rect id="Rectangle 2736" o:spid="_x0000_s17788"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789"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790"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791"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792"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793"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79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79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796"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79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79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799"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80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80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802"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80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80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805"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80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80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808"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809"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810"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811"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812"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813"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814"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815"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816"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817"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818"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0A7810">
        <w:rPr>
          <w:rFonts w:ascii="Times New Roman" w:hAnsi="Times New Roman"/>
          <w:color w:val="000000"/>
          <w:sz w:val="18"/>
          <w:szCs w:val="18"/>
        </w:rPr>
        <w:br w:type="column"/>
      </w:r>
      <w:r w:rsidR="000A7810" w:rsidRPr="00C14A2D">
        <w:rPr>
          <w:rFonts w:ascii="Times New Roman" w:hAnsi="Times New Roman" w:cs="Times New Roman"/>
          <w:b/>
          <w:bCs/>
          <w:color w:val="191919"/>
        </w:rPr>
        <w:lastRenderedPageBreak/>
        <w:t>Enrollment Management</w:t>
      </w:r>
    </w:p>
    <w:p w:rsidR="000A7810" w:rsidRPr="00C14A2D" w:rsidRDefault="000A7810" w:rsidP="00C14A2D">
      <w:pPr>
        <w:widowControl w:val="0"/>
        <w:autoSpaceDE w:val="0"/>
        <w:autoSpaceDN w:val="0"/>
        <w:adjustRightInd w:val="0"/>
        <w:spacing w:after="0"/>
        <w:ind w:left="-90" w:right="22" w:firstLine="0"/>
        <w:rPr>
          <w:rFonts w:ascii="Times New Roman" w:hAnsi="Times New Roman" w:cs="Times New Roman"/>
          <w:color w:val="000000"/>
        </w:rPr>
      </w:pPr>
      <w:r w:rsidRPr="00C14A2D">
        <w:rPr>
          <w:rFonts w:ascii="Times New Roman" w:hAnsi="Times New Roman" w:cs="Times New Roman"/>
          <w:b/>
          <w:bCs/>
          <w:color w:val="191919"/>
        </w:rPr>
        <w:t xml:space="preserve"> &amp; Student Affairs</w:t>
      </w:r>
    </w:p>
    <w:p w:rsidR="000A7810" w:rsidRDefault="000A7810" w:rsidP="00883B2B">
      <w:pPr>
        <w:widowControl w:val="0"/>
        <w:autoSpaceDE w:val="0"/>
        <w:autoSpaceDN w:val="0"/>
        <w:adjustRightInd w:val="0"/>
        <w:spacing w:before="66" w:after="0" w:line="192" w:lineRule="exact"/>
        <w:ind w:left="90" w:right="452" w:firstLine="0"/>
        <w:rPr>
          <w:rFonts w:ascii="Century Gothic" w:hAnsi="Century Gothic" w:cs="Century Gothic"/>
          <w:color w:val="000000"/>
          <w:sz w:val="16"/>
          <w:szCs w:val="16"/>
        </w:rPr>
        <w:sectPr w:rsidR="000A7810" w:rsidSect="00621E19">
          <w:pgSz w:w="12240" w:h="15840"/>
          <w:pgMar w:top="270" w:right="420" w:bottom="280" w:left="600" w:header="720" w:footer="288" w:gutter="0"/>
          <w:cols w:num="2" w:space="720" w:equalWidth="0">
            <w:col w:w="5070" w:space="3608"/>
            <w:col w:w="2542"/>
          </w:cols>
          <w:noEndnote/>
          <w:docGrid w:linePitch="299"/>
        </w:sectPr>
      </w:pPr>
    </w:p>
    <w:p w:rsidR="00382440" w:rsidRDefault="00382440"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lastRenderedPageBreak/>
        <w:t>Student Affairs exists to create a culture of vibrant student learning through involvement.  Our teams of student development educators facilitate the growth and development of students as referenced in the mission statement below.</w:t>
      </w:r>
    </w:p>
    <w:p w:rsidR="00F00060" w:rsidRPr="00382440" w:rsidRDefault="00F00060" w:rsidP="00883B2B">
      <w:pPr>
        <w:widowControl w:val="0"/>
        <w:autoSpaceDE w:val="0"/>
        <w:autoSpaceDN w:val="0"/>
        <w:adjustRightInd w:val="0"/>
        <w:spacing w:before="30" w:after="0" w:line="250" w:lineRule="auto"/>
        <w:ind w:left="90" w:right="870"/>
        <w:jc w:val="both"/>
        <w:rPr>
          <w:rFonts w:ascii="Times New Roman" w:hAnsi="Times New Roman"/>
          <w:color w:val="191919"/>
          <w:spacing w:val="-2"/>
          <w:sz w:val="18"/>
          <w:szCs w:val="18"/>
        </w:rPr>
      </w:pPr>
    </w:p>
    <w:p w:rsidR="00382440" w:rsidRPr="00200513" w:rsidRDefault="00382440" w:rsidP="00200513">
      <w:pPr>
        <w:pStyle w:val="Heading2"/>
        <w:spacing w:before="0" w:line="240" w:lineRule="auto"/>
        <w:ind w:left="90"/>
        <w:rPr>
          <w:rFonts w:ascii="Times New Roman" w:hAnsi="Times New Roman" w:cs="Times New Roman"/>
          <w:caps/>
          <w:color w:val="262626" w:themeColor="text1" w:themeTint="D9"/>
          <w:sz w:val="24"/>
          <w:szCs w:val="24"/>
        </w:rPr>
      </w:pPr>
      <w:bookmarkStart w:id="1218" w:name="_Toc295058610"/>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1218"/>
      <w:r w:rsidRPr="00200513">
        <w:rPr>
          <w:rFonts w:ascii="Times New Roman" w:hAnsi="Times New Roman" w:cs="Times New Roman"/>
          <w:caps/>
          <w:color w:val="262626" w:themeColor="text1" w:themeTint="D9"/>
          <w:sz w:val="24"/>
          <w:szCs w:val="24"/>
        </w:rPr>
        <w:t xml:space="preserve"> </w:t>
      </w:r>
    </w:p>
    <w:p w:rsidR="000A7810" w:rsidRPr="00382440" w:rsidRDefault="00382440" w:rsidP="00F00060">
      <w:pPr>
        <w:widowControl w:val="0"/>
        <w:autoSpaceDE w:val="0"/>
        <w:autoSpaceDN w:val="0"/>
        <w:adjustRightInd w:val="0"/>
        <w:spacing w:after="0"/>
        <w:ind w:left="86" w:right="870" w:firstLine="4"/>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382440" w:rsidRDefault="00382440" w:rsidP="00883B2B">
      <w:pPr>
        <w:widowControl w:val="0"/>
        <w:autoSpaceDE w:val="0"/>
        <w:autoSpaceDN w:val="0"/>
        <w:adjustRightInd w:val="0"/>
        <w:spacing w:before="8" w:after="0" w:line="190" w:lineRule="exact"/>
        <w:ind w:left="90" w:right="870"/>
        <w:rPr>
          <w:rFonts w:ascii="Times New Roman" w:hAnsi="Times New Roman"/>
          <w:color w:val="000000"/>
          <w:sz w:val="19"/>
          <w:szCs w:val="19"/>
        </w:rPr>
      </w:pPr>
    </w:p>
    <w:p w:rsidR="00044441" w:rsidRPr="00200513" w:rsidRDefault="00044441" w:rsidP="00200513">
      <w:pPr>
        <w:pStyle w:val="Heading2"/>
        <w:spacing w:before="0" w:line="240" w:lineRule="auto"/>
        <w:ind w:left="90"/>
        <w:rPr>
          <w:rFonts w:ascii="Times New Roman" w:hAnsi="Times New Roman" w:cs="Times New Roman"/>
          <w:caps/>
          <w:color w:val="262626" w:themeColor="text1" w:themeTint="D9"/>
        </w:rPr>
      </w:pPr>
      <w:bookmarkStart w:id="1219" w:name="_Toc295058611"/>
      <w:r w:rsidRPr="00200513">
        <w:rPr>
          <w:rFonts w:ascii="Times New Roman" w:hAnsi="Times New Roman" w:cs="Times New Roman"/>
          <w:caps/>
          <w:color w:val="262626" w:themeColor="text1" w:themeTint="D9"/>
        </w:rPr>
        <w:t>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h</w:t>
      </w:r>
      <w:r w:rsidRPr="00200513">
        <w:rPr>
          <w:rFonts w:ascii="Times New Roman" w:hAnsi="Times New Roman" w:cs="Times New Roman"/>
          <w:caps/>
          <w:color w:val="262626" w:themeColor="text1" w:themeTint="D9"/>
          <w:sz w:val="18"/>
          <w:szCs w:val="18"/>
        </w:rPr>
        <w:t>ealth</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1219"/>
    </w:p>
    <w:p w:rsidR="00044441" w:rsidRPr="00200513" w:rsidRDefault="00044441" w:rsidP="00200513">
      <w:pPr>
        <w:pStyle w:val="Heading2"/>
        <w:spacing w:before="0" w:line="240" w:lineRule="auto"/>
        <w:ind w:left="86"/>
        <w:rPr>
          <w:rFonts w:ascii="Times New Roman" w:hAnsi="Times New Roman" w:cs="Times New Roman"/>
          <w:caps/>
          <w:color w:val="262626" w:themeColor="text1" w:themeTint="D9"/>
        </w:rPr>
      </w:pPr>
      <w:bookmarkStart w:id="1220" w:name="_Toc295058612"/>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1220"/>
    </w:p>
    <w:p w:rsidR="00044441" w:rsidRPr="00044441" w:rsidRDefault="00044441" w:rsidP="00F00060">
      <w:pPr>
        <w:widowControl w:val="0"/>
        <w:autoSpaceDE w:val="0"/>
        <w:autoSpaceDN w:val="0"/>
        <w:adjustRightInd w:val="0"/>
        <w:spacing w:after="0"/>
        <w:ind w:left="86"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The primary function of Counseling Services is to support students in their total development by providing services and programs to optimize their emotional, interpersonal, intellectual and academic well-being.</w:t>
      </w:r>
    </w:p>
    <w:p w:rsidR="00044441" w:rsidRP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Professional staff provides confidential psychological counseling and consultation services to currently enrolled ASU students.  The department offers brief individual and couples therapy.  Additional services offered through Counseling include marital and family therapy, group sessions, crisis intervention, consultation, outreach, presentations, workshops, and referrals.</w:t>
      </w:r>
    </w:p>
    <w:p w:rsid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National Collegiate Alcohol Awareness Week and Safe Spring Break Week to promote healthy decision making regarding alcohol and drugs.</w:t>
      </w:r>
    </w:p>
    <w:p w:rsidR="00F00060" w:rsidRPr="00044441" w:rsidRDefault="00F00060"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p>
    <w:p w:rsidR="00044441" w:rsidRPr="00200513" w:rsidRDefault="00044441" w:rsidP="00200513">
      <w:pPr>
        <w:pStyle w:val="Heading2"/>
        <w:spacing w:before="0" w:line="240" w:lineRule="auto"/>
        <w:ind w:left="90"/>
        <w:rPr>
          <w:rFonts w:ascii="Times New Roman" w:hAnsi="Times New Roman" w:cs="Times New Roman"/>
          <w:caps/>
          <w:color w:val="262626" w:themeColor="text1" w:themeTint="D9"/>
        </w:rPr>
      </w:pPr>
      <w:bookmarkStart w:id="1221" w:name="_Toc295058613"/>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1221"/>
    </w:p>
    <w:p w:rsidR="00044441" w:rsidRDefault="00044441" w:rsidP="00F00060">
      <w:pPr>
        <w:widowControl w:val="0"/>
        <w:autoSpaceDE w:val="0"/>
        <w:autoSpaceDN w:val="0"/>
        <w:adjustRightInd w:val="0"/>
        <w:spacing w:after="0"/>
        <w:ind w:left="86"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 xml:space="preserve">The Regents Center for Learning Disorders (RCLD) at Georgia Southern University is one of three centers in Georgia established by the Board of Regents to provide assessments, resources, and research related to students with learning disorders.  The Center serves students from GSU and twelve additional institutions in the southern area of the state.  Students with a history and/or those perceived as having learning disabilities, ADHD, or psychological disabilities may be referred by the enrolling institution’s disability service provider for a comprehensive assessment, feedback on appropriate academic accommodations, and recommendations for optimal educational achievement.  Disability service providers may consult with the Center regarding disability documentation and assessments performed by other professionals.  </w:t>
      </w:r>
    </w:p>
    <w:p w:rsidR="00F00060" w:rsidRPr="00044441" w:rsidRDefault="00F00060" w:rsidP="00F00060">
      <w:pPr>
        <w:widowControl w:val="0"/>
        <w:autoSpaceDE w:val="0"/>
        <w:autoSpaceDN w:val="0"/>
        <w:adjustRightInd w:val="0"/>
        <w:spacing w:after="0"/>
        <w:ind w:left="86" w:right="870" w:firstLine="0"/>
        <w:jc w:val="both"/>
        <w:rPr>
          <w:rFonts w:ascii="Times New Roman" w:hAnsi="Times New Roman"/>
          <w:color w:val="191919"/>
          <w:spacing w:val="-2"/>
          <w:sz w:val="18"/>
          <w:szCs w:val="18"/>
        </w:rPr>
      </w:pPr>
    </w:p>
    <w:p w:rsidR="00044441" w:rsidRPr="00200513" w:rsidRDefault="00044441" w:rsidP="00200513">
      <w:pPr>
        <w:pStyle w:val="Heading2"/>
        <w:spacing w:before="0" w:line="240" w:lineRule="auto"/>
        <w:ind w:left="86"/>
        <w:rPr>
          <w:rFonts w:ascii="Times New Roman" w:hAnsi="Times New Roman" w:cs="Times New Roman"/>
          <w:caps/>
          <w:color w:val="262626" w:themeColor="text1" w:themeTint="D9"/>
        </w:rPr>
      </w:pPr>
      <w:bookmarkStart w:id="1222" w:name="_Toc295058614"/>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1222"/>
    </w:p>
    <w:p w:rsidR="00044441" w:rsidRP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1834A9" w:rsidRDefault="001834A9"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p>
    <w:p w:rsid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F00060" w:rsidRPr="00044441" w:rsidRDefault="00F00060"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p>
    <w:p w:rsidR="00044441" w:rsidRPr="00200513" w:rsidRDefault="00044441" w:rsidP="00200513">
      <w:pPr>
        <w:pStyle w:val="Heading2"/>
        <w:spacing w:before="0" w:line="240" w:lineRule="auto"/>
        <w:ind w:left="90"/>
        <w:rPr>
          <w:rFonts w:ascii="Times New Roman" w:hAnsi="Times New Roman" w:cs="Times New Roman"/>
          <w:caps/>
          <w:color w:val="262626" w:themeColor="text1" w:themeTint="D9"/>
        </w:rPr>
      </w:pPr>
      <w:bookmarkStart w:id="1223" w:name="_Toc295058615"/>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1223"/>
    </w:p>
    <w:p w:rsid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F00060" w:rsidRPr="00044441" w:rsidRDefault="00F00060"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p>
    <w:p w:rsidR="00044441" w:rsidRPr="00200513" w:rsidRDefault="00044441" w:rsidP="00200513">
      <w:pPr>
        <w:pStyle w:val="Heading2"/>
        <w:spacing w:before="0" w:line="240" w:lineRule="auto"/>
        <w:ind w:left="90"/>
        <w:rPr>
          <w:rFonts w:ascii="Times New Roman" w:hAnsi="Times New Roman" w:cs="Times New Roman"/>
          <w:caps/>
          <w:color w:val="262626" w:themeColor="text1" w:themeTint="D9"/>
        </w:rPr>
      </w:pPr>
      <w:bookmarkStart w:id="1224" w:name="_Toc295058616"/>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1224"/>
    </w:p>
    <w:p w:rsidR="00044441"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1834A9" w:rsidRPr="00F00060" w:rsidRDefault="001834A9"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p>
    <w:p w:rsidR="00044441" w:rsidRPr="00F00060"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Substantially limits, under ADA, refers to significant restrictions as to the condition, manner, or duration under which an individual can perform a particular major life activity as compared to most people.</w:t>
      </w:r>
    </w:p>
    <w:p w:rsidR="00044441" w:rsidRPr="00F00060" w:rsidRDefault="00044441" w:rsidP="00F00060">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8F4A0F" w:rsidRPr="00F00060" w:rsidRDefault="00044441" w:rsidP="008F4A0F">
      <w:pPr>
        <w:widowControl w:val="0"/>
        <w:autoSpaceDE w:val="0"/>
        <w:autoSpaceDN w:val="0"/>
        <w:adjustRightInd w:val="0"/>
        <w:spacing w:before="30" w:after="0" w:line="250" w:lineRule="auto"/>
        <w:ind w:left="90" w:right="87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883B2B" w:rsidRDefault="00883B2B" w:rsidP="00883B2B">
      <w:pPr>
        <w:ind w:left="2880" w:right="-120"/>
        <w:rPr>
          <w:b/>
          <w:sz w:val="44"/>
          <w:szCs w:val="44"/>
          <w:lang w:eastAsia="en-US"/>
        </w:rPr>
        <w:sectPr w:rsidR="00883B2B" w:rsidSect="00B8167B">
          <w:type w:val="continuous"/>
          <w:pgSz w:w="12240" w:h="15840"/>
          <w:pgMar w:top="1480" w:right="420" w:bottom="180" w:left="600" w:header="720" w:footer="720" w:gutter="0"/>
          <w:cols w:space="720" w:equalWidth="0">
            <w:col w:w="11220"/>
          </w:cols>
          <w:noEndnote/>
        </w:sectPr>
      </w:pPr>
    </w:p>
    <w:p w:rsidR="00044441" w:rsidRPr="00C14A2D" w:rsidRDefault="00623C29" w:rsidP="00883B2B">
      <w:pPr>
        <w:ind w:right="-120"/>
        <w:rPr>
          <w:rFonts w:ascii="Times New Roman" w:hAnsi="Times New Roman" w:cs="Times New Roman"/>
          <w:b/>
          <w:lang w:eastAsia="en-US"/>
        </w:rPr>
      </w:pPr>
      <w:r>
        <w:rPr>
          <w:rFonts w:ascii="Times New Roman" w:hAnsi="Times New Roman" w:cs="Times New Roman"/>
          <w:b/>
          <w:noProof/>
        </w:rPr>
        <w:lastRenderedPageBreak/>
        <w:pict>
          <v:group id="_x0000_s15897" style="position:absolute;left:0;text-align:left;margin-left:-65.55pt;margin-top:-22.75pt;width:191pt;height:795.35pt;z-index:-251367424" coordorigin="-745,-62" coordsize="3820,15907">
            <v:group id="_x0000_s15898" style="position:absolute;left:-745;top:-62;width:3820;height:15907" coordorigin="-717,-62" coordsize="3820,15907">
              <v:rect id="Rectangle 2702" o:spid="_x0000_s1589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90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90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90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90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90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90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90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90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90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90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91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91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91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91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91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91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91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91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91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91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92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92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92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92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92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92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92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92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92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92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93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93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883B2B" w:rsidRPr="00C14A2D">
        <w:rPr>
          <w:rFonts w:ascii="Times New Roman" w:hAnsi="Times New Roman" w:cs="Times New Roman"/>
          <w:b/>
          <w:lang w:eastAsia="en-US"/>
        </w:rPr>
        <w:t>Student Affairs</w:t>
      </w:r>
    </w:p>
    <w:p w:rsidR="00044441" w:rsidRPr="00200513" w:rsidRDefault="00C73666" w:rsidP="00200513">
      <w:pPr>
        <w:pStyle w:val="Heading2"/>
        <w:spacing w:before="0" w:line="240" w:lineRule="auto"/>
        <w:ind w:left="900"/>
        <w:rPr>
          <w:rStyle w:val="apple-style-span"/>
          <w:rFonts w:ascii="Times New Roman" w:hAnsi="Times New Roman" w:cs="Times New Roman"/>
          <w:color w:val="262626" w:themeColor="text1" w:themeTint="D9"/>
        </w:rPr>
      </w:pPr>
      <w:bookmarkStart w:id="1225" w:name="_Toc295058617"/>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1225"/>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883B2B" w:rsidRDefault="00883B2B" w:rsidP="00883B2B">
      <w:pPr>
        <w:ind w:left="900" w:firstLine="0"/>
        <w:jc w:val="both"/>
        <w:rPr>
          <w:rFonts w:ascii="Times New Roman" w:hAnsi="Times New Roman" w:cs="Times New Roman"/>
          <w:b/>
          <w:caps/>
          <w:sz w:val="24"/>
          <w:szCs w:val="24"/>
        </w:rPr>
      </w:pPr>
    </w:p>
    <w:p w:rsidR="00044441" w:rsidRPr="004424C4" w:rsidRDefault="00044441" w:rsidP="004424C4">
      <w:pPr>
        <w:pStyle w:val="Heading2"/>
        <w:spacing w:before="0" w:line="240" w:lineRule="auto"/>
        <w:ind w:left="900"/>
        <w:rPr>
          <w:rFonts w:ascii="Times New Roman" w:hAnsi="Times New Roman" w:cs="Times New Roman"/>
          <w:caps/>
          <w:color w:val="262626" w:themeColor="text1" w:themeTint="D9"/>
        </w:rPr>
      </w:pPr>
      <w:bookmarkStart w:id="1226" w:name="_Toc295058618"/>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1226"/>
      <w:r w:rsidRPr="004424C4">
        <w:rPr>
          <w:rFonts w:ascii="Times New Roman" w:hAnsi="Times New Roman" w:cs="Times New Roman"/>
          <w:caps/>
          <w:color w:val="262626" w:themeColor="text1" w:themeTint="D9"/>
          <w:sz w:val="18"/>
          <w:szCs w:val="18"/>
        </w:rPr>
        <w:t xml:space="preserve"> </w:t>
      </w:r>
    </w:p>
    <w:p w:rsidR="00044441" w:rsidRPr="00A44BB7" w:rsidRDefault="00044441" w:rsidP="00C73666">
      <w:pPr>
        <w:widowControl w:val="0"/>
        <w:autoSpaceDE w:val="0"/>
        <w:autoSpaceDN w:val="0"/>
        <w:adjustRightInd w:val="0"/>
        <w:spacing w:before="30" w:after="0" w:line="250" w:lineRule="auto"/>
        <w:ind w:left="900" w:right="6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(National Joint Committee on Learning Disabilities, Learning Disabilities: Issues on Definition, January, 1990.)</w:t>
      </w:r>
    </w:p>
    <w:p w:rsidR="00044441" w:rsidRPr="00A44BB7" w:rsidRDefault="00044441" w:rsidP="00883B2B">
      <w:pPr>
        <w:widowControl w:val="0"/>
        <w:autoSpaceDE w:val="0"/>
        <w:autoSpaceDN w:val="0"/>
        <w:adjustRightInd w:val="0"/>
        <w:spacing w:before="30" w:after="0" w:line="250" w:lineRule="auto"/>
        <w:ind w:left="900" w:right="60" w:hanging="30"/>
        <w:jc w:val="both"/>
        <w:rPr>
          <w:rFonts w:ascii="Times New Roman" w:hAnsi="Times New Roman" w:cs="Times New Roman"/>
          <w:color w:val="191919"/>
          <w:spacing w:val="-2"/>
          <w:sz w:val="18"/>
          <w:szCs w:val="18"/>
        </w:rPr>
      </w:pPr>
    </w:p>
    <w:p w:rsidR="00044441" w:rsidRPr="00A44BB7" w:rsidRDefault="00044441" w:rsidP="00A44BB7">
      <w:pPr>
        <w:widowControl w:val="0"/>
        <w:autoSpaceDE w:val="0"/>
        <w:autoSpaceDN w:val="0"/>
        <w:adjustRightInd w:val="0"/>
        <w:spacing w:before="30" w:after="0" w:line="250" w:lineRule="auto"/>
        <w:ind w:left="180" w:right="6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044441" w:rsidRPr="00A44BB7" w:rsidRDefault="00044441" w:rsidP="00883B2B">
      <w:pPr>
        <w:pStyle w:val="ListParagraph"/>
        <w:widowControl w:val="0"/>
        <w:numPr>
          <w:ilvl w:val="0"/>
          <w:numId w:val="56"/>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044441" w:rsidRPr="00A44BB7" w:rsidRDefault="00044441" w:rsidP="00883B2B">
      <w:pPr>
        <w:pStyle w:val="ListParagraph"/>
        <w:widowControl w:val="0"/>
        <w:numPr>
          <w:ilvl w:val="0"/>
          <w:numId w:val="56"/>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044441" w:rsidRPr="00A44BB7" w:rsidRDefault="00044441" w:rsidP="00883B2B">
      <w:pPr>
        <w:pStyle w:val="ListParagraph"/>
        <w:widowControl w:val="0"/>
        <w:numPr>
          <w:ilvl w:val="0"/>
          <w:numId w:val="56"/>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044441" w:rsidRPr="00A44BB7" w:rsidRDefault="00044441" w:rsidP="00C73666">
      <w:pPr>
        <w:widowControl w:val="0"/>
        <w:autoSpaceDE w:val="0"/>
        <w:autoSpaceDN w:val="0"/>
        <w:adjustRightInd w:val="0"/>
        <w:spacing w:before="30" w:after="0" w:line="250" w:lineRule="auto"/>
        <w:ind w:left="900" w:right="6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044441" w:rsidRPr="00A44BB7" w:rsidRDefault="00044441" w:rsidP="00883B2B">
      <w:pPr>
        <w:pStyle w:val="Heading2"/>
        <w:spacing w:before="0" w:line="240" w:lineRule="auto"/>
        <w:ind w:left="900"/>
        <w:jc w:val="both"/>
        <w:rPr>
          <w:rFonts w:ascii="Times New Roman" w:hAnsi="Times New Roman" w:cs="Times New Roman"/>
          <w:bCs w:val="0"/>
          <w:color w:val="191919"/>
          <w:spacing w:val="-2"/>
          <w:sz w:val="24"/>
          <w:szCs w:val="24"/>
        </w:rPr>
      </w:pPr>
    </w:p>
    <w:p w:rsidR="00044441" w:rsidRPr="00A44BB7" w:rsidRDefault="00044441" w:rsidP="00A44BB7">
      <w:pPr>
        <w:widowControl w:val="0"/>
        <w:autoSpaceDE w:val="0"/>
        <w:autoSpaceDN w:val="0"/>
        <w:adjustRightInd w:val="0"/>
        <w:spacing w:before="120" w:after="0" w:line="250" w:lineRule="auto"/>
        <w:ind w:left="900"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044441" w:rsidRPr="00A44BB7" w:rsidRDefault="00044441" w:rsidP="00A44BB7">
      <w:pPr>
        <w:widowControl w:val="0"/>
        <w:autoSpaceDE w:val="0"/>
        <w:autoSpaceDN w:val="0"/>
        <w:adjustRightInd w:val="0"/>
        <w:spacing w:before="120" w:after="0" w:line="250" w:lineRule="auto"/>
        <w:ind w:left="180" w:right="58"/>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044441" w:rsidRPr="00A44BB7" w:rsidRDefault="00044441" w:rsidP="00883B2B">
      <w:pPr>
        <w:pStyle w:val="ListParagraph"/>
        <w:widowControl w:val="0"/>
        <w:numPr>
          <w:ilvl w:val="0"/>
          <w:numId w:val="57"/>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044441" w:rsidRPr="00A44BB7" w:rsidRDefault="00044441" w:rsidP="00883B2B">
      <w:pPr>
        <w:pStyle w:val="ListParagraph"/>
        <w:widowControl w:val="0"/>
        <w:numPr>
          <w:ilvl w:val="0"/>
          <w:numId w:val="57"/>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044441" w:rsidRPr="00A44BB7" w:rsidRDefault="00044441" w:rsidP="00883B2B">
      <w:pPr>
        <w:pStyle w:val="ListParagraph"/>
        <w:widowControl w:val="0"/>
        <w:numPr>
          <w:ilvl w:val="0"/>
          <w:numId w:val="57"/>
        </w:numPr>
        <w:autoSpaceDE w:val="0"/>
        <w:autoSpaceDN w:val="0"/>
        <w:adjustRightInd w:val="0"/>
        <w:spacing w:before="30" w:after="0" w:line="250" w:lineRule="auto"/>
        <w:ind w:right="6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
    <w:p w:rsidR="00044441" w:rsidRPr="00A44BB7" w:rsidRDefault="00044441" w:rsidP="00A44BB7">
      <w:pPr>
        <w:widowControl w:val="0"/>
        <w:autoSpaceDE w:val="0"/>
        <w:autoSpaceDN w:val="0"/>
        <w:adjustRightInd w:val="0"/>
        <w:spacing w:before="120" w:after="0" w:line="250" w:lineRule="auto"/>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pattern of cognitive processing weaknesses and strengths that is associated in a meaningful way with the identified area(s) of academic limitation.</w:t>
      </w:r>
    </w:p>
    <w:p w:rsidR="00044441" w:rsidRDefault="00044441" w:rsidP="00A44BB7">
      <w:pPr>
        <w:widowControl w:val="0"/>
        <w:autoSpaceDE w:val="0"/>
        <w:autoSpaceDN w:val="0"/>
        <w:adjustRightInd w:val="0"/>
        <w:spacing w:after="0"/>
        <w:ind w:left="907" w:right="58"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EF3960" w:rsidRDefault="00EF3960" w:rsidP="00A44BB7">
      <w:pPr>
        <w:widowControl w:val="0"/>
        <w:autoSpaceDE w:val="0"/>
        <w:autoSpaceDN w:val="0"/>
        <w:adjustRightInd w:val="0"/>
        <w:spacing w:after="0"/>
        <w:ind w:left="-180" w:right="3210" w:firstLine="0"/>
        <w:rPr>
          <w:color w:val="191919"/>
          <w:spacing w:val="-2"/>
        </w:rPr>
        <w:sectPr w:rsidR="00EF3960" w:rsidSect="0050315D">
          <w:pgSz w:w="12240" w:h="15840"/>
          <w:pgMar w:top="450" w:right="420" w:bottom="180" w:left="600" w:header="720" w:footer="288" w:gutter="0"/>
          <w:cols w:space="720" w:equalWidth="0">
            <w:col w:w="11220"/>
          </w:cols>
          <w:noEndnote/>
          <w:docGrid w:linePitch="299"/>
        </w:sectPr>
      </w:pPr>
    </w:p>
    <w:p w:rsidR="00E22345" w:rsidRPr="00C14A2D" w:rsidRDefault="00623C29" w:rsidP="00E22345">
      <w:pPr>
        <w:widowControl w:val="0"/>
        <w:autoSpaceDE w:val="0"/>
        <w:autoSpaceDN w:val="0"/>
        <w:adjustRightInd w:val="0"/>
        <w:spacing w:before="30" w:after="0" w:line="250" w:lineRule="auto"/>
        <w:ind w:left="-180" w:right="60" w:firstLine="0"/>
        <w:jc w:val="both"/>
        <w:rPr>
          <w:rFonts w:ascii="Times New Roman" w:hAnsi="Times New Roman" w:cs="Times New Roman"/>
          <w:b/>
          <w:color w:val="191919"/>
          <w:spacing w:val="-2"/>
        </w:rPr>
      </w:pPr>
      <w:r w:rsidRPr="00623C29">
        <w:rPr>
          <w:rFonts w:ascii="Times New Roman" w:hAnsi="Times New Roman"/>
          <w:noProof/>
          <w:color w:val="191919"/>
          <w:spacing w:val="-2"/>
          <w:sz w:val="18"/>
          <w:szCs w:val="18"/>
        </w:rPr>
        <w:lastRenderedPageBreak/>
        <w:pict>
          <v:group id="_x0000_s17819" style="position:absolute;left:0;text-align:left;margin-left:429.45pt;margin-top:-19.9pt;width:198.65pt;height:795.8pt;z-index:-251340800" coordorigin="9205,-90" coordsize="3973,15916">
            <v:group id="_x0000_s17820" style="position:absolute;left:9205;top:-90;width:3973;height:15916" coordorigin="9205,-90" coordsize="3973,15916">
              <v:group id="_x0000_s17821" style="position:absolute;left:9205;top:-90;width:3973;height:15916" coordorigin="9205,-90" coordsize="3973,15916">
                <v:rect id="Rectangle 2736" o:spid="_x0000_s17822"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823"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824"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825"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826"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827"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82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82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830"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83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83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833"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83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83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836"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83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83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839"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84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84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842"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843"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844"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845"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846"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847"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848"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849"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850"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851"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852"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Pr>
          <w:color w:val="191919"/>
          <w:spacing w:val="-2"/>
        </w:rPr>
        <w:tab/>
      </w:r>
      <w:r w:rsidR="00EF3960" w:rsidRPr="00C14A2D">
        <w:rPr>
          <w:rFonts w:ascii="Times New Roman" w:hAnsi="Times New Roman" w:cs="Times New Roman"/>
          <w:b/>
          <w:color w:val="191919"/>
          <w:spacing w:val="-2"/>
        </w:rPr>
        <w:t>Student Affairs</w:t>
      </w:r>
    </w:p>
    <w:p w:rsidR="00E22345" w:rsidRPr="00044441" w:rsidRDefault="00E22345" w:rsidP="00E22345">
      <w:pPr>
        <w:widowControl w:val="0"/>
        <w:autoSpaceDE w:val="0"/>
        <w:autoSpaceDN w:val="0"/>
        <w:adjustRightInd w:val="0"/>
        <w:spacing w:before="30" w:after="0" w:line="250" w:lineRule="auto"/>
        <w:ind w:left="900" w:right="60" w:firstLine="330"/>
        <w:jc w:val="both"/>
        <w:rPr>
          <w:color w:val="191919"/>
          <w:spacing w:val="-2"/>
          <w:sz w:val="18"/>
          <w:szCs w:val="18"/>
        </w:rPr>
      </w:pPr>
    </w:p>
    <w:p w:rsidR="00044441" w:rsidRPr="00A44BB7" w:rsidRDefault="0004444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044441" w:rsidRPr="00A44BB7" w:rsidRDefault="00044441" w:rsidP="00EF3960">
      <w:pPr>
        <w:pStyle w:val="ListParagraph"/>
        <w:widowControl w:val="0"/>
        <w:numPr>
          <w:ilvl w:val="0"/>
          <w:numId w:val="5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044441" w:rsidRPr="00A44BB7" w:rsidRDefault="00044441" w:rsidP="00EF3960">
      <w:pPr>
        <w:pStyle w:val="Heading2"/>
        <w:spacing w:before="0" w:line="240" w:lineRule="auto"/>
        <w:ind w:right="870"/>
        <w:rPr>
          <w:rFonts w:ascii="Times New Roman" w:hAnsi="Times New Roman" w:cs="Times New Roman"/>
          <w:bCs w:val="0"/>
          <w:color w:val="191919"/>
          <w:spacing w:val="-2"/>
          <w:sz w:val="24"/>
          <w:szCs w:val="24"/>
        </w:rPr>
      </w:pPr>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
    <w:p w:rsidR="00EF3960" w:rsidRPr="00A44BB7" w:rsidRDefault="00EF3960"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2F7D87" w:rsidRPr="00A44BB7" w:rsidRDefault="002F7D87"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p>
    <w:p w:rsidR="00C54DA1" w:rsidRPr="00A44BB7" w:rsidRDefault="00C54DA1" w:rsidP="004424C4">
      <w:pPr>
        <w:pStyle w:val="Heading2"/>
        <w:spacing w:before="0" w:line="240" w:lineRule="auto"/>
        <w:rPr>
          <w:rFonts w:ascii="Times New Roman" w:eastAsia="Times New Roman" w:hAnsi="Times New Roman" w:cs="Times New Roman"/>
          <w:b w:val="0"/>
          <w:bCs w:val="0"/>
          <w:caps/>
          <w:color w:val="222222"/>
        </w:rPr>
      </w:pPr>
      <w:bookmarkStart w:id="1227" w:name="_Toc295058619"/>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1227"/>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EF3960" w:rsidRPr="00A44BB7" w:rsidRDefault="00EF3960"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C54DA1" w:rsidRPr="00A44BB7" w:rsidRDefault="00C54DA1" w:rsidP="00EF3960">
      <w:pPr>
        <w:pStyle w:val="ListParagraph"/>
        <w:widowControl w:val="0"/>
        <w:numPr>
          <w:ilvl w:val="0"/>
          <w:numId w:val="2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C54DA1" w:rsidRPr="00A44BB7" w:rsidRDefault="00C54DA1" w:rsidP="00EF3960">
      <w:pPr>
        <w:pStyle w:val="ListParagraph"/>
        <w:widowControl w:val="0"/>
        <w:numPr>
          <w:ilvl w:val="0"/>
          <w:numId w:val="28"/>
        </w:numPr>
        <w:autoSpaceDE w:val="0"/>
        <w:autoSpaceDN w:val="0"/>
        <w:adjustRightInd w:val="0"/>
        <w:spacing w:before="30" w:after="0" w:line="250" w:lineRule="auto"/>
        <w:ind w:left="810" w:right="8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EF3960" w:rsidRPr="00A44BB7" w:rsidRDefault="00EF3960"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p>
    <w:p w:rsidR="00C54DA1" w:rsidRPr="00A44BB7" w:rsidRDefault="00C54DA1" w:rsidP="00EF3960">
      <w:pPr>
        <w:pStyle w:val="ListParagraph"/>
        <w:widowControl w:val="0"/>
        <w:autoSpaceDE w:val="0"/>
        <w:autoSpaceDN w:val="0"/>
        <w:adjustRightInd w:val="0"/>
        <w:spacing w:before="30" w:after="0" w:line="250" w:lineRule="auto"/>
        <w:ind w:left="0" w:right="87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Developmental history of either inattention and/or hyperactivity-impulsivity symptoms during childhood.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EF3960" w:rsidRPr="00A44BB7" w:rsidRDefault="00EF3960" w:rsidP="00EF3960">
      <w:pPr>
        <w:pStyle w:val="ListParagraph"/>
        <w:widowControl w:val="0"/>
        <w:autoSpaceDE w:val="0"/>
        <w:autoSpaceDN w:val="0"/>
        <w:adjustRightInd w:val="0"/>
        <w:spacing w:before="30" w:after="0" w:line="250" w:lineRule="auto"/>
        <w:ind w:left="0" w:right="870"/>
        <w:jc w:val="both"/>
        <w:rPr>
          <w:rFonts w:ascii="Times New Roman" w:hAnsi="Times New Roman"/>
          <w:color w:val="191919"/>
          <w:spacing w:val="-2"/>
          <w:sz w:val="18"/>
          <w:szCs w:val="18"/>
        </w:rPr>
      </w:pPr>
    </w:p>
    <w:p w:rsidR="00C54DA1" w:rsidRPr="00A44BB7" w:rsidRDefault="00C54DA1" w:rsidP="00EF3960">
      <w:pPr>
        <w:pStyle w:val="ListParagraph"/>
        <w:widowControl w:val="0"/>
        <w:autoSpaceDE w:val="0"/>
        <w:autoSpaceDN w:val="0"/>
        <w:adjustRightInd w:val="0"/>
        <w:spacing w:before="30" w:after="0" w:line="250" w:lineRule="auto"/>
        <w:ind w:left="0" w:right="87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EF3960" w:rsidRPr="00A44BB7" w:rsidRDefault="00EF3960" w:rsidP="00EF3960">
      <w:pPr>
        <w:pStyle w:val="ListParagraph"/>
        <w:widowControl w:val="0"/>
        <w:autoSpaceDE w:val="0"/>
        <w:autoSpaceDN w:val="0"/>
        <w:adjustRightInd w:val="0"/>
        <w:spacing w:before="30" w:after="0" w:line="250" w:lineRule="auto"/>
        <w:ind w:left="0" w:right="870"/>
        <w:jc w:val="both"/>
        <w:rPr>
          <w:rFonts w:ascii="Times New Roman" w:hAnsi="Times New Roman"/>
          <w:color w:val="191919"/>
          <w:spacing w:val="-2"/>
          <w:sz w:val="18"/>
          <w:szCs w:val="18"/>
        </w:rPr>
      </w:pPr>
    </w:p>
    <w:p w:rsidR="00C54DA1" w:rsidRPr="00A44BB7" w:rsidRDefault="00C54DA1" w:rsidP="00EF3960">
      <w:pPr>
        <w:pStyle w:val="ListParagraph"/>
        <w:widowControl w:val="0"/>
        <w:autoSpaceDE w:val="0"/>
        <w:autoSpaceDN w:val="0"/>
        <w:adjustRightInd w:val="0"/>
        <w:spacing w:before="30" w:after="0" w:line="250" w:lineRule="auto"/>
        <w:ind w:left="0" w:right="87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EF3960" w:rsidRPr="00A44BB7" w:rsidRDefault="00EF3960" w:rsidP="00EF3960">
      <w:pPr>
        <w:pStyle w:val="ListParagraph"/>
        <w:widowControl w:val="0"/>
        <w:autoSpaceDE w:val="0"/>
        <w:autoSpaceDN w:val="0"/>
        <w:adjustRightInd w:val="0"/>
        <w:spacing w:before="30" w:after="0" w:line="250" w:lineRule="auto"/>
        <w:ind w:left="0" w:right="870" w:firstLine="450"/>
        <w:jc w:val="both"/>
        <w:rPr>
          <w:rFonts w:ascii="Times New Roman" w:hAnsi="Times New Roman"/>
          <w:color w:val="191919"/>
          <w:spacing w:val="-2"/>
          <w:sz w:val="18"/>
          <w:szCs w:val="18"/>
        </w:rPr>
      </w:pPr>
    </w:p>
    <w:p w:rsidR="00C54DA1" w:rsidRPr="00A44BB7" w:rsidRDefault="00C54DA1" w:rsidP="004424C4">
      <w:pPr>
        <w:pStyle w:val="Heading2"/>
        <w:spacing w:before="0" w:line="240" w:lineRule="auto"/>
        <w:rPr>
          <w:rFonts w:ascii="Times New Roman" w:eastAsia="Times New Roman" w:hAnsi="Times New Roman" w:cs="Times New Roman"/>
          <w:b w:val="0"/>
          <w:bCs w:val="0"/>
          <w:caps/>
          <w:color w:val="222222"/>
          <w:sz w:val="24"/>
          <w:szCs w:val="24"/>
        </w:rPr>
      </w:pPr>
      <w:bookmarkStart w:id="1228" w:name="_Toc295058620"/>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1228"/>
    </w:p>
    <w:p w:rsidR="00C54DA1" w:rsidRPr="00A44BB7" w:rsidRDefault="00C54DA1"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Asperger's Disorder and Autistic Disorder.</w:t>
      </w:r>
    </w:p>
    <w:p w:rsidR="00EF3960" w:rsidRPr="00A44BB7" w:rsidRDefault="00EF3960" w:rsidP="00EF3960">
      <w:pPr>
        <w:widowControl w:val="0"/>
        <w:autoSpaceDE w:val="0"/>
        <w:autoSpaceDN w:val="0"/>
        <w:adjustRightInd w:val="0"/>
        <w:spacing w:before="30" w:after="0" w:line="250" w:lineRule="auto"/>
        <w:ind w:right="870" w:firstLine="0"/>
        <w:jc w:val="both"/>
        <w:rPr>
          <w:rFonts w:ascii="Times New Roman" w:hAnsi="Times New Roman" w:cs="Times New Roman"/>
          <w:color w:val="191919"/>
          <w:spacing w:val="-2"/>
          <w:sz w:val="18"/>
          <w:szCs w:val="18"/>
        </w:rPr>
      </w:pPr>
    </w:p>
    <w:p w:rsidR="00EF3960" w:rsidRPr="00A44BB7" w:rsidRDefault="00C54DA1" w:rsidP="004424C4">
      <w:pPr>
        <w:pStyle w:val="Heading2"/>
        <w:spacing w:before="0" w:line="240" w:lineRule="auto"/>
        <w:rPr>
          <w:rFonts w:ascii="Times New Roman" w:eastAsia="Times New Roman" w:hAnsi="Times New Roman" w:cs="Times New Roman"/>
          <w:caps/>
          <w:color w:val="262626" w:themeColor="text1" w:themeTint="D9"/>
          <w:sz w:val="24"/>
          <w:szCs w:val="24"/>
        </w:rPr>
      </w:pPr>
      <w:bookmarkStart w:id="1229" w:name="_Toc295058621"/>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1229"/>
    </w:p>
    <w:p w:rsidR="00C54DA1" w:rsidRPr="00A44BB7" w:rsidRDefault="00C54DA1" w:rsidP="00EF3960">
      <w:pPr>
        <w:spacing w:after="0"/>
        <w:ind w:right="87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Asperger's Disorder is a pervasive developmental disorder characterized by qualitative impairment in social interactions and the presence of repetitive and stereotyped behaviors, interests, and activities.</w:t>
      </w:r>
    </w:p>
    <w:p w:rsidR="00C06855" w:rsidRPr="00A44BB7" w:rsidRDefault="00C06855" w:rsidP="00EF3960">
      <w:pPr>
        <w:spacing w:after="0"/>
        <w:ind w:right="870" w:firstLine="0"/>
        <w:rPr>
          <w:rFonts w:ascii="Times New Roman" w:hAnsi="Times New Roman" w:cs="Times New Roman"/>
          <w:color w:val="191919"/>
          <w:spacing w:val="-2"/>
          <w:sz w:val="18"/>
          <w:szCs w:val="18"/>
        </w:rPr>
      </w:pPr>
    </w:p>
    <w:p w:rsidR="00C06855" w:rsidRPr="00A44BB7" w:rsidRDefault="00C06855" w:rsidP="00C73666">
      <w:pPr>
        <w:spacing w:after="0"/>
        <w:ind w:right="87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Asperger's Disorder include the following:</w:t>
      </w:r>
    </w:p>
    <w:p w:rsidR="00C73666" w:rsidRDefault="00C73666" w:rsidP="00C73666">
      <w:pPr>
        <w:spacing w:after="0"/>
        <w:ind w:right="870" w:firstLine="0"/>
        <w:rPr>
          <w:color w:val="191919"/>
          <w:spacing w:val="-2"/>
          <w:sz w:val="18"/>
          <w:szCs w:val="18"/>
        </w:rPr>
      </w:pPr>
    </w:p>
    <w:p w:rsidR="00C73666" w:rsidRDefault="00C73666" w:rsidP="00C73666">
      <w:pPr>
        <w:spacing w:after="0"/>
        <w:ind w:right="870" w:firstLine="0"/>
        <w:rPr>
          <w:color w:val="191919"/>
          <w:spacing w:val="-2"/>
          <w:sz w:val="18"/>
          <w:szCs w:val="18"/>
        </w:rPr>
      </w:pPr>
    </w:p>
    <w:p w:rsidR="008F4A0F" w:rsidRDefault="008F4A0F" w:rsidP="00C73666">
      <w:pPr>
        <w:spacing w:after="0"/>
        <w:ind w:right="870" w:firstLine="0"/>
        <w:rPr>
          <w:color w:val="191919"/>
          <w:spacing w:val="-2"/>
          <w:sz w:val="18"/>
          <w:szCs w:val="18"/>
        </w:rPr>
      </w:pPr>
    </w:p>
    <w:p w:rsidR="00A44BB7" w:rsidRDefault="00A44BB7" w:rsidP="00C73666">
      <w:pPr>
        <w:spacing w:after="0"/>
        <w:ind w:right="870" w:firstLine="0"/>
        <w:rPr>
          <w:color w:val="191919"/>
          <w:spacing w:val="-2"/>
          <w:sz w:val="18"/>
          <w:szCs w:val="18"/>
        </w:rPr>
      </w:pPr>
    </w:p>
    <w:p w:rsidR="00A44BB7" w:rsidRDefault="00A44BB7" w:rsidP="00C73666">
      <w:pPr>
        <w:spacing w:after="0"/>
        <w:ind w:right="870" w:firstLine="0"/>
        <w:rPr>
          <w:color w:val="191919"/>
          <w:spacing w:val="-2"/>
          <w:sz w:val="18"/>
          <w:szCs w:val="18"/>
        </w:rPr>
      </w:pPr>
    </w:p>
    <w:p w:rsidR="00691FB5" w:rsidRDefault="00691FB5" w:rsidP="00C73666">
      <w:pPr>
        <w:spacing w:after="0"/>
        <w:ind w:right="-30" w:firstLine="0"/>
        <w:rPr>
          <w:b/>
          <w:color w:val="191919"/>
          <w:spacing w:val="-2"/>
          <w:sz w:val="44"/>
          <w:szCs w:val="44"/>
        </w:rPr>
        <w:sectPr w:rsidR="00691FB5" w:rsidSect="0050315D">
          <w:pgSz w:w="12240" w:h="15840"/>
          <w:pgMar w:top="450" w:right="420" w:bottom="180" w:left="600" w:header="720" w:footer="288" w:gutter="0"/>
          <w:cols w:space="720" w:equalWidth="0">
            <w:col w:w="11220"/>
          </w:cols>
          <w:noEndnote/>
          <w:docGrid w:linePitch="299"/>
        </w:sectPr>
      </w:pPr>
    </w:p>
    <w:p w:rsidR="00C06855" w:rsidRDefault="00623C29" w:rsidP="00EF3960">
      <w:pPr>
        <w:spacing w:after="0"/>
        <w:ind w:right="-30" w:firstLine="0"/>
        <w:rPr>
          <w:color w:val="191919"/>
          <w:spacing w:val="-2"/>
          <w:sz w:val="18"/>
          <w:szCs w:val="18"/>
        </w:rPr>
      </w:pPr>
      <w:r>
        <w:rPr>
          <w:noProof/>
          <w:color w:val="191919"/>
          <w:spacing w:val="-2"/>
          <w:sz w:val="18"/>
          <w:szCs w:val="18"/>
        </w:rPr>
        <w:lastRenderedPageBreak/>
        <w:pict>
          <v:group id="_x0000_s15932" style="position:absolute;margin-left:-65.55pt;margin-top:-10.25pt;width:191pt;height:795.35pt;z-index:-251366400" coordorigin="-745,-62" coordsize="3820,15907">
            <v:group id="_x0000_s15933" style="position:absolute;left:-745;top:-62;width:3820;height:15907" coordorigin="-717,-62" coordsize="3820,15907">
              <v:rect id="Rectangle 2702" o:spid="_x0000_s1593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93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93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93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93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93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94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94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94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94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94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94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94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94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94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94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95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95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95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95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95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95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95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95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95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95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96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96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96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96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96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596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596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p>
    <w:p w:rsidR="00EF3960" w:rsidRPr="00C14A2D" w:rsidRDefault="00C06855" w:rsidP="00EF3960">
      <w:pPr>
        <w:spacing w:after="0"/>
        <w:ind w:right="-30" w:firstLine="0"/>
        <w:rPr>
          <w:rFonts w:ascii="Times New Roman" w:hAnsi="Times New Roman" w:cs="Times New Roman"/>
          <w:b/>
          <w:color w:val="191919"/>
          <w:spacing w:val="-2"/>
        </w:rPr>
      </w:pPr>
      <w:r w:rsidRPr="00763CEB">
        <w:rPr>
          <w:color w:val="191919"/>
          <w:spacing w:val="-2"/>
          <w:sz w:val="18"/>
          <w:szCs w:val="18"/>
        </w:rPr>
        <w:t xml:space="preserve">    </w:t>
      </w:r>
      <w:r w:rsidRPr="00763CEB">
        <w:rPr>
          <w:color w:val="191919"/>
          <w:spacing w:val="-2"/>
          <w:sz w:val="20"/>
          <w:szCs w:val="20"/>
        </w:rPr>
        <w:t xml:space="preserve"> </w:t>
      </w:r>
      <w:r w:rsidRPr="00C14A2D">
        <w:rPr>
          <w:rFonts w:ascii="Times New Roman" w:hAnsi="Times New Roman" w:cs="Times New Roman"/>
          <w:b/>
          <w:color w:val="191919"/>
          <w:spacing w:val="-2"/>
        </w:rPr>
        <w:t>Student Affair</w:t>
      </w:r>
      <w:r w:rsidR="00763CEB" w:rsidRPr="00C14A2D">
        <w:rPr>
          <w:rFonts w:ascii="Times New Roman" w:hAnsi="Times New Roman" w:cs="Times New Roman"/>
          <w:b/>
          <w:color w:val="191919"/>
          <w:spacing w:val="-2"/>
        </w:rPr>
        <w:t>s</w:t>
      </w:r>
    </w:p>
    <w:p w:rsidR="00C06855" w:rsidRDefault="00C06855" w:rsidP="00C06855">
      <w:pPr>
        <w:pStyle w:val="ListParagraph"/>
        <w:spacing w:after="360" w:line="270" w:lineRule="atLeast"/>
        <w:ind w:left="1260"/>
        <w:rPr>
          <w:rFonts w:eastAsiaTheme="minorEastAsia"/>
          <w:color w:val="191919"/>
          <w:spacing w:val="-2"/>
          <w:sz w:val="18"/>
          <w:szCs w:val="18"/>
        </w:rPr>
      </w:pPr>
    </w:p>
    <w:p w:rsidR="00C54DA1" w:rsidRPr="00A44BB7" w:rsidRDefault="00C54DA1" w:rsidP="00C06855">
      <w:pPr>
        <w:pStyle w:val="ListParagraph"/>
        <w:numPr>
          <w:ilvl w:val="0"/>
          <w:numId w:val="3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C54DA1" w:rsidRPr="00A44BB7" w:rsidRDefault="00C54DA1" w:rsidP="00C06855">
      <w:pPr>
        <w:pStyle w:val="ListParagraph"/>
        <w:numPr>
          <w:ilvl w:val="0"/>
          <w:numId w:val="3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C54DA1" w:rsidRPr="00A44BB7" w:rsidRDefault="00C54DA1" w:rsidP="000D42BE">
      <w:pPr>
        <w:spacing w:after="360" w:line="270" w:lineRule="atLeast"/>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w:t>
      </w:r>
    </w:p>
    <w:p w:rsidR="00C54DA1" w:rsidRPr="00A44BB7" w:rsidRDefault="00C54DA1" w:rsidP="00C06855">
      <w:pPr>
        <w:pStyle w:val="ListParagraph"/>
        <w:numPr>
          <w:ilvl w:val="0"/>
          <w:numId w:val="31"/>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Asperger's Disorder symptoms in childhood and documents the absence of clinically- significant general delay in early cognitive or language development.</w:t>
      </w:r>
    </w:p>
    <w:p w:rsidR="00C54DA1" w:rsidRPr="00A44BB7" w:rsidRDefault="00C54DA1" w:rsidP="00C06855">
      <w:pPr>
        <w:pStyle w:val="ListParagraph"/>
        <w:numPr>
          <w:ilvl w:val="0"/>
          <w:numId w:val="31"/>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C54DA1" w:rsidRPr="00A44BB7" w:rsidRDefault="00C54DA1" w:rsidP="00C06855">
      <w:pPr>
        <w:pStyle w:val="ListParagraph"/>
        <w:numPr>
          <w:ilvl w:val="0"/>
          <w:numId w:val="31"/>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C54DA1" w:rsidRPr="00A44BB7" w:rsidRDefault="00C54DA1" w:rsidP="000D42BE">
      <w:pPr>
        <w:pStyle w:val="ListParagraph"/>
        <w:spacing w:after="0" w:line="270" w:lineRule="atLeast"/>
        <w:ind w:left="900"/>
        <w:rPr>
          <w:rFonts w:ascii="Times New Roman" w:hAnsi="Times New Roman"/>
          <w:color w:val="222222"/>
          <w:sz w:val="24"/>
          <w:szCs w:val="24"/>
        </w:rPr>
      </w:pPr>
    </w:p>
    <w:p w:rsidR="00C54DA1" w:rsidRPr="00A44BB7" w:rsidRDefault="00C54DA1" w:rsidP="000D42BE">
      <w:pPr>
        <w:spacing w:after="360" w:line="270" w:lineRule="atLeast"/>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C54DA1" w:rsidRPr="00A44BB7" w:rsidRDefault="00C54DA1" w:rsidP="004424C4">
      <w:pPr>
        <w:pStyle w:val="Heading2"/>
        <w:spacing w:before="0" w:line="240" w:lineRule="auto"/>
        <w:ind w:left="900"/>
        <w:rPr>
          <w:rFonts w:ascii="Times New Roman" w:eastAsia="Times New Roman" w:hAnsi="Times New Roman" w:cs="Times New Roman"/>
          <w:caps/>
          <w:color w:val="262626" w:themeColor="text1" w:themeTint="D9"/>
          <w:sz w:val="24"/>
          <w:szCs w:val="24"/>
        </w:rPr>
      </w:pPr>
      <w:bookmarkStart w:id="1230" w:name="_Toc295058622"/>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1230"/>
    </w:p>
    <w:p w:rsidR="00C54DA1" w:rsidRPr="00A44BB7" w:rsidRDefault="00C54DA1" w:rsidP="000D42BE">
      <w:pPr>
        <w:spacing w:after="360" w:line="270" w:lineRule="atLeast"/>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C54DA1" w:rsidRPr="00A44BB7" w:rsidRDefault="00C54DA1" w:rsidP="002F7D87">
      <w:pPr>
        <w:spacing w:after="0"/>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C54DA1" w:rsidRPr="00A44BB7" w:rsidRDefault="00C54DA1" w:rsidP="002F7D87">
      <w:pPr>
        <w:pStyle w:val="ListParagraph"/>
        <w:numPr>
          <w:ilvl w:val="0"/>
          <w:numId w:val="32"/>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C54DA1" w:rsidRPr="00A44BB7" w:rsidRDefault="00C54DA1" w:rsidP="002F7D87">
      <w:pPr>
        <w:pStyle w:val="ListParagraph"/>
        <w:numPr>
          <w:ilvl w:val="0"/>
          <w:numId w:val="32"/>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A44BB7" w:rsidRPr="00A44BB7" w:rsidRDefault="00A44BB7" w:rsidP="00A44BB7">
      <w:pPr>
        <w:pStyle w:val="ListParagraph"/>
        <w:spacing w:after="0" w:line="240" w:lineRule="auto"/>
        <w:ind w:left="1260"/>
        <w:rPr>
          <w:rFonts w:ascii="Times New Roman" w:eastAsiaTheme="minorEastAsia" w:hAnsi="Times New Roman"/>
          <w:color w:val="191919"/>
          <w:spacing w:val="-2"/>
          <w:sz w:val="18"/>
          <w:szCs w:val="18"/>
        </w:rPr>
      </w:pPr>
    </w:p>
    <w:p w:rsidR="00C54DA1" w:rsidRPr="00A44BB7" w:rsidRDefault="00C54DA1" w:rsidP="002F7D87">
      <w:pPr>
        <w:spacing w:after="0"/>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C54DA1" w:rsidRPr="00A44BB7" w:rsidRDefault="00C54DA1" w:rsidP="002F7D87">
      <w:pPr>
        <w:pStyle w:val="ListParagraph"/>
        <w:numPr>
          <w:ilvl w:val="0"/>
          <w:numId w:val="32"/>
        </w:numPr>
        <w:tabs>
          <w:tab w:val="left" w:pos="162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C54DA1" w:rsidRPr="00A44BB7" w:rsidRDefault="00C54DA1" w:rsidP="002F7D87">
      <w:pPr>
        <w:pStyle w:val="ListParagraph"/>
        <w:numPr>
          <w:ilvl w:val="0"/>
          <w:numId w:val="32"/>
        </w:numPr>
        <w:tabs>
          <w:tab w:val="left" w:pos="162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C54DA1" w:rsidRPr="00A44BB7" w:rsidRDefault="00C54DA1" w:rsidP="002F7D87">
      <w:pPr>
        <w:pStyle w:val="ListParagraph"/>
        <w:numPr>
          <w:ilvl w:val="0"/>
          <w:numId w:val="32"/>
        </w:numPr>
        <w:tabs>
          <w:tab w:val="left" w:pos="162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C54DA1" w:rsidRPr="00A44BB7" w:rsidRDefault="00C54DA1" w:rsidP="002F7D87">
      <w:pPr>
        <w:pStyle w:val="ListParagraph"/>
        <w:numPr>
          <w:ilvl w:val="0"/>
          <w:numId w:val="32"/>
        </w:numPr>
        <w:tabs>
          <w:tab w:val="left" w:pos="162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A44BB7" w:rsidRPr="00A44BB7" w:rsidRDefault="00A44BB7" w:rsidP="00A44BB7">
      <w:pPr>
        <w:pStyle w:val="ListParagraph"/>
        <w:tabs>
          <w:tab w:val="left" w:pos="1620"/>
        </w:tabs>
        <w:spacing w:after="0" w:line="240" w:lineRule="auto"/>
        <w:ind w:left="1260"/>
        <w:rPr>
          <w:rFonts w:ascii="Times New Roman" w:eastAsiaTheme="minorEastAsia" w:hAnsi="Times New Roman"/>
          <w:color w:val="191919"/>
          <w:spacing w:val="-2"/>
          <w:sz w:val="18"/>
          <w:szCs w:val="18"/>
        </w:rPr>
      </w:pPr>
    </w:p>
    <w:p w:rsidR="00C54DA1" w:rsidRPr="00A44BB7" w:rsidRDefault="00C54DA1" w:rsidP="000D42BE">
      <w:pPr>
        <w:spacing w:after="360" w:line="270" w:lineRule="atLeast"/>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A64B9E" w:rsidRPr="00A44BB7" w:rsidRDefault="00A64B9E" w:rsidP="004424C4">
      <w:pPr>
        <w:pStyle w:val="Heading2"/>
        <w:ind w:left="900"/>
        <w:rPr>
          <w:rFonts w:ascii="Times New Roman" w:eastAsia="Times New Roman" w:hAnsi="Times New Roman" w:cs="Times New Roman"/>
          <w:bCs w:val="0"/>
          <w:caps/>
          <w:color w:val="222222"/>
          <w:sz w:val="24"/>
          <w:szCs w:val="24"/>
        </w:rPr>
      </w:pPr>
      <w:bookmarkStart w:id="1231" w:name="_Toc295058623"/>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1231"/>
    </w:p>
    <w:p w:rsidR="00A64B9E" w:rsidRPr="00A44BB7" w:rsidRDefault="00A64B9E" w:rsidP="002F7D87">
      <w:pPr>
        <w:spacing w:after="360" w:line="270" w:lineRule="atLeast"/>
        <w:ind w:left="90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A64B9E" w:rsidRPr="00A44BB7" w:rsidRDefault="00A64B9E" w:rsidP="002F7D87">
      <w:pPr>
        <w:spacing w:after="0"/>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A64B9E" w:rsidRPr="00A44BB7" w:rsidRDefault="00A64B9E" w:rsidP="00A44BB7">
      <w:pPr>
        <w:pStyle w:val="ListParagraph"/>
        <w:numPr>
          <w:ilvl w:val="0"/>
          <w:numId w:val="33"/>
        </w:numPr>
        <w:tabs>
          <w:tab w:val="left" w:pos="1530"/>
        </w:tabs>
        <w:spacing w:before="120"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A64B9E" w:rsidRPr="00A44BB7" w:rsidRDefault="00A64B9E" w:rsidP="00A44BB7">
      <w:pPr>
        <w:pStyle w:val="ListParagraph"/>
        <w:numPr>
          <w:ilvl w:val="0"/>
          <w:numId w:val="33"/>
        </w:numPr>
        <w:tabs>
          <w:tab w:val="left" w:pos="1530"/>
        </w:tabs>
        <w:spacing w:before="120"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A64B9E" w:rsidRPr="00A44BB7" w:rsidRDefault="00A64B9E" w:rsidP="00A44BB7">
      <w:pPr>
        <w:spacing w:before="120" w:after="0" w:line="270" w:lineRule="atLeast"/>
        <w:ind w:left="90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2F7D87" w:rsidRPr="00A44BB7" w:rsidRDefault="002F7D87" w:rsidP="00A44BB7">
      <w:pPr>
        <w:spacing w:before="120" w:after="0" w:line="270" w:lineRule="atLeast"/>
        <w:ind w:left="90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2F7D87" w:rsidRPr="00A44BB7" w:rsidRDefault="002F7D87" w:rsidP="00A44BB7">
      <w:pPr>
        <w:spacing w:before="120" w:after="0"/>
        <w:ind w:left="907"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2F7D87" w:rsidRPr="00A44BB7" w:rsidRDefault="002F7D87" w:rsidP="002F7D87">
      <w:pPr>
        <w:tabs>
          <w:tab w:val="left" w:pos="0"/>
        </w:tabs>
        <w:spacing w:after="0"/>
        <w:ind w:left="135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2F7D87" w:rsidRPr="00A44BB7" w:rsidRDefault="002F7D87" w:rsidP="002F7D87">
      <w:pPr>
        <w:pStyle w:val="ListParagraph"/>
        <w:numPr>
          <w:ilvl w:val="0"/>
          <w:numId w:val="35"/>
        </w:numPr>
        <w:tabs>
          <w:tab w:val="left" w:pos="1800"/>
        </w:tabs>
        <w:spacing w:after="0" w:line="240" w:lineRule="auto"/>
        <w:ind w:left="1800" w:right="691"/>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2F7D87" w:rsidRPr="00A44BB7" w:rsidRDefault="002F7D87" w:rsidP="002F7D87">
      <w:pPr>
        <w:pStyle w:val="ListParagraph"/>
        <w:numPr>
          <w:ilvl w:val="0"/>
          <w:numId w:val="35"/>
        </w:numPr>
        <w:tabs>
          <w:tab w:val="left" w:pos="1800"/>
        </w:tabs>
        <w:spacing w:after="0" w:line="240" w:lineRule="auto"/>
        <w:ind w:left="1800" w:right="691"/>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p>
    <w:p w:rsidR="002F7D87" w:rsidRPr="00A44BB7" w:rsidRDefault="002F7D87" w:rsidP="002F7D87">
      <w:pPr>
        <w:pStyle w:val="ListParagraph"/>
        <w:numPr>
          <w:ilvl w:val="0"/>
          <w:numId w:val="35"/>
        </w:numPr>
        <w:tabs>
          <w:tab w:val="left" w:pos="1800"/>
        </w:tabs>
        <w:spacing w:after="0" w:line="240" w:lineRule="auto"/>
        <w:ind w:left="1800" w:right="691"/>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written expression)</w:t>
      </w:r>
    </w:p>
    <w:p w:rsidR="00C06855" w:rsidRDefault="00C06855" w:rsidP="00C06855">
      <w:pPr>
        <w:spacing w:after="0"/>
        <w:ind w:left="-180" w:firstLine="0"/>
        <w:rPr>
          <w:color w:val="191919"/>
          <w:spacing w:val="-2"/>
        </w:rPr>
        <w:sectPr w:rsidR="00C06855" w:rsidSect="0050315D">
          <w:pgSz w:w="12240" w:h="15840"/>
          <w:pgMar w:top="180" w:right="420" w:bottom="180" w:left="600" w:header="720" w:footer="288" w:gutter="0"/>
          <w:cols w:space="720" w:equalWidth="0">
            <w:col w:w="11220"/>
          </w:cols>
          <w:noEndnote/>
          <w:docGrid w:linePitch="299"/>
        </w:sectPr>
      </w:pPr>
    </w:p>
    <w:p w:rsidR="00C06855" w:rsidRPr="00C06855" w:rsidRDefault="00623C29" w:rsidP="00C06855">
      <w:pPr>
        <w:spacing w:after="0"/>
        <w:ind w:left="-180" w:firstLine="0"/>
        <w:rPr>
          <w:color w:val="191919"/>
          <w:spacing w:val="-2"/>
        </w:rPr>
      </w:pPr>
      <w:r w:rsidRPr="00623C29">
        <w:rPr>
          <w:rFonts w:ascii="Times New Roman" w:hAnsi="Times New Roman"/>
          <w:noProof/>
          <w:color w:val="191919"/>
          <w:spacing w:val="-2"/>
          <w:sz w:val="18"/>
          <w:szCs w:val="18"/>
        </w:rPr>
        <w:lastRenderedPageBreak/>
        <w:pict>
          <v:group id="_x0000_s17853" style="position:absolute;left:0;text-align:left;margin-left:430.2pt;margin-top:-10pt;width:198.65pt;height:795.8pt;z-index:-251339776" coordorigin="9205,-90" coordsize="3973,15916">
            <v:group id="_x0000_s17854" style="position:absolute;left:9205;top:-90;width:3973;height:15916" coordorigin="9205,-90" coordsize="3973,15916">
              <v:group id="_x0000_s17855" style="position:absolute;left:9205;top:-90;width:3973;height:15916" coordorigin="9205,-90" coordsize="3973,15916">
                <v:rect id="Rectangle 2736" o:spid="_x0000_s17856"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857"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858"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859"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860"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861"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86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86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864"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86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86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867"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86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86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870"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87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87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873"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87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87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876"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877"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878"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879"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880"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881"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882"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883"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884"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885"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886"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36617E" w:rsidRPr="000E2ECD" w:rsidRDefault="0036617E" w:rsidP="002F7D87">
      <w:pPr>
        <w:tabs>
          <w:tab w:val="left" w:pos="0"/>
        </w:tabs>
        <w:spacing w:after="0"/>
        <w:ind w:right="691" w:firstLine="0"/>
        <w:rPr>
          <w:rFonts w:ascii="Times New Roman" w:hAnsi="Times New Roman" w:cs="Times New Roman"/>
          <w:b/>
          <w:color w:val="191919"/>
          <w:spacing w:val="-2"/>
        </w:rPr>
      </w:pP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Pr>
          <w:color w:val="191919"/>
          <w:spacing w:val="-2"/>
          <w:sz w:val="18"/>
          <w:szCs w:val="18"/>
        </w:rPr>
        <w:tab/>
      </w:r>
      <w:r w:rsidRPr="000E2ECD">
        <w:rPr>
          <w:rFonts w:ascii="Times New Roman" w:hAnsi="Times New Roman" w:cs="Times New Roman"/>
          <w:b/>
          <w:color w:val="191919"/>
          <w:spacing w:val="-2"/>
        </w:rPr>
        <w:t>Student Affair</w:t>
      </w:r>
      <w:r w:rsidR="00763CEB" w:rsidRPr="000E2ECD">
        <w:rPr>
          <w:rFonts w:ascii="Times New Roman" w:hAnsi="Times New Roman" w:cs="Times New Roman"/>
          <w:b/>
          <w:color w:val="191919"/>
          <w:spacing w:val="-2"/>
        </w:rPr>
        <w:t>s</w:t>
      </w:r>
    </w:p>
    <w:p w:rsidR="0081388D" w:rsidRPr="00A44BB7" w:rsidRDefault="0081388D" w:rsidP="002F7D87">
      <w:pPr>
        <w:tabs>
          <w:tab w:val="left" w:pos="0"/>
        </w:tabs>
        <w:spacing w:after="0"/>
        <w:ind w:left="72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81388D" w:rsidRPr="00A44BB7" w:rsidRDefault="0081388D" w:rsidP="0036617E">
      <w:pPr>
        <w:pStyle w:val="ListParagraph"/>
        <w:numPr>
          <w:ilvl w:val="0"/>
          <w:numId w:val="35"/>
        </w:numPr>
        <w:tabs>
          <w:tab w:val="left" w:pos="1080"/>
        </w:tabs>
        <w:spacing w:after="360" w:line="270" w:lineRule="atLeast"/>
        <w:ind w:left="108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81388D" w:rsidRPr="00A44BB7" w:rsidRDefault="0081388D" w:rsidP="004424C4">
      <w:pPr>
        <w:pStyle w:val="Heading2"/>
        <w:rPr>
          <w:rFonts w:ascii="Times New Roman" w:hAnsi="Times New Roman" w:cs="Times New Roman"/>
          <w:bCs w:val="0"/>
          <w:caps/>
          <w:color w:val="222222"/>
          <w:sz w:val="24"/>
          <w:szCs w:val="24"/>
        </w:rPr>
      </w:pPr>
      <w:bookmarkStart w:id="1232" w:name="_Toc295058624"/>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1232"/>
    </w:p>
    <w:p w:rsidR="0081388D" w:rsidRPr="00A44BB7" w:rsidRDefault="0081388D" w:rsidP="0036617E">
      <w:pPr>
        <w:tabs>
          <w:tab w:val="left" w:pos="0"/>
        </w:tabs>
        <w:spacing w:after="360" w:line="270" w:lineRule="atLeast"/>
        <w:ind w:right="96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81388D" w:rsidRPr="00A44BB7" w:rsidRDefault="0081388D" w:rsidP="0036617E">
      <w:pPr>
        <w:tabs>
          <w:tab w:val="left" w:pos="0"/>
        </w:tabs>
        <w:spacing w:after="360" w:line="270" w:lineRule="atLeast"/>
        <w:ind w:right="69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81388D" w:rsidRPr="00A44BB7" w:rsidRDefault="0081388D" w:rsidP="0036617E">
      <w:pPr>
        <w:pStyle w:val="ListParagraph"/>
        <w:numPr>
          <w:ilvl w:val="0"/>
          <w:numId w:val="37"/>
        </w:numPr>
        <w:tabs>
          <w:tab w:val="left" w:pos="540"/>
        </w:tabs>
        <w:spacing w:after="360" w:line="270" w:lineRule="atLeast"/>
        <w:ind w:left="54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81388D" w:rsidRPr="00A44BB7" w:rsidRDefault="0081388D" w:rsidP="0036617E">
      <w:pPr>
        <w:pStyle w:val="ListParagraph"/>
        <w:numPr>
          <w:ilvl w:val="0"/>
          <w:numId w:val="37"/>
        </w:numPr>
        <w:tabs>
          <w:tab w:val="left" w:pos="540"/>
        </w:tabs>
        <w:spacing w:after="360" w:line="270" w:lineRule="atLeast"/>
        <w:ind w:left="54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81388D" w:rsidRPr="00A44BB7" w:rsidRDefault="0081388D" w:rsidP="0036617E">
      <w:pPr>
        <w:pStyle w:val="ListParagraph"/>
        <w:numPr>
          <w:ilvl w:val="0"/>
          <w:numId w:val="37"/>
        </w:numPr>
        <w:tabs>
          <w:tab w:val="left" w:pos="540"/>
        </w:tabs>
        <w:spacing w:after="360" w:line="270" w:lineRule="atLeast"/>
        <w:ind w:left="54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81388D" w:rsidRPr="00A44BB7" w:rsidRDefault="0081388D" w:rsidP="0036617E">
      <w:pPr>
        <w:pStyle w:val="ListParagraph"/>
        <w:numPr>
          <w:ilvl w:val="0"/>
          <w:numId w:val="37"/>
        </w:numPr>
        <w:tabs>
          <w:tab w:val="left" w:pos="540"/>
        </w:tabs>
        <w:spacing w:after="360" w:line="270" w:lineRule="atLeast"/>
        <w:ind w:left="54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81388D" w:rsidRPr="00A44BB7" w:rsidRDefault="0081388D" w:rsidP="0036617E">
      <w:pPr>
        <w:pStyle w:val="ListParagraph"/>
        <w:numPr>
          <w:ilvl w:val="0"/>
          <w:numId w:val="37"/>
        </w:numPr>
        <w:tabs>
          <w:tab w:val="left" w:pos="540"/>
        </w:tabs>
        <w:spacing w:after="360" w:line="270" w:lineRule="atLeast"/>
        <w:ind w:left="540" w:right="69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81388D" w:rsidRPr="00A44BB7" w:rsidRDefault="0081388D" w:rsidP="004424C4">
      <w:pPr>
        <w:pStyle w:val="Heading2"/>
        <w:rPr>
          <w:rFonts w:ascii="Times New Roman" w:eastAsia="Times New Roman" w:hAnsi="Times New Roman" w:cs="Times New Roman"/>
          <w:bCs w:val="0"/>
          <w:caps/>
          <w:color w:val="222222"/>
          <w:sz w:val="24"/>
          <w:szCs w:val="24"/>
        </w:rPr>
      </w:pPr>
      <w:bookmarkStart w:id="1233" w:name="_Toc295058625"/>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1233"/>
    </w:p>
    <w:p w:rsidR="0036617E" w:rsidRPr="00A44BB7" w:rsidRDefault="00C14A2D" w:rsidP="004424C4">
      <w:pPr>
        <w:pStyle w:val="Heading2"/>
        <w:spacing w:before="0"/>
        <w:rPr>
          <w:rFonts w:ascii="Times New Roman" w:eastAsia="Times New Roman" w:hAnsi="Times New Roman" w:cs="Times New Roman"/>
          <w:color w:val="262626" w:themeColor="text1" w:themeTint="D9"/>
          <w:sz w:val="24"/>
          <w:szCs w:val="24"/>
        </w:rPr>
      </w:pPr>
      <w:bookmarkStart w:id="1234" w:name="_Toc295058626"/>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1234"/>
      <w:r w:rsidRPr="00A44BB7">
        <w:rPr>
          <w:rFonts w:ascii="Times New Roman" w:eastAsia="Times New Roman" w:hAnsi="Times New Roman" w:cs="Times New Roman"/>
          <w:color w:val="262626" w:themeColor="text1" w:themeTint="D9"/>
          <w:sz w:val="24"/>
          <w:szCs w:val="24"/>
        </w:rPr>
        <w:t xml:space="preserve"> </w:t>
      </w:r>
    </w:p>
    <w:p w:rsidR="0081388D" w:rsidRPr="00A44BB7" w:rsidRDefault="0081388D" w:rsidP="0036617E">
      <w:pPr>
        <w:tabs>
          <w:tab w:val="left" w:pos="0"/>
        </w:tabs>
        <w:spacing w:after="0"/>
        <w:ind w:right="96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36617E" w:rsidRPr="00A44BB7" w:rsidRDefault="0036617E" w:rsidP="0036617E">
      <w:pPr>
        <w:spacing w:after="0"/>
        <w:ind w:left="90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2F7D87" w:rsidRPr="00A44BB7" w:rsidRDefault="002F7D87" w:rsidP="002F7D87">
      <w:pPr>
        <w:spacing w:after="360" w:line="270" w:lineRule="atLeast"/>
        <w:ind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2F7D87" w:rsidRPr="00A44BB7" w:rsidRDefault="002F7D87" w:rsidP="002F7D87">
      <w:pPr>
        <w:pStyle w:val="ListParagraph"/>
        <w:numPr>
          <w:ilvl w:val="0"/>
          <w:numId w:val="4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2F7D87" w:rsidRPr="00A44BB7" w:rsidRDefault="002F7D87" w:rsidP="002F7D87">
      <w:pPr>
        <w:pStyle w:val="ListParagraph"/>
        <w:numPr>
          <w:ilvl w:val="0"/>
          <w:numId w:val="4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2F7D87" w:rsidRPr="00A44BB7" w:rsidRDefault="002F7D87" w:rsidP="002F7D87">
      <w:pPr>
        <w:pStyle w:val="ListParagraph"/>
        <w:numPr>
          <w:ilvl w:val="0"/>
          <w:numId w:val="4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2F7D87" w:rsidRPr="00A44BB7" w:rsidRDefault="002F7D87" w:rsidP="002F7D87">
      <w:pPr>
        <w:pStyle w:val="ListParagraph"/>
        <w:numPr>
          <w:ilvl w:val="0"/>
          <w:numId w:val="40"/>
        </w:numPr>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2F7D87" w:rsidRPr="00A44BB7" w:rsidRDefault="00C14A2D" w:rsidP="004424C4">
      <w:pPr>
        <w:pStyle w:val="Heading2"/>
        <w:rPr>
          <w:rFonts w:ascii="Times New Roman" w:eastAsia="Times New Roman" w:hAnsi="Times New Roman" w:cs="Times New Roman"/>
          <w:bCs w:val="0"/>
          <w:color w:val="262626" w:themeColor="text1" w:themeTint="D9"/>
          <w:sz w:val="24"/>
          <w:szCs w:val="24"/>
        </w:rPr>
      </w:pPr>
      <w:bookmarkStart w:id="1235" w:name="_Toc295058627"/>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1235"/>
    </w:p>
    <w:p w:rsidR="002F7D87" w:rsidRPr="00A44BB7" w:rsidRDefault="002F7D87" w:rsidP="002F7D87">
      <w:pPr>
        <w:tabs>
          <w:tab w:val="left" w:pos="0"/>
        </w:tabs>
        <w:spacing w:after="0"/>
        <w:ind w:right="96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A44BB7" w:rsidRPr="00A44BB7" w:rsidRDefault="00A44BB7" w:rsidP="002F7D87">
      <w:pPr>
        <w:tabs>
          <w:tab w:val="left" w:pos="0"/>
        </w:tabs>
        <w:spacing w:after="0"/>
        <w:ind w:right="960" w:firstLine="0"/>
        <w:jc w:val="both"/>
        <w:rPr>
          <w:rFonts w:ascii="Times New Roman" w:hAnsi="Times New Roman" w:cs="Times New Roman"/>
          <w:color w:val="191919"/>
          <w:spacing w:val="-2"/>
          <w:sz w:val="18"/>
          <w:szCs w:val="18"/>
        </w:rPr>
      </w:pPr>
    </w:p>
    <w:p w:rsidR="002F7D87" w:rsidRPr="00A44BB7" w:rsidRDefault="002F7D87" w:rsidP="00A44BB7">
      <w:pPr>
        <w:spacing w:after="0"/>
        <w:ind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2F7D87" w:rsidRPr="00A44BB7" w:rsidRDefault="002F7D87" w:rsidP="002F7D87">
      <w:pPr>
        <w:pStyle w:val="ListParagraph"/>
        <w:numPr>
          <w:ilvl w:val="0"/>
          <w:numId w:val="40"/>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2F7D87" w:rsidRPr="00A44BB7" w:rsidRDefault="002F7D87" w:rsidP="002F7D87">
      <w:pPr>
        <w:pStyle w:val="ListParagraph"/>
        <w:numPr>
          <w:ilvl w:val="0"/>
          <w:numId w:val="40"/>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2F7D87" w:rsidRPr="00A44BB7" w:rsidRDefault="002F7D87" w:rsidP="002F7D87">
      <w:pPr>
        <w:pStyle w:val="ListParagraph"/>
        <w:numPr>
          <w:ilvl w:val="0"/>
          <w:numId w:val="40"/>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2F7D87" w:rsidRPr="00A44BB7" w:rsidRDefault="002F7D87" w:rsidP="002F7D87">
      <w:pPr>
        <w:pStyle w:val="ListParagraph"/>
        <w:numPr>
          <w:ilvl w:val="0"/>
          <w:numId w:val="40"/>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36617E" w:rsidRDefault="0036617E" w:rsidP="0036617E">
      <w:pPr>
        <w:spacing w:after="0"/>
        <w:ind w:left="900" w:firstLine="0"/>
        <w:rPr>
          <w:color w:val="191919"/>
          <w:spacing w:val="-2"/>
          <w:sz w:val="18"/>
          <w:szCs w:val="18"/>
        </w:rPr>
      </w:pPr>
    </w:p>
    <w:p w:rsidR="008F4A0F" w:rsidRDefault="008F4A0F" w:rsidP="0036617E">
      <w:pPr>
        <w:spacing w:after="0"/>
        <w:ind w:left="900" w:firstLine="0"/>
        <w:rPr>
          <w:color w:val="191919"/>
          <w:spacing w:val="-2"/>
          <w:sz w:val="18"/>
          <w:szCs w:val="18"/>
        </w:rPr>
      </w:pPr>
    </w:p>
    <w:p w:rsidR="00691FB5" w:rsidRDefault="00691FB5" w:rsidP="00691FB5">
      <w:pPr>
        <w:spacing w:after="0"/>
        <w:ind w:left="3780" w:firstLine="0"/>
        <w:rPr>
          <w:b/>
          <w:color w:val="191919"/>
          <w:spacing w:val="-2"/>
          <w:sz w:val="44"/>
          <w:szCs w:val="44"/>
        </w:rPr>
        <w:sectPr w:rsidR="00691FB5" w:rsidSect="0050315D">
          <w:pgSz w:w="12240" w:h="15840"/>
          <w:pgMar w:top="270" w:right="420" w:bottom="180" w:left="600" w:header="720" w:footer="288" w:gutter="0"/>
          <w:cols w:space="720" w:equalWidth="0">
            <w:col w:w="11220"/>
          </w:cols>
          <w:noEndnote/>
          <w:docGrid w:linePitch="299"/>
        </w:sectPr>
      </w:pPr>
    </w:p>
    <w:p w:rsidR="00691FB5" w:rsidRDefault="00623C29" w:rsidP="00691FB5">
      <w:pPr>
        <w:spacing w:after="0"/>
        <w:rPr>
          <w:color w:val="191919"/>
          <w:spacing w:val="-2"/>
          <w:sz w:val="18"/>
          <w:szCs w:val="18"/>
        </w:rPr>
      </w:pPr>
      <w:r>
        <w:rPr>
          <w:noProof/>
          <w:color w:val="191919"/>
          <w:spacing w:val="-2"/>
          <w:sz w:val="18"/>
          <w:szCs w:val="18"/>
        </w:rPr>
        <w:lastRenderedPageBreak/>
        <w:pict>
          <v:group id="_x0000_s15967" style="position:absolute;left:0;text-align:left;margin-left:-65.5pt;margin-top:-13.75pt;width:191pt;height:795.35pt;z-index:-251365376" coordorigin="-745,-62" coordsize="3820,15907">
            <v:group id="_x0000_s15968" style="position:absolute;left:-745;top:-62;width:3820;height:15907" coordorigin="-717,-62" coordsize="3820,15907">
              <v:rect id="Rectangle 2702" o:spid="_x0000_s1596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597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597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597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597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597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597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597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597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597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597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598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598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598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598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598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598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598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598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598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598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599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599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599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599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599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599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599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599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599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599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00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00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p>
    <w:p w:rsidR="0036617E" w:rsidRPr="000E2ECD" w:rsidRDefault="00691FB5" w:rsidP="00691FB5">
      <w:pPr>
        <w:spacing w:after="0"/>
        <w:ind w:left="360" w:firstLine="0"/>
        <w:rPr>
          <w:rFonts w:ascii="Times New Roman" w:hAnsi="Times New Roman" w:cs="Times New Roman"/>
          <w:b/>
          <w:color w:val="191919"/>
          <w:spacing w:val="-2"/>
        </w:rPr>
      </w:pPr>
      <w:r w:rsidRPr="000E2ECD">
        <w:rPr>
          <w:rFonts w:ascii="Times New Roman" w:hAnsi="Times New Roman" w:cs="Times New Roman"/>
          <w:b/>
          <w:color w:val="191919"/>
          <w:spacing w:val="-2"/>
        </w:rPr>
        <w:t>Student  Affair</w:t>
      </w:r>
      <w:r w:rsidR="000E2ECD" w:rsidRPr="000E2ECD">
        <w:rPr>
          <w:rFonts w:ascii="Times New Roman" w:hAnsi="Times New Roman" w:cs="Times New Roman"/>
          <w:b/>
          <w:color w:val="191919"/>
          <w:spacing w:val="-2"/>
        </w:rPr>
        <w:t>s</w:t>
      </w:r>
    </w:p>
    <w:p w:rsidR="002F7D87" w:rsidRDefault="002F7D87" w:rsidP="00691FB5">
      <w:pPr>
        <w:spacing w:after="0"/>
        <w:ind w:left="360" w:firstLine="0"/>
        <w:rPr>
          <w:color w:val="191919"/>
          <w:spacing w:val="-2"/>
          <w:sz w:val="18"/>
          <w:szCs w:val="18"/>
        </w:rPr>
      </w:pPr>
    </w:p>
    <w:p w:rsidR="0081388D" w:rsidRPr="004424C4" w:rsidRDefault="000E2ECD" w:rsidP="004424C4">
      <w:pPr>
        <w:pStyle w:val="Heading2"/>
        <w:spacing w:before="0" w:line="240" w:lineRule="auto"/>
        <w:ind w:left="720"/>
        <w:rPr>
          <w:rFonts w:ascii="Times New Roman" w:eastAsia="Times New Roman" w:hAnsi="Times New Roman" w:cs="Times New Roman"/>
          <w:bCs w:val="0"/>
          <w:color w:val="262626" w:themeColor="text1" w:themeTint="D9"/>
          <w:sz w:val="24"/>
          <w:szCs w:val="24"/>
        </w:rPr>
      </w:pPr>
      <w:bookmarkStart w:id="1236" w:name="_Toc295058628"/>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1236"/>
    </w:p>
    <w:p w:rsidR="0081388D" w:rsidRPr="00A44BB7" w:rsidRDefault="0081388D" w:rsidP="002F7D87">
      <w:pPr>
        <w:spacing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A44BB7" w:rsidRPr="00A44BB7" w:rsidRDefault="00A44BB7" w:rsidP="002F7D87">
      <w:pPr>
        <w:spacing w:after="0"/>
        <w:ind w:left="720" w:right="150" w:firstLine="0"/>
        <w:jc w:val="both"/>
        <w:rPr>
          <w:rFonts w:ascii="Times New Roman" w:hAnsi="Times New Roman" w:cs="Times New Roman"/>
          <w:color w:val="191919"/>
          <w:spacing w:val="-2"/>
          <w:sz w:val="18"/>
          <w:szCs w:val="18"/>
        </w:rPr>
      </w:pPr>
    </w:p>
    <w:p w:rsidR="0081388D" w:rsidRPr="00A44BB7" w:rsidRDefault="0081388D" w:rsidP="00A44BB7">
      <w:pPr>
        <w:spacing w:after="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81388D" w:rsidRPr="00A44BB7" w:rsidRDefault="0081388D" w:rsidP="002F7D87">
      <w:pPr>
        <w:pStyle w:val="ListParagraph"/>
        <w:numPr>
          <w:ilvl w:val="0"/>
          <w:numId w:val="43"/>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81388D" w:rsidRPr="00A44BB7" w:rsidRDefault="0081388D" w:rsidP="002F7D87">
      <w:pPr>
        <w:pStyle w:val="ListParagraph"/>
        <w:numPr>
          <w:ilvl w:val="0"/>
          <w:numId w:val="43"/>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81388D" w:rsidRPr="00A44BB7" w:rsidRDefault="0081388D" w:rsidP="002F7D87">
      <w:pPr>
        <w:pStyle w:val="ListParagraph"/>
        <w:numPr>
          <w:ilvl w:val="0"/>
          <w:numId w:val="43"/>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81388D" w:rsidRPr="00A44BB7" w:rsidRDefault="0081388D" w:rsidP="002F7D87">
      <w:pPr>
        <w:pStyle w:val="ListParagraph"/>
        <w:numPr>
          <w:ilvl w:val="0"/>
          <w:numId w:val="43"/>
        </w:numPr>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2F7D87" w:rsidRPr="0081388D" w:rsidRDefault="002F7D87" w:rsidP="002F7D87">
      <w:pPr>
        <w:pStyle w:val="ListParagraph"/>
        <w:spacing w:after="0" w:line="240" w:lineRule="auto"/>
        <w:ind w:left="1260"/>
        <w:rPr>
          <w:rFonts w:eastAsiaTheme="minorEastAsia"/>
          <w:color w:val="191919"/>
          <w:spacing w:val="-2"/>
          <w:sz w:val="18"/>
          <w:szCs w:val="18"/>
        </w:rPr>
      </w:pPr>
    </w:p>
    <w:p w:rsidR="0081388D" w:rsidRPr="004424C4" w:rsidRDefault="00557E78" w:rsidP="004424C4">
      <w:pPr>
        <w:pStyle w:val="Heading2"/>
        <w:spacing w:before="0" w:line="240" w:lineRule="auto"/>
        <w:ind w:left="720"/>
        <w:rPr>
          <w:rFonts w:ascii="Times New Roman" w:eastAsia="Times New Roman" w:hAnsi="Times New Roman" w:cs="Times New Roman"/>
          <w:bCs w:val="0"/>
          <w:color w:val="262626" w:themeColor="text1" w:themeTint="D9"/>
          <w:sz w:val="24"/>
          <w:szCs w:val="24"/>
        </w:rPr>
      </w:pPr>
      <w:bookmarkStart w:id="1237" w:name="_Toc295058629"/>
      <w:r w:rsidRPr="004424C4">
        <w:rPr>
          <w:rFonts w:ascii="Times New Roman" w:eastAsia="Times New Roman" w:hAnsi="Times New Roman" w:cs="Times New Roman"/>
          <w:bCs w:val="0"/>
          <w:color w:val="262626" w:themeColor="text1" w:themeTint="D9"/>
          <w:sz w:val="24"/>
          <w:szCs w:val="24"/>
        </w:rPr>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1237"/>
    </w:p>
    <w:p w:rsidR="0081388D" w:rsidRPr="00A44BB7" w:rsidRDefault="0081388D" w:rsidP="002F7D87">
      <w:pPr>
        <w:spacing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81388D" w:rsidRPr="00A44BB7" w:rsidRDefault="0081388D" w:rsidP="002F7D87">
      <w:pPr>
        <w:spacing w:after="0"/>
        <w:ind w:left="900" w:firstLine="36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81388D" w:rsidRPr="00A44BB7" w:rsidRDefault="0081388D" w:rsidP="002F7D87">
      <w:pPr>
        <w:pStyle w:val="ListParagraph"/>
        <w:numPr>
          <w:ilvl w:val="0"/>
          <w:numId w:val="43"/>
        </w:numPr>
        <w:tabs>
          <w:tab w:val="left" w:pos="126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81388D" w:rsidRPr="00A44BB7" w:rsidRDefault="0081388D" w:rsidP="00691FB5">
      <w:pPr>
        <w:pStyle w:val="ListParagraph"/>
        <w:numPr>
          <w:ilvl w:val="0"/>
          <w:numId w:val="43"/>
        </w:numPr>
        <w:tabs>
          <w:tab w:val="left" w:pos="1260"/>
        </w:tabs>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81388D" w:rsidRPr="00A44BB7" w:rsidRDefault="0081388D" w:rsidP="00691FB5">
      <w:pPr>
        <w:pStyle w:val="ListParagraph"/>
        <w:numPr>
          <w:ilvl w:val="0"/>
          <w:numId w:val="43"/>
        </w:numPr>
        <w:tabs>
          <w:tab w:val="left" w:pos="1260"/>
        </w:tabs>
        <w:spacing w:after="360" w:line="270" w:lineRule="atLeast"/>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81388D" w:rsidRPr="00A44BB7" w:rsidRDefault="0081388D" w:rsidP="00691FB5">
      <w:pPr>
        <w:pStyle w:val="ListParagraph"/>
        <w:numPr>
          <w:ilvl w:val="0"/>
          <w:numId w:val="43"/>
        </w:numPr>
        <w:tabs>
          <w:tab w:val="left" w:pos="1260"/>
        </w:tabs>
        <w:spacing w:after="0" w:line="240" w:lineRule="auto"/>
        <w:ind w:left="126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2F7D87" w:rsidRDefault="002F7D87" w:rsidP="002F7D87">
      <w:pPr>
        <w:pStyle w:val="ListParagraph"/>
        <w:tabs>
          <w:tab w:val="left" w:pos="1260"/>
        </w:tabs>
        <w:spacing w:after="0" w:line="240" w:lineRule="auto"/>
        <w:ind w:left="1260"/>
        <w:rPr>
          <w:rFonts w:eastAsiaTheme="minorEastAsia"/>
          <w:color w:val="191919"/>
          <w:spacing w:val="-2"/>
          <w:sz w:val="18"/>
          <w:szCs w:val="18"/>
        </w:rPr>
      </w:pPr>
    </w:p>
    <w:p w:rsidR="002F7D87" w:rsidRPr="002F7D87" w:rsidRDefault="00557E78" w:rsidP="002F7D87">
      <w:pPr>
        <w:pStyle w:val="ListParagraph"/>
        <w:numPr>
          <w:ilvl w:val="0"/>
          <w:numId w:val="43"/>
        </w:numPr>
        <w:spacing w:after="240"/>
        <w:outlineLvl w:val="2"/>
        <w:rPr>
          <w:rFonts w:ascii="Times New Roman" w:hAnsi="Times New Roman"/>
          <w:b/>
          <w:bCs/>
          <w:color w:val="222222"/>
          <w:sz w:val="24"/>
          <w:szCs w:val="24"/>
        </w:rPr>
      </w:pPr>
      <w:r w:rsidRPr="002F7D87">
        <w:rPr>
          <w:rFonts w:ascii="Times New Roman" w:hAnsi="Times New Roman"/>
          <w:b/>
          <w:bCs/>
          <w:color w:val="222222"/>
          <w:sz w:val="24"/>
          <w:szCs w:val="24"/>
        </w:rPr>
        <w:t>O</w:t>
      </w:r>
      <w:r w:rsidRPr="00557E78">
        <w:rPr>
          <w:rFonts w:ascii="Times New Roman" w:hAnsi="Times New Roman"/>
          <w:b/>
          <w:bCs/>
          <w:color w:val="222222"/>
          <w:sz w:val="18"/>
          <w:szCs w:val="18"/>
        </w:rPr>
        <w:t>THER</w:t>
      </w:r>
      <w:r w:rsidRPr="002F7D87">
        <w:rPr>
          <w:rFonts w:ascii="Times New Roman" w:hAnsi="Times New Roman"/>
          <w:b/>
          <w:bCs/>
          <w:color w:val="222222"/>
          <w:sz w:val="24"/>
          <w:szCs w:val="24"/>
        </w:rPr>
        <w:t xml:space="preserve"> D</w:t>
      </w:r>
      <w:r w:rsidRPr="00557E78">
        <w:rPr>
          <w:rFonts w:ascii="Times New Roman" w:hAnsi="Times New Roman"/>
          <w:b/>
          <w:bCs/>
          <w:color w:val="222222"/>
          <w:sz w:val="18"/>
          <w:szCs w:val="18"/>
        </w:rPr>
        <w:t>ISABILITIES</w:t>
      </w:r>
    </w:p>
    <w:p w:rsidR="002F7D87" w:rsidRPr="00A44BB7" w:rsidRDefault="002F7D87" w:rsidP="002F7D87">
      <w:pPr>
        <w:pStyle w:val="ListParagraph"/>
        <w:numPr>
          <w:ilvl w:val="0"/>
          <w:numId w:val="43"/>
        </w:numPr>
        <w:spacing w:after="360" w:line="270" w:lineRule="atLeast"/>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2F7D87" w:rsidRPr="002F7D87" w:rsidRDefault="002F7D87" w:rsidP="00A44BB7">
      <w:pPr>
        <w:pStyle w:val="ListParagraph"/>
        <w:numPr>
          <w:ilvl w:val="0"/>
          <w:numId w:val="43"/>
        </w:numPr>
        <w:spacing w:before="120"/>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2F7D87" w:rsidRPr="002F7D87" w:rsidRDefault="002F7D87" w:rsidP="002F7D87">
      <w:pPr>
        <w:pStyle w:val="ListParagraph"/>
        <w:numPr>
          <w:ilvl w:val="0"/>
          <w:numId w:val="43"/>
        </w:numPr>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2F7D87" w:rsidRPr="002F7D87" w:rsidRDefault="002F7D87" w:rsidP="002F7D87">
      <w:pPr>
        <w:pStyle w:val="ListParagraph"/>
        <w:numPr>
          <w:ilvl w:val="0"/>
          <w:numId w:val="43"/>
        </w:numPr>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2F7D87" w:rsidRPr="002F7D87" w:rsidRDefault="002F7D87" w:rsidP="002F7D87">
      <w:pPr>
        <w:pStyle w:val="ListParagraph"/>
        <w:numPr>
          <w:ilvl w:val="0"/>
          <w:numId w:val="43"/>
        </w:numPr>
        <w:tabs>
          <w:tab w:val="left" w:pos="2010"/>
        </w:tabs>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2F7D87" w:rsidRPr="00A44BB7" w:rsidRDefault="002F7D87" w:rsidP="002F7D87">
      <w:pPr>
        <w:pStyle w:val="ListParagraph"/>
        <w:numPr>
          <w:ilvl w:val="0"/>
          <w:numId w:val="43"/>
        </w:numPr>
        <w:tabs>
          <w:tab w:val="left" w:pos="2010"/>
        </w:tabs>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691FB5" w:rsidRPr="00A44BB7" w:rsidRDefault="00691FB5" w:rsidP="00691FB5">
      <w:pPr>
        <w:pStyle w:val="ListParagraph"/>
        <w:tabs>
          <w:tab w:val="left" w:pos="1260"/>
        </w:tabs>
        <w:spacing w:after="0" w:line="240" w:lineRule="auto"/>
        <w:ind w:left="1260"/>
        <w:rPr>
          <w:rFonts w:ascii="Times New Roman" w:eastAsiaTheme="minorEastAsia" w:hAnsi="Times New Roman"/>
          <w:color w:val="191919"/>
          <w:spacing w:val="-2"/>
          <w:sz w:val="18"/>
          <w:szCs w:val="18"/>
        </w:rPr>
      </w:pPr>
    </w:p>
    <w:p w:rsidR="002F7D87" w:rsidRPr="00A44BB7" w:rsidRDefault="002F7D87" w:rsidP="004424C4">
      <w:pPr>
        <w:pStyle w:val="Heading2"/>
        <w:spacing w:before="0" w:line="240" w:lineRule="auto"/>
        <w:ind w:left="720"/>
        <w:rPr>
          <w:rFonts w:ascii="Times New Roman" w:hAnsi="Times New Roman" w:cs="Times New Roman"/>
          <w:caps/>
          <w:color w:val="262626" w:themeColor="text1" w:themeTint="D9"/>
          <w:sz w:val="24"/>
          <w:szCs w:val="24"/>
        </w:rPr>
      </w:pPr>
      <w:bookmarkStart w:id="1238" w:name="_Toc295058630"/>
      <w:r w:rsidRPr="00A44BB7">
        <w:rPr>
          <w:rFonts w:ascii="Times New Roman" w:hAnsi="Times New Roman" w:cs="Times New Roman"/>
          <w:caps/>
          <w:color w:val="262626" w:themeColor="text1" w:themeTint="D9"/>
          <w:sz w:val="24"/>
          <w:szCs w:val="24"/>
        </w:rPr>
        <w:t>Student L</w:t>
      </w:r>
      <w:r w:rsidRPr="00A44BB7">
        <w:rPr>
          <w:rFonts w:ascii="Times New Roman" w:hAnsi="Times New Roman" w:cs="Times New Roman"/>
          <w:caps/>
          <w:color w:val="262626" w:themeColor="text1" w:themeTint="D9"/>
          <w:sz w:val="18"/>
          <w:szCs w:val="18"/>
        </w:rPr>
        <w:t>ife</w:t>
      </w:r>
      <w:r w:rsidRPr="00A44BB7">
        <w:rPr>
          <w:rFonts w:ascii="Times New Roman" w:hAnsi="Times New Roman" w:cs="Times New Roman"/>
          <w:caps/>
          <w:color w:val="262626" w:themeColor="text1" w:themeTint="D9"/>
          <w:sz w:val="24"/>
          <w:szCs w:val="24"/>
        </w:rPr>
        <w:t xml:space="preserve"> &amp; A</w:t>
      </w:r>
      <w:r w:rsidRPr="00A44BB7">
        <w:rPr>
          <w:rFonts w:ascii="Times New Roman" w:hAnsi="Times New Roman" w:cs="Times New Roman"/>
          <w:caps/>
          <w:color w:val="262626" w:themeColor="text1" w:themeTint="D9"/>
          <w:sz w:val="18"/>
          <w:szCs w:val="18"/>
        </w:rPr>
        <w:t>ctivities</w:t>
      </w:r>
      <w:bookmarkEnd w:id="1238"/>
    </w:p>
    <w:p w:rsidR="002F7D87" w:rsidRPr="00A44BB7" w:rsidRDefault="002F7D87" w:rsidP="00A44BB7">
      <w:pPr>
        <w:spacing w:before="120" w:after="0"/>
        <w:ind w:left="72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8F4A0F" w:rsidRDefault="008F4A0F" w:rsidP="002F7D87">
      <w:pPr>
        <w:spacing w:after="360" w:line="270" w:lineRule="atLeast"/>
        <w:ind w:left="720" w:right="150" w:firstLine="0"/>
        <w:jc w:val="both"/>
        <w:rPr>
          <w:color w:val="191919"/>
          <w:spacing w:val="-2"/>
          <w:sz w:val="18"/>
          <w:szCs w:val="18"/>
        </w:rPr>
      </w:pPr>
    </w:p>
    <w:p w:rsidR="00A44BB7" w:rsidRPr="0081388D" w:rsidRDefault="00A44BB7" w:rsidP="002F7D87">
      <w:pPr>
        <w:spacing w:after="360" w:line="270" w:lineRule="atLeast"/>
        <w:ind w:left="720" w:right="150" w:firstLine="0"/>
        <w:jc w:val="both"/>
        <w:rPr>
          <w:color w:val="191919"/>
          <w:spacing w:val="-2"/>
          <w:sz w:val="18"/>
          <w:szCs w:val="18"/>
        </w:rPr>
      </w:pPr>
    </w:p>
    <w:p w:rsidR="004424C4" w:rsidRDefault="004424C4" w:rsidP="00691FB5">
      <w:pPr>
        <w:pStyle w:val="ListParagraph"/>
        <w:tabs>
          <w:tab w:val="left" w:pos="-90"/>
        </w:tabs>
        <w:spacing w:after="0" w:line="240" w:lineRule="auto"/>
        <w:ind w:left="-90"/>
        <w:rPr>
          <w:rFonts w:ascii="Times New Roman" w:eastAsiaTheme="minorEastAsia" w:hAnsi="Times New Roman"/>
          <w:color w:val="191919"/>
          <w:spacing w:val="-2"/>
        </w:rPr>
        <w:sectPr w:rsidR="004424C4" w:rsidSect="0050315D">
          <w:pgSz w:w="12240" w:h="15840"/>
          <w:pgMar w:top="270" w:right="420" w:bottom="180" w:left="600" w:header="720" w:footer="144" w:gutter="0"/>
          <w:cols w:space="720" w:equalWidth="0">
            <w:col w:w="11220"/>
          </w:cols>
          <w:noEndnote/>
          <w:docGrid w:linePitch="299"/>
        </w:sectPr>
      </w:pPr>
    </w:p>
    <w:p w:rsidR="00691FB5" w:rsidRDefault="00623C29" w:rsidP="00691FB5">
      <w:pPr>
        <w:pStyle w:val="ListParagraph"/>
        <w:tabs>
          <w:tab w:val="left" w:pos="-90"/>
        </w:tabs>
        <w:spacing w:after="0" w:line="240" w:lineRule="auto"/>
        <w:ind w:left="-90"/>
        <w:rPr>
          <w:rFonts w:eastAsiaTheme="minorEastAsia"/>
          <w:color w:val="191919"/>
          <w:spacing w:val="-2"/>
        </w:rPr>
        <w:sectPr w:rsidR="00691FB5" w:rsidSect="0050315D">
          <w:pgSz w:w="12240" w:h="15840"/>
          <w:pgMar w:top="270" w:right="420" w:bottom="180" w:left="600" w:header="720" w:footer="288" w:gutter="0"/>
          <w:cols w:space="720" w:equalWidth="0">
            <w:col w:w="11220"/>
          </w:cols>
          <w:noEndnote/>
          <w:docGrid w:linePitch="299"/>
        </w:sectPr>
      </w:pPr>
      <w:r w:rsidRPr="00623C29">
        <w:rPr>
          <w:rFonts w:ascii="Times New Roman" w:hAnsi="Times New Roman"/>
          <w:noProof/>
          <w:color w:val="191919"/>
          <w:spacing w:val="-2"/>
          <w:sz w:val="18"/>
          <w:szCs w:val="18"/>
        </w:rPr>
        <w:lastRenderedPageBreak/>
        <w:pict>
          <v:group id="_x0000_s17887" style="position:absolute;left:0;text-align:left;margin-left:428pt;margin-top:-17pt;width:198.65pt;height:795.8pt;z-index:-251338752" coordorigin="9205,-90" coordsize="3973,15916">
            <v:group id="_x0000_s17888" style="position:absolute;left:9205;top:-90;width:3973;height:15916" coordorigin="9205,-90" coordsize="3973,15916">
              <v:group id="_x0000_s17889" style="position:absolute;left:9205;top:-90;width:3973;height:15916" coordorigin="9205,-90" coordsize="3973,15916">
                <v:rect id="Rectangle 2736" o:spid="_x0000_s17890"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891"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892"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893"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894"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895"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89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89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898"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89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90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901"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90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90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904"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90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90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907"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90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90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910"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911"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912"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913"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914"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915"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916"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917"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918"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919"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920"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691FB5" w:rsidRPr="00557E78" w:rsidRDefault="00F65BC8" w:rsidP="00691FB5">
      <w:pPr>
        <w:pStyle w:val="ListParagraph"/>
        <w:tabs>
          <w:tab w:val="left" w:pos="-90"/>
        </w:tabs>
        <w:spacing w:after="0" w:line="240" w:lineRule="auto"/>
        <w:ind w:left="-90"/>
        <w:rPr>
          <w:rFonts w:ascii="Times New Roman" w:eastAsiaTheme="minorEastAsia" w:hAnsi="Times New Roman"/>
          <w:b/>
          <w:color w:val="191919"/>
          <w:spacing w:val="-2"/>
        </w:rPr>
      </w:pPr>
      <w:r>
        <w:rPr>
          <w:rFonts w:eastAsiaTheme="minorEastAsia"/>
          <w:color w:val="191919"/>
          <w:spacing w:val="-2"/>
        </w:rPr>
        <w:lastRenderedPageBreak/>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Pr>
          <w:rFonts w:eastAsiaTheme="minorEastAsia"/>
          <w:color w:val="191919"/>
          <w:spacing w:val="-2"/>
        </w:rPr>
        <w:tab/>
      </w:r>
      <w:r w:rsidRPr="00557E78">
        <w:rPr>
          <w:rFonts w:ascii="Times New Roman" w:eastAsiaTheme="minorEastAsia" w:hAnsi="Times New Roman"/>
          <w:b/>
          <w:color w:val="191919"/>
          <w:spacing w:val="-2"/>
        </w:rPr>
        <w:t>Student Affairs</w:t>
      </w:r>
    </w:p>
    <w:p w:rsidR="00691FB5" w:rsidRDefault="00691FB5" w:rsidP="00691FB5">
      <w:pPr>
        <w:spacing w:after="0"/>
        <w:ind w:left="900" w:firstLine="0"/>
        <w:outlineLvl w:val="2"/>
        <w:rPr>
          <w:rFonts w:ascii="Times New Roman" w:eastAsia="Times New Roman" w:hAnsi="Times New Roman" w:cs="Times New Roman"/>
          <w:b/>
          <w:bCs/>
          <w:color w:val="222222"/>
          <w:sz w:val="24"/>
          <w:szCs w:val="24"/>
        </w:rPr>
      </w:pP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is also responsible for advising the following groups: Student Activities Advisory Board, Miss Albany State University &amp; Royal Court, Mr. Royal Gentleman &amp; Royal Gentlemen, ASU Pan-Hellenic Council, Paraprofessionals Promoting Peerfection Organization and the Student Government Association.</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81388D" w:rsidRPr="00A44BB7" w:rsidRDefault="0081388D" w:rsidP="004424C4">
      <w:pPr>
        <w:pStyle w:val="Heading2"/>
        <w:rPr>
          <w:rFonts w:ascii="Times New Roman" w:hAnsi="Times New Roman" w:cs="Times New Roman"/>
          <w:color w:val="262626" w:themeColor="text1" w:themeTint="D9"/>
          <w:sz w:val="24"/>
          <w:szCs w:val="24"/>
        </w:rPr>
      </w:pPr>
      <w:bookmarkStart w:id="1239" w:name="_Toc295058631"/>
      <w:r w:rsidRPr="00A44BB7">
        <w:rPr>
          <w:rFonts w:ascii="Times New Roman" w:hAnsi="Times New Roman" w:cs="Times New Roman"/>
          <w:caps/>
          <w:color w:val="262626" w:themeColor="text1" w:themeTint="D9"/>
          <w:sz w:val="24"/>
          <w:szCs w:val="24"/>
        </w:rPr>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1239"/>
      <w:r w:rsidRPr="00A44BB7">
        <w:rPr>
          <w:rFonts w:ascii="Times New Roman" w:hAnsi="Times New Roman" w:cs="Times New Roman"/>
          <w:color w:val="262626" w:themeColor="text1" w:themeTint="D9"/>
          <w:sz w:val="18"/>
          <w:szCs w:val="18"/>
        </w:rPr>
        <w:t xml:space="preserve"> </w:t>
      </w:r>
    </w:p>
    <w:p w:rsidR="00557E78"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81388D" w:rsidRPr="00A44BB7" w:rsidRDefault="0081388D" w:rsidP="00A44BB7">
      <w:pPr>
        <w:spacing w:before="120" w:after="0"/>
        <w:ind w:right="965"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Chick-fil-A,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81388D" w:rsidRPr="00A44BB7" w:rsidRDefault="0081388D" w:rsidP="004424C4">
      <w:pPr>
        <w:pStyle w:val="Heading2"/>
        <w:rPr>
          <w:rFonts w:ascii="Times New Roman" w:hAnsi="Times New Roman" w:cs="Times New Roman"/>
          <w:caps/>
          <w:color w:val="262626" w:themeColor="text1" w:themeTint="D9"/>
          <w:sz w:val="24"/>
          <w:szCs w:val="24"/>
        </w:rPr>
      </w:pPr>
      <w:bookmarkStart w:id="1240" w:name="_Toc295058632"/>
      <w:r w:rsidRPr="00A44BB7">
        <w:rPr>
          <w:rFonts w:ascii="Times New Roman" w:hAnsi="Times New Roman" w:cs="Times New Roman"/>
          <w:caps/>
          <w:color w:val="262626" w:themeColor="text1" w:themeTint="D9"/>
          <w:sz w:val="24"/>
          <w:szCs w:val="24"/>
        </w:rPr>
        <w:t>Campus Organizations</w:t>
      </w:r>
      <w:bookmarkEnd w:id="1240"/>
    </w:p>
    <w:p w:rsidR="0081388D" w:rsidRPr="00A44BB7" w:rsidRDefault="0081388D" w:rsidP="00A44BB7">
      <w:pPr>
        <w:spacing w:before="120" w:after="0"/>
        <w:ind w:right="96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81388D" w:rsidRPr="00A44BB7" w:rsidRDefault="0081388D" w:rsidP="00A44BB7">
      <w:pPr>
        <w:spacing w:before="120" w:after="0"/>
        <w:ind w:right="87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557E78" w:rsidRDefault="00557E78"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A44BB7" w:rsidRDefault="00A44BB7" w:rsidP="00557E78">
      <w:pPr>
        <w:spacing w:after="0"/>
        <w:ind w:right="870" w:firstLine="0"/>
        <w:jc w:val="both"/>
        <w:rPr>
          <w:color w:val="191919"/>
          <w:spacing w:val="-2"/>
          <w:sz w:val="18"/>
          <w:szCs w:val="18"/>
        </w:rPr>
      </w:pPr>
    </w:p>
    <w:p w:rsidR="00557E78" w:rsidRDefault="00557E78" w:rsidP="005F18AE">
      <w:pPr>
        <w:spacing w:after="0"/>
        <w:ind w:right="-30" w:firstLine="0"/>
        <w:jc w:val="both"/>
        <w:rPr>
          <w:rFonts w:ascii="Times New Roman" w:hAnsi="Times New Roman" w:cs="Times New Roman"/>
          <w:b/>
          <w:color w:val="191919"/>
          <w:spacing w:val="-2"/>
          <w:sz w:val="44"/>
          <w:szCs w:val="44"/>
        </w:rPr>
        <w:sectPr w:rsidR="00557E78" w:rsidSect="00557E78">
          <w:type w:val="continuous"/>
          <w:pgSz w:w="12240" w:h="15840"/>
          <w:pgMar w:top="450" w:right="420" w:bottom="280" w:left="600" w:header="720" w:footer="720" w:gutter="0"/>
          <w:cols w:space="1066"/>
          <w:noEndnote/>
        </w:sectPr>
      </w:pPr>
    </w:p>
    <w:p w:rsidR="005F18AE" w:rsidRPr="00557E78" w:rsidRDefault="00623C29" w:rsidP="00557E78">
      <w:pPr>
        <w:spacing w:after="0"/>
        <w:ind w:right="780" w:firstLine="0"/>
        <w:jc w:val="both"/>
        <w:rPr>
          <w:rFonts w:ascii="Times New Roman" w:hAnsi="Times New Roman" w:cs="Times New Roman"/>
          <w:b/>
          <w:color w:val="191919"/>
          <w:spacing w:val="-2"/>
        </w:rPr>
      </w:pPr>
      <w:r w:rsidRPr="00623C29">
        <w:rPr>
          <w:noProof/>
          <w:color w:val="191919"/>
          <w:spacing w:val="-2"/>
          <w:sz w:val="18"/>
          <w:szCs w:val="18"/>
        </w:rPr>
        <w:lastRenderedPageBreak/>
        <w:pict>
          <v:group id="_x0000_s16002" style="position:absolute;left:0;text-align:left;margin-left:-65.55pt;margin-top:-22.75pt;width:191pt;height:795.35pt;z-index:-251364352" coordorigin="-745,-62" coordsize="3820,15907">
            <v:group id="_x0000_s16003" style="position:absolute;left:-745;top:-62;width:3820;height:15907" coordorigin="-717,-62" coordsize="3820,15907">
              <v:rect id="Rectangle 2702" o:spid="_x0000_s1600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00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00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00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00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00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01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01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01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01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01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01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01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01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01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01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02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02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02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02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02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02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02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02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02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02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03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03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03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03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03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03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03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557E78">
        <w:rPr>
          <w:color w:val="191919"/>
          <w:spacing w:val="-2"/>
          <w:sz w:val="18"/>
          <w:szCs w:val="18"/>
        </w:rPr>
        <w:t xml:space="preserve">       </w:t>
      </w:r>
      <w:r w:rsidR="005F18AE" w:rsidRPr="00557E78">
        <w:rPr>
          <w:rFonts w:ascii="Times New Roman" w:hAnsi="Times New Roman" w:cs="Times New Roman"/>
          <w:b/>
          <w:color w:val="191919"/>
          <w:spacing w:val="-2"/>
        </w:rPr>
        <w:t>Student Affairs</w:t>
      </w:r>
    </w:p>
    <w:p w:rsidR="005F18AE" w:rsidRDefault="005F18AE" w:rsidP="005F18AE">
      <w:pPr>
        <w:spacing w:after="0"/>
        <w:ind w:left="900" w:firstLine="0"/>
        <w:rPr>
          <w:color w:val="191919"/>
          <w:spacing w:val="-2"/>
          <w:sz w:val="18"/>
          <w:szCs w:val="18"/>
        </w:rPr>
      </w:pPr>
    </w:p>
    <w:p w:rsidR="0081388D" w:rsidRPr="00A44BB7" w:rsidRDefault="0081388D" w:rsidP="00A44BB7">
      <w:pPr>
        <w:spacing w:before="120" w:after="0"/>
        <w:ind w:left="900" w:right="96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81388D" w:rsidRPr="00A44BB7" w:rsidRDefault="0081388D" w:rsidP="00A44BB7">
      <w:pPr>
        <w:pStyle w:val="ListParagraph"/>
        <w:numPr>
          <w:ilvl w:val="0"/>
          <w:numId w:val="70"/>
        </w:numPr>
        <w:spacing w:before="120" w:after="0"/>
        <w:ind w:right="15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81388D" w:rsidRPr="00A44BB7" w:rsidRDefault="0081388D" w:rsidP="00A44BB7">
      <w:pPr>
        <w:pStyle w:val="ListParagraph"/>
        <w:numPr>
          <w:ilvl w:val="0"/>
          <w:numId w:val="70"/>
        </w:numPr>
        <w:spacing w:before="120" w:after="0"/>
        <w:ind w:right="15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81388D" w:rsidRPr="00A44BB7" w:rsidRDefault="0081388D" w:rsidP="00A44BB7">
      <w:pPr>
        <w:pStyle w:val="ListParagraph"/>
        <w:numPr>
          <w:ilvl w:val="0"/>
          <w:numId w:val="70"/>
        </w:numPr>
        <w:spacing w:before="120" w:after="0"/>
        <w:ind w:right="15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(i.e. Homecoming Activities in accordance with University policies).</w:t>
      </w:r>
    </w:p>
    <w:p w:rsidR="0081388D" w:rsidRPr="0081388D" w:rsidRDefault="0081388D" w:rsidP="00A44BB7">
      <w:pPr>
        <w:spacing w:before="120" w:after="0"/>
        <w:ind w:left="900" w:right="15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81388D" w:rsidRPr="00A44BB7" w:rsidRDefault="0081388D" w:rsidP="00A44BB7">
      <w:pPr>
        <w:spacing w:before="120" w:after="0"/>
        <w:ind w:left="90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81388D" w:rsidRPr="004424C4" w:rsidRDefault="0081388D" w:rsidP="004424C4">
      <w:pPr>
        <w:pStyle w:val="Heading2"/>
        <w:ind w:left="900"/>
        <w:rPr>
          <w:rFonts w:ascii="Times New Roman" w:hAnsi="Times New Roman" w:cs="Times New Roman"/>
          <w:caps/>
          <w:color w:val="262626" w:themeColor="text1" w:themeTint="D9"/>
          <w:sz w:val="24"/>
          <w:szCs w:val="24"/>
        </w:rPr>
      </w:pPr>
      <w:bookmarkStart w:id="1241" w:name="_Toc295058633"/>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1241"/>
      <w:r w:rsidRPr="004424C4">
        <w:rPr>
          <w:rFonts w:ascii="Times New Roman" w:hAnsi="Times New Roman" w:cs="Times New Roman"/>
          <w:caps/>
          <w:color w:val="262626" w:themeColor="text1" w:themeTint="D9"/>
          <w:sz w:val="24"/>
          <w:szCs w:val="24"/>
        </w:rPr>
        <w:t xml:space="preserve">  </w:t>
      </w:r>
    </w:p>
    <w:p w:rsidR="0081388D" w:rsidRPr="00A44BB7" w:rsidRDefault="0081388D" w:rsidP="00A44BB7">
      <w:pPr>
        <w:spacing w:before="120" w:after="0"/>
        <w:ind w:left="90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81388D" w:rsidRPr="00A44BB7" w:rsidRDefault="0081388D" w:rsidP="00A44BB7">
      <w:pPr>
        <w:spacing w:before="120" w:after="0"/>
        <w:ind w:left="900" w:right="15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81388D" w:rsidRDefault="0081388D" w:rsidP="000D42BE">
      <w:pPr>
        <w:spacing w:after="360" w:line="270" w:lineRule="atLeast"/>
        <w:ind w:left="900" w:firstLine="0"/>
        <w:rPr>
          <w:rFonts w:ascii="Times New Roman" w:hAnsi="Times New Roman" w:cs="Times New Roman"/>
          <w:b/>
          <w:caps/>
          <w:sz w:val="24"/>
          <w:szCs w:val="24"/>
        </w:rPr>
      </w:pPr>
    </w:p>
    <w:p w:rsidR="0081388D" w:rsidRDefault="0081388D" w:rsidP="000D42BE">
      <w:pPr>
        <w:spacing w:after="360" w:line="270" w:lineRule="atLeast"/>
        <w:ind w:left="900" w:firstLine="0"/>
        <w:rPr>
          <w:rFonts w:ascii="Times New Roman" w:hAnsi="Times New Roman" w:cs="Times New Roman"/>
          <w:b/>
          <w:caps/>
          <w:sz w:val="24"/>
          <w:szCs w:val="24"/>
        </w:rPr>
      </w:pPr>
    </w:p>
    <w:p w:rsidR="0081388D" w:rsidRDefault="0081388D" w:rsidP="000D42BE">
      <w:pPr>
        <w:spacing w:after="360" w:line="270" w:lineRule="atLeast"/>
        <w:ind w:left="900" w:firstLine="0"/>
        <w:rPr>
          <w:lang w:eastAsia="en-US"/>
        </w:rPr>
      </w:pPr>
    </w:p>
    <w:p w:rsidR="005F18AE" w:rsidRDefault="005F18AE" w:rsidP="000D42BE">
      <w:pPr>
        <w:spacing w:after="360" w:line="270" w:lineRule="atLeast"/>
        <w:ind w:left="900" w:firstLine="0"/>
        <w:rPr>
          <w:lang w:eastAsia="en-US"/>
        </w:rPr>
      </w:pPr>
    </w:p>
    <w:p w:rsidR="005F18AE" w:rsidRDefault="005F18AE" w:rsidP="000D42BE">
      <w:pPr>
        <w:spacing w:after="360" w:line="270" w:lineRule="atLeast"/>
        <w:ind w:left="900" w:firstLine="0"/>
        <w:rPr>
          <w:lang w:eastAsia="en-US"/>
        </w:rPr>
      </w:pPr>
    </w:p>
    <w:p w:rsidR="005F18AE" w:rsidRDefault="005F18AE" w:rsidP="005F18AE">
      <w:pPr>
        <w:spacing w:after="0"/>
        <w:ind w:left="900" w:firstLine="0"/>
        <w:rPr>
          <w:lang w:eastAsia="en-US"/>
        </w:rPr>
      </w:pPr>
    </w:p>
    <w:p w:rsidR="005F18AE" w:rsidRDefault="005F18AE" w:rsidP="005F18AE">
      <w:pPr>
        <w:spacing w:after="0"/>
        <w:ind w:left="900" w:firstLine="0"/>
        <w:rPr>
          <w:lang w:eastAsia="en-US"/>
        </w:rPr>
      </w:pPr>
    </w:p>
    <w:p w:rsidR="00A44BB7" w:rsidRDefault="00A44BB7" w:rsidP="005F18AE">
      <w:pPr>
        <w:spacing w:after="0"/>
        <w:ind w:left="900" w:firstLine="0"/>
        <w:rPr>
          <w:lang w:eastAsia="en-US"/>
        </w:rPr>
      </w:pPr>
    </w:p>
    <w:p w:rsidR="00A44BB7" w:rsidRDefault="00A44BB7" w:rsidP="005F18AE">
      <w:pPr>
        <w:spacing w:after="0"/>
        <w:ind w:left="900" w:firstLine="0"/>
        <w:rPr>
          <w:lang w:eastAsia="en-US"/>
        </w:rPr>
      </w:pPr>
    </w:p>
    <w:p w:rsidR="00A44BB7" w:rsidRDefault="00A44BB7" w:rsidP="005F18AE">
      <w:pPr>
        <w:spacing w:after="0"/>
        <w:ind w:left="900" w:firstLine="0"/>
        <w:rPr>
          <w:lang w:eastAsia="en-US"/>
        </w:rPr>
      </w:pPr>
    </w:p>
    <w:p w:rsidR="00A44BB7" w:rsidRDefault="00A44BB7" w:rsidP="005F18AE">
      <w:pPr>
        <w:spacing w:after="0"/>
        <w:ind w:left="900" w:firstLine="0"/>
        <w:rPr>
          <w:lang w:eastAsia="en-US"/>
        </w:rPr>
      </w:pPr>
    </w:p>
    <w:p w:rsidR="00A44BB7" w:rsidRDefault="00A44BB7" w:rsidP="005F18AE">
      <w:pPr>
        <w:spacing w:after="0"/>
        <w:ind w:left="900" w:firstLine="0"/>
        <w:rPr>
          <w:lang w:eastAsia="en-US"/>
        </w:rPr>
      </w:pPr>
    </w:p>
    <w:p w:rsidR="005F18AE" w:rsidRDefault="005F18AE" w:rsidP="005F18AE">
      <w:pPr>
        <w:spacing w:after="0"/>
        <w:ind w:left="900" w:firstLine="0"/>
        <w:rPr>
          <w:lang w:eastAsia="en-US"/>
        </w:rPr>
      </w:pPr>
    </w:p>
    <w:p w:rsidR="005F18AE" w:rsidRDefault="005F18AE" w:rsidP="005F18AE">
      <w:pPr>
        <w:spacing w:after="0"/>
        <w:ind w:left="900" w:firstLine="0"/>
        <w:rPr>
          <w:lang w:eastAsia="en-US"/>
        </w:rPr>
      </w:pPr>
    </w:p>
    <w:p w:rsidR="005F18AE" w:rsidRDefault="005F18AE" w:rsidP="005F18AE">
      <w:pPr>
        <w:spacing w:after="0"/>
        <w:ind w:left="900" w:firstLine="0"/>
        <w:rPr>
          <w:lang w:eastAsia="en-US"/>
        </w:rPr>
      </w:pPr>
    </w:p>
    <w:p w:rsidR="00C55E61" w:rsidRDefault="00C55E61" w:rsidP="005F18AE">
      <w:pPr>
        <w:spacing w:after="0"/>
        <w:ind w:left="900" w:firstLine="0"/>
        <w:rPr>
          <w:lang w:eastAsia="en-US"/>
        </w:rPr>
      </w:pPr>
    </w:p>
    <w:p w:rsidR="008F4A0F" w:rsidRDefault="008F4A0F" w:rsidP="005F18AE">
      <w:pPr>
        <w:spacing w:after="0"/>
        <w:ind w:left="900" w:firstLine="0"/>
        <w:rPr>
          <w:lang w:eastAsia="en-US"/>
        </w:rPr>
      </w:pPr>
    </w:p>
    <w:p w:rsidR="00C55E61" w:rsidRPr="00C54DA1" w:rsidRDefault="00C55E61" w:rsidP="005F18AE">
      <w:pPr>
        <w:spacing w:after="0"/>
        <w:ind w:left="900" w:firstLine="0"/>
        <w:rPr>
          <w:lang w:eastAsia="en-US"/>
        </w:rPr>
      </w:pPr>
    </w:p>
    <w:p w:rsidR="00B8167B" w:rsidRDefault="00B8167B" w:rsidP="005F18AE">
      <w:pPr>
        <w:spacing w:after="0"/>
        <w:ind w:left="900" w:right="-778"/>
        <w:rPr>
          <w:rFonts w:ascii="Times New Roman" w:hAnsi="Times New Roman"/>
          <w:color w:val="191919"/>
          <w:position w:val="-5"/>
          <w:sz w:val="20"/>
          <w:szCs w:val="20"/>
        </w:rPr>
      </w:pPr>
    </w:p>
    <w:p w:rsidR="00544F8B" w:rsidRDefault="00544F8B" w:rsidP="005F18AE">
      <w:pPr>
        <w:spacing w:after="0"/>
        <w:ind w:left="-180" w:right="2490" w:firstLine="0"/>
        <w:rPr>
          <w:rFonts w:ascii="Times New Roman" w:hAnsi="Times New Roman"/>
          <w:color w:val="191919"/>
          <w:position w:val="-5"/>
          <w:sz w:val="20"/>
          <w:szCs w:val="20"/>
        </w:rPr>
        <w:sectPr w:rsidR="00544F8B" w:rsidSect="0050315D">
          <w:pgSz w:w="12240" w:h="15840"/>
          <w:pgMar w:top="450" w:right="420" w:bottom="280" w:left="600" w:header="720" w:footer="288" w:gutter="0"/>
          <w:cols w:space="1066"/>
          <w:noEndnote/>
          <w:docGrid w:linePitch="299"/>
        </w:sectPr>
      </w:pPr>
    </w:p>
    <w:p w:rsidR="000A7810" w:rsidRPr="00D2270B" w:rsidRDefault="00623C29" w:rsidP="00D2270B">
      <w:pPr>
        <w:spacing w:after="0"/>
        <w:ind w:left="7920"/>
        <w:rPr>
          <w:rFonts w:ascii="Times New Roman" w:hAnsi="Times New Roman" w:cs="Times New Roman"/>
          <w:rPrChange w:id="1242" w:author="jhawkins" w:date="2011-04-01T11:13:00Z">
            <w:rPr>
              <w:rFonts w:ascii="Century Gothic" w:hAnsi="Century Gothic" w:cs="Century Gothic"/>
              <w:color w:val="000000"/>
              <w:sz w:val="16"/>
              <w:szCs w:val="16"/>
            </w:rPr>
          </w:rPrChange>
        </w:rPr>
      </w:pPr>
      <w:r w:rsidRPr="00623C29">
        <w:rPr>
          <w:rFonts w:ascii="Times New Roman" w:hAnsi="Times New Roman"/>
          <w:noProof/>
          <w:color w:val="191919"/>
          <w:spacing w:val="-2"/>
          <w:sz w:val="18"/>
          <w:szCs w:val="18"/>
        </w:rPr>
        <w:lastRenderedPageBreak/>
        <w:pict>
          <v:group id="_x0000_s17921" style="position:absolute;left:0;text-align:left;margin-left:426.6pt;margin-top:-23.5pt;width:198.65pt;height:795.8pt;z-index:-251337728" coordorigin="9205,-90" coordsize="3973,15916">
            <v:group id="_x0000_s17922" style="position:absolute;left:9205;top:-90;width:3973;height:15916" coordorigin="9205,-90" coordsize="3973,15916">
              <v:group id="_x0000_s17923" style="position:absolute;left:9205;top:-90;width:3973;height:15916" coordorigin="9205,-90" coordsize="3973,15916">
                <v:rect id="Rectangle 2736" o:spid="_x0000_s1792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92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92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92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92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92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93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93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93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93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93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93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93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93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93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93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94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94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94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94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94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94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94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94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94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94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95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95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95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95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95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fldChar w:fldCharType="end"/>
      </w:r>
      <w:r>
        <w:fldChar w:fldCharType="begin"/>
      </w:r>
      <w:r w:rsidR="000A7810">
        <w:instrText xml:space="preserve"> INCLUDETEXT "C:\\Users\\juliette\\Desktop\\raw3\\AcademicInformation.docx" </w:instrText>
      </w:r>
      <w:r w:rsidR="00544F8B">
        <w:instrText xml:space="preserve"> \* MERGEFORMAT </w:instrText>
      </w:r>
      <w:r>
        <w:fldChar w:fldCharType="separate"/>
      </w:r>
      <w:r w:rsidRPr="00623C29">
        <w:rPr>
          <w:rFonts w:ascii="Times New Roman" w:hAnsi="Times New Roman" w:cs="Times New Roman"/>
          <w:b/>
          <w:bCs/>
          <w:color w:val="191919"/>
          <w:rPrChange w:id="1243" w:author="jhawkins" w:date="2011-04-01T11:13:00Z">
            <w:rPr>
              <w:rFonts w:ascii="Century Gothic" w:hAnsi="Century Gothic" w:cs="Century Gothic"/>
              <w:b/>
              <w:bCs/>
              <w:color w:val="191919"/>
              <w:sz w:val="16"/>
              <w:szCs w:val="16"/>
              <w:u w:val="single"/>
            </w:rPr>
          </w:rPrChange>
        </w:rPr>
        <w:t>Academic Information</w:t>
      </w:r>
    </w:p>
    <w:p w:rsidR="000A7810" w:rsidRPr="00544F8B" w:rsidRDefault="000A7810" w:rsidP="000D42BE">
      <w:pPr>
        <w:widowControl w:val="0"/>
        <w:autoSpaceDE w:val="0"/>
        <w:autoSpaceDN w:val="0"/>
        <w:adjustRightInd w:val="0"/>
        <w:spacing w:after="0"/>
        <w:ind w:left="900"/>
        <w:rPr>
          <w:rFonts w:ascii="Century Gothic" w:hAnsi="Century Gothic" w:cs="Century Gothic"/>
          <w:color w:val="000000"/>
          <w:sz w:val="18"/>
          <w:szCs w:val="18"/>
          <w:rPrChange w:id="1244" w:author="rjones" w:date="1900-00-00T08:11:00Z">
            <w:rPr>
              <w:rFonts w:ascii="Century Gothic" w:hAnsi="Century Gothic" w:cs="Century Gothic"/>
              <w:color w:val="000000"/>
              <w:sz w:val="16"/>
              <w:szCs w:val="16"/>
            </w:rPr>
          </w:rPrChange>
        </w:rPr>
        <w:sectPr w:rsidR="000A7810" w:rsidRPr="00544F8B" w:rsidSect="0050315D">
          <w:pgSz w:w="12240" w:h="15840"/>
          <w:pgMar w:top="400" w:right="420" w:bottom="280" w:left="600" w:header="720" w:footer="288" w:gutter="0"/>
          <w:cols w:space="1066"/>
          <w:noEndnote/>
          <w:docGrid w:linePitch="299"/>
        </w:sectPr>
      </w:pPr>
    </w:p>
    <w:p w:rsidR="00544F8B" w:rsidRPr="00544F8B" w:rsidRDefault="00623C29" w:rsidP="00B80FEA">
      <w:pPr>
        <w:pStyle w:val="Heading2"/>
        <w:spacing w:before="0" w:line="240" w:lineRule="auto"/>
        <w:ind w:left="90"/>
        <w:rPr>
          <w:rFonts w:ascii="Times New Roman" w:hAnsi="Times New Roman"/>
          <w:color w:val="000000"/>
          <w:sz w:val="32"/>
          <w:szCs w:val="32"/>
          <w:rPrChange w:id="1245" w:author="jhawkins" w:date="2011-04-01T11:13:00Z">
            <w:rPr>
              <w:rFonts w:ascii="Times New Roman" w:hAnsi="Times New Roman"/>
              <w:color w:val="000000"/>
              <w:sz w:val="54"/>
              <w:szCs w:val="54"/>
            </w:rPr>
          </w:rPrChange>
        </w:rPr>
      </w:pPr>
      <w:bookmarkStart w:id="1246" w:name="_Toc293070070"/>
      <w:bookmarkStart w:id="1247" w:name="_Toc293071491"/>
      <w:bookmarkStart w:id="1248" w:name="_Toc293077520"/>
      <w:bookmarkStart w:id="1249" w:name="_Toc293078104"/>
      <w:bookmarkStart w:id="1250" w:name="_Toc295058634"/>
      <w:r w:rsidRPr="00623C29">
        <w:rPr>
          <w:rFonts w:ascii="Times New Roman" w:hAnsi="Times New Roman"/>
          <w:color w:val="191919"/>
          <w:spacing w:val="-4"/>
          <w:sz w:val="32"/>
          <w:szCs w:val="32"/>
          <w:rPrChange w:id="1251" w:author="jhawkins" w:date="2011-04-01T11:13:00Z">
            <w:rPr>
              <w:rFonts w:ascii="Times New Roman" w:hAnsi="Times New Roman"/>
              <w:color w:val="191919"/>
              <w:spacing w:val="-4"/>
              <w:sz w:val="72"/>
              <w:szCs w:val="72"/>
              <w:u w:val="single"/>
            </w:rPr>
          </w:rPrChange>
        </w:rPr>
        <w:lastRenderedPageBreak/>
        <w:t>ACADEMI</w:t>
      </w:r>
      <w:r w:rsidRPr="00623C29">
        <w:rPr>
          <w:rFonts w:ascii="Times New Roman" w:hAnsi="Times New Roman"/>
          <w:color w:val="191919"/>
          <w:sz w:val="32"/>
          <w:szCs w:val="32"/>
          <w:rPrChange w:id="1252" w:author="jhawkins" w:date="2011-04-01T11:13:00Z">
            <w:rPr>
              <w:rFonts w:ascii="Times New Roman" w:hAnsi="Times New Roman"/>
              <w:color w:val="191919"/>
              <w:sz w:val="54"/>
              <w:szCs w:val="54"/>
              <w:u w:val="single"/>
            </w:rPr>
          </w:rPrChange>
        </w:rPr>
        <w:t>C</w:t>
      </w:r>
      <w:r w:rsidRPr="00623C29">
        <w:rPr>
          <w:rFonts w:ascii="Times New Roman" w:hAnsi="Times New Roman"/>
          <w:color w:val="191919"/>
          <w:spacing w:val="38"/>
          <w:sz w:val="32"/>
          <w:szCs w:val="32"/>
          <w:rPrChange w:id="1253" w:author="jhawkins" w:date="2011-04-01T11:13:00Z">
            <w:rPr>
              <w:rFonts w:ascii="Times New Roman" w:hAnsi="Times New Roman"/>
              <w:color w:val="191919"/>
              <w:spacing w:val="38"/>
              <w:sz w:val="54"/>
              <w:szCs w:val="54"/>
              <w:u w:val="single"/>
            </w:rPr>
          </w:rPrChange>
        </w:rPr>
        <w:t xml:space="preserve"> I</w:t>
      </w:r>
      <w:r w:rsidRPr="00623C29">
        <w:rPr>
          <w:rFonts w:ascii="Times New Roman" w:hAnsi="Times New Roman"/>
          <w:color w:val="191919"/>
          <w:spacing w:val="-4"/>
          <w:sz w:val="32"/>
          <w:szCs w:val="32"/>
          <w:rPrChange w:id="1254" w:author="jhawkins" w:date="2011-04-01T11:13:00Z">
            <w:rPr>
              <w:rFonts w:ascii="Times New Roman" w:hAnsi="Times New Roman"/>
              <w:color w:val="191919"/>
              <w:spacing w:val="-4"/>
              <w:sz w:val="54"/>
              <w:szCs w:val="54"/>
              <w:u w:val="single"/>
            </w:rPr>
          </w:rPrChange>
        </w:rPr>
        <w:t>NFORM</w:t>
      </w:r>
      <w:r w:rsidRPr="00623C29">
        <w:rPr>
          <w:rFonts w:ascii="Times New Roman" w:hAnsi="Times New Roman"/>
          <w:color w:val="191919"/>
          <w:spacing w:val="-63"/>
          <w:sz w:val="32"/>
          <w:szCs w:val="32"/>
          <w:rPrChange w:id="1255" w:author="jhawkins" w:date="2011-04-01T11:13:00Z">
            <w:rPr>
              <w:rFonts w:ascii="Times New Roman" w:hAnsi="Times New Roman"/>
              <w:color w:val="191919"/>
              <w:spacing w:val="-63"/>
              <w:sz w:val="54"/>
              <w:szCs w:val="54"/>
              <w:u w:val="single"/>
            </w:rPr>
          </w:rPrChange>
        </w:rPr>
        <w:t>A</w:t>
      </w:r>
      <w:r w:rsidRPr="00623C29">
        <w:rPr>
          <w:rFonts w:ascii="Times New Roman" w:hAnsi="Times New Roman"/>
          <w:color w:val="191919"/>
          <w:spacing w:val="-4"/>
          <w:sz w:val="32"/>
          <w:szCs w:val="32"/>
          <w:rPrChange w:id="1256" w:author="jhawkins" w:date="2011-04-01T11:13:00Z">
            <w:rPr>
              <w:rFonts w:ascii="Times New Roman" w:hAnsi="Times New Roman"/>
              <w:color w:val="191919"/>
              <w:spacing w:val="-4"/>
              <w:sz w:val="54"/>
              <w:szCs w:val="54"/>
              <w:u w:val="single"/>
            </w:rPr>
          </w:rPrChange>
        </w:rPr>
        <w:t>TION</w:t>
      </w:r>
      <w:bookmarkEnd w:id="1246"/>
      <w:bookmarkEnd w:id="1247"/>
      <w:bookmarkEnd w:id="1248"/>
      <w:bookmarkEnd w:id="1249"/>
      <w:bookmarkEnd w:id="1250"/>
    </w:p>
    <w:p w:rsidR="00544F8B" w:rsidRPr="00DB66F3" w:rsidRDefault="00544F8B" w:rsidP="00B80FEA">
      <w:pPr>
        <w:pStyle w:val="Heading2"/>
        <w:spacing w:before="0" w:line="240" w:lineRule="auto"/>
        <w:ind w:left="90"/>
        <w:rPr>
          <w:rFonts w:ascii="Times New Roman" w:hAnsi="Times New Roman"/>
          <w:color w:val="000000"/>
          <w:sz w:val="24"/>
          <w:szCs w:val="24"/>
          <w:rPrChange w:id="1257" w:author="jhawkins" w:date="2011-04-01T11:13:00Z">
            <w:rPr>
              <w:rFonts w:ascii="Times New Roman" w:hAnsi="Times New Roman"/>
              <w:color w:val="000000"/>
              <w:sz w:val="18"/>
              <w:szCs w:val="18"/>
            </w:rPr>
          </w:rPrChange>
        </w:rPr>
      </w:pPr>
      <w:bookmarkStart w:id="1258" w:name="_Toc293070071"/>
      <w:bookmarkStart w:id="1259" w:name="_Toc293077521"/>
      <w:bookmarkStart w:id="1260" w:name="_Toc293078105"/>
      <w:bookmarkStart w:id="1261" w:name="_Toc295058635"/>
      <w:r w:rsidRPr="00DB66F3">
        <w:rPr>
          <w:rFonts w:ascii="Times New Roman" w:hAnsi="Times New Roman"/>
          <w:color w:val="191919"/>
          <w:spacing w:val="-2"/>
          <w:sz w:val="24"/>
          <w:szCs w:val="24"/>
        </w:rPr>
        <w:t>R</w:t>
      </w:r>
      <w:r w:rsidR="00623C29" w:rsidRPr="00623C29">
        <w:rPr>
          <w:rFonts w:ascii="Times New Roman" w:hAnsi="Times New Roman"/>
          <w:color w:val="191919"/>
          <w:spacing w:val="-2"/>
          <w:sz w:val="24"/>
          <w:szCs w:val="24"/>
          <w:rPrChange w:id="1262" w:author="jhawkins" w:date="2011-04-01T11:13:00Z">
            <w:rPr>
              <w:rFonts w:ascii="Times New Roman" w:hAnsi="Times New Roman"/>
              <w:color w:val="191919"/>
              <w:spacing w:val="-2"/>
              <w:sz w:val="18"/>
              <w:szCs w:val="18"/>
              <w:u w:val="single"/>
            </w:rPr>
          </w:rPrChange>
        </w:rPr>
        <w:t>EQUIRE</w:t>
      </w:r>
      <w:r w:rsidR="00623C29" w:rsidRPr="00623C29">
        <w:rPr>
          <w:rFonts w:ascii="Times New Roman" w:hAnsi="Times New Roman"/>
          <w:color w:val="191919"/>
          <w:sz w:val="24"/>
          <w:szCs w:val="24"/>
          <w:rPrChange w:id="1263" w:author="jhawkins" w:date="2011-04-01T11:13:00Z">
            <w:rPr>
              <w:rFonts w:ascii="Times New Roman" w:hAnsi="Times New Roman"/>
              <w:color w:val="191919"/>
              <w:sz w:val="18"/>
              <w:szCs w:val="18"/>
              <w:u w:val="single"/>
            </w:rPr>
          </w:rPrChange>
        </w:rPr>
        <w:t>D</w:t>
      </w:r>
      <w:r w:rsidR="00623C29" w:rsidRPr="00623C29">
        <w:rPr>
          <w:rFonts w:ascii="Times New Roman" w:hAnsi="Times New Roman"/>
          <w:color w:val="191919"/>
          <w:spacing w:val="-3"/>
          <w:sz w:val="24"/>
          <w:szCs w:val="24"/>
          <w:rPrChange w:id="1264" w:author="jhawkins" w:date="2011-04-01T11:13:00Z">
            <w:rPr>
              <w:rFonts w:ascii="Times New Roman" w:hAnsi="Times New Roman"/>
              <w:color w:val="191919"/>
              <w:spacing w:val="-3"/>
              <w:sz w:val="18"/>
              <w:szCs w:val="18"/>
              <w:u w:val="single"/>
            </w:rPr>
          </w:rPrChange>
        </w:rPr>
        <w:t xml:space="preserve"> </w:t>
      </w:r>
      <w:r w:rsidRPr="00DB66F3">
        <w:rPr>
          <w:rFonts w:ascii="Times New Roman" w:hAnsi="Times New Roman"/>
          <w:color w:val="191919"/>
          <w:spacing w:val="-16"/>
          <w:sz w:val="24"/>
          <w:szCs w:val="24"/>
        </w:rPr>
        <w:t>A</w:t>
      </w:r>
      <w:r w:rsidR="00623C29" w:rsidRPr="00623C29">
        <w:rPr>
          <w:rFonts w:ascii="Times New Roman" w:hAnsi="Times New Roman"/>
          <w:color w:val="191919"/>
          <w:spacing w:val="-2"/>
          <w:sz w:val="24"/>
          <w:szCs w:val="24"/>
          <w:rPrChange w:id="1265" w:author="jhawkins" w:date="2011-04-01T11:13:00Z">
            <w:rPr>
              <w:rFonts w:ascii="Times New Roman" w:hAnsi="Times New Roman"/>
              <w:color w:val="191919"/>
              <w:spacing w:val="-2"/>
              <w:sz w:val="18"/>
              <w:szCs w:val="18"/>
              <w:u w:val="single"/>
            </w:rPr>
          </w:rPrChange>
        </w:rPr>
        <w:t>TTENDANC</w:t>
      </w:r>
      <w:r w:rsidR="00623C29" w:rsidRPr="00623C29">
        <w:rPr>
          <w:rFonts w:ascii="Times New Roman" w:hAnsi="Times New Roman"/>
          <w:color w:val="191919"/>
          <w:sz w:val="24"/>
          <w:szCs w:val="24"/>
          <w:rPrChange w:id="1266" w:author="jhawkins" w:date="2011-04-01T11:13:00Z">
            <w:rPr>
              <w:rFonts w:ascii="Times New Roman" w:hAnsi="Times New Roman"/>
              <w:color w:val="191919"/>
              <w:sz w:val="18"/>
              <w:szCs w:val="18"/>
              <w:u w:val="single"/>
            </w:rPr>
          </w:rPrChange>
        </w:rPr>
        <w:t>E</w:t>
      </w:r>
      <w:r w:rsidR="00623C29" w:rsidRPr="00623C29">
        <w:rPr>
          <w:rFonts w:ascii="Times New Roman" w:hAnsi="Times New Roman"/>
          <w:color w:val="191919"/>
          <w:spacing w:val="10"/>
          <w:sz w:val="24"/>
          <w:szCs w:val="24"/>
          <w:rPrChange w:id="1267" w:author="jhawkins" w:date="2011-04-01T11:13:00Z">
            <w:rPr>
              <w:rFonts w:ascii="Times New Roman" w:hAnsi="Times New Roman"/>
              <w:color w:val="191919"/>
              <w:spacing w:val="10"/>
              <w:sz w:val="18"/>
              <w:szCs w:val="18"/>
              <w:u w:val="single"/>
            </w:rPr>
          </w:rPrChange>
        </w:rPr>
        <w:t xml:space="preserve"> </w:t>
      </w:r>
      <w:r w:rsidRPr="00DB66F3">
        <w:rPr>
          <w:rFonts w:ascii="Times New Roman" w:hAnsi="Times New Roman"/>
          <w:color w:val="191919"/>
          <w:spacing w:val="-2"/>
          <w:sz w:val="24"/>
          <w:szCs w:val="24"/>
        </w:rPr>
        <w:t>R</w:t>
      </w:r>
      <w:r w:rsidR="00623C29" w:rsidRPr="00623C29">
        <w:rPr>
          <w:rFonts w:ascii="Times New Roman" w:hAnsi="Times New Roman"/>
          <w:color w:val="191919"/>
          <w:spacing w:val="-2"/>
          <w:sz w:val="24"/>
          <w:szCs w:val="24"/>
          <w:rPrChange w:id="1268" w:author="jhawkins" w:date="2011-04-01T11:13:00Z">
            <w:rPr>
              <w:rFonts w:ascii="Times New Roman" w:hAnsi="Times New Roman"/>
              <w:color w:val="191919"/>
              <w:spacing w:val="-2"/>
              <w:sz w:val="18"/>
              <w:szCs w:val="18"/>
              <w:u w:val="single"/>
            </w:rPr>
          </w:rPrChange>
        </w:rPr>
        <w:t>EGUL</w:t>
      </w:r>
      <w:r w:rsidR="00623C29" w:rsidRPr="00623C29">
        <w:rPr>
          <w:rFonts w:ascii="Times New Roman" w:hAnsi="Times New Roman"/>
          <w:color w:val="191919"/>
          <w:spacing w:val="-16"/>
          <w:sz w:val="24"/>
          <w:szCs w:val="24"/>
          <w:rPrChange w:id="1269"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24"/>
          <w:szCs w:val="24"/>
          <w:rPrChange w:id="1270" w:author="jhawkins" w:date="2011-04-01T11:13:00Z">
            <w:rPr>
              <w:rFonts w:ascii="Times New Roman" w:hAnsi="Times New Roman"/>
              <w:color w:val="191919"/>
              <w:spacing w:val="-2"/>
              <w:sz w:val="18"/>
              <w:szCs w:val="18"/>
              <w:u w:val="single"/>
            </w:rPr>
          </w:rPrChange>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623C29" w:rsidRPr="00623C29">
        <w:rPr>
          <w:rFonts w:ascii="Times New Roman" w:hAnsi="Times New Roman"/>
          <w:color w:val="191919"/>
          <w:spacing w:val="-2"/>
          <w:sz w:val="24"/>
          <w:szCs w:val="24"/>
          <w:rPrChange w:id="1271" w:author="jhawkins" w:date="2011-04-01T11:13:00Z">
            <w:rPr>
              <w:rFonts w:ascii="Times New Roman" w:hAnsi="Times New Roman"/>
              <w:color w:val="191919"/>
              <w:spacing w:val="-2"/>
              <w:sz w:val="18"/>
              <w:szCs w:val="18"/>
              <w:u w:val="single"/>
            </w:rPr>
          </w:rPrChange>
        </w:rPr>
        <w:t>LAS</w:t>
      </w:r>
      <w:r w:rsidR="00623C29" w:rsidRPr="00623C29">
        <w:rPr>
          <w:rFonts w:ascii="Times New Roman" w:hAnsi="Times New Roman"/>
          <w:color w:val="191919"/>
          <w:sz w:val="24"/>
          <w:szCs w:val="24"/>
          <w:rPrChange w:id="1272" w:author="jhawkins" w:date="2011-04-01T11:13:00Z">
            <w:rPr>
              <w:rFonts w:ascii="Times New Roman" w:hAnsi="Times New Roman"/>
              <w:color w:val="191919"/>
              <w:sz w:val="18"/>
              <w:szCs w:val="18"/>
              <w:u w:val="single"/>
            </w:rPr>
          </w:rPrChange>
        </w:rPr>
        <w:t>S</w:t>
      </w:r>
      <w:r w:rsidR="00623C29" w:rsidRPr="00623C29">
        <w:rPr>
          <w:rFonts w:ascii="Times New Roman" w:hAnsi="Times New Roman"/>
          <w:color w:val="191919"/>
          <w:spacing w:val="-3"/>
          <w:sz w:val="24"/>
          <w:szCs w:val="24"/>
          <w:rPrChange w:id="1273" w:author="jhawkins" w:date="2011-04-01T11:13:00Z">
            <w:rPr>
              <w:rFonts w:ascii="Times New Roman" w:hAnsi="Times New Roman"/>
              <w:color w:val="191919"/>
              <w:spacing w:val="-3"/>
              <w:sz w:val="18"/>
              <w:szCs w:val="18"/>
              <w:u w:val="single"/>
            </w:rPr>
          </w:rPrChange>
        </w:rPr>
        <w:t xml:space="preserve"> </w:t>
      </w:r>
      <w:r w:rsidRPr="00DB66F3">
        <w:rPr>
          <w:rFonts w:ascii="Times New Roman" w:hAnsi="Times New Roman"/>
          <w:color w:val="191919"/>
          <w:spacing w:val="-16"/>
          <w:sz w:val="24"/>
          <w:szCs w:val="24"/>
        </w:rPr>
        <w:t>A</w:t>
      </w:r>
      <w:r w:rsidR="00623C29" w:rsidRPr="00623C29">
        <w:rPr>
          <w:rFonts w:ascii="Times New Roman" w:hAnsi="Times New Roman"/>
          <w:color w:val="191919"/>
          <w:spacing w:val="-2"/>
          <w:sz w:val="24"/>
          <w:szCs w:val="24"/>
          <w:rPrChange w:id="1274" w:author="jhawkins" w:date="2011-04-01T11:13:00Z">
            <w:rPr>
              <w:rFonts w:ascii="Times New Roman" w:hAnsi="Times New Roman"/>
              <w:color w:val="191919"/>
              <w:spacing w:val="-2"/>
              <w:sz w:val="18"/>
              <w:szCs w:val="18"/>
              <w:u w:val="single"/>
            </w:rPr>
          </w:rPrChange>
        </w:rPr>
        <w:t>TTENDANCE</w:t>
      </w:r>
      <w:bookmarkEnd w:id="1258"/>
      <w:bookmarkEnd w:id="1259"/>
      <w:bookmarkEnd w:id="1260"/>
      <w:bookmarkEnd w:id="1261"/>
    </w:p>
    <w:p w:rsidR="000A7810" w:rsidRPr="00544F8B" w:rsidRDefault="00623C29" w:rsidP="00D2270B">
      <w:pPr>
        <w:widowControl w:val="0"/>
        <w:autoSpaceDE w:val="0"/>
        <w:autoSpaceDN w:val="0"/>
        <w:adjustRightInd w:val="0"/>
        <w:spacing w:before="30" w:after="0" w:line="250" w:lineRule="auto"/>
        <w:ind w:left="90" w:right="989" w:firstLine="0"/>
        <w:jc w:val="both"/>
        <w:rPr>
          <w:rFonts w:ascii="Times New Roman" w:hAnsi="Times New Roman"/>
          <w:color w:val="000000"/>
          <w:sz w:val="18"/>
          <w:szCs w:val="18"/>
        </w:rPr>
      </w:pPr>
      <w:r w:rsidRPr="00623C29">
        <w:rPr>
          <w:rFonts w:ascii="Calibri" w:hAnsi="Calibri"/>
          <w:noProof/>
          <w:sz w:val="18"/>
          <w:szCs w:val="18"/>
          <w:lang w:eastAsia="en-US"/>
        </w:rPr>
        <w:pict>
          <v:shape id="Text Box 1433" o:spid="_x0000_s2177" type="#_x0000_t202" style="position:absolute;left:0;text-align:left;margin-left:579.3pt;margin-top:48.95pt;width:12pt;height:63.8pt;z-index:-2515599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" o:allowincell="f" filled="f" stroked="f">
            <v:textbox style="layout-flow:vertical;mso-next-textbox:#Text Box 1433"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457564">
        <w:rPr>
          <w:rFonts w:ascii="Times New Roman" w:hAnsi="Times New Roman"/>
          <w:color w:val="191919"/>
          <w:spacing w:val="-2"/>
          <w:sz w:val="18"/>
          <w:szCs w:val="18"/>
        </w:rPr>
        <w:t>Clas</w:t>
      </w:r>
      <w:r w:rsidR="00457564">
        <w:rPr>
          <w:rFonts w:ascii="Times New Roman" w:hAnsi="Times New Roman"/>
          <w:color w:val="191919"/>
          <w:sz w:val="18"/>
          <w:szCs w:val="18"/>
        </w:rPr>
        <w:t>s</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attendanc</w:t>
      </w:r>
      <w:r w:rsidR="00457564">
        <w:rPr>
          <w:rFonts w:ascii="Times New Roman" w:hAnsi="Times New Roman"/>
          <w:color w:val="191919"/>
          <w:sz w:val="18"/>
          <w:szCs w:val="18"/>
        </w:rPr>
        <w:t>e</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a</w:t>
      </w:r>
      <w:r w:rsidR="00457564">
        <w:rPr>
          <w:rFonts w:ascii="Times New Roman" w:hAnsi="Times New Roman"/>
          <w:color w:val="191919"/>
          <w:sz w:val="18"/>
          <w:szCs w:val="18"/>
        </w:rPr>
        <w:t>t</w:t>
      </w:r>
      <w:r w:rsidR="00457564">
        <w:rPr>
          <w:rFonts w:ascii="Times New Roman" w:hAnsi="Times New Roman"/>
          <w:color w:val="191919"/>
          <w:spacing w:val="-20"/>
          <w:sz w:val="18"/>
          <w:szCs w:val="18"/>
        </w:rPr>
        <w:t xml:space="preserve"> </w:t>
      </w:r>
      <w:r w:rsidR="00457564">
        <w:rPr>
          <w:rFonts w:ascii="Times New Roman" w:hAnsi="Times New Roman"/>
          <w:color w:val="191919"/>
          <w:spacing w:val="-2"/>
          <w:sz w:val="18"/>
          <w:szCs w:val="18"/>
        </w:rPr>
        <w:t>Alban</w:t>
      </w:r>
      <w:r w:rsidR="00457564">
        <w:rPr>
          <w:rFonts w:ascii="Times New Roman" w:hAnsi="Times New Roman"/>
          <w:color w:val="191919"/>
          <w:sz w:val="18"/>
          <w:szCs w:val="18"/>
        </w:rPr>
        <w:t>y</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Stat</w:t>
      </w:r>
      <w:r w:rsidR="00457564">
        <w:rPr>
          <w:rFonts w:ascii="Times New Roman" w:hAnsi="Times New Roman"/>
          <w:color w:val="191919"/>
          <w:sz w:val="18"/>
          <w:szCs w:val="18"/>
        </w:rPr>
        <w:t>e</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Universit</w:t>
      </w:r>
      <w:r w:rsidR="00457564">
        <w:rPr>
          <w:rFonts w:ascii="Times New Roman" w:hAnsi="Times New Roman"/>
          <w:color w:val="191919"/>
          <w:sz w:val="18"/>
          <w:szCs w:val="18"/>
        </w:rPr>
        <w:t>y</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i</w:t>
      </w:r>
      <w:r w:rsidR="00457564">
        <w:rPr>
          <w:rFonts w:ascii="Times New Roman" w:hAnsi="Times New Roman"/>
          <w:color w:val="191919"/>
          <w:sz w:val="18"/>
          <w:szCs w:val="18"/>
        </w:rPr>
        <w:t>s</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compulsor</w:t>
      </w:r>
      <w:r w:rsidR="00457564">
        <w:rPr>
          <w:rFonts w:ascii="Times New Roman" w:hAnsi="Times New Roman"/>
          <w:color w:val="191919"/>
          <w:spacing w:val="-14"/>
          <w:sz w:val="18"/>
          <w:szCs w:val="18"/>
        </w:rPr>
        <w:t>y</w:t>
      </w:r>
      <w:r w:rsidR="00457564">
        <w:rPr>
          <w:rFonts w:ascii="Times New Roman" w:hAnsi="Times New Roman"/>
          <w:color w:val="191919"/>
          <w:sz w:val="18"/>
          <w:szCs w:val="18"/>
        </w:rPr>
        <w:t>.</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Students</w:t>
      </w:r>
      <w:r w:rsidR="00457564">
        <w:rPr>
          <w:rFonts w:ascii="Times New Roman" w:hAnsi="Times New Roman"/>
          <w:color w:val="191919"/>
          <w:sz w:val="18"/>
          <w:szCs w:val="18"/>
        </w:rPr>
        <w:t>’</w:t>
      </w:r>
      <w:r w:rsidR="00457564">
        <w:rPr>
          <w:rFonts w:ascii="Times New Roman" w:hAnsi="Times New Roman"/>
          <w:color w:val="191919"/>
          <w:spacing w:val="-24"/>
          <w:sz w:val="18"/>
          <w:szCs w:val="18"/>
        </w:rPr>
        <w:t xml:space="preserve"> </w:t>
      </w:r>
      <w:r w:rsidR="00457564">
        <w:rPr>
          <w:rFonts w:ascii="Times New Roman" w:hAnsi="Times New Roman"/>
          <w:color w:val="191919"/>
          <w:spacing w:val="-2"/>
          <w:sz w:val="18"/>
          <w:szCs w:val="18"/>
        </w:rPr>
        <w:t>grade</w:t>
      </w:r>
      <w:r w:rsidR="00457564">
        <w:rPr>
          <w:rFonts w:ascii="Times New Roman" w:hAnsi="Times New Roman"/>
          <w:color w:val="191919"/>
          <w:sz w:val="18"/>
          <w:szCs w:val="18"/>
        </w:rPr>
        <w:t>s</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ar</w:t>
      </w:r>
      <w:r w:rsidR="00457564">
        <w:rPr>
          <w:rFonts w:ascii="Times New Roman" w:hAnsi="Times New Roman"/>
          <w:color w:val="191919"/>
          <w:sz w:val="18"/>
          <w:szCs w:val="18"/>
        </w:rPr>
        <w:t>e</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base</w:t>
      </w:r>
      <w:r w:rsidR="00457564">
        <w:rPr>
          <w:rFonts w:ascii="Times New Roman" w:hAnsi="Times New Roman"/>
          <w:color w:val="191919"/>
          <w:sz w:val="18"/>
          <w:szCs w:val="18"/>
        </w:rPr>
        <w:t>d</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n</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dail</w:t>
      </w:r>
      <w:r w:rsidR="00457564">
        <w:rPr>
          <w:rFonts w:ascii="Times New Roman" w:hAnsi="Times New Roman"/>
          <w:color w:val="191919"/>
          <w:sz w:val="18"/>
          <w:szCs w:val="18"/>
        </w:rPr>
        <w:t>y</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clas</w:t>
      </w:r>
      <w:r w:rsidR="00457564">
        <w:rPr>
          <w:rFonts w:ascii="Times New Roman" w:hAnsi="Times New Roman"/>
          <w:color w:val="191919"/>
          <w:sz w:val="18"/>
          <w:szCs w:val="18"/>
        </w:rPr>
        <w:t>s</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participatio</w:t>
      </w:r>
      <w:r w:rsidR="00457564">
        <w:rPr>
          <w:rFonts w:ascii="Times New Roman" w:hAnsi="Times New Roman"/>
          <w:color w:val="191919"/>
          <w:sz w:val="18"/>
          <w:szCs w:val="18"/>
        </w:rPr>
        <w:t>n</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an</w:t>
      </w:r>
      <w:r w:rsidR="00457564">
        <w:rPr>
          <w:rFonts w:ascii="Times New Roman" w:hAnsi="Times New Roman"/>
          <w:color w:val="191919"/>
          <w:sz w:val="18"/>
          <w:szCs w:val="18"/>
        </w:rPr>
        <w:t>d</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perform</w:t>
      </w:r>
      <w:r w:rsidR="00457564">
        <w:rPr>
          <w:rFonts w:ascii="Times New Roman" w:hAnsi="Times New Roman"/>
          <w:color w:val="191919"/>
          <w:spacing w:val="-3"/>
          <w:sz w:val="18"/>
          <w:szCs w:val="18"/>
        </w:rPr>
        <w:t>a</w:t>
      </w:r>
      <w:r w:rsidR="00457564">
        <w:rPr>
          <w:rFonts w:ascii="Times New Roman" w:hAnsi="Times New Roman"/>
          <w:color w:val="191919"/>
          <w:spacing w:val="-2"/>
          <w:sz w:val="18"/>
          <w:szCs w:val="18"/>
        </w:rPr>
        <w:t>nce</w:t>
      </w:r>
      <w:r w:rsidR="00457564">
        <w:rPr>
          <w:rFonts w:ascii="Times New Roman" w:hAnsi="Times New Roman"/>
          <w:color w:val="191919"/>
          <w:sz w:val="18"/>
          <w:szCs w:val="18"/>
        </w:rPr>
        <w:t>.</w:t>
      </w:r>
      <w:r w:rsidR="00457564">
        <w:rPr>
          <w:rFonts w:ascii="Times New Roman" w:hAnsi="Times New Roman"/>
          <w:color w:val="191919"/>
          <w:spacing w:val="-14"/>
          <w:sz w:val="18"/>
          <w:szCs w:val="18"/>
        </w:rPr>
        <w:t xml:space="preserve"> T</w:t>
      </w:r>
      <w:r w:rsidR="00457564">
        <w:rPr>
          <w:rFonts w:ascii="Times New Roman" w:hAnsi="Times New Roman"/>
          <w:color w:val="191919"/>
          <w:spacing w:val="-2"/>
          <w:sz w:val="18"/>
          <w:szCs w:val="18"/>
        </w:rPr>
        <w:t>eacher</w:t>
      </w:r>
      <w:r w:rsidR="00457564">
        <w:rPr>
          <w:rFonts w:ascii="Times New Roman" w:hAnsi="Times New Roman"/>
          <w:color w:val="191919"/>
          <w:sz w:val="18"/>
          <w:szCs w:val="18"/>
        </w:rPr>
        <w:t>s</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will no</w:t>
      </w:r>
      <w:r w:rsidR="00457564">
        <w:rPr>
          <w:rFonts w:ascii="Times New Roman" w:hAnsi="Times New Roman"/>
          <w:color w:val="191919"/>
          <w:sz w:val="18"/>
          <w:szCs w:val="18"/>
        </w:rPr>
        <w:t>t</w:t>
      </w:r>
      <w:r w:rsidR="00457564">
        <w:rPr>
          <w:rFonts w:ascii="Times New Roman" w:hAnsi="Times New Roman"/>
          <w:color w:val="191919"/>
          <w:spacing w:val="-2"/>
          <w:sz w:val="18"/>
          <w:szCs w:val="18"/>
        </w:rPr>
        <w:t xml:space="preserve"> administe</w:t>
      </w:r>
      <w:r w:rsidR="00457564">
        <w:rPr>
          <w:rFonts w:ascii="Times New Roman" w:hAnsi="Times New Roman"/>
          <w:color w:val="191919"/>
          <w:sz w:val="18"/>
          <w:szCs w:val="18"/>
        </w:rPr>
        <w:t>r</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examination</w:t>
      </w:r>
      <w:r w:rsidR="00457564">
        <w:rPr>
          <w:rFonts w:ascii="Times New Roman" w:hAnsi="Times New Roman"/>
          <w:color w:val="191919"/>
          <w:sz w:val="18"/>
          <w:szCs w:val="18"/>
        </w:rPr>
        <w:t>s</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an</w:t>
      </w:r>
      <w:r w:rsidR="00457564">
        <w:rPr>
          <w:rFonts w:ascii="Times New Roman" w:hAnsi="Times New Roman"/>
          <w:color w:val="191919"/>
          <w:sz w:val="18"/>
          <w:szCs w:val="18"/>
        </w:rPr>
        <w:t>d</w:t>
      </w:r>
      <w:r w:rsidR="00457564">
        <w:rPr>
          <w:rFonts w:ascii="Times New Roman" w:hAnsi="Times New Roman"/>
          <w:color w:val="191919"/>
          <w:spacing w:val="-2"/>
          <w:sz w:val="18"/>
          <w:szCs w:val="18"/>
        </w:rPr>
        <w:t xml:space="preserve"> quizze</w:t>
      </w:r>
      <w:r w:rsidR="00457564">
        <w:rPr>
          <w:rFonts w:ascii="Times New Roman" w:hAnsi="Times New Roman"/>
          <w:color w:val="191919"/>
          <w:sz w:val="18"/>
          <w:szCs w:val="18"/>
        </w:rPr>
        <w:t>s</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t</w:t>
      </w:r>
      <w:r w:rsidR="00457564">
        <w:rPr>
          <w:rFonts w:ascii="Times New Roman" w:hAnsi="Times New Roman"/>
          <w:color w:val="191919"/>
          <w:sz w:val="18"/>
          <w:szCs w:val="18"/>
        </w:rPr>
        <w:t>o</w:t>
      </w:r>
      <w:r w:rsidR="00457564">
        <w:rPr>
          <w:rFonts w:ascii="Times New Roman" w:hAnsi="Times New Roman"/>
          <w:color w:val="191919"/>
          <w:spacing w:val="-2"/>
          <w:sz w:val="18"/>
          <w:szCs w:val="18"/>
        </w:rPr>
        <w:t xml:space="preserve"> student</w:t>
      </w:r>
      <w:r w:rsidR="00457564">
        <w:rPr>
          <w:rFonts w:ascii="Times New Roman" w:hAnsi="Times New Roman"/>
          <w:color w:val="191919"/>
          <w:sz w:val="18"/>
          <w:szCs w:val="18"/>
        </w:rPr>
        <w:t>s</w:t>
      </w:r>
      <w:r w:rsidR="00457564">
        <w:rPr>
          <w:rFonts w:ascii="Times New Roman" w:hAnsi="Times New Roman"/>
          <w:color w:val="191919"/>
          <w:spacing w:val="-2"/>
          <w:sz w:val="18"/>
          <w:szCs w:val="18"/>
        </w:rPr>
        <w:t xml:space="preserve"> wh</w:t>
      </w:r>
      <w:r w:rsidR="00457564">
        <w:rPr>
          <w:rFonts w:ascii="Times New Roman" w:hAnsi="Times New Roman"/>
          <w:color w:val="191919"/>
          <w:sz w:val="18"/>
          <w:szCs w:val="18"/>
        </w:rPr>
        <w:t>o</w:t>
      </w:r>
      <w:r w:rsidR="00457564">
        <w:rPr>
          <w:rFonts w:ascii="Times New Roman" w:hAnsi="Times New Roman"/>
          <w:color w:val="191919"/>
          <w:spacing w:val="-2"/>
          <w:sz w:val="18"/>
          <w:szCs w:val="18"/>
        </w:rPr>
        <w:t xml:space="preserve"> hav</w:t>
      </w:r>
      <w:r w:rsidR="00457564">
        <w:rPr>
          <w:rFonts w:ascii="Times New Roman" w:hAnsi="Times New Roman"/>
          <w:color w:val="191919"/>
          <w:sz w:val="18"/>
          <w:szCs w:val="18"/>
        </w:rPr>
        <w:t>e</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bee</w:t>
      </w:r>
      <w:r w:rsidR="00457564">
        <w:rPr>
          <w:rFonts w:ascii="Times New Roman" w:hAnsi="Times New Roman"/>
          <w:color w:val="191919"/>
          <w:sz w:val="18"/>
          <w:szCs w:val="18"/>
        </w:rPr>
        <w:t>n</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absen</w:t>
      </w:r>
      <w:r w:rsidR="00457564">
        <w:rPr>
          <w:rFonts w:ascii="Times New Roman" w:hAnsi="Times New Roman"/>
          <w:color w:val="191919"/>
          <w:sz w:val="18"/>
          <w:szCs w:val="18"/>
        </w:rPr>
        <w:t>t</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fro</w:t>
      </w:r>
      <w:r w:rsidR="00457564">
        <w:rPr>
          <w:rFonts w:ascii="Times New Roman" w:hAnsi="Times New Roman"/>
          <w:color w:val="191919"/>
          <w:sz w:val="18"/>
          <w:szCs w:val="18"/>
        </w:rPr>
        <w:t>m</w:t>
      </w:r>
      <w:r w:rsidR="00457564">
        <w:rPr>
          <w:rFonts w:ascii="Times New Roman" w:hAnsi="Times New Roman"/>
          <w:color w:val="191919"/>
          <w:spacing w:val="-2"/>
          <w:sz w:val="18"/>
          <w:szCs w:val="18"/>
        </w:rPr>
        <w:t xml:space="preserve"> clas</w:t>
      </w:r>
      <w:r w:rsidR="00457564">
        <w:rPr>
          <w:rFonts w:ascii="Times New Roman" w:hAnsi="Times New Roman"/>
          <w:color w:val="191919"/>
          <w:sz w:val="18"/>
          <w:szCs w:val="18"/>
        </w:rPr>
        <w:t>s</w:t>
      </w:r>
      <w:r w:rsidR="00457564">
        <w:rPr>
          <w:rFonts w:ascii="Times New Roman" w:hAnsi="Times New Roman"/>
          <w:color w:val="191919"/>
          <w:spacing w:val="-2"/>
          <w:sz w:val="18"/>
          <w:szCs w:val="18"/>
        </w:rPr>
        <w:t xml:space="preserve"> fo</w:t>
      </w:r>
      <w:r w:rsidR="00457564">
        <w:rPr>
          <w:rFonts w:ascii="Times New Roman" w:hAnsi="Times New Roman"/>
          <w:color w:val="191919"/>
          <w:sz w:val="18"/>
          <w:szCs w:val="18"/>
        </w:rPr>
        <w:t>r</w:t>
      </w:r>
      <w:r w:rsidR="00457564">
        <w:rPr>
          <w:rFonts w:ascii="Times New Roman" w:hAnsi="Times New Roman"/>
          <w:color w:val="191919"/>
          <w:spacing w:val="-2"/>
          <w:sz w:val="18"/>
          <w:szCs w:val="18"/>
        </w:rPr>
        <w:t xml:space="preserve"> reason</w:t>
      </w:r>
      <w:r w:rsidR="00457564">
        <w:rPr>
          <w:rFonts w:ascii="Times New Roman" w:hAnsi="Times New Roman"/>
          <w:color w:val="191919"/>
          <w:sz w:val="18"/>
          <w:szCs w:val="18"/>
        </w:rPr>
        <w:t>s</w:t>
      </w:r>
      <w:r w:rsidR="00457564">
        <w:rPr>
          <w:rFonts w:ascii="Times New Roman" w:hAnsi="Times New Roman"/>
          <w:color w:val="191919"/>
          <w:spacing w:val="-2"/>
          <w:sz w:val="18"/>
          <w:szCs w:val="18"/>
        </w:rPr>
        <w:t xml:space="preserve"> othe</w:t>
      </w:r>
      <w:r w:rsidR="00457564">
        <w:rPr>
          <w:rFonts w:ascii="Times New Roman" w:hAnsi="Times New Roman"/>
          <w:color w:val="191919"/>
          <w:sz w:val="18"/>
          <w:szCs w:val="18"/>
        </w:rPr>
        <w:t>r</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tha</w:t>
      </w:r>
      <w:r w:rsidR="00457564">
        <w:rPr>
          <w:rFonts w:ascii="Times New Roman" w:hAnsi="Times New Roman"/>
          <w:color w:val="191919"/>
          <w:sz w:val="18"/>
          <w:szCs w:val="18"/>
        </w:rPr>
        <w:t>n</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pacing w:val="-5"/>
          <w:sz w:val="18"/>
          <w:szCs w:val="18"/>
        </w:rPr>
        <w:t>f</w:t>
      </w:r>
      <w:r w:rsidR="00457564">
        <w:rPr>
          <w:rFonts w:ascii="Times New Roman" w:hAnsi="Times New Roman"/>
          <w:color w:val="191919"/>
          <w:spacing w:val="-2"/>
          <w:sz w:val="18"/>
          <w:szCs w:val="18"/>
        </w:rPr>
        <w:t>ficia</w:t>
      </w:r>
      <w:r w:rsidR="00457564">
        <w:rPr>
          <w:rFonts w:ascii="Times New Roman" w:hAnsi="Times New Roman"/>
          <w:color w:val="191919"/>
          <w:sz w:val="18"/>
          <w:szCs w:val="18"/>
        </w:rPr>
        <w:t>l</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busines</w:t>
      </w:r>
      <w:r w:rsidR="00457564">
        <w:rPr>
          <w:rFonts w:ascii="Times New Roman" w:hAnsi="Times New Roman"/>
          <w:color w:val="191919"/>
          <w:sz w:val="18"/>
          <w:szCs w:val="18"/>
        </w:rPr>
        <w:t>s</w:t>
      </w:r>
      <w:r w:rsidR="00457564">
        <w:rPr>
          <w:rFonts w:ascii="Times New Roman" w:hAnsi="Times New Roman"/>
          <w:color w:val="191919"/>
          <w:spacing w:val="-2"/>
          <w:sz w:val="18"/>
          <w:szCs w:val="18"/>
        </w:rPr>
        <w:t xml:space="preserve"> o</w:t>
      </w:r>
      <w:r w:rsidR="00457564">
        <w:rPr>
          <w:rFonts w:ascii="Times New Roman" w:hAnsi="Times New Roman"/>
          <w:color w:val="191919"/>
          <w:sz w:val="18"/>
          <w:szCs w:val="18"/>
        </w:rPr>
        <w:t>f</w:t>
      </w:r>
      <w:r w:rsidR="00457564">
        <w:rPr>
          <w:rFonts w:ascii="Times New Roman" w:hAnsi="Times New Roman"/>
          <w:color w:val="191919"/>
          <w:spacing w:val="-2"/>
          <w:sz w:val="18"/>
          <w:szCs w:val="18"/>
        </w:rPr>
        <w:t xml:space="preserve"> th</w:t>
      </w:r>
      <w:r w:rsidR="00457564">
        <w:rPr>
          <w:rFonts w:ascii="Times New Roman" w:hAnsi="Times New Roman"/>
          <w:color w:val="191919"/>
          <w:sz w:val="18"/>
          <w:szCs w:val="18"/>
        </w:rPr>
        <w:t>e</w:t>
      </w:r>
      <w:r w:rsidR="00457564">
        <w:rPr>
          <w:rFonts w:ascii="Times New Roman" w:hAnsi="Times New Roman"/>
          <w:color w:val="191919"/>
          <w:spacing w:val="-1"/>
          <w:sz w:val="18"/>
          <w:szCs w:val="18"/>
        </w:rPr>
        <w:t xml:space="preserve"> </w:t>
      </w:r>
      <w:r w:rsidR="00457564">
        <w:rPr>
          <w:rFonts w:ascii="Times New Roman" w:hAnsi="Times New Roman"/>
          <w:color w:val="191919"/>
          <w:spacing w:val="-2"/>
          <w:sz w:val="18"/>
          <w:szCs w:val="18"/>
        </w:rPr>
        <w:t>Universit</w:t>
      </w:r>
      <w:r w:rsidR="00457564">
        <w:rPr>
          <w:rFonts w:ascii="Times New Roman" w:hAnsi="Times New Roman"/>
          <w:color w:val="191919"/>
          <w:spacing w:val="-13"/>
          <w:sz w:val="18"/>
          <w:szCs w:val="18"/>
        </w:rPr>
        <w:t>y</w:t>
      </w:r>
      <w:r w:rsidR="00457564">
        <w:rPr>
          <w:rFonts w:ascii="Times New Roman" w:hAnsi="Times New Roman"/>
          <w:color w:val="191919"/>
          <w:sz w:val="18"/>
          <w:szCs w:val="18"/>
        </w:rPr>
        <w:t xml:space="preserve">, </w:t>
      </w:r>
      <w:r w:rsidR="00457564">
        <w:rPr>
          <w:rFonts w:ascii="Times New Roman" w:hAnsi="Times New Roman"/>
          <w:color w:val="191919"/>
          <w:spacing w:val="-2"/>
          <w:sz w:val="18"/>
          <w:szCs w:val="18"/>
        </w:rPr>
        <w:t>sickness</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r</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eme</w:t>
      </w:r>
      <w:r w:rsidR="00457564">
        <w:rPr>
          <w:rFonts w:ascii="Times New Roman" w:hAnsi="Times New Roman"/>
          <w:color w:val="191919"/>
          <w:spacing w:val="-5"/>
          <w:sz w:val="18"/>
          <w:szCs w:val="18"/>
        </w:rPr>
        <w:t>r</w:t>
      </w:r>
      <w:r w:rsidR="00457564">
        <w:rPr>
          <w:rFonts w:ascii="Times New Roman" w:hAnsi="Times New Roman"/>
          <w:color w:val="191919"/>
          <w:spacing w:val="-2"/>
          <w:sz w:val="18"/>
          <w:szCs w:val="18"/>
        </w:rPr>
        <w:t>gencie</w:t>
      </w:r>
      <w:r w:rsidR="00457564">
        <w:rPr>
          <w:rFonts w:ascii="Times New Roman" w:hAnsi="Times New Roman"/>
          <w:color w:val="191919"/>
          <w:sz w:val="18"/>
          <w:szCs w:val="18"/>
        </w:rPr>
        <w:t>s</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suc</w:t>
      </w:r>
      <w:r w:rsidR="00457564">
        <w:rPr>
          <w:rFonts w:ascii="Times New Roman" w:hAnsi="Times New Roman"/>
          <w:color w:val="191919"/>
          <w:sz w:val="18"/>
          <w:szCs w:val="18"/>
        </w:rPr>
        <w:t>h</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a</w:t>
      </w:r>
      <w:r w:rsidR="00457564">
        <w:rPr>
          <w:rFonts w:ascii="Times New Roman" w:hAnsi="Times New Roman"/>
          <w:color w:val="191919"/>
          <w:sz w:val="18"/>
          <w:szCs w:val="18"/>
        </w:rPr>
        <w:t>s</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deat</w:t>
      </w:r>
      <w:r w:rsidR="00457564">
        <w:rPr>
          <w:rFonts w:ascii="Times New Roman" w:hAnsi="Times New Roman"/>
          <w:color w:val="191919"/>
          <w:sz w:val="18"/>
          <w:szCs w:val="18"/>
        </w:rPr>
        <w:t>h</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i</w:t>
      </w:r>
      <w:r w:rsidR="00457564">
        <w:rPr>
          <w:rFonts w:ascii="Times New Roman" w:hAnsi="Times New Roman"/>
          <w:color w:val="191919"/>
          <w:sz w:val="18"/>
          <w:szCs w:val="18"/>
        </w:rPr>
        <w:t>n</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immediat</w:t>
      </w:r>
      <w:r w:rsidR="00457564">
        <w:rPr>
          <w:rFonts w:ascii="Times New Roman" w:hAnsi="Times New Roman"/>
          <w:color w:val="191919"/>
          <w:sz w:val="18"/>
          <w:szCs w:val="18"/>
        </w:rPr>
        <w:t>e</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famil</w:t>
      </w:r>
      <w:r w:rsidR="00457564">
        <w:rPr>
          <w:rFonts w:ascii="Times New Roman" w:hAnsi="Times New Roman"/>
          <w:color w:val="191919"/>
          <w:spacing w:val="-13"/>
          <w:sz w:val="18"/>
          <w:szCs w:val="18"/>
        </w:rPr>
        <w:t>y</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jur</w:t>
      </w:r>
      <w:r w:rsidR="00457564">
        <w:rPr>
          <w:rFonts w:ascii="Times New Roman" w:hAnsi="Times New Roman"/>
          <w:color w:val="191919"/>
          <w:sz w:val="18"/>
          <w:szCs w:val="18"/>
        </w:rPr>
        <w:t>y</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dut</w:t>
      </w:r>
      <w:r w:rsidR="00457564">
        <w:rPr>
          <w:rFonts w:ascii="Times New Roman" w:hAnsi="Times New Roman"/>
          <w:color w:val="191919"/>
          <w:spacing w:val="-13"/>
          <w:sz w:val="18"/>
          <w:szCs w:val="18"/>
        </w:rPr>
        <w:t>y</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cour</w:t>
      </w:r>
      <w:r w:rsidR="00457564">
        <w:rPr>
          <w:rFonts w:ascii="Times New Roman" w:hAnsi="Times New Roman"/>
          <w:color w:val="191919"/>
          <w:sz w:val="18"/>
          <w:szCs w:val="18"/>
        </w:rPr>
        <w:t>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summons</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etc</w:t>
      </w:r>
      <w:r w:rsidR="00457564">
        <w:rPr>
          <w:rFonts w:ascii="Times New Roman" w:hAnsi="Times New Roman"/>
          <w:color w:val="191919"/>
          <w:sz w:val="18"/>
          <w:szCs w:val="18"/>
        </w:rPr>
        <w:t>.</w:t>
      </w:r>
      <w:r w:rsidR="00457564">
        <w:rPr>
          <w:rFonts w:ascii="Times New Roman" w:hAnsi="Times New Roman"/>
          <w:color w:val="191919"/>
          <w:spacing w:val="-10"/>
          <w:sz w:val="18"/>
          <w:szCs w:val="18"/>
        </w:rPr>
        <w:t xml:space="preserve"> </w:t>
      </w:r>
      <w:r w:rsidR="00457564">
        <w:rPr>
          <w:rFonts w:ascii="Times New Roman" w:hAnsi="Times New Roman"/>
          <w:color w:val="191919"/>
          <w:spacing w:val="-2"/>
          <w:sz w:val="18"/>
          <w:szCs w:val="18"/>
        </w:rPr>
        <w:t>Whe</w:t>
      </w:r>
      <w:r w:rsidR="00457564">
        <w:rPr>
          <w:rFonts w:ascii="Times New Roman" w:hAnsi="Times New Roman"/>
          <w:color w:val="191919"/>
          <w:sz w:val="18"/>
          <w:szCs w:val="18"/>
        </w:rPr>
        <w:t>n</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student</w:t>
      </w:r>
      <w:r w:rsidR="00457564">
        <w:rPr>
          <w:rFonts w:ascii="Times New Roman" w:hAnsi="Times New Roman"/>
          <w:color w:val="191919"/>
          <w:sz w:val="18"/>
          <w:szCs w:val="18"/>
        </w:rPr>
        <w:t>s</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ar</w:t>
      </w:r>
      <w:r w:rsidR="00457564">
        <w:rPr>
          <w:rFonts w:ascii="Times New Roman" w:hAnsi="Times New Roman"/>
          <w:color w:val="191919"/>
          <w:sz w:val="18"/>
          <w:szCs w:val="18"/>
        </w:rPr>
        <w:t>e</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absen</w:t>
      </w:r>
      <w:r w:rsidR="00457564">
        <w:rPr>
          <w:rFonts w:ascii="Times New Roman" w:hAnsi="Times New Roman"/>
          <w:color w:val="191919"/>
          <w:sz w:val="18"/>
          <w:szCs w:val="18"/>
        </w:rPr>
        <w:t>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fo</w:t>
      </w:r>
      <w:r w:rsidR="00457564">
        <w:rPr>
          <w:rFonts w:ascii="Times New Roman" w:hAnsi="Times New Roman"/>
          <w:color w:val="191919"/>
          <w:sz w:val="18"/>
          <w:szCs w:val="18"/>
        </w:rPr>
        <w:t>r</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eme</w:t>
      </w:r>
      <w:r w:rsidR="00457564">
        <w:rPr>
          <w:rFonts w:ascii="Times New Roman" w:hAnsi="Times New Roman"/>
          <w:color w:val="191919"/>
          <w:spacing w:val="-5"/>
          <w:sz w:val="18"/>
          <w:szCs w:val="18"/>
        </w:rPr>
        <w:t>r</w:t>
      </w:r>
      <w:r w:rsidR="00457564">
        <w:rPr>
          <w:rFonts w:ascii="Times New Roman" w:hAnsi="Times New Roman"/>
          <w:color w:val="191919"/>
          <w:spacing w:val="-2"/>
          <w:sz w:val="18"/>
          <w:szCs w:val="18"/>
        </w:rPr>
        <w:t>ge</w:t>
      </w:r>
      <w:r w:rsidR="00457564">
        <w:rPr>
          <w:rFonts w:ascii="Times New Roman" w:hAnsi="Times New Roman"/>
          <w:color w:val="191919"/>
          <w:spacing w:val="-3"/>
          <w:sz w:val="18"/>
          <w:szCs w:val="18"/>
        </w:rPr>
        <w:t>n</w:t>
      </w:r>
      <w:r w:rsidR="00457564">
        <w:rPr>
          <w:rFonts w:ascii="Times New Roman" w:hAnsi="Times New Roman"/>
          <w:color w:val="191919"/>
          <w:spacing w:val="-2"/>
          <w:sz w:val="18"/>
          <w:szCs w:val="18"/>
        </w:rPr>
        <w:t>c</w:t>
      </w:r>
      <w:r w:rsidR="00457564">
        <w:rPr>
          <w:rFonts w:ascii="Times New Roman" w:hAnsi="Times New Roman"/>
          <w:color w:val="191919"/>
          <w:sz w:val="18"/>
          <w:szCs w:val="18"/>
        </w:rPr>
        <w:t>y</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reasons</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the numbe</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f</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excuse</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absence</w:t>
      </w:r>
      <w:r w:rsidR="00457564">
        <w:rPr>
          <w:rFonts w:ascii="Times New Roman" w:hAnsi="Times New Roman"/>
          <w:color w:val="191919"/>
          <w:sz w:val="18"/>
          <w:szCs w:val="18"/>
        </w:rPr>
        <w:t>s</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permitte</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shoul</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no</w:t>
      </w:r>
      <w:r w:rsidR="00457564">
        <w:rPr>
          <w:rFonts w:ascii="Times New Roman" w:hAnsi="Times New Roman"/>
          <w:color w:val="191919"/>
          <w:sz w:val="18"/>
          <w:szCs w:val="18"/>
        </w:rPr>
        <w:t>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excee</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th</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numbe</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f</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credi</w:t>
      </w:r>
      <w:r w:rsidR="00457564">
        <w:rPr>
          <w:rFonts w:ascii="Times New Roman" w:hAnsi="Times New Roman"/>
          <w:color w:val="191919"/>
          <w:sz w:val="18"/>
          <w:szCs w:val="18"/>
        </w:rPr>
        <w:t>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hour</w:t>
      </w:r>
      <w:r w:rsidR="00457564">
        <w:rPr>
          <w:rFonts w:ascii="Times New Roman" w:hAnsi="Times New Roman"/>
          <w:color w:val="191919"/>
          <w:sz w:val="18"/>
          <w:szCs w:val="18"/>
        </w:rPr>
        <w:t>s</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awarde</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fo</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th</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cours</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excep</w:t>
      </w:r>
      <w:r w:rsidR="00457564">
        <w:rPr>
          <w:rFonts w:ascii="Times New Roman" w:hAnsi="Times New Roman"/>
          <w:color w:val="191919"/>
          <w:sz w:val="18"/>
          <w:szCs w:val="18"/>
        </w:rPr>
        <w:t>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fo</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th</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mos</w:t>
      </w:r>
      <w:r w:rsidR="00457564">
        <w:rPr>
          <w:rFonts w:ascii="Times New Roman" w:hAnsi="Times New Roman"/>
          <w:color w:val="191919"/>
          <w:sz w:val="18"/>
          <w:szCs w:val="18"/>
        </w:rPr>
        <w:t>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w:t>
      </w:r>
      <w:r w:rsidR="00457564">
        <w:rPr>
          <w:rFonts w:ascii="Times New Roman" w:hAnsi="Times New Roman"/>
          <w:color w:val="191919"/>
          <w:spacing w:val="-3"/>
          <w:sz w:val="18"/>
          <w:szCs w:val="18"/>
        </w:rPr>
        <w:t>x</w:t>
      </w:r>
      <w:r w:rsidR="00457564">
        <w:rPr>
          <w:rFonts w:ascii="Times New Roman" w:hAnsi="Times New Roman"/>
          <w:color w:val="191919"/>
          <w:spacing w:val="-2"/>
          <w:sz w:val="18"/>
          <w:szCs w:val="18"/>
        </w:rPr>
        <w:t>trem</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avoidabl</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eme</w:t>
      </w:r>
      <w:r w:rsidR="00457564">
        <w:rPr>
          <w:rFonts w:ascii="Times New Roman" w:hAnsi="Times New Roman"/>
          <w:color w:val="191919"/>
          <w:spacing w:val="-5"/>
          <w:sz w:val="18"/>
          <w:szCs w:val="18"/>
        </w:rPr>
        <w:t>r</w:t>
      </w:r>
      <w:r w:rsidR="00457564">
        <w:rPr>
          <w:rFonts w:ascii="Times New Roman" w:hAnsi="Times New Roman"/>
          <w:color w:val="191919"/>
          <w:spacing w:val="-2"/>
          <w:sz w:val="18"/>
          <w:szCs w:val="18"/>
        </w:rPr>
        <w:t>gencie</w:t>
      </w:r>
      <w:r w:rsidR="00457564">
        <w:rPr>
          <w:rFonts w:ascii="Times New Roman" w:hAnsi="Times New Roman"/>
          <w:color w:val="191919"/>
          <w:sz w:val="18"/>
          <w:szCs w:val="18"/>
        </w:rPr>
        <w:t>s</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(e.g.</w:t>
      </w:r>
      <w:r w:rsidR="00457564">
        <w:rPr>
          <w:rFonts w:ascii="Times New Roman" w:hAnsi="Times New Roman"/>
          <w:color w:val="191919"/>
          <w:sz w:val="18"/>
          <w:szCs w:val="18"/>
        </w:rPr>
        <w: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deat</w:t>
      </w:r>
      <w:r w:rsidR="00457564">
        <w:rPr>
          <w:rFonts w:ascii="Times New Roman" w:hAnsi="Times New Roman"/>
          <w:color w:val="191919"/>
          <w:sz w:val="18"/>
          <w:szCs w:val="18"/>
        </w:rPr>
        <w:t>h</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f</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famil</w:t>
      </w:r>
      <w:r w:rsidR="00457564">
        <w:rPr>
          <w:rFonts w:ascii="Times New Roman" w:hAnsi="Times New Roman"/>
          <w:color w:val="191919"/>
          <w:sz w:val="18"/>
          <w:szCs w:val="18"/>
        </w:rPr>
        <w:t>y</w:t>
      </w:r>
      <w:r w:rsidR="00457564">
        <w:rPr>
          <w:rFonts w:ascii="Times New Roman" w:hAnsi="Times New Roman"/>
          <w:color w:val="191919"/>
          <w:spacing w:val="-3"/>
          <w:sz w:val="18"/>
          <w:szCs w:val="18"/>
        </w:rPr>
        <w:t xml:space="preserve"> </w:t>
      </w:r>
      <w:r w:rsidR="00457564">
        <w:rPr>
          <w:rFonts w:ascii="Times New Roman" w:hAnsi="Times New Roman"/>
          <w:color w:val="191919"/>
          <w:spacing w:val="-2"/>
          <w:sz w:val="18"/>
          <w:szCs w:val="18"/>
        </w:rPr>
        <w:t>members</w:t>
      </w:r>
      <w:r w:rsidR="00457564">
        <w:rPr>
          <w:rFonts w:ascii="Times New Roman" w:hAnsi="Times New Roman"/>
          <w:color w:val="191919"/>
          <w:sz w:val="18"/>
          <w:szCs w:val="18"/>
        </w:rPr>
        <w: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jur</w:t>
      </w:r>
      <w:r w:rsidR="00457564">
        <w:rPr>
          <w:rFonts w:ascii="Times New Roman" w:hAnsi="Times New Roman"/>
          <w:color w:val="191919"/>
          <w:sz w:val="18"/>
          <w:szCs w:val="18"/>
        </w:rPr>
        <w:t>y</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dut</w:t>
      </w:r>
      <w:r w:rsidR="00457564">
        <w:rPr>
          <w:rFonts w:ascii="Times New Roman" w:hAnsi="Times New Roman"/>
          <w:color w:val="191919"/>
          <w:spacing w:val="-13"/>
          <w:sz w:val="18"/>
          <w:szCs w:val="18"/>
        </w:rPr>
        <w:t>y</w:t>
      </w:r>
      <w:r w:rsidR="00457564">
        <w:rPr>
          <w:rFonts w:ascii="Times New Roman" w:hAnsi="Times New Roman"/>
          <w:color w:val="191919"/>
          <w:sz w:val="18"/>
          <w:szCs w:val="18"/>
        </w:rPr>
        <w:t>,</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etc.)</w:t>
      </w:r>
      <w:r w:rsidR="00457564">
        <w:rPr>
          <w:rFonts w:ascii="Times New Roman" w:hAnsi="Times New Roman"/>
          <w:color w:val="191919"/>
          <w:sz w:val="18"/>
          <w:szCs w:val="18"/>
        </w:rPr>
        <w: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Th</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instructo</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wil</w:t>
      </w:r>
      <w:r w:rsidR="00457564">
        <w:rPr>
          <w:rFonts w:ascii="Times New Roman" w:hAnsi="Times New Roman"/>
          <w:color w:val="191919"/>
          <w:sz w:val="18"/>
          <w:szCs w:val="18"/>
        </w:rPr>
        <w:t>l</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pacing w:val="-5"/>
          <w:sz w:val="18"/>
          <w:szCs w:val="18"/>
        </w:rPr>
        <w:t>f</w:t>
      </w:r>
      <w:r w:rsidR="00457564">
        <w:rPr>
          <w:rFonts w:ascii="Times New Roman" w:hAnsi="Times New Roman"/>
          <w:color w:val="191919"/>
          <w:spacing w:val="-2"/>
          <w:sz w:val="18"/>
          <w:szCs w:val="18"/>
        </w:rPr>
        <w:t>ficiall</w:t>
      </w:r>
      <w:r w:rsidR="00457564">
        <w:rPr>
          <w:rFonts w:ascii="Times New Roman" w:hAnsi="Times New Roman"/>
          <w:color w:val="191919"/>
          <w:sz w:val="18"/>
          <w:szCs w:val="18"/>
        </w:rPr>
        <w:t>y</w:t>
      </w:r>
      <w:r w:rsidR="00457564">
        <w:rPr>
          <w:rFonts w:ascii="Times New Roman" w:hAnsi="Times New Roman"/>
          <w:color w:val="191919"/>
          <w:spacing w:val="-3"/>
          <w:sz w:val="18"/>
          <w:szCs w:val="18"/>
        </w:rPr>
        <w:t xml:space="preserve"> </w:t>
      </w:r>
      <w:r w:rsidR="00457564">
        <w:rPr>
          <w:rFonts w:ascii="Times New Roman" w:hAnsi="Times New Roman"/>
          <w:color w:val="191919"/>
          <w:spacing w:val="-2"/>
          <w:sz w:val="18"/>
          <w:szCs w:val="18"/>
        </w:rPr>
        <w:t>certif</w:t>
      </w:r>
      <w:r w:rsidR="00457564">
        <w:rPr>
          <w:rFonts w:ascii="Times New Roman" w:hAnsi="Times New Roman"/>
          <w:color w:val="191919"/>
          <w:sz w:val="18"/>
          <w:szCs w:val="18"/>
        </w:rPr>
        <w:t>y</w:t>
      </w:r>
      <w:r w:rsidR="00457564">
        <w:rPr>
          <w:rFonts w:ascii="Times New Roman" w:hAnsi="Times New Roman"/>
          <w:color w:val="191919"/>
          <w:spacing w:val="-3"/>
          <w:sz w:val="18"/>
          <w:szCs w:val="18"/>
        </w:rPr>
        <w:t xml:space="preserve"> </w:t>
      </w:r>
      <w:r w:rsidR="00457564">
        <w:rPr>
          <w:rFonts w:ascii="Times New Roman" w:hAnsi="Times New Roman"/>
          <w:color w:val="191919"/>
          <w:spacing w:val="-2"/>
          <w:sz w:val="18"/>
          <w:szCs w:val="18"/>
        </w:rPr>
        <w:t>al</w:t>
      </w:r>
      <w:r w:rsidR="00457564">
        <w:rPr>
          <w:rFonts w:ascii="Times New Roman" w:hAnsi="Times New Roman"/>
          <w:color w:val="191919"/>
          <w:sz w:val="18"/>
          <w:szCs w:val="18"/>
        </w:rPr>
        <w:t>l</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excuse</w:t>
      </w:r>
      <w:r w:rsidR="00457564">
        <w:rPr>
          <w:rFonts w:ascii="Times New Roman" w:hAnsi="Times New Roman"/>
          <w:color w:val="191919"/>
          <w:sz w:val="18"/>
          <w:szCs w:val="18"/>
        </w:rPr>
        <w:t>d</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absences.</w:t>
      </w:r>
    </w:p>
    <w:p w:rsidR="000A7810" w:rsidRPr="00544F8B" w:rsidRDefault="000A7810" w:rsidP="00B80FEA">
      <w:pPr>
        <w:pStyle w:val="Heading2"/>
        <w:ind w:left="90"/>
        <w:rPr>
          <w:rFonts w:ascii="Times New Roman" w:hAnsi="Times New Roman"/>
          <w:color w:val="000000"/>
          <w:sz w:val="18"/>
          <w:szCs w:val="18"/>
        </w:rPr>
      </w:pPr>
      <w:bookmarkStart w:id="1275" w:name="_Toc293070072"/>
      <w:bookmarkStart w:id="1276" w:name="_Toc293077522"/>
      <w:bookmarkStart w:id="1277" w:name="_Toc293078106"/>
      <w:bookmarkStart w:id="1278" w:name="_Toc295058636"/>
      <w:r w:rsidRPr="00544F8B">
        <w:rPr>
          <w:rFonts w:ascii="Times New Roman" w:hAnsi="Times New Roman"/>
          <w:color w:val="191919"/>
          <w:spacing w:val="-2"/>
          <w:sz w:val="18"/>
          <w:szCs w:val="18"/>
        </w:rPr>
        <w:t>S</w:t>
      </w:r>
      <w:r w:rsidR="00457564">
        <w:rPr>
          <w:rFonts w:ascii="Times New Roman" w:hAnsi="Times New Roman"/>
          <w:color w:val="191919"/>
          <w:spacing w:val="-16"/>
          <w:sz w:val="18"/>
          <w:szCs w:val="18"/>
        </w:rPr>
        <w:t>TA</w:t>
      </w:r>
      <w:r w:rsidR="00457564">
        <w:rPr>
          <w:rFonts w:ascii="Times New Roman" w:hAnsi="Times New Roman"/>
          <w:color w:val="191919"/>
          <w:spacing w:val="-2"/>
          <w:sz w:val="18"/>
          <w:szCs w:val="18"/>
        </w:rPr>
        <w:t>TEMEN</w:t>
      </w:r>
      <w:r w:rsidR="00457564">
        <w:rPr>
          <w:rFonts w:ascii="Times New Roman" w:hAnsi="Times New Roman"/>
          <w:color w:val="191919"/>
          <w:sz w:val="18"/>
          <w:szCs w:val="18"/>
        </w:rPr>
        <w:t>T</w:t>
      </w:r>
      <w:r w:rsidR="00457564">
        <w:rPr>
          <w:rFonts w:ascii="Times New Roman" w:hAnsi="Times New Roman"/>
          <w:color w:val="191919"/>
          <w:spacing w:val="7"/>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F</w:t>
      </w:r>
      <w:r w:rsidR="00457564">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sidR="00457564">
        <w:rPr>
          <w:rFonts w:ascii="Times New Roman" w:hAnsi="Times New Roman"/>
          <w:color w:val="191919"/>
          <w:spacing w:val="-2"/>
          <w:sz w:val="18"/>
          <w:szCs w:val="18"/>
        </w:rPr>
        <w:t>ISRUPTIV</w:t>
      </w:r>
      <w:r w:rsidR="00457564">
        <w:rPr>
          <w:rFonts w:ascii="Times New Roman" w:hAnsi="Times New Roman"/>
          <w:color w:val="191919"/>
          <w:sz w:val="18"/>
          <w:szCs w:val="18"/>
        </w:rPr>
        <w:t xml:space="preserve">E </w:t>
      </w:r>
      <w:r w:rsidR="00457564">
        <w:rPr>
          <w:rFonts w:ascii="Times New Roman" w:hAnsi="Times New Roman"/>
          <w:color w:val="191919"/>
          <w:spacing w:val="-2"/>
          <w:sz w:val="18"/>
          <w:szCs w:val="18"/>
        </w:rPr>
        <w:t>AN</w:t>
      </w:r>
      <w:r w:rsidR="00457564">
        <w:rPr>
          <w:rFonts w:ascii="Times New Roman" w:hAnsi="Times New Roman"/>
          <w:color w:val="191919"/>
          <w:sz w:val="18"/>
          <w:szCs w:val="18"/>
        </w:rPr>
        <w:t>D</w:t>
      </w:r>
      <w:r w:rsidR="00457564">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sidR="00457564">
        <w:rPr>
          <w:rFonts w:ascii="Times New Roman" w:hAnsi="Times New Roman"/>
          <w:color w:val="191919"/>
          <w:spacing w:val="-2"/>
          <w:sz w:val="18"/>
          <w:szCs w:val="18"/>
        </w:rPr>
        <w:t>BSTRUCTIV</w:t>
      </w:r>
      <w:r w:rsidR="00457564">
        <w:rPr>
          <w:rFonts w:ascii="Times New Roman" w:hAnsi="Times New Roman"/>
          <w:color w:val="191919"/>
          <w:sz w:val="18"/>
          <w:szCs w:val="18"/>
        </w:rPr>
        <w:t>E</w:t>
      </w:r>
      <w:r w:rsidR="00457564">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sidR="00457564">
        <w:rPr>
          <w:rFonts w:ascii="Times New Roman" w:hAnsi="Times New Roman"/>
          <w:color w:val="191919"/>
          <w:spacing w:val="-2"/>
          <w:sz w:val="18"/>
          <w:szCs w:val="18"/>
        </w:rPr>
        <w:t>EH</w:t>
      </w:r>
      <w:r w:rsidR="00457564">
        <w:rPr>
          <w:rFonts w:ascii="Times New Roman" w:hAnsi="Times New Roman"/>
          <w:color w:val="191919"/>
          <w:spacing w:val="-26"/>
          <w:sz w:val="18"/>
          <w:szCs w:val="18"/>
        </w:rPr>
        <w:t>A</w:t>
      </w:r>
      <w:r w:rsidR="00457564">
        <w:rPr>
          <w:rFonts w:ascii="Times New Roman" w:hAnsi="Times New Roman"/>
          <w:color w:val="191919"/>
          <w:spacing w:val="-2"/>
          <w:sz w:val="18"/>
          <w:szCs w:val="18"/>
        </w:rPr>
        <w:t>VIOR</w:t>
      </w:r>
      <w:bookmarkEnd w:id="1275"/>
      <w:bookmarkEnd w:id="1276"/>
      <w:bookmarkEnd w:id="1277"/>
      <w:bookmarkEnd w:id="1278"/>
    </w:p>
    <w:p w:rsidR="000A7810" w:rsidRPr="00544F8B" w:rsidRDefault="00457564" w:rsidP="00A44BB7">
      <w:pPr>
        <w:widowControl w:val="0"/>
        <w:autoSpaceDE w:val="0"/>
        <w:autoSpaceDN w:val="0"/>
        <w:adjustRightInd w:val="0"/>
        <w:spacing w:before="30" w:after="120" w:line="250" w:lineRule="auto"/>
        <w:ind w:left="86"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w:t>
      </w:r>
      <w:r w:rsidR="00A44B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0A7810" w:rsidRPr="00544F8B" w:rsidRDefault="00457564" w:rsidP="00D2270B">
      <w:pPr>
        <w:widowControl w:val="0"/>
        <w:autoSpaceDE w:val="0"/>
        <w:autoSpaceDN w:val="0"/>
        <w:adjustRightInd w:val="0"/>
        <w:spacing w:after="0" w:line="250" w:lineRule="auto"/>
        <w:ind w:left="90" w:right="991"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0A7810" w:rsidRPr="00544F8B" w:rsidRDefault="000A7810" w:rsidP="00B80FEA">
      <w:pPr>
        <w:widowControl w:val="0"/>
        <w:autoSpaceDE w:val="0"/>
        <w:autoSpaceDN w:val="0"/>
        <w:adjustRightInd w:val="0"/>
        <w:spacing w:before="16" w:after="0" w:line="200" w:lineRule="exact"/>
        <w:ind w:left="90"/>
        <w:rPr>
          <w:rFonts w:ascii="Times New Roman" w:hAnsi="Times New Roman"/>
          <w:color w:val="000000"/>
          <w:sz w:val="18"/>
          <w:szCs w:val="18"/>
          <w:rPrChange w:id="1279" w:author="jhawkins" w:date="2011-04-01T11:13:00Z">
            <w:rPr>
              <w:rFonts w:ascii="Times New Roman" w:hAnsi="Times New Roman"/>
              <w:color w:val="000000"/>
              <w:sz w:val="20"/>
              <w:szCs w:val="20"/>
            </w:rPr>
          </w:rPrChange>
        </w:rPr>
      </w:pPr>
    </w:p>
    <w:p w:rsidR="000A7810" w:rsidRPr="00544F8B" w:rsidRDefault="00457564" w:rsidP="00D2270B">
      <w:pPr>
        <w:widowControl w:val="0"/>
        <w:autoSpaceDE w:val="0"/>
        <w:autoSpaceDN w:val="0"/>
        <w:adjustRightInd w:val="0"/>
        <w:spacing w:after="0" w:line="250" w:lineRule="auto"/>
        <w:ind w:left="90" w:right="991"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00544F8B"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0A7810" w:rsidRPr="00544F8B" w:rsidRDefault="000A7810" w:rsidP="00B80FEA">
      <w:pPr>
        <w:widowControl w:val="0"/>
        <w:autoSpaceDE w:val="0"/>
        <w:autoSpaceDN w:val="0"/>
        <w:adjustRightInd w:val="0"/>
        <w:spacing w:before="5" w:after="0" w:line="220" w:lineRule="exact"/>
        <w:ind w:left="90"/>
        <w:rPr>
          <w:rFonts w:ascii="Times New Roman" w:hAnsi="Times New Roman"/>
          <w:color w:val="000000"/>
          <w:sz w:val="18"/>
          <w:szCs w:val="18"/>
          <w:rPrChange w:id="1280" w:author="jhawkins" w:date="2011-04-01T11:13:00Z">
            <w:rPr>
              <w:rFonts w:ascii="Times New Roman" w:hAnsi="Times New Roman"/>
              <w:color w:val="000000"/>
            </w:rPr>
          </w:rPrChange>
        </w:rPr>
      </w:pPr>
    </w:p>
    <w:p w:rsidR="000A7810" w:rsidRPr="00544F8B" w:rsidRDefault="00457564" w:rsidP="00D2270B">
      <w:pPr>
        <w:widowControl w:val="0"/>
        <w:autoSpaceDE w:val="0"/>
        <w:autoSpaceDN w:val="0"/>
        <w:adjustRightInd w:val="0"/>
        <w:spacing w:after="0" w:line="250" w:lineRule="auto"/>
        <w:ind w:left="90"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Pr="00544F8B" w:rsidRDefault="000A7810" w:rsidP="00B80FEA">
      <w:pPr>
        <w:widowControl w:val="0"/>
        <w:autoSpaceDE w:val="0"/>
        <w:autoSpaceDN w:val="0"/>
        <w:adjustRightInd w:val="0"/>
        <w:spacing w:before="16" w:after="0" w:line="200" w:lineRule="exact"/>
        <w:ind w:left="90"/>
        <w:rPr>
          <w:rFonts w:ascii="Times New Roman" w:hAnsi="Times New Roman"/>
          <w:color w:val="000000"/>
          <w:sz w:val="18"/>
          <w:szCs w:val="18"/>
          <w:rPrChange w:id="1281" w:author="jhawkins" w:date="2011-04-01T11:13:00Z">
            <w:rPr>
              <w:rFonts w:ascii="Times New Roman" w:hAnsi="Times New Roman"/>
              <w:color w:val="000000"/>
              <w:sz w:val="20"/>
              <w:szCs w:val="20"/>
            </w:rPr>
          </w:rPrChange>
        </w:rPr>
      </w:pPr>
    </w:p>
    <w:p w:rsidR="000A7810" w:rsidRPr="00544F8B" w:rsidRDefault="00457564" w:rsidP="00D2270B">
      <w:pPr>
        <w:widowControl w:val="0"/>
        <w:autoSpaceDE w:val="0"/>
        <w:autoSpaceDN w:val="0"/>
        <w:adjustRightInd w:val="0"/>
        <w:spacing w:after="0" w:line="250" w:lineRule="auto"/>
        <w:ind w:left="90" w:right="991"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0A7810" w:rsidRPr="00544F8B" w:rsidRDefault="000A7810" w:rsidP="00B80FEA">
      <w:pPr>
        <w:pStyle w:val="Heading2"/>
        <w:ind w:left="90"/>
        <w:rPr>
          <w:rFonts w:ascii="Times New Roman" w:hAnsi="Times New Roman"/>
          <w:color w:val="000000"/>
          <w:sz w:val="18"/>
          <w:szCs w:val="18"/>
        </w:rPr>
      </w:pPr>
      <w:bookmarkStart w:id="1282" w:name="_Toc293070073"/>
      <w:bookmarkStart w:id="1283" w:name="_Toc293077523"/>
      <w:bookmarkStart w:id="1284" w:name="_Toc293078107"/>
      <w:bookmarkStart w:id="1285" w:name="_Toc295058637"/>
      <w:r w:rsidRPr="00544F8B">
        <w:rPr>
          <w:rFonts w:ascii="Times New Roman" w:hAnsi="Times New Roman"/>
          <w:color w:val="191919"/>
          <w:spacing w:val="-2"/>
          <w:sz w:val="18"/>
          <w:szCs w:val="18"/>
        </w:rPr>
        <w:t>C</w:t>
      </w:r>
      <w:r w:rsidR="00457564">
        <w:rPr>
          <w:rFonts w:ascii="Times New Roman" w:hAnsi="Times New Roman"/>
          <w:color w:val="191919"/>
          <w:spacing w:val="-2"/>
          <w:sz w:val="18"/>
          <w:szCs w:val="18"/>
        </w:rPr>
        <w:t>AREE</w:t>
      </w:r>
      <w:r w:rsidR="00457564">
        <w:rPr>
          <w:rFonts w:ascii="Times New Roman" w:hAnsi="Times New Roman"/>
          <w:color w:val="191919"/>
          <w:sz w:val="18"/>
          <w:szCs w:val="18"/>
        </w:rPr>
        <w:t>R</w:t>
      </w:r>
      <w:r w:rsidR="00457564">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sidR="00457564">
        <w:rPr>
          <w:rFonts w:ascii="Times New Roman" w:hAnsi="Times New Roman"/>
          <w:color w:val="191919"/>
          <w:spacing w:val="-2"/>
          <w:sz w:val="18"/>
          <w:szCs w:val="18"/>
        </w:rPr>
        <w:t>E</w:t>
      </w:r>
      <w:r w:rsidR="00457564">
        <w:rPr>
          <w:rFonts w:ascii="Times New Roman" w:hAnsi="Times New Roman"/>
          <w:color w:val="191919"/>
          <w:spacing w:val="-9"/>
          <w:sz w:val="18"/>
          <w:szCs w:val="18"/>
        </w:rPr>
        <w:t>R</w:t>
      </w:r>
      <w:r w:rsidR="00457564">
        <w:rPr>
          <w:rFonts w:ascii="Times New Roman" w:hAnsi="Times New Roman"/>
          <w:color w:val="191919"/>
          <w:spacing w:val="-2"/>
          <w:sz w:val="18"/>
          <w:szCs w:val="18"/>
        </w:rPr>
        <w:t>VICES</w:t>
      </w:r>
      <w:bookmarkEnd w:id="1282"/>
      <w:bookmarkEnd w:id="1283"/>
      <w:bookmarkEnd w:id="1284"/>
      <w:bookmarkEnd w:id="1285"/>
    </w:p>
    <w:p w:rsidR="000A7810" w:rsidRPr="00544F8B" w:rsidRDefault="00457564" w:rsidP="00D2270B">
      <w:pPr>
        <w:widowControl w:val="0"/>
        <w:autoSpaceDE w:val="0"/>
        <w:autoSpaceDN w:val="0"/>
        <w:adjustRightInd w:val="0"/>
        <w:spacing w:before="30" w:after="0" w:line="250" w:lineRule="auto"/>
        <w:ind w:left="90"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0A7810" w:rsidRPr="00544F8B" w:rsidRDefault="000A7810" w:rsidP="00B80FEA">
      <w:pPr>
        <w:widowControl w:val="0"/>
        <w:autoSpaceDE w:val="0"/>
        <w:autoSpaceDN w:val="0"/>
        <w:adjustRightInd w:val="0"/>
        <w:spacing w:before="16" w:after="0" w:line="200" w:lineRule="exact"/>
        <w:ind w:left="90"/>
        <w:rPr>
          <w:rFonts w:ascii="Times New Roman" w:hAnsi="Times New Roman"/>
          <w:color w:val="000000"/>
          <w:sz w:val="18"/>
          <w:szCs w:val="18"/>
          <w:rPrChange w:id="1286" w:author="jhawkins" w:date="2011-04-01T11:13:00Z">
            <w:rPr>
              <w:rFonts w:ascii="Times New Roman" w:hAnsi="Times New Roman"/>
              <w:color w:val="000000"/>
              <w:sz w:val="20"/>
              <w:szCs w:val="20"/>
            </w:rPr>
          </w:rPrChange>
        </w:rPr>
      </w:pPr>
    </w:p>
    <w:p w:rsidR="000A7810" w:rsidRPr="00544F8B" w:rsidRDefault="00457564" w:rsidP="00B80FEA">
      <w:pPr>
        <w:widowControl w:val="0"/>
        <w:autoSpaceDE w:val="0"/>
        <w:autoSpaceDN w:val="0"/>
        <w:adjustRightInd w:val="0"/>
        <w:spacing w:after="0"/>
        <w:ind w:left="9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Self-Assessment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testing.</w:t>
      </w:r>
    </w:p>
    <w:p w:rsidR="000A7810" w:rsidRPr="00544F8B" w:rsidRDefault="000A7810" w:rsidP="00B80FEA">
      <w:pPr>
        <w:widowControl w:val="0"/>
        <w:autoSpaceDE w:val="0"/>
        <w:autoSpaceDN w:val="0"/>
        <w:adjustRightInd w:val="0"/>
        <w:spacing w:before="5" w:after="0" w:line="220" w:lineRule="exact"/>
        <w:ind w:left="90"/>
        <w:rPr>
          <w:rFonts w:ascii="Times New Roman" w:hAnsi="Times New Roman"/>
          <w:color w:val="000000"/>
          <w:sz w:val="18"/>
          <w:szCs w:val="18"/>
          <w:rPrChange w:id="1287" w:author="jhawkins" w:date="2011-04-01T11:13:00Z">
            <w:rPr>
              <w:rFonts w:ascii="Times New Roman" w:hAnsi="Times New Roman"/>
              <w:color w:val="000000"/>
            </w:rPr>
          </w:rPrChange>
        </w:rPr>
      </w:pPr>
    </w:p>
    <w:p w:rsidR="000A7810" w:rsidRPr="00544F8B" w:rsidRDefault="00457564" w:rsidP="00B80FEA">
      <w:pPr>
        <w:widowControl w:val="0"/>
        <w:autoSpaceDE w:val="0"/>
        <w:autoSpaceDN w:val="0"/>
        <w:adjustRightInd w:val="0"/>
        <w:spacing w:after="0"/>
        <w:ind w:left="9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Experientia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Opportunities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Shadowin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mentorin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p>
    <w:p w:rsidR="000A7810" w:rsidRPr="00544F8B" w:rsidRDefault="000A7810" w:rsidP="00B80FEA">
      <w:pPr>
        <w:widowControl w:val="0"/>
        <w:autoSpaceDE w:val="0"/>
        <w:autoSpaceDN w:val="0"/>
        <w:adjustRightInd w:val="0"/>
        <w:spacing w:before="5" w:after="0" w:line="220" w:lineRule="exact"/>
        <w:ind w:left="90"/>
        <w:rPr>
          <w:rFonts w:ascii="Times New Roman" w:hAnsi="Times New Roman"/>
          <w:color w:val="000000"/>
          <w:sz w:val="18"/>
          <w:szCs w:val="18"/>
          <w:rPrChange w:id="1288" w:author="jhawkins" w:date="2011-04-01T11:13:00Z">
            <w:rPr>
              <w:rFonts w:ascii="Times New Roman" w:hAnsi="Times New Roman"/>
              <w:color w:val="000000"/>
            </w:rPr>
          </w:rPrChange>
        </w:rPr>
      </w:pPr>
    </w:p>
    <w:p w:rsidR="00544F8B" w:rsidRDefault="00457564" w:rsidP="00B80FEA">
      <w:pPr>
        <w:widowControl w:val="0"/>
        <w:autoSpaceDE w:val="0"/>
        <w:autoSpaceDN w:val="0"/>
        <w:adjustRightInd w:val="0"/>
        <w:spacing w:after="0"/>
        <w:ind w:left="90" w:right="960"/>
        <w:rPr>
          <w:rFonts w:ascii="Times New Roman" w:hAnsi="Times New Roman"/>
          <w:color w:val="191919"/>
          <w:spacing w:val="-4"/>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recruitment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listings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referrals</w:t>
      </w:r>
      <w:r w:rsidR="00544F8B">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p>
    <w:p w:rsidR="00544F8B" w:rsidRDefault="00457564" w:rsidP="00B80FEA">
      <w:pPr>
        <w:widowControl w:val="0"/>
        <w:autoSpaceDE w:val="0"/>
        <w:autoSpaceDN w:val="0"/>
        <w:adjustRightInd w:val="0"/>
        <w:spacing w:after="0"/>
        <w:ind w:left="90" w:right="960"/>
        <w:rPr>
          <w:rFonts w:ascii="Times New Roman" w:hAnsi="Times New Roman"/>
          <w:color w:val="191919"/>
          <w:spacing w:val="-2"/>
          <w:sz w:val="18"/>
          <w:szCs w:val="18"/>
        </w:rPr>
      </w:pP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visitations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w:t>
      </w:r>
      <w:r>
        <w:rPr>
          <w:rFonts w:ascii="Times New Roman" w:hAnsi="Times New Roman"/>
          <w:color w:val="191919"/>
          <w:spacing w:val="-3"/>
          <w:sz w:val="18"/>
          <w:szCs w:val="18"/>
        </w:rPr>
        <w:t>b</w:t>
      </w:r>
      <w:r>
        <w:rPr>
          <w:rFonts w:ascii="Times New Roman" w:hAnsi="Times New Roman"/>
          <w:color w:val="191919"/>
          <w:spacing w:val="-2"/>
          <w:sz w:val="18"/>
          <w:szCs w:val="18"/>
        </w:rPr>
        <w:t>rar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and </w:t>
      </w:r>
    </w:p>
    <w:p w:rsidR="000A7810" w:rsidRPr="00544F8B" w:rsidRDefault="00457564" w:rsidP="00B80FEA">
      <w:pPr>
        <w:widowControl w:val="0"/>
        <w:autoSpaceDE w:val="0"/>
        <w:autoSpaceDN w:val="0"/>
        <w:adjustRightInd w:val="0"/>
        <w:spacing w:after="0"/>
        <w:ind w:left="90" w:right="960"/>
        <w:rPr>
          <w:rFonts w:ascii="Times New Roman" w:hAnsi="Times New Roman"/>
          <w:color w:val="000000"/>
          <w:sz w:val="18"/>
          <w:szCs w:val="18"/>
        </w:rPr>
      </w:pPr>
      <w:r>
        <w:rPr>
          <w:rFonts w:ascii="Times New Roman" w:hAnsi="Times New Roman"/>
          <w:color w:val="191919"/>
          <w:spacing w:val="-2"/>
          <w:sz w:val="18"/>
          <w:szCs w:val="18"/>
        </w:rPr>
        <w:t>compute</w:t>
      </w:r>
      <w:r>
        <w:rPr>
          <w:rFonts w:ascii="Times New Roman" w:hAnsi="Times New Roman"/>
          <w:color w:val="191919"/>
          <w:spacing w:val="-5"/>
          <w:sz w:val="18"/>
          <w:szCs w:val="18"/>
        </w:rPr>
        <w:t>r</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544F8B" w:rsidRPr="00544F8B" w:rsidRDefault="00544F8B" w:rsidP="00B80FEA">
      <w:pPr>
        <w:pStyle w:val="Heading2"/>
        <w:ind w:left="90"/>
        <w:rPr>
          <w:rFonts w:ascii="Times New Roman" w:hAnsi="Times New Roman"/>
          <w:color w:val="000000"/>
          <w:sz w:val="24"/>
          <w:szCs w:val="24"/>
          <w:rPrChange w:id="1289" w:author="jhawkins" w:date="2011-04-01T11:13:00Z">
            <w:rPr>
              <w:rFonts w:ascii="Times New Roman" w:hAnsi="Times New Roman"/>
              <w:color w:val="000000"/>
              <w:sz w:val="18"/>
              <w:szCs w:val="18"/>
            </w:rPr>
          </w:rPrChange>
        </w:rPr>
      </w:pPr>
      <w:bookmarkStart w:id="1290" w:name="_Toc293070074"/>
      <w:bookmarkStart w:id="1291" w:name="_Toc293077524"/>
      <w:bookmarkStart w:id="1292" w:name="_Toc293078108"/>
      <w:bookmarkStart w:id="1293" w:name="_Toc295058638"/>
      <w:r w:rsidRPr="00544F8B">
        <w:rPr>
          <w:rFonts w:ascii="Times New Roman" w:hAnsi="Times New Roman"/>
          <w:color w:val="191919"/>
          <w:spacing w:val="-2"/>
          <w:sz w:val="24"/>
          <w:szCs w:val="24"/>
        </w:rPr>
        <w:t>T</w:t>
      </w:r>
      <w:r w:rsidR="00623C29" w:rsidRPr="00623C29">
        <w:rPr>
          <w:rFonts w:ascii="Times New Roman" w:hAnsi="Times New Roman"/>
          <w:color w:val="191919"/>
          <w:spacing w:val="-2"/>
          <w:sz w:val="24"/>
          <w:szCs w:val="24"/>
          <w:rPrChange w:id="1294" w:author="jhawkins" w:date="2011-04-01T11:13:00Z">
            <w:rPr>
              <w:rFonts w:ascii="Times New Roman" w:hAnsi="Times New Roman"/>
              <w:color w:val="191919"/>
              <w:spacing w:val="-2"/>
              <w:sz w:val="18"/>
              <w:szCs w:val="18"/>
              <w:u w:val="single"/>
            </w:rPr>
          </w:rPrChange>
        </w:rPr>
        <w:t>H</w:t>
      </w:r>
      <w:r w:rsidR="00623C29" w:rsidRPr="00623C29">
        <w:rPr>
          <w:rFonts w:ascii="Times New Roman" w:hAnsi="Times New Roman"/>
          <w:color w:val="191919"/>
          <w:sz w:val="24"/>
          <w:szCs w:val="24"/>
          <w:rPrChange w:id="1295" w:author="jhawkins" w:date="2011-04-01T11:13:00Z">
            <w:rPr>
              <w:rFonts w:ascii="Times New Roman" w:hAnsi="Times New Roman"/>
              <w:color w:val="191919"/>
              <w:sz w:val="18"/>
              <w:szCs w:val="18"/>
              <w:u w:val="single"/>
            </w:rPr>
          </w:rPrChange>
        </w:rPr>
        <w:t>E</w:t>
      </w:r>
      <w:r w:rsidR="00623C29" w:rsidRPr="00623C29">
        <w:rPr>
          <w:rFonts w:ascii="Times New Roman" w:hAnsi="Times New Roman"/>
          <w:color w:val="191919"/>
          <w:spacing w:val="10"/>
          <w:sz w:val="24"/>
          <w:szCs w:val="24"/>
          <w:rPrChange w:id="1296"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R</w:t>
      </w:r>
      <w:r w:rsidR="00623C29" w:rsidRPr="00623C29">
        <w:rPr>
          <w:rFonts w:ascii="Times New Roman" w:hAnsi="Times New Roman"/>
          <w:color w:val="191919"/>
          <w:spacing w:val="-2"/>
          <w:sz w:val="24"/>
          <w:szCs w:val="24"/>
          <w:rPrChange w:id="1297" w:author="jhawkins" w:date="2011-04-01T11:13:00Z">
            <w:rPr>
              <w:rFonts w:ascii="Times New Roman" w:hAnsi="Times New Roman"/>
              <w:color w:val="191919"/>
              <w:spacing w:val="-2"/>
              <w:sz w:val="18"/>
              <w:szCs w:val="18"/>
              <w:u w:val="single"/>
            </w:rPr>
          </w:rPrChange>
        </w:rPr>
        <w:t>IGH</w:t>
      </w:r>
      <w:r w:rsidR="00623C29" w:rsidRPr="00623C29">
        <w:rPr>
          <w:rFonts w:ascii="Times New Roman" w:hAnsi="Times New Roman"/>
          <w:color w:val="191919"/>
          <w:sz w:val="24"/>
          <w:szCs w:val="24"/>
          <w:rPrChange w:id="1298" w:author="jhawkins" w:date="2011-04-01T11:13:00Z">
            <w:rPr>
              <w:rFonts w:ascii="Times New Roman" w:hAnsi="Times New Roman"/>
              <w:color w:val="191919"/>
              <w:sz w:val="18"/>
              <w:szCs w:val="18"/>
              <w:u w:val="single"/>
            </w:rPr>
          </w:rPrChange>
        </w:rPr>
        <w:t>T</w:t>
      </w:r>
      <w:r w:rsidR="00623C29" w:rsidRPr="00623C29">
        <w:rPr>
          <w:rFonts w:ascii="Times New Roman" w:hAnsi="Times New Roman"/>
          <w:color w:val="191919"/>
          <w:spacing w:val="4"/>
          <w:sz w:val="24"/>
          <w:szCs w:val="24"/>
          <w:rPrChange w:id="1299" w:author="jhawkins" w:date="2011-04-01T11:13:00Z">
            <w:rPr>
              <w:rFonts w:ascii="Times New Roman" w:hAnsi="Times New Roman"/>
              <w:color w:val="191919"/>
              <w:spacing w:val="4"/>
              <w:sz w:val="18"/>
              <w:szCs w:val="18"/>
              <w:u w:val="single"/>
            </w:rPr>
          </w:rPrChange>
        </w:rPr>
        <w:t xml:space="preserve"> </w:t>
      </w:r>
      <w:r w:rsidR="00623C29" w:rsidRPr="00623C29">
        <w:rPr>
          <w:rFonts w:ascii="Times New Roman" w:hAnsi="Times New Roman"/>
          <w:color w:val="191919"/>
          <w:spacing w:val="-6"/>
          <w:sz w:val="24"/>
          <w:szCs w:val="24"/>
          <w:rPrChange w:id="1300" w:author="jhawkins" w:date="2011-04-01T11:13:00Z">
            <w:rPr>
              <w:rFonts w:ascii="Times New Roman" w:hAnsi="Times New Roman"/>
              <w:color w:val="191919"/>
              <w:spacing w:val="-6"/>
              <w:sz w:val="18"/>
              <w:szCs w:val="18"/>
              <w:u w:val="single"/>
            </w:rPr>
          </w:rPrChange>
        </w:rPr>
        <w:t>T</w:t>
      </w:r>
      <w:r w:rsidR="00623C29" w:rsidRPr="00623C29">
        <w:rPr>
          <w:rFonts w:ascii="Times New Roman" w:hAnsi="Times New Roman"/>
          <w:color w:val="191919"/>
          <w:sz w:val="24"/>
          <w:szCs w:val="24"/>
          <w:rPrChange w:id="1301" w:author="jhawkins" w:date="2011-04-01T11:13:00Z">
            <w:rPr>
              <w:rFonts w:ascii="Times New Roman" w:hAnsi="Times New Roman"/>
              <w:color w:val="191919"/>
              <w:sz w:val="18"/>
              <w:szCs w:val="18"/>
              <w:u w:val="single"/>
            </w:rPr>
          </w:rPrChange>
        </w:rPr>
        <w:t>O</w:t>
      </w:r>
      <w:r w:rsidR="00623C29" w:rsidRPr="00623C29">
        <w:rPr>
          <w:rFonts w:ascii="Times New Roman" w:hAnsi="Times New Roman"/>
          <w:color w:val="191919"/>
          <w:spacing w:val="10"/>
          <w:sz w:val="24"/>
          <w:szCs w:val="24"/>
          <w:rPrChange w:id="1302"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S</w:t>
      </w:r>
      <w:r w:rsidR="00623C29" w:rsidRPr="00623C29">
        <w:rPr>
          <w:rFonts w:ascii="Times New Roman" w:hAnsi="Times New Roman"/>
          <w:color w:val="191919"/>
          <w:spacing w:val="-2"/>
          <w:sz w:val="24"/>
          <w:szCs w:val="24"/>
          <w:rPrChange w:id="1303" w:author="jhawkins" w:date="2011-04-01T11:13:00Z">
            <w:rPr>
              <w:rFonts w:ascii="Times New Roman" w:hAnsi="Times New Roman"/>
              <w:color w:val="191919"/>
              <w:spacing w:val="-2"/>
              <w:sz w:val="18"/>
              <w:szCs w:val="18"/>
              <w:u w:val="single"/>
            </w:rPr>
          </w:rPrChange>
        </w:rPr>
        <w:t>HAR</w:t>
      </w:r>
      <w:r w:rsidR="00623C29" w:rsidRPr="00623C29">
        <w:rPr>
          <w:rFonts w:ascii="Times New Roman" w:hAnsi="Times New Roman"/>
          <w:color w:val="191919"/>
          <w:sz w:val="24"/>
          <w:szCs w:val="24"/>
          <w:rPrChange w:id="1304" w:author="jhawkins" w:date="2011-04-01T11:13:00Z">
            <w:rPr>
              <w:rFonts w:ascii="Times New Roman" w:hAnsi="Times New Roman"/>
              <w:color w:val="191919"/>
              <w:sz w:val="18"/>
              <w:szCs w:val="18"/>
              <w:u w:val="single"/>
            </w:rPr>
          </w:rPrChange>
        </w:rPr>
        <w:t>E</w:t>
      </w:r>
      <w:r w:rsidR="00623C29" w:rsidRPr="00623C29">
        <w:rPr>
          <w:rFonts w:ascii="Times New Roman" w:hAnsi="Times New Roman"/>
          <w:color w:val="191919"/>
          <w:spacing w:val="10"/>
          <w:sz w:val="24"/>
          <w:szCs w:val="24"/>
          <w:rPrChange w:id="1305"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306" w:author="jhawkins" w:date="2011-04-01T11:13:00Z">
            <w:rPr>
              <w:rFonts w:ascii="Times New Roman" w:hAnsi="Times New Roman"/>
              <w:color w:val="191919"/>
              <w:spacing w:val="-2"/>
              <w:sz w:val="18"/>
              <w:szCs w:val="18"/>
              <w:u w:val="single"/>
            </w:rPr>
          </w:rPrChange>
        </w:rPr>
        <w:t>I</w:t>
      </w:r>
      <w:r w:rsidR="00623C29" w:rsidRPr="00623C29">
        <w:rPr>
          <w:rFonts w:ascii="Times New Roman" w:hAnsi="Times New Roman"/>
          <w:color w:val="191919"/>
          <w:sz w:val="24"/>
          <w:szCs w:val="24"/>
          <w:rPrChange w:id="1307" w:author="jhawkins" w:date="2011-04-01T11:13:00Z">
            <w:rPr>
              <w:rFonts w:ascii="Times New Roman" w:hAnsi="Times New Roman"/>
              <w:color w:val="191919"/>
              <w:sz w:val="18"/>
              <w:szCs w:val="18"/>
              <w:u w:val="single"/>
            </w:rPr>
          </w:rPrChange>
        </w:rPr>
        <w:t>N</w:t>
      </w:r>
      <w:r w:rsidR="00623C29" w:rsidRPr="00623C29">
        <w:rPr>
          <w:rFonts w:ascii="Times New Roman" w:hAnsi="Times New Roman"/>
          <w:color w:val="191919"/>
          <w:spacing w:val="10"/>
          <w:sz w:val="24"/>
          <w:szCs w:val="24"/>
          <w:rPrChange w:id="1308"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P</w:t>
      </w:r>
      <w:r w:rsidR="00623C29" w:rsidRPr="00623C29">
        <w:rPr>
          <w:rFonts w:ascii="Times New Roman" w:hAnsi="Times New Roman"/>
          <w:color w:val="191919"/>
          <w:spacing w:val="-2"/>
          <w:sz w:val="24"/>
          <w:szCs w:val="24"/>
          <w:rPrChange w:id="1309" w:author="jhawkins" w:date="2011-04-01T11:13:00Z">
            <w:rPr>
              <w:rFonts w:ascii="Times New Roman" w:hAnsi="Times New Roman"/>
              <w:color w:val="191919"/>
              <w:spacing w:val="-2"/>
              <w:sz w:val="18"/>
              <w:szCs w:val="18"/>
              <w:u w:val="single"/>
            </w:rPr>
          </w:rPrChange>
        </w:rPr>
        <w:t>OLIC</w:t>
      </w:r>
      <w:r w:rsidR="00623C29" w:rsidRPr="00623C29">
        <w:rPr>
          <w:rFonts w:ascii="Times New Roman" w:hAnsi="Times New Roman"/>
          <w:color w:val="191919"/>
          <w:sz w:val="24"/>
          <w:szCs w:val="24"/>
          <w:rPrChange w:id="1310" w:author="jhawkins" w:date="2011-04-01T11:13:00Z">
            <w:rPr>
              <w:rFonts w:ascii="Times New Roman" w:hAnsi="Times New Roman"/>
              <w:color w:val="191919"/>
              <w:sz w:val="18"/>
              <w:szCs w:val="18"/>
              <w:u w:val="single"/>
            </w:rPr>
          </w:rPrChange>
        </w:rPr>
        <w:t>Y</w:t>
      </w:r>
      <w:r w:rsidR="00623C29" w:rsidRPr="00623C29">
        <w:rPr>
          <w:rFonts w:ascii="Times New Roman" w:hAnsi="Times New Roman"/>
          <w:color w:val="191919"/>
          <w:spacing w:val="4"/>
          <w:sz w:val="24"/>
          <w:szCs w:val="24"/>
          <w:rPrChange w:id="1311" w:author="jhawkins" w:date="2011-04-01T11:13:00Z">
            <w:rPr>
              <w:rFonts w:ascii="Times New Roman" w:hAnsi="Times New Roman"/>
              <w:color w:val="191919"/>
              <w:spacing w:val="4"/>
              <w:sz w:val="18"/>
              <w:szCs w:val="18"/>
              <w:u w:val="single"/>
            </w:rPr>
          </w:rPrChange>
        </w:rPr>
        <w:t xml:space="preserve"> </w:t>
      </w:r>
      <w:r w:rsidRPr="00544F8B">
        <w:rPr>
          <w:rFonts w:ascii="Times New Roman" w:hAnsi="Times New Roman"/>
          <w:color w:val="191919"/>
          <w:spacing w:val="-2"/>
          <w:sz w:val="24"/>
          <w:szCs w:val="24"/>
        </w:rPr>
        <w:t>M</w:t>
      </w:r>
      <w:r w:rsidR="00623C29" w:rsidRPr="00623C29">
        <w:rPr>
          <w:rFonts w:ascii="Times New Roman" w:hAnsi="Times New Roman"/>
          <w:color w:val="191919"/>
          <w:spacing w:val="-2"/>
          <w:sz w:val="24"/>
          <w:szCs w:val="24"/>
          <w:rPrChange w:id="1312" w:author="jhawkins" w:date="2011-04-01T11:13:00Z">
            <w:rPr>
              <w:rFonts w:ascii="Times New Roman" w:hAnsi="Times New Roman"/>
              <w:color w:val="191919"/>
              <w:spacing w:val="-2"/>
              <w:sz w:val="18"/>
              <w:szCs w:val="18"/>
              <w:u w:val="single"/>
            </w:rPr>
          </w:rPrChange>
        </w:rPr>
        <w:t>AKING</w:t>
      </w:r>
      <w:bookmarkEnd w:id="1290"/>
      <w:bookmarkEnd w:id="1291"/>
      <w:bookmarkEnd w:id="1292"/>
      <w:bookmarkEnd w:id="1293"/>
    </w:p>
    <w:p w:rsidR="000A7810" w:rsidRPr="00544F8B" w:rsidRDefault="00457564" w:rsidP="006F35D7">
      <w:pPr>
        <w:widowControl w:val="0"/>
        <w:autoSpaceDE w:val="0"/>
        <w:autoSpaceDN w:val="0"/>
        <w:adjustRightInd w:val="0"/>
        <w:spacing w:before="30" w:after="0" w:line="250" w:lineRule="auto"/>
        <w:ind w:left="90" w:right="1050" w:firstLine="0"/>
        <w:jc w:val="both"/>
        <w:rPr>
          <w:rFonts w:ascii="Century Gothic" w:hAnsi="Century Gothic" w:cs="Century Gothic"/>
          <w:color w:val="000000"/>
          <w:sz w:val="18"/>
          <w:szCs w:val="18"/>
          <w:rPrChange w:id="1313" w:author="jhawkins" w:date="2011-04-01T11:13:00Z">
            <w:rPr>
              <w:rFonts w:ascii="Century Gothic" w:hAnsi="Century Gothic" w:cs="Century Gothic"/>
              <w:color w:val="000000"/>
              <w:sz w:val="36"/>
              <w:szCs w:val="36"/>
            </w:rPr>
          </w:rPrChange>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0A7810" w:rsidRPr="00544F8B" w:rsidRDefault="000A7810" w:rsidP="000D42BE">
      <w:pPr>
        <w:widowControl w:val="0"/>
        <w:tabs>
          <w:tab w:val="left" w:pos="10700"/>
        </w:tabs>
        <w:autoSpaceDE w:val="0"/>
        <w:autoSpaceDN w:val="0"/>
        <w:adjustRightInd w:val="0"/>
        <w:spacing w:after="0" w:line="451" w:lineRule="exact"/>
        <w:ind w:left="900"/>
        <w:rPr>
          <w:rFonts w:ascii="Century Gothic" w:hAnsi="Century Gothic" w:cs="Century Gothic"/>
          <w:color w:val="000000"/>
          <w:sz w:val="18"/>
          <w:szCs w:val="18"/>
          <w:rPrChange w:id="1314" w:author="Unknown" w:date="1900-00-00T00:36:00Z">
            <w:rPr>
              <w:rFonts w:ascii="Century Gothic" w:hAnsi="Century Gothic" w:cs="Century Gothic"/>
              <w:color w:val="000000"/>
              <w:sz w:val="36"/>
              <w:szCs w:val="36"/>
            </w:rPr>
          </w:rPrChange>
        </w:rPr>
        <w:sectPr w:rsidR="000A7810" w:rsidRPr="00544F8B">
          <w:type w:val="continuous"/>
          <w:pgSz w:w="12240" w:h="15840"/>
          <w:pgMar w:top="1480" w:right="420" w:bottom="280" w:left="600" w:header="720" w:footer="720" w:gutter="0"/>
          <w:cols w:space="720" w:equalWidth="0">
            <w:col w:w="11220"/>
          </w:cols>
          <w:noEndnote/>
        </w:sectPr>
      </w:pPr>
    </w:p>
    <w:p w:rsidR="000A7810" w:rsidRPr="00D2270B" w:rsidRDefault="00623C29" w:rsidP="00D2270B">
      <w:pPr>
        <w:widowControl w:val="0"/>
        <w:autoSpaceDE w:val="0"/>
        <w:autoSpaceDN w:val="0"/>
        <w:adjustRightInd w:val="0"/>
        <w:spacing w:before="72" w:after="0" w:line="195" w:lineRule="exact"/>
        <w:ind w:left="360" w:firstLine="0"/>
        <w:rPr>
          <w:rFonts w:ascii="Times New Roman" w:hAnsi="Times New Roman" w:cs="Times New Roman"/>
          <w:color w:val="000000"/>
          <w:rPrChange w:id="1315" w:author="jhawkins" w:date="2011-04-01T11:13:00Z">
            <w:rPr>
              <w:rFonts w:ascii="Century Gothic" w:hAnsi="Century Gothic" w:cs="Century Gothic"/>
              <w:color w:val="000000"/>
              <w:sz w:val="16"/>
              <w:szCs w:val="16"/>
            </w:rPr>
          </w:rPrChange>
        </w:rPr>
      </w:pPr>
      <w:r w:rsidRPr="00623C29">
        <w:rPr>
          <w:rFonts w:ascii="Times New Roman" w:hAnsi="Times New Roman" w:cs="Times New Roman"/>
          <w:noProof/>
        </w:rPr>
        <w:lastRenderedPageBreak/>
        <w:pict>
          <v:group id="_x0000_s16037" style="position:absolute;left:0;text-align:left;margin-left:-56.7pt;margin-top:-26.45pt;width:191pt;height:795.35pt;z-index:-251363328" coordorigin="-745,-62" coordsize="3820,15907">
            <v:group id="_x0000_s16038" style="position:absolute;left:-745;top:-62;width:3820;height:15907" coordorigin="-717,-62" coordsize="3820,15907">
              <v:rect id="Rectangle 2702" o:spid="_x0000_s1603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04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04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04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04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04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04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04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04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04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04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05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05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05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05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05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05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05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05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05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05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06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06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06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06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06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06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F35D7">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F35D7">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06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F35D7">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06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F35D7">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06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06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07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07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F35D7">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F35D7">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noProof/>
          <w:lang w:eastAsia="en-US"/>
          <w:rPrChange w:id="1316" w:author="jhawkins" w:date="2011-04-01T11:13:00Z">
            <w:rPr>
              <w:rFonts w:ascii="Times New Roman" w:hAnsi="Times New Roman" w:cs="Times New Roman"/>
              <w:noProof/>
              <w:lang w:eastAsia="en-US"/>
            </w:rPr>
          </w:rPrChange>
        </w:rPr>
        <w:pict>
          <v:shape id="Text Box 1466" o:spid="_x0000_s2178" type="#_x0000_t202" style="position:absolute;left:0;text-align:left;margin-left:20.95pt;margin-top:48.85pt;width:12pt;height:63.8pt;z-index:-251558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" o:allowincell="f" filled="f" stroked="f">
            <v:textbox style="layout-flow:vertical;mso-layout-flow-alt:bottom-to-top;mso-next-textbox:#Text Box 1466"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b/>
          <w:bCs/>
          <w:color w:val="191919"/>
          <w:rPrChange w:id="1317" w:author="jhawkins" w:date="2011-04-01T11:13:00Z">
            <w:rPr>
              <w:rFonts w:ascii="Century Gothic" w:hAnsi="Century Gothic" w:cs="Century Gothic"/>
              <w:b/>
              <w:bCs/>
              <w:color w:val="191919"/>
              <w:sz w:val="16"/>
              <w:szCs w:val="16"/>
              <w:u w:val="single"/>
            </w:rPr>
          </w:rPrChange>
        </w:rPr>
        <w:t>Academic Information</w:t>
      </w:r>
    </w:p>
    <w:p w:rsidR="000A7810" w:rsidRPr="00D2270B" w:rsidRDefault="000A7810" w:rsidP="000D42BE">
      <w:pPr>
        <w:widowControl w:val="0"/>
        <w:autoSpaceDE w:val="0"/>
        <w:autoSpaceDN w:val="0"/>
        <w:adjustRightInd w:val="0"/>
        <w:spacing w:before="10" w:after="0" w:line="120" w:lineRule="exact"/>
        <w:ind w:left="900"/>
        <w:rPr>
          <w:rFonts w:ascii="Times New Roman" w:hAnsi="Times New Roman" w:cs="Times New Roman"/>
          <w:color w:val="000000"/>
          <w:rPrChange w:id="1318" w:author="jhawkins" w:date="2011-04-01T11:13:00Z">
            <w:rPr>
              <w:rFonts w:ascii="Century Gothic" w:hAnsi="Century Gothic" w:cs="Century Gothic"/>
              <w:color w:val="000000"/>
              <w:sz w:val="12"/>
              <w:szCs w:val="12"/>
            </w:rPr>
          </w:rPrChange>
        </w:rPr>
      </w:pPr>
    </w:p>
    <w:p w:rsidR="000A7810" w:rsidRPr="00544F8B" w:rsidRDefault="00F16932" w:rsidP="000D42BE">
      <w:pPr>
        <w:pStyle w:val="Heading2"/>
        <w:spacing w:before="0" w:line="240" w:lineRule="auto"/>
        <w:ind w:left="900"/>
        <w:rPr>
          <w:rFonts w:ascii="Times New Roman" w:hAnsi="Times New Roman"/>
          <w:color w:val="000000"/>
          <w:sz w:val="24"/>
          <w:szCs w:val="24"/>
          <w:rPrChange w:id="1319" w:author="jhawkins" w:date="2011-04-01T11:13:00Z">
            <w:rPr>
              <w:rFonts w:ascii="Times New Roman" w:hAnsi="Times New Roman"/>
              <w:color w:val="000000"/>
              <w:sz w:val="54"/>
              <w:szCs w:val="54"/>
            </w:rPr>
          </w:rPrChange>
        </w:rPr>
      </w:pPr>
      <w:bookmarkStart w:id="1320" w:name="_Toc293070075"/>
      <w:bookmarkStart w:id="1321" w:name="_Toc293071492"/>
      <w:bookmarkStart w:id="1322" w:name="_Toc293077525"/>
      <w:bookmarkStart w:id="1323" w:name="_Toc293078109"/>
      <w:bookmarkStart w:id="1324" w:name="_Toc295058639"/>
      <w:r>
        <w:rPr>
          <w:rFonts w:ascii="Times New Roman" w:hAnsi="Times New Roman"/>
          <w:color w:val="191919"/>
          <w:spacing w:val="-7"/>
          <w:sz w:val="24"/>
          <w:szCs w:val="24"/>
        </w:rPr>
        <w:t>D</w:t>
      </w:r>
      <w:r>
        <w:rPr>
          <w:rFonts w:ascii="Times New Roman" w:hAnsi="Times New Roman"/>
          <w:color w:val="191919"/>
          <w:spacing w:val="-7"/>
          <w:sz w:val="18"/>
          <w:szCs w:val="18"/>
        </w:rPr>
        <w:t>EG</w:t>
      </w:r>
      <w:r w:rsidR="00623C29" w:rsidRPr="00623C29">
        <w:rPr>
          <w:rFonts w:ascii="Times New Roman" w:hAnsi="Times New Roman"/>
          <w:color w:val="191919"/>
          <w:spacing w:val="-7"/>
          <w:sz w:val="18"/>
          <w:szCs w:val="18"/>
          <w:rPrChange w:id="1325" w:author="jhawkins" w:date="2011-04-01T11:13:00Z">
            <w:rPr>
              <w:rFonts w:ascii="Times New Roman" w:hAnsi="Times New Roman"/>
              <w:color w:val="191919"/>
              <w:spacing w:val="-7"/>
              <w:sz w:val="72"/>
              <w:szCs w:val="72"/>
              <w:u w:val="single"/>
            </w:rPr>
          </w:rPrChange>
        </w:rPr>
        <w:t>RE</w:t>
      </w:r>
      <w:r w:rsidR="00623C29" w:rsidRPr="00623C29">
        <w:rPr>
          <w:rFonts w:ascii="Times New Roman" w:hAnsi="Times New Roman"/>
          <w:color w:val="191919"/>
          <w:sz w:val="18"/>
          <w:szCs w:val="18"/>
          <w:rPrChange w:id="1326" w:author="jhawkins" w:date="2011-04-01T11:13:00Z">
            <w:rPr>
              <w:rFonts w:ascii="Times New Roman" w:hAnsi="Times New Roman"/>
              <w:color w:val="191919"/>
              <w:sz w:val="54"/>
              <w:szCs w:val="54"/>
              <w:u w:val="single"/>
            </w:rPr>
          </w:rPrChange>
        </w:rPr>
        <w:t>E</w:t>
      </w:r>
      <w:r w:rsidR="00623C29" w:rsidRPr="00623C29">
        <w:rPr>
          <w:rFonts w:ascii="Times New Roman" w:hAnsi="Times New Roman"/>
          <w:color w:val="191919"/>
          <w:spacing w:val="31"/>
          <w:sz w:val="24"/>
          <w:szCs w:val="24"/>
          <w:rPrChange w:id="1327" w:author="jhawkins" w:date="2011-04-01T11:13:00Z">
            <w:rPr>
              <w:rFonts w:ascii="Times New Roman" w:hAnsi="Times New Roman"/>
              <w:color w:val="191919"/>
              <w:spacing w:val="31"/>
              <w:sz w:val="54"/>
              <w:szCs w:val="54"/>
              <w:u w:val="single"/>
            </w:rPr>
          </w:rPrChange>
        </w:rPr>
        <w:t xml:space="preserve"> </w:t>
      </w:r>
      <w:r w:rsidR="00623C29" w:rsidRPr="00623C29">
        <w:rPr>
          <w:rFonts w:ascii="Times New Roman" w:hAnsi="Times New Roman"/>
          <w:color w:val="191919"/>
          <w:spacing w:val="-7"/>
          <w:sz w:val="24"/>
          <w:szCs w:val="24"/>
          <w:rPrChange w:id="1328" w:author="jhawkins" w:date="2011-04-01T11:13:00Z">
            <w:rPr>
              <w:rFonts w:ascii="Times New Roman" w:hAnsi="Times New Roman"/>
              <w:color w:val="191919"/>
              <w:spacing w:val="-7"/>
              <w:sz w:val="72"/>
              <w:szCs w:val="72"/>
              <w:u w:val="single"/>
            </w:rPr>
          </w:rPrChange>
        </w:rPr>
        <w:t>R</w:t>
      </w:r>
      <w:r w:rsidR="00623C29" w:rsidRPr="00623C29">
        <w:rPr>
          <w:rFonts w:ascii="Times New Roman" w:hAnsi="Times New Roman"/>
          <w:color w:val="191919"/>
          <w:spacing w:val="-7"/>
          <w:sz w:val="18"/>
          <w:szCs w:val="18"/>
          <w:rPrChange w:id="1329" w:author="jhawkins" w:date="2011-04-01T11:13:00Z">
            <w:rPr>
              <w:rFonts w:ascii="Times New Roman" w:hAnsi="Times New Roman"/>
              <w:color w:val="191919"/>
              <w:spacing w:val="-7"/>
              <w:sz w:val="72"/>
              <w:szCs w:val="72"/>
              <w:u w:val="single"/>
            </w:rPr>
          </w:rPrChange>
        </w:rPr>
        <w:t>EQUIREMENTS</w:t>
      </w:r>
      <w:bookmarkEnd w:id="1320"/>
      <w:bookmarkEnd w:id="1321"/>
      <w:bookmarkEnd w:id="1322"/>
      <w:bookmarkEnd w:id="1323"/>
      <w:bookmarkEnd w:id="1324"/>
    </w:p>
    <w:p w:rsidR="000A7810" w:rsidRPr="00544F8B" w:rsidRDefault="00457564" w:rsidP="000D42BE">
      <w:pPr>
        <w:widowControl w:val="0"/>
        <w:autoSpaceDE w:val="0"/>
        <w:autoSpaceDN w:val="0"/>
        <w:adjustRightInd w:val="0"/>
        <w:spacing w:after="0"/>
        <w:ind w:left="900" w:right="4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0A7810" w:rsidRPr="00544F8B" w:rsidRDefault="000A7810" w:rsidP="000D42BE">
      <w:pPr>
        <w:widowControl w:val="0"/>
        <w:autoSpaceDE w:val="0"/>
        <w:autoSpaceDN w:val="0"/>
        <w:adjustRightInd w:val="0"/>
        <w:spacing w:before="5" w:after="0" w:line="220" w:lineRule="exact"/>
        <w:ind w:left="900"/>
        <w:rPr>
          <w:rFonts w:ascii="Times New Roman" w:hAnsi="Times New Roman"/>
          <w:color w:val="000000"/>
          <w:sz w:val="18"/>
          <w:szCs w:val="18"/>
          <w:rPrChange w:id="1330" w:author="jhawkins" w:date="2011-04-01T11:13:00Z">
            <w:rPr>
              <w:rFonts w:ascii="Times New Roman" w:hAnsi="Times New Roman"/>
              <w:color w:val="000000"/>
            </w:rPr>
          </w:rPrChange>
        </w:rPr>
      </w:pPr>
    </w:p>
    <w:p w:rsidR="00544F8B" w:rsidRPr="00544F8B" w:rsidRDefault="00457564"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544F8B" w:rsidRPr="00544F8B" w:rsidRDefault="00457564" w:rsidP="000D42BE">
      <w:pPr>
        <w:widowControl w:val="0"/>
        <w:autoSpaceDE w:val="0"/>
        <w:autoSpaceDN w:val="0"/>
        <w:adjustRightInd w:val="0"/>
        <w:spacing w:after="0"/>
        <w:ind w:left="900"/>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p>
    <w:p w:rsidR="000A7810" w:rsidRPr="00544F8B" w:rsidRDefault="00544F8B" w:rsidP="000D42BE">
      <w:pPr>
        <w:widowControl w:val="0"/>
        <w:autoSpaceDE w:val="0"/>
        <w:autoSpaceDN w:val="0"/>
        <w:adjustRightInd w:val="0"/>
        <w:spacing w:after="0"/>
        <w:ind w:left="900"/>
        <w:rPr>
          <w:rFonts w:ascii="Times New Roman" w:hAnsi="Times New Roman"/>
          <w:color w:val="000000"/>
          <w:sz w:val="18"/>
          <w:szCs w:val="18"/>
        </w:rPr>
      </w:pPr>
      <w:r w:rsidRPr="00544F8B">
        <w:rPr>
          <w:rFonts w:ascii="Times New Roman" w:hAnsi="Times New Roman"/>
          <w:color w:val="191919"/>
          <w:spacing w:val="-2"/>
          <w:sz w:val="18"/>
          <w:szCs w:val="18"/>
        </w:rPr>
        <w:t xml:space="preserve">    </w:t>
      </w:r>
      <w:r w:rsidR="00457564">
        <w:rPr>
          <w:rFonts w:ascii="Times New Roman" w:hAnsi="Times New Roman"/>
          <w:color w:val="191919"/>
          <w:spacing w:val="-2"/>
          <w:sz w:val="18"/>
          <w:szCs w:val="18"/>
        </w:rPr>
        <w:t>average</w:t>
      </w:r>
      <w:r w:rsidR="00457564">
        <w:rPr>
          <w:rFonts w:ascii="Times New Roman" w:hAnsi="Times New Roman"/>
          <w:color w:val="191919"/>
          <w:sz w:val="18"/>
          <w:szCs w:val="18"/>
        </w:rPr>
        <w:t>)</w:t>
      </w:r>
      <w:r w:rsidR="00457564">
        <w:rPr>
          <w:rFonts w:ascii="Times New Roman" w:hAnsi="Times New Roman"/>
          <w:color w:val="191919"/>
          <w:spacing w:val="-3"/>
          <w:sz w:val="18"/>
          <w:szCs w:val="18"/>
        </w:rPr>
        <w:t xml:space="preserve"> </w:t>
      </w:r>
      <w:r w:rsidR="00457564">
        <w:rPr>
          <w:rFonts w:ascii="Times New Roman" w:hAnsi="Times New Roman"/>
          <w:color w:val="191919"/>
          <w:spacing w:val="-2"/>
          <w:sz w:val="18"/>
          <w:szCs w:val="18"/>
        </w:rPr>
        <w:t>o</w:t>
      </w:r>
      <w:r w:rsidR="00457564">
        <w:rPr>
          <w:rFonts w:ascii="Times New Roman" w:hAnsi="Times New Roman"/>
          <w:color w:val="191919"/>
          <w:sz w:val="18"/>
          <w:szCs w:val="18"/>
        </w:rPr>
        <w:t>r</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th</w:t>
      </w:r>
      <w:r w:rsidR="00457564">
        <w:rPr>
          <w:rFonts w:ascii="Times New Roman" w:hAnsi="Times New Roman"/>
          <w:color w:val="191919"/>
          <w:sz w:val="18"/>
          <w:szCs w:val="18"/>
        </w:rPr>
        <w:t>e</w:t>
      </w:r>
      <w:r w:rsidR="00457564">
        <w:rPr>
          <w:rFonts w:ascii="Times New Roman" w:hAnsi="Times New Roman"/>
          <w:color w:val="191919"/>
          <w:spacing w:val="-4"/>
          <w:sz w:val="18"/>
          <w:szCs w:val="18"/>
        </w:rPr>
        <w:t xml:space="preserve"> </w:t>
      </w:r>
      <w:r w:rsidR="00457564">
        <w:rPr>
          <w:rFonts w:ascii="Times New Roman" w:hAnsi="Times New Roman"/>
          <w:color w:val="191919"/>
          <w:spacing w:val="-2"/>
          <w:sz w:val="18"/>
          <w:szCs w:val="18"/>
        </w:rPr>
        <w:t>departmental requirement.</w:t>
      </w:r>
    </w:p>
    <w:p w:rsidR="000A7810" w:rsidRPr="00544F8B" w:rsidRDefault="00457564"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p>
    <w:p w:rsidR="000A7810" w:rsidRPr="00544F8B" w:rsidRDefault="00457564" w:rsidP="000D42BE">
      <w:pPr>
        <w:widowControl w:val="0"/>
        <w:autoSpaceDE w:val="0"/>
        <w:autoSpaceDN w:val="0"/>
        <w:adjustRightInd w:val="0"/>
        <w:spacing w:before="9" w:after="0"/>
        <w:ind w:left="90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0A7810" w:rsidRPr="00544F8B" w:rsidRDefault="00457564" w:rsidP="000D42BE">
      <w:pPr>
        <w:widowControl w:val="0"/>
        <w:autoSpaceDE w:val="0"/>
        <w:autoSpaceDN w:val="0"/>
        <w:adjustRightInd w:val="0"/>
        <w:spacing w:before="9" w:after="0"/>
        <w:ind w:left="90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0A7810" w:rsidRPr="00544F8B" w:rsidRDefault="000A7810" w:rsidP="00D2270B">
      <w:pPr>
        <w:pStyle w:val="Heading2"/>
        <w:ind w:left="900"/>
        <w:rPr>
          <w:rFonts w:ascii="Times New Roman" w:hAnsi="Times New Roman"/>
          <w:color w:val="000000"/>
          <w:sz w:val="24"/>
          <w:szCs w:val="24"/>
          <w:rPrChange w:id="1331" w:author="jhawkins" w:date="2011-04-01T11:13:00Z">
            <w:rPr>
              <w:rFonts w:ascii="Times New Roman" w:hAnsi="Times New Roman"/>
              <w:color w:val="000000"/>
              <w:sz w:val="18"/>
              <w:szCs w:val="18"/>
            </w:rPr>
          </w:rPrChange>
        </w:rPr>
      </w:pPr>
      <w:bookmarkStart w:id="1332" w:name="_Toc293070076"/>
      <w:bookmarkStart w:id="1333" w:name="_Toc293077526"/>
      <w:bookmarkStart w:id="1334" w:name="_Toc293078110"/>
      <w:bookmarkStart w:id="1335" w:name="_Toc295058640"/>
      <w:r w:rsidRPr="00544F8B">
        <w:rPr>
          <w:rFonts w:ascii="Times New Roman" w:hAnsi="Times New Roman"/>
          <w:color w:val="191919"/>
          <w:spacing w:val="-2"/>
          <w:sz w:val="24"/>
          <w:szCs w:val="24"/>
        </w:rPr>
        <w:t>A</w:t>
      </w:r>
      <w:r w:rsidR="00623C29" w:rsidRPr="00623C29">
        <w:rPr>
          <w:rFonts w:ascii="Times New Roman" w:hAnsi="Times New Roman"/>
          <w:color w:val="191919"/>
          <w:spacing w:val="-2"/>
          <w:sz w:val="18"/>
          <w:szCs w:val="18"/>
          <w:rPrChange w:id="1336" w:author="jhawkins" w:date="2011-04-01T11:13:00Z">
            <w:rPr>
              <w:rFonts w:ascii="Times New Roman" w:hAnsi="Times New Roman"/>
              <w:color w:val="191919"/>
              <w:spacing w:val="-2"/>
              <w:sz w:val="18"/>
              <w:szCs w:val="18"/>
              <w:u w:val="single"/>
            </w:rPr>
          </w:rPrChange>
        </w:rPr>
        <w:t>PPLIC</w:t>
      </w:r>
      <w:r w:rsidR="00623C29" w:rsidRPr="00623C29">
        <w:rPr>
          <w:rFonts w:ascii="Times New Roman" w:hAnsi="Times New Roman"/>
          <w:color w:val="191919"/>
          <w:spacing w:val="-16"/>
          <w:sz w:val="18"/>
          <w:szCs w:val="18"/>
          <w:rPrChange w:id="1337"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338" w:author="jhawkins" w:date="2011-04-01T11:13:00Z">
            <w:rPr>
              <w:rFonts w:ascii="Times New Roman" w:hAnsi="Times New Roman"/>
              <w:color w:val="191919"/>
              <w:spacing w:val="-2"/>
              <w:sz w:val="18"/>
              <w:szCs w:val="18"/>
              <w:u w:val="single"/>
            </w:rPr>
          </w:rPrChange>
        </w:rPr>
        <w:t>TIO</w:t>
      </w:r>
      <w:r w:rsidR="00623C29" w:rsidRPr="00623C29">
        <w:rPr>
          <w:rFonts w:ascii="Times New Roman" w:hAnsi="Times New Roman"/>
          <w:color w:val="191919"/>
          <w:sz w:val="18"/>
          <w:szCs w:val="18"/>
          <w:rPrChange w:id="1339" w:author="jhawkins" w:date="2011-04-01T11:13:00Z">
            <w:rPr>
              <w:rFonts w:ascii="Times New Roman" w:hAnsi="Times New Roman"/>
              <w:color w:val="191919"/>
              <w:sz w:val="18"/>
              <w:szCs w:val="18"/>
              <w:u w:val="single"/>
            </w:rPr>
          </w:rPrChange>
        </w:rPr>
        <w:t>N</w:t>
      </w:r>
      <w:r w:rsidR="00623C29" w:rsidRPr="00623C29">
        <w:rPr>
          <w:rFonts w:ascii="Times New Roman" w:hAnsi="Times New Roman"/>
          <w:color w:val="191919"/>
          <w:spacing w:val="10"/>
          <w:sz w:val="24"/>
          <w:szCs w:val="24"/>
          <w:rPrChange w:id="1340"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341" w:author="jhawkins" w:date="2011-04-01T11:13:00Z">
            <w:rPr>
              <w:rFonts w:ascii="Times New Roman" w:hAnsi="Times New Roman"/>
              <w:color w:val="191919"/>
              <w:spacing w:val="-2"/>
              <w:sz w:val="18"/>
              <w:szCs w:val="18"/>
              <w:u w:val="single"/>
            </w:rPr>
          </w:rPrChange>
        </w:rPr>
        <w:t>F</w:t>
      </w:r>
      <w:r w:rsidR="00623C29" w:rsidRPr="00623C29">
        <w:rPr>
          <w:rFonts w:ascii="Times New Roman" w:hAnsi="Times New Roman"/>
          <w:color w:val="191919"/>
          <w:spacing w:val="-2"/>
          <w:sz w:val="18"/>
          <w:szCs w:val="18"/>
          <w:rPrChange w:id="1342"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343" w:author="jhawkins" w:date="2011-04-01T11:13:00Z">
            <w:rPr>
              <w:rFonts w:ascii="Times New Roman" w:hAnsi="Times New Roman"/>
              <w:color w:val="191919"/>
              <w:sz w:val="18"/>
              <w:szCs w:val="18"/>
              <w:u w:val="single"/>
            </w:rPr>
          </w:rPrChange>
        </w:rPr>
        <w:t>R</w:t>
      </w:r>
      <w:r w:rsidR="00623C29" w:rsidRPr="00623C29">
        <w:rPr>
          <w:rFonts w:ascii="Times New Roman" w:hAnsi="Times New Roman"/>
          <w:color w:val="191919"/>
          <w:spacing w:val="10"/>
          <w:sz w:val="24"/>
          <w:szCs w:val="24"/>
          <w:rPrChange w:id="1344"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D</w:t>
      </w:r>
      <w:r w:rsidR="00623C29" w:rsidRPr="00623C29">
        <w:rPr>
          <w:rFonts w:ascii="Times New Roman" w:hAnsi="Times New Roman"/>
          <w:color w:val="191919"/>
          <w:spacing w:val="-2"/>
          <w:sz w:val="18"/>
          <w:szCs w:val="18"/>
          <w:rPrChange w:id="1345" w:author="jhawkins" w:date="2011-04-01T11:13:00Z">
            <w:rPr>
              <w:rFonts w:ascii="Times New Roman" w:hAnsi="Times New Roman"/>
              <w:color w:val="191919"/>
              <w:spacing w:val="-2"/>
              <w:sz w:val="18"/>
              <w:szCs w:val="18"/>
              <w:u w:val="single"/>
            </w:rPr>
          </w:rPrChange>
        </w:rPr>
        <w:t>EGREE</w:t>
      </w:r>
      <w:bookmarkEnd w:id="1332"/>
      <w:bookmarkEnd w:id="1333"/>
      <w:bookmarkEnd w:id="1334"/>
      <w:bookmarkEnd w:id="1335"/>
    </w:p>
    <w:p w:rsidR="000A7810" w:rsidRPr="00544F8B" w:rsidRDefault="00457564" w:rsidP="00D2270B">
      <w:pPr>
        <w:widowControl w:val="0"/>
        <w:autoSpaceDE w:val="0"/>
        <w:autoSpaceDN w:val="0"/>
        <w:adjustRightInd w:val="0"/>
        <w:spacing w:before="30" w:after="0" w:line="250" w:lineRule="auto"/>
        <w:ind w:left="900" w:right="72"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ins w:id="1346" w:author="jhawkins" w:date="2011-04-01T11:54:00Z">
        <w:r w:rsidR="000A7810" w:rsidRPr="00544F8B">
          <w:rPr>
            <w:rFonts w:ascii="Times New Roman" w:hAnsi="Times New Roman"/>
            <w:color w:val="191919"/>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347" w:author="jhawkins" w:date="2011-04-01T11:54:00Z">
        <w:r>
          <w:rPr>
            <w:rFonts w:ascii="Times New Roman" w:hAnsi="Times New Roman"/>
            <w:color w:val="191919"/>
            <w:spacing w:val="-12"/>
            <w:sz w:val="18"/>
            <w:szCs w:val="18"/>
          </w:rPr>
          <w:delText>’</w:delText>
        </w:r>
        <w:r>
          <w:rPr>
            <w:rFonts w:ascii="Times New Roman" w:hAnsi="Times New Roman"/>
            <w:color w:val="191919"/>
            <w:sz w:val="18"/>
            <w:szCs w:val="18"/>
          </w:rPr>
          <w:delText xml:space="preserve">s </w:delText>
        </w:r>
      </w:del>
      <w:del w:id="1348" w:author="jhawkins" w:date="2011-04-01T11:55:00Z">
        <w:r>
          <w:rPr>
            <w:rFonts w:ascii="Times New Roman" w:hAnsi="Times New Roman"/>
            <w:color w:val="191919"/>
            <w:spacing w:val="-2"/>
            <w:sz w:val="18"/>
            <w:szCs w:val="18"/>
          </w:rPr>
          <w:delText>o</w:delText>
        </w:r>
        <w:r>
          <w:rPr>
            <w:rFonts w:ascii="Times New Roman" w:hAnsi="Times New Roman"/>
            <w:color w:val="191919"/>
            <w:spacing w:val="-5"/>
            <w:sz w:val="18"/>
            <w:szCs w:val="18"/>
          </w:rPr>
          <w:delText>f</w:delText>
        </w:r>
        <w:r>
          <w:rPr>
            <w:rFonts w:ascii="Times New Roman" w:hAnsi="Times New Roman"/>
            <w:color w:val="191919"/>
            <w:spacing w:val="-2"/>
            <w:sz w:val="18"/>
            <w:szCs w:val="18"/>
          </w:rPr>
          <w:delText>fice</w:delText>
        </w:r>
      </w:del>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indi- 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0A7810" w:rsidRPr="00544F8B" w:rsidRDefault="000A7810" w:rsidP="000D42BE">
      <w:pPr>
        <w:widowControl w:val="0"/>
        <w:autoSpaceDE w:val="0"/>
        <w:autoSpaceDN w:val="0"/>
        <w:adjustRightInd w:val="0"/>
        <w:spacing w:before="16" w:after="0" w:line="200" w:lineRule="exact"/>
        <w:ind w:left="900"/>
        <w:rPr>
          <w:rFonts w:ascii="Times New Roman" w:hAnsi="Times New Roman"/>
          <w:color w:val="000000"/>
          <w:sz w:val="18"/>
          <w:szCs w:val="18"/>
          <w:rPrChange w:id="1349" w:author="jhawkins" w:date="2011-04-01T11:13:00Z">
            <w:rPr>
              <w:rFonts w:ascii="Times New Roman" w:hAnsi="Times New Roman"/>
              <w:color w:val="000000"/>
              <w:sz w:val="20"/>
              <w:szCs w:val="20"/>
            </w:rPr>
          </w:rPrChange>
        </w:rPr>
      </w:pPr>
    </w:p>
    <w:p w:rsidR="000A7810" w:rsidRPr="00544F8B" w:rsidRDefault="00457564" w:rsidP="00D2270B">
      <w:pPr>
        <w:widowControl w:val="0"/>
        <w:autoSpaceDE w:val="0"/>
        <w:autoSpaceDN w:val="0"/>
        <w:adjustRightInd w:val="0"/>
        <w:spacing w:after="0" w:line="250"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0A7810" w:rsidRPr="00544F8B" w:rsidRDefault="000A7810" w:rsidP="00D2270B">
      <w:pPr>
        <w:pStyle w:val="Heading2"/>
        <w:ind w:left="900"/>
        <w:rPr>
          <w:rFonts w:ascii="Times New Roman" w:hAnsi="Times New Roman"/>
          <w:color w:val="000000"/>
          <w:sz w:val="24"/>
          <w:szCs w:val="24"/>
          <w:rPrChange w:id="1350" w:author="jhawkins" w:date="2011-04-01T11:13:00Z">
            <w:rPr>
              <w:rFonts w:ascii="Times New Roman" w:hAnsi="Times New Roman"/>
              <w:color w:val="000000"/>
              <w:sz w:val="18"/>
              <w:szCs w:val="18"/>
            </w:rPr>
          </w:rPrChange>
        </w:rPr>
      </w:pPr>
      <w:bookmarkStart w:id="1351" w:name="_Toc293070077"/>
      <w:bookmarkStart w:id="1352" w:name="_Toc293077527"/>
      <w:bookmarkStart w:id="1353" w:name="_Toc293078111"/>
      <w:bookmarkStart w:id="1354" w:name="_Toc295058641"/>
      <w:r w:rsidRPr="00544F8B">
        <w:rPr>
          <w:rFonts w:ascii="Times New Roman" w:hAnsi="Times New Roman"/>
          <w:color w:val="191919"/>
          <w:spacing w:val="-2"/>
          <w:sz w:val="24"/>
          <w:szCs w:val="24"/>
        </w:rPr>
        <w:t>C</w:t>
      </w:r>
      <w:r w:rsidR="00623C29" w:rsidRPr="00623C29">
        <w:rPr>
          <w:rFonts w:ascii="Times New Roman" w:hAnsi="Times New Roman"/>
          <w:color w:val="191919"/>
          <w:spacing w:val="-2"/>
          <w:sz w:val="18"/>
          <w:szCs w:val="18"/>
          <w:rPrChange w:id="1355" w:author="jhawkins" w:date="2011-04-01T11:13:00Z">
            <w:rPr>
              <w:rFonts w:ascii="Times New Roman" w:hAnsi="Times New Roman"/>
              <w:color w:val="191919"/>
              <w:spacing w:val="-2"/>
              <w:sz w:val="18"/>
              <w:szCs w:val="18"/>
              <w:u w:val="single"/>
            </w:rPr>
          </w:rPrChange>
        </w:rPr>
        <w:t>OMMENCEMENT</w:t>
      </w:r>
      <w:bookmarkEnd w:id="1351"/>
      <w:bookmarkEnd w:id="1352"/>
      <w:bookmarkEnd w:id="1353"/>
      <w:bookmarkEnd w:id="1354"/>
    </w:p>
    <w:p w:rsidR="000A7810" w:rsidRPr="00544F8B" w:rsidRDefault="00457564" w:rsidP="00F82A28">
      <w:pPr>
        <w:widowControl w:val="0"/>
        <w:autoSpaceDE w:val="0"/>
        <w:autoSpaceDN w:val="0"/>
        <w:adjustRightInd w:val="0"/>
        <w:spacing w:before="30" w:after="0" w:line="250"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0A7810" w:rsidRPr="00544F8B" w:rsidRDefault="000A7810" w:rsidP="00F82A28">
      <w:pPr>
        <w:pStyle w:val="Heading2"/>
        <w:ind w:left="900"/>
        <w:rPr>
          <w:rFonts w:ascii="Times New Roman" w:hAnsi="Times New Roman"/>
          <w:color w:val="000000"/>
          <w:sz w:val="24"/>
          <w:szCs w:val="24"/>
          <w:rPrChange w:id="1356" w:author="jhawkins" w:date="2011-04-01T11:13:00Z">
            <w:rPr>
              <w:rFonts w:ascii="Times New Roman" w:hAnsi="Times New Roman"/>
              <w:color w:val="000000"/>
              <w:sz w:val="18"/>
              <w:szCs w:val="18"/>
            </w:rPr>
          </w:rPrChange>
        </w:rPr>
      </w:pPr>
      <w:bookmarkStart w:id="1357" w:name="_Toc293070078"/>
      <w:bookmarkStart w:id="1358" w:name="_Toc293077528"/>
      <w:bookmarkStart w:id="1359" w:name="_Toc293078112"/>
      <w:bookmarkStart w:id="1360" w:name="_Toc295058642"/>
      <w:r w:rsidRPr="00544F8B">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361" w:author="jhawkins" w:date="2011-04-01T11:13:00Z">
            <w:rPr>
              <w:rFonts w:ascii="Times New Roman" w:hAnsi="Times New Roman"/>
              <w:color w:val="191919"/>
              <w:spacing w:val="-2"/>
              <w:sz w:val="18"/>
              <w:szCs w:val="18"/>
              <w:u w:val="single"/>
            </w:rPr>
          </w:rPrChange>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623C29" w:rsidRPr="00623C29">
        <w:rPr>
          <w:rFonts w:ascii="Times New Roman" w:hAnsi="Times New Roman"/>
          <w:color w:val="191919"/>
          <w:spacing w:val="-2"/>
          <w:sz w:val="18"/>
          <w:szCs w:val="18"/>
          <w:rPrChange w:id="1362" w:author="jhawkins" w:date="2011-04-01T11:13:00Z">
            <w:rPr>
              <w:rFonts w:ascii="Times New Roman" w:hAnsi="Times New Roman"/>
              <w:color w:val="191919"/>
              <w:spacing w:val="-2"/>
              <w:sz w:val="18"/>
              <w:szCs w:val="18"/>
              <w:u w:val="single"/>
            </w:rPr>
          </w:rPrChange>
        </w:rPr>
        <w:t>EST</w:t>
      </w:r>
      <w:bookmarkEnd w:id="1357"/>
      <w:bookmarkEnd w:id="1358"/>
      <w:bookmarkEnd w:id="1359"/>
      <w:bookmarkEnd w:id="1360"/>
    </w:p>
    <w:p w:rsidR="000A7810" w:rsidRPr="00544F8B" w:rsidRDefault="00457564" w:rsidP="00F82A28">
      <w:pPr>
        <w:widowControl w:val="0"/>
        <w:autoSpaceDE w:val="0"/>
        <w:autoSpaceDN w:val="0"/>
        <w:adjustRightInd w:val="0"/>
        <w:spacing w:before="30" w:after="0" w:line="250" w:lineRule="auto"/>
        <w:ind w:left="900" w:right="73"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administered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followin</w:t>
      </w:r>
      <w:r>
        <w:rPr>
          <w:rFonts w:ascii="Times New Roman" w:hAnsi="Times New Roman"/>
          <w:color w:val="191919"/>
          <w:sz w:val="18"/>
          <w:szCs w:val="18"/>
        </w:rPr>
        <w:t>g</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shal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polic</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Boar</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Regent</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Syste</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thi</w:t>
      </w:r>
      <w:r>
        <w:rPr>
          <w:rFonts w:ascii="Times New Roman" w:hAnsi="Times New Roman"/>
          <w:color w:val="191919"/>
          <w:sz w:val="18"/>
          <w:szCs w:val="18"/>
        </w:rPr>
        <w:t>s</w:t>
      </w:r>
      <w:r>
        <w:rPr>
          <w:rFonts w:ascii="Times New Roman" w:hAnsi="Times New Roman"/>
          <w:color w:val="191919"/>
          <w:spacing w:val="-2"/>
          <w:sz w:val="18"/>
          <w:szCs w:val="18"/>
        </w:rPr>
        <w:t xml:space="preserve"> ex- amination.</w:t>
      </w:r>
    </w:p>
    <w:p w:rsidR="000A7810" w:rsidRPr="00544F8B" w:rsidRDefault="000A7810" w:rsidP="000D42BE">
      <w:pPr>
        <w:widowControl w:val="0"/>
        <w:autoSpaceDE w:val="0"/>
        <w:autoSpaceDN w:val="0"/>
        <w:adjustRightInd w:val="0"/>
        <w:spacing w:before="16" w:after="0" w:line="200" w:lineRule="exact"/>
        <w:ind w:left="900"/>
        <w:rPr>
          <w:rFonts w:ascii="Times New Roman" w:hAnsi="Times New Roman"/>
          <w:color w:val="000000"/>
          <w:sz w:val="18"/>
          <w:szCs w:val="18"/>
          <w:rPrChange w:id="1363" w:author="jhawkins" w:date="2011-04-01T11:13:00Z">
            <w:rPr>
              <w:rFonts w:ascii="Times New Roman" w:hAnsi="Times New Roman"/>
              <w:color w:val="000000"/>
              <w:sz w:val="20"/>
              <w:szCs w:val="20"/>
            </w:rPr>
          </w:rPrChange>
        </w:rPr>
      </w:pPr>
    </w:p>
    <w:p w:rsidR="000A7810" w:rsidRPr="00544F8B" w:rsidRDefault="00457564" w:rsidP="00F82A28">
      <w:pPr>
        <w:widowControl w:val="0"/>
        <w:autoSpaceDE w:val="0"/>
        <w:autoSpaceDN w:val="0"/>
        <w:adjustRightInd w:val="0"/>
        <w:spacing w:after="0" w:line="250"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responsibilit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othe</w:t>
      </w:r>
      <w:r>
        <w:rPr>
          <w:rFonts w:ascii="Times New Roman" w:hAnsi="Times New Roman"/>
          <w:color w:val="191919"/>
          <w:sz w:val="18"/>
          <w:szCs w:val="18"/>
        </w:rPr>
        <w:t xml:space="preserve">r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Sy</w:t>
      </w:r>
      <w:r>
        <w:rPr>
          <w:rFonts w:ascii="Times New Roman" w:hAnsi="Times New Roman"/>
          <w:color w:val="191919"/>
          <w:spacing w:val="-3"/>
          <w:sz w:val="18"/>
          <w:szCs w:val="18"/>
        </w:rPr>
        <w:t>s</w:t>
      </w:r>
      <w:r>
        <w:rPr>
          <w:rFonts w:ascii="Times New Roman" w:hAnsi="Times New Roman"/>
          <w:color w:val="191919"/>
          <w:spacing w:val="-2"/>
          <w:sz w:val="18"/>
          <w:szCs w:val="18"/>
        </w:rPr>
        <w:t>te</w:t>
      </w:r>
      <w:r>
        <w:rPr>
          <w:rFonts w:ascii="Times New Roman" w:hAnsi="Times New Roman"/>
          <w:color w:val="191919"/>
          <w:sz w:val="18"/>
          <w:szCs w:val="18"/>
        </w:rPr>
        <w:t xml:space="preserve">m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whole</w:t>
      </w:r>
      <w:r>
        <w:rPr>
          <w:rFonts w:ascii="Times New Roman" w:hAnsi="Times New Roman"/>
          <w:color w:val="191919"/>
          <w:sz w:val="18"/>
          <w:szCs w:val="18"/>
        </w:rPr>
        <w:t xml:space="preserve">, </w:t>
      </w:r>
      <w:r>
        <w:rPr>
          <w:rFonts w:ascii="Times New Roman" w:hAnsi="Times New Roman"/>
          <w:color w:val="191919"/>
          <w:spacing w:val="-2"/>
          <w:sz w:val="18"/>
          <w:szCs w:val="18"/>
        </w:rPr>
        <w:t>that 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obtainin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literacy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k</w:t>
      </w:r>
      <w:r>
        <w:rPr>
          <w:rFonts w:ascii="Times New Roman" w:hAnsi="Times New Roman"/>
          <w:color w:val="191919"/>
          <w:spacing w:val="-2"/>
          <w:sz w:val="18"/>
          <w:szCs w:val="18"/>
        </w:rPr>
        <w:t>ill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writing.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w:t>
      </w:r>
      <w:r>
        <w:rPr>
          <w:rFonts w:ascii="Times New Roman" w:hAnsi="Times New Roman"/>
          <w:color w:val="191919"/>
          <w:spacing w:val="-3"/>
          <w:sz w:val="18"/>
          <w:szCs w:val="18"/>
        </w:rPr>
        <w:t>e</w:t>
      </w:r>
      <w:r>
        <w:rPr>
          <w:rFonts w:ascii="Times New Roman" w:hAnsi="Times New Roman"/>
          <w:color w:val="191919"/>
          <w:spacing w:val="-2"/>
          <w:sz w:val="18"/>
          <w:szCs w:val="18"/>
        </w:rPr>
        <w:t>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0A7810" w:rsidRPr="00544F8B" w:rsidRDefault="000A7810" w:rsidP="000D42BE">
      <w:pPr>
        <w:widowControl w:val="0"/>
        <w:autoSpaceDE w:val="0"/>
        <w:autoSpaceDN w:val="0"/>
        <w:adjustRightInd w:val="0"/>
        <w:spacing w:before="16" w:after="0" w:line="200" w:lineRule="exact"/>
        <w:ind w:left="900"/>
        <w:rPr>
          <w:rFonts w:ascii="Times New Roman" w:hAnsi="Times New Roman"/>
          <w:color w:val="000000"/>
          <w:sz w:val="18"/>
          <w:szCs w:val="18"/>
          <w:rPrChange w:id="1364" w:author="jhawkins" w:date="2011-04-01T11:13:00Z">
            <w:rPr>
              <w:rFonts w:ascii="Times New Roman" w:hAnsi="Times New Roman"/>
              <w:color w:val="000000"/>
              <w:sz w:val="20"/>
              <w:szCs w:val="20"/>
            </w:rPr>
          </w:rPrChange>
        </w:rPr>
      </w:pPr>
    </w:p>
    <w:p w:rsidR="000A7810" w:rsidRPr="00544F8B" w:rsidRDefault="00457564" w:rsidP="00F82A28">
      <w:pPr>
        <w:widowControl w:val="0"/>
        <w:autoSpaceDE w:val="0"/>
        <w:autoSpaceDN w:val="0"/>
        <w:adjustRightInd w:val="0"/>
        <w:spacing w:after="0" w:line="250" w:lineRule="auto"/>
        <w:ind w:left="900" w:right="73"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outline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p>
    <w:p w:rsidR="000A7810" w:rsidRPr="00544F8B" w:rsidRDefault="000A7810" w:rsidP="000D42BE">
      <w:pPr>
        <w:widowControl w:val="0"/>
        <w:autoSpaceDE w:val="0"/>
        <w:autoSpaceDN w:val="0"/>
        <w:adjustRightInd w:val="0"/>
        <w:spacing w:after="0" w:line="200" w:lineRule="exact"/>
        <w:ind w:left="900"/>
        <w:rPr>
          <w:rFonts w:ascii="Times New Roman" w:hAnsi="Times New Roman"/>
          <w:color w:val="000000"/>
          <w:sz w:val="18"/>
          <w:szCs w:val="18"/>
          <w:rPrChange w:id="1365" w:author="jhawkins" w:date="2011-04-01T11:13:00Z">
            <w:rPr>
              <w:rFonts w:ascii="Times New Roman" w:hAnsi="Times New Roman"/>
              <w:color w:val="000000"/>
              <w:sz w:val="20"/>
              <w:szCs w:val="20"/>
            </w:rPr>
          </w:rPrChange>
        </w:rPr>
      </w:pPr>
    </w:p>
    <w:p w:rsidR="000A7810" w:rsidRPr="00544F8B" w:rsidRDefault="000A7810" w:rsidP="000D42BE">
      <w:pPr>
        <w:widowControl w:val="0"/>
        <w:autoSpaceDE w:val="0"/>
        <w:autoSpaceDN w:val="0"/>
        <w:adjustRightInd w:val="0"/>
        <w:spacing w:after="0" w:line="200" w:lineRule="exact"/>
        <w:ind w:left="900"/>
        <w:rPr>
          <w:rFonts w:ascii="Times New Roman" w:hAnsi="Times New Roman"/>
          <w:color w:val="000000"/>
          <w:sz w:val="18"/>
          <w:szCs w:val="18"/>
          <w:rPrChange w:id="1366" w:author="jhawkins" w:date="2011-04-01T11:13:00Z">
            <w:rPr>
              <w:rFonts w:ascii="Times New Roman" w:hAnsi="Times New Roman"/>
              <w:color w:val="000000"/>
              <w:sz w:val="20"/>
              <w:szCs w:val="20"/>
            </w:rPr>
          </w:rPrChange>
        </w:rPr>
      </w:pPr>
    </w:p>
    <w:p w:rsidR="00544F8B" w:rsidRPr="005F2A86" w:rsidRDefault="00544F8B" w:rsidP="000D42BE">
      <w:pPr>
        <w:pStyle w:val="Heading2"/>
        <w:ind w:left="900"/>
        <w:jc w:val="both"/>
        <w:rPr>
          <w:rFonts w:ascii="Times New Roman" w:hAnsi="Times New Roman"/>
          <w:color w:val="000000"/>
          <w:sz w:val="24"/>
          <w:szCs w:val="24"/>
          <w:rPrChange w:id="1367" w:author="jhawkins" w:date="2011-04-01T11:13:00Z">
            <w:rPr>
              <w:rFonts w:ascii="Times New Roman" w:hAnsi="Times New Roman"/>
              <w:color w:val="000000"/>
              <w:sz w:val="18"/>
              <w:szCs w:val="18"/>
            </w:rPr>
          </w:rPrChange>
        </w:rPr>
      </w:pPr>
      <w:bookmarkStart w:id="1368" w:name="_Toc293070079"/>
      <w:bookmarkStart w:id="1369" w:name="_Toc293077529"/>
      <w:bookmarkStart w:id="1370" w:name="_Toc293078113"/>
      <w:bookmarkStart w:id="1371" w:name="_Toc295058643"/>
      <w:r w:rsidRPr="005F2A86">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372" w:author="jhawkins" w:date="2011-04-01T11:13:00Z">
            <w:rPr>
              <w:rFonts w:ascii="Times New Roman" w:hAnsi="Times New Roman"/>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00623C29" w:rsidRPr="00623C29">
        <w:rPr>
          <w:rFonts w:ascii="Times New Roman" w:hAnsi="Times New Roman"/>
          <w:color w:val="191919"/>
          <w:spacing w:val="-2"/>
          <w:sz w:val="18"/>
          <w:szCs w:val="18"/>
          <w:rPrChange w:id="1373" w:author="jhawkins" w:date="2011-04-01T11:13:00Z">
            <w:rPr>
              <w:rFonts w:ascii="Times New Roman" w:hAnsi="Times New Roman"/>
              <w:color w:val="191919"/>
              <w:spacing w:val="-2"/>
              <w:sz w:val="18"/>
              <w:szCs w:val="18"/>
              <w:u w:val="single"/>
            </w:rPr>
          </w:rPrChange>
        </w:rPr>
        <w:t>ESTIN</w:t>
      </w:r>
      <w:r w:rsidR="00623C29" w:rsidRPr="00623C29">
        <w:rPr>
          <w:rFonts w:ascii="Times New Roman" w:hAnsi="Times New Roman"/>
          <w:color w:val="191919"/>
          <w:sz w:val="18"/>
          <w:szCs w:val="18"/>
          <w:rPrChange w:id="1374" w:author="jhawkins" w:date="2011-04-01T11:13:00Z">
            <w:rPr>
              <w:rFonts w:ascii="Times New Roman" w:hAnsi="Times New Roman"/>
              <w:color w:val="191919"/>
              <w:sz w:val="18"/>
              <w:szCs w:val="18"/>
              <w:u w:val="single"/>
            </w:rPr>
          </w:rPrChange>
        </w:rPr>
        <w:t>G</w:t>
      </w:r>
      <w:r w:rsidR="00623C29" w:rsidRPr="00623C29">
        <w:rPr>
          <w:rFonts w:ascii="Times New Roman" w:hAnsi="Times New Roman"/>
          <w:color w:val="191919"/>
          <w:spacing w:val="10"/>
          <w:sz w:val="24"/>
          <w:szCs w:val="24"/>
          <w:rPrChange w:id="1375"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P</w:t>
      </w:r>
      <w:r w:rsidR="00623C29" w:rsidRPr="00623C29">
        <w:rPr>
          <w:rFonts w:ascii="Times New Roman" w:hAnsi="Times New Roman"/>
          <w:color w:val="191919"/>
          <w:spacing w:val="-2"/>
          <w:sz w:val="18"/>
          <w:szCs w:val="18"/>
          <w:rPrChange w:id="1376" w:author="jhawkins" w:date="2011-04-01T11:13:00Z">
            <w:rPr>
              <w:rFonts w:ascii="Times New Roman" w:hAnsi="Times New Roman"/>
              <w:color w:val="191919"/>
              <w:spacing w:val="-2"/>
              <w:sz w:val="18"/>
              <w:szCs w:val="18"/>
              <w:u w:val="single"/>
            </w:rPr>
          </w:rPrChange>
        </w:rPr>
        <w:t>ROGRA</w:t>
      </w:r>
      <w:r w:rsidR="00623C29" w:rsidRPr="00623C29">
        <w:rPr>
          <w:rFonts w:ascii="Times New Roman" w:hAnsi="Times New Roman"/>
          <w:color w:val="191919"/>
          <w:sz w:val="18"/>
          <w:szCs w:val="18"/>
          <w:rPrChange w:id="1377" w:author="jhawkins" w:date="2011-04-01T11:13:00Z">
            <w:rPr>
              <w:rFonts w:ascii="Times New Roman" w:hAnsi="Times New Roman"/>
              <w:color w:val="191919"/>
              <w:sz w:val="18"/>
              <w:szCs w:val="18"/>
              <w:u w:val="single"/>
            </w:rPr>
          </w:rPrChange>
        </w:rPr>
        <w:t>M</w:t>
      </w:r>
      <w:r w:rsidR="00623C29" w:rsidRPr="00623C29">
        <w:rPr>
          <w:rFonts w:ascii="Times New Roman" w:hAnsi="Times New Roman"/>
          <w:color w:val="191919"/>
          <w:spacing w:val="-3"/>
          <w:sz w:val="24"/>
          <w:szCs w:val="24"/>
          <w:rPrChange w:id="1378" w:author="jhawkins" w:date="2011-04-01T11:13:00Z">
            <w:rPr>
              <w:rFonts w:ascii="Times New Roman" w:hAnsi="Times New Roman"/>
              <w:color w:val="191919"/>
              <w:spacing w:val="-3"/>
              <w:sz w:val="18"/>
              <w:szCs w:val="18"/>
              <w:u w:val="single"/>
            </w:rPr>
          </w:rPrChange>
        </w:rPr>
        <w:t xml:space="preserve"> </w:t>
      </w:r>
      <w:r w:rsidRPr="005F2A86">
        <w:rPr>
          <w:rFonts w:ascii="Times New Roman" w:hAnsi="Times New Roman"/>
          <w:color w:val="191919"/>
          <w:spacing w:val="-2"/>
          <w:sz w:val="24"/>
          <w:szCs w:val="24"/>
        </w:rPr>
        <w:t>A</w:t>
      </w:r>
      <w:r w:rsidR="00623C29" w:rsidRPr="00623C29">
        <w:rPr>
          <w:rFonts w:ascii="Times New Roman" w:hAnsi="Times New Roman"/>
          <w:color w:val="191919"/>
          <w:spacing w:val="-2"/>
          <w:sz w:val="18"/>
          <w:szCs w:val="18"/>
          <w:rPrChange w:id="1379" w:author="jhawkins" w:date="2011-04-01T11:13:00Z">
            <w:rPr>
              <w:rFonts w:ascii="Times New Roman" w:hAnsi="Times New Roman"/>
              <w:color w:val="191919"/>
              <w:spacing w:val="-2"/>
              <w:sz w:val="18"/>
              <w:szCs w:val="18"/>
              <w:u w:val="single"/>
            </w:rPr>
          </w:rPrChange>
        </w:rPr>
        <w:t>DMINISTR</w:t>
      </w:r>
      <w:r w:rsidR="00623C29" w:rsidRPr="00623C29">
        <w:rPr>
          <w:rFonts w:ascii="Times New Roman" w:hAnsi="Times New Roman"/>
          <w:color w:val="191919"/>
          <w:spacing w:val="-16"/>
          <w:sz w:val="18"/>
          <w:szCs w:val="18"/>
          <w:rPrChange w:id="1380"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381" w:author="jhawkins" w:date="2011-04-01T11:13:00Z">
            <w:rPr>
              <w:rFonts w:ascii="Times New Roman" w:hAnsi="Times New Roman"/>
              <w:color w:val="191919"/>
              <w:spacing w:val="-2"/>
              <w:sz w:val="18"/>
              <w:szCs w:val="18"/>
              <w:u w:val="single"/>
            </w:rPr>
          </w:rPrChange>
        </w:rPr>
        <w:t>TIV</w:t>
      </w:r>
      <w:r w:rsidR="00623C29" w:rsidRPr="00623C29">
        <w:rPr>
          <w:rFonts w:ascii="Times New Roman" w:hAnsi="Times New Roman"/>
          <w:color w:val="191919"/>
          <w:sz w:val="18"/>
          <w:szCs w:val="18"/>
          <w:rPrChange w:id="1382" w:author="jhawkins" w:date="2011-04-01T11:13:00Z">
            <w:rPr>
              <w:rFonts w:ascii="Times New Roman" w:hAnsi="Times New Roman"/>
              <w:color w:val="191919"/>
              <w:sz w:val="18"/>
              <w:szCs w:val="18"/>
              <w:u w:val="single"/>
            </w:rPr>
          </w:rPrChange>
        </w:rPr>
        <w:t>E</w:t>
      </w:r>
      <w:r w:rsidR="00623C29" w:rsidRPr="00623C29">
        <w:rPr>
          <w:rFonts w:ascii="Times New Roman" w:hAnsi="Times New Roman"/>
          <w:color w:val="191919"/>
          <w:spacing w:val="11"/>
          <w:sz w:val="24"/>
          <w:szCs w:val="24"/>
          <w:rPrChange w:id="1383" w:author="jhawkins" w:date="2011-04-01T11:13:00Z">
            <w:rPr>
              <w:rFonts w:ascii="Times New Roman" w:hAnsi="Times New Roman"/>
              <w:color w:val="191919"/>
              <w:spacing w:val="11"/>
              <w:sz w:val="18"/>
              <w:szCs w:val="18"/>
              <w:u w:val="single"/>
            </w:rPr>
          </w:rPrChange>
        </w:rPr>
        <w:t xml:space="preserve"> </w:t>
      </w:r>
      <w:r w:rsidRPr="005F2A86">
        <w:rPr>
          <w:rFonts w:ascii="Times New Roman" w:hAnsi="Times New Roman"/>
          <w:color w:val="191919"/>
          <w:spacing w:val="-2"/>
          <w:sz w:val="24"/>
          <w:szCs w:val="24"/>
        </w:rPr>
        <w:t>P</w:t>
      </w:r>
      <w:r w:rsidR="00623C29" w:rsidRPr="00623C29">
        <w:rPr>
          <w:rFonts w:ascii="Times New Roman" w:hAnsi="Times New Roman"/>
          <w:color w:val="191919"/>
          <w:spacing w:val="-2"/>
          <w:sz w:val="18"/>
          <w:szCs w:val="18"/>
          <w:rPrChange w:id="1384" w:author="jhawkins" w:date="2011-04-01T11:13:00Z">
            <w:rPr>
              <w:rFonts w:ascii="Times New Roman" w:hAnsi="Times New Roman"/>
              <w:color w:val="191919"/>
              <w:spacing w:val="-2"/>
              <w:sz w:val="18"/>
              <w:szCs w:val="18"/>
              <w:u w:val="single"/>
            </w:rPr>
          </w:rPrChange>
        </w:rPr>
        <w:t>ROCEDURES</w:t>
      </w:r>
      <w:bookmarkEnd w:id="1368"/>
      <w:bookmarkEnd w:id="1369"/>
      <w:bookmarkEnd w:id="1370"/>
      <w:bookmarkEnd w:id="1371"/>
    </w:p>
    <w:p w:rsidR="00544F8B" w:rsidRPr="00544F8B" w:rsidRDefault="00457564" w:rsidP="00F82A28">
      <w:pPr>
        <w:widowControl w:val="0"/>
        <w:tabs>
          <w:tab w:val="left" w:pos="11160"/>
        </w:tabs>
        <w:autoSpaceDE w:val="0"/>
        <w:autoSpaceDN w:val="0"/>
        <w:adjustRightInd w:val="0"/>
        <w:spacing w:before="30" w:after="0"/>
        <w:ind w:left="900" w:right="40" w:firstLine="0"/>
        <w:jc w:val="both"/>
        <w:rPr>
          <w:rFonts w:ascii="Times New Roman" w:hAnsi="Times New Roman"/>
          <w:color w:val="000000"/>
          <w:sz w:val="18"/>
          <w:szCs w:val="18"/>
        </w:rPr>
      </w:pP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procedure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implemen</w:t>
      </w:r>
      <w:r>
        <w:rPr>
          <w:rFonts w:ascii="Times New Roman" w:hAnsi="Times New Roman"/>
          <w:color w:val="191919"/>
          <w:sz w:val="18"/>
          <w:szCs w:val="18"/>
        </w:rPr>
        <w:t>t</w:t>
      </w:r>
      <w:r>
        <w:rPr>
          <w:rFonts w:ascii="Times New Roman" w:hAnsi="Times New Roman"/>
          <w:color w:val="191919"/>
          <w:spacing w:val="-14"/>
          <w:sz w:val="18"/>
          <w:szCs w:val="18"/>
        </w:rPr>
        <w:t xml:space="preserve"> </w:t>
      </w:r>
      <w:ins w:id="1385" w:author="jhawkins" w:date="2011-04-01T10:18:00Z">
        <w:r>
          <w:rPr>
            <w:rFonts w:ascii="Times New Roman" w:hAnsi="Times New Roman"/>
            <w:color w:val="191919"/>
            <w:spacing w:val="-14"/>
            <w:sz w:val="18"/>
            <w:szCs w:val="18"/>
          </w:rPr>
          <w:t xml:space="preserve"> </w:t>
        </w:r>
      </w:ins>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Polic</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17"/>
          <w:sz w:val="18"/>
          <w:szCs w:val="18"/>
        </w:rPr>
        <w:t>T</w:t>
      </w:r>
      <w:r>
        <w:rPr>
          <w:rFonts w:ascii="Times New Roman" w:hAnsi="Times New Roman"/>
          <w:color w:val="191919"/>
          <w:spacing w:val="-4"/>
          <w:sz w:val="18"/>
          <w:szCs w:val="18"/>
        </w:rPr>
        <w:t>estin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Progra</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Boar</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Universit</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Syste</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Geo</w:t>
      </w:r>
      <w:r>
        <w:rPr>
          <w:rFonts w:ascii="Times New Roman" w:hAnsi="Times New Roman"/>
          <w:color w:val="191919"/>
          <w:spacing w:val="-8"/>
          <w:sz w:val="18"/>
          <w:szCs w:val="18"/>
        </w:rPr>
        <w:t>r</w:t>
      </w:r>
      <w:r>
        <w:rPr>
          <w:rFonts w:ascii="Times New Roman" w:hAnsi="Times New Roman"/>
          <w:color w:val="191919"/>
          <w:spacing w:val="-4"/>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(USG).</w:t>
      </w:r>
    </w:p>
    <w:p w:rsidR="00544F8B" w:rsidRPr="00544F8B" w:rsidRDefault="00457564" w:rsidP="00F82A28">
      <w:pPr>
        <w:widowControl w:val="0"/>
        <w:autoSpaceDE w:val="0"/>
        <w:autoSpaceDN w:val="0"/>
        <w:adjustRightInd w:val="0"/>
        <w:spacing w:after="0" w:line="250" w:lineRule="auto"/>
        <w:ind w:left="1350" w:right="40" w:hanging="18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w:t>
      </w:r>
      <w:r>
        <w:rPr>
          <w:rFonts w:ascii="Times New Roman" w:hAnsi="Times New Roman"/>
          <w:color w:val="191919"/>
          <w:spacing w:val="-3"/>
          <w:sz w:val="18"/>
          <w:szCs w:val="18"/>
        </w:rPr>
        <w:t>n</w:t>
      </w:r>
      <w:r>
        <w:rPr>
          <w:rFonts w:ascii="Times New Roman" w:hAnsi="Times New Roman"/>
          <w:color w:val="191919"/>
          <w:spacing w:val="-2"/>
          <w:sz w:val="18"/>
          <w:szCs w:val="18"/>
        </w:rPr>
        <w:t>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8</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w:t>
      </w:r>
      <w:r>
        <w:rPr>
          <w:rFonts w:ascii="Times New Roman" w:hAnsi="Times New Roman"/>
          <w:color w:val="191919"/>
          <w:spacing w:val="-3"/>
          <w:sz w:val="18"/>
          <w:szCs w:val="18"/>
        </w:rPr>
        <w:t>t</w:t>
      </w:r>
      <w:r>
        <w:rPr>
          <w:rFonts w:ascii="Times New Roman" w:hAnsi="Times New Roman"/>
          <w:color w:val="191919"/>
          <w:spacing w:val="-2"/>
          <w:sz w:val="18"/>
          <w:szCs w:val="18"/>
        </w:rPr>
        <w: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regardless 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ever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spring</w:t>
      </w:r>
      <w:r w:rsidR="00544F8B">
        <w:rPr>
          <w:rFonts w:ascii="Times New Roman" w:hAnsi="Times New Roman"/>
          <w:color w:val="191919"/>
          <w:spacing w:val="-2"/>
          <w:sz w:val="18"/>
          <w:szCs w:val="18"/>
        </w:rPr>
        <w:t xml:space="preserve"> </w:t>
      </w:r>
      <w:r>
        <w:rPr>
          <w:rFonts w:ascii="Times New Roman" w:hAnsi="Times New Roman"/>
          <w:color w:val="191919"/>
          <w:spacing w:val="-2"/>
          <w:sz w:val="18"/>
          <w:szCs w:val="18"/>
        </w:rPr>
        <w:t>2008</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Humanitie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2008.</w:t>
      </w:r>
    </w:p>
    <w:p w:rsidR="00544F8B" w:rsidRPr="00544F8B" w:rsidRDefault="00544F8B" w:rsidP="00F82A28">
      <w:pPr>
        <w:widowControl w:val="0"/>
        <w:autoSpaceDE w:val="0"/>
        <w:autoSpaceDN w:val="0"/>
        <w:adjustRightInd w:val="0"/>
        <w:spacing w:before="16" w:after="0" w:line="200" w:lineRule="exact"/>
        <w:ind w:left="1350" w:right="40" w:hanging="180"/>
        <w:jc w:val="both"/>
        <w:rPr>
          <w:rFonts w:ascii="Times New Roman" w:hAnsi="Times New Roman"/>
          <w:color w:val="000000"/>
          <w:sz w:val="18"/>
          <w:szCs w:val="18"/>
          <w:rPrChange w:id="1386" w:author="jhawkins" w:date="2011-04-01T11:13:00Z">
            <w:rPr>
              <w:rFonts w:ascii="Times New Roman" w:hAnsi="Times New Roman"/>
              <w:color w:val="000000"/>
              <w:sz w:val="20"/>
              <w:szCs w:val="20"/>
            </w:rPr>
          </w:rPrChange>
        </w:rPr>
      </w:pPr>
    </w:p>
    <w:p w:rsidR="00544F8B" w:rsidRPr="00544F8B" w:rsidRDefault="00457564" w:rsidP="00F82A28">
      <w:pPr>
        <w:widowControl w:val="0"/>
        <w:autoSpaceDE w:val="0"/>
        <w:autoSpaceDN w:val="0"/>
        <w:adjustRightInd w:val="0"/>
        <w:spacing w:after="0" w:line="250" w:lineRule="auto"/>
        <w:ind w:left="1350" w:right="40" w:hanging="180"/>
        <w:jc w:val="both"/>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passi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 specifie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predetermine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w:t>
      </w:r>
      <w:r>
        <w:rPr>
          <w:rFonts w:ascii="Times New Roman" w:hAnsi="Times New Roman"/>
          <w:color w:val="191919"/>
          <w:spacing w:val="-3"/>
          <w:sz w:val="18"/>
          <w:szCs w:val="18"/>
        </w:rPr>
        <w:t>a</w:t>
      </w:r>
      <w:r>
        <w:rPr>
          <w:rFonts w:ascii="Times New Roman" w:hAnsi="Times New Roman"/>
          <w:color w:val="191919"/>
          <w:spacing w:val="-2"/>
          <w:sz w:val="18"/>
          <w:szCs w:val="18"/>
        </w:rPr>
        <w:t>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2007)</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externally-grade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w:t>
      </w:r>
      <w:r>
        <w:rPr>
          <w:rFonts w:ascii="Times New Roman" w:hAnsi="Times New Roman"/>
          <w:color w:val="191919"/>
          <w:spacing w:val="-3"/>
          <w:sz w:val="18"/>
          <w:szCs w:val="18"/>
        </w:rPr>
        <w:t>m</w:t>
      </w:r>
      <w:r>
        <w:rPr>
          <w:rFonts w:ascii="Times New Roman" w:hAnsi="Times New Roman"/>
          <w:color w:val="191919"/>
          <w:spacing w:val="-2"/>
          <w:sz w:val="18"/>
          <w:szCs w:val="18"/>
        </w:rPr>
        <w:t>ple</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 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available.</w:t>
      </w:r>
    </w:p>
    <w:p w:rsidR="000A7810" w:rsidRPr="00544F8B" w:rsidRDefault="000A7810" w:rsidP="00F82A28">
      <w:pPr>
        <w:widowControl w:val="0"/>
        <w:autoSpaceDE w:val="0"/>
        <w:autoSpaceDN w:val="0"/>
        <w:adjustRightInd w:val="0"/>
        <w:spacing w:after="0" w:line="200" w:lineRule="exact"/>
        <w:ind w:left="1350" w:hanging="180"/>
        <w:rPr>
          <w:rFonts w:ascii="Times New Roman" w:hAnsi="Times New Roman"/>
          <w:color w:val="000000"/>
          <w:sz w:val="18"/>
          <w:szCs w:val="18"/>
          <w:rPrChange w:id="1387" w:author="jhawkins" w:date="2011-04-01T11:13:00Z">
            <w:rPr>
              <w:rFonts w:ascii="Times New Roman" w:hAnsi="Times New Roman"/>
              <w:color w:val="000000"/>
              <w:sz w:val="20"/>
              <w:szCs w:val="20"/>
            </w:rPr>
          </w:rPrChange>
        </w:rPr>
      </w:pPr>
    </w:p>
    <w:p w:rsidR="00A44BB7" w:rsidRPr="006D530B" w:rsidRDefault="00C55E61" w:rsidP="00A44BB7">
      <w:pPr>
        <w:pStyle w:val="ListParagraph"/>
        <w:widowControl w:val="0"/>
        <w:numPr>
          <w:ilvl w:val="0"/>
          <w:numId w:val="66"/>
        </w:numPr>
        <w:autoSpaceDE w:val="0"/>
        <w:autoSpaceDN w:val="0"/>
        <w:adjustRightInd w:val="0"/>
        <w:spacing w:after="0" w:line="250" w:lineRule="auto"/>
        <w:ind w:left="1710" w:right="40"/>
        <w:jc w:val="both"/>
        <w:rPr>
          <w:rFonts w:ascii="Times New Roman" w:hAnsi="Times New Roman"/>
          <w:color w:val="000000"/>
          <w:sz w:val="18"/>
          <w:szCs w:val="18"/>
        </w:rPr>
      </w:pPr>
      <w:r w:rsidRPr="006D530B">
        <w:rPr>
          <w:rFonts w:ascii="Times New Roman" w:hAnsi="Times New Roman"/>
          <w:color w:val="191919"/>
          <w:spacing w:val="-2"/>
          <w:sz w:val="18"/>
          <w:szCs w:val="18"/>
        </w:rPr>
        <w:t>Beginnin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fal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200</w:t>
      </w:r>
      <w:r w:rsidRPr="006D530B">
        <w:rPr>
          <w:rFonts w:ascii="Times New Roman" w:hAnsi="Times New Roman"/>
          <w:color w:val="191919"/>
          <w:sz w:val="18"/>
          <w:szCs w:val="18"/>
        </w:rPr>
        <w:t>6</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semeste</w:t>
      </w:r>
      <w:r w:rsidRPr="006D530B">
        <w:rPr>
          <w:rFonts w:ascii="Times New Roman" w:hAnsi="Times New Roman"/>
          <w:color w:val="191919"/>
          <w:spacing w:val="-9"/>
          <w:sz w:val="18"/>
          <w:szCs w:val="18"/>
        </w:rPr>
        <w:t>r</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8"/>
          <w:sz w:val="18"/>
          <w:szCs w:val="18"/>
        </w:rPr>
        <w:t>T</w:t>
      </w:r>
      <w:r w:rsidRPr="006D530B">
        <w:rPr>
          <w:rFonts w:ascii="Times New Roman" w:hAnsi="Times New Roman"/>
          <w:color w:val="191919"/>
          <w:spacing w:val="-2"/>
          <w:sz w:val="18"/>
          <w:szCs w:val="18"/>
        </w:rPr>
        <w:t>-</w:t>
      </w:r>
      <w:r w:rsidRPr="006D530B">
        <w:rPr>
          <w:rFonts w:ascii="Times New Roman" w:hAnsi="Times New Roman"/>
          <w:color w:val="191919"/>
          <w:sz w:val="18"/>
          <w:szCs w:val="18"/>
        </w:rPr>
        <w:t>I</w:t>
      </w:r>
      <w:r w:rsidRPr="006D530B">
        <w:rPr>
          <w:rFonts w:ascii="Times New Roman" w:hAnsi="Times New Roman"/>
          <w:color w:val="191919"/>
          <w:spacing w:val="-7"/>
          <w:sz w:val="18"/>
          <w:szCs w:val="18"/>
        </w:rPr>
        <w:t xml:space="preserve"> </w:t>
      </w:r>
      <w:r w:rsidRPr="006D530B">
        <w:rPr>
          <w:rFonts w:ascii="Times New Roman" w:hAnsi="Times New Roman"/>
          <w:color w:val="191919"/>
          <w:spacing w:val="-22"/>
          <w:sz w:val="18"/>
          <w:szCs w:val="18"/>
        </w:rPr>
        <w:t>V</w:t>
      </w:r>
      <w:r w:rsidRPr="006D530B">
        <w:rPr>
          <w:rFonts w:ascii="Times New Roman" w:hAnsi="Times New Roman"/>
          <w:color w:val="191919"/>
          <w:spacing w:val="-2"/>
          <w:sz w:val="18"/>
          <w:szCs w:val="18"/>
        </w:rPr>
        <w:t>erba</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leas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51</w:t>
      </w:r>
      <w:r w:rsidRPr="006D530B">
        <w:rPr>
          <w:rFonts w:ascii="Times New Roman" w:hAnsi="Times New Roman"/>
          <w:color w:val="191919"/>
          <w:sz w:val="18"/>
          <w:szCs w:val="18"/>
        </w:rPr>
        <w:t>0</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considere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fulfille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the 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comprehensio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7"/>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an</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d</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nee</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tak</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portio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w:t>
      </w:r>
      <w:r w:rsidRPr="006D530B">
        <w:rPr>
          <w:rFonts w:ascii="Times New Roman" w:hAnsi="Times New Roman"/>
          <w:color w:val="191919"/>
          <w:spacing w:val="26"/>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mus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11"/>
          <w:sz w:val="18"/>
          <w:szCs w:val="18"/>
        </w:rPr>
        <w:t xml:space="preserve"> </w:t>
      </w:r>
      <w:r w:rsidRPr="006D530B">
        <w:rPr>
          <w:rFonts w:ascii="Times New Roman" w:hAnsi="Times New Roman"/>
          <w:color w:val="191919"/>
          <w:spacing w:val="-2"/>
          <w:sz w:val="18"/>
          <w:szCs w:val="18"/>
        </w:rPr>
        <w:t xml:space="preserve">from </w:t>
      </w:r>
      <w:r w:rsidRPr="006D530B">
        <w:rPr>
          <w:rFonts w:ascii="Times New Roman" w:hAnsi="Times New Roman"/>
          <w:color w:val="191919"/>
          <w:sz w:val="18"/>
          <w:szCs w:val="18"/>
        </w:rPr>
        <w:t>a</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nationa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administratio</w:t>
      </w:r>
      <w:r w:rsidRPr="006D530B">
        <w:rPr>
          <w:rFonts w:ascii="Times New Roman" w:hAnsi="Times New Roman"/>
          <w:color w:val="191919"/>
          <w:sz w:val="18"/>
          <w:szCs w:val="18"/>
        </w:rPr>
        <w:t>n</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fro</w:t>
      </w:r>
      <w:r w:rsidRPr="006D530B">
        <w:rPr>
          <w:rFonts w:ascii="Times New Roman" w:hAnsi="Times New Roman"/>
          <w:color w:val="191919"/>
          <w:sz w:val="18"/>
          <w:szCs w:val="18"/>
        </w:rPr>
        <w:t>m</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institutiona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8"/>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acceptabl</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fo</w:t>
      </w:r>
      <w:r w:rsidRPr="006D530B">
        <w:rPr>
          <w:rFonts w:ascii="Times New Roman" w:hAnsi="Times New Roman"/>
          <w:color w:val="191919"/>
          <w:sz w:val="18"/>
          <w:szCs w:val="18"/>
        </w:rPr>
        <w:t>r</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thi</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purpose.</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6"/>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be reporte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SIR</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(S415B</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me</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0"/>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3"/>
          <w:sz w:val="18"/>
          <w:szCs w:val="18"/>
        </w:rPr>
        <w:t xml:space="preserve"> </w:t>
      </w:r>
      <w:r w:rsidRPr="006D530B">
        <w:rPr>
          <w:rFonts w:ascii="Times New Roman" w:hAnsi="Times New Roman"/>
          <w:color w:val="191919"/>
          <w:spacing w:val="-2"/>
          <w:sz w:val="18"/>
          <w:szCs w:val="18"/>
        </w:rPr>
        <w:t>throug</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p>
    <w:p w:rsidR="000A7810" w:rsidRPr="00544F8B" w:rsidRDefault="000A7810" w:rsidP="006D530B">
      <w:pPr>
        <w:widowControl w:val="0"/>
        <w:tabs>
          <w:tab w:val="left" w:pos="4300"/>
        </w:tabs>
        <w:autoSpaceDE w:val="0"/>
        <w:autoSpaceDN w:val="0"/>
        <w:adjustRightInd w:val="0"/>
        <w:spacing w:after="0" w:line="451" w:lineRule="exact"/>
        <w:rPr>
          <w:rFonts w:ascii="Times New Roman" w:hAnsi="Times New Roman"/>
          <w:color w:val="000000"/>
          <w:sz w:val="18"/>
          <w:szCs w:val="18"/>
          <w:rPrChange w:id="1388" w:author="Unknown" w:date="1900-00-00T00:36:00Z">
            <w:rPr>
              <w:rFonts w:ascii="Times New Roman" w:hAnsi="Times New Roman"/>
              <w:color w:val="000000"/>
              <w:sz w:val="20"/>
              <w:szCs w:val="20"/>
            </w:rPr>
          </w:rPrChange>
        </w:rPr>
        <w:sectPr w:rsidR="000A7810" w:rsidRPr="00544F8B" w:rsidSect="0050315D">
          <w:pgSz w:w="12240" w:h="15840"/>
          <w:pgMar w:top="400" w:right="620" w:bottom="280" w:left="420" w:header="720" w:footer="288" w:gutter="0"/>
          <w:cols w:space="720" w:equalWidth="0">
            <w:col w:w="11200"/>
          </w:cols>
          <w:noEndnote/>
          <w:docGrid w:linePitch="299"/>
        </w:sectPr>
      </w:pPr>
    </w:p>
    <w:p w:rsidR="000A7810" w:rsidRPr="00C55E61" w:rsidRDefault="00623C29" w:rsidP="000D42BE">
      <w:pPr>
        <w:widowControl w:val="0"/>
        <w:autoSpaceDE w:val="0"/>
        <w:autoSpaceDN w:val="0"/>
        <w:adjustRightInd w:val="0"/>
        <w:spacing w:before="72" w:after="0" w:line="195" w:lineRule="exact"/>
        <w:ind w:left="900" w:right="330"/>
        <w:jc w:val="right"/>
        <w:rPr>
          <w:rFonts w:ascii="Times New Roman" w:hAnsi="Times New Roman" w:cs="Times New Roman"/>
          <w:color w:val="000000"/>
          <w:rPrChange w:id="1389" w:author="jhawkins" w:date="2011-04-01T11:13:00Z">
            <w:rPr>
              <w:rFonts w:ascii="Century Gothic" w:hAnsi="Century Gothic" w:cs="Century Gothic"/>
              <w:color w:val="000000"/>
              <w:sz w:val="16"/>
              <w:szCs w:val="16"/>
            </w:rPr>
          </w:rPrChange>
        </w:rPr>
      </w:pPr>
      <w:r w:rsidRPr="00623C29">
        <w:rPr>
          <w:rFonts w:ascii="Times New Roman" w:hAnsi="Times New Roman"/>
          <w:noProof/>
          <w:color w:val="191919"/>
          <w:spacing w:val="-2"/>
          <w:sz w:val="18"/>
          <w:szCs w:val="18"/>
        </w:rPr>
        <w:lastRenderedPageBreak/>
        <w:pict>
          <v:group id="_x0000_s17955" style="position:absolute;left:0;text-align:left;margin-left:426.95pt;margin-top:-23.5pt;width:198.65pt;height:795.8pt;z-index:-251336704" coordorigin="9205,-90" coordsize="3973,15916">
            <v:group id="_x0000_s17956" style="position:absolute;left:9205;top:-90;width:3973;height:15916" coordorigin="9205,-90" coordsize="3973,15916">
              <v:group id="_x0000_s17957" style="position:absolute;left:9205;top:-90;width:3973;height:15916" coordorigin="9205,-90" coordsize="3973,15916">
                <v:rect id="Rectangle 2736" o:spid="_x0000_s17958"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959"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960"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961"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962"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963"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96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96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7966"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796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796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7969"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797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797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7972"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797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797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7975"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797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797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7978"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7979"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7980"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7981"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7982"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7983"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7984"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7985"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7986"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7987"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7988"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noProof/>
          <w:lang w:eastAsia="en-US"/>
          <w:rPrChange w:id="1390" w:author="jhawkins" w:date="2011-04-01T11:13:00Z">
            <w:rPr>
              <w:rFonts w:ascii="Times New Roman" w:hAnsi="Times New Roman" w:cs="Times New Roman"/>
              <w:noProof/>
              <w:lang w:eastAsia="en-US"/>
            </w:rPr>
          </w:rPrChange>
        </w:rPr>
        <w:pict>
          <v:shape id="Text Box 1505" o:spid="_x0000_s2179" type="#_x0000_t202" style="position:absolute;left:0;text-align:left;margin-left:579.25pt;margin-top:48.85pt;width:12pt;height:63.8pt;z-index:-251557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atA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" o:allowincell="f" filled="f" stroked="f">
            <v:textbox style="layout-flow:vertical;mso-next-textbox:#Text Box 1505"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b/>
          <w:bCs/>
          <w:color w:val="191919"/>
          <w:rPrChange w:id="1391" w:author="jhawkins" w:date="2011-04-01T11:13:00Z">
            <w:rPr>
              <w:rFonts w:ascii="Century Gothic" w:hAnsi="Century Gothic" w:cs="Century Gothic"/>
              <w:b/>
              <w:bCs/>
              <w:color w:val="191919"/>
              <w:sz w:val="16"/>
              <w:szCs w:val="16"/>
              <w:u w:val="single"/>
            </w:rPr>
          </w:rPrChange>
        </w:rPr>
        <w:t>Academic Information</w:t>
      </w:r>
    </w:p>
    <w:p w:rsidR="000A7810" w:rsidRPr="00544F8B" w:rsidRDefault="000A7810" w:rsidP="000D42BE">
      <w:pPr>
        <w:widowControl w:val="0"/>
        <w:autoSpaceDE w:val="0"/>
        <w:autoSpaceDN w:val="0"/>
        <w:adjustRightInd w:val="0"/>
        <w:spacing w:before="10" w:after="0" w:line="120" w:lineRule="exact"/>
        <w:ind w:left="900"/>
        <w:rPr>
          <w:rFonts w:ascii="Century Gothic" w:hAnsi="Century Gothic" w:cs="Century Gothic"/>
          <w:color w:val="000000"/>
          <w:sz w:val="18"/>
          <w:szCs w:val="18"/>
          <w:rPrChange w:id="1392" w:author="jhawkins" w:date="2011-04-01T11:13:00Z">
            <w:rPr>
              <w:rFonts w:ascii="Century Gothic" w:hAnsi="Century Gothic" w:cs="Century Gothic"/>
              <w:color w:val="000000"/>
              <w:sz w:val="12"/>
              <w:szCs w:val="12"/>
            </w:rPr>
          </w:rPrChange>
        </w:rPr>
      </w:pPr>
    </w:p>
    <w:p w:rsidR="000A7810" w:rsidRPr="00544F8B" w:rsidRDefault="000A7810" w:rsidP="00B80FEA">
      <w:pPr>
        <w:widowControl w:val="0"/>
        <w:autoSpaceDE w:val="0"/>
        <w:autoSpaceDN w:val="0"/>
        <w:adjustRightInd w:val="0"/>
        <w:spacing w:before="16" w:after="0" w:line="200" w:lineRule="exact"/>
        <w:ind w:left="180" w:hanging="180"/>
        <w:rPr>
          <w:rFonts w:ascii="Times New Roman" w:hAnsi="Times New Roman"/>
          <w:color w:val="000000"/>
          <w:sz w:val="18"/>
          <w:szCs w:val="18"/>
          <w:rPrChange w:id="1393" w:author="jhawkins" w:date="2011-04-01T11:13:00Z">
            <w:rPr>
              <w:rFonts w:ascii="Times New Roman" w:hAnsi="Times New Roman"/>
              <w:color w:val="000000"/>
              <w:sz w:val="20"/>
              <w:szCs w:val="20"/>
            </w:rPr>
          </w:rPrChange>
        </w:rPr>
      </w:pPr>
    </w:p>
    <w:p w:rsidR="000A7810" w:rsidRPr="00C55E61" w:rsidRDefault="00457564" w:rsidP="00C55E61">
      <w:pPr>
        <w:pStyle w:val="ListParagraph"/>
        <w:widowControl w:val="0"/>
        <w:numPr>
          <w:ilvl w:val="0"/>
          <w:numId w:val="66"/>
        </w:numPr>
        <w:autoSpaceDE w:val="0"/>
        <w:autoSpaceDN w:val="0"/>
        <w:adjustRightInd w:val="0"/>
        <w:spacing w:after="0" w:line="250" w:lineRule="auto"/>
        <w:ind w:right="992"/>
        <w:jc w:val="both"/>
        <w:rPr>
          <w:rFonts w:ascii="Times New Roman" w:hAnsi="Times New Roman"/>
          <w:color w:val="000000"/>
          <w:sz w:val="18"/>
          <w:szCs w:val="18"/>
        </w:rPr>
      </w:pPr>
      <w:r w:rsidRPr="00C55E61">
        <w:rPr>
          <w:rFonts w:ascii="Times New Roman" w:hAnsi="Times New Roman"/>
          <w:color w:val="191919"/>
          <w:sz w:val="18"/>
          <w:szCs w:val="18"/>
        </w:rPr>
        <w:t>A</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56</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Reasonin</w:t>
      </w:r>
      <w:r w:rsidRPr="00C55E61">
        <w:rPr>
          <w:rFonts w:ascii="Times New Roman" w:hAnsi="Times New Roman"/>
          <w:color w:val="191919"/>
          <w:sz w:val="18"/>
          <w:szCs w:val="18"/>
        </w:rPr>
        <w:t>g</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est</w:t>
      </w:r>
      <w:r w:rsidRPr="00C55E61">
        <w:rPr>
          <w:rFonts w:ascii="Times New Roman" w:hAnsi="Times New Roman"/>
          <w:color w:val="191919"/>
          <w:sz w:val="18"/>
          <w:szCs w:val="18"/>
        </w:rPr>
        <w:t>,</w:t>
      </w:r>
      <w:r w:rsidRPr="00C55E61">
        <w:rPr>
          <w:rFonts w:ascii="Times New Roman" w:hAnsi="Times New Roman"/>
          <w:color w:val="191919"/>
          <w:spacing w:val="-7"/>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Sectio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adequat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5"/>
          <w:sz w:val="18"/>
          <w:szCs w:val="18"/>
        </w:rPr>
        <w:t xml:space="preserve"> </w:t>
      </w:r>
      <w:r w:rsidRPr="00C55E61">
        <w:rPr>
          <w:rFonts w:ascii="Times New Roman" w:hAnsi="Times New Roman"/>
          <w:color w:val="191919"/>
          <w:spacing w:val="-2"/>
          <w:sz w:val="18"/>
          <w:szCs w:val="18"/>
        </w:rPr>
        <w:t xml:space="preserve">the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25"/>
          <w:sz w:val="18"/>
          <w:szCs w:val="18"/>
        </w:rPr>
        <w:t xml:space="preserve"> </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addition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w:t>
      </w:r>
      <w:r w:rsidRPr="00C55E61">
        <w:rPr>
          <w:rFonts w:ascii="Times New Roman" w:hAnsi="Times New Roman"/>
          <w:color w:val="191919"/>
          <w:spacing w:val="-23"/>
          <w:sz w:val="18"/>
          <w:szCs w:val="18"/>
        </w:rPr>
        <w:t>A</w:t>
      </w:r>
      <w:r w:rsidRPr="00C55E61">
        <w:rPr>
          <w:rFonts w:ascii="Times New Roman" w:hAnsi="Times New Roman"/>
          <w:color w:val="191919"/>
          <w:spacing w:val="-19"/>
          <w:sz w:val="18"/>
          <w:szCs w:val="18"/>
        </w:rPr>
        <w:t>T</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10"/>
          <w:sz w:val="18"/>
          <w:szCs w:val="18"/>
        </w:rPr>
        <w:t>W</w:t>
      </w:r>
      <w:r w:rsidRPr="00C55E61">
        <w:rPr>
          <w:rFonts w:ascii="Times New Roman" w:hAnsi="Times New Roman"/>
          <w:color w:val="191919"/>
          <w:spacing w:val="-3"/>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65</w:t>
      </w:r>
      <w:r w:rsidRPr="00C55E61">
        <w:rPr>
          <w:rFonts w:ascii="Times New Roman" w:hAnsi="Times New Roman"/>
          <w:color w:val="191919"/>
          <w:sz w:val="18"/>
          <w:szCs w:val="18"/>
        </w:rPr>
        <w:t>0</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3"/>
          <w:sz w:val="18"/>
          <w:szCs w:val="18"/>
        </w:rPr>
        <w:t>Again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 xml:space="preserve">scores </w:t>
      </w:r>
      <w:r w:rsidRPr="00C55E61">
        <w:rPr>
          <w:rFonts w:ascii="Times New Roman" w:hAnsi="Times New Roman"/>
          <w:color w:val="191919"/>
          <w:spacing w:val="-2"/>
          <w:sz w:val="18"/>
          <w:szCs w:val="18"/>
        </w:rPr>
        <w:t>refe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administration</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suc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w:t>
      </w:r>
      <w:r w:rsidRPr="00C55E61">
        <w:rPr>
          <w:rFonts w:ascii="Times New Roman" w:hAnsi="Times New Roman"/>
          <w:color w:val="191919"/>
          <w:spacing w:val="-2"/>
          <w:sz w:val="18"/>
          <w:szCs w:val="18"/>
        </w:rPr>
        <w:t>10</w:t>
      </w:r>
      <w:r w:rsidRPr="00C55E61">
        <w:rPr>
          <w:rFonts w:ascii="Times New Roman" w:hAnsi="Times New Roman"/>
          <w:color w:val="191919"/>
          <w:sz w:val="18"/>
          <w:szCs w:val="18"/>
        </w:rPr>
        <w:t>1</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Honor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Humanitie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111</w:t>
      </w:r>
      <w:r w:rsidRPr="00C55E61">
        <w:rPr>
          <w:rFonts w:ascii="Times New Roman" w:hAnsi="Times New Roman"/>
          <w:color w:val="191919"/>
          <w:sz w:val="18"/>
          <w:szCs w:val="18"/>
        </w:rPr>
        <w:t>1</w:t>
      </w:r>
      <w:r w:rsidRPr="00C55E61">
        <w:rPr>
          <w:rFonts w:ascii="Times New Roman" w:hAnsi="Times New Roman"/>
          <w:color w:val="191919"/>
          <w:spacing w:val="-7"/>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0"/>
          <w:sz w:val="18"/>
          <w:szCs w:val="18"/>
        </w:rPr>
        <w:t xml:space="preserve"> </w:t>
      </w:r>
      <w:r w:rsidRPr="00C55E61">
        <w:rPr>
          <w:rFonts w:ascii="Times New Roman" w:hAnsi="Times New Roman"/>
          <w:color w:val="191919"/>
          <w:spacing w:val="-2"/>
          <w:sz w:val="18"/>
          <w:szCs w:val="18"/>
        </w:rPr>
        <w:t>NOT 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REQUIRED.</w:t>
      </w:r>
    </w:p>
    <w:p w:rsidR="000A7810" w:rsidRPr="00544F8B" w:rsidRDefault="000A7810" w:rsidP="00B80FEA">
      <w:pPr>
        <w:widowControl w:val="0"/>
        <w:autoSpaceDE w:val="0"/>
        <w:autoSpaceDN w:val="0"/>
        <w:adjustRightInd w:val="0"/>
        <w:spacing w:before="16" w:after="0" w:line="200" w:lineRule="exact"/>
        <w:ind w:left="180" w:hanging="180"/>
        <w:rPr>
          <w:rFonts w:ascii="Times New Roman" w:hAnsi="Times New Roman"/>
          <w:color w:val="000000"/>
          <w:sz w:val="18"/>
          <w:szCs w:val="18"/>
          <w:rPrChange w:id="1394" w:author="jhawkins" w:date="2011-04-01T11:13:00Z">
            <w:rPr>
              <w:rFonts w:ascii="Times New Roman" w:hAnsi="Times New Roman"/>
              <w:color w:val="000000"/>
              <w:sz w:val="20"/>
              <w:szCs w:val="20"/>
            </w:rPr>
          </w:rPrChange>
        </w:rPr>
      </w:pPr>
    </w:p>
    <w:p w:rsidR="00544F8B" w:rsidRPr="00C55E61" w:rsidRDefault="00457564" w:rsidP="00C55E61">
      <w:pPr>
        <w:pStyle w:val="ListParagraph"/>
        <w:widowControl w:val="0"/>
        <w:numPr>
          <w:ilvl w:val="0"/>
          <w:numId w:val="66"/>
        </w:numPr>
        <w:autoSpaceDE w:val="0"/>
        <w:autoSpaceDN w:val="0"/>
        <w:adjustRightInd w:val="0"/>
        <w:spacing w:after="0" w:line="250" w:lineRule="auto"/>
        <w:ind w:right="99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Boar</w:t>
      </w:r>
      <w:r w:rsidRPr="00C55E61">
        <w:rPr>
          <w:rFonts w:ascii="Times New Roman" w:hAnsi="Times New Roman"/>
          <w:color w:val="191919"/>
          <w:sz w:val="18"/>
          <w:szCs w:val="18"/>
        </w:rPr>
        <w:t>d</w:t>
      </w:r>
      <w:r w:rsidRPr="00C55E61">
        <w:rPr>
          <w:rFonts w:ascii="Times New Roman" w:hAnsi="Times New Roman"/>
          <w:color w:val="191919"/>
          <w:spacing w:val="-19"/>
          <w:sz w:val="18"/>
          <w:szCs w:val="18"/>
        </w:rPr>
        <w:t xml:space="preserve"> </w:t>
      </w:r>
      <w:r w:rsidRPr="00C55E61">
        <w:rPr>
          <w:rFonts w:ascii="Times New Roman" w:hAnsi="Times New Roman"/>
          <w:color w:val="191919"/>
          <w:spacing w:val="-2"/>
          <w:sz w:val="18"/>
          <w:szCs w:val="18"/>
        </w:rPr>
        <w:t>Advance</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Placemen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(AP</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Languag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Literatur</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Composition 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3</w:t>
      </w:r>
      <w:r w:rsidRPr="00C55E61">
        <w:rPr>
          <w:rFonts w:ascii="Times New Roman" w:hAnsi="Times New Roman"/>
          <w:color w:val="191919"/>
          <w:sz w:val="18"/>
          <w:szCs w:val="18"/>
        </w:rPr>
        <w:t>,</w:t>
      </w:r>
      <w:r w:rsidRPr="00C55E61">
        <w:rPr>
          <w:rFonts w:ascii="Times New Roman" w:hAnsi="Times New Roman"/>
          <w:color w:val="191919"/>
          <w:spacing w:val="40"/>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Internationa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highe</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-leve</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4</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considere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w:t>
      </w:r>
      <w:r w:rsidRPr="00C55E61">
        <w:rPr>
          <w:rFonts w:ascii="Times New Roman" w:hAnsi="Times New Roman"/>
          <w:color w:val="191919"/>
          <w:spacing w:val="-3"/>
          <w:sz w:val="18"/>
          <w:szCs w:val="18"/>
        </w:rPr>
        <w:t>a</w:t>
      </w:r>
      <w:r w:rsidRPr="00C55E61">
        <w:rPr>
          <w:rFonts w:ascii="Times New Roman" w:hAnsi="Times New Roman"/>
          <w:color w:val="191919"/>
          <w:spacing w:val="-2"/>
          <w:sz w:val="18"/>
          <w:szCs w:val="18"/>
        </w:rPr>
        <w:t>ving fulfille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nee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portion</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reporte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3"/>
          <w:sz w:val="18"/>
          <w:szCs w:val="18"/>
        </w:rPr>
        <w:t>I</w:t>
      </w:r>
      <w:r w:rsidRPr="00C55E61">
        <w:rPr>
          <w:rFonts w:ascii="Times New Roman" w:hAnsi="Times New Roman"/>
          <w:color w:val="191919"/>
          <w:spacing w:val="-2"/>
          <w:sz w:val="18"/>
          <w:szCs w:val="18"/>
        </w:rPr>
        <w:t>RS (S451A</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havin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me</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pacing w:val="-22"/>
          <w:sz w:val="18"/>
          <w:szCs w:val="18"/>
        </w:rPr>
        <w:t>P</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tryin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to exemp</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complet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proces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1395" w:author="jhawkins" w:date="2011-04-01T11:55:00Z">
        <w:r w:rsidR="000A7810" w:rsidRPr="00C55E61">
          <w:rPr>
            <w:rFonts w:ascii="Times New Roman" w:hAnsi="Times New Roman"/>
            <w:color w:val="191919"/>
            <w:spacing w:val="-4"/>
            <w:sz w:val="18"/>
            <w:szCs w:val="18"/>
          </w:rPr>
          <w:t xml:space="preserve">Enrollment Services </w:t>
        </w:r>
      </w:ins>
      <w:del w:id="1396" w:author="jhawkins" w:date="2011-04-01T11:55:00Z">
        <w:r w:rsidRPr="00C55E61">
          <w:rPr>
            <w:rFonts w:ascii="Times New Roman" w:hAnsi="Times New Roman"/>
            <w:color w:val="191919"/>
            <w:spacing w:val="-2"/>
            <w:sz w:val="18"/>
            <w:szCs w:val="18"/>
          </w:rPr>
          <w:delText>admission</w:delText>
        </w:r>
        <w:r w:rsidRPr="00C55E61">
          <w:rPr>
            <w:rFonts w:ascii="Times New Roman" w:hAnsi="Times New Roman"/>
            <w:color w:val="191919"/>
            <w:sz w:val="18"/>
            <w:szCs w:val="18"/>
          </w:rPr>
          <w:delText>s</w:delText>
        </w:r>
      </w:del>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pacing w:val="-5"/>
          <w:sz w:val="18"/>
          <w:szCs w:val="18"/>
        </w:rPr>
        <w:t>f</w:t>
      </w:r>
      <w:r w:rsidRPr="00C55E61">
        <w:rPr>
          <w:rFonts w:ascii="Times New Roman" w:hAnsi="Times New Roman"/>
          <w:color w:val="191919"/>
          <w:spacing w:val="-2"/>
          <w:sz w:val="18"/>
          <w:szCs w:val="18"/>
        </w:rPr>
        <w:t>fic</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1397" w:author="jhawkins" w:date="2011-04-01T11:55:00Z">
        <w:r w:rsidR="000A7810" w:rsidRPr="00C55E61">
          <w:rPr>
            <w:rFonts w:ascii="Times New Roman" w:hAnsi="Times New Roman"/>
            <w:color w:val="191919"/>
            <w:spacing w:val="-4"/>
            <w:sz w:val="18"/>
            <w:szCs w:val="18"/>
          </w:rPr>
          <w:t>Office of Academic Services and R</w:t>
        </w:r>
      </w:ins>
      <w:del w:id="1398" w:author="jhawkins" w:date="2011-04-01T11:56:00Z">
        <w:r w:rsidRPr="00C55E61">
          <w:rPr>
            <w:rFonts w:ascii="Times New Roman" w:hAnsi="Times New Roman"/>
            <w:color w:val="191919"/>
            <w:spacing w:val="-2"/>
            <w:sz w:val="18"/>
            <w:szCs w:val="18"/>
          </w:rPr>
          <w:delText>r</w:delText>
        </w:r>
      </w:del>
      <w:r w:rsidRPr="00C55E61">
        <w:rPr>
          <w:rFonts w:ascii="Times New Roman" w:hAnsi="Times New Roman"/>
          <w:color w:val="191919"/>
          <w:spacing w:val="-2"/>
          <w:sz w:val="18"/>
          <w:szCs w:val="18"/>
        </w:rPr>
        <w:t>egistra</w:t>
      </w:r>
      <w:r w:rsidRPr="00C55E61">
        <w:rPr>
          <w:rFonts w:ascii="Times New Roman" w:hAnsi="Times New Roman"/>
          <w:color w:val="191919"/>
          <w:spacing w:val="5"/>
          <w:sz w:val="18"/>
          <w:szCs w:val="18"/>
        </w:rPr>
        <w:t>r</w:t>
      </w:r>
      <w:del w:id="1399" w:author="jhawkins" w:date="2011-04-01T11:56:00Z">
        <w:r w:rsidRPr="00C55E61">
          <w:rPr>
            <w:rFonts w:ascii="Times New Roman" w:hAnsi="Times New Roman"/>
            <w:color w:val="191919"/>
            <w:spacing w:val="-12"/>
            <w:sz w:val="18"/>
            <w:szCs w:val="18"/>
          </w:rPr>
          <w:delText>’</w:delText>
        </w:r>
        <w:r w:rsidRPr="00C55E61">
          <w:rPr>
            <w:rFonts w:ascii="Times New Roman" w:hAnsi="Times New Roman"/>
            <w:color w:val="191919"/>
            <w:sz w:val="18"/>
            <w:szCs w:val="18"/>
          </w:rPr>
          <w:delText>s</w:delText>
        </w:r>
        <w:r w:rsidRPr="00C55E61">
          <w:rPr>
            <w:rFonts w:ascii="Times New Roman" w:hAnsi="Times New Roman"/>
            <w:color w:val="191919"/>
            <w:spacing w:val="-4"/>
            <w:sz w:val="18"/>
            <w:szCs w:val="18"/>
          </w:rPr>
          <w:delText xml:space="preserve"> </w:delText>
        </w:r>
        <w:r w:rsidRPr="00C55E61">
          <w:rPr>
            <w:rFonts w:ascii="Times New Roman" w:hAnsi="Times New Roman"/>
            <w:color w:val="191919"/>
            <w:spacing w:val="-2"/>
            <w:sz w:val="18"/>
            <w:szCs w:val="18"/>
          </w:rPr>
          <w:delText>o</w:delText>
        </w:r>
        <w:r w:rsidRPr="00C55E61">
          <w:rPr>
            <w:rFonts w:ascii="Times New Roman" w:hAnsi="Times New Roman"/>
            <w:color w:val="191919"/>
            <w:spacing w:val="-5"/>
            <w:sz w:val="18"/>
            <w:szCs w:val="18"/>
          </w:rPr>
          <w:delText>f</w:delText>
        </w:r>
        <w:r w:rsidRPr="00C55E61">
          <w:rPr>
            <w:rFonts w:ascii="Times New Roman" w:hAnsi="Times New Roman"/>
            <w:color w:val="191919"/>
            <w:spacing w:val="-2"/>
            <w:sz w:val="18"/>
            <w:szCs w:val="18"/>
          </w:rPr>
          <w:delText>fic</w:delText>
        </w:r>
        <w:r w:rsidRPr="00C55E61">
          <w:rPr>
            <w:rFonts w:ascii="Times New Roman" w:hAnsi="Times New Roman"/>
            <w:color w:val="191919"/>
            <w:sz w:val="18"/>
            <w:szCs w:val="18"/>
          </w:rPr>
          <w:delText>e</w:delText>
        </w:r>
        <w:r w:rsidRPr="00C55E61">
          <w:rPr>
            <w:rFonts w:ascii="Times New Roman" w:hAnsi="Times New Roman"/>
            <w:color w:val="191919"/>
            <w:spacing w:val="-4"/>
            <w:sz w:val="18"/>
            <w:szCs w:val="18"/>
          </w:rPr>
          <w:delText xml:space="preserve"> </w:delText>
        </w:r>
      </w:del>
      <w:r w:rsidR="00C55E61">
        <w:rPr>
          <w:rFonts w:ascii="Times New Roman" w:hAnsi="Times New Roman"/>
          <w:color w:val="191919"/>
          <w:spacing w:val="-12"/>
          <w:sz w:val="18"/>
          <w:szCs w:val="18"/>
        </w:rPr>
        <w:t xml:space="preserve"> 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pacing w:val="-3"/>
          <w:sz w:val="18"/>
          <w:szCs w:val="18"/>
        </w:rPr>
        <w:t>h</w:t>
      </w:r>
      <w:r w:rsidRPr="00C55E61">
        <w:rPr>
          <w:rFonts w:ascii="Times New Roman" w:hAnsi="Times New Roman"/>
          <w:color w:val="191919"/>
          <w:sz w:val="18"/>
          <w:szCs w:val="18"/>
        </w:rPr>
        <w:t xml:space="preserve">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PRIO</w:t>
      </w:r>
      <w:r w:rsidRPr="00C55E61">
        <w:rPr>
          <w:rFonts w:ascii="Times New Roman" w:hAnsi="Times New Roman"/>
          <w:color w:val="191919"/>
          <w:sz w:val="18"/>
          <w:szCs w:val="18"/>
        </w:rPr>
        <w:t>R</w:t>
      </w:r>
      <w:r w:rsidRPr="00C55E61">
        <w:rPr>
          <w:rFonts w:ascii="Times New Roman" w:hAnsi="Times New Roman"/>
          <w:color w:val="191919"/>
          <w:spacing w:val="-7"/>
          <w:sz w:val="18"/>
          <w:szCs w:val="18"/>
        </w:rPr>
        <w:t xml:space="preserve"> </w:t>
      </w:r>
      <w:r w:rsidRPr="00C55E61">
        <w:rPr>
          <w:rFonts w:ascii="Times New Roman" w:hAnsi="Times New Roman"/>
          <w:color w:val="191919"/>
          <w:spacing w:val="-5"/>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whic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pla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exempt.</w:t>
      </w:r>
    </w:p>
    <w:p w:rsidR="00544F8B" w:rsidRDefault="00544F8B" w:rsidP="00B80FEA">
      <w:pPr>
        <w:widowControl w:val="0"/>
        <w:autoSpaceDE w:val="0"/>
        <w:autoSpaceDN w:val="0"/>
        <w:adjustRightInd w:val="0"/>
        <w:spacing w:after="0" w:line="250" w:lineRule="auto"/>
        <w:ind w:left="180" w:right="990" w:hanging="180"/>
        <w:rPr>
          <w:rFonts w:ascii="Times New Roman" w:hAnsi="Times New Roman"/>
          <w:color w:val="000000"/>
          <w:sz w:val="18"/>
          <w:szCs w:val="18"/>
        </w:rPr>
      </w:pPr>
    </w:p>
    <w:p w:rsidR="000A7810" w:rsidRPr="00C55E61" w:rsidRDefault="00457564" w:rsidP="00C55E61">
      <w:pPr>
        <w:pStyle w:val="ListParagraph"/>
        <w:widowControl w:val="0"/>
        <w:numPr>
          <w:ilvl w:val="0"/>
          <w:numId w:val="66"/>
        </w:numPr>
        <w:autoSpaceDE w:val="0"/>
        <w:autoSpaceDN w:val="0"/>
        <w:adjustRightInd w:val="0"/>
        <w:spacing w:after="0" w:line="250" w:lineRule="auto"/>
        <w:ind w:right="990"/>
        <w:jc w:val="both"/>
        <w:rPr>
          <w:rFonts w:ascii="Times New Roman" w:hAnsi="Times New Roman"/>
          <w:color w:val="000000"/>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belo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52</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Graduatio</w:t>
      </w:r>
      <w:r w:rsidRPr="00C55E61">
        <w:rPr>
          <w:rFonts w:ascii="Times New Roman" w:hAnsi="Times New Roman"/>
          <w:color w:val="191919"/>
          <w:sz w:val="18"/>
          <w:szCs w:val="18"/>
        </w:rPr>
        <w:t>n</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Preparatory</w:t>
      </w:r>
      <w:r w:rsidR="00544F8B" w:rsidRPr="00C55E61">
        <w:rPr>
          <w:rFonts w:ascii="Times New Roman" w:hAnsi="Times New Roman"/>
          <w:color w:val="191919"/>
          <w:spacing w:val="-2"/>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pacing w:val="-12"/>
          <w:sz w:val="18"/>
          <w:szCs w:val="18"/>
        </w:rPr>
        <w:t>r</w:t>
      </w:r>
      <w:r w:rsidRPr="00C55E61">
        <w:rPr>
          <w:rFonts w:ascii="Times New Roman" w:hAnsi="Times New Roman"/>
          <w:color w:val="191919"/>
          <w:sz w:val="18"/>
          <w:szCs w:val="18"/>
        </w:rPr>
        <w:t>.</w:t>
      </w:r>
    </w:p>
    <w:p w:rsidR="000A7810" w:rsidRPr="00544F8B" w:rsidRDefault="000A7810" w:rsidP="00B80FEA">
      <w:pPr>
        <w:widowControl w:val="0"/>
        <w:autoSpaceDE w:val="0"/>
        <w:autoSpaceDN w:val="0"/>
        <w:adjustRightInd w:val="0"/>
        <w:spacing w:before="5" w:after="0" w:line="220" w:lineRule="exact"/>
        <w:ind w:left="180"/>
        <w:rPr>
          <w:rFonts w:ascii="Times New Roman" w:hAnsi="Times New Roman"/>
          <w:color w:val="000000"/>
          <w:sz w:val="18"/>
          <w:szCs w:val="18"/>
          <w:rPrChange w:id="1400" w:author="jhawkins" w:date="2011-04-01T11:13:00Z">
            <w:rPr>
              <w:rFonts w:ascii="Times New Roman" w:hAnsi="Times New Roman"/>
              <w:color w:val="000000"/>
            </w:rPr>
          </w:rPrChange>
        </w:rPr>
      </w:pPr>
    </w:p>
    <w:p w:rsidR="000A7810" w:rsidRPr="00544F8B" w:rsidRDefault="00457564" w:rsidP="00C55E61">
      <w:pPr>
        <w:widowControl w:val="0"/>
        <w:autoSpaceDE w:val="0"/>
        <w:autoSpaceDN w:val="0"/>
        <w:adjustRightInd w:val="0"/>
        <w:spacing w:after="0" w:line="250" w:lineRule="auto"/>
        <w:ind w:left="180" w:right="991" w:hanging="180"/>
        <w:jc w:val="both"/>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b</w:t>
      </w:r>
      <w:r>
        <w:rPr>
          <w:rFonts w:ascii="Times New Roman" w:hAnsi="Times New Roman"/>
          <w:color w:val="191919"/>
          <w:spacing w:val="-2"/>
          <w:sz w:val="18"/>
          <w:szCs w:val="18"/>
        </w:rPr>
        <w:t>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writin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one 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0A7810" w:rsidRPr="00544F8B" w:rsidRDefault="000A7810" w:rsidP="00B80FEA">
      <w:pPr>
        <w:widowControl w:val="0"/>
        <w:autoSpaceDE w:val="0"/>
        <w:autoSpaceDN w:val="0"/>
        <w:adjustRightInd w:val="0"/>
        <w:spacing w:before="16" w:after="0" w:line="200" w:lineRule="exact"/>
        <w:ind w:left="180"/>
        <w:rPr>
          <w:rFonts w:ascii="Times New Roman" w:hAnsi="Times New Roman"/>
          <w:color w:val="000000"/>
          <w:sz w:val="18"/>
          <w:szCs w:val="18"/>
          <w:rPrChange w:id="1401" w:author="jhawkins" w:date="2011-04-01T11:13:00Z">
            <w:rPr>
              <w:rFonts w:ascii="Times New Roman" w:hAnsi="Times New Roman"/>
              <w:color w:val="000000"/>
              <w:sz w:val="20"/>
              <w:szCs w:val="20"/>
            </w:rPr>
          </w:rPrChange>
        </w:rPr>
      </w:pPr>
    </w:p>
    <w:p w:rsidR="000A7810" w:rsidRPr="00544F8B" w:rsidRDefault="00457564" w:rsidP="00C55E61">
      <w:pPr>
        <w:widowControl w:val="0"/>
        <w:autoSpaceDE w:val="0"/>
        <w:autoSpaceDN w:val="0"/>
        <w:adjustRightInd w:val="0"/>
        <w:spacing w:after="0" w:line="250" w:lineRule="auto"/>
        <w:ind w:left="180" w:right="1014" w:hanging="180"/>
        <w:jc w:val="both"/>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0A7810" w:rsidRPr="00544F8B" w:rsidRDefault="000A7810" w:rsidP="00B80FEA">
      <w:pPr>
        <w:widowControl w:val="0"/>
        <w:autoSpaceDE w:val="0"/>
        <w:autoSpaceDN w:val="0"/>
        <w:adjustRightInd w:val="0"/>
        <w:spacing w:before="16" w:after="0" w:line="200" w:lineRule="exact"/>
        <w:ind w:left="180"/>
        <w:rPr>
          <w:rFonts w:ascii="Times New Roman" w:hAnsi="Times New Roman"/>
          <w:color w:val="000000"/>
          <w:sz w:val="18"/>
          <w:szCs w:val="18"/>
          <w:rPrChange w:id="1402" w:author="jhawkins" w:date="2011-04-01T11:13:00Z">
            <w:rPr>
              <w:rFonts w:ascii="Times New Roman" w:hAnsi="Times New Roman"/>
              <w:color w:val="000000"/>
              <w:sz w:val="20"/>
              <w:szCs w:val="20"/>
            </w:rPr>
          </w:rPrChange>
        </w:rPr>
      </w:pPr>
    </w:p>
    <w:p w:rsidR="000A7810" w:rsidRPr="00544F8B" w:rsidRDefault="00457564" w:rsidP="00C55E61">
      <w:pPr>
        <w:widowControl w:val="0"/>
        <w:autoSpaceDE w:val="0"/>
        <w:autoSpaceDN w:val="0"/>
        <w:adjustRightInd w:val="0"/>
        <w:spacing w:after="0" w:line="250" w:lineRule="auto"/>
        <w:ind w:left="180" w:right="991" w:hanging="180"/>
        <w:jc w:val="both"/>
        <w:rPr>
          <w:rFonts w:ascii="Times New Roman" w:hAnsi="Times New Roman"/>
          <w:color w:val="000000"/>
          <w:sz w:val="18"/>
          <w:szCs w:val="18"/>
        </w:rPr>
      </w:pP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w:t>
      </w:r>
      <w:r>
        <w:rPr>
          <w:rFonts w:ascii="Times New Roman" w:hAnsi="Times New Roman"/>
          <w:color w:val="191919"/>
          <w:spacing w:val="-18"/>
          <w:sz w:val="18"/>
          <w:szCs w:val="18"/>
        </w:rPr>
        <w:t>A</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specialize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works</w:t>
      </w:r>
      <w:r>
        <w:rPr>
          <w:rFonts w:ascii="Times New Roman" w:hAnsi="Times New Roman"/>
          <w:color w:val="191919"/>
          <w:spacing w:val="-3"/>
          <w:sz w:val="18"/>
          <w:szCs w:val="18"/>
        </w:rPr>
        <w:t>h</w:t>
      </w:r>
      <w:r>
        <w:rPr>
          <w:rFonts w:ascii="Times New Roman" w:hAnsi="Times New Roman"/>
          <w:color w:val="191919"/>
          <w:spacing w:val="-2"/>
          <w:sz w:val="18"/>
          <w:szCs w:val="18"/>
        </w:rPr>
        <w:t>op</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will 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grou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p>
    <w:p w:rsidR="000A7810" w:rsidRPr="00544F8B" w:rsidRDefault="000A7810" w:rsidP="00B80FEA">
      <w:pPr>
        <w:widowControl w:val="0"/>
        <w:autoSpaceDE w:val="0"/>
        <w:autoSpaceDN w:val="0"/>
        <w:adjustRightInd w:val="0"/>
        <w:spacing w:before="16" w:after="0" w:line="200" w:lineRule="exact"/>
        <w:ind w:left="180"/>
        <w:rPr>
          <w:rFonts w:ascii="Times New Roman" w:hAnsi="Times New Roman"/>
          <w:color w:val="000000"/>
          <w:sz w:val="18"/>
          <w:szCs w:val="18"/>
          <w:rPrChange w:id="1403" w:author="jhawkins" w:date="2011-04-01T11:13:00Z">
            <w:rPr>
              <w:rFonts w:ascii="Times New Roman" w:hAnsi="Times New Roman"/>
              <w:color w:val="000000"/>
              <w:sz w:val="20"/>
              <w:szCs w:val="20"/>
            </w:rPr>
          </w:rPrChange>
        </w:rPr>
      </w:pPr>
    </w:p>
    <w:p w:rsidR="00544F8B" w:rsidRDefault="00457564" w:rsidP="00B80FEA">
      <w:pPr>
        <w:widowControl w:val="0"/>
        <w:autoSpaceDE w:val="0"/>
        <w:autoSpaceDN w:val="0"/>
        <w:adjustRightInd w:val="0"/>
        <w:spacing w:after="0" w:line="250" w:lineRule="auto"/>
        <w:ind w:left="180" w:right="990" w:hanging="180"/>
        <w:jc w:val="both"/>
        <w:rPr>
          <w:rFonts w:ascii="Times New Roman" w:hAnsi="Times New Roman"/>
          <w:color w:val="191919"/>
          <w:spacing w:val="-2"/>
          <w:sz w:val="18"/>
          <w:szCs w:val="18"/>
        </w:rPr>
      </w:pP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transien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there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involve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w:t>
      </w:r>
      <w:r>
        <w:rPr>
          <w:rFonts w:ascii="Times New Roman" w:hAnsi="Times New Roman"/>
          <w:color w:val="191919"/>
          <w:spacing w:val="-3"/>
          <w:sz w:val="18"/>
          <w:szCs w:val="18"/>
        </w:rPr>
        <w:t>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going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p>
    <w:p w:rsidR="00544F8B" w:rsidRDefault="00544F8B" w:rsidP="00B80FEA">
      <w:pPr>
        <w:widowControl w:val="0"/>
        <w:autoSpaceDE w:val="0"/>
        <w:autoSpaceDN w:val="0"/>
        <w:adjustRightInd w:val="0"/>
        <w:spacing w:after="0" w:line="250" w:lineRule="auto"/>
        <w:ind w:left="180" w:right="990" w:hanging="180"/>
        <w:jc w:val="both"/>
        <w:rPr>
          <w:rFonts w:ascii="Times New Roman" w:hAnsi="Times New Roman"/>
          <w:color w:val="000000"/>
          <w:sz w:val="18"/>
          <w:szCs w:val="18"/>
        </w:rPr>
      </w:pPr>
    </w:p>
    <w:p w:rsidR="000A7810" w:rsidRPr="00544F8B" w:rsidRDefault="00457564" w:rsidP="00C55E61">
      <w:pPr>
        <w:widowControl w:val="0"/>
        <w:tabs>
          <w:tab w:val="left" w:pos="10260"/>
        </w:tabs>
        <w:autoSpaceDE w:val="0"/>
        <w:autoSpaceDN w:val="0"/>
        <w:adjustRightInd w:val="0"/>
        <w:spacing w:after="0" w:line="250" w:lineRule="auto"/>
        <w:ind w:left="180" w:right="990" w:hanging="18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as</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w:t>
      </w:r>
      <w:r w:rsidR="00C55E61">
        <w:rPr>
          <w:rFonts w:ascii="Times New Roman" w:hAnsi="Times New Roman"/>
          <w:color w:val="000000"/>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pacing w:val="-3"/>
          <w:sz w:val="18"/>
          <w:szCs w:val="18"/>
        </w:rPr>
        <w:t>a</w:t>
      </w:r>
      <w:r>
        <w:rPr>
          <w:rFonts w:ascii="Times New Roman" w:hAnsi="Times New Roman"/>
          <w:color w:val="191919"/>
          <w:sz w:val="18"/>
          <w:szCs w:val="18"/>
        </w:rPr>
        <w:t>.</w:t>
      </w:r>
    </w:p>
    <w:p w:rsidR="000A7810" w:rsidRPr="00544F8B" w:rsidRDefault="000A7810" w:rsidP="00B80FEA">
      <w:pPr>
        <w:widowControl w:val="0"/>
        <w:autoSpaceDE w:val="0"/>
        <w:autoSpaceDN w:val="0"/>
        <w:adjustRightInd w:val="0"/>
        <w:spacing w:before="5" w:after="0" w:line="220" w:lineRule="exact"/>
        <w:ind w:left="180"/>
        <w:rPr>
          <w:rFonts w:ascii="Times New Roman" w:hAnsi="Times New Roman"/>
          <w:color w:val="000000"/>
          <w:sz w:val="18"/>
          <w:szCs w:val="18"/>
          <w:rPrChange w:id="1404" w:author="jhawkins" w:date="2011-04-01T11:13:00Z">
            <w:rPr>
              <w:rFonts w:ascii="Times New Roman" w:hAnsi="Times New Roman"/>
              <w:color w:val="000000"/>
            </w:rPr>
          </w:rPrChange>
        </w:rPr>
      </w:pPr>
    </w:p>
    <w:p w:rsidR="000A7810" w:rsidRPr="00544F8B" w:rsidRDefault="00457564" w:rsidP="00C55E61">
      <w:pPr>
        <w:widowControl w:val="0"/>
        <w:autoSpaceDE w:val="0"/>
        <w:autoSpaceDN w:val="0"/>
        <w:adjustRightInd w:val="0"/>
        <w:spacing w:after="0" w:line="250" w:lineRule="auto"/>
        <w:ind w:left="180" w:right="1054" w:hanging="180"/>
        <w:jc w:val="both"/>
        <w:rPr>
          <w:rFonts w:ascii="Times New Roman" w:hAnsi="Times New Roman"/>
          <w:color w:val="000000"/>
          <w:sz w:val="18"/>
          <w:szCs w:val="18"/>
        </w:rPr>
      </w:pP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r</w:t>
      </w:r>
      <w:r>
        <w:rPr>
          <w:rFonts w:ascii="Times New Roman" w:hAnsi="Times New Roman"/>
          <w:color w:val="191919"/>
          <w:spacing w:val="-2"/>
          <w:sz w:val="18"/>
          <w:szCs w:val="18"/>
        </w:rPr>
        <w:t>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policies.</w:t>
      </w:r>
    </w:p>
    <w:p w:rsidR="000A7810" w:rsidRPr="00544F8B" w:rsidRDefault="000A7810" w:rsidP="00B80FEA">
      <w:pPr>
        <w:widowControl w:val="0"/>
        <w:autoSpaceDE w:val="0"/>
        <w:autoSpaceDN w:val="0"/>
        <w:adjustRightInd w:val="0"/>
        <w:spacing w:before="6" w:after="0" w:line="180" w:lineRule="exact"/>
        <w:ind w:left="180"/>
        <w:rPr>
          <w:rFonts w:ascii="Times New Roman" w:hAnsi="Times New Roman"/>
          <w:color w:val="000000"/>
          <w:sz w:val="18"/>
          <w:szCs w:val="18"/>
        </w:rPr>
      </w:pPr>
    </w:p>
    <w:p w:rsidR="00544F8B" w:rsidRPr="00C55E61" w:rsidRDefault="00457564" w:rsidP="00C55E61">
      <w:pPr>
        <w:pStyle w:val="ListParagraph"/>
        <w:widowControl w:val="0"/>
        <w:numPr>
          <w:ilvl w:val="0"/>
          <w:numId w:val="67"/>
        </w:numPr>
        <w:autoSpaceDE w:val="0"/>
        <w:autoSpaceDN w:val="0"/>
        <w:adjustRightInd w:val="0"/>
        <w:spacing w:before="30" w:after="0" w:line="250" w:lineRule="auto"/>
        <w:ind w:right="991"/>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outsid</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doe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w:t>
      </w:r>
      <w:r w:rsidRPr="00C55E61">
        <w:rPr>
          <w:rFonts w:ascii="Times New Roman" w:hAnsi="Times New Roman"/>
          <w:color w:val="191919"/>
          <w:spacing w:val="-3"/>
          <w:sz w:val="18"/>
          <w:szCs w:val="18"/>
        </w:rPr>
        <w:t>s</w:t>
      </w:r>
      <w:r w:rsidRPr="00C55E61">
        <w:rPr>
          <w:rFonts w:ascii="Times New Roman" w:hAnsi="Times New Roman"/>
          <w:color w:val="191919"/>
          <w:sz w:val="18"/>
          <w:szCs w:val="18"/>
        </w:rPr>
        <w:t xml:space="preserve">t </w:t>
      </w:r>
      <w:r w:rsidRPr="00C55E61">
        <w:rPr>
          <w:rFonts w:ascii="Times New Roman" w:hAnsi="Times New Roman"/>
          <w:color w:val="191919"/>
          <w:spacing w:val="-2"/>
          <w:sz w:val="18"/>
          <w:szCs w:val="18"/>
        </w:rPr>
        <w:t>durin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enrollmen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leadin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degree</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Regardles</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numbe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pacing w:val="-3"/>
          <w:sz w:val="18"/>
          <w:szCs w:val="18"/>
        </w:rPr>
        <w:t>e</w:t>
      </w:r>
      <w:r w:rsidRPr="00C55E61">
        <w:rPr>
          <w:rFonts w:ascii="Times New Roman" w:hAnsi="Times New Roman"/>
          <w:color w:val="191919"/>
          <w:spacing w:val="-2"/>
          <w:sz w:val="18"/>
          <w:szCs w:val="18"/>
        </w:rPr>
        <w:t>-level credi</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hours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expecte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sig</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w:t>
      </w:r>
      <w:r w:rsidRPr="00C55E61">
        <w:rPr>
          <w:rFonts w:ascii="Times New Roman" w:hAnsi="Times New Roman"/>
          <w:color w:val="191919"/>
          <w:sz w:val="18"/>
          <w:szCs w:val="18"/>
        </w:rPr>
        <w:t>p</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w:t>
      </w:r>
      <w:r w:rsidRPr="00C55E61">
        <w:rPr>
          <w:rFonts w:ascii="Times New Roman" w:hAnsi="Times New Roman"/>
          <w:color w:val="191919"/>
          <w:spacing w:val="-3"/>
          <w:sz w:val="18"/>
          <w:szCs w:val="18"/>
        </w:rPr>
        <w:t>r</w:t>
      </w:r>
      <w:r w:rsidRPr="00C55E61">
        <w:rPr>
          <w:rFonts w:ascii="Times New Roman" w:hAnsi="Times New Roman"/>
          <w:color w:val="191919"/>
          <w:spacing w:val="-2"/>
          <w:sz w:val="18"/>
          <w:szCs w:val="18"/>
        </w:rPr>
        <w:t>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for 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componen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afte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enrollment.</w:t>
      </w:r>
    </w:p>
    <w:p w:rsidR="00544F8B" w:rsidRPr="00C55E61" w:rsidRDefault="00457564" w:rsidP="00C55E61">
      <w:pPr>
        <w:pStyle w:val="ListParagraph"/>
        <w:widowControl w:val="0"/>
        <w:numPr>
          <w:ilvl w:val="0"/>
          <w:numId w:val="67"/>
        </w:numPr>
        <w:autoSpaceDE w:val="0"/>
        <w:autoSpaceDN w:val="0"/>
        <w:adjustRightInd w:val="0"/>
        <w:spacing w:before="30" w:after="0" w:line="250" w:lineRule="auto"/>
        <w:ind w:right="991"/>
        <w:jc w:val="both"/>
        <w:rPr>
          <w:rFonts w:ascii="Times New Roman" w:hAnsi="Times New Roman"/>
          <w:color w:val="191919"/>
          <w:spacing w:val="-2"/>
          <w:sz w:val="18"/>
          <w:szCs w:val="18"/>
          <w:rPrChange w:id="1405" w:author="jhawkins" w:date="2011-04-01T11:13:00Z">
            <w:rPr>
              <w:rFonts w:ascii="Times New Roman" w:hAnsi="Times New Roman"/>
              <w:color w:val="000000"/>
              <w:sz w:val="18"/>
              <w:szCs w:val="18"/>
            </w:rPr>
          </w:rPrChange>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follo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sam</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guideline</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any othe</w:t>
      </w:r>
      <w:r w:rsidRPr="00C55E61">
        <w:rPr>
          <w:rFonts w:ascii="Times New Roman" w:hAnsi="Times New Roman"/>
          <w:color w:val="191919"/>
          <w:sz w:val="18"/>
          <w:szCs w:val="18"/>
        </w:rPr>
        <w:t>r</w:t>
      </w:r>
      <w:r w:rsidRPr="00C55E61">
        <w:rPr>
          <w:rFonts w:ascii="Times New Roman" w:hAnsi="Times New Roman"/>
          <w:color w:val="191919"/>
          <w:spacing w:val="-13"/>
          <w:sz w:val="18"/>
          <w:szCs w:val="18"/>
        </w:rPr>
        <w:t xml:space="preserve"> </w:t>
      </w:r>
      <w:r w:rsidRPr="00C55E61">
        <w:rPr>
          <w:rFonts w:ascii="Times New Roman" w:hAnsi="Times New Roman"/>
          <w:color w:val="191919"/>
          <w:spacing w:val="-2"/>
          <w:sz w:val="18"/>
          <w:szCs w:val="18"/>
        </w:rPr>
        <w:t>Alban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Stat</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p>
    <w:p w:rsidR="00544F8B" w:rsidRPr="00544F8B" w:rsidRDefault="00544F8B" w:rsidP="00B80FEA">
      <w:pPr>
        <w:widowControl w:val="0"/>
        <w:autoSpaceDE w:val="0"/>
        <w:autoSpaceDN w:val="0"/>
        <w:adjustRightInd w:val="0"/>
        <w:spacing w:before="16" w:after="0" w:line="200" w:lineRule="exact"/>
        <w:ind w:left="180"/>
        <w:rPr>
          <w:rFonts w:ascii="Times New Roman" w:hAnsi="Times New Roman"/>
          <w:color w:val="000000"/>
          <w:sz w:val="18"/>
          <w:szCs w:val="18"/>
          <w:rPrChange w:id="1406" w:author="jhawkins" w:date="2011-04-01T11:13:00Z">
            <w:rPr>
              <w:rFonts w:ascii="Times New Roman" w:hAnsi="Times New Roman"/>
              <w:color w:val="000000"/>
              <w:sz w:val="20"/>
              <w:szCs w:val="20"/>
            </w:rPr>
          </w:rPrChange>
        </w:rPr>
      </w:pPr>
    </w:p>
    <w:p w:rsidR="00544F8B" w:rsidRPr="00C55E61" w:rsidRDefault="00457564" w:rsidP="00C55E61">
      <w:pPr>
        <w:widowControl w:val="0"/>
        <w:autoSpaceDE w:val="0"/>
        <w:autoSpaceDN w:val="0"/>
        <w:adjustRightInd w:val="0"/>
        <w:spacing w:after="0" w:line="250" w:lineRule="auto"/>
        <w:ind w:left="180" w:right="960" w:hanging="180"/>
        <w:jc w:val="both"/>
        <w:rPr>
          <w:rFonts w:ascii="Times New Roman" w:hAnsi="Times New Roman"/>
          <w:color w:val="191919"/>
          <w:spacing w:val="-2"/>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Applie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allie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health fiel</w:t>
      </w:r>
      <w:r w:rsidRPr="00C55E61">
        <w:rPr>
          <w:rFonts w:ascii="Times New Roman" w:hAnsi="Times New Roman"/>
          <w:color w:val="191919"/>
          <w:spacing w:val="-2"/>
          <w:sz w:val="18"/>
          <w:szCs w:val="18"/>
        </w:rPr>
        <w:t>d</w:t>
      </w:r>
      <w:r w:rsidR="00C55E61"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althoug</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Alban</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state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approval</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choos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544F8B" w:rsidRPr="00544F8B" w:rsidRDefault="00544F8B" w:rsidP="00C55E61">
      <w:pPr>
        <w:widowControl w:val="0"/>
        <w:autoSpaceDE w:val="0"/>
        <w:autoSpaceDN w:val="0"/>
        <w:adjustRightInd w:val="0"/>
        <w:spacing w:before="16" w:after="0" w:line="200" w:lineRule="exact"/>
        <w:rPr>
          <w:rFonts w:ascii="Times New Roman" w:hAnsi="Times New Roman"/>
          <w:color w:val="000000"/>
          <w:sz w:val="18"/>
          <w:szCs w:val="18"/>
          <w:rPrChange w:id="1407" w:author="jhawkins" w:date="2011-04-01T11:13:00Z">
            <w:rPr>
              <w:rFonts w:ascii="Times New Roman" w:hAnsi="Times New Roman"/>
              <w:color w:val="000000"/>
              <w:sz w:val="20"/>
              <w:szCs w:val="20"/>
            </w:rPr>
          </w:rPrChange>
        </w:rPr>
      </w:pPr>
    </w:p>
    <w:p w:rsidR="00544F8B" w:rsidRPr="00544F8B" w:rsidRDefault="00457564" w:rsidP="00C55E61">
      <w:pPr>
        <w:widowControl w:val="0"/>
        <w:autoSpaceDE w:val="0"/>
        <w:autoSpaceDN w:val="0"/>
        <w:adjustRightInd w:val="0"/>
        <w:spacing w:after="0"/>
        <w:ind w:firstLine="0"/>
        <w:rPr>
          <w:rFonts w:ascii="Times New Roman" w:hAnsi="Times New Roman"/>
          <w:color w:val="000000"/>
          <w:sz w:val="18"/>
          <w:szCs w:val="18"/>
        </w:rPr>
      </w:pPr>
      <w:r>
        <w:rPr>
          <w:rFonts w:ascii="Times New Roman" w:hAnsi="Times New Roman"/>
          <w:color w:val="191919"/>
          <w:spacing w:val="-2"/>
          <w:sz w:val="18"/>
          <w:szCs w:val="18"/>
        </w:rPr>
        <w:t>j</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w:t>
      </w:r>
      <w:r>
        <w:rPr>
          <w:rFonts w:ascii="Times New Roman" w:hAnsi="Times New Roman"/>
          <w:color w:val="191919"/>
          <w:sz w:val="18"/>
          <w:szCs w:val="18"/>
        </w:rPr>
        <w:t>n</w:t>
      </w:r>
      <w:r>
        <w:rPr>
          <w:rFonts w:ascii="Times New Roman" w:hAnsi="Times New Roman"/>
          <w:color w:val="191919"/>
          <w:spacing w:val="-3"/>
          <w:sz w:val="18"/>
          <w:szCs w:val="18"/>
        </w:rPr>
        <w:t xml:space="preserve"> M</w:t>
      </w:r>
      <w:r>
        <w:rPr>
          <w:rFonts w:ascii="Times New Roman" w:hAnsi="Times New Roman"/>
          <w:color w:val="191919"/>
          <w:spacing w:val="-2"/>
          <w:sz w:val="18"/>
          <w:szCs w:val="18"/>
        </w:rPr>
        <w:t>anual.</w:t>
      </w:r>
    </w:p>
    <w:p w:rsidR="00544F8B" w:rsidRPr="00544F8B" w:rsidRDefault="00544F8B" w:rsidP="00C55E61">
      <w:pPr>
        <w:widowControl w:val="0"/>
        <w:autoSpaceDE w:val="0"/>
        <w:autoSpaceDN w:val="0"/>
        <w:adjustRightInd w:val="0"/>
        <w:spacing w:before="5" w:after="0" w:line="220" w:lineRule="exact"/>
        <w:rPr>
          <w:rFonts w:ascii="Times New Roman" w:hAnsi="Times New Roman"/>
          <w:color w:val="000000"/>
          <w:sz w:val="18"/>
          <w:szCs w:val="18"/>
          <w:rPrChange w:id="1408" w:author="jhawkins" w:date="2011-04-01T11:13:00Z">
            <w:rPr>
              <w:rFonts w:ascii="Times New Roman" w:hAnsi="Times New Roman"/>
              <w:color w:val="000000"/>
            </w:rPr>
          </w:rPrChange>
        </w:rPr>
      </w:pPr>
    </w:p>
    <w:p w:rsidR="00544F8B" w:rsidRPr="00544F8B" w:rsidRDefault="00457564" w:rsidP="00C55E61">
      <w:pPr>
        <w:widowControl w:val="0"/>
        <w:autoSpaceDE w:val="0"/>
        <w:autoSpaceDN w:val="0"/>
        <w:adjustRightInd w:val="0"/>
        <w:spacing w:after="0" w:line="250" w:lineRule="auto"/>
        <w:ind w:left="180" w:right="870" w:hanging="180"/>
        <w:jc w:val="both"/>
        <w:rPr>
          <w:rFonts w:ascii="Times New Roman" w:hAnsi="Times New Roman"/>
          <w:color w:val="000000"/>
          <w:sz w:val="18"/>
          <w:szCs w:val="18"/>
        </w:rPr>
      </w:pPr>
      <w:r>
        <w:rPr>
          <w:rFonts w:ascii="Times New Roman" w:hAnsi="Times New Roman"/>
          <w:color w:val="191919"/>
          <w:spacing w:val="-2"/>
          <w:sz w:val="18"/>
          <w:szCs w:val="18"/>
        </w:rPr>
        <w:t>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enforcin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increased</w:t>
      </w:r>
      <w:r w:rsidR="00C55E61">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publishe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catalo</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implementation</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w:t>
      </w:r>
      <w:r>
        <w:rPr>
          <w:rFonts w:ascii="Times New Roman" w:hAnsi="Times New Roman"/>
          <w:color w:val="191919"/>
          <w:spacing w:val="-3"/>
          <w:sz w:val="18"/>
          <w:szCs w:val="18"/>
        </w:rPr>
        <w:t>f</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institutions.</w:t>
      </w:r>
    </w:p>
    <w:p w:rsidR="000A7810" w:rsidRPr="00544F8B" w:rsidRDefault="000A7810" w:rsidP="00B80FEA">
      <w:pPr>
        <w:widowControl w:val="0"/>
        <w:autoSpaceDE w:val="0"/>
        <w:autoSpaceDN w:val="0"/>
        <w:adjustRightInd w:val="0"/>
        <w:spacing w:before="4" w:after="0" w:line="190" w:lineRule="exact"/>
        <w:ind w:left="180" w:right="870"/>
        <w:rPr>
          <w:rFonts w:ascii="Times New Roman" w:hAnsi="Times New Roman"/>
          <w:color w:val="000000"/>
          <w:sz w:val="18"/>
          <w:szCs w:val="18"/>
          <w:rPrChange w:id="1409" w:author="jhawkins" w:date="2011-04-01T11:13:00Z">
            <w:rPr>
              <w:rFonts w:ascii="Times New Roman" w:hAnsi="Times New Roman"/>
              <w:color w:val="000000"/>
              <w:sz w:val="19"/>
              <w:szCs w:val="19"/>
            </w:rPr>
          </w:rPrChange>
        </w:rPr>
      </w:pPr>
    </w:p>
    <w:p w:rsidR="005F2A86" w:rsidRPr="005F2A86" w:rsidRDefault="005F2A86" w:rsidP="00C55E61">
      <w:pPr>
        <w:pStyle w:val="Heading2"/>
        <w:spacing w:before="0" w:line="360" w:lineRule="auto"/>
        <w:rPr>
          <w:rFonts w:ascii="Times New Roman" w:hAnsi="Times New Roman"/>
          <w:color w:val="000000"/>
          <w:sz w:val="24"/>
          <w:szCs w:val="24"/>
          <w:rPrChange w:id="1410" w:author="jhawkins" w:date="2011-04-01T11:13:00Z">
            <w:rPr>
              <w:rFonts w:ascii="Times New Roman" w:hAnsi="Times New Roman"/>
              <w:color w:val="000000"/>
              <w:sz w:val="18"/>
              <w:szCs w:val="18"/>
            </w:rPr>
          </w:rPrChange>
        </w:rPr>
      </w:pPr>
      <w:bookmarkStart w:id="1411" w:name="_Toc293070080"/>
      <w:bookmarkStart w:id="1412" w:name="_Toc293077530"/>
      <w:bookmarkStart w:id="1413" w:name="_Toc293078114"/>
      <w:bookmarkStart w:id="1414" w:name="_Toc295058644"/>
      <w:r w:rsidRPr="005F2A86">
        <w:rPr>
          <w:rFonts w:ascii="Times New Roman" w:hAnsi="Times New Roman"/>
          <w:color w:val="191919"/>
          <w:spacing w:val="-2"/>
          <w:sz w:val="24"/>
          <w:szCs w:val="24"/>
        </w:rPr>
        <w:t>G</w:t>
      </w:r>
      <w:r w:rsidRPr="00A16B21">
        <w:rPr>
          <w:rFonts w:ascii="Times New Roman" w:hAnsi="Times New Roman"/>
          <w:color w:val="191919"/>
          <w:spacing w:val="-2"/>
          <w:sz w:val="18"/>
          <w:szCs w:val="18"/>
        </w:rPr>
        <w:t>UIDELINE</w:t>
      </w:r>
      <w:r w:rsidR="00623C29" w:rsidRPr="00623C29">
        <w:rPr>
          <w:rFonts w:ascii="Times New Roman" w:hAnsi="Times New Roman"/>
          <w:color w:val="191919"/>
          <w:sz w:val="18"/>
          <w:szCs w:val="18"/>
          <w:rPrChange w:id="1415" w:author="jhawkins" w:date="2011-04-01T11:13:00Z">
            <w:rPr>
              <w:rFonts w:ascii="Times New Roman" w:hAnsi="Times New Roman"/>
              <w:color w:val="191919"/>
              <w:sz w:val="18"/>
              <w:szCs w:val="18"/>
              <w:u w:val="single"/>
            </w:rPr>
          </w:rPrChange>
        </w:rPr>
        <w:t>S</w:t>
      </w:r>
      <w:r w:rsidR="00623C29" w:rsidRPr="00623C29">
        <w:rPr>
          <w:rFonts w:ascii="Times New Roman" w:hAnsi="Times New Roman"/>
          <w:color w:val="191919"/>
          <w:spacing w:val="10"/>
          <w:sz w:val="24"/>
          <w:szCs w:val="24"/>
          <w:rPrChange w:id="1416"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417" w:author="jhawkins" w:date="2011-04-01T11:13:00Z">
            <w:rPr>
              <w:rFonts w:ascii="Times New Roman" w:hAnsi="Times New Roman"/>
              <w:color w:val="191919"/>
              <w:spacing w:val="-2"/>
              <w:sz w:val="18"/>
              <w:szCs w:val="18"/>
              <w:u w:val="single"/>
            </w:rPr>
          </w:rPrChange>
        </w:rPr>
        <w:t>F</w:t>
      </w:r>
      <w:r w:rsidR="00623C29" w:rsidRPr="00623C29">
        <w:rPr>
          <w:rFonts w:ascii="Times New Roman" w:hAnsi="Times New Roman"/>
          <w:color w:val="191919"/>
          <w:spacing w:val="-2"/>
          <w:sz w:val="18"/>
          <w:szCs w:val="18"/>
          <w:rPrChange w:id="1418"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419" w:author="jhawkins" w:date="2011-04-01T11:13:00Z">
            <w:rPr>
              <w:rFonts w:ascii="Times New Roman" w:hAnsi="Times New Roman"/>
              <w:color w:val="191919"/>
              <w:sz w:val="18"/>
              <w:szCs w:val="18"/>
              <w:u w:val="single"/>
            </w:rPr>
          </w:rPrChange>
        </w:rPr>
        <w:t>R</w:t>
      </w:r>
      <w:r w:rsidR="00623C29" w:rsidRPr="00623C29">
        <w:rPr>
          <w:rFonts w:ascii="Times New Roman" w:hAnsi="Times New Roman"/>
          <w:color w:val="191919"/>
          <w:spacing w:val="11"/>
          <w:sz w:val="24"/>
          <w:szCs w:val="24"/>
          <w:rPrChange w:id="1420" w:author="jhawkins" w:date="2011-04-01T11:13:00Z">
            <w:rPr>
              <w:rFonts w:ascii="Times New Roman" w:hAnsi="Times New Roman"/>
              <w:color w:val="191919"/>
              <w:spacing w:val="11"/>
              <w:sz w:val="18"/>
              <w:szCs w:val="18"/>
              <w:u w:val="single"/>
            </w:rPr>
          </w:rPrChange>
        </w:rPr>
        <w:t xml:space="preserve"> </w:t>
      </w:r>
      <w:r w:rsidRPr="005F2A86">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421" w:author="jhawkins" w:date="2011-04-01T11:13:00Z">
            <w:rPr>
              <w:rFonts w:ascii="Times New Roman" w:hAnsi="Times New Roman"/>
              <w:color w:val="191919"/>
              <w:spacing w:val="-2"/>
              <w:sz w:val="18"/>
              <w:szCs w:val="18"/>
              <w:u w:val="single"/>
            </w:rPr>
          </w:rPrChange>
        </w:rPr>
        <w:t>EMEDIA</w:t>
      </w:r>
      <w:r w:rsidR="00623C29" w:rsidRPr="00623C29">
        <w:rPr>
          <w:rFonts w:ascii="Times New Roman" w:hAnsi="Times New Roman"/>
          <w:color w:val="191919"/>
          <w:sz w:val="18"/>
          <w:szCs w:val="18"/>
          <w:rPrChange w:id="1422" w:author="jhawkins" w:date="2011-04-01T11:13:00Z">
            <w:rPr>
              <w:rFonts w:ascii="Times New Roman" w:hAnsi="Times New Roman"/>
              <w:color w:val="191919"/>
              <w:sz w:val="18"/>
              <w:szCs w:val="18"/>
              <w:u w:val="single"/>
            </w:rPr>
          </w:rPrChange>
        </w:rPr>
        <w:t>L</w:t>
      </w:r>
      <w:r w:rsidR="00623C29" w:rsidRPr="00623C29">
        <w:rPr>
          <w:rFonts w:ascii="Times New Roman" w:hAnsi="Times New Roman"/>
          <w:color w:val="191919"/>
          <w:sz w:val="24"/>
          <w:szCs w:val="24"/>
          <w:rPrChange w:id="1423" w:author="jhawkins" w:date="2011-04-01T11:13:00Z">
            <w:rPr>
              <w:rFonts w:ascii="Times New Roman" w:hAnsi="Times New Roman"/>
              <w:color w:val="191919"/>
              <w:sz w:val="18"/>
              <w:szCs w:val="18"/>
              <w:u w:val="single"/>
            </w:rPr>
          </w:rPrChange>
        </w:rPr>
        <w:t xml:space="preserve"> </w:t>
      </w:r>
      <w:r w:rsidRPr="005F2A86">
        <w:rPr>
          <w:rFonts w:ascii="Times New Roman" w:hAnsi="Times New Roman"/>
          <w:color w:val="191919"/>
          <w:spacing w:val="-2"/>
          <w:sz w:val="24"/>
          <w:szCs w:val="24"/>
        </w:rPr>
        <w:t>C</w:t>
      </w:r>
      <w:r w:rsidR="00623C29" w:rsidRPr="00623C29">
        <w:rPr>
          <w:rFonts w:ascii="Times New Roman" w:hAnsi="Times New Roman"/>
          <w:color w:val="191919"/>
          <w:spacing w:val="-2"/>
          <w:sz w:val="18"/>
          <w:szCs w:val="18"/>
          <w:rPrChange w:id="1424" w:author="jhawkins" w:date="2011-04-01T11:13:00Z">
            <w:rPr>
              <w:rFonts w:ascii="Times New Roman" w:hAnsi="Times New Roman"/>
              <w:color w:val="191919"/>
              <w:spacing w:val="-2"/>
              <w:sz w:val="18"/>
              <w:szCs w:val="18"/>
              <w:u w:val="single"/>
            </w:rPr>
          </w:rPrChange>
        </w:rPr>
        <w:t>OURSES</w:t>
      </w:r>
      <w:bookmarkEnd w:id="1411"/>
      <w:bookmarkEnd w:id="1412"/>
      <w:bookmarkEnd w:id="1413"/>
      <w:bookmarkEnd w:id="1414"/>
    </w:p>
    <w:p w:rsidR="005F2A86" w:rsidRPr="00544F8B" w:rsidRDefault="00457564" w:rsidP="00C55E61">
      <w:pPr>
        <w:widowControl w:val="0"/>
        <w:autoSpaceDE w:val="0"/>
        <w:autoSpaceDN w:val="0"/>
        <w:adjustRightInd w:val="0"/>
        <w:spacing w:after="0" w:line="360" w:lineRule="auto"/>
        <w:ind w:left="450" w:right="1050" w:hanging="180"/>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w:t>
      </w:r>
    </w:p>
    <w:p w:rsidR="005F2A86" w:rsidRDefault="00457564" w:rsidP="00C55E61">
      <w:pPr>
        <w:widowControl w:val="0"/>
        <w:autoSpaceDE w:val="0"/>
        <w:autoSpaceDN w:val="0"/>
        <w:adjustRightInd w:val="0"/>
        <w:spacing w:after="0" w:line="360" w:lineRule="auto"/>
        <w:ind w:left="450" w:hanging="180"/>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p>
    <w:p w:rsidR="00C55E61" w:rsidRDefault="00C55E61" w:rsidP="00C55E61">
      <w:pPr>
        <w:widowControl w:val="0"/>
        <w:autoSpaceDE w:val="0"/>
        <w:autoSpaceDN w:val="0"/>
        <w:adjustRightInd w:val="0"/>
        <w:spacing w:after="0"/>
        <w:ind w:left="180" w:hanging="180"/>
        <w:rPr>
          <w:rFonts w:ascii="Times New Roman" w:hAnsi="Times New Roman"/>
          <w:color w:val="191919"/>
          <w:spacing w:val="-2"/>
          <w:sz w:val="18"/>
          <w:szCs w:val="18"/>
        </w:rPr>
      </w:pPr>
    </w:p>
    <w:p w:rsidR="00C55E61" w:rsidRPr="00544F8B" w:rsidRDefault="00C55E61" w:rsidP="00C55E61">
      <w:pPr>
        <w:widowControl w:val="0"/>
        <w:autoSpaceDE w:val="0"/>
        <w:autoSpaceDN w:val="0"/>
        <w:adjustRightInd w:val="0"/>
        <w:spacing w:after="0"/>
        <w:ind w:left="180" w:hanging="180"/>
        <w:rPr>
          <w:rFonts w:ascii="Times New Roman" w:hAnsi="Times New Roman"/>
          <w:color w:val="000000"/>
          <w:sz w:val="18"/>
          <w:szCs w:val="18"/>
        </w:rPr>
      </w:pPr>
    </w:p>
    <w:p w:rsidR="00C55E61" w:rsidRDefault="00C55E61" w:rsidP="00C55E61">
      <w:pPr>
        <w:widowControl w:val="0"/>
        <w:tabs>
          <w:tab w:val="left" w:pos="10700"/>
        </w:tabs>
        <w:autoSpaceDE w:val="0"/>
        <w:autoSpaceDN w:val="0"/>
        <w:adjustRightInd w:val="0"/>
        <w:spacing w:after="0"/>
        <w:ind w:left="907"/>
        <w:rPr>
          <w:rFonts w:ascii="Times New Roman" w:hAnsi="Times New Roman"/>
          <w:color w:val="191919"/>
          <w:sz w:val="18"/>
          <w:szCs w:val="18"/>
        </w:rPr>
      </w:pPr>
    </w:p>
    <w:p w:rsidR="00C55E61" w:rsidRDefault="00C55E61" w:rsidP="00C55E61">
      <w:pPr>
        <w:widowControl w:val="0"/>
        <w:tabs>
          <w:tab w:val="left" w:pos="3960"/>
          <w:tab w:val="left" w:pos="10700"/>
        </w:tabs>
        <w:autoSpaceDE w:val="0"/>
        <w:autoSpaceDN w:val="0"/>
        <w:adjustRightInd w:val="0"/>
        <w:spacing w:after="0"/>
        <w:ind w:left="907"/>
        <w:rPr>
          <w:rFonts w:ascii="Century Gothic" w:hAnsi="Century Gothic" w:cs="Century Gothic"/>
          <w:b/>
          <w:bCs/>
          <w:color w:val="191919"/>
          <w:position w:val="7"/>
          <w:sz w:val="36"/>
          <w:szCs w:val="36"/>
        </w:rPr>
        <w:sectPr w:rsidR="00C55E61" w:rsidSect="0050315D">
          <w:pgSz w:w="12240" w:h="15840"/>
          <w:pgMar w:top="400" w:right="420" w:bottom="360" w:left="600" w:header="720" w:footer="288" w:gutter="0"/>
          <w:cols w:space="720" w:equalWidth="0">
            <w:col w:w="11220"/>
          </w:cols>
          <w:noEndnote/>
          <w:docGrid w:linePitch="299"/>
        </w:sectPr>
      </w:pPr>
    </w:p>
    <w:p w:rsidR="000A7810" w:rsidRPr="00C55E61" w:rsidRDefault="00623C29" w:rsidP="00C55E61">
      <w:pPr>
        <w:widowControl w:val="0"/>
        <w:autoSpaceDE w:val="0"/>
        <w:autoSpaceDN w:val="0"/>
        <w:adjustRightInd w:val="0"/>
        <w:spacing w:after="0"/>
        <w:ind w:left="360" w:firstLine="0"/>
        <w:rPr>
          <w:rFonts w:ascii="Times New Roman" w:hAnsi="Times New Roman" w:cs="Times New Roman"/>
          <w:color w:val="000000"/>
          <w:rPrChange w:id="1425" w:author="jhawkins" w:date="2011-04-01T11:13:00Z">
            <w:rPr>
              <w:rFonts w:ascii="Century Gothic" w:hAnsi="Century Gothic" w:cs="Century Gothic"/>
              <w:color w:val="000000"/>
              <w:sz w:val="16"/>
              <w:szCs w:val="16"/>
            </w:rPr>
          </w:rPrChange>
        </w:rPr>
      </w:pPr>
      <w:r w:rsidRPr="00623C29">
        <w:rPr>
          <w:rFonts w:ascii="Times New Roman" w:hAnsi="Times New Roman" w:cs="Times New Roman"/>
          <w:noProof/>
        </w:rPr>
        <w:lastRenderedPageBreak/>
        <w:pict>
          <v:group id="_x0000_s16072" style="position:absolute;left:0;text-align:left;margin-left:-57.75pt;margin-top:-20.75pt;width:191pt;height:795.35pt;z-index:-251362304" coordorigin="-745,-62" coordsize="3820,15907">
            <v:group id="_x0000_s16073" style="position:absolute;left:-745;top:-62;width:3820;height:15907" coordorigin="-717,-62" coordsize="3820,15907">
              <v:rect id="Rectangle 2702" o:spid="_x0000_s1607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07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07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07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07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07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08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08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08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08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08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08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08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08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08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08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09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09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09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09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09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09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09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09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09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09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10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10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10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10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10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10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10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noProof/>
          <w:lang w:eastAsia="en-US"/>
          <w:rPrChange w:id="1426" w:author="jhawkins" w:date="2011-04-01T11:13:00Z">
            <w:rPr>
              <w:rFonts w:ascii="Times New Roman" w:hAnsi="Times New Roman" w:cs="Times New Roman"/>
              <w:noProof/>
              <w:lang w:eastAsia="en-US"/>
            </w:rPr>
          </w:rPrChange>
        </w:rPr>
        <w:pict>
          <v:shape id="Text Box 1538" o:spid="_x0000_s2180" type="#_x0000_t202" style="position:absolute;left:0;text-align:left;margin-left:20.95pt;margin-top:49.05pt;width:12pt;height:63.8pt;z-index:-2515568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xCtgIAALo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" o:allowincell="f" filled="f" stroked="f">
            <v:textbox style="layout-flow:vertical;mso-layout-flow-alt:bottom-to-top;mso-next-textbox:#Text Box 1538"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b/>
          <w:bCs/>
          <w:color w:val="191919"/>
          <w:rPrChange w:id="1427" w:author="jhawkins" w:date="2011-04-01T11:13:00Z">
            <w:rPr>
              <w:rFonts w:ascii="Century Gothic" w:hAnsi="Century Gothic" w:cs="Century Gothic"/>
              <w:b/>
              <w:bCs/>
              <w:color w:val="191919"/>
              <w:sz w:val="16"/>
              <w:szCs w:val="16"/>
              <w:u w:val="single"/>
            </w:rPr>
          </w:rPrChange>
        </w:rPr>
        <w:t>Academic Information</w:t>
      </w:r>
    </w:p>
    <w:p w:rsidR="000A7810" w:rsidRPr="00544F8B" w:rsidRDefault="000A7810" w:rsidP="000D42BE">
      <w:pPr>
        <w:widowControl w:val="0"/>
        <w:autoSpaceDE w:val="0"/>
        <w:autoSpaceDN w:val="0"/>
        <w:adjustRightInd w:val="0"/>
        <w:spacing w:before="5" w:after="0" w:line="130" w:lineRule="exact"/>
        <w:ind w:left="900"/>
        <w:rPr>
          <w:rFonts w:ascii="Century Gothic" w:hAnsi="Century Gothic" w:cs="Century Gothic"/>
          <w:color w:val="000000"/>
          <w:sz w:val="18"/>
          <w:szCs w:val="18"/>
          <w:rPrChange w:id="1428" w:author="jhawkins" w:date="2011-04-01T11:13:00Z">
            <w:rPr>
              <w:rFonts w:ascii="Century Gothic" w:hAnsi="Century Gothic" w:cs="Century Gothic"/>
              <w:color w:val="000000"/>
              <w:sz w:val="13"/>
              <w:szCs w:val="13"/>
            </w:rPr>
          </w:rPrChange>
        </w:rPr>
      </w:pPr>
    </w:p>
    <w:p w:rsidR="000A7810" w:rsidRPr="00544F8B" w:rsidRDefault="000A7810" w:rsidP="000D42BE">
      <w:pPr>
        <w:widowControl w:val="0"/>
        <w:autoSpaceDE w:val="0"/>
        <w:autoSpaceDN w:val="0"/>
        <w:adjustRightInd w:val="0"/>
        <w:spacing w:after="0" w:line="200" w:lineRule="exact"/>
        <w:ind w:left="900"/>
        <w:rPr>
          <w:rFonts w:ascii="Century Gothic" w:hAnsi="Century Gothic" w:cs="Century Gothic"/>
          <w:color w:val="000000"/>
          <w:sz w:val="18"/>
          <w:szCs w:val="18"/>
          <w:rPrChange w:id="1429" w:author="jhawkins" w:date="2011-04-01T11:13:00Z">
            <w:rPr>
              <w:rFonts w:ascii="Century Gothic" w:hAnsi="Century Gothic" w:cs="Century Gothic"/>
              <w:color w:val="000000"/>
              <w:sz w:val="20"/>
              <w:szCs w:val="20"/>
            </w:rPr>
          </w:rPrChange>
        </w:rPr>
      </w:pPr>
    </w:p>
    <w:p w:rsidR="000A7810" w:rsidRPr="005F2A86" w:rsidRDefault="000A7810" w:rsidP="00C55E61">
      <w:pPr>
        <w:pStyle w:val="Heading2"/>
        <w:ind w:left="900"/>
        <w:rPr>
          <w:rFonts w:ascii="Times New Roman" w:hAnsi="Times New Roman"/>
          <w:color w:val="000000"/>
          <w:sz w:val="24"/>
          <w:szCs w:val="24"/>
        </w:rPr>
      </w:pPr>
      <w:bookmarkStart w:id="1430" w:name="_Toc293070081"/>
      <w:bookmarkStart w:id="1431" w:name="_Toc293077531"/>
      <w:bookmarkStart w:id="1432" w:name="_Toc293078115"/>
      <w:bookmarkStart w:id="1433" w:name="_Toc295058645"/>
      <w:r w:rsidRPr="005F2A86">
        <w:rPr>
          <w:rFonts w:ascii="Times New Roman" w:hAnsi="Times New Roman"/>
          <w:color w:val="191919"/>
          <w:spacing w:val="-2"/>
          <w:sz w:val="24"/>
          <w:szCs w:val="24"/>
        </w:rPr>
        <w:t>T</w:t>
      </w:r>
      <w:r w:rsidR="00623C29" w:rsidRPr="00623C29">
        <w:rPr>
          <w:rFonts w:ascii="Times New Roman" w:hAnsi="Times New Roman"/>
          <w:color w:val="191919"/>
          <w:spacing w:val="-2"/>
          <w:sz w:val="18"/>
          <w:szCs w:val="18"/>
          <w:rPrChange w:id="1434" w:author="jhawkins" w:date="2011-04-01T11:13:00Z">
            <w:rPr>
              <w:rFonts w:ascii="Times New Roman" w:hAnsi="Times New Roman"/>
              <w:color w:val="191919"/>
              <w:spacing w:val="-2"/>
              <w:sz w:val="18"/>
              <w:szCs w:val="18"/>
              <w:u w:val="single"/>
            </w:rPr>
          </w:rPrChange>
        </w:rPr>
        <w:t>ESTIN</w:t>
      </w:r>
      <w:r w:rsidR="00623C29" w:rsidRPr="00623C29">
        <w:rPr>
          <w:rFonts w:ascii="Times New Roman" w:hAnsi="Times New Roman"/>
          <w:color w:val="191919"/>
          <w:sz w:val="18"/>
          <w:szCs w:val="18"/>
          <w:rPrChange w:id="1435" w:author="jhawkins" w:date="2011-04-01T11:13:00Z">
            <w:rPr>
              <w:rFonts w:ascii="Times New Roman" w:hAnsi="Times New Roman"/>
              <w:color w:val="191919"/>
              <w:sz w:val="18"/>
              <w:szCs w:val="18"/>
              <w:u w:val="single"/>
            </w:rPr>
          </w:rPrChange>
        </w:rPr>
        <w:t>G</w:t>
      </w:r>
      <w:r w:rsidR="00623C29" w:rsidRPr="00623C29">
        <w:rPr>
          <w:rFonts w:ascii="Times New Roman" w:hAnsi="Times New Roman"/>
          <w:color w:val="191919"/>
          <w:sz w:val="24"/>
          <w:szCs w:val="24"/>
          <w:rPrChange w:id="1436" w:author="jhawkins" w:date="2011-04-01T11:13:00Z">
            <w:rPr>
              <w:rFonts w:ascii="Times New Roman" w:hAnsi="Times New Roman"/>
              <w:color w:val="191919"/>
              <w:sz w:val="18"/>
              <w:szCs w:val="18"/>
              <w:u w:val="single"/>
            </w:rPr>
          </w:rPrChange>
        </w:rPr>
        <w:t xml:space="preserve"> </w:t>
      </w:r>
      <w:r w:rsidR="00623C29" w:rsidRPr="00623C29">
        <w:rPr>
          <w:rFonts w:ascii="Times New Roman" w:hAnsi="Times New Roman"/>
          <w:color w:val="191919"/>
          <w:spacing w:val="-2"/>
          <w:sz w:val="24"/>
          <w:szCs w:val="24"/>
          <w:rPrChange w:id="1437" w:author="jhawkins" w:date="2011-04-01T11:13:00Z">
            <w:rPr>
              <w:rFonts w:ascii="Times New Roman" w:hAnsi="Times New Roman"/>
              <w:color w:val="191919"/>
              <w:spacing w:val="-2"/>
              <w:sz w:val="18"/>
              <w:szCs w:val="18"/>
              <w:u w:val="single"/>
            </w:rPr>
          </w:rPrChange>
        </w:rPr>
        <w:t>A</w:t>
      </w:r>
      <w:r w:rsidR="00623C29" w:rsidRPr="00623C29">
        <w:rPr>
          <w:rFonts w:ascii="Times New Roman" w:hAnsi="Times New Roman"/>
          <w:color w:val="191919"/>
          <w:spacing w:val="-2"/>
          <w:sz w:val="18"/>
          <w:szCs w:val="18"/>
          <w:rPrChange w:id="1438" w:author="jhawkins" w:date="2011-04-01T11:13:00Z">
            <w:rPr>
              <w:rFonts w:ascii="Times New Roman" w:hAnsi="Times New Roman"/>
              <w:color w:val="191919"/>
              <w:spacing w:val="-2"/>
              <w:sz w:val="18"/>
              <w:szCs w:val="18"/>
              <w:u w:val="single"/>
            </w:rPr>
          </w:rPrChange>
        </w:rPr>
        <w:t>N</w:t>
      </w:r>
      <w:r w:rsidR="00623C29" w:rsidRPr="00623C29">
        <w:rPr>
          <w:rFonts w:ascii="Times New Roman" w:hAnsi="Times New Roman"/>
          <w:color w:val="191919"/>
          <w:sz w:val="18"/>
          <w:szCs w:val="18"/>
          <w:rPrChange w:id="1439" w:author="jhawkins" w:date="2011-04-01T11:13:00Z">
            <w:rPr>
              <w:rFonts w:ascii="Times New Roman" w:hAnsi="Times New Roman"/>
              <w:color w:val="191919"/>
              <w:sz w:val="18"/>
              <w:szCs w:val="18"/>
              <w:u w:val="single"/>
            </w:rPr>
          </w:rPrChange>
        </w:rPr>
        <w:t>D</w:t>
      </w:r>
      <w:r w:rsidR="00623C29" w:rsidRPr="00623C29">
        <w:rPr>
          <w:rFonts w:ascii="Times New Roman" w:hAnsi="Times New Roman"/>
          <w:color w:val="191919"/>
          <w:spacing w:val="10"/>
          <w:sz w:val="24"/>
          <w:szCs w:val="24"/>
          <w:rPrChange w:id="1440"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441" w:author="jhawkins" w:date="2011-04-01T11:13:00Z">
            <w:rPr>
              <w:rFonts w:ascii="Times New Roman" w:hAnsi="Times New Roman"/>
              <w:color w:val="191919"/>
              <w:spacing w:val="-2"/>
              <w:sz w:val="18"/>
              <w:szCs w:val="18"/>
              <w:u w:val="single"/>
            </w:rPr>
          </w:rPrChange>
        </w:rPr>
        <w:t>EMEDI</w:t>
      </w:r>
      <w:r w:rsidR="00623C29" w:rsidRPr="00623C29">
        <w:rPr>
          <w:rFonts w:ascii="Times New Roman" w:hAnsi="Times New Roman"/>
          <w:color w:val="191919"/>
          <w:spacing w:val="-16"/>
          <w:sz w:val="18"/>
          <w:szCs w:val="18"/>
          <w:rPrChange w:id="1442"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443" w:author="jhawkins" w:date="2011-04-01T11:13:00Z">
            <w:rPr>
              <w:rFonts w:ascii="Times New Roman" w:hAnsi="Times New Roman"/>
              <w:color w:val="191919"/>
              <w:spacing w:val="-2"/>
              <w:sz w:val="18"/>
              <w:szCs w:val="18"/>
              <w:u w:val="single"/>
            </w:rPr>
          </w:rPrChange>
        </w:rPr>
        <w:t>TIO</w:t>
      </w:r>
      <w:r w:rsidR="00623C29" w:rsidRPr="00623C29">
        <w:rPr>
          <w:rFonts w:ascii="Times New Roman" w:hAnsi="Times New Roman"/>
          <w:color w:val="191919"/>
          <w:sz w:val="18"/>
          <w:szCs w:val="18"/>
          <w:rPrChange w:id="1444" w:author="jhawkins" w:date="2011-04-01T11:13:00Z">
            <w:rPr>
              <w:rFonts w:ascii="Times New Roman" w:hAnsi="Times New Roman"/>
              <w:color w:val="191919"/>
              <w:sz w:val="18"/>
              <w:szCs w:val="18"/>
              <w:u w:val="single"/>
            </w:rPr>
          </w:rPrChange>
        </w:rPr>
        <w:t>N</w:t>
      </w:r>
      <w:r w:rsidR="00623C29" w:rsidRPr="00623C29">
        <w:rPr>
          <w:rFonts w:ascii="Times New Roman" w:hAnsi="Times New Roman"/>
          <w:color w:val="191919"/>
          <w:spacing w:val="10"/>
          <w:sz w:val="24"/>
          <w:szCs w:val="24"/>
          <w:rPrChange w:id="1445"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446" w:author="jhawkins" w:date="2011-04-01T11:13:00Z">
            <w:rPr>
              <w:rFonts w:ascii="Times New Roman" w:hAnsi="Times New Roman"/>
              <w:color w:val="191919"/>
              <w:spacing w:val="-2"/>
              <w:sz w:val="18"/>
              <w:szCs w:val="18"/>
              <w:u w:val="single"/>
            </w:rPr>
          </w:rPrChange>
        </w:rPr>
        <w:t>EQUIREMENTS</w:t>
      </w:r>
      <w:r w:rsidRPr="005F2A86">
        <w:rPr>
          <w:rFonts w:ascii="Times New Roman" w:hAnsi="Times New Roman"/>
          <w:color w:val="191919"/>
          <w:sz w:val="24"/>
          <w:szCs w:val="24"/>
        </w:rPr>
        <w:t>:</w:t>
      </w:r>
      <w:bookmarkEnd w:id="1430"/>
      <w:bookmarkEnd w:id="1431"/>
      <w:bookmarkEnd w:id="1432"/>
      <w:bookmarkEnd w:id="1433"/>
    </w:p>
    <w:p w:rsidR="000A7810" w:rsidRPr="00544F8B"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p>
    <w:p w:rsidR="000A7810" w:rsidRPr="00544F8B" w:rsidRDefault="000A7810" w:rsidP="000D42BE">
      <w:pPr>
        <w:widowControl w:val="0"/>
        <w:autoSpaceDE w:val="0"/>
        <w:autoSpaceDN w:val="0"/>
        <w:adjustRightInd w:val="0"/>
        <w:spacing w:before="16" w:after="0" w:line="200" w:lineRule="exact"/>
        <w:ind w:left="900"/>
        <w:rPr>
          <w:rFonts w:ascii="Times New Roman" w:hAnsi="Times New Roman"/>
          <w:color w:val="000000"/>
          <w:sz w:val="18"/>
          <w:szCs w:val="18"/>
          <w:rPrChange w:id="1447"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consis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minimu</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C55E61">
        <w:rPr>
          <w:rFonts w:ascii="Times New Roman" w:hAnsi="Times New Roman"/>
          <w:color w:val="191919"/>
          <w:spacing w:val="-2"/>
          <w:sz w:val="18"/>
          <w:szCs w:val="18"/>
        </w:rPr>
        <w:t xml:space="preserve">5 </w:t>
      </w:r>
      <w:r>
        <w:rPr>
          <w:rFonts w:ascii="Times New Roman" w:hAnsi="Times New Roman"/>
          <w:color w:val="191919"/>
          <w:spacing w:val="-2"/>
          <w:sz w:val="18"/>
          <w:szCs w:val="18"/>
        </w:rPr>
        <w:t>hour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classroom/laborator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instructio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w:t>
      </w:r>
      <w:r w:rsidRPr="00C55E61">
        <w:rPr>
          <w:rFonts w:ascii="Times New Roman" w:hAnsi="Times New Roman"/>
          <w:color w:val="191919"/>
          <w:spacing w:val="-2"/>
          <w:sz w:val="18"/>
          <w:szCs w:val="18"/>
        </w:rPr>
        <w:t>i</w:t>
      </w:r>
      <w:r>
        <w:rPr>
          <w:rFonts w:ascii="Times New Roman" w:hAnsi="Times New Roman"/>
          <w:color w:val="191919"/>
          <w:spacing w:val="-2"/>
          <w:sz w:val="18"/>
          <w:szCs w:val="18"/>
        </w:rPr>
        <w:t>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retak</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0A7810" w:rsidRPr="00C55E61" w:rsidRDefault="000A7810"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448"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load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resultin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insti</w:t>
      </w:r>
      <w:r w:rsidRPr="00C55E61">
        <w:rPr>
          <w:rFonts w:ascii="Times New Roman" w:hAnsi="Times New Roman"/>
          <w:color w:val="191919"/>
          <w:spacing w:val="-2"/>
          <w:sz w:val="18"/>
          <w:szCs w:val="18"/>
        </w:rPr>
        <w:t>t</w:t>
      </w:r>
      <w:r>
        <w:rPr>
          <w:rFonts w:ascii="Times New Roman" w:hAnsi="Times New Roman"/>
          <w:color w:val="191919"/>
          <w:spacing w:val="-2"/>
          <w:sz w:val="18"/>
          <w:szCs w:val="18"/>
        </w:rPr>
        <w: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and 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handle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w:t>
      </w:r>
    </w:p>
    <w:p w:rsidR="000A7810" w:rsidRPr="00C55E61" w:rsidRDefault="000A7810"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449"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Chroni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repeater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passe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bot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part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specialized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smal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grou</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rathe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the 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Preparator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courses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als</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carr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9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8 </w:t>
      </w:r>
      <w:r>
        <w:rPr>
          <w:rFonts w:ascii="Times New Roman" w:hAnsi="Times New Roman"/>
          <w:color w:val="191919"/>
          <w:spacing w:val="-2"/>
          <w:sz w:val="18"/>
          <w:szCs w:val="18"/>
        </w:rPr>
        <w:t>designations.</w:t>
      </w:r>
    </w:p>
    <w:p w:rsidR="000A7810" w:rsidRPr="005F2A86" w:rsidRDefault="000A7810" w:rsidP="00C55E61">
      <w:pPr>
        <w:pStyle w:val="Heading2"/>
        <w:ind w:left="900"/>
        <w:rPr>
          <w:rFonts w:ascii="Times New Roman" w:hAnsi="Times New Roman"/>
          <w:color w:val="000000"/>
          <w:sz w:val="24"/>
          <w:szCs w:val="24"/>
          <w:rPrChange w:id="1450" w:author="jhawkins" w:date="2011-04-01T11:13:00Z">
            <w:rPr>
              <w:rFonts w:ascii="Times New Roman" w:hAnsi="Times New Roman"/>
              <w:color w:val="000000"/>
              <w:sz w:val="18"/>
              <w:szCs w:val="18"/>
            </w:rPr>
          </w:rPrChange>
        </w:rPr>
      </w:pPr>
      <w:bookmarkStart w:id="1451" w:name="_Toc293070082"/>
      <w:bookmarkStart w:id="1452" w:name="_Toc293077532"/>
      <w:bookmarkStart w:id="1453" w:name="_Toc293078116"/>
      <w:bookmarkStart w:id="1454" w:name="_Toc295058646"/>
      <w:r w:rsidRPr="005F2A86">
        <w:rPr>
          <w:rFonts w:ascii="Times New Roman" w:hAnsi="Times New Roman"/>
          <w:color w:val="191919"/>
          <w:spacing w:val="-2"/>
          <w:sz w:val="24"/>
          <w:szCs w:val="24"/>
        </w:rPr>
        <w:t>S</w:t>
      </w:r>
      <w:r w:rsidR="00623C29" w:rsidRPr="00623C29">
        <w:rPr>
          <w:rFonts w:ascii="Times New Roman" w:hAnsi="Times New Roman"/>
          <w:color w:val="191919"/>
          <w:spacing w:val="-2"/>
          <w:sz w:val="18"/>
          <w:szCs w:val="18"/>
          <w:rPrChange w:id="1455" w:author="jhawkins" w:date="2011-04-01T11:13:00Z">
            <w:rPr>
              <w:rFonts w:ascii="Times New Roman" w:hAnsi="Times New Roman"/>
              <w:color w:val="191919"/>
              <w:spacing w:val="-2"/>
              <w:sz w:val="18"/>
              <w:szCs w:val="18"/>
              <w:u w:val="single"/>
            </w:rPr>
          </w:rPrChange>
        </w:rPr>
        <w:t>PECIA</w:t>
      </w:r>
      <w:r w:rsidR="00623C29" w:rsidRPr="00623C29">
        <w:rPr>
          <w:rFonts w:ascii="Times New Roman" w:hAnsi="Times New Roman"/>
          <w:color w:val="191919"/>
          <w:sz w:val="18"/>
          <w:szCs w:val="18"/>
          <w:rPrChange w:id="1456" w:author="jhawkins" w:date="2011-04-01T11:13:00Z">
            <w:rPr>
              <w:rFonts w:ascii="Times New Roman" w:hAnsi="Times New Roman"/>
              <w:color w:val="191919"/>
              <w:sz w:val="18"/>
              <w:szCs w:val="18"/>
              <w:u w:val="single"/>
            </w:rPr>
          </w:rPrChange>
        </w:rPr>
        <w:t>L</w:t>
      </w:r>
      <w:r w:rsidR="00623C29" w:rsidRPr="00623C29">
        <w:rPr>
          <w:rFonts w:ascii="Times New Roman" w:hAnsi="Times New Roman"/>
          <w:color w:val="191919"/>
          <w:sz w:val="24"/>
          <w:szCs w:val="24"/>
          <w:rPrChange w:id="1457" w:author="jhawkins" w:date="2011-04-01T11:13:00Z">
            <w:rPr>
              <w:rFonts w:ascii="Times New Roman" w:hAnsi="Times New Roman"/>
              <w:color w:val="191919"/>
              <w:sz w:val="18"/>
              <w:szCs w:val="18"/>
              <w:u w:val="single"/>
            </w:rPr>
          </w:rPrChange>
        </w:rPr>
        <w:t xml:space="preserve"> </w:t>
      </w:r>
      <w:r w:rsidRPr="005F2A86">
        <w:rPr>
          <w:rFonts w:ascii="Times New Roman" w:hAnsi="Times New Roman"/>
          <w:color w:val="191919"/>
          <w:spacing w:val="-2"/>
          <w:sz w:val="24"/>
          <w:szCs w:val="24"/>
        </w:rPr>
        <w:t>C</w:t>
      </w:r>
      <w:r w:rsidR="00623C29" w:rsidRPr="00623C29">
        <w:rPr>
          <w:rFonts w:ascii="Times New Roman" w:hAnsi="Times New Roman"/>
          <w:color w:val="191919"/>
          <w:spacing w:val="-16"/>
          <w:sz w:val="18"/>
          <w:szCs w:val="18"/>
          <w:rPrChange w:id="1458"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459" w:author="jhawkins" w:date="2011-04-01T11:13:00Z">
            <w:rPr>
              <w:rFonts w:ascii="Times New Roman" w:hAnsi="Times New Roman"/>
              <w:color w:val="191919"/>
              <w:spacing w:val="-2"/>
              <w:sz w:val="18"/>
              <w:szCs w:val="18"/>
              <w:u w:val="single"/>
            </w:rPr>
          </w:rPrChange>
        </w:rPr>
        <w:t>TEGORIE</w:t>
      </w:r>
      <w:r w:rsidR="00623C29" w:rsidRPr="00623C29">
        <w:rPr>
          <w:rFonts w:ascii="Times New Roman" w:hAnsi="Times New Roman"/>
          <w:color w:val="191919"/>
          <w:sz w:val="18"/>
          <w:szCs w:val="18"/>
          <w:rPrChange w:id="1460" w:author="jhawkins" w:date="2011-04-01T11:13:00Z">
            <w:rPr>
              <w:rFonts w:ascii="Times New Roman" w:hAnsi="Times New Roman"/>
              <w:color w:val="191919"/>
              <w:sz w:val="18"/>
              <w:szCs w:val="18"/>
              <w:u w:val="single"/>
            </w:rPr>
          </w:rPrChange>
        </w:rPr>
        <w:t>S</w:t>
      </w:r>
      <w:r w:rsidR="00623C29" w:rsidRPr="00623C29">
        <w:rPr>
          <w:rFonts w:ascii="Times New Roman" w:hAnsi="Times New Roman"/>
          <w:color w:val="191919"/>
          <w:spacing w:val="10"/>
          <w:sz w:val="24"/>
          <w:szCs w:val="24"/>
          <w:rPrChange w:id="1461"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462"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463" w:author="jhawkins" w:date="2011-04-01T11:13:00Z">
            <w:rPr>
              <w:rFonts w:ascii="Times New Roman" w:hAnsi="Times New Roman"/>
              <w:color w:val="191919"/>
              <w:sz w:val="18"/>
              <w:szCs w:val="18"/>
              <w:u w:val="single"/>
            </w:rPr>
          </w:rPrChange>
        </w:rPr>
        <w:t>F</w:t>
      </w:r>
      <w:r w:rsidR="00623C29" w:rsidRPr="00623C29">
        <w:rPr>
          <w:rFonts w:ascii="Times New Roman" w:hAnsi="Times New Roman"/>
          <w:color w:val="191919"/>
          <w:spacing w:val="4"/>
          <w:sz w:val="24"/>
          <w:szCs w:val="24"/>
          <w:rPrChange w:id="1464" w:author="jhawkins" w:date="2011-04-01T11:13:00Z">
            <w:rPr>
              <w:rFonts w:ascii="Times New Roman" w:hAnsi="Times New Roman"/>
              <w:color w:val="191919"/>
              <w:spacing w:val="4"/>
              <w:sz w:val="18"/>
              <w:szCs w:val="18"/>
              <w:u w:val="single"/>
            </w:rPr>
          </w:rPrChange>
        </w:rPr>
        <w:t xml:space="preserve"> </w:t>
      </w:r>
      <w:r w:rsidRPr="005F2A86">
        <w:rPr>
          <w:rFonts w:ascii="Times New Roman" w:hAnsi="Times New Roman"/>
          <w:color w:val="191919"/>
          <w:spacing w:val="-2"/>
          <w:sz w:val="24"/>
          <w:szCs w:val="24"/>
        </w:rPr>
        <w:t>S</w:t>
      </w:r>
      <w:r w:rsidR="00623C29" w:rsidRPr="00623C29">
        <w:rPr>
          <w:rFonts w:ascii="Times New Roman" w:hAnsi="Times New Roman"/>
          <w:color w:val="191919"/>
          <w:spacing w:val="-2"/>
          <w:sz w:val="18"/>
          <w:szCs w:val="18"/>
          <w:rPrChange w:id="1465" w:author="jhawkins" w:date="2011-04-01T11:13:00Z">
            <w:rPr>
              <w:rFonts w:ascii="Times New Roman" w:hAnsi="Times New Roman"/>
              <w:color w:val="191919"/>
              <w:spacing w:val="-2"/>
              <w:sz w:val="18"/>
              <w:szCs w:val="18"/>
              <w:u w:val="single"/>
            </w:rPr>
          </w:rPrChange>
        </w:rPr>
        <w:t>TUDENTS</w:t>
      </w:r>
      <w:bookmarkEnd w:id="1451"/>
      <w:bookmarkEnd w:id="1452"/>
      <w:bookmarkEnd w:id="1453"/>
      <w:bookmarkEnd w:id="1454"/>
    </w:p>
    <w:p w:rsidR="000A7810" w:rsidRPr="00C55E61" w:rsidRDefault="00457564" w:rsidP="00D33C9D">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holdin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baccalaureat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accredite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educatio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w:t>
      </w:r>
      <w:r w:rsidR="00D33C9D">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orde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receiv</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a </w:t>
      </w:r>
      <w:r>
        <w:rPr>
          <w:rFonts w:ascii="Times New Roman" w:hAnsi="Times New Roman"/>
          <w:color w:val="191919"/>
          <w:spacing w:val="-2"/>
          <w:sz w:val="18"/>
          <w:szCs w:val="18"/>
        </w:rPr>
        <w:t>Universit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institution.</w:t>
      </w:r>
    </w:p>
    <w:p w:rsidR="000A7810" w:rsidRPr="00544F8B" w:rsidRDefault="000A7810" w:rsidP="000D42BE">
      <w:pPr>
        <w:widowControl w:val="0"/>
        <w:autoSpaceDE w:val="0"/>
        <w:autoSpaceDN w:val="0"/>
        <w:adjustRightInd w:val="0"/>
        <w:spacing w:before="5" w:after="0" w:line="220" w:lineRule="exact"/>
        <w:ind w:left="900"/>
        <w:rPr>
          <w:rFonts w:ascii="Times New Roman" w:hAnsi="Times New Roman"/>
          <w:color w:val="000000"/>
          <w:sz w:val="18"/>
          <w:szCs w:val="18"/>
          <w:rPrChange w:id="1466" w:author="jhawkins" w:date="2011-04-01T11:13:00Z">
            <w:rPr>
              <w:rFonts w:ascii="Times New Roman" w:hAnsi="Times New Roman"/>
              <w:color w:val="00000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nativ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languag</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Engli</w:t>
      </w:r>
      <w:r w:rsidRPr="00C55E61">
        <w:rPr>
          <w:rFonts w:ascii="Times New Roman" w:hAnsi="Times New Roman"/>
          <w:color w:val="191919"/>
          <w:spacing w:val="-2"/>
          <w:sz w:val="18"/>
          <w:szCs w:val="18"/>
        </w:rPr>
        <w:t>s</w:t>
      </w:r>
      <w:r>
        <w:rPr>
          <w:rFonts w:ascii="Times New Roman" w:hAnsi="Times New Roman"/>
          <w:color w:val="191919"/>
          <w:spacing w:val="-2"/>
          <w:sz w:val="18"/>
          <w:szCs w:val="18"/>
        </w:rPr>
        <w:t>h</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written 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Chancello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55E61">
        <w:rPr>
          <w:rFonts w:ascii="Times New Roman" w:hAnsi="Times New Roman"/>
          <w:color w:val="191919"/>
          <w:spacing w:val="-2"/>
          <w:sz w:val="18"/>
          <w:szCs w:val="18"/>
        </w:rPr>
        <w:t>o</w:t>
      </w:r>
      <w:r>
        <w:rPr>
          <w:rFonts w:ascii="Times New Roman" w:hAnsi="Times New Roman"/>
          <w:color w:val="191919"/>
          <w:spacing w:val="-2"/>
          <w:sz w:val="18"/>
          <w:szCs w:val="18"/>
        </w:rPr>
        <w:t>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 English</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minimum</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writin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develope</w:t>
      </w:r>
      <w:r w:rsidRPr="00C55E61">
        <w:rPr>
          <w:rFonts w:ascii="Times New Roman" w:hAnsi="Times New Roman"/>
          <w:color w:val="191919"/>
          <w:spacing w:val="-2"/>
          <w:sz w:val="18"/>
          <w:szCs w:val="18"/>
        </w:rPr>
        <w:t>d a</w:t>
      </w:r>
      <w:r>
        <w:rPr>
          <w:rFonts w:ascii="Times New Roman" w:hAnsi="Times New Roman"/>
          <w:color w:val="191919"/>
          <w:spacing w:val="-2"/>
          <w:sz w:val="18"/>
          <w:szCs w:val="18"/>
        </w:rPr>
        <w:t>nd administered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involv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multipl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raters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 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culturall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neutra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topics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grantin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extende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time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translatio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dictionarie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permissibl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w:t>
      </w:r>
      <w:r w:rsidRPr="00C55E61">
        <w:rPr>
          <w:rFonts w:ascii="Times New Roman" w:hAnsi="Times New Roman"/>
          <w:color w:val="191919"/>
          <w:spacing w:val="-2"/>
          <w:sz w:val="18"/>
          <w:szCs w:val="18"/>
        </w:rPr>
        <w:t>m</w:t>
      </w:r>
      <w:r>
        <w:rPr>
          <w:rFonts w:ascii="Times New Roman" w:hAnsi="Times New Roman"/>
          <w:color w:val="191919"/>
          <w:spacing w:val="-2"/>
          <w:sz w:val="18"/>
          <w:szCs w:val="18"/>
        </w:rPr>
        <w:t>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 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examination.</w:t>
      </w:r>
    </w:p>
    <w:p w:rsidR="000A7810" w:rsidRPr="00C55E61" w:rsidRDefault="000A7810"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467"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c</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accordanc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w:t>
      </w:r>
      <w:r w:rsidRPr="00C55E61">
        <w:rPr>
          <w:rFonts w:ascii="Times New Roman" w:hAnsi="Times New Roman"/>
          <w:color w:val="191919"/>
          <w:spacing w:val="-2"/>
          <w:sz w:val="18"/>
          <w:szCs w:val="18"/>
        </w:rPr>
        <w:t>t</w:t>
      </w:r>
      <w:r>
        <w:rPr>
          <w:rFonts w:ascii="Times New Roman" w:hAnsi="Times New Roman"/>
          <w:color w:val="191919"/>
          <w:spacing w:val="-2"/>
          <w:sz w:val="18"/>
          <w:szCs w:val="18"/>
        </w:rPr>
        <w: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the 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disabilities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w:t>
      </w:r>
      <w:r w:rsidRPr="00C55E61">
        <w:rPr>
          <w:rFonts w:ascii="Times New Roman" w:hAnsi="Times New Roman"/>
          <w:color w:val="191919"/>
          <w:spacing w:val="-2"/>
          <w:sz w:val="18"/>
          <w:szCs w:val="18"/>
        </w:rPr>
        <w:t>c</w:t>
      </w:r>
      <w:r>
        <w:rPr>
          <w:rFonts w:ascii="Times New Roman" w:hAnsi="Times New Roman"/>
          <w:color w:val="191919"/>
          <w:spacing w:val="-2"/>
          <w:sz w:val="18"/>
          <w:szCs w:val="18"/>
        </w:rPr>
        <w:t>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Such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provisio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neede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prio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Suc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exami</w:t>
      </w:r>
      <w:r w:rsidRPr="00C55E61">
        <w:rPr>
          <w:rFonts w:ascii="Times New Roman" w:hAnsi="Times New Roman"/>
          <w:color w:val="191919"/>
          <w:spacing w:val="-2"/>
          <w:sz w:val="18"/>
          <w:szCs w:val="18"/>
        </w:rPr>
        <w:t>n</w:t>
      </w:r>
      <w:r>
        <w:rPr>
          <w:rFonts w:ascii="Times New Roman" w:hAnsi="Times New Roman"/>
          <w:color w:val="191919"/>
          <w:spacing w:val="-2"/>
          <w:sz w:val="18"/>
          <w:szCs w:val="18"/>
        </w:rPr>
        <w: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shall equa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standard</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Program.</w:t>
      </w:r>
    </w:p>
    <w:p w:rsidR="000A7810" w:rsidRPr="00C55E61" w:rsidRDefault="000A7810"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468"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too</w:t>
      </w:r>
      <w:r w:rsidRPr="00C55E61">
        <w:rPr>
          <w:rFonts w:ascii="Times New Roman" w:hAnsi="Times New Roman"/>
          <w:color w:val="191919"/>
          <w:spacing w:val="-2"/>
          <w:sz w:val="18"/>
          <w:szCs w:val="18"/>
        </w:rPr>
        <w:t xml:space="preserve">k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Quarte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1980</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portio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passin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standar</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subsequen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retakin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w:t>
      </w:r>
      <w:r w:rsidRPr="00C55E61">
        <w:rPr>
          <w:rFonts w:ascii="Times New Roman" w:hAnsi="Times New Roman"/>
          <w:color w:val="191919"/>
          <w:spacing w:val="-2"/>
          <w:sz w:val="18"/>
          <w:szCs w:val="18"/>
        </w:rPr>
        <w:t>f</w:t>
      </w:r>
      <w:r>
        <w:rPr>
          <w:rFonts w:ascii="Times New Roman" w:hAnsi="Times New Roman"/>
          <w:color w:val="191919"/>
          <w:spacing w:val="-2"/>
          <w:sz w:val="18"/>
          <w:szCs w:val="18"/>
        </w:rPr>
        <w:t>fec</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C55E61">
        <w:rPr>
          <w:rFonts w:ascii="Times New Roman" w:hAnsi="Times New Roman"/>
          <w:color w:val="191919"/>
          <w:spacing w:val="-2"/>
          <w:sz w:val="18"/>
          <w:szCs w:val="18"/>
        </w:rPr>
        <w:t>r original attempt. All students, regardless of when they entered the system, must pass the test as a requirement for graduation.</w:t>
      </w:r>
    </w:p>
    <w:p w:rsidR="000A7810" w:rsidRPr="00C55E61" w:rsidRDefault="000A7810"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469" w:author="jhawkins" w:date="2011-04-01T11:13:00Z">
            <w:rPr>
              <w:rFonts w:ascii="Times New Roman" w:hAnsi="Times New Roman"/>
              <w:color w:val="000000"/>
              <w:sz w:val="20"/>
              <w:szCs w:val="20"/>
            </w:rPr>
          </w:rPrChange>
        </w:rPr>
      </w:pPr>
    </w:p>
    <w:p w:rsidR="000A7810"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move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completin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graduatio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exceptio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st </w:t>
      </w:r>
      <w:r>
        <w:rPr>
          <w:rFonts w:ascii="Times New Roman" w:hAnsi="Times New Roman"/>
          <w:color w:val="191919"/>
          <w:spacing w:val="-2"/>
          <w:sz w:val="18"/>
          <w:szCs w:val="18"/>
        </w:rPr>
        <w:t>requirement 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administere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fulfille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follo</w:t>
      </w:r>
      <w:r w:rsidRPr="00C55E61">
        <w:rPr>
          <w:rFonts w:ascii="Times New Roman" w:hAnsi="Times New Roman"/>
          <w:color w:val="191919"/>
          <w:spacing w:val="-2"/>
          <w:sz w:val="18"/>
          <w:szCs w:val="18"/>
        </w:rPr>
        <w:t xml:space="preserve">w </w:t>
      </w:r>
      <w:r>
        <w:rPr>
          <w:rFonts w:ascii="Times New Roman" w:hAnsi="Times New Roman"/>
          <w:color w:val="191919"/>
          <w:spacing w:val="-2"/>
          <w:sz w:val="18"/>
          <w:szCs w:val="18"/>
        </w:rPr>
        <w:t>the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outline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Administratio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Manual.</w:t>
      </w:r>
    </w:p>
    <w:p w:rsidR="000A7810" w:rsidRPr="00544F8B" w:rsidRDefault="000A7810" w:rsidP="000D42BE">
      <w:pPr>
        <w:widowControl w:val="0"/>
        <w:autoSpaceDE w:val="0"/>
        <w:autoSpaceDN w:val="0"/>
        <w:adjustRightInd w:val="0"/>
        <w:spacing w:before="4" w:after="0" w:line="110" w:lineRule="exact"/>
        <w:ind w:left="900"/>
        <w:rPr>
          <w:rFonts w:ascii="Times New Roman" w:hAnsi="Times New Roman"/>
          <w:color w:val="000000"/>
          <w:sz w:val="18"/>
          <w:szCs w:val="18"/>
          <w:rPrChange w:id="1470" w:author="jhawkins" w:date="2011-04-01T11:13:00Z">
            <w:rPr>
              <w:rFonts w:ascii="Times New Roman" w:hAnsi="Times New Roman"/>
              <w:color w:val="000000"/>
              <w:sz w:val="11"/>
              <w:szCs w:val="11"/>
            </w:rPr>
          </w:rPrChange>
        </w:rPr>
      </w:pPr>
    </w:p>
    <w:p w:rsidR="005F2A86" w:rsidRPr="005F2A86" w:rsidRDefault="005F2A86" w:rsidP="000D42BE">
      <w:pPr>
        <w:pStyle w:val="Heading2"/>
        <w:spacing w:before="0" w:line="240" w:lineRule="auto"/>
        <w:ind w:left="900"/>
        <w:rPr>
          <w:rFonts w:ascii="Times New Roman" w:hAnsi="Times New Roman"/>
          <w:color w:val="000000"/>
          <w:sz w:val="24"/>
          <w:szCs w:val="24"/>
          <w:rPrChange w:id="1471" w:author="jhawkins" w:date="2011-04-01T11:13:00Z">
            <w:rPr>
              <w:rFonts w:ascii="Times New Roman" w:hAnsi="Times New Roman"/>
              <w:color w:val="000000"/>
              <w:sz w:val="18"/>
              <w:szCs w:val="18"/>
            </w:rPr>
          </w:rPrChange>
        </w:rPr>
      </w:pPr>
      <w:bookmarkStart w:id="1472" w:name="_Toc293070083"/>
      <w:bookmarkStart w:id="1473" w:name="_Toc293077533"/>
      <w:bookmarkStart w:id="1474" w:name="_Toc293078117"/>
      <w:bookmarkStart w:id="1475" w:name="_Toc295058647"/>
      <w:r w:rsidRPr="005F2A86">
        <w:rPr>
          <w:rFonts w:ascii="Times New Roman" w:hAnsi="Times New Roman"/>
          <w:color w:val="191919"/>
          <w:spacing w:val="-2"/>
          <w:sz w:val="24"/>
          <w:szCs w:val="24"/>
        </w:rPr>
        <w:t>S</w:t>
      </w:r>
      <w:r w:rsidR="00623C29" w:rsidRPr="00623C29">
        <w:rPr>
          <w:rFonts w:ascii="Times New Roman" w:hAnsi="Times New Roman"/>
          <w:color w:val="191919"/>
          <w:spacing w:val="-2"/>
          <w:sz w:val="18"/>
          <w:szCs w:val="18"/>
          <w:rPrChange w:id="1476" w:author="jhawkins" w:date="2011-04-01T11:13:00Z">
            <w:rPr>
              <w:rFonts w:ascii="Times New Roman" w:hAnsi="Times New Roman"/>
              <w:color w:val="191919"/>
              <w:spacing w:val="-2"/>
              <w:sz w:val="18"/>
              <w:szCs w:val="18"/>
              <w:u w:val="single"/>
            </w:rPr>
          </w:rPrChange>
        </w:rPr>
        <w:t>TUDENT</w:t>
      </w:r>
      <w:r w:rsidR="00623C29" w:rsidRPr="00623C29">
        <w:rPr>
          <w:rFonts w:ascii="Times New Roman" w:hAnsi="Times New Roman"/>
          <w:color w:val="191919"/>
          <w:sz w:val="18"/>
          <w:szCs w:val="18"/>
          <w:rPrChange w:id="1477" w:author="jhawkins" w:date="2011-04-01T11:13:00Z">
            <w:rPr>
              <w:rFonts w:ascii="Times New Roman" w:hAnsi="Times New Roman"/>
              <w:color w:val="191919"/>
              <w:sz w:val="18"/>
              <w:szCs w:val="18"/>
              <w:u w:val="single"/>
            </w:rPr>
          </w:rPrChange>
        </w:rPr>
        <w:t>S</w:t>
      </w:r>
      <w:r w:rsidR="00623C29" w:rsidRPr="00623C29">
        <w:rPr>
          <w:rFonts w:ascii="Times New Roman" w:hAnsi="Times New Roman"/>
          <w:color w:val="191919"/>
          <w:spacing w:val="7"/>
          <w:sz w:val="24"/>
          <w:szCs w:val="24"/>
          <w:rPrChange w:id="1478" w:author="jhawkins" w:date="2011-04-01T11:13:00Z">
            <w:rPr>
              <w:rFonts w:ascii="Times New Roman" w:hAnsi="Times New Roman"/>
              <w:color w:val="191919"/>
              <w:spacing w:val="7"/>
              <w:sz w:val="18"/>
              <w:szCs w:val="18"/>
              <w:u w:val="single"/>
            </w:rPr>
          </w:rPrChange>
        </w:rPr>
        <w:t xml:space="preserve"> </w:t>
      </w:r>
      <w:r w:rsidR="00623C29" w:rsidRPr="00623C29">
        <w:rPr>
          <w:rFonts w:ascii="Times New Roman" w:hAnsi="Times New Roman"/>
          <w:color w:val="191919"/>
          <w:spacing w:val="-2"/>
          <w:sz w:val="24"/>
          <w:szCs w:val="24"/>
          <w:rPrChange w:id="1479" w:author="jhawkins" w:date="2011-04-01T11:13:00Z">
            <w:rPr>
              <w:rFonts w:ascii="Times New Roman" w:hAnsi="Times New Roman"/>
              <w:color w:val="191919"/>
              <w:spacing w:val="-2"/>
              <w:sz w:val="18"/>
              <w:szCs w:val="18"/>
              <w:u w:val="single"/>
            </w:rPr>
          </w:rPrChange>
        </w:rPr>
        <w:t>W</w:t>
      </w:r>
      <w:r w:rsidR="00623C29" w:rsidRPr="00623C29">
        <w:rPr>
          <w:rFonts w:ascii="Times New Roman" w:hAnsi="Times New Roman"/>
          <w:color w:val="191919"/>
          <w:spacing w:val="-2"/>
          <w:sz w:val="18"/>
          <w:szCs w:val="18"/>
          <w:rPrChange w:id="1480" w:author="jhawkins" w:date="2011-04-01T11:13:00Z">
            <w:rPr>
              <w:rFonts w:ascii="Times New Roman" w:hAnsi="Times New Roman"/>
              <w:color w:val="191919"/>
              <w:spacing w:val="-2"/>
              <w:sz w:val="18"/>
              <w:szCs w:val="18"/>
              <w:u w:val="single"/>
            </w:rPr>
          </w:rPrChange>
        </w:rPr>
        <w:t>IT</w:t>
      </w:r>
      <w:r w:rsidR="00623C29" w:rsidRPr="00623C29">
        <w:rPr>
          <w:rFonts w:ascii="Times New Roman" w:hAnsi="Times New Roman"/>
          <w:color w:val="191919"/>
          <w:sz w:val="18"/>
          <w:szCs w:val="18"/>
          <w:rPrChange w:id="1481" w:author="jhawkins" w:date="2011-04-01T11:13:00Z">
            <w:rPr>
              <w:rFonts w:ascii="Times New Roman" w:hAnsi="Times New Roman"/>
              <w:color w:val="191919"/>
              <w:sz w:val="18"/>
              <w:szCs w:val="18"/>
              <w:u w:val="single"/>
            </w:rPr>
          </w:rPrChange>
        </w:rPr>
        <w:t>H</w:t>
      </w:r>
      <w:r w:rsidR="00623C29" w:rsidRPr="00623C29">
        <w:rPr>
          <w:rFonts w:ascii="Times New Roman" w:hAnsi="Times New Roman"/>
          <w:color w:val="191919"/>
          <w:spacing w:val="10"/>
          <w:sz w:val="24"/>
          <w:szCs w:val="24"/>
          <w:rPrChange w:id="1482"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L</w:t>
      </w:r>
      <w:r w:rsidR="00623C29" w:rsidRPr="00623C29">
        <w:rPr>
          <w:rFonts w:ascii="Times New Roman" w:hAnsi="Times New Roman"/>
          <w:color w:val="191919"/>
          <w:spacing w:val="-2"/>
          <w:sz w:val="18"/>
          <w:szCs w:val="18"/>
          <w:rPrChange w:id="1483" w:author="jhawkins" w:date="2011-04-01T11:13:00Z">
            <w:rPr>
              <w:rFonts w:ascii="Times New Roman" w:hAnsi="Times New Roman"/>
              <w:color w:val="191919"/>
              <w:spacing w:val="-2"/>
              <w:sz w:val="18"/>
              <w:szCs w:val="18"/>
              <w:u w:val="single"/>
            </w:rPr>
          </w:rPrChange>
        </w:rPr>
        <w:t>EARNIN</w:t>
      </w:r>
      <w:r w:rsidR="00623C29" w:rsidRPr="00623C29">
        <w:rPr>
          <w:rFonts w:ascii="Times New Roman" w:hAnsi="Times New Roman"/>
          <w:color w:val="191919"/>
          <w:sz w:val="18"/>
          <w:szCs w:val="18"/>
          <w:rPrChange w:id="1484" w:author="jhawkins" w:date="2011-04-01T11:13:00Z">
            <w:rPr>
              <w:rFonts w:ascii="Times New Roman" w:hAnsi="Times New Roman"/>
              <w:color w:val="191919"/>
              <w:sz w:val="18"/>
              <w:szCs w:val="18"/>
              <w:u w:val="single"/>
            </w:rPr>
          </w:rPrChange>
        </w:rPr>
        <w:t>G</w:t>
      </w:r>
      <w:r w:rsidR="00623C29" w:rsidRPr="00623C29">
        <w:rPr>
          <w:rFonts w:ascii="Times New Roman" w:hAnsi="Times New Roman"/>
          <w:color w:val="191919"/>
          <w:spacing w:val="10"/>
          <w:sz w:val="24"/>
          <w:szCs w:val="24"/>
          <w:rPrChange w:id="1485"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D</w:t>
      </w:r>
      <w:r w:rsidR="00623C29" w:rsidRPr="00623C29">
        <w:rPr>
          <w:rFonts w:ascii="Times New Roman" w:hAnsi="Times New Roman"/>
          <w:color w:val="191919"/>
          <w:spacing w:val="-2"/>
          <w:sz w:val="18"/>
          <w:szCs w:val="18"/>
          <w:rPrChange w:id="1486" w:author="jhawkins" w:date="2011-04-01T11:13:00Z">
            <w:rPr>
              <w:rFonts w:ascii="Times New Roman" w:hAnsi="Times New Roman"/>
              <w:color w:val="191919"/>
              <w:spacing w:val="-2"/>
              <w:sz w:val="18"/>
              <w:szCs w:val="18"/>
              <w:u w:val="single"/>
            </w:rPr>
          </w:rPrChange>
        </w:rPr>
        <w:t>ISABILITIES</w:t>
      </w:r>
      <w:r w:rsidRPr="005F2A86">
        <w:rPr>
          <w:rFonts w:ascii="Times New Roman" w:hAnsi="Times New Roman"/>
          <w:color w:val="191919"/>
          <w:sz w:val="24"/>
          <w:szCs w:val="24"/>
        </w:rPr>
        <w:t>,</w:t>
      </w:r>
      <w:r w:rsidRPr="005F2A86">
        <w:rPr>
          <w:rFonts w:ascii="Times New Roman" w:hAnsi="Times New Roman"/>
          <w:color w:val="191919"/>
          <w:spacing w:val="-9"/>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623C29" w:rsidRPr="00623C29">
        <w:rPr>
          <w:rFonts w:ascii="Times New Roman" w:hAnsi="Times New Roman"/>
          <w:color w:val="191919"/>
          <w:sz w:val="18"/>
          <w:szCs w:val="18"/>
          <w:rPrChange w:id="1487" w:author="jhawkins" w:date="2011-04-01T11:13:00Z">
            <w:rPr>
              <w:rFonts w:ascii="Times New Roman" w:hAnsi="Times New Roman"/>
              <w:color w:val="191919"/>
              <w:sz w:val="18"/>
              <w:szCs w:val="18"/>
              <w:u w:val="single"/>
            </w:rPr>
          </w:rPrChange>
        </w:rPr>
        <w:t>T</w:t>
      </w:r>
      <w:r w:rsidR="00623C29" w:rsidRPr="00623C29">
        <w:rPr>
          <w:rFonts w:ascii="Times New Roman" w:hAnsi="Times New Roman"/>
          <w:color w:val="191919"/>
          <w:spacing w:val="-6"/>
          <w:sz w:val="24"/>
          <w:szCs w:val="24"/>
          <w:rPrChange w:id="1488" w:author="jhawkins" w:date="2011-04-01T11:13:00Z">
            <w:rPr>
              <w:rFonts w:ascii="Times New Roman" w:hAnsi="Times New Roman"/>
              <w:color w:val="191919"/>
              <w:spacing w:val="-6"/>
              <w:sz w:val="18"/>
              <w:szCs w:val="18"/>
              <w:u w:val="single"/>
            </w:rPr>
          </w:rPrChange>
        </w:rPr>
        <w:t xml:space="preserve"> </w:t>
      </w:r>
      <w:r w:rsidRPr="005F2A86">
        <w:rPr>
          <w:rFonts w:ascii="Times New Roman" w:hAnsi="Times New Roman"/>
          <w:color w:val="191919"/>
          <w:spacing w:val="-2"/>
          <w:sz w:val="24"/>
          <w:szCs w:val="24"/>
        </w:rPr>
        <w:t>A</w:t>
      </w:r>
      <w:r w:rsidR="00623C29" w:rsidRPr="00623C29">
        <w:rPr>
          <w:rFonts w:ascii="Times New Roman" w:hAnsi="Times New Roman"/>
          <w:color w:val="191919"/>
          <w:spacing w:val="-2"/>
          <w:sz w:val="18"/>
          <w:szCs w:val="18"/>
          <w:rPrChange w:id="1489" w:author="jhawkins" w:date="2011-04-01T11:13:00Z">
            <w:rPr>
              <w:rFonts w:ascii="Times New Roman" w:hAnsi="Times New Roman"/>
              <w:color w:val="191919"/>
              <w:spacing w:val="-2"/>
              <w:sz w:val="18"/>
              <w:szCs w:val="18"/>
              <w:u w:val="single"/>
            </w:rPr>
          </w:rPrChange>
        </w:rPr>
        <w:t>NXIET</w:t>
      </w:r>
      <w:r w:rsidR="00623C29" w:rsidRPr="00623C29">
        <w:rPr>
          <w:rFonts w:ascii="Times New Roman" w:hAnsi="Times New Roman"/>
          <w:color w:val="191919"/>
          <w:spacing w:val="-19"/>
          <w:sz w:val="18"/>
          <w:szCs w:val="18"/>
          <w:rPrChange w:id="1490" w:author="jhawkins" w:date="2011-04-01T11:13:00Z">
            <w:rPr>
              <w:rFonts w:ascii="Times New Roman" w:hAnsi="Times New Roman"/>
              <w:color w:val="191919"/>
              <w:spacing w:val="-19"/>
              <w:sz w:val="18"/>
              <w:szCs w:val="18"/>
              <w:u w:val="single"/>
            </w:rPr>
          </w:rPrChange>
        </w:rPr>
        <w:t>Y</w:t>
      </w:r>
      <w:r w:rsidRPr="005F2A86">
        <w:rPr>
          <w:rFonts w:ascii="Times New Roman" w:hAnsi="Times New Roman"/>
          <w:color w:val="191919"/>
          <w:sz w:val="24"/>
          <w:szCs w:val="24"/>
        </w:rPr>
        <w:t>,</w:t>
      </w:r>
      <w:r w:rsidRPr="005F2A86">
        <w:rPr>
          <w:rFonts w:ascii="Times New Roman" w:hAnsi="Times New Roman"/>
          <w:color w:val="191919"/>
          <w:spacing w:val="-5"/>
          <w:sz w:val="24"/>
          <w:szCs w:val="24"/>
        </w:rPr>
        <w:t xml:space="preserve"> </w:t>
      </w:r>
      <w:r w:rsidR="00623C29" w:rsidRPr="00623C29">
        <w:rPr>
          <w:rFonts w:ascii="Times New Roman" w:hAnsi="Times New Roman"/>
          <w:color w:val="191919"/>
          <w:spacing w:val="-2"/>
          <w:sz w:val="24"/>
          <w:szCs w:val="24"/>
          <w:rPrChange w:id="1491"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492" w:author="jhawkins" w:date="2011-04-01T11:13:00Z">
            <w:rPr>
              <w:rFonts w:ascii="Times New Roman" w:hAnsi="Times New Roman"/>
              <w:color w:val="191919"/>
              <w:sz w:val="18"/>
              <w:szCs w:val="18"/>
              <w:u w:val="single"/>
            </w:rPr>
          </w:rPrChange>
        </w:rPr>
        <w:t>R</w:t>
      </w:r>
      <w:r w:rsidR="00623C29" w:rsidRPr="00623C29">
        <w:rPr>
          <w:rFonts w:ascii="Times New Roman" w:hAnsi="Times New Roman"/>
          <w:color w:val="191919"/>
          <w:spacing w:val="10"/>
          <w:sz w:val="18"/>
          <w:szCs w:val="18"/>
          <w:rPrChange w:id="1493"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O</w:t>
      </w:r>
      <w:r w:rsidR="00623C29" w:rsidRPr="00623C29">
        <w:rPr>
          <w:rFonts w:ascii="Times New Roman" w:hAnsi="Times New Roman"/>
          <w:color w:val="191919"/>
          <w:spacing w:val="-2"/>
          <w:sz w:val="18"/>
          <w:szCs w:val="18"/>
          <w:rPrChange w:id="1494" w:author="jhawkins" w:date="2011-04-01T11:13:00Z">
            <w:rPr>
              <w:rFonts w:ascii="Times New Roman" w:hAnsi="Times New Roman"/>
              <w:color w:val="191919"/>
              <w:spacing w:val="-2"/>
              <w:sz w:val="18"/>
              <w:szCs w:val="18"/>
              <w:u w:val="single"/>
            </w:rPr>
          </w:rPrChange>
        </w:rPr>
        <w:t>THE</w:t>
      </w:r>
      <w:r w:rsidR="00623C29" w:rsidRPr="00623C29">
        <w:rPr>
          <w:rFonts w:ascii="Times New Roman" w:hAnsi="Times New Roman"/>
          <w:color w:val="191919"/>
          <w:sz w:val="18"/>
          <w:szCs w:val="18"/>
          <w:rPrChange w:id="1495" w:author="jhawkins" w:date="2011-04-01T11:13:00Z">
            <w:rPr>
              <w:rFonts w:ascii="Times New Roman" w:hAnsi="Times New Roman"/>
              <w:color w:val="191919"/>
              <w:sz w:val="18"/>
              <w:szCs w:val="18"/>
              <w:u w:val="single"/>
            </w:rPr>
          </w:rPrChange>
        </w:rPr>
        <w:t>R</w:t>
      </w:r>
      <w:bookmarkEnd w:id="1472"/>
      <w:bookmarkEnd w:id="1473"/>
      <w:bookmarkEnd w:id="1474"/>
      <w:r w:rsidR="00A16B21">
        <w:rPr>
          <w:rFonts w:ascii="Times New Roman" w:hAnsi="Times New Roman"/>
          <w:color w:val="191919"/>
          <w:sz w:val="18"/>
          <w:szCs w:val="18"/>
        </w:rPr>
        <w:t xml:space="preserve"> </w:t>
      </w:r>
      <w:r w:rsidR="00623C29" w:rsidRPr="00623C29">
        <w:rPr>
          <w:rFonts w:ascii="Times New Roman" w:hAnsi="Times New Roman"/>
          <w:color w:val="191919"/>
          <w:spacing w:val="10"/>
          <w:sz w:val="24"/>
          <w:szCs w:val="24"/>
          <w:rPrChange w:id="1496" w:author="jhawkins" w:date="2011-04-01T11:13:00Z">
            <w:rPr>
              <w:rFonts w:ascii="Times New Roman" w:hAnsi="Times New Roman"/>
              <w:color w:val="191919"/>
              <w:spacing w:val="10"/>
              <w:sz w:val="18"/>
              <w:szCs w:val="18"/>
              <w:u w:val="single"/>
            </w:rPr>
          </w:rPrChange>
        </w:rPr>
        <w:t xml:space="preserve"> </w:t>
      </w:r>
      <w:bookmarkStart w:id="1497" w:name="_Toc293070084"/>
      <w:bookmarkStart w:id="1498" w:name="_Toc293077534"/>
      <w:bookmarkStart w:id="1499" w:name="_Toc293078118"/>
      <w:r w:rsidRPr="005F2A86">
        <w:rPr>
          <w:rFonts w:ascii="Times New Roman" w:hAnsi="Times New Roman"/>
          <w:color w:val="191919"/>
          <w:spacing w:val="-2"/>
          <w:sz w:val="24"/>
          <w:szCs w:val="24"/>
        </w:rPr>
        <w:t>D</w:t>
      </w:r>
      <w:r w:rsidR="00623C29" w:rsidRPr="00623C29">
        <w:rPr>
          <w:rFonts w:ascii="Times New Roman" w:hAnsi="Times New Roman"/>
          <w:color w:val="191919"/>
          <w:spacing w:val="-2"/>
          <w:sz w:val="18"/>
          <w:szCs w:val="18"/>
          <w:rPrChange w:id="1500" w:author="jhawkins" w:date="2011-04-01T11:13:00Z">
            <w:rPr>
              <w:rFonts w:ascii="Times New Roman" w:hAnsi="Times New Roman"/>
              <w:color w:val="191919"/>
              <w:spacing w:val="-2"/>
              <w:sz w:val="18"/>
              <w:szCs w:val="18"/>
              <w:u w:val="single"/>
            </w:rPr>
          </w:rPrChange>
        </w:rPr>
        <w:t>OCUMENTE</w:t>
      </w:r>
      <w:r w:rsidR="00623C29" w:rsidRPr="00623C29">
        <w:rPr>
          <w:rFonts w:ascii="Times New Roman" w:hAnsi="Times New Roman"/>
          <w:color w:val="191919"/>
          <w:sz w:val="18"/>
          <w:szCs w:val="18"/>
          <w:rPrChange w:id="1501" w:author="jhawkins" w:date="2011-04-01T11:13:00Z">
            <w:rPr>
              <w:rFonts w:ascii="Times New Roman" w:hAnsi="Times New Roman"/>
              <w:color w:val="191919"/>
              <w:sz w:val="18"/>
              <w:szCs w:val="18"/>
              <w:u w:val="single"/>
            </w:rPr>
          </w:rPrChange>
        </w:rPr>
        <w:t>D</w:t>
      </w:r>
      <w:r w:rsidR="00623C29" w:rsidRPr="00623C29">
        <w:rPr>
          <w:rFonts w:ascii="Times New Roman" w:hAnsi="Times New Roman"/>
          <w:color w:val="191919"/>
          <w:spacing w:val="10"/>
          <w:sz w:val="24"/>
          <w:szCs w:val="24"/>
          <w:rPrChange w:id="1502"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N</w:t>
      </w:r>
      <w:r w:rsidR="00623C29" w:rsidRPr="00623C29">
        <w:rPr>
          <w:rFonts w:ascii="Times New Roman" w:hAnsi="Times New Roman"/>
          <w:color w:val="191919"/>
          <w:spacing w:val="-2"/>
          <w:sz w:val="18"/>
          <w:szCs w:val="18"/>
          <w:rPrChange w:id="1503" w:author="jhawkins" w:date="2011-04-01T11:13:00Z">
            <w:rPr>
              <w:rFonts w:ascii="Times New Roman" w:hAnsi="Times New Roman"/>
              <w:color w:val="191919"/>
              <w:spacing w:val="-2"/>
              <w:sz w:val="18"/>
              <w:szCs w:val="18"/>
              <w:u w:val="single"/>
            </w:rPr>
          </w:rPrChange>
        </w:rPr>
        <w:t>EEDS</w:t>
      </w:r>
      <w:bookmarkEnd w:id="1475"/>
      <w:bookmarkEnd w:id="1497"/>
      <w:bookmarkEnd w:id="1498"/>
      <w:bookmarkEnd w:id="1499"/>
    </w:p>
    <w:p w:rsidR="005F2A86"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demonstrate competence in a standardized administration of the test because of a learning disability, severe test anxiety, or other documented prob</w:t>
      </w:r>
      <w:r>
        <w:rPr>
          <w:rFonts w:ascii="Times New Roman" w:hAnsi="Times New Roman"/>
          <w:color w:val="191919"/>
          <w:spacing w:val="-2"/>
          <w:sz w:val="18"/>
          <w:szCs w:val="18"/>
        </w:rPr>
        <w:t>lems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diagnosi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discrepanc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betwee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achievemen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are</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ff</w:t>
      </w:r>
      <w:r>
        <w:rPr>
          <w:rFonts w:ascii="Times New Roman" w:hAnsi="Times New Roman"/>
          <w:color w:val="191919"/>
          <w:spacing w:val="-2"/>
          <w:sz w:val="18"/>
          <w:szCs w:val="18"/>
        </w:rPr>
        <w:t>ectin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pe</w:t>
      </w:r>
      <w:r w:rsidRPr="00C55E61">
        <w:rPr>
          <w:rFonts w:ascii="Times New Roman" w:hAnsi="Times New Roman"/>
          <w:color w:val="191919"/>
          <w:spacing w:val="-2"/>
          <w:sz w:val="18"/>
          <w:szCs w:val="18"/>
        </w:rPr>
        <w:t>r</w:t>
      </w:r>
      <w:r>
        <w:rPr>
          <w:rFonts w:ascii="Times New Roman" w:hAnsi="Times New Roman"/>
          <w:color w:val="191919"/>
          <w:spacing w:val="-2"/>
          <w:sz w:val="18"/>
          <w:szCs w:val="18"/>
        </w:rPr>
        <w:t>formanc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consisten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definitio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criteri</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evaluatio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provide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Sectio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2.2</w:t>
      </w:r>
      <w:r w:rsidRPr="00C55E61">
        <w:rPr>
          <w:rFonts w:ascii="Times New Roman" w:hAnsi="Times New Roman"/>
          <w:color w:val="191919"/>
          <w:spacing w:val="-2"/>
          <w:sz w:val="18"/>
          <w:szCs w:val="18"/>
        </w:rPr>
        <w:t xml:space="preserve">2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rs </w:t>
      </w:r>
      <w:r>
        <w:rPr>
          <w:rFonts w:ascii="Times New Roman" w:hAnsi="Times New Roman"/>
          <w:color w:val="191919"/>
          <w:spacing w:val="-2"/>
          <w:sz w:val="18"/>
          <w:szCs w:val="18"/>
        </w:rPr>
        <w:t>Handbook</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For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s</w:t>
      </w:r>
      <w:r>
        <w:rPr>
          <w:rFonts w:ascii="Times New Roman" w:hAnsi="Times New Roman"/>
          <w:color w:val="191919"/>
          <w:spacing w:val="-2"/>
          <w:sz w:val="18"/>
          <w:szCs w:val="18"/>
        </w:rPr>
        <w: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displa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durin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administration.</w:t>
      </w:r>
    </w:p>
    <w:p w:rsidR="005F2A86" w:rsidRPr="00C55E61" w:rsidRDefault="005F2A86"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504" w:author="jhawkins" w:date="2011-04-01T11:13:00Z">
            <w:rPr>
              <w:rFonts w:ascii="Times New Roman" w:hAnsi="Times New Roman"/>
              <w:color w:val="000000"/>
              <w:sz w:val="20"/>
              <w:szCs w:val="20"/>
            </w:rPr>
          </w:rPrChange>
        </w:rPr>
      </w:pPr>
    </w:p>
    <w:p w:rsidR="005F2A86" w:rsidRPr="00C55E61" w:rsidRDefault="00457564"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perfor</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wel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classe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continu</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Excep</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u</w:t>
      </w:r>
      <w:r>
        <w:rPr>
          <w:rFonts w:ascii="Times New Roman" w:hAnsi="Times New Roman"/>
          <w:color w:val="191919"/>
          <w:spacing w:val="-2"/>
          <w:sz w:val="18"/>
          <w:szCs w:val="18"/>
        </w:rPr>
        <w:t>sua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circumstances whe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stron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clinica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available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l</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twice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documentatio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maintaine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w:t>
      </w:r>
      <w:r w:rsidRPr="00C55E61">
        <w:rPr>
          <w:rFonts w:ascii="Times New Roman" w:hAnsi="Times New Roman"/>
          <w:color w:val="191919"/>
          <w:spacing w:val="-2"/>
          <w:sz w:val="18"/>
          <w:szCs w:val="18"/>
        </w:rPr>
        <w:t>u</w:t>
      </w:r>
      <w:r>
        <w:rPr>
          <w:rFonts w:ascii="Times New Roman" w:hAnsi="Times New Roman"/>
          <w:color w:val="191919"/>
          <w:spacing w:val="-2"/>
          <w:sz w:val="18"/>
          <w:szCs w:val="18"/>
        </w:rPr>
        <w:t>tion</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Annua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Repor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Disorder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type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diagnose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w:t>
      </w:r>
      <w:r w:rsidRPr="00C55E61">
        <w:rPr>
          <w:rFonts w:ascii="Times New Roman" w:hAnsi="Times New Roman"/>
          <w:color w:val="191919"/>
          <w:spacing w:val="-2"/>
          <w:sz w:val="18"/>
          <w:szCs w:val="18"/>
        </w:rPr>
        <w:t>e</w:t>
      </w:r>
      <w:r>
        <w:rPr>
          <w:rFonts w:ascii="Times New Roman" w:hAnsi="Times New Roman"/>
          <w:color w:val="191919"/>
          <w:spacing w:val="-2"/>
          <w:sz w:val="18"/>
          <w:szCs w:val="18"/>
        </w:rPr>
        <w:t>d.</w:t>
      </w:r>
    </w:p>
    <w:p w:rsidR="005F2A86" w:rsidRPr="00C55E61" w:rsidRDefault="005F2A86" w:rsidP="00C55E61">
      <w:pPr>
        <w:widowControl w:val="0"/>
        <w:autoSpaceDE w:val="0"/>
        <w:autoSpaceDN w:val="0"/>
        <w:adjustRightInd w:val="0"/>
        <w:spacing w:before="30" w:after="0" w:line="250" w:lineRule="auto"/>
        <w:ind w:left="900" w:right="71" w:firstLine="0"/>
        <w:jc w:val="both"/>
        <w:rPr>
          <w:rFonts w:ascii="Times New Roman" w:hAnsi="Times New Roman"/>
          <w:color w:val="191919"/>
          <w:spacing w:val="-2"/>
          <w:sz w:val="18"/>
          <w:szCs w:val="18"/>
          <w:rPrChange w:id="1505" w:author="jhawkins" w:date="2011-04-01T11:13:00Z">
            <w:rPr>
              <w:rFonts w:ascii="Times New Roman" w:hAnsi="Times New Roman"/>
              <w:color w:val="000000"/>
              <w:sz w:val="20"/>
              <w:szCs w:val="20"/>
            </w:rPr>
          </w:rPrChange>
        </w:rPr>
      </w:pPr>
    </w:p>
    <w:p w:rsidR="005F2A86" w:rsidRPr="00A16B21" w:rsidRDefault="00623C29" w:rsidP="000D42BE">
      <w:pPr>
        <w:widowControl w:val="0"/>
        <w:autoSpaceDE w:val="0"/>
        <w:autoSpaceDN w:val="0"/>
        <w:adjustRightInd w:val="0"/>
        <w:spacing w:after="0"/>
        <w:ind w:left="900" w:right="940" w:hanging="10"/>
        <w:jc w:val="both"/>
        <w:rPr>
          <w:rFonts w:ascii="Times New Roman" w:hAnsi="Times New Roman"/>
          <w:b/>
          <w:color w:val="000000"/>
          <w:sz w:val="18"/>
          <w:szCs w:val="18"/>
          <w:rPrChange w:id="1506" w:author="jhawkins" w:date="2011-04-01T11:13:00Z">
            <w:rPr>
              <w:rFonts w:ascii="Times New Roman" w:hAnsi="Times New Roman"/>
              <w:color w:val="000000"/>
              <w:sz w:val="18"/>
              <w:szCs w:val="18"/>
            </w:rPr>
          </w:rPrChange>
        </w:rPr>
      </w:pPr>
      <w:r w:rsidRPr="00623C29">
        <w:rPr>
          <w:rFonts w:ascii="Times New Roman" w:hAnsi="Times New Roman"/>
          <w:b/>
          <w:color w:val="191919"/>
          <w:spacing w:val="-2"/>
          <w:sz w:val="24"/>
          <w:szCs w:val="24"/>
          <w:rPrChange w:id="1507" w:author="jhawkins" w:date="2011-04-01T11:13:00Z">
            <w:rPr>
              <w:rFonts w:ascii="Times New Roman" w:hAnsi="Times New Roman"/>
              <w:color w:val="191919"/>
              <w:spacing w:val="-2"/>
              <w:sz w:val="18"/>
              <w:szCs w:val="18"/>
              <w:u w:val="single"/>
            </w:rPr>
          </w:rPrChange>
        </w:rPr>
        <w:t>A</w:t>
      </w:r>
      <w:r w:rsidRPr="00623C29">
        <w:rPr>
          <w:rFonts w:ascii="Times New Roman" w:hAnsi="Times New Roman"/>
          <w:b/>
          <w:color w:val="191919"/>
          <w:spacing w:val="-2"/>
          <w:sz w:val="18"/>
          <w:szCs w:val="18"/>
          <w:rPrChange w:id="1508" w:author="jhawkins" w:date="2011-04-01T11:13:00Z">
            <w:rPr>
              <w:rFonts w:ascii="Times New Roman" w:hAnsi="Times New Roman"/>
              <w:b/>
              <w:color w:val="191919"/>
              <w:spacing w:val="-2"/>
              <w:sz w:val="18"/>
              <w:szCs w:val="18"/>
              <w:u w:val="single"/>
            </w:rPr>
          </w:rPrChange>
        </w:rPr>
        <w:t>LLOWABL</w:t>
      </w:r>
      <w:r w:rsidRPr="00623C29">
        <w:rPr>
          <w:rFonts w:ascii="Times New Roman" w:hAnsi="Times New Roman"/>
          <w:b/>
          <w:color w:val="191919"/>
          <w:sz w:val="18"/>
          <w:szCs w:val="18"/>
          <w:rPrChange w:id="1509" w:author="jhawkins" w:date="2011-04-01T11:13:00Z">
            <w:rPr>
              <w:rFonts w:ascii="Times New Roman" w:hAnsi="Times New Roman"/>
              <w:b/>
              <w:color w:val="191919"/>
              <w:sz w:val="18"/>
              <w:szCs w:val="18"/>
              <w:u w:val="single"/>
            </w:rPr>
          </w:rPrChange>
        </w:rPr>
        <w:t>E</w:t>
      </w:r>
      <w:r w:rsidRPr="00623C29">
        <w:rPr>
          <w:rFonts w:ascii="Times New Roman" w:hAnsi="Times New Roman"/>
          <w:b/>
          <w:color w:val="191919"/>
          <w:spacing w:val="-13"/>
          <w:sz w:val="24"/>
          <w:szCs w:val="24"/>
          <w:rPrChange w:id="1510" w:author="jhawkins" w:date="2011-04-01T11:13:00Z">
            <w:rPr>
              <w:rFonts w:ascii="Times New Roman" w:hAnsi="Times New Roman"/>
              <w:color w:val="191919"/>
              <w:spacing w:val="-13"/>
              <w:sz w:val="18"/>
              <w:szCs w:val="18"/>
              <w:u w:val="single"/>
            </w:rPr>
          </w:rPrChange>
        </w:rPr>
        <w:t xml:space="preserve"> </w:t>
      </w:r>
      <w:r w:rsidRPr="00623C29">
        <w:rPr>
          <w:rFonts w:ascii="Times New Roman" w:hAnsi="Times New Roman"/>
          <w:b/>
          <w:color w:val="191919"/>
          <w:spacing w:val="-2"/>
          <w:sz w:val="24"/>
          <w:szCs w:val="24"/>
          <w:rPrChange w:id="1511" w:author="jhawkins" w:date="2011-04-01T11:13:00Z">
            <w:rPr>
              <w:rFonts w:ascii="Times New Roman" w:hAnsi="Times New Roman"/>
              <w:color w:val="191919"/>
              <w:spacing w:val="-2"/>
              <w:sz w:val="18"/>
              <w:szCs w:val="18"/>
              <w:u w:val="single"/>
            </w:rPr>
          </w:rPrChange>
        </w:rPr>
        <w:t>A</w:t>
      </w:r>
      <w:r w:rsidRPr="00623C29">
        <w:rPr>
          <w:rFonts w:ascii="Times New Roman" w:hAnsi="Times New Roman"/>
          <w:b/>
          <w:color w:val="191919"/>
          <w:spacing w:val="-2"/>
          <w:sz w:val="18"/>
          <w:szCs w:val="18"/>
          <w:rPrChange w:id="1512" w:author="jhawkins" w:date="2011-04-01T11:13:00Z">
            <w:rPr>
              <w:rFonts w:ascii="Times New Roman" w:hAnsi="Times New Roman"/>
              <w:b/>
              <w:color w:val="191919"/>
              <w:spacing w:val="-2"/>
              <w:sz w:val="18"/>
              <w:szCs w:val="18"/>
              <w:u w:val="single"/>
            </w:rPr>
          </w:rPrChange>
        </w:rPr>
        <w:t>CCOMMODATION</w:t>
      </w:r>
      <w:r w:rsidRPr="00623C29">
        <w:rPr>
          <w:rFonts w:ascii="Times New Roman" w:hAnsi="Times New Roman"/>
          <w:b/>
          <w:color w:val="191919"/>
          <w:sz w:val="18"/>
          <w:szCs w:val="18"/>
          <w:rPrChange w:id="1513" w:author="jhawkins" w:date="2011-04-01T11:13:00Z">
            <w:rPr>
              <w:rFonts w:ascii="Times New Roman" w:hAnsi="Times New Roman"/>
              <w:b/>
              <w:color w:val="191919"/>
              <w:sz w:val="18"/>
              <w:szCs w:val="18"/>
              <w:u w:val="single"/>
            </w:rPr>
          </w:rPrChange>
        </w:rPr>
        <w:t>S</w:t>
      </w:r>
      <w:r w:rsidRPr="00623C29">
        <w:rPr>
          <w:rFonts w:ascii="Times New Roman" w:hAnsi="Times New Roman"/>
          <w:b/>
          <w:color w:val="191919"/>
          <w:spacing w:val="-3"/>
          <w:sz w:val="24"/>
          <w:szCs w:val="24"/>
          <w:rPrChange w:id="1514" w:author="jhawkins" w:date="2011-04-01T11:13:00Z">
            <w:rPr>
              <w:rFonts w:ascii="Times New Roman" w:hAnsi="Times New Roman"/>
              <w:color w:val="191919"/>
              <w:spacing w:val="-3"/>
              <w:sz w:val="18"/>
              <w:szCs w:val="18"/>
              <w:u w:val="single"/>
            </w:rPr>
          </w:rPrChange>
        </w:rPr>
        <w:t xml:space="preserve"> </w:t>
      </w:r>
      <w:r w:rsidRPr="00623C29">
        <w:rPr>
          <w:rFonts w:ascii="Times New Roman" w:hAnsi="Times New Roman"/>
          <w:b/>
          <w:color w:val="191919"/>
          <w:spacing w:val="-2"/>
          <w:sz w:val="18"/>
          <w:szCs w:val="18"/>
          <w:rPrChange w:id="1515" w:author="jhawkins" w:date="2011-04-01T11:13:00Z">
            <w:rPr>
              <w:rFonts w:ascii="Times New Roman" w:hAnsi="Times New Roman"/>
              <w:b/>
              <w:color w:val="191919"/>
              <w:spacing w:val="-2"/>
              <w:sz w:val="18"/>
              <w:szCs w:val="18"/>
              <w:u w:val="single"/>
            </w:rPr>
          </w:rPrChange>
        </w:rPr>
        <w:t>AN</w:t>
      </w:r>
      <w:r w:rsidRPr="00623C29">
        <w:rPr>
          <w:rFonts w:ascii="Times New Roman" w:hAnsi="Times New Roman"/>
          <w:b/>
          <w:color w:val="191919"/>
          <w:sz w:val="18"/>
          <w:szCs w:val="18"/>
          <w:rPrChange w:id="1516" w:author="jhawkins" w:date="2011-04-01T11:13:00Z">
            <w:rPr>
              <w:rFonts w:ascii="Times New Roman" w:hAnsi="Times New Roman"/>
              <w:b/>
              <w:color w:val="191919"/>
              <w:sz w:val="18"/>
              <w:szCs w:val="18"/>
              <w:u w:val="single"/>
            </w:rPr>
          </w:rPrChange>
        </w:rPr>
        <w:t>D</w:t>
      </w:r>
      <w:r w:rsidRPr="00623C29">
        <w:rPr>
          <w:rFonts w:ascii="Times New Roman" w:hAnsi="Times New Roman"/>
          <w:b/>
          <w:color w:val="191919"/>
          <w:spacing w:val="-4"/>
          <w:sz w:val="24"/>
          <w:szCs w:val="24"/>
          <w:rPrChange w:id="1517" w:author="jhawkins" w:date="2011-04-01T11:13:00Z">
            <w:rPr>
              <w:rFonts w:ascii="Times New Roman" w:hAnsi="Times New Roman"/>
              <w:color w:val="191919"/>
              <w:spacing w:val="-4"/>
              <w:sz w:val="18"/>
              <w:szCs w:val="18"/>
              <w:u w:val="single"/>
            </w:rPr>
          </w:rPrChange>
        </w:rPr>
        <w:t xml:space="preserve"> </w:t>
      </w:r>
      <w:r w:rsidRPr="00623C29">
        <w:rPr>
          <w:rFonts w:ascii="Times New Roman" w:hAnsi="Times New Roman"/>
          <w:b/>
          <w:color w:val="191919"/>
          <w:spacing w:val="-2"/>
          <w:sz w:val="24"/>
          <w:szCs w:val="24"/>
          <w:rPrChange w:id="1518" w:author="jhawkins" w:date="2011-04-01T11:13:00Z">
            <w:rPr>
              <w:rFonts w:ascii="Times New Roman" w:hAnsi="Times New Roman"/>
              <w:color w:val="191919"/>
              <w:spacing w:val="-2"/>
              <w:sz w:val="18"/>
              <w:szCs w:val="18"/>
              <w:u w:val="single"/>
            </w:rPr>
          </w:rPrChange>
        </w:rPr>
        <w:t>R</w:t>
      </w:r>
      <w:r w:rsidRPr="00623C29">
        <w:rPr>
          <w:rFonts w:ascii="Times New Roman" w:hAnsi="Times New Roman"/>
          <w:b/>
          <w:color w:val="191919"/>
          <w:spacing w:val="-2"/>
          <w:sz w:val="18"/>
          <w:szCs w:val="18"/>
          <w:rPrChange w:id="1519" w:author="jhawkins" w:date="2011-04-01T11:13:00Z">
            <w:rPr>
              <w:rFonts w:ascii="Times New Roman" w:hAnsi="Times New Roman"/>
              <w:b/>
              <w:color w:val="191919"/>
              <w:spacing w:val="-2"/>
              <w:sz w:val="18"/>
              <w:szCs w:val="18"/>
              <w:u w:val="single"/>
            </w:rPr>
          </w:rPrChange>
        </w:rPr>
        <w:t>ESTRICTIONS:</w:t>
      </w:r>
    </w:p>
    <w:p w:rsidR="005F2A86" w:rsidRPr="00544F8B" w:rsidRDefault="00457564" w:rsidP="00C55E61">
      <w:pPr>
        <w:widowControl w:val="0"/>
        <w:autoSpaceDE w:val="0"/>
        <w:autoSpaceDN w:val="0"/>
        <w:adjustRightInd w:val="0"/>
        <w:spacing w:before="9" w:after="0"/>
        <w:ind w:left="900" w:right="10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5F2A86" w:rsidRPr="00544F8B" w:rsidRDefault="005F2A86" w:rsidP="000D42BE">
      <w:pPr>
        <w:widowControl w:val="0"/>
        <w:autoSpaceDE w:val="0"/>
        <w:autoSpaceDN w:val="0"/>
        <w:adjustRightInd w:val="0"/>
        <w:spacing w:before="5" w:after="0" w:line="220" w:lineRule="exact"/>
        <w:ind w:left="900"/>
        <w:rPr>
          <w:rFonts w:ascii="Times New Roman" w:hAnsi="Times New Roman"/>
          <w:color w:val="000000"/>
          <w:sz w:val="18"/>
          <w:szCs w:val="18"/>
          <w:rPrChange w:id="1520" w:author="jhawkins" w:date="2011-04-01T11:13:00Z">
            <w:rPr>
              <w:rFonts w:ascii="Times New Roman" w:hAnsi="Times New Roman"/>
              <w:color w:val="000000"/>
            </w:rPr>
          </w:rPrChange>
        </w:rPr>
      </w:pPr>
    </w:p>
    <w:p w:rsidR="005F2A86" w:rsidRPr="00544F8B" w:rsidRDefault="00457564" w:rsidP="00C55E61">
      <w:pPr>
        <w:widowControl w:val="0"/>
        <w:autoSpaceDE w:val="0"/>
        <w:autoSpaceDN w:val="0"/>
        <w:adjustRightInd w:val="0"/>
        <w:spacing w:after="0"/>
        <w:ind w:left="900" w:firstLine="27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time</w:t>
      </w:r>
    </w:p>
    <w:p w:rsidR="005F2A86" w:rsidRPr="00544F8B" w:rsidRDefault="005F2A86" w:rsidP="00C55E61">
      <w:pPr>
        <w:widowControl w:val="0"/>
        <w:autoSpaceDE w:val="0"/>
        <w:autoSpaceDN w:val="0"/>
        <w:adjustRightInd w:val="0"/>
        <w:spacing w:before="5" w:after="0" w:line="220" w:lineRule="exact"/>
        <w:ind w:left="900" w:firstLine="270"/>
        <w:rPr>
          <w:rFonts w:ascii="Times New Roman" w:hAnsi="Times New Roman"/>
          <w:color w:val="000000"/>
          <w:sz w:val="18"/>
          <w:szCs w:val="18"/>
          <w:rPrChange w:id="1521" w:author="jhawkins" w:date="2011-04-01T11:13:00Z">
            <w:rPr>
              <w:rFonts w:ascii="Times New Roman" w:hAnsi="Times New Roman"/>
              <w:color w:val="000000"/>
            </w:rPr>
          </w:rPrChange>
        </w:rPr>
      </w:pPr>
    </w:p>
    <w:p w:rsidR="005F2A86" w:rsidRPr="00544F8B" w:rsidRDefault="00457564" w:rsidP="00C55E61">
      <w:pPr>
        <w:widowControl w:val="0"/>
        <w:autoSpaceDE w:val="0"/>
        <w:autoSpaceDN w:val="0"/>
        <w:adjustRightInd w:val="0"/>
        <w:spacing w:after="0"/>
        <w:ind w:left="900" w:firstLine="27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p>
    <w:p w:rsidR="005F2A86" w:rsidRPr="00544F8B" w:rsidRDefault="005F2A86" w:rsidP="00C55E61">
      <w:pPr>
        <w:widowControl w:val="0"/>
        <w:autoSpaceDE w:val="0"/>
        <w:autoSpaceDN w:val="0"/>
        <w:adjustRightInd w:val="0"/>
        <w:spacing w:before="5" w:after="0" w:line="220" w:lineRule="exact"/>
        <w:ind w:left="900" w:firstLine="270"/>
        <w:rPr>
          <w:rFonts w:ascii="Times New Roman" w:hAnsi="Times New Roman"/>
          <w:color w:val="000000"/>
          <w:sz w:val="18"/>
          <w:szCs w:val="18"/>
          <w:rPrChange w:id="1522" w:author="jhawkins" w:date="2011-04-01T11:13:00Z">
            <w:rPr>
              <w:rFonts w:ascii="Times New Roman" w:hAnsi="Times New Roman"/>
              <w:color w:val="000000"/>
            </w:rPr>
          </w:rPrChange>
        </w:rPr>
      </w:pPr>
    </w:p>
    <w:p w:rsidR="000A7810" w:rsidRPr="00544F8B" w:rsidRDefault="00457564" w:rsidP="006D530B">
      <w:pPr>
        <w:widowControl w:val="0"/>
        <w:autoSpaceDE w:val="0"/>
        <w:autoSpaceDN w:val="0"/>
        <w:adjustRightInd w:val="0"/>
        <w:spacing w:after="0"/>
        <w:ind w:left="900" w:firstLine="270"/>
        <w:rPr>
          <w:rFonts w:ascii="Times New Roman" w:hAnsi="Times New Roman"/>
          <w:color w:val="000000"/>
          <w:sz w:val="18"/>
          <w:szCs w:val="18"/>
          <w:rPrChange w:id="1523" w:author="jhawkins" w:date="2011-04-01T11:13:00Z">
            <w:rPr>
              <w:rFonts w:ascii="Times New Roman" w:hAnsi="Times New Roman"/>
              <w:color w:val="000000"/>
              <w:sz w:val="20"/>
              <w:szCs w:val="20"/>
            </w:rPr>
          </w:rPrChange>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format</w:t>
      </w:r>
    </w:p>
    <w:p w:rsidR="000A7810" w:rsidRPr="00544F8B"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18"/>
          <w:szCs w:val="18"/>
          <w:rPrChange w:id="1524" w:author="Unknown" w:date="1900-00-00T00:36:00Z">
            <w:rPr>
              <w:rFonts w:ascii="Times New Roman" w:hAnsi="Times New Roman"/>
              <w:color w:val="000000"/>
              <w:sz w:val="20"/>
              <w:szCs w:val="20"/>
            </w:rPr>
          </w:rPrChange>
        </w:rPr>
        <w:sectPr w:rsidR="000A7810" w:rsidRPr="00544F8B" w:rsidSect="0050315D">
          <w:pgSz w:w="12240" w:h="15840"/>
          <w:pgMar w:top="420" w:right="620" w:bottom="280" w:left="420" w:header="720" w:footer="288" w:gutter="0"/>
          <w:cols w:space="720" w:equalWidth="0">
            <w:col w:w="11200"/>
          </w:cols>
          <w:noEndnote/>
          <w:docGrid w:linePitch="299"/>
        </w:sectPr>
      </w:pPr>
    </w:p>
    <w:p w:rsidR="000A7810" w:rsidRPr="00C55E61" w:rsidRDefault="00623C29" w:rsidP="00C55E61">
      <w:pPr>
        <w:widowControl w:val="0"/>
        <w:tabs>
          <w:tab w:val="left" w:pos="10800"/>
        </w:tabs>
        <w:autoSpaceDE w:val="0"/>
        <w:autoSpaceDN w:val="0"/>
        <w:adjustRightInd w:val="0"/>
        <w:spacing w:before="56" w:after="0" w:line="195" w:lineRule="exact"/>
        <w:ind w:left="900" w:right="310"/>
        <w:jc w:val="right"/>
        <w:rPr>
          <w:rFonts w:ascii="Times New Roman" w:hAnsi="Times New Roman" w:cs="Times New Roman"/>
          <w:color w:val="000000"/>
          <w:rPrChange w:id="1525" w:author="jhawkins" w:date="2011-04-01T11:13:00Z">
            <w:rPr>
              <w:rFonts w:ascii="Century Gothic" w:hAnsi="Century Gothic" w:cs="Century Gothic"/>
              <w:color w:val="000000"/>
              <w:sz w:val="16"/>
              <w:szCs w:val="16"/>
            </w:rPr>
          </w:rPrChange>
        </w:rPr>
      </w:pPr>
      <w:r w:rsidRPr="00623C29">
        <w:rPr>
          <w:rFonts w:ascii="Times New Roman" w:hAnsi="Times New Roman"/>
          <w:noProof/>
          <w:color w:val="191919"/>
          <w:spacing w:val="-2"/>
          <w:sz w:val="24"/>
          <w:szCs w:val="24"/>
        </w:rPr>
        <w:lastRenderedPageBreak/>
        <w:pict>
          <v:group id="_x0000_s17989" style="position:absolute;left:0;text-align:left;margin-left:425.7pt;margin-top:-24.5pt;width:198.65pt;height:795.8pt;z-index:-251335680" coordorigin="9205,-90" coordsize="3973,15916">
            <v:group id="_x0000_s17990" style="position:absolute;left:9205;top:-90;width:3973;height:15916" coordorigin="9205,-90" coordsize="3973,15916">
              <v:group id="_x0000_s17991" style="position:absolute;left:9205;top:-90;width:3973;height:15916" coordorigin="9205,-90" coordsize="3973,15916">
                <v:rect id="Rectangle 2736" o:spid="_x0000_s17992"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7993"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7994"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7995"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7996"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7997"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799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799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000"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00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00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003"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00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00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006"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00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00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009"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01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01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012"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013"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014"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015"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016"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017"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018"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019"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020"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021"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022"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noProof/>
          <w:lang w:eastAsia="en-US"/>
          <w:rPrChange w:id="1526" w:author="jhawkins" w:date="2011-04-01T11:13:00Z">
            <w:rPr>
              <w:rFonts w:ascii="Times New Roman" w:hAnsi="Times New Roman" w:cs="Times New Roman"/>
              <w:noProof/>
              <w:lang w:eastAsia="en-US"/>
            </w:rPr>
          </w:rPrChange>
        </w:rPr>
        <w:pict>
          <v:shape id="Text Box 1577" o:spid="_x0000_s2181" type="#_x0000_t202" style="position:absolute;left:0;text-align:left;margin-left:579.25pt;margin-top:49.05pt;width:12pt;height:63.8pt;z-index:-251555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" o:allowincell="f" filled="f" stroked="f">
            <v:textbox style="layout-flow:vertical;mso-next-textbox:#Text Box 1577"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Pr="00623C29">
        <w:rPr>
          <w:rFonts w:ascii="Times New Roman" w:hAnsi="Times New Roman" w:cs="Times New Roman"/>
          <w:b/>
          <w:bCs/>
          <w:color w:val="191919"/>
          <w:rPrChange w:id="1527" w:author="jhawkins" w:date="2011-04-01T11:13:00Z">
            <w:rPr>
              <w:rFonts w:ascii="Century Gothic" w:hAnsi="Century Gothic" w:cs="Century Gothic"/>
              <w:b/>
              <w:bCs/>
              <w:color w:val="191919"/>
              <w:sz w:val="16"/>
              <w:szCs w:val="16"/>
              <w:u w:val="single"/>
            </w:rPr>
          </w:rPrChange>
        </w:rPr>
        <w:t>Academic Information</w:t>
      </w:r>
    </w:p>
    <w:p w:rsidR="005F2A86" w:rsidRDefault="005F2A86" w:rsidP="000D42BE">
      <w:pPr>
        <w:widowControl w:val="0"/>
        <w:autoSpaceDE w:val="0"/>
        <w:autoSpaceDN w:val="0"/>
        <w:adjustRightInd w:val="0"/>
        <w:spacing w:after="0" w:line="250" w:lineRule="auto"/>
        <w:ind w:left="900" w:right="991" w:hanging="180"/>
        <w:rPr>
          <w:rFonts w:ascii="Times New Roman" w:hAnsi="Times New Roman"/>
          <w:color w:val="191919"/>
          <w:sz w:val="18"/>
          <w:szCs w:val="18"/>
        </w:rPr>
      </w:pPr>
    </w:p>
    <w:p w:rsidR="005F2A86" w:rsidRPr="00544F8B" w:rsidRDefault="00457564" w:rsidP="00C55E61">
      <w:pPr>
        <w:widowControl w:val="0"/>
        <w:autoSpaceDE w:val="0"/>
        <w:autoSpaceDN w:val="0"/>
        <w:adjustRightInd w:val="0"/>
        <w:spacing w:after="0" w:line="250" w:lineRule="auto"/>
        <w:ind w:left="270" w:right="991"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typewrite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scratc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composin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handwrit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u</w:t>
      </w:r>
      <w:r>
        <w:rPr>
          <w:rFonts w:ascii="Times New Roman" w:hAnsi="Times New Roman"/>
          <w:color w:val="191919"/>
          <w:spacing w:val="-2"/>
          <w:sz w:val="18"/>
          <w:szCs w:val="18"/>
        </w:rPr>
        <w:t>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origina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p>
    <w:p w:rsidR="000A7810" w:rsidRPr="00544F8B" w:rsidRDefault="000A7810" w:rsidP="00B80FEA">
      <w:pPr>
        <w:widowControl w:val="0"/>
        <w:autoSpaceDE w:val="0"/>
        <w:autoSpaceDN w:val="0"/>
        <w:adjustRightInd w:val="0"/>
        <w:spacing w:before="6" w:after="0" w:line="120" w:lineRule="exact"/>
        <w:ind w:left="270"/>
        <w:rPr>
          <w:rFonts w:ascii="Century Gothic" w:hAnsi="Century Gothic" w:cs="Century Gothic"/>
          <w:color w:val="000000"/>
          <w:sz w:val="18"/>
          <w:szCs w:val="18"/>
          <w:rPrChange w:id="1528" w:author="jhawkins" w:date="2011-04-01T11:13:00Z">
            <w:rPr>
              <w:rFonts w:ascii="Century Gothic" w:hAnsi="Century Gothic" w:cs="Century Gothic"/>
              <w:color w:val="000000"/>
              <w:sz w:val="12"/>
              <w:szCs w:val="12"/>
            </w:rPr>
          </w:rPrChange>
        </w:rPr>
      </w:pPr>
    </w:p>
    <w:p w:rsidR="000A7810" w:rsidRPr="00544F8B" w:rsidRDefault="00457564" w:rsidP="00C55E61">
      <w:pPr>
        <w:widowControl w:val="0"/>
        <w:autoSpaceDE w:val="0"/>
        <w:autoSpaceDN w:val="0"/>
        <w:adjustRightInd w:val="0"/>
        <w:spacing w:after="0" w:line="250" w:lineRule="auto"/>
        <w:ind w:left="270" w:right="991"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visua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prevent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accuratel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alou</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correction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essay).</w:t>
      </w:r>
    </w:p>
    <w:p w:rsidR="000A7810" w:rsidRPr="00544F8B" w:rsidRDefault="000A7810" w:rsidP="00B80FEA">
      <w:pPr>
        <w:widowControl w:val="0"/>
        <w:autoSpaceDE w:val="0"/>
        <w:autoSpaceDN w:val="0"/>
        <w:adjustRightInd w:val="0"/>
        <w:spacing w:before="16" w:after="0" w:line="200" w:lineRule="exact"/>
        <w:ind w:left="270"/>
        <w:rPr>
          <w:rFonts w:ascii="Times New Roman" w:hAnsi="Times New Roman"/>
          <w:color w:val="000000"/>
          <w:sz w:val="18"/>
          <w:szCs w:val="18"/>
          <w:rPrChange w:id="1529" w:author="jhawkins" w:date="2011-04-01T11:13:00Z">
            <w:rPr>
              <w:rFonts w:ascii="Times New Roman" w:hAnsi="Times New Roman"/>
              <w:color w:val="000000"/>
              <w:sz w:val="20"/>
              <w:szCs w:val="20"/>
            </w:rPr>
          </w:rPrChange>
        </w:rPr>
      </w:pPr>
    </w:p>
    <w:p w:rsidR="000A7810" w:rsidRPr="00544F8B" w:rsidRDefault="00457564" w:rsidP="00C55E61">
      <w:pPr>
        <w:widowControl w:val="0"/>
        <w:autoSpaceDE w:val="0"/>
        <w:autoSpaceDN w:val="0"/>
        <w:adjustRightInd w:val="0"/>
        <w:spacing w:after="0" w:line="250" w:lineRule="auto"/>
        <w:ind w:left="270" w:right="94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ranscriptio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scanne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impairmen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by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needs.</w:t>
      </w:r>
    </w:p>
    <w:p w:rsidR="000A7810" w:rsidRPr="005F2A86" w:rsidRDefault="000A7810" w:rsidP="00C55E61">
      <w:pPr>
        <w:pStyle w:val="Heading2"/>
        <w:rPr>
          <w:rFonts w:ascii="Times New Roman" w:hAnsi="Times New Roman"/>
          <w:color w:val="000000"/>
          <w:sz w:val="24"/>
          <w:szCs w:val="24"/>
          <w:rPrChange w:id="1530" w:author="jhawkins" w:date="2011-04-01T11:13:00Z">
            <w:rPr>
              <w:rFonts w:ascii="Times New Roman" w:hAnsi="Times New Roman"/>
              <w:color w:val="000000"/>
              <w:sz w:val="18"/>
              <w:szCs w:val="18"/>
            </w:rPr>
          </w:rPrChange>
        </w:rPr>
      </w:pPr>
      <w:bookmarkStart w:id="1531" w:name="_Toc293070085"/>
      <w:bookmarkStart w:id="1532" w:name="_Toc293077535"/>
      <w:bookmarkStart w:id="1533" w:name="_Toc293078119"/>
      <w:bookmarkStart w:id="1534" w:name="_Toc295058648"/>
      <w:r w:rsidRPr="005F2A86">
        <w:rPr>
          <w:rFonts w:ascii="Times New Roman" w:hAnsi="Times New Roman"/>
          <w:color w:val="191919"/>
          <w:spacing w:val="-2"/>
          <w:sz w:val="24"/>
          <w:szCs w:val="24"/>
        </w:rPr>
        <w:t>R</w:t>
      </w:r>
      <w:r w:rsidR="00623C29" w:rsidRPr="00623C29">
        <w:rPr>
          <w:rFonts w:ascii="Times New Roman" w:hAnsi="Times New Roman"/>
          <w:color w:val="191919"/>
          <w:spacing w:val="-2"/>
          <w:sz w:val="18"/>
          <w:szCs w:val="18"/>
          <w:rPrChange w:id="1535" w:author="jhawkins" w:date="2011-04-01T11:13:00Z">
            <w:rPr>
              <w:rFonts w:ascii="Times New Roman" w:hAnsi="Times New Roman"/>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623C29" w:rsidRPr="00623C29">
        <w:rPr>
          <w:rFonts w:ascii="Times New Roman" w:hAnsi="Times New Roman"/>
          <w:color w:val="191919"/>
          <w:sz w:val="18"/>
          <w:szCs w:val="18"/>
          <w:rPrChange w:id="1536" w:author="jhawkins" w:date="2011-04-01T11:13:00Z">
            <w:rPr>
              <w:rFonts w:ascii="Times New Roman" w:hAnsi="Times New Roman"/>
              <w:color w:val="191919"/>
              <w:sz w:val="18"/>
              <w:szCs w:val="18"/>
              <w:u w:val="single"/>
            </w:rPr>
          </w:rPrChange>
        </w:rPr>
        <w:t>T</w:t>
      </w:r>
      <w:r w:rsidR="00623C29" w:rsidRPr="00623C29">
        <w:rPr>
          <w:rFonts w:ascii="Times New Roman" w:hAnsi="Times New Roman"/>
          <w:color w:val="191919"/>
          <w:spacing w:val="7"/>
          <w:sz w:val="24"/>
          <w:szCs w:val="24"/>
          <w:rPrChange w:id="1537" w:author="jhawkins" w:date="2011-04-01T11:13:00Z">
            <w:rPr>
              <w:rFonts w:ascii="Times New Roman" w:hAnsi="Times New Roman"/>
              <w:color w:val="191919"/>
              <w:spacing w:val="7"/>
              <w:sz w:val="18"/>
              <w:szCs w:val="18"/>
              <w:u w:val="single"/>
            </w:rPr>
          </w:rPrChange>
        </w:rPr>
        <w:t xml:space="preserve"> </w:t>
      </w:r>
      <w:r w:rsidRPr="005F2A86">
        <w:rPr>
          <w:rFonts w:ascii="Times New Roman" w:hAnsi="Times New Roman"/>
          <w:color w:val="191919"/>
          <w:spacing w:val="-2"/>
          <w:sz w:val="24"/>
          <w:szCs w:val="24"/>
        </w:rPr>
        <w:t>P</w:t>
      </w:r>
      <w:r w:rsidR="00623C29" w:rsidRPr="00623C29">
        <w:rPr>
          <w:rFonts w:ascii="Times New Roman" w:hAnsi="Times New Roman"/>
          <w:color w:val="191919"/>
          <w:spacing w:val="-2"/>
          <w:sz w:val="18"/>
          <w:szCs w:val="18"/>
          <w:rPrChange w:id="1538" w:author="jhawkins" w:date="2011-04-01T11:13:00Z">
            <w:rPr>
              <w:rFonts w:ascii="Times New Roman" w:hAnsi="Times New Roman"/>
              <w:color w:val="191919"/>
              <w:spacing w:val="-2"/>
              <w:sz w:val="18"/>
              <w:szCs w:val="18"/>
              <w:u w:val="single"/>
            </w:rPr>
          </w:rPrChange>
        </w:rPr>
        <w:t>ROCEDURE</w:t>
      </w:r>
      <w:r w:rsidR="00623C29" w:rsidRPr="00623C29">
        <w:rPr>
          <w:rFonts w:ascii="Times New Roman" w:hAnsi="Times New Roman"/>
          <w:color w:val="191919"/>
          <w:sz w:val="18"/>
          <w:szCs w:val="18"/>
          <w:rPrChange w:id="1539" w:author="jhawkins" w:date="2011-04-01T11:13:00Z">
            <w:rPr>
              <w:rFonts w:ascii="Times New Roman" w:hAnsi="Times New Roman"/>
              <w:color w:val="191919"/>
              <w:sz w:val="18"/>
              <w:szCs w:val="18"/>
              <w:u w:val="single"/>
            </w:rPr>
          </w:rPrChange>
        </w:rPr>
        <w:t>S</w:t>
      </w:r>
      <w:r w:rsidR="00623C29" w:rsidRPr="00623C29">
        <w:rPr>
          <w:rFonts w:ascii="Times New Roman" w:hAnsi="Times New Roman"/>
          <w:color w:val="191919"/>
          <w:spacing w:val="10"/>
          <w:sz w:val="24"/>
          <w:szCs w:val="24"/>
          <w:rPrChange w:id="1540"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541" w:author="jhawkins" w:date="2011-04-01T11:13:00Z">
            <w:rPr>
              <w:rFonts w:ascii="Times New Roman" w:hAnsi="Times New Roman"/>
              <w:color w:val="191919"/>
              <w:spacing w:val="-2"/>
              <w:sz w:val="18"/>
              <w:szCs w:val="18"/>
              <w:u w:val="single"/>
            </w:rPr>
          </w:rPrChange>
        </w:rPr>
        <w:t>F</w:t>
      </w:r>
      <w:r w:rsidR="00623C29" w:rsidRPr="00623C29">
        <w:rPr>
          <w:rFonts w:ascii="Times New Roman" w:hAnsi="Times New Roman"/>
          <w:color w:val="191919"/>
          <w:spacing w:val="-2"/>
          <w:sz w:val="18"/>
          <w:szCs w:val="18"/>
          <w:rPrChange w:id="1542"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543" w:author="jhawkins" w:date="2011-04-01T11:13:00Z">
            <w:rPr>
              <w:rFonts w:ascii="Times New Roman" w:hAnsi="Times New Roman"/>
              <w:color w:val="191919"/>
              <w:sz w:val="18"/>
              <w:szCs w:val="18"/>
              <w:u w:val="single"/>
            </w:rPr>
          </w:rPrChange>
        </w:rPr>
        <w:t>R</w:t>
      </w:r>
      <w:r w:rsidR="00623C29" w:rsidRPr="00623C29">
        <w:rPr>
          <w:rFonts w:ascii="Times New Roman" w:hAnsi="Times New Roman"/>
          <w:color w:val="191919"/>
          <w:spacing w:val="10"/>
          <w:sz w:val="24"/>
          <w:szCs w:val="24"/>
          <w:rPrChange w:id="1544"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F</w:t>
      </w:r>
      <w:r w:rsidR="00623C29" w:rsidRPr="00623C29">
        <w:rPr>
          <w:rFonts w:ascii="Times New Roman" w:hAnsi="Times New Roman"/>
          <w:color w:val="191919"/>
          <w:spacing w:val="-2"/>
          <w:sz w:val="20"/>
          <w:szCs w:val="20"/>
          <w:rPrChange w:id="1545" w:author="jhawkins" w:date="2011-04-01T11:13:00Z">
            <w:rPr>
              <w:rFonts w:ascii="Times New Roman" w:hAnsi="Times New Roman"/>
              <w:color w:val="191919"/>
              <w:spacing w:val="-2"/>
              <w:sz w:val="18"/>
              <w:szCs w:val="18"/>
              <w:u w:val="single"/>
            </w:rPr>
          </w:rPrChange>
        </w:rPr>
        <w:t>OREIG</w:t>
      </w:r>
      <w:r w:rsidR="00623C29" w:rsidRPr="00623C29">
        <w:rPr>
          <w:rFonts w:ascii="Times New Roman" w:hAnsi="Times New Roman"/>
          <w:color w:val="191919"/>
          <w:sz w:val="20"/>
          <w:szCs w:val="20"/>
          <w:rPrChange w:id="1546" w:author="jhawkins" w:date="2011-04-01T11:13:00Z">
            <w:rPr>
              <w:rFonts w:ascii="Times New Roman" w:hAnsi="Times New Roman"/>
              <w:color w:val="191919"/>
              <w:sz w:val="18"/>
              <w:szCs w:val="18"/>
              <w:u w:val="single"/>
            </w:rPr>
          </w:rPrChange>
        </w:rPr>
        <w:t>N</w:t>
      </w:r>
      <w:r w:rsidR="00623C29" w:rsidRPr="00623C29">
        <w:rPr>
          <w:rFonts w:ascii="Times New Roman" w:hAnsi="Times New Roman"/>
          <w:color w:val="191919"/>
          <w:sz w:val="24"/>
          <w:szCs w:val="24"/>
          <w:rPrChange w:id="1547" w:author="jhawkins" w:date="2011-04-01T11:13:00Z">
            <w:rPr>
              <w:rFonts w:ascii="Times New Roman" w:hAnsi="Times New Roman"/>
              <w:color w:val="191919"/>
              <w:sz w:val="18"/>
              <w:szCs w:val="18"/>
              <w:u w:val="single"/>
            </w:rPr>
          </w:rPrChange>
        </w:rPr>
        <w:t xml:space="preserve"> </w:t>
      </w:r>
      <w:r w:rsidR="00623C29" w:rsidRPr="00623C29">
        <w:rPr>
          <w:rFonts w:ascii="Times New Roman" w:hAnsi="Times New Roman"/>
          <w:color w:val="191919"/>
          <w:spacing w:val="-2"/>
          <w:sz w:val="24"/>
          <w:szCs w:val="24"/>
          <w:rPrChange w:id="1548" w:author="jhawkins" w:date="2011-04-01T11:13:00Z">
            <w:rPr>
              <w:rFonts w:ascii="Times New Roman" w:hAnsi="Times New Roman"/>
              <w:color w:val="191919"/>
              <w:spacing w:val="-2"/>
              <w:sz w:val="18"/>
              <w:szCs w:val="18"/>
              <w:u w:val="single"/>
            </w:rPr>
          </w:rPrChange>
        </w:rPr>
        <w:t>A</w:t>
      </w:r>
      <w:r w:rsidR="00623C29" w:rsidRPr="00623C29">
        <w:rPr>
          <w:rFonts w:ascii="Times New Roman" w:hAnsi="Times New Roman"/>
          <w:color w:val="191919"/>
          <w:spacing w:val="-2"/>
          <w:sz w:val="18"/>
          <w:szCs w:val="18"/>
          <w:rPrChange w:id="1549" w:author="jhawkins" w:date="2011-04-01T11:13:00Z">
            <w:rPr>
              <w:rFonts w:ascii="Times New Roman" w:hAnsi="Times New Roman"/>
              <w:color w:val="191919"/>
              <w:spacing w:val="-2"/>
              <w:sz w:val="18"/>
              <w:szCs w:val="18"/>
              <w:u w:val="single"/>
            </w:rPr>
          </w:rPrChange>
        </w:rPr>
        <w:t>N</w:t>
      </w:r>
      <w:r w:rsidR="00623C29" w:rsidRPr="00623C29">
        <w:rPr>
          <w:rFonts w:ascii="Times New Roman" w:hAnsi="Times New Roman"/>
          <w:color w:val="191919"/>
          <w:sz w:val="18"/>
          <w:szCs w:val="18"/>
          <w:rPrChange w:id="1550" w:author="jhawkins" w:date="2011-04-01T11:13:00Z">
            <w:rPr>
              <w:rFonts w:ascii="Times New Roman" w:hAnsi="Times New Roman"/>
              <w:color w:val="191919"/>
              <w:sz w:val="18"/>
              <w:szCs w:val="18"/>
              <w:u w:val="single"/>
            </w:rPr>
          </w:rPrChange>
        </w:rPr>
        <w:t>D</w:t>
      </w:r>
      <w:r w:rsidR="00623C29" w:rsidRPr="00623C29">
        <w:rPr>
          <w:rFonts w:ascii="Times New Roman" w:hAnsi="Times New Roman"/>
          <w:color w:val="191919"/>
          <w:spacing w:val="10"/>
          <w:sz w:val="24"/>
          <w:szCs w:val="24"/>
          <w:rPrChange w:id="1551"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H</w:t>
      </w:r>
      <w:r w:rsidR="00623C29" w:rsidRPr="00623C29">
        <w:rPr>
          <w:rFonts w:ascii="Times New Roman" w:hAnsi="Times New Roman"/>
          <w:color w:val="191919"/>
          <w:spacing w:val="-2"/>
          <w:sz w:val="18"/>
          <w:szCs w:val="18"/>
          <w:rPrChange w:id="1552" w:author="jhawkins" w:date="2011-04-01T11:13:00Z">
            <w:rPr>
              <w:rFonts w:ascii="Times New Roman" w:hAnsi="Times New Roman"/>
              <w:color w:val="191919"/>
              <w:spacing w:val="-2"/>
              <w:sz w:val="18"/>
              <w:szCs w:val="18"/>
              <w:u w:val="single"/>
            </w:rPr>
          </w:rPrChange>
        </w:rPr>
        <w:t>ANDICAPPE</w:t>
      </w:r>
      <w:r w:rsidR="00623C29" w:rsidRPr="00623C29">
        <w:rPr>
          <w:rFonts w:ascii="Times New Roman" w:hAnsi="Times New Roman"/>
          <w:color w:val="191919"/>
          <w:sz w:val="18"/>
          <w:szCs w:val="18"/>
          <w:rPrChange w:id="1553" w:author="jhawkins" w:date="2011-04-01T11:13:00Z">
            <w:rPr>
              <w:rFonts w:ascii="Times New Roman" w:hAnsi="Times New Roman"/>
              <w:color w:val="191919"/>
              <w:sz w:val="18"/>
              <w:szCs w:val="18"/>
              <w:u w:val="single"/>
            </w:rPr>
          </w:rPrChange>
        </w:rPr>
        <w:t>D</w:t>
      </w:r>
      <w:r w:rsidR="00623C29" w:rsidRPr="00623C29">
        <w:rPr>
          <w:rFonts w:ascii="Times New Roman" w:hAnsi="Times New Roman"/>
          <w:color w:val="191919"/>
          <w:spacing w:val="10"/>
          <w:sz w:val="24"/>
          <w:szCs w:val="24"/>
          <w:rPrChange w:id="1554"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S</w:t>
      </w:r>
      <w:r w:rsidR="00623C29" w:rsidRPr="00623C29">
        <w:rPr>
          <w:rFonts w:ascii="Times New Roman" w:hAnsi="Times New Roman"/>
          <w:color w:val="191919"/>
          <w:spacing w:val="-2"/>
          <w:sz w:val="18"/>
          <w:szCs w:val="18"/>
          <w:rPrChange w:id="1555" w:author="jhawkins" w:date="2011-04-01T11:13:00Z">
            <w:rPr>
              <w:rFonts w:ascii="Times New Roman" w:hAnsi="Times New Roman"/>
              <w:color w:val="191919"/>
              <w:spacing w:val="-2"/>
              <w:sz w:val="18"/>
              <w:szCs w:val="18"/>
              <w:u w:val="single"/>
            </w:rPr>
          </w:rPrChange>
        </w:rPr>
        <w:t>TUDENTS</w:t>
      </w:r>
      <w:bookmarkEnd w:id="1531"/>
      <w:bookmarkEnd w:id="1532"/>
      <w:bookmarkEnd w:id="1533"/>
      <w:bookmarkEnd w:id="1534"/>
    </w:p>
    <w:p w:rsidR="000A7810" w:rsidRPr="00544F8B" w:rsidRDefault="00457564" w:rsidP="00C55E61">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admin</w:t>
      </w:r>
      <w:r>
        <w:rPr>
          <w:rFonts w:ascii="Times New Roman" w:hAnsi="Times New Roman"/>
          <w:color w:val="191919"/>
          <w:spacing w:val="-3"/>
          <w:sz w:val="18"/>
          <w:szCs w:val="18"/>
        </w:rPr>
        <w:t>i</w:t>
      </w:r>
      <w:r>
        <w:rPr>
          <w:rFonts w:ascii="Times New Roman" w:hAnsi="Times New Roman"/>
          <w:color w:val="191919"/>
          <w:spacing w:val="-2"/>
          <w:sz w:val="18"/>
          <w:szCs w:val="18"/>
        </w:rPr>
        <w:t>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test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automaticall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disabilities.</w:t>
      </w:r>
    </w:p>
    <w:p w:rsidR="000A7810" w:rsidRPr="00544F8B" w:rsidRDefault="000A7810" w:rsidP="00B80FEA">
      <w:pPr>
        <w:widowControl w:val="0"/>
        <w:autoSpaceDE w:val="0"/>
        <w:autoSpaceDN w:val="0"/>
        <w:adjustRightInd w:val="0"/>
        <w:spacing w:before="16" w:after="0" w:line="200" w:lineRule="exact"/>
        <w:ind w:left="270"/>
        <w:rPr>
          <w:rFonts w:ascii="Times New Roman" w:hAnsi="Times New Roman"/>
          <w:color w:val="000000"/>
          <w:sz w:val="18"/>
          <w:szCs w:val="18"/>
          <w:rPrChange w:id="1556" w:author="jhawkins" w:date="2011-04-01T11:13:00Z">
            <w:rPr>
              <w:rFonts w:ascii="Times New Roman" w:hAnsi="Times New Roman"/>
              <w:color w:val="000000"/>
              <w:sz w:val="20"/>
              <w:szCs w:val="20"/>
            </w:rPr>
          </w:rPrChange>
        </w:rPr>
      </w:pPr>
    </w:p>
    <w:p w:rsidR="000A7810" w:rsidRPr="00544F8B" w:rsidRDefault="00457564" w:rsidP="00C55E61">
      <w:pPr>
        <w:widowControl w:val="0"/>
        <w:autoSpaceDE w:val="0"/>
        <w:autoSpaceDN w:val="0"/>
        <w:adjustRightInd w:val="0"/>
        <w:spacing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validit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justifiabl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Coordinato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 fort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revise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policies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3"/>
          <w:sz w:val="18"/>
          <w:szCs w:val="18"/>
        </w:rPr>
        <w:t>e</w:t>
      </w:r>
      <w:r>
        <w:rPr>
          <w:rFonts w:ascii="Times New Roman" w:hAnsi="Times New Roman"/>
          <w:color w:val="191919"/>
          <w:spacing w:val="-2"/>
          <w:sz w:val="18"/>
          <w:szCs w:val="18"/>
        </w:rPr>
        <w:t>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demonstrate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comprehensio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achiev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method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eve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documented)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accommodated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0A7810" w:rsidRPr="005F2A86" w:rsidRDefault="000A7810" w:rsidP="00C55E61">
      <w:pPr>
        <w:pStyle w:val="Heading2"/>
        <w:rPr>
          <w:rFonts w:ascii="Times New Roman" w:hAnsi="Times New Roman"/>
          <w:color w:val="000000"/>
          <w:sz w:val="24"/>
          <w:szCs w:val="24"/>
          <w:rPrChange w:id="1557" w:author="jhawkins" w:date="2011-04-01T11:13:00Z">
            <w:rPr>
              <w:rFonts w:ascii="Times New Roman" w:hAnsi="Times New Roman"/>
              <w:color w:val="000000"/>
              <w:sz w:val="18"/>
              <w:szCs w:val="18"/>
            </w:rPr>
          </w:rPrChange>
        </w:rPr>
      </w:pPr>
      <w:bookmarkStart w:id="1558" w:name="_Toc293070086"/>
      <w:bookmarkStart w:id="1559" w:name="_Toc293077536"/>
      <w:bookmarkStart w:id="1560" w:name="_Toc293078120"/>
      <w:bookmarkStart w:id="1561" w:name="_Toc295058649"/>
      <w:r w:rsidRPr="005F2A86">
        <w:rPr>
          <w:rFonts w:ascii="Times New Roman" w:hAnsi="Times New Roman"/>
          <w:color w:val="191919"/>
          <w:spacing w:val="-2"/>
          <w:sz w:val="24"/>
          <w:szCs w:val="24"/>
        </w:rPr>
        <w:t>M</w:t>
      </w:r>
      <w:r w:rsidR="00623C29" w:rsidRPr="00623C29">
        <w:rPr>
          <w:rFonts w:ascii="Times New Roman" w:hAnsi="Times New Roman"/>
          <w:color w:val="191919"/>
          <w:spacing w:val="-16"/>
          <w:sz w:val="18"/>
          <w:szCs w:val="18"/>
          <w:rPrChange w:id="1562"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563" w:author="jhawkins" w:date="2011-04-01T11:13:00Z">
            <w:rPr>
              <w:rFonts w:ascii="Times New Roman" w:hAnsi="Times New Roman"/>
              <w:color w:val="191919"/>
              <w:spacing w:val="-2"/>
              <w:sz w:val="18"/>
              <w:szCs w:val="18"/>
              <w:u w:val="single"/>
            </w:rPr>
          </w:rPrChange>
        </w:rPr>
        <w:t>TRICUL</w:t>
      </w:r>
      <w:r w:rsidR="00623C29" w:rsidRPr="00623C29">
        <w:rPr>
          <w:rFonts w:ascii="Times New Roman" w:hAnsi="Times New Roman"/>
          <w:color w:val="191919"/>
          <w:spacing w:val="-16"/>
          <w:sz w:val="18"/>
          <w:szCs w:val="18"/>
          <w:rPrChange w:id="1564" w:author="jhawkins" w:date="2011-04-01T11:13:00Z">
            <w:rPr>
              <w:rFonts w:ascii="Times New Roman" w:hAnsi="Times New Roman"/>
              <w:color w:val="191919"/>
              <w:spacing w:val="-16"/>
              <w:sz w:val="18"/>
              <w:szCs w:val="18"/>
              <w:u w:val="single"/>
            </w:rPr>
          </w:rPrChange>
        </w:rPr>
        <w:t>A</w:t>
      </w:r>
      <w:r w:rsidR="00623C29" w:rsidRPr="00623C29">
        <w:rPr>
          <w:rFonts w:ascii="Times New Roman" w:hAnsi="Times New Roman"/>
          <w:color w:val="191919"/>
          <w:spacing w:val="-2"/>
          <w:sz w:val="18"/>
          <w:szCs w:val="18"/>
          <w:rPrChange w:id="1565" w:author="jhawkins" w:date="2011-04-01T11:13:00Z">
            <w:rPr>
              <w:rFonts w:ascii="Times New Roman" w:hAnsi="Times New Roman"/>
              <w:color w:val="191919"/>
              <w:spacing w:val="-2"/>
              <w:sz w:val="18"/>
              <w:szCs w:val="18"/>
              <w:u w:val="single"/>
            </w:rPr>
          </w:rPrChange>
        </w:rPr>
        <w:t>TIO</w:t>
      </w:r>
      <w:r w:rsidR="00623C29" w:rsidRPr="00623C29">
        <w:rPr>
          <w:rFonts w:ascii="Times New Roman" w:hAnsi="Times New Roman"/>
          <w:color w:val="191919"/>
          <w:sz w:val="18"/>
          <w:szCs w:val="18"/>
          <w:rPrChange w:id="1566" w:author="jhawkins" w:date="2011-04-01T11:13:00Z">
            <w:rPr>
              <w:rFonts w:ascii="Times New Roman" w:hAnsi="Times New Roman"/>
              <w:color w:val="191919"/>
              <w:sz w:val="18"/>
              <w:szCs w:val="18"/>
              <w:u w:val="single"/>
            </w:rPr>
          </w:rPrChange>
        </w:rPr>
        <w:t>N</w:t>
      </w:r>
      <w:r w:rsidR="00623C29" w:rsidRPr="00623C29">
        <w:rPr>
          <w:rFonts w:ascii="Times New Roman" w:hAnsi="Times New Roman"/>
          <w:color w:val="191919"/>
          <w:spacing w:val="6"/>
          <w:sz w:val="24"/>
          <w:szCs w:val="24"/>
          <w:rPrChange w:id="1567" w:author="jhawkins" w:date="2011-04-01T11:13:00Z">
            <w:rPr>
              <w:rFonts w:ascii="Times New Roman" w:hAnsi="Times New Roman"/>
              <w:color w:val="191919"/>
              <w:spacing w:val="6"/>
              <w:sz w:val="18"/>
              <w:szCs w:val="18"/>
              <w:u w:val="single"/>
            </w:rPr>
          </w:rPrChange>
        </w:rPr>
        <w:t xml:space="preserve"> </w:t>
      </w:r>
      <w:r w:rsidRPr="005F2A86">
        <w:rPr>
          <w:rFonts w:ascii="Times New Roman" w:hAnsi="Times New Roman"/>
          <w:color w:val="191919"/>
          <w:spacing w:val="-2"/>
          <w:sz w:val="24"/>
          <w:szCs w:val="24"/>
        </w:rPr>
        <w:t>T</w:t>
      </w:r>
      <w:r w:rsidR="00623C29" w:rsidRPr="00623C29">
        <w:rPr>
          <w:rFonts w:ascii="Times New Roman" w:hAnsi="Times New Roman"/>
          <w:color w:val="191919"/>
          <w:spacing w:val="-2"/>
          <w:sz w:val="18"/>
          <w:szCs w:val="18"/>
          <w:rPrChange w:id="1568" w:author="jhawkins" w:date="2011-04-01T11:13:00Z">
            <w:rPr>
              <w:rFonts w:ascii="Times New Roman" w:hAnsi="Times New Roman"/>
              <w:color w:val="191919"/>
              <w:spacing w:val="-2"/>
              <w:sz w:val="18"/>
              <w:szCs w:val="18"/>
              <w:u w:val="single"/>
            </w:rPr>
          </w:rPrChange>
        </w:rPr>
        <w:t>IM</w:t>
      </w:r>
      <w:r w:rsidR="00623C29" w:rsidRPr="00623C29">
        <w:rPr>
          <w:rFonts w:ascii="Times New Roman" w:hAnsi="Times New Roman"/>
          <w:color w:val="191919"/>
          <w:sz w:val="18"/>
          <w:szCs w:val="18"/>
          <w:rPrChange w:id="1569" w:author="jhawkins" w:date="2011-04-01T11:13:00Z">
            <w:rPr>
              <w:rFonts w:ascii="Times New Roman" w:hAnsi="Times New Roman"/>
              <w:color w:val="191919"/>
              <w:sz w:val="18"/>
              <w:szCs w:val="18"/>
              <w:u w:val="single"/>
            </w:rPr>
          </w:rPrChange>
        </w:rPr>
        <w:t>E</w:t>
      </w:r>
      <w:r w:rsidR="00623C29" w:rsidRPr="00623C29">
        <w:rPr>
          <w:rFonts w:ascii="Times New Roman" w:hAnsi="Times New Roman"/>
          <w:color w:val="191919"/>
          <w:spacing w:val="10"/>
          <w:sz w:val="24"/>
          <w:szCs w:val="24"/>
          <w:rPrChange w:id="1570" w:author="jhawkins" w:date="2011-04-01T11:13:00Z">
            <w:rPr>
              <w:rFonts w:ascii="Times New Roman" w:hAnsi="Times New Roman"/>
              <w:color w:val="191919"/>
              <w:spacing w:val="10"/>
              <w:sz w:val="18"/>
              <w:szCs w:val="18"/>
              <w:u w:val="single"/>
            </w:rPr>
          </w:rPrChange>
        </w:rPr>
        <w:t xml:space="preserve"> </w:t>
      </w:r>
      <w:r w:rsidR="00623C29" w:rsidRPr="00623C29">
        <w:rPr>
          <w:rFonts w:ascii="Times New Roman" w:hAnsi="Times New Roman"/>
          <w:color w:val="191919"/>
          <w:spacing w:val="-2"/>
          <w:sz w:val="24"/>
          <w:szCs w:val="24"/>
          <w:rPrChange w:id="1571" w:author="jhawkins" w:date="2011-04-01T11:13:00Z">
            <w:rPr>
              <w:rFonts w:ascii="Times New Roman" w:hAnsi="Times New Roman"/>
              <w:color w:val="191919"/>
              <w:spacing w:val="-2"/>
              <w:sz w:val="18"/>
              <w:szCs w:val="18"/>
              <w:u w:val="single"/>
            </w:rPr>
          </w:rPrChange>
        </w:rPr>
        <w:t>F</w:t>
      </w:r>
      <w:r w:rsidR="00623C29" w:rsidRPr="00623C29">
        <w:rPr>
          <w:rFonts w:ascii="Times New Roman" w:hAnsi="Times New Roman"/>
          <w:color w:val="191919"/>
          <w:spacing w:val="-2"/>
          <w:sz w:val="18"/>
          <w:szCs w:val="18"/>
          <w:rPrChange w:id="1572" w:author="jhawkins" w:date="2011-04-01T11:13:00Z">
            <w:rPr>
              <w:rFonts w:ascii="Times New Roman" w:hAnsi="Times New Roman"/>
              <w:color w:val="191919"/>
              <w:spacing w:val="-2"/>
              <w:sz w:val="18"/>
              <w:szCs w:val="18"/>
              <w:u w:val="single"/>
            </w:rPr>
          </w:rPrChange>
        </w:rPr>
        <w:t>O</w:t>
      </w:r>
      <w:r w:rsidR="00623C29" w:rsidRPr="00623C29">
        <w:rPr>
          <w:rFonts w:ascii="Times New Roman" w:hAnsi="Times New Roman"/>
          <w:color w:val="191919"/>
          <w:sz w:val="18"/>
          <w:szCs w:val="18"/>
          <w:rPrChange w:id="1573" w:author="jhawkins" w:date="2011-04-01T11:13:00Z">
            <w:rPr>
              <w:rFonts w:ascii="Times New Roman" w:hAnsi="Times New Roman"/>
              <w:color w:val="191919"/>
              <w:sz w:val="18"/>
              <w:szCs w:val="18"/>
              <w:u w:val="single"/>
            </w:rPr>
          </w:rPrChange>
        </w:rPr>
        <w:t>R</w:t>
      </w:r>
      <w:r w:rsidR="00623C29" w:rsidRPr="00623C29">
        <w:rPr>
          <w:rFonts w:ascii="Times New Roman" w:hAnsi="Times New Roman"/>
          <w:color w:val="191919"/>
          <w:spacing w:val="10"/>
          <w:sz w:val="18"/>
          <w:szCs w:val="18"/>
          <w:rPrChange w:id="1574"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D</w:t>
      </w:r>
      <w:r w:rsidR="00623C29" w:rsidRPr="00623C29">
        <w:rPr>
          <w:rFonts w:ascii="Times New Roman" w:hAnsi="Times New Roman"/>
          <w:color w:val="191919"/>
          <w:spacing w:val="-2"/>
          <w:sz w:val="18"/>
          <w:szCs w:val="18"/>
          <w:rPrChange w:id="1575" w:author="jhawkins" w:date="2011-04-01T11:13:00Z">
            <w:rPr>
              <w:rFonts w:ascii="Times New Roman" w:hAnsi="Times New Roman"/>
              <w:color w:val="191919"/>
              <w:spacing w:val="-2"/>
              <w:sz w:val="18"/>
              <w:szCs w:val="18"/>
              <w:u w:val="single"/>
            </w:rPr>
          </w:rPrChange>
        </w:rPr>
        <w:t>EGREE</w:t>
      </w:r>
      <w:bookmarkEnd w:id="1558"/>
      <w:bookmarkEnd w:id="1559"/>
      <w:bookmarkEnd w:id="1560"/>
      <w:bookmarkEnd w:id="1561"/>
    </w:p>
    <w:p w:rsidR="000A7810" w:rsidRPr="00544F8B" w:rsidRDefault="00457564" w:rsidP="00C55E61">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0A7810" w:rsidRPr="005F2A86" w:rsidRDefault="000A7810" w:rsidP="00C55E61">
      <w:pPr>
        <w:pStyle w:val="Heading2"/>
        <w:rPr>
          <w:rFonts w:ascii="Times New Roman" w:hAnsi="Times New Roman"/>
          <w:color w:val="000000"/>
          <w:sz w:val="24"/>
          <w:szCs w:val="24"/>
          <w:rPrChange w:id="1576" w:author="jhawkins" w:date="2011-04-01T11:13:00Z">
            <w:rPr>
              <w:rFonts w:ascii="Times New Roman" w:hAnsi="Times New Roman"/>
              <w:color w:val="000000"/>
              <w:sz w:val="18"/>
              <w:szCs w:val="18"/>
            </w:rPr>
          </w:rPrChange>
        </w:rPr>
      </w:pPr>
      <w:bookmarkStart w:id="1577" w:name="_Toc293070087"/>
      <w:bookmarkStart w:id="1578" w:name="_Toc293077537"/>
      <w:bookmarkStart w:id="1579" w:name="_Toc293078121"/>
      <w:bookmarkStart w:id="1580" w:name="_Toc295058650"/>
      <w:r w:rsidRPr="005F2A86">
        <w:rPr>
          <w:rFonts w:ascii="Times New Roman" w:hAnsi="Times New Roman"/>
          <w:color w:val="191919"/>
          <w:spacing w:val="-2"/>
          <w:sz w:val="24"/>
          <w:szCs w:val="24"/>
        </w:rPr>
        <w:t>C</w:t>
      </w:r>
      <w:r w:rsidR="00623C29" w:rsidRPr="00623C29">
        <w:rPr>
          <w:rFonts w:ascii="Times New Roman" w:hAnsi="Times New Roman"/>
          <w:color w:val="191919"/>
          <w:spacing w:val="-2"/>
          <w:sz w:val="18"/>
          <w:szCs w:val="18"/>
          <w:rPrChange w:id="1581" w:author="jhawkins" w:date="2011-04-01T11:13:00Z">
            <w:rPr>
              <w:rFonts w:ascii="Times New Roman" w:hAnsi="Times New Roman"/>
              <w:color w:val="191919"/>
              <w:spacing w:val="-2"/>
              <w:sz w:val="18"/>
              <w:szCs w:val="18"/>
              <w:u w:val="single"/>
            </w:rPr>
          </w:rPrChange>
        </w:rPr>
        <w:t>REDI</w:t>
      </w:r>
      <w:r w:rsidR="00623C29" w:rsidRPr="00623C29">
        <w:rPr>
          <w:rFonts w:ascii="Times New Roman" w:hAnsi="Times New Roman"/>
          <w:color w:val="191919"/>
          <w:sz w:val="18"/>
          <w:szCs w:val="18"/>
          <w:rPrChange w:id="1582" w:author="jhawkins" w:date="2011-04-01T11:13:00Z">
            <w:rPr>
              <w:rFonts w:ascii="Times New Roman" w:hAnsi="Times New Roman"/>
              <w:color w:val="191919"/>
              <w:sz w:val="18"/>
              <w:szCs w:val="18"/>
              <w:u w:val="single"/>
            </w:rPr>
          </w:rPrChange>
        </w:rPr>
        <w:t>T</w:t>
      </w:r>
      <w:r w:rsidR="00623C29" w:rsidRPr="00623C29">
        <w:rPr>
          <w:rFonts w:ascii="Times New Roman" w:hAnsi="Times New Roman"/>
          <w:color w:val="191919"/>
          <w:spacing w:val="7"/>
          <w:sz w:val="24"/>
          <w:szCs w:val="24"/>
          <w:rPrChange w:id="1583" w:author="jhawkins" w:date="2011-04-01T11:13:00Z">
            <w:rPr>
              <w:rFonts w:ascii="Times New Roman" w:hAnsi="Times New Roman"/>
              <w:color w:val="191919"/>
              <w:spacing w:val="7"/>
              <w:sz w:val="18"/>
              <w:szCs w:val="18"/>
              <w:u w:val="single"/>
            </w:rPr>
          </w:rPrChange>
        </w:rPr>
        <w:t xml:space="preserve"> </w:t>
      </w:r>
      <w:r w:rsidRPr="005F2A86">
        <w:rPr>
          <w:rFonts w:ascii="Times New Roman" w:hAnsi="Times New Roman"/>
          <w:color w:val="191919"/>
          <w:spacing w:val="-2"/>
          <w:sz w:val="24"/>
          <w:szCs w:val="24"/>
        </w:rPr>
        <w:t>L</w:t>
      </w:r>
      <w:r w:rsidR="00623C29" w:rsidRPr="00623C29">
        <w:rPr>
          <w:rFonts w:ascii="Times New Roman" w:hAnsi="Times New Roman"/>
          <w:color w:val="191919"/>
          <w:spacing w:val="-2"/>
          <w:sz w:val="18"/>
          <w:szCs w:val="18"/>
          <w:rPrChange w:id="1584" w:author="jhawkins" w:date="2011-04-01T11:13:00Z">
            <w:rPr>
              <w:rFonts w:ascii="Times New Roman" w:hAnsi="Times New Roman"/>
              <w:color w:val="191919"/>
              <w:spacing w:val="-2"/>
              <w:sz w:val="18"/>
              <w:szCs w:val="18"/>
              <w:u w:val="single"/>
            </w:rPr>
          </w:rPrChange>
        </w:rPr>
        <w:t>OAD</w:t>
      </w:r>
      <w:bookmarkEnd w:id="1577"/>
      <w:bookmarkEnd w:id="1578"/>
      <w:bookmarkEnd w:id="1579"/>
      <w:bookmarkEnd w:id="1580"/>
    </w:p>
    <w:p w:rsidR="000A7810" w:rsidRPr="00544F8B" w:rsidRDefault="00457564" w:rsidP="00C55E61">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5F2A86" w:rsidRDefault="005F2A86" w:rsidP="00B80FEA">
      <w:pPr>
        <w:widowControl w:val="0"/>
        <w:tabs>
          <w:tab w:val="left" w:pos="10680"/>
        </w:tabs>
        <w:autoSpaceDE w:val="0"/>
        <w:autoSpaceDN w:val="0"/>
        <w:adjustRightInd w:val="0"/>
        <w:spacing w:after="0"/>
        <w:ind w:left="27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5F2A86" w:rsidRDefault="005F2A86"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C55E61" w:rsidRDefault="00C55E61"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C55E61" w:rsidRDefault="00C55E61" w:rsidP="000D42BE">
      <w:pPr>
        <w:widowControl w:val="0"/>
        <w:tabs>
          <w:tab w:val="left" w:pos="10680"/>
        </w:tabs>
        <w:autoSpaceDE w:val="0"/>
        <w:autoSpaceDN w:val="0"/>
        <w:adjustRightInd w:val="0"/>
        <w:spacing w:after="0"/>
        <w:ind w:left="900"/>
        <w:rPr>
          <w:rFonts w:ascii="Times New Roman" w:hAnsi="Times New Roman"/>
          <w:color w:val="191919"/>
          <w:sz w:val="18"/>
          <w:szCs w:val="18"/>
        </w:rPr>
      </w:pPr>
    </w:p>
    <w:p w:rsidR="000A7810" w:rsidRPr="00DB66F3" w:rsidRDefault="000A7810" w:rsidP="00C55E61">
      <w:pPr>
        <w:widowControl w:val="0"/>
        <w:tabs>
          <w:tab w:val="left" w:pos="4050"/>
          <w:tab w:val="left" w:pos="10530"/>
        </w:tabs>
        <w:autoSpaceDE w:val="0"/>
        <w:autoSpaceDN w:val="0"/>
        <w:adjustRightInd w:val="0"/>
        <w:spacing w:after="0"/>
        <w:ind w:left="900"/>
        <w:rPr>
          <w:rFonts w:ascii="Century Gothic" w:hAnsi="Century Gothic" w:cs="Century Gothic"/>
          <w:color w:val="000000"/>
          <w:sz w:val="24"/>
          <w:szCs w:val="24"/>
          <w:rPrChange w:id="1585" w:author="Unknown" w:date="1900-00-00T00:36:00Z">
            <w:rPr>
              <w:rFonts w:ascii="Century Gothic" w:hAnsi="Century Gothic" w:cs="Century Gothic"/>
              <w:color w:val="000000"/>
              <w:sz w:val="36"/>
              <w:szCs w:val="36"/>
            </w:rPr>
          </w:rPrChange>
        </w:rPr>
        <w:sectPr w:rsidR="000A7810" w:rsidRPr="00DB66F3" w:rsidSect="0050315D">
          <w:pgSz w:w="12240" w:h="15840"/>
          <w:pgMar w:top="420" w:right="420" w:bottom="280" w:left="620" w:header="720" w:footer="288" w:gutter="0"/>
          <w:cols w:space="720"/>
          <w:noEndnote/>
          <w:docGrid w:linePitch="299"/>
        </w:sectPr>
      </w:pPr>
    </w:p>
    <w:p w:rsidR="000A7810" w:rsidRDefault="00623C29" w:rsidP="00CB5CD5">
      <w:pPr>
        <w:widowControl w:val="0"/>
        <w:autoSpaceDE w:val="0"/>
        <w:autoSpaceDN w:val="0"/>
        <w:adjustRightInd w:val="0"/>
        <w:spacing w:before="56" w:after="0"/>
        <w:ind w:left="360" w:firstLine="33"/>
        <w:rPr>
          <w:rFonts w:ascii="Century Gothic" w:hAnsi="Century Gothic" w:cs="Century Gothic"/>
          <w:color w:val="000000"/>
          <w:sz w:val="16"/>
          <w:szCs w:val="16"/>
        </w:rPr>
      </w:pPr>
      <w:r w:rsidRPr="00623C29">
        <w:rPr>
          <w:noProof/>
          <w:sz w:val="24"/>
          <w:szCs w:val="24"/>
        </w:rPr>
        <w:lastRenderedPageBreak/>
        <w:pict>
          <v:group id="_x0000_s16107" style="position:absolute;left:0;text-align:left;margin-left:-56.7pt;margin-top:-21.75pt;width:191pt;height:795.35pt;z-index:-251361280" coordorigin="-745,-62" coordsize="3820,15907">
            <v:group id="_x0000_s16108" style="position:absolute;left:-745;top:-62;width:3820;height:15907" coordorigin="-717,-62" coordsize="3820,15907">
              <v:rect id="Rectangle 2702" o:spid="_x0000_s1610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11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11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11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11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11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11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11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11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11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11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12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12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12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12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12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12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12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12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12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12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13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13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13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13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13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13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13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13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13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13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14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14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Pr>
          <w:sz w:val="24"/>
          <w:szCs w:val="24"/>
        </w:rPr>
        <w:fldChar w:fldCharType="begin"/>
      </w:r>
      <w:r w:rsidR="000A7810">
        <w:rPr>
          <w:sz w:val="24"/>
          <w:szCs w:val="24"/>
        </w:rPr>
        <w:instrText xml:space="preserve"> INCLUDETEXT "C:\\Users\\juliette\\Desktop\\raw3\\AcademicRequirement.docx" </w:instrText>
      </w:r>
      <w:r w:rsidR="005F2A86">
        <w:rPr>
          <w:sz w:val="24"/>
          <w:szCs w:val="24"/>
        </w:rPr>
        <w:instrText xml:space="preserve"> \* MERGEFORMAT </w:instrText>
      </w:r>
      <w:r>
        <w:rPr>
          <w:sz w:val="24"/>
          <w:szCs w:val="24"/>
        </w:rPr>
        <w:fldChar w:fldCharType="separate"/>
      </w:r>
      <w:r w:rsidR="000A7810">
        <w:rPr>
          <w:rFonts w:ascii="Century Gothic" w:hAnsi="Century Gothic" w:cs="Century Gothic"/>
          <w:b/>
          <w:bCs/>
          <w:color w:val="191919"/>
          <w:sz w:val="16"/>
          <w:szCs w:val="16"/>
        </w:rPr>
        <w:t>Academic Support Services</w:t>
      </w:r>
    </w:p>
    <w:p w:rsidR="000A7810" w:rsidRDefault="000A7810" w:rsidP="000D42BE">
      <w:pPr>
        <w:widowControl w:val="0"/>
        <w:autoSpaceDE w:val="0"/>
        <w:autoSpaceDN w:val="0"/>
        <w:adjustRightInd w:val="0"/>
        <w:spacing w:before="4" w:after="0" w:line="190" w:lineRule="exact"/>
        <w:ind w:left="900"/>
        <w:rPr>
          <w:rFonts w:ascii="Century Gothic" w:hAnsi="Century Gothic" w:cs="Century Gothic"/>
          <w:color w:val="000000"/>
          <w:sz w:val="19"/>
          <w:szCs w:val="19"/>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CB5CD5">
      <w:pPr>
        <w:widowControl w:val="0"/>
        <w:autoSpaceDE w:val="0"/>
        <w:autoSpaceDN w:val="0"/>
        <w:adjustRightInd w:val="0"/>
        <w:spacing w:after="0"/>
        <w:ind w:left="900" w:firstLine="0"/>
        <w:rPr>
          <w:rFonts w:ascii="Times New Roman" w:hAnsi="Times New Roman"/>
          <w:color w:val="000000"/>
          <w:sz w:val="20"/>
          <w:szCs w:val="20"/>
        </w:rPr>
      </w:pPr>
      <w:r>
        <w:rPr>
          <w:rFonts w:ascii="Century Gothic" w:hAnsi="Century Gothic" w:cs="Century Gothic"/>
          <w:noProof/>
          <w:color w:val="000000"/>
          <w:sz w:val="20"/>
          <w:szCs w:val="20"/>
        </w:rPr>
        <w:drawing>
          <wp:inline distT="0" distB="0" distL="0" distR="0">
            <wp:extent cx="6403953" cy="27432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tretch>
                      <a:fillRect/>
                    </a:stretch>
                  </pic:blipFill>
                  <pic:spPr bwMode="auto">
                    <a:xfrm>
                      <a:off x="0" y="0"/>
                      <a:ext cx="6403953" cy="2743200"/>
                    </a:xfrm>
                    <a:prstGeom prst="rect">
                      <a:avLst/>
                    </a:prstGeom>
                    <a:noFill/>
                    <a:ln w="9525">
                      <a:noFill/>
                      <a:miter lim="800000"/>
                      <a:headEnd/>
                      <a:tailEnd/>
                    </a:ln>
                  </pic:spPr>
                </pic:pic>
              </a:graphicData>
            </a:graphic>
          </wp:inline>
        </w:drawing>
      </w:r>
    </w:p>
    <w:p w:rsidR="000A7810" w:rsidRPr="009F6955" w:rsidRDefault="000A7810" w:rsidP="000D42BE">
      <w:pPr>
        <w:pStyle w:val="Heading2"/>
        <w:spacing w:before="0" w:line="240" w:lineRule="auto"/>
        <w:ind w:left="900"/>
        <w:jc w:val="center"/>
        <w:rPr>
          <w:rFonts w:ascii="Times New Roman" w:hAnsi="Times New Roman"/>
          <w:b w:val="0"/>
          <w:color w:val="000000"/>
          <w:sz w:val="96"/>
          <w:szCs w:val="96"/>
        </w:rPr>
      </w:pPr>
      <w:bookmarkStart w:id="1586" w:name="_Toc293087948"/>
      <w:bookmarkStart w:id="1587" w:name="_Toc295058651"/>
      <w:r w:rsidRPr="009F6955">
        <w:rPr>
          <w:rFonts w:ascii="Times New Roman" w:hAnsi="Times New Roman"/>
          <w:b w:val="0"/>
          <w:color w:val="191919"/>
          <w:spacing w:val="-25"/>
          <w:position w:val="-9"/>
          <w:sz w:val="128"/>
          <w:szCs w:val="128"/>
        </w:rPr>
        <w:t>A</w:t>
      </w:r>
      <w:r w:rsidRPr="009F6955">
        <w:rPr>
          <w:rFonts w:ascii="Times New Roman" w:hAnsi="Times New Roman"/>
          <w:b w:val="0"/>
          <w:color w:val="191919"/>
          <w:spacing w:val="-26"/>
          <w:position w:val="-9"/>
          <w:sz w:val="96"/>
          <w:szCs w:val="96"/>
        </w:rPr>
        <w:t>CADEMI</w:t>
      </w:r>
      <w:r w:rsidRPr="009F6955">
        <w:rPr>
          <w:rFonts w:ascii="Times New Roman" w:hAnsi="Times New Roman"/>
          <w:b w:val="0"/>
          <w:color w:val="191919"/>
          <w:position w:val="-9"/>
          <w:sz w:val="96"/>
          <w:szCs w:val="96"/>
        </w:rPr>
        <w:t>C</w:t>
      </w:r>
      <w:r w:rsidRPr="009F6955">
        <w:rPr>
          <w:rFonts w:ascii="Times New Roman" w:hAnsi="Times New Roman"/>
          <w:b w:val="0"/>
          <w:color w:val="191919"/>
          <w:spacing w:val="-42"/>
          <w:position w:val="-9"/>
          <w:sz w:val="96"/>
          <w:szCs w:val="96"/>
        </w:rPr>
        <w:t xml:space="preserve"> </w:t>
      </w:r>
      <w:r w:rsidRPr="009F6955">
        <w:rPr>
          <w:rFonts w:ascii="Times New Roman" w:hAnsi="Times New Roman"/>
          <w:b w:val="0"/>
          <w:color w:val="191919"/>
          <w:spacing w:val="-25"/>
          <w:position w:val="-9"/>
          <w:sz w:val="128"/>
          <w:szCs w:val="128"/>
        </w:rPr>
        <w:t>A</w:t>
      </w:r>
      <w:r w:rsidRPr="009F6955">
        <w:rPr>
          <w:rFonts w:ascii="Times New Roman" w:hAnsi="Times New Roman"/>
          <w:b w:val="0"/>
          <w:color w:val="191919"/>
          <w:spacing w:val="-26"/>
          <w:position w:val="-9"/>
          <w:sz w:val="96"/>
          <w:szCs w:val="96"/>
        </w:rPr>
        <w:t>F</w:t>
      </w:r>
      <w:r w:rsidRPr="009F6955">
        <w:rPr>
          <w:rFonts w:ascii="Times New Roman" w:hAnsi="Times New Roman"/>
          <w:b w:val="0"/>
          <w:color w:val="191919"/>
          <w:spacing w:val="-97"/>
          <w:position w:val="-9"/>
          <w:sz w:val="96"/>
          <w:szCs w:val="96"/>
        </w:rPr>
        <w:t>F</w:t>
      </w:r>
      <w:r w:rsidRPr="009F6955">
        <w:rPr>
          <w:rFonts w:ascii="Times New Roman" w:hAnsi="Times New Roman"/>
          <w:b w:val="0"/>
          <w:color w:val="191919"/>
          <w:spacing w:val="-26"/>
          <w:position w:val="-9"/>
          <w:sz w:val="96"/>
          <w:szCs w:val="96"/>
        </w:rPr>
        <w:t>AIRS</w:t>
      </w:r>
      <w:bookmarkEnd w:id="1586"/>
      <w:bookmarkEnd w:id="1587"/>
    </w:p>
    <w:p w:rsidR="000A7810" w:rsidRPr="009F6955" w:rsidRDefault="000A7810" w:rsidP="000D42BE">
      <w:pPr>
        <w:pStyle w:val="Heading2"/>
        <w:spacing w:before="0" w:line="240" w:lineRule="auto"/>
        <w:ind w:left="900"/>
        <w:jc w:val="center"/>
        <w:rPr>
          <w:rFonts w:ascii="Times New Roman" w:hAnsi="Times New Roman"/>
          <w:b w:val="0"/>
          <w:color w:val="000000"/>
          <w:sz w:val="128"/>
          <w:szCs w:val="128"/>
        </w:rPr>
      </w:pPr>
      <w:bookmarkStart w:id="1588" w:name="_Toc293087949"/>
      <w:bookmarkStart w:id="1589" w:name="_Toc295058652"/>
      <w:r w:rsidRPr="009F6955">
        <w:rPr>
          <w:rFonts w:ascii="Times New Roman" w:hAnsi="Times New Roman"/>
          <w:b w:val="0"/>
          <w:color w:val="191919"/>
          <w:spacing w:val="-26"/>
          <w:position w:val="-3"/>
          <w:sz w:val="128"/>
          <w:szCs w:val="128"/>
        </w:rPr>
        <w:t>R</w:t>
      </w:r>
      <w:r w:rsidRPr="009F6955">
        <w:rPr>
          <w:rFonts w:ascii="Times New Roman" w:hAnsi="Times New Roman"/>
          <w:b w:val="0"/>
          <w:color w:val="191919"/>
          <w:spacing w:val="-26"/>
          <w:position w:val="-3"/>
          <w:sz w:val="96"/>
          <w:szCs w:val="96"/>
        </w:rPr>
        <w:t>EQUIREMENT</w:t>
      </w:r>
      <w:r w:rsidRPr="009F6955">
        <w:rPr>
          <w:rFonts w:ascii="Times New Roman" w:hAnsi="Times New Roman"/>
          <w:b w:val="0"/>
          <w:color w:val="191919"/>
          <w:spacing w:val="-25"/>
          <w:position w:val="-3"/>
          <w:sz w:val="96"/>
          <w:szCs w:val="96"/>
        </w:rPr>
        <w:t>S</w:t>
      </w:r>
      <w:r w:rsidRPr="009F6955">
        <w:rPr>
          <w:rFonts w:ascii="Times New Roman" w:hAnsi="Times New Roman"/>
          <w:b w:val="0"/>
          <w:color w:val="191919"/>
          <w:position w:val="-3"/>
          <w:sz w:val="128"/>
          <w:szCs w:val="128"/>
        </w:rPr>
        <w:t>/</w:t>
      </w:r>
      <w:bookmarkEnd w:id="1588"/>
      <w:bookmarkEnd w:id="1589"/>
    </w:p>
    <w:p w:rsidR="000A7810" w:rsidRDefault="000A7810" w:rsidP="000D42BE">
      <w:pPr>
        <w:pStyle w:val="Heading2"/>
        <w:spacing w:before="0" w:line="240" w:lineRule="auto"/>
        <w:ind w:left="900"/>
        <w:jc w:val="center"/>
        <w:rPr>
          <w:rFonts w:ascii="Times New Roman" w:hAnsi="Times New Roman"/>
          <w:color w:val="000000"/>
          <w:sz w:val="96"/>
          <w:szCs w:val="96"/>
        </w:rPr>
      </w:pPr>
      <w:bookmarkStart w:id="1590" w:name="_Toc295058653"/>
      <w:r w:rsidRPr="009F6955">
        <w:rPr>
          <w:rFonts w:ascii="Times New Roman" w:hAnsi="Times New Roman"/>
          <w:b w:val="0"/>
          <w:color w:val="191919"/>
          <w:spacing w:val="-26"/>
          <w:sz w:val="128"/>
          <w:szCs w:val="128"/>
        </w:rPr>
        <w:t>R</w:t>
      </w:r>
      <w:r w:rsidRPr="009F6955">
        <w:rPr>
          <w:rFonts w:ascii="Times New Roman" w:hAnsi="Times New Roman"/>
          <w:b w:val="0"/>
          <w:color w:val="191919"/>
          <w:spacing w:val="-26"/>
          <w:sz w:val="96"/>
          <w:szCs w:val="96"/>
        </w:rPr>
        <w:t>EGUL</w:t>
      </w:r>
      <w:r w:rsidRPr="009F6955">
        <w:rPr>
          <w:rFonts w:ascii="Times New Roman" w:hAnsi="Times New Roman"/>
          <w:b w:val="0"/>
          <w:color w:val="191919"/>
          <w:spacing w:val="-132"/>
          <w:sz w:val="96"/>
          <w:szCs w:val="96"/>
        </w:rPr>
        <w:t>A</w:t>
      </w:r>
      <w:r w:rsidRPr="009F6955">
        <w:rPr>
          <w:rFonts w:ascii="Times New Roman" w:hAnsi="Times New Roman"/>
          <w:b w:val="0"/>
          <w:color w:val="191919"/>
          <w:spacing w:val="-26"/>
          <w:sz w:val="96"/>
          <w:szCs w:val="96"/>
        </w:rPr>
        <w:t>TION</w:t>
      </w:r>
      <w:r w:rsidRPr="009F6955">
        <w:rPr>
          <w:rFonts w:ascii="Times New Roman" w:hAnsi="Times New Roman"/>
          <w:b w:val="0"/>
          <w:color w:val="191919"/>
          <w:sz w:val="96"/>
          <w:szCs w:val="96"/>
        </w:rPr>
        <w:t>S</w:t>
      </w:r>
      <w:r w:rsidRPr="009F6955">
        <w:rPr>
          <w:rFonts w:ascii="Times New Roman" w:hAnsi="Times New Roman"/>
          <w:b w:val="0"/>
          <w:color w:val="191919"/>
          <w:spacing w:val="29"/>
          <w:sz w:val="96"/>
          <w:szCs w:val="96"/>
        </w:rPr>
        <w:t xml:space="preserve"> </w:t>
      </w:r>
      <w:r w:rsidRPr="009F6955">
        <w:rPr>
          <w:rFonts w:ascii="Times New Roman" w:hAnsi="Times New Roman"/>
          <w:b w:val="0"/>
          <w:color w:val="191919"/>
          <w:sz w:val="128"/>
          <w:szCs w:val="128"/>
        </w:rPr>
        <w:t xml:space="preserve">&amp; </w:t>
      </w:r>
      <w:r w:rsidRPr="009F6955">
        <w:rPr>
          <w:rFonts w:ascii="Times New Roman" w:hAnsi="Times New Roman"/>
          <w:b w:val="0"/>
          <w:color w:val="191919"/>
          <w:spacing w:val="-25"/>
          <w:sz w:val="128"/>
          <w:szCs w:val="128"/>
        </w:rPr>
        <w:t>S</w:t>
      </w:r>
      <w:r w:rsidRPr="009F6955">
        <w:rPr>
          <w:rFonts w:ascii="Times New Roman" w:hAnsi="Times New Roman"/>
          <w:b w:val="0"/>
          <w:color w:val="191919"/>
          <w:spacing w:val="-26"/>
          <w:sz w:val="96"/>
          <w:szCs w:val="96"/>
        </w:rPr>
        <w:t>UPPO</w:t>
      </w:r>
      <w:r w:rsidRPr="009F6955">
        <w:rPr>
          <w:rFonts w:ascii="Times New Roman" w:hAnsi="Times New Roman"/>
          <w:b w:val="0"/>
          <w:color w:val="191919"/>
          <w:spacing w:val="-83"/>
          <w:sz w:val="96"/>
          <w:szCs w:val="96"/>
        </w:rPr>
        <w:t>R</w:t>
      </w:r>
      <w:r w:rsidRPr="009F6955">
        <w:rPr>
          <w:rFonts w:ascii="Times New Roman" w:hAnsi="Times New Roman"/>
          <w:b w:val="0"/>
          <w:color w:val="191919"/>
          <w:sz w:val="96"/>
          <w:szCs w:val="96"/>
        </w:rPr>
        <w:t>T</w:t>
      </w:r>
      <w:r w:rsidRPr="009F6955">
        <w:rPr>
          <w:rFonts w:ascii="Times New Roman" w:hAnsi="Times New Roman"/>
          <w:b w:val="0"/>
          <w:color w:val="191919"/>
          <w:spacing w:val="12"/>
          <w:sz w:val="96"/>
          <w:szCs w:val="96"/>
        </w:rPr>
        <w:t xml:space="preserve"> </w:t>
      </w:r>
      <w:r w:rsidRPr="009F6955">
        <w:rPr>
          <w:rFonts w:ascii="Times New Roman" w:hAnsi="Times New Roman"/>
          <w:b w:val="0"/>
          <w:color w:val="191919"/>
          <w:spacing w:val="-25"/>
          <w:sz w:val="128"/>
          <w:szCs w:val="128"/>
        </w:rPr>
        <w:t>S</w:t>
      </w:r>
      <w:r w:rsidRPr="009F6955">
        <w:rPr>
          <w:rFonts w:ascii="Times New Roman" w:hAnsi="Times New Roman"/>
          <w:b w:val="0"/>
          <w:color w:val="191919"/>
          <w:spacing w:val="-26"/>
          <w:sz w:val="96"/>
          <w:szCs w:val="96"/>
        </w:rPr>
        <w:t>E</w:t>
      </w:r>
      <w:r w:rsidRPr="009F6955">
        <w:rPr>
          <w:rFonts w:ascii="Times New Roman" w:hAnsi="Times New Roman"/>
          <w:b w:val="0"/>
          <w:color w:val="191919"/>
          <w:spacing w:val="-103"/>
          <w:sz w:val="96"/>
          <w:szCs w:val="96"/>
        </w:rPr>
        <w:t>R</w:t>
      </w:r>
      <w:r w:rsidRPr="009F6955">
        <w:rPr>
          <w:rFonts w:ascii="Times New Roman" w:hAnsi="Times New Roman"/>
          <w:b w:val="0"/>
          <w:color w:val="191919"/>
          <w:spacing w:val="-26"/>
          <w:sz w:val="96"/>
          <w:szCs w:val="96"/>
        </w:rPr>
        <w:t>VICES</w:t>
      </w:r>
      <w:bookmarkEnd w:id="1590"/>
    </w:p>
    <w:p w:rsidR="000A7810" w:rsidRDefault="000A7810" w:rsidP="000D42BE">
      <w:pPr>
        <w:widowControl w:val="0"/>
        <w:autoSpaceDE w:val="0"/>
        <w:autoSpaceDN w:val="0"/>
        <w:adjustRightInd w:val="0"/>
        <w:spacing w:before="18" w:after="0" w:line="240" w:lineRule="exact"/>
        <w:ind w:left="900"/>
        <w:rPr>
          <w:rFonts w:ascii="Times New Roman" w:hAnsi="Times New Roman"/>
          <w:color w:val="000000"/>
          <w:sz w:val="24"/>
          <w:szCs w:val="24"/>
        </w:rPr>
      </w:pPr>
    </w:p>
    <w:p w:rsidR="000A7810" w:rsidRDefault="00623C29" w:rsidP="000D42BE">
      <w:pPr>
        <w:widowControl w:val="0"/>
        <w:autoSpaceDE w:val="0"/>
        <w:autoSpaceDN w:val="0"/>
        <w:adjustRightInd w:val="0"/>
        <w:spacing w:before="1" w:after="0"/>
        <w:ind w:left="900"/>
        <w:rPr>
          <w:rFonts w:ascii="Times New Roman" w:hAnsi="Times New Roman"/>
          <w:color w:val="000000"/>
          <w:sz w:val="27"/>
          <w:szCs w:val="27"/>
        </w:rPr>
      </w:pPr>
      <w:r w:rsidRPr="00623C29">
        <w:rPr>
          <w:rFonts w:ascii="Calibri" w:hAnsi="Calibri"/>
          <w:noProof/>
          <w:lang w:eastAsia="en-US"/>
        </w:rPr>
        <w:pict>
          <v:polyline id="Freeform 1610" o:spid="_x0000_s2691" style="position:absolute;left:0;text-align:lef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1.95pt,24.1pt,575.95pt,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" o:allowincell="f" filled="f" strokecolor="#191919" strokeweight=".04408mm">
            <v:path arrowok="t" o:connecttype="custom" o:connectlocs="0,0;6400800,0" o:connectangles="0,0"/>
            <w10:wrap anchorx="page"/>
          </v:polyline>
        </w:pict>
      </w:r>
      <w:r w:rsidR="000A7810">
        <w:rPr>
          <w:rFonts w:ascii="Times New Roman" w:hAnsi="Times New Roman"/>
          <w:b/>
          <w:bCs/>
          <w:color w:val="191919"/>
          <w:sz w:val="36"/>
          <w:szCs w:val="36"/>
        </w:rPr>
        <w:t>C</w:t>
      </w:r>
      <w:r w:rsidR="000A7810">
        <w:rPr>
          <w:rFonts w:ascii="Times New Roman" w:hAnsi="Times New Roman"/>
          <w:b/>
          <w:bCs/>
          <w:color w:val="191919"/>
          <w:sz w:val="27"/>
          <w:szCs w:val="27"/>
        </w:rPr>
        <w:t>ONTENTS</w:t>
      </w:r>
    </w:p>
    <w:p w:rsidR="000A7810" w:rsidRDefault="000A7810" w:rsidP="000D42BE">
      <w:pPr>
        <w:widowControl w:val="0"/>
        <w:autoSpaceDE w:val="0"/>
        <w:autoSpaceDN w:val="0"/>
        <w:adjustRightInd w:val="0"/>
        <w:spacing w:before="7" w:after="0" w:line="140" w:lineRule="exact"/>
        <w:ind w:left="900"/>
        <w:rPr>
          <w:rFonts w:ascii="Times New Roman" w:hAnsi="Times New Roman"/>
          <w:color w:val="000000"/>
          <w:sz w:val="14"/>
          <w:szCs w:val="14"/>
        </w:rPr>
      </w:pPr>
    </w:p>
    <w:p w:rsidR="000A7810" w:rsidRDefault="000A7810" w:rsidP="000D42BE">
      <w:pPr>
        <w:widowControl w:val="0"/>
        <w:autoSpaceDE w:val="0"/>
        <w:autoSpaceDN w:val="0"/>
        <w:adjustRightInd w:val="0"/>
        <w:spacing w:before="7" w:after="0" w:line="140" w:lineRule="exact"/>
        <w:ind w:left="900"/>
        <w:rPr>
          <w:rFonts w:ascii="Times New Roman" w:hAnsi="Times New Roman"/>
          <w:color w:val="000000"/>
          <w:sz w:val="14"/>
          <w:szCs w:val="14"/>
        </w:rPr>
        <w:sectPr w:rsidR="000A7810" w:rsidSect="0050315D">
          <w:pgSz w:w="12240" w:h="15840"/>
          <w:pgMar w:top="420" w:right="600" w:bottom="280" w:left="420" w:header="720" w:footer="288" w:gutter="0"/>
          <w:cols w:space="720" w:equalWidth="0">
            <w:col w:w="11220"/>
          </w:cols>
          <w:noEndnote/>
          <w:docGrid w:linePitch="299"/>
        </w:sectPr>
      </w:pPr>
    </w:p>
    <w:p w:rsidR="000A7810" w:rsidRDefault="000A7810" w:rsidP="000D42BE">
      <w:pPr>
        <w:widowControl w:val="0"/>
        <w:autoSpaceDE w:val="0"/>
        <w:autoSpaceDN w:val="0"/>
        <w:adjustRightInd w:val="0"/>
        <w:spacing w:before="31" w:after="0"/>
        <w:ind w:left="900" w:right="-45" w:hanging="30"/>
        <w:rPr>
          <w:rFonts w:ascii="Times New Roman" w:hAnsi="Times New Roman"/>
          <w:color w:val="000000"/>
          <w:sz w:val="17"/>
          <w:szCs w:val="17"/>
        </w:rPr>
      </w:pPr>
      <w:r>
        <w:rPr>
          <w:rFonts w:ascii="Times New Roman" w:hAnsi="Times New Roman"/>
          <w:color w:val="191919"/>
          <w:sz w:val="17"/>
          <w:szCs w:val="17"/>
        </w:rPr>
        <w:lastRenderedPageBreak/>
        <w:t>Academic</w:t>
      </w:r>
      <w:r>
        <w:rPr>
          <w:rFonts w:ascii="Times New Roman" w:hAnsi="Times New Roman"/>
          <w:color w:val="191919"/>
          <w:spacing w:val="-9"/>
          <w:sz w:val="17"/>
          <w:szCs w:val="17"/>
        </w:rPr>
        <w:t xml:space="preserve"> </w:t>
      </w:r>
      <w:r>
        <w:rPr>
          <w:rFonts w:ascii="Times New Roman" w:hAnsi="Times New Roman"/>
          <w:color w:val="191919"/>
          <w:sz w:val="17"/>
          <w:szCs w:val="17"/>
        </w:rPr>
        <w:t xml:space="preserve">Advisement </w:t>
      </w:r>
      <w:r>
        <w:rPr>
          <w:rFonts w:ascii="Times New Roman" w:hAnsi="Times New Roman"/>
          <w:color w:val="191919"/>
          <w:spacing w:val="34"/>
          <w:sz w:val="17"/>
          <w:szCs w:val="17"/>
        </w:rPr>
        <w:t xml:space="preserve"> </w:t>
      </w:r>
      <w:r>
        <w:rPr>
          <w:rFonts w:ascii="Times New Roman" w:hAnsi="Times New Roman"/>
          <w:color w:val="191919"/>
          <w:sz w:val="17"/>
          <w:szCs w:val="17"/>
        </w:rPr>
        <w:t>. . . . . . . . . . . . . . . . . . . . . . . . . . . . . . . . . .</w:t>
      </w:r>
    </w:p>
    <w:p w:rsidR="000A7810" w:rsidRDefault="000A7810" w:rsidP="000D42BE">
      <w:pPr>
        <w:widowControl w:val="0"/>
        <w:autoSpaceDE w:val="0"/>
        <w:autoSpaceDN w:val="0"/>
        <w:adjustRightInd w:val="0"/>
        <w:spacing w:before="8" w:after="0"/>
        <w:ind w:left="900" w:right="-45" w:hanging="30"/>
        <w:rPr>
          <w:rFonts w:ascii="Times New Roman" w:hAnsi="Times New Roman"/>
          <w:color w:val="000000"/>
          <w:sz w:val="17"/>
          <w:szCs w:val="17"/>
        </w:rPr>
      </w:pPr>
    </w:p>
    <w:p w:rsidR="000A7810" w:rsidRDefault="000A7810" w:rsidP="00B80FEA">
      <w:pPr>
        <w:widowControl w:val="0"/>
        <w:autoSpaceDE w:val="0"/>
        <w:autoSpaceDN w:val="0"/>
        <w:adjustRightInd w:val="0"/>
        <w:spacing w:before="8" w:after="0"/>
        <w:ind w:firstLine="0"/>
        <w:rPr>
          <w:rFonts w:ascii="Times New Roman" w:hAnsi="Times New Roman"/>
          <w:color w:val="000000"/>
          <w:sz w:val="17"/>
          <w:szCs w:val="17"/>
        </w:rPr>
      </w:pPr>
    </w:p>
    <w:p w:rsidR="000A7810" w:rsidRDefault="000A7810" w:rsidP="00B80FEA">
      <w:pPr>
        <w:widowControl w:val="0"/>
        <w:autoSpaceDE w:val="0"/>
        <w:autoSpaceDN w:val="0"/>
        <w:adjustRightInd w:val="0"/>
        <w:spacing w:before="8" w:after="0"/>
        <w:ind w:firstLine="0"/>
        <w:rPr>
          <w:rFonts w:ascii="Times New Roman" w:hAnsi="Times New Roman"/>
          <w:color w:val="000000"/>
          <w:sz w:val="17"/>
          <w:szCs w:val="17"/>
        </w:rPr>
      </w:pPr>
    </w:p>
    <w:p w:rsidR="00755F7C" w:rsidRDefault="00755F7C" w:rsidP="00B80FEA">
      <w:pPr>
        <w:widowControl w:val="0"/>
        <w:autoSpaceDE w:val="0"/>
        <w:autoSpaceDN w:val="0"/>
        <w:adjustRightInd w:val="0"/>
        <w:spacing w:before="8" w:after="0"/>
        <w:ind w:firstLine="0"/>
        <w:rPr>
          <w:rFonts w:ascii="Times New Roman" w:hAnsi="Times New Roman"/>
          <w:color w:val="000000"/>
          <w:sz w:val="17"/>
          <w:szCs w:val="17"/>
        </w:rPr>
      </w:pPr>
    </w:p>
    <w:p w:rsidR="000A7810" w:rsidRDefault="000A7810" w:rsidP="00B80FEA">
      <w:pPr>
        <w:widowControl w:val="0"/>
        <w:autoSpaceDE w:val="0"/>
        <w:autoSpaceDN w:val="0"/>
        <w:adjustRightInd w:val="0"/>
        <w:spacing w:before="8" w:after="0"/>
        <w:ind w:firstLine="0"/>
        <w:rPr>
          <w:rFonts w:ascii="Times New Roman" w:hAnsi="Times New Roman"/>
          <w:color w:val="000000"/>
          <w:sz w:val="17"/>
          <w:szCs w:val="17"/>
        </w:rPr>
      </w:pPr>
      <w:r>
        <w:rPr>
          <w:rFonts w:ascii="Times New Roman" w:hAnsi="Times New Roman"/>
          <w:color w:val="191919"/>
          <w:sz w:val="17"/>
          <w:szCs w:val="17"/>
        </w:rPr>
        <w:t>Grade Point</w:t>
      </w:r>
      <w:r>
        <w:rPr>
          <w:rFonts w:ascii="Times New Roman" w:hAnsi="Times New Roman"/>
          <w:color w:val="191919"/>
          <w:spacing w:val="-9"/>
          <w:sz w:val="17"/>
          <w:szCs w:val="17"/>
        </w:rPr>
        <w:t xml:space="preserve"> </w:t>
      </w:r>
      <w:r>
        <w:rPr>
          <w:rFonts w:ascii="Times New Roman" w:hAnsi="Times New Roman"/>
          <w:color w:val="191919"/>
          <w:spacing w:val="-13"/>
          <w:sz w:val="17"/>
          <w:szCs w:val="17"/>
        </w:rPr>
        <w:t>A</w:t>
      </w:r>
      <w:r>
        <w:rPr>
          <w:rFonts w:ascii="Times New Roman" w:hAnsi="Times New Roman"/>
          <w:color w:val="191919"/>
          <w:sz w:val="17"/>
          <w:szCs w:val="17"/>
        </w:rPr>
        <w:t>verage</w:t>
      </w:r>
      <w:r>
        <w:rPr>
          <w:rFonts w:ascii="Times New Roman" w:hAnsi="Times New Roman"/>
          <w:color w:val="191919"/>
          <w:spacing w:val="38"/>
          <w:sz w:val="17"/>
          <w:szCs w:val="17"/>
        </w:rPr>
        <w:t xml:space="preserve"> </w:t>
      </w:r>
      <w:r>
        <w:rPr>
          <w:rFonts w:ascii="Times New Roman" w:hAnsi="Times New Roman"/>
          <w:color w:val="191919"/>
          <w:sz w:val="17"/>
          <w:szCs w:val="17"/>
        </w:rPr>
        <w:t>. . . . . . . . . . . . . . . . . . . . . . . . . . . . . . . . . . . .</w:t>
      </w:r>
    </w:p>
    <w:p w:rsidR="000A7810" w:rsidRDefault="000A7810" w:rsidP="00B80FEA">
      <w:pPr>
        <w:widowControl w:val="0"/>
        <w:autoSpaceDE w:val="0"/>
        <w:autoSpaceDN w:val="0"/>
        <w:adjustRightInd w:val="0"/>
        <w:spacing w:before="8" w:after="0"/>
        <w:ind w:firstLine="0"/>
        <w:rPr>
          <w:rFonts w:ascii="Times New Roman" w:hAnsi="Times New Roman"/>
          <w:color w:val="000000"/>
          <w:sz w:val="17"/>
          <w:szCs w:val="17"/>
        </w:rPr>
      </w:pPr>
      <w:r>
        <w:rPr>
          <w:rFonts w:ascii="Times New Roman" w:hAnsi="Times New Roman"/>
          <w:color w:val="191919"/>
          <w:sz w:val="17"/>
          <w:szCs w:val="17"/>
        </w:rPr>
        <w:t>State of Geo</w:t>
      </w:r>
      <w:r>
        <w:rPr>
          <w:rFonts w:ascii="Times New Roman" w:hAnsi="Times New Roman"/>
          <w:color w:val="191919"/>
          <w:spacing w:val="-3"/>
          <w:sz w:val="17"/>
          <w:szCs w:val="17"/>
        </w:rPr>
        <w:t>r</w:t>
      </w:r>
      <w:r>
        <w:rPr>
          <w:rFonts w:ascii="Times New Roman" w:hAnsi="Times New Roman"/>
          <w:color w:val="191919"/>
          <w:sz w:val="17"/>
          <w:szCs w:val="17"/>
        </w:rPr>
        <w:t>gia Legislative</w:t>
      </w:r>
      <w:r w:rsidR="005F2A86">
        <w:rPr>
          <w:rFonts w:ascii="Times New Roman" w:hAnsi="Times New Roman"/>
          <w:color w:val="191919"/>
          <w:sz w:val="17"/>
          <w:szCs w:val="17"/>
        </w:rPr>
        <w:t xml:space="preserve"> </w:t>
      </w:r>
      <w:r>
        <w:rPr>
          <w:rFonts w:ascii="Times New Roman" w:hAnsi="Times New Roman"/>
          <w:color w:val="191919"/>
          <w:sz w:val="17"/>
          <w:szCs w:val="17"/>
        </w:rPr>
        <w:t xml:space="preserve">Requirements </w:t>
      </w:r>
      <w:r>
        <w:rPr>
          <w:rFonts w:ascii="Times New Roman" w:hAnsi="Times New Roman"/>
          <w:color w:val="191919"/>
          <w:spacing w:val="39"/>
          <w:sz w:val="17"/>
          <w:szCs w:val="17"/>
        </w:rPr>
        <w:t xml:space="preserve"> </w:t>
      </w:r>
      <w:r>
        <w:rPr>
          <w:rFonts w:ascii="Times New Roman" w:hAnsi="Times New Roman"/>
          <w:color w:val="191919"/>
          <w:sz w:val="17"/>
          <w:szCs w:val="17"/>
        </w:rPr>
        <w:t xml:space="preserve">. . . . </w:t>
      </w:r>
      <w:r w:rsidR="005F2A86">
        <w:rPr>
          <w:rFonts w:ascii="Times New Roman" w:hAnsi="Times New Roman"/>
          <w:color w:val="191919"/>
          <w:sz w:val="17"/>
          <w:szCs w:val="17"/>
        </w:rPr>
        <w:t xml:space="preserve">. . </w:t>
      </w:r>
      <w:r>
        <w:rPr>
          <w:rFonts w:ascii="Times New Roman" w:hAnsi="Times New Roman"/>
          <w:color w:val="191919"/>
          <w:sz w:val="17"/>
          <w:szCs w:val="17"/>
        </w:rPr>
        <w:t>. . . . . . . . . . . .</w:t>
      </w:r>
    </w:p>
    <w:p w:rsidR="007A7BFB" w:rsidRDefault="007A7BFB" w:rsidP="006D530B">
      <w:pPr>
        <w:widowControl w:val="0"/>
        <w:autoSpaceDE w:val="0"/>
        <w:autoSpaceDN w:val="0"/>
        <w:adjustRightInd w:val="0"/>
        <w:spacing w:before="8" w:after="0"/>
        <w:ind w:firstLine="0"/>
        <w:rPr>
          <w:rFonts w:ascii="Times New Roman" w:hAnsi="Times New Roman"/>
          <w:color w:val="000000"/>
          <w:sz w:val="17"/>
          <w:szCs w:val="17"/>
        </w:rPr>
      </w:pPr>
    </w:p>
    <w:p w:rsidR="007A7BFB" w:rsidRDefault="007A7BFB" w:rsidP="000D42BE">
      <w:pPr>
        <w:widowControl w:val="0"/>
        <w:autoSpaceDE w:val="0"/>
        <w:autoSpaceDN w:val="0"/>
        <w:adjustRightInd w:val="0"/>
        <w:spacing w:before="8" w:after="0"/>
        <w:ind w:left="900"/>
        <w:rPr>
          <w:rFonts w:ascii="Times New Roman" w:hAnsi="Times New Roman"/>
          <w:color w:val="000000"/>
          <w:sz w:val="17"/>
          <w:szCs w:val="17"/>
        </w:rPr>
        <w:sectPr w:rsidR="007A7BFB" w:rsidSect="009F6955">
          <w:type w:val="continuous"/>
          <w:pgSz w:w="12240" w:h="15840"/>
          <w:pgMar w:top="1480" w:right="600" w:bottom="180" w:left="420" w:header="720" w:footer="720" w:gutter="0"/>
          <w:cols w:num="2" w:space="720" w:equalWidth="0">
            <w:col w:w="5701" w:space="479"/>
            <w:col w:w="5040"/>
          </w:cols>
          <w:noEndnote/>
        </w:sectPr>
      </w:pPr>
    </w:p>
    <w:p w:rsidR="000A7810"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20"/>
          <w:szCs w:val="20"/>
        </w:rPr>
        <w:sectPr w:rsidR="000A7810">
          <w:type w:val="continuous"/>
          <w:pgSz w:w="12240" w:h="15840"/>
          <w:pgMar w:top="1480" w:right="600" w:bottom="280" w:left="420" w:header="720" w:footer="720" w:gutter="0"/>
          <w:cols w:space="720" w:equalWidth="0">
            <w:col w:w="11220"/>
          </w:cols>
          <w:noEndnote/>
        </w:sect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before="7" w:after="0" w:line="280" w:lineRule="exact"/>
        <w:ind w:left="900"/>
        <w:rPr>
          <w:rFonts w:ascii="Times New Roman" w:hAnsi="Times New Roman"/>
          <w:color w:val="000000"/>
          <w:sz w:val="28"/>
          <w:szCs w:val="28"/>
        </w:rPr>
      </w:pPr>
    </w:p>
    <w:p w:rsidR="000A7810" w:rsidRPr="00D07B15" w:rsidRDefault="000A7810" w:rsidP="00B80FEA">
      <w:pPr>
        <w:pStyle w:val="Heading2"/>
        <w:spacing w:before="0" w:line="240" w:lineRule="auto"/>
        <w:rPr>
          <w:rFonts w:ascii="Times New Roman" w:hAnsi="Times New Roman"/>
          <w:b w:val="0"/>
          <w:color w:val="000000"/>
          <w:sz w:val="54"/>
          <w:szCs w:val="54"/>
        </w:rPr>
      </w:pPr>
      <w:bookmarkStart w:id="1591" w:name="_Toc295058654"/>
      <w:r w:rsidRPr="00D07B15">
        <w:rPr>
          <w:rFonts w:ascii="Times New Roman" w:hAnsi="Times New Roman"/>
          <w:b w:val="0"/>
          <w:color w:val="191919"/>
          <w:spacing w:val="-4"/>
          <w:sz w:val="72"/>
          <w:szCs w:val="72"/>
        </w:rPr>
        <w:t>A</w:t>
      </w:r>
      <w:r w:rsidRPr="00D07B15">
        <w:rPr>
          <w:rFonts w:ascii="Times New Roman" w:hAnsi="Times New Roman"/>
          <w:b w:val="0"/>
          <w:color w:val="191919"/>
          <w:spacing w:val="-4"/>
          <w:sz w:val="54"/>
          <w:szCs w:val="54"/>
        </w:rPr>
        <w:t>CADEMI</w:t>
      </w:r>
      <w:r w:rsidRPr="00D07B15">
        <w:rPr>
          <w:rFonts w:ascii="Times New Roman" w:hAnsi="Times New Roman"/>
          <w:b w:val="0"/>
          <w:color w:val="191919"/>
          <w:sz w:val="54"/>
          <w:szCs w:val="54"/>
        </w:rPr>
        <w:t>C</w:t>
      </w:r>
      <w:r w:rsidRPr="00D07B15">
        <w:rPr>
          <w:rFonts w:ascii="Times New Roman" w:hAnsi="Times New Roman"/>
          <w:b w:val="0"/>
          <w:color w:val="191919"/>
          <w:spacing w:val="38"/>
          <w:sz w:val="54"/>
          <w:szCs w:val="54"/>
        </w:rPr>
        <w:t xml:space="preserve"> </w:t>
      </w:r>
      <w:r w:rsidRPr="00D07B15">
        <w:rPr>
          <w:rFonts w:ascii="Times New Roman" w:hAnsi="Times New Roman"/>
          <w:b w:val="0"/>
          <w:color w:val="191919"/>
          <w:spacing w:val="-4"/>
          <w:sz w:val="72"/>
          <w:szCs w:val="72"/>
        </w:rPr>
        <w:t>S</w:t>
      </w:r>
      <w:r w:rsidRPr="00D07B15">
        <w:rPr>
          <w:rFonts w:ascii="Times New Roman" w:hAnsi="Times New Roman"/>
          <w:b w:val="0"/>
          <w:color w:val="191919"/>
          <w:spacing w:val="-4"/>
          <w:sz w:val="54"/>
          <w:szCs w:val="54"/>
        </w:rPr>
        <w:t>UPPO</w:t>
      </w:r>
      <w:r w:rsidRPr="00D07B15">
        <w:rPr>
          <w:rFonts w:ascii="Times New Roman" w:hAnsi="Times New Roman"/>
          <w:b w:val="0"/>
          <w:color w:val="191919"/>
          <w:spacing w:val="-36"/>
          <w:sz w:val="54"/>
          <w:szCs w:val="54"/>
        </w:rPr>
        <w:t>R</w:t>
      </w:r>
      <w:r w:rsidRPr="00D07B15">
        <w:rPr>
          <w:rFonts w:ascii="Times New Roman" w:hAnsi="Times New Roman"/>
          <w:b w:val="0"/>
          <w:color w:val="191919"/>
          <w:sz w:val="54"/>
          <w:szCs w:val="54"/>
        </w:rPr>
        <w:t>T</w:t>
      </w:r>
      <w:r w:rsidRPr="00D07B15">
        <w:rPr>
          <w:rFonts w:ascii="Times New Roman" w:hAnsi="Times New Roman"/>
          <w:b w:val="0"/>
          <w:color w:val="191919"/>
          <w:spacing w:val="28"/>
          <w:sz w:val="54"/>
          <w:szCs w:val="54"/>
        </w:rPr>
        <w:t xml:space="preserve"> </w:t>
      </w:r>
      <w:r w:rsidRPr="00D07B15">
        <w:rPr>
          <w:rFonts w:ascii="Times New Roman" w:hAnsi="Times New Roman"/>
          <w:b w:val="0"/>
          <w:color w:val="191919"/>
          <w:spacing w:val="-4"/>
          <w:sz w:val="72"/>
          <w:szCs w:val="72"/>
        </w:rPr>
        <w:t>S</w:t>
      </w:r>
      <w:r w:rsidRPr="00D07B15">
        <w:rPr>
          <w:rFonts w:ascii="Times New Roman" w:hAnsi="Times New Roman"/>
          <w:b w:val="0"/>
          <w:color w:val="191919"/>
          <w:spacing w:val="-4"/>
          <w:sz w:val="54"/>
          <w:szCs w:val="54"/>
        </w:rPr>
        <w:t>E</w:t>
      </w:r>
      <w:r w:rsidRPr="00D07B15">
        <w:rPr>
          <w:rFonts w:ascii="Times New Roman" w:hAnsi="Times New Roman"/>
          <w:b w:val="0"/>
          <w:color w:val="191919"/>
          <w:spacing w:val="-47"/>
          <w:sz w:val="54"/>
          <w:szCs w:val="54"/>
        </w:rPr>
        <w:t>R</w:t>
      </w:r>
      <w:r w:rsidRPr="00D07B15">
        <w:rPr>
          <w:rFonts w:ascii="Times New Roman" w:hAnsi="Times New Roman"/>
          <w:b w:val="0"/>
          <w:color w:val="191919"/>
          <w:spacing w:val="-4"/>
          <w:sz w:val="54"/>
          <w:szCs w:val="54"/>
        </w:rPr>
        <w:t>VICES</w:t>
      </w:r>
      <w:bookmarkEnd w:id="1591"/>
    </w:p>
    <w:p w:rsidR="000A7810" w:rsidRDefault="000A7810" w:rsidP="00B80FEA">
      <w:pPr>
        <w:pStyle w:val="Heading2"/>
        <w:spacing w:before="0" w:line="240" w:lineRule="auto"/>
        <w:rPr>
          <w:rFonts w:ascii="Times New Roman" w:hAnsi="Times New Roman"/>
          <w:color w:val="000000"/>
          <w:sz w:val="18"/>
          <w:szCs w:val="18"/>
        </w:rPr>
      </w:pPr>
      <w:bookmarkStart w:id="1592" w:name="_Toc295058655"/>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1592"/>
    </w:p>
    <w:p w:rsidR="000A7810" w:rsidRDefault="00623C29" w:rsidP="00B80FEA">
      <w:pPr>
        <w:widowControl w:val="0"/>
        <w:autoSpaceDE w:val="0"/>
        <w:autoSpaceDN w:val="0"/>
        <w:adjustRightInd w:val="0"/>
        <w:spacing w:before="56" w:after="0"/>
        <w:rPr>
          <w:rFonts w:ascii="Century Gothic" w:hAnsi="Century Gothic" w:cs="Century Gothic"/>
          <w:color w:val="000000"/>
          <w:sz w:val="16"/>
          <w:szCs w:val="16"/>
        </w:rPr>
      </w:pPr>
      <w:r w:rsidRPr="00623C29">
        <w:rPr>
          <w:rFonts w:ascii="Times New Roman" w:hAnsi="Times New Roman"/>
          <w:noProof/>
          <w:color w:val="000000"/>
          <w:sz w:val="20"/>
          <w:szCs w:val="20"/>
        </w:rPr>
        <w:pict>
          <v:group id="_x0000_s18023" style="position:absolute;left:0;text-align:left;margin-left:427.05pt;margin-top:-104.05pt;width:198.65pt;height:795.8pt;z-index:-251334656" coordorigin="9205,-90" coordsize="3973,15916">
            <v:group id="_x0000_s18024" style="position:absolute;left:9205;top:-90;width:3973;height:15916" coordorigin="9205,-90" coordsize="3973,15916">
              <v:group id="_x0000_s18025" style="position:absolute;left:9205;top:-90;width:3973;height:15916" coordorigin="9205,-90" coordsize="3973,15916">
                <v:rect id="Rectangle 2736" o:spid="_x0000_s18026"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027"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028"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029"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030"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031"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03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03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034"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03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03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037"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03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03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040"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04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04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043"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04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04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046"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047"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048"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049"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050"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051"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052"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053"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054"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055"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056"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000A7810">
        <w:rPr>
          <w:rFonts w:ascii="Times New Roman" w:hAnsi="Times New Roman"/>
          <w:color w:val="000000"/>
          <w:sz w:val="18"/>
          <w:szCs w:val="18"/>
        </w:rPr>
        <w:br w:type="column"/>
      </w:r>
      <w:r w:rsidR="000A7810">
        <w:rPr>
          <w:rFonts w:ascii="Century Gothic" w:hAnsi="Century Gothic" w:cs="Century Gothic"/>
          <w:b/>
          <w:bCs/>
          <w:color w:val="191919"/>
          <w:sz w:val="16"/>
          <w:szCs w:val="16"/>
        </w:rPr>
        <w:lastRenderedPageBreak/>
        <w:t>Academic Support Services</w:t>
      </w:r>
    </w:p>
    <w:p w:rsidR="000A7810" w:rsidRDefault="000A7810" w:rsidP="00B80FEA">
      <w:pPr>
        <w:widowControl w:val="0"/>
        <w:autoSpaceDE w:val="0"/>
        <w:autoSpaceDN w:val="0"/>
        <w:adjustRightInd w:val="0"/>
        <w:spacing w:before="56" w:after="0"/>
        <w:rPr>
          <w:rFonts w:ascii="Century Gothic" w:hAnsi="Century Gothic" w:cs="Century Gothic"/>
          <w:color w:val="000000"/>
          <w:sz w:val="16"/>
          <w:szCs w:val="16"/>
        </w:rPr>
        <w:sectPr w:rsidR="000A7810" w:rsidSect="0050315D">
          <w:pgSz w:w="12240" w:h="15840"/>
          <w:pgMar w:top="420" w:right="420" w:bottom="280" w:left="600" w:header="720" w:footer="288" w:gutter="0"/>
          <w:cols w:num="2" w:space="720" w:equalWidth="0">
            <w:col w:w="8437" w:space="200"/>
            <w:col w:w="2583"/>
          </w:cols>
          <w:noEndnote/>
          <w:docGrid w:linePitch="299"/>
        </w:sectPr>
      </w:pPr>
    </w:p>
    <w:p w:rsidR="000A7810" w:rsidRDefault="00623C29" w:rsidP="00CB5CD5">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sidRPr="00623C29">
        <w:rPr>
          <w:rFonts w:ascii="Calibri" w:hAnsi="Calibri"/>
          <w:noProof/>
          <w:lang w:eastAsia="en-US"/>
        </w:rPr>
        <w:lastRenderedPageBreak/>
        <w:pict>
          <v:shape id="Text Box 1649" o:spid="_x0000_s2693" type="#_x0000_t202" style="position:absolute;left:0;text-align:left;margin-left:579.3pt;margin-top:49pt;width:12pt;height:63.8pt;z-index:-251544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uKtA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" o:allowincell="f" filled="f" stroked="f">
            <v:textbox style="layout-flow:vertical;mso-next-textbox:#Text Box 1649"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Times New Roman" w:hAnsi="Times New Roman"/>
          <w:color w:val="191919"/>
          <w:spacing w:val="-2"/>
          <w:sz w:val="18"/>
          <w:szCs w:val="18"/>
        </w:rPr>
        <w:t>Academi</w:t>
      </w:r>
      <w:r w:rsidR="000A7810">
        <w:rPr>
          <w:rFonts w:ascii="Times New Roman" w:hAnsi="Times New Roman"/>
          <w:color w:val="191919"/>
          <w:sz w:val="18"/>
          <w:szCs w:val="18"/>
        </w:rPr>
        <w:t>c</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advisemen</w:t>
      </w:r>
      <w:r w:rsidR="000A7810">
        <w:rPr>
          <w:rFonts w:ascii="Times New Roman" w:hAnsi="Times New Roman"/>
          <w:color w:val="191919"/>
          <w:sz w:val="18"/>
          <w:szCs w:val="18"/>
        </w:rPr>
        <w:t>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s</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availabl</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eac</w:t>
      </w:r>
      <w:r w:rsidR="000A7810">
        <w:rPr>
          <w:rFonts w:ascii="Times New Roman" w:hAnsi="Times New Roman"/>
          <w:color w:val="191919"/>
          <w:sz w:val="18"/>
          <w:szCs w:val="18"/>
        </w:rPr>
        <w:t>h</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studen</w:t>
      </w:r>
      <w:r w:rsidR="000A7810">
        <w:rPr>
          <w:rFonts w:ascii="Times New Roman" w:hAnsi="Times New Roman"/>
          <w:color w:val="191919"/>
          <w:sz w:val="18"/>
          <w:szCs w:val="18"/>
        </w:rPr>
        <w:t>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t</w:t>
      </w:r>
      <w:r w:rsidR="000A7810">
        <w:rPr>
          <w:rFonts w:ascii="Times New Roman" w:hAnsi="Times New Roman"/>
          <w:color w:val="191919"/>
          <w:spacing w:val="-15"/>
          <w:sz w:val="18"/>
          <w:szCs w:val="18"/>
        </w:rPr>
        <w:t xml:space="preserve"> </w:t>
      </w:r>
      <w:r w:rsidR="000A7810">
        <w:rPr>
          <w:rFonts w:ascii="Times New Roman" w:hAnsi="Times New Roman"/>
          <w:color w:val="191919"/>
          <w:spacing w:val="-2"/>
          <w:sz w:val="18"/>
          <w:szCs w:val="18"/>
        </w:rPr>
        <w:t>Alban</w:t>
      </w:r>
      <w:r w:rsidR="000A7810">
        <w:rPr>
          <w:rFonts w:ascii="Times New Roman" w:hAnsi="Times New Roman"/>
          <w:color w:val="191919"/>
          <w:sz w:val="18"/>
          <w:szCs w:val="18"/>
        </w:rPr>
        <w:t>y</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Stat</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Universit</w:t>
      </w:r>
      <w:r w:rsidR="000A7810">
        <w:rPr>
          <w:rFonts w:ascii="Times New Roman" w:hAnsi="Times New Roman"/>
          <w:color w:val="191919"/>
          <w:spacing w:val="-13"/>
          <w:sz w:val="18"/>
          <w:szCs w:val="18"/>
        </w:rPr>
        <w:t>y</w:t>
      </w:r>
      <w:r w:rsidR="000A7810">
        <w:rPr>
          <w:rFonts w:ascii="Times New Roman" w:hAnsi="Times New Roman"/>
          <w:color w:val="191919"/>
          <w:sz w:val="18"/>
          <w:szCs w:val="18"/>
        </w:rPr>
        <w:t>.</w:t>
      </w:r>
      <w:r w:rsidR="000A7810">
        <w:rPr>
          <w:rFonts w:ascii="Times New Roman" w:hAnsi="Times New Roman"/>
          <w:color w:val="191919"/>
          <w:spacing w:val="-15"/>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n</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adviso</w:t>
      </w:r>
      <w:r w:rsidR="000A7810">
        <w:rPr>
          <w:rFonts w:ascii="Times New Roman" w:hAnsi="Times New Roman"/>
          <w:color w:val="191919"/>
          <w:sz w:val="18"/>
          <w:szCs w:val="18"/>
        </w:rPr>
        <w:t>r</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wil</w:t>
      </w:r>
      <w:r w:rsidR="000A7810">
        <w:rPr>
          <w:rFonts w:ascii="Times New Roman" w:hAnsi="Times New Roman"/>
          <w:color w:val="191919"/>
          <w:sz w:val="18"/>
          <w:szCs w:val="18"/>
        </w:rPr>
        <w:t>l</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assis</w:t>
      </w:r>
      <w:r w:rsidR="000A7810">
        <w:rPr>
          <w:rFonts w:ascii="Times New Roman" w:hAnsi="Times New Roman"/>
          <w:color w:val="191919"/>
          <w:sz w:val="18"/>
          <w:szCs w:val="18"/>
        </w:rPr>
        <w:t>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eac</w:t>
      </w:r>
      <w:r w:rsidR="000A7810">
        <w:rPr>
          <w:rFonts w:ascii="Times New Roman" w:hAnsi="Times New Roman"/>
          <w:color w:val="191919"/>
          <w:sz w:val="18"/>
          <w:szCs w:val="18"/>
        </w:rPr>
        <w:t>h</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studen</w:t>
      </w:r>
      <w:r w:rsidR="000A7810">
        <w:rPr>
          <w:rFonts w:ascii="Times New Roman" w:hAnsi="Times New Roman"/>
          <w:color w:val="191919"/>
          <w:sz w:val="18"/>
          <w:szCs w:val="18"/>
        </w:rPr>
        <w:t>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plannin</w:t>
      </w:r>
      <w:r w:rsidR="000A7810">
        <w:rPr>
          <w:rFonts w:ascii="Times New Roman" w:hAnsi="Times New Roman"/>
          <w:color w:val="191919"/>
          <w:sz w:val="18"/>
          <w:szCs w:val="18"/>
        </w:rPr>
        <w:t>g</w:t>
      </w:r>
      <w:r w:rsidR="000A7810">
        <w:rPr>
          <w:rFonts w:ascii="Times New Roman" w:hAnsi="Times New Roman"/>
          <w:color w:val="191919"/>
          <w:spacing w:val="-5"/>
          <w:sz w:val="18"/>
          <w:szCs w:val="18"/>
        </w:rPr>
        <w:t xml:space="preserve"> </w:t>
      </w:r>
      <w:r w:rsidR="000A7810">
        <w:rPr>
          <w:rFonts w:ascii="Times New Roman" w:hAnsi="Times New Roman"/>
          <w:color w:val="191919"/>
          <w:sz w:val="18"/>
          <w:szCs w:val="18"/>
        </w:rPr>
        <w:t>a</w:t>
      </w:r>
      <w:r w:rsidR="000A7810">
        <w:rPr>
          <w:rFonts w:ascii="Times New Roman" w:hAnsi="Times New Roman"/>
          <w:color w:val="191919"/>
          <w:spacing w:val="-6"/>
          <w:sz w:val="18"/>
          <w:szCs w:val="18"/>
        </w:rPr>
        <w:t xml:space="preserve"> </w:t>
      </w:r>
      <w:r w:rsidR="000A7810">
        <w:rPr>
          <w:rFonts w:ascii="Times New Roman" w:hAnsi="Times New Roman"/>
          <w:color w:val="191919"/>
          <w:spacing w:val="-2"/>
          <w:sz w:val="18"/>
          <w:szCs w:val="18"/>
        </w:rPr>
        <w:t>progra</w:t>
      </w:r>
      <w:r w:rsidR="000A7810">
        <w:rPr>
          <w:rFonts w:ascii="Times New Roman" w:hAnsi="Times New Roman"/>
          <w:color w:val="191919"/>
          <w:sz w:val="18"/>
          <w:szCs w:val="18"/>
        </w:rPr>
        <w:t>m</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f</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study 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keepin</w:t>
      </w:r>
      <w:r w:rsidR="000A7810">
        <w:rPr>
          <w:rFonts w:ascii="Times New Roman" w:hAnsi="Times New Roman"/>
          <w:color w:val="191919"/>
          <w:sz w:val="18"/>
          <w:szCs w:val="18"/>
        </w:rPr>
        <w:t>g</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wit</w:t>
      </w:r>
      <w:r w:rsidR="000A7810">
        <w:rPr>
          <w:rFonts w:ascii="Times New Roman" w:hAnsi="Times New Roman"/>
          <w:color w:val="191919"/>
          <w:sz w:val="18"/>
          <w:szCs w:val="18"/>
        </w:rPr>
        <w:t>h</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student</w:t>
      </w:r>
      <w:r w:rsidR="000A7810">
        <w:rPr>
          <w:rFonts w:ascii="Times New Roman" w:hAnsi="Times New Roman"/>
          <w:color w:val="191919"/>
          <w:spacing w:val="-12"/>
          <w:sz w:val="18"/>
          <w:szCs w:val="18"/>
        </w:rPr>
        <w:t>’</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educational-vocationa</w:t>
      </w:r>
      <w:r w:rsidR="000A7810">
        <w:rPr>
          <w:rFonts w:ascii="Times New Roman" w:hAnsi="Times New Roman"/>
          <w:color w:val="191919"/>
          <w:sz w:val="18"/>
          <w:szCs w:val="18"/>
        </w:rPr>
        <w:t>l</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objectives</w:t>
      </w:r>
      <w:r w:rsidR="000A7810">
        <w:rPr>
          <w:rFonts w:ascii="Times New Roman" w:hAnsi="Times New Roman"/>
          <w:color w:val="191919"/>
          <w:sz w:val="18"/>
          <w:szCs w:val="18"/>
        </w:rPr>
        <w: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Advisor</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ai</w:t>
      </w:r>
      <w:r w:rsidR="000A7810">
        <w:rPr>
          <w:rFonts w:ascii="Times New Roman" w:hAnsi="Times New Roman"/>
          <w:color w:val="191919"/>
          <w:sz w:val="18"/>
          <w:szCs w:val="18"/>
        </w:rPr>
        <w:t>d</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studen</w:t>
      </w:r>
      <w:r w:rsidR="000A7810">
        <w:rPr>
          <w:rFonts w:ascii="Times New Roman" w:hAnsi="Times New Roman"/>
          <w:color w:val="191919"/>
          <w:sz w:val="18"/>
          <w:szCs w:val="18"/>
        </w:rPr>
        <w:t>t</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selectin</w:t>
      </w:r>
      <w:r w:rsidR="000A7810">
        <w:rPr>
          <w:rFonts w:ascii="Times New Roman" w:hAnsi="Times New Roman"/>
          <w:color w:val="191919"/>
          <w:sz w:val="18"/>
          <w:szCs w:val="18"/>
        </w:rPr>
        <w:t>g</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academi</w:t>
      </w:r>
      <w:r w:rsidR="000A7810">
        <w:rPr>
          <w:rFonts w:ascii="Times New Roman" w:hAnsi="Times New Roman"/>
          <w:color w:val="191919"/>
          <w:sz w:val="18"/>
          <w:szCs w:val="18"/>
        </w:rPr>
        <w:t>c</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subjects</w:t>
      </w:r>
      <w:r w:rsidR="000A7810">
        <w:rPr>
          <w:rFonts w:ascii="Times New Roman" w:hAnsi="Times New Roman"/>
          <w:color w:val="191919"/>
          <w:sz w:val="18"/>
          <w:szCs w:val="18"/>
        </w:rPr>
        <w:t>,</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pacing w:val="-3"/>
          <w:sz w:val="18"/>
          <w:szCs w:val="18"/>
        </w:rPr>
        <w:t>n</w:t>
      </w:r>
      <w:r w:rsidR="000A7810">
        <w:rPr>
          <w:rFonts w:ascii="Times New Roman" w:hAnsi="Times New Roman"/>
          <w:color w:val="191919"/>
          <w:spacing w:val="-2"/>
          <w:sz w:val="18"/>
          <w:szCs w:val="18"/>
        </w:rPr>
        <w:t>terpretin</w:t>
      </w:r>
      <w:r w:rsidR="000A7810">
        <w:rPr>
          <w:rFonts w:ascii="Times New Roman" w:hAnsi="Times New Roman"/>
          <w:color w:val="191919"/>
          <w:sz w:val="18"/>
          <w:szCs w:val="18"/>
        </w:rPr>
        <w:t>g</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Unive</w:t>
      </w:r>
      <w:r w:rsidR="000A7810">
        <w:rPr>
          <w:rFonts w:ascii="Times New Roman" w:hAnsi="Times New Roman"/>
          <w:color w:val="191919"/>
          <w:spacing w:val="-5"/>
          <w:sz w:val="18"/>
          <w:szCs w:val="18"/>
        </w:rPr>
        <w:t>r</w:t>
      </w:r>
      <w:r w:rsidR="000A7810">
        <w:rPr>
          <w:rFonts w:ascii="Times New Roman" w:hAnsi="Times New Roman"/>
          <w:color w:val="191919"/>
          <w:spacing w:val="-2"/>
          <w:sz w:val="18"/>
          <w:szCs w:val="18"/>
        </w:rPr>
        <w:t>sit</w:t>
      </w:r>
      <w:r w:rsidR="000A7810">
        <w:rPr>
          <w:rFonts w:ascii="Times New Roman" w:hAnsi="Times New Roman"/>
          <w:color w:val="191919"/>
          <w:sz w:val="18"/>
          <w:szCs w:val="18"/>
        </w:rPr>
        <w:t>y</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regulation</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an</w:t>
      </w:r>
      <w:r w:rsidR="000A7810">
        <w:rPr>
          <w:rFonts w:ascii="Times New Roman" w:hAnsi="Times New Roman"/>
          <w:color w:val="191919"/>
          <w:sz w:val="18"/>
          <w:szCs w:val="18"/>
        </w:rPr>
        <w:t>d</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requirements</w:t>
      </w:r>
      <w:r w:rsidR="000A7810">
        <w:rPr>
          <w:rFonts w:ascii="Times New Roman" w:hAnsi="Times New Roman"/>
          <w:color w:val="191919"/>
          <w:sz w:val="18"/>
          <w:szCs w:val="18"/>
        </w:rPr>
        <w:t>,</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an</w:t>
      </w:r>
      <w:r w:rsidR="000A7810">
        <w:rPr>
          <w:rFonts w:ascii="Times New Roman" w:hAnsi="Times New Roman"/>
          <w:color w:val="191919"/>
          <w:sz w:val="18"/>
          <w:szCs w:val="18"/>
        </w:rPr>
        <w:t>d</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meetin</w:t>
      </w:r>
      <w:r w:rsidR="000A7810">
        <w:rPr>
          <w:rFonts w:ascii="Times New Roman" w:hAnsi="Times New Roman"/>
          <w:color w:val="191919"/>
          <w:sz w:val="18"/>
          <w:szCs w:val="18"/>
        </w:rPr>
        <w:t>g</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thes</w:t>
      </w:r>
      <w:r w:rsidR="000A7810">
        <w:rPr>
          <w:rFonts w:ascii="Times New Roman" w:hAnsi="Times New Roman"/>
          <w:color w:val="191919"/>
          <w:sz w:val="18"/>
          <w:szCs w:val="18"/>
        </w:rPr>
        <w:t>e</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requirement</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correc</w:t>
      </w:r>
      <w:r w:rsidR="000A7810">
        <w:rPr>
          <w:rFonts w:ascii="Times New Roman" w:hAnsi="Times New Roman"/>
          <w:color w:val="191919"/>
          <w:sz w:val="18"/>
          <w:szCs w:val="18"/>
        </w:rPr>
        <w:t>t</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sequence</w:t>
      </w:r>
      <w:r w:rsidR="000A7810">
        <w:rPr>
          <w:rFonts w:ascii="Times New Roman" w:hAnsi="Times New Roman"/>
          <w:color w:val="191919"/>
          <w:sz w:val="18"/>
          <w:szCs w:val="18"/>
        </w:rPr>
        <w: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Advisor</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maintai</w:t>
      </w:r>
      <w:r w:rsidR="000A7810">
        <w:rPr>
          <w:rFonts w:ascii="Times New Roman" w:hAnsi="Times New Roman"/>
          <w:color w:val="191919"/>
          <w:sz w:val="18"/>
          <w:szCs w:val="18"/>
        </w:rPr>
        <w:t>n</w:t>
      </w:r>
      <w:r w:rsidR="000A7810">
        <w:rPr>
          <w:rFonts w:ascii="Times New Roman" w:hAnsi="Times New Roman"/>
          <w:color w:val="191919"/>
          <w:spacing w:val="-1"/>
          <w:sz w:val="18"/>
          <w:szCs w:val="18"/>
        </w:rPr>
        <w:t xml:space="preserve"> </w:t>
      </w:r>
      <w:r w:rsidR="000A7810">
        <w:rPr>
          <w:rFonts w:ascii="Times New Roman" w:hAnsi="Times New Roman"/>
          <w:color w:val="191919"/>
          <w:sz w:val="18"/>
          <w:szCs w:val="18"/>
        </w:rPr>
        <w:t>a</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recor</w:t>
      </w:r>
      <w:r w:rsidR="000A7810">
        <w:rPr>
          <w:rFonts w:ascii="Times New Roman" w:hAnsi="Times New Roman"/>
          <w:color w:val="191919"/>
          <w:sz w:val="18"/>
          <w:szCs w:val="18"/>
        </w:rPr>
        <w:t>d</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f</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st</w:t>
      </w:r>
      <w:r w:rsidR="000A7810">
        <w:rPr>
          <w:rFonts w:ascii="Times New Roman" w:hAnsi="Times New Roman"/>
          <w:color w:val="191919"/>
          <w:spacing w:val="-3"/>
          <w:sz w:val="18"/>
          <w:szCs w:val="18"/>
        </w:rPr>
        <w:t>u</w:t>
      </w:r>
      <w:r w:rsidR="000A7810">
        <w:rPr>
          <w:rFonts w:ascii="Times New Roman" w:hAnsi="Times New Roman"/>
          <w:color w:val="191919"/>
          <w:spacing w:val="-2"/>
          <w:sz w:val="18"/>
          <w:szCs w:val="18"/>
        </w:rPr>
        <w:t>dent</w:t>
      </w:r>
      <w:r w:rsidR="000A7810">
        <w:rPr>
          <w:rFonts w:ascii="Times New Roman" w:hAnsi="Times New Roman"/>
          <w:color w:val="191919"/>
          <w:spacing w:val="-12"/>
          <w:sz w:val="18"/>
          <w:szCs w:val="18"/>
        </w:rPr>
        <w:t>’</w:t>
      </w:r>
      <w:r w:rsidR="000A7810">
        <w:rPr>
          <w:rFonts w:ascii="Times New Roman" w:hAnsi="Times New Roman"/>
          <w:color w:val="191919"/>
          <w:sz w:val="18"/>
          <w:szCs w:val="18"/>
        </w:rPr>
        <w:t>s</w:t>
      </w:r>
      <w:r w:rsidR="000A7810">
        <w:rPr>
          <w:rFonts w:ascii="Times New Roman" w:hAnsi="Times New Roman"/>
          <w:color w:val="191919"/>
          <w:spacing w:val="-1"/>
          <w:sz w:val="18"/>
          <w:szCs w:val="18"/>
        </w:rPr>
        <w:t xml:space="preserve"> </w:t>
      </w:r>
      <w:r w:rsidR="000A7810">
        <w:rPr>
          <w:rFonts w:ascii="Times New Roman" w:hAnsi="Times New Roman"/>
          <w:color w:val="191919"/>
          <w:spacing w:val="-2"/>
          <w:sz w:val="18"/>
          <w:szCs w:val="18"/>
        </w:rPr>
        <w:t>academic progres</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n</w:t>
      </w:r>
      <w:r w:rsidR="000A7810">
        <w:rPr>
          <w:rFonts w:ascii="Times New Roman" w:hAnsi="Times New Roman"/>
          <w:color w:val="191919"/>
          <w:spacing w:val="-4"/>
          <w:sz w:val="18"/>
          <w:szCs w:val="18"/>
        </w:rPr>
        <w:t xml:space="preserve"> </w:t>
      </w:r>
      <w:r w:rsidR="000A7810">
        <w:rPr>
          <w:rFonts w:ascii="Times New Roman" w:hAnsi="Times New Roman"/>
          <w:color w:val="191919"/>
          <w:sz w:val="18"/>
          <w:szCs w:val="18"/>
        </w:rPr>
        <w:t>a</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semeste</w:t>
      </w:r>
      <w:r w:rsidR="000A7810">
        <w:rPr>
          <w:rFonts w:ascii="Times New Roman" w:hAnsi="Times New Roman"/>
          <w:color w:val="191919"/>
          <w:sz w:val="18"/>
          <w:szCs w:val="18"/>
        </w:rPr>
        <w:t>r</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basis.</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593" w:name="_Toc295058656"/>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1593"/>
    </w:p>
    <w:p w:rsidR="000A7810" w:rsidRDefault="000A7810" w:rsidP="002C3353">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1594" w:author="jhawkins" w:date="2011-04-01T09:07: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595" w:author="jhawkins" w:date="2011-04-01T09:07: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5F2A86" w:rsidRDefault="000A7810" w:rsidP="002C3353">
      <w:pPr>
        <w:widowControl w:val="0"/>
        <w:autoSpaceDE w:val="0"/>
        <w:autoSpaceDN w:val="0"/>
        <w:adjustRightInd w:val="0"/>
        <w:spacing w:after="0" w:line="500" w:lineRule="auto"/>
        <w:ind w:left="630" w:right="960" w:hanging="450"/>
        <w:rPr>
          <w:rFonts w:ascii="Times New Roman" w:hAnsi="Times New Roman"/>
          <w:color w:val="191919"/>
          <w:sz w:val="18"/>
          <w:szCs w:val="18"/>
        </w:rPr>
      </w:pPr>
      <w:r>
        <w:rPr>
          <w:rFonts w:ascii="Times New Roman" w:hAnsi="Times New Roman"/>
          <w:color w:val="191919"/>
          <w:spacing w:val="-2"/>
          <w:sz w:val="18"/>
          <w:szCs w:val="18"/>
        </w:rPr>
        <w:t>"A</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sidR="005F2A86">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0A7810" w:rsidRDefault="000A7810" w:rsidP="002C3353">
      <w:pPr>
        <w:widowControl w:val="0"/>
        <w:autoSpaceDE w:val="0"/>
        <w:autoSpaceDN w:val="0"/>
        <w:adjustRightInd w:val="0"/>
        <w:spacing w:after="0" w:line="500" w:lineRule="auto"/>
        <w:ind w:left="630" w:right="96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2C3353">
      <w:pPr>
        <w:widowControl w:val="0"/>
        <w:autoSpaceDE w:val="0"/>
        <w:autoSpaceDN w:val="0"/>
        <w:adjustRightInd w:val="0"/>
        <w:spacing w:before="8" w:after="0"/>
        <w:ind w:left="6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2C3353">
      <w:pPr>
        <w:widowControl w:val="0"/>
        <w:tabs>
          <w:tab w:val="left" w:pos="630"/>
        </w:tabs>
        <w:autoSpaceDE w:val="0"/>
        <w:autoSpaceDN w:val="0"/>
        <w:adjustRightInd w:val="0"/>
        <w:spacing w:after="0"/>
        <w:ind w:left="6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2C3353">
      <w:pPr>
        <w:widowControl w:val="0"/>
        <w:autoSpaceDE w:val="0"/>
        <w:autoSpaceDN w:val="0"/>
        <w:adjustRightInd w:val="0"/>
        <w:spacing w:after="0" w:line="250" w:lineRule="auto"/>
        <w:ind w:left="630" w:right="991"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0A7810" w:rsidRDefault="000A7810" w:rsidP="002C3353">
      <w:pPr>
        <w:widowControl w:val="0"/>
        <w:autoSpaceDE w:val="0"/>
        <w:autoSpaceDN w:val="0"/>
        <w:adjustRightInd w:val="0"/>
        <w:spacing w:before="16" w:after="0" w:line="200" w:lineRule="exact"/>
        <w:ind w:left="630"/>
        <w:rPr>
          <w:rFonts w:ascii="Times New Roman" w:hAnsi="Times New Roman"/>
          <w:color w:val="000000"/>
          <w:sz w:val="20"/>
          <w:szCs w:val="20"/>
        </w:rPr>
      </w:pPr>
    </w:p>
    <w:p w:rsidR="000A7810" w:rsidRDefault="000A7810" w:rsidP="002C3353">
      <w:pPr>
        <w:widowControl w:val="0"/>
        <w:tabs>
          <w:tab w:val="left" w:pos="1440"/>
        </w:tabs>
        <w:autoSpaceDE w:val="0"/>
        <w:autoSpaceDN w:val="0"/>
        <w:adjustRightInd w:val="0"/>
        <w:spacing w:after="0" w:line="250" w:lineRule="auto"/>
        <w:ind w:left="630" w:right="1048"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596" w:author="jhawkins" w:date="2011-04-01T09:07: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Registrar</w:t>
      </w:r>
      <w:del w:id="1597" w:author="jhawkins" w:date="2011-04-01T09:07:00Z">
        <w:r w:rsidDel="005622C5">
          <w:rPr>
            <w:rFonts w:ascii="Times New Roman" w:hAnsi="Times New Roman"/>
            <w:color w:val="191919"/>
            <w:spacing w:val="-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0A7810" w:rsidRDefault="000A7810" w:rsidP="002C3353">
      <w:pPr>
        <w:widowControl w:val="0"/>
        <w:tabs>
          <w:tab w:val="left" w:pos="1440"/>
        </w:tabs>
        <w:autoSpaceDE w:val="0"/>
        <w:autoSpaceDN w:val="0"/>
        <w:adjustRightInd w:val="0"/>
        <w:spacing w:before="16" w:after="0" w:line="200" w:lineRule="exact"/>
        <w:ind w:left="630"/>
        <w:jc w:val="both"/>
        <w:rPr>
          <w:rFonts w:ascii="Times New Roman" w:hAnsi="Times New Roman"/>
          <w:color w:val="000000"/>
          <w:sz w:val="20"/>
          <w:szCs w:val="20"/>
        </w:rPr>
      </w:pPr>
    </w:p>
    <w:p w:rsidR="000A7810" w:rsidRDefault="000A7810" w:rsidP="002C3353">
      <w:pPr>
        <w:widowControl w:val="0"/>
        <w:tabs>
          <w:tab w:val="left" w:pos="1440"/>
        </w:tabs>
        <w:autoSpaceDE w:val="0"/>
        <w:autoSpaceDN w:val="0"/>
        <w:adjustRightInd w:val="0"/>
        <w:spacing w:after="0" w:line="250" w:lineRule="auto"/>
        <w:ind w:left="630" w:right="991" w:hanging="419"/>
        <w:jc w:val="both"/>
        <w:rPr>
          <w:rFonts w:ascii="Times New Roman" w:hAnsi="Times New Roman"/>
          <w:color w:val="000000"/>
          <w:sz w:val="18"/>
          <w:szCs w:val="18"/>
        </w:rPr>
      </w:pPr>
      <w:r>
        <w:rPr>
          <w:rFonts w:ascii="Times New Roman" w:hAnsi="Times New Roman"/>
          <w:color w:val="191919"/>
          <w:spacing w:val="-2"/>
          <w:sz w:val="18"/>
          <w:szCs w:val="18"/>
        </w:rPr>
        <w:t>“IP</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Regents</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16"/>
          <w:sz w:val="18"/>
          <w:szCs w:val="18"/>
        </w:rPr>
        <w:t>T</w:t>
      </w:r>
      <w:r>
        <w:rPr>
          <w:rFonts w:ascii="Times New Roman" w:hAnsi="Times New Roman"/>
          <w:color w:val="191919"/>
          <w:spacing w:val="-3"/>
          <w:sz w:val="18"/>
          <w:szCs w:val="18"/>
        </w:rPr>
        <w:t>es</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remediatio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0A7810" w:rsidRDefault="000A7810" w:rsidP="002C3353">
      <w:pPr>
        <w:widowControl w:val="0"/>
        <w:tabs>
          <w:tab w:val="left" w:pos="1440"/>
        </w:tabs>
        <w:autoSpaceDE w:val="0"/>
        <w:autoSpaceDN w:val="0"/>
        <w:adjustRightInd w:val="0"/>
        <w:spacing w:before="16" w:after="0" w:line="200" w:lineRule="exact"/>
        <w:ind w:left="630"/>
        <w:jc w:val="both"/>
        <w:rPr>
          <w:rFonts w:ascii="Times New Roman" w:hAnsi="Times New Roman"/>
          <w:color w:val="000000"/>
          <w:sz w:val="20"/>
          <w:szCs w:val="20"/>
        </w:rPr>
      </w:pPr>
    </w:p>
    <w:p w:rsidR="000A7810" w:rsidRDefault="000A7810" w:rsidP="002C3353">
      <w:pPr>
        <w:widowControl w:val="0"/>
        <w:tabs>
          <w:tab w:val="left" w:pos="1440"/>
        </w:tabs>
        <w:autoSpaceDE w:val="0"/>
        <w:autoSpaceDN w:val="0"/>
        <w:adjustRightInd w:val="0"/>
        <w:spacing w:after="0" w:line="250" w:lineRule="auto"/>
        <w:ind w:left="630" w:right="991" w:hanging="419"/>
        <w:jc w:val="both"/>
        <w:rPr>
          <w:rFonts w:ascii="Times New Roman" w:hAnsi="Times New Roman"/>
          <w:color w:val="000000"/>
          <w:sz w:val="18"/>
          <w:szCs w:val="18"/>
        </w:rPr>
      </w:pPr>
      <w:r>
        <w:rPr>
          <w:rFonts w:ascii="Times New Roman" w:hAnsi="Times New Roman"/>
          <w:color w:val="191919"/>
          <w:spacing w:val="-2"/>
          <w:sz w:val="18"/>
          <w:szCs w:val="18"/>
        </w:rPr>
        <w:t>“W</w:t>
      </w:r>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0A7810" w:rsidRDefault="000A7810" w:rsidP="002C3353">
      <w:pPr>
        <w:widowControl w:val="0"/>
        <w:autoSpaceDE w:val="0"/>
        <w:autoSpaceDN w:val="0"/>
        <w:adjustRightInd w:val="0"/>
        <w:spacing w:before="16" w:after="0" w:line="200" w:lineRule="exact"/>
        <w:ind w:left="630"/>
        <w:rPr>
          <w:rFonts w:ascii="Times New Roman" w:hAnsi="Times New Roman"/>
          <w:color w:val="000000"/>
          <w:sz w:val="20"/>
          <w:szCs w:val="20"/>
        </w:rPr>
      </w:pPr>
    </w:p>
    <w:p w:rsidR="000A7810" w:rsidRDefault="000A7810" w:rsidP="002C3353">
      <w:pPr>
        <w:widowControl w:val="0"/>
        <w:autoSpaceDE w:val="0"/>
        <w:autoSpaceDN w:val="0"/>
        <w:adjustRightInd w:val="0"/>
        <w:spacing w:after="0"/>
        <w:ind w:left="6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2C3353">
      <w:pPr>
        <w:widowControl w:val="0"/>
        <w:autoSpaceDE w:val="0"/>
        <w:autoSpaceDN w:val="0"/>
        <w:adjustRightInd w:val="0"/>
        <w:spacing w:before="5" w:after="0" w:line="220" w:lineRule="exact"/>
        <w:ind w:left="630"/>
        <w:rPr>
          <w:rFonts w:ascii="Times New Roman" w:hAnsi="Times New Roman"/>
          <w:color w:val="000000"/>
        </w:rPr>
      </w:pPr>
    </w:p>
    <w:p w:rsidR="000A7810" w:rsidRDefault="000A7810" w:rsidP="00D33C9D">
      <w:pPr>
        <w:widowControl w:val="0"/>
        <w:autoSpaceDE w:val="0"/>
        <w:autoSpaceDN w:val="0"/>
        <w:adjustRightInd w:val="0"/>
        <w:spacing w:after="0"/>
        <w:ind w:left="630" w:right="96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w:t>
      </w:r>
      <w:r w:rsidR="007C16CA">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0A7810" w:rsidRDefault="000A7810" w:rsidP="002C3353">
      <w:pPr>
        <w:widowControl w:val="0"/>
        <w:autoSpaceDE w:val="0"/>
        <w:autoSpaceDN w:val="0"/>
        <w:adjustRightInd w:val="0"/>
        <w:spacing w:before="16" w:after="0" w:line="200" w:lineRule="exact"/>
        <w:ind w:left="630"/>
        <w:rPr>
          <w:rFonts w:ascii="Times New Roman" w:hAnsi="Times New Roman"/>
          <w:color w:val="000000"/>
          <w:sz w:val="20"/>
          <w:szCs w:val="20"/>
        </w:rPr>
      </w:pPr>
    </w:p>
    <w:p w:rsidR="000A7810" w:rsidRDefault="000A7810" w:rsidP="00D33C9D">
      <w:pPr>
        <w:widowControl w:val="0"/>
        <w:autoSpaceDE w:val="0"/>
        <w:autoSpaceDN w:val="0"/>
        <w:adjustRightInd w:val="0"/>
        <w:spacing w:after="0"/>
        <w:ind w:left="630" w:right="1050" w:hanging="450"/>
        <w:jc w:val="both"/>
        <w:rPr>
          <w:rFonts w:ascii="Times New Roman" w:hAnsi="Times New Roman"/>
          <w:color w:val="000000"/>
          <w:sz w:val="18"/>
          <w:szCs w:val="18"/>
        </w:rPr>
      </w:pPr>
      <w:r>
        <w:rPr>
          <w:rFonts w:ascii="Times New Roman" w:hAnsi="Times New Roman"/>
          <w:color w:val="191919"/>
          <w:spacing w:val="-2"/>
          <w:sz w:val="18"/>
          <w:szCs w:val="18"/>
        </w:rPr>
        <w:t>“U</w:t>
      </w:r>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work.</w:t>
      </w:r>
      <w:r w:rsidR="007C16CA">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0A7810" w:rsidRDefault="000A7810" w:rsidP="002C3353">
      <w:pPr>
        <w:widowControl w:val="0"/>
        <w:autoSpaceDE w:val="0"/>
        <w:autoSpaceDN w:val="0"/>
        <w:adjustRightInd w:val="0"/>
        <w:spacing w:before="16" w:after="0" w:line="200" w:lineRule="exact"/>
        <w:ind w:left="630"/>
        <w:rPr>
          <w:rFonts w:ascii="Times New Roman" w:hAnsi="Times New Roman"/>
          <w:color w:val="000000"/>
          <w:sz w:val="20"/>
          <w:szCs w:val="20"/>
        </w:rPr>
      </w:pPr>
    </w:p>
    <w:p w:rsidR="000A7810" w:rsidRDefault="000A7810" w:rsidP="00D33C9D">
      <w:pPr>
        <w:widowControl w:val="0"/>
        <w:autoSpaceDE w:val="0"/>
        <w:autoSpaceDN w:val="0"/>
        <w:adjustRightInd w:val="0"/>
        <w:spacing w:after="0" w:line="250" w:lineRule="auto"/>
        <w:ind w:left="630" w:right="1050" w:hanging="419"/>
        <w:jc w:val="both"/>
        <w:rPr>
          <w:rFonts w:ascii="Times New Roman" w:hAnsi="Times New Roman"/>
          <w:color w:val="191919"/>
          <w:sz w:val="18"/>
          <w:szCs w:val="18"/>
        </w:rPr>
      </w:pPr>
      <w:r>
        <w:rPr>
          <w:rFonts w:ascii="Times New Roman" w:hAnsi="Times New Roman"/>
          <w:color w:val="191919"/>
          <w:spacing w:val="-2"/>
          <w:sz w:val="18"/>
          <w:szCs w:val="18"/>
        </w:rPr>
        <w:t>“V</w:t>
      </w:r>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0D42BE">
      <w:pPr>
        <w:widowControl w:val="0"/>
        <w:tabs>
          <w:tab w:val="left" w:pos="10700"/>
        </w:tabs>
        <w:autoSpaceDE w:val="0"/>
        <w:autoSpaceDN w:val="0"/>
        <w:adjustRightInd w:val="0"/>
        <w:spacing w:after="0" w:line="451" w:lineRule="exact"/>
        <w:ind w:left="900"/>
        <w:rPr>
          <w:rFonts w:ascii="Century Gothic" w:hAnsi="Century Gothic" w:cs="Century Gothic"/>
          <w:color w:val="000000"/>
          <w:sz w:val="36"/>
          <w:szCs w:val="36"/>
        </w:rPr>
        <w:sectPr w:rsidR="000A7810">
          <w:type w:val="continuous"/>
          <w:pgSz w:w="12240" w:h="15840"/>
          <w:pgMar w:top="1480" w:right="420" w:bottom="280" w:left="600" w:header="720" w:footer="720" w:gutter="0"/>
          <w:cols w:space="720" w:equalWidth="0">
            <w:col w:w="11220"/>
          </w:cols>
          <w:noEndnote/>
        </w:sectPr>
      </w:pPr>
    </w:p>
    <w:p w:rsidR="000A7810" w:rsidRDefault="00623C29" w:rsidP="002C3353">
      <w:pPr>
        <w:widowControl w:val="0"/>
        <w:autoSpaceDE w:val="0"/>
        <w:autoSpaceDN w:val="0"/>
        <w:adjustRightInd w:val="0"/>
        <w:spacing w:before="64" w:after="0" w:line="195" w:lineRule="exact"/>
        <w:ind w:left="360" w:firstLine="0"/>
        <w:rPr>
          <w:rFonts w:ascii="Century Gothic" w:hAnsi="Century Gothic" w:cs="Century Gothic"/>
          <w:color w:val="000000"/>
          <w:sz w:val="16"/>
          <w:szCs w:val="16"/>
        </w:rPr>
      </w:pPr>
      <w:r w:rsidRPr="00623C29">
        <w:rPr>
          <w:rFonts w:ascii="Calibri" w:hAnsi="Calibri" w:cs="Times New Roman"/>
          <w:noProof/>
        </w:rPr>
        <w:lastRenderedPageBreak/>
        <w:pict>
          <v:group id="_x0000_s16142" style="position:absolute;left:0;text-align:left;margin-left:-56.7pt;margin-top:-21.2pt;width:191pt;height:795.35pt;z-index:-251360256" coordorigin="-745,-62" coordsize="3820,15907">
            <v:group id="_x0000_s16143" style="position:absolute;left:-745;top:-62;width:3820;height:15907" coordorigin="-717,-62" coordsize="3820,15907">
              <v:rect id="Rectangle 2702" o:spid="_x0000_s1614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14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14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14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14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14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15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15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15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15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15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15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15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15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15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15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16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16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16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16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16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16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16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16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16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16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17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17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17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17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17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17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17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Calibri" w:hAnsi="Calibri" w:cs="Times New Roman"/>
          <w:noProof/>
          <w:lang w:eastAsia="en-US"/>
        </w:rPr>
        <w:pict>
          <v:shape id="Text Box 1683" o:spid="_x0000_s2694" type="#_x0000_t202" style="position:absolute;left:0;text-align:left;margin-left:20.85pt;margin-top:49.45pt;width:12pt;height:63.8pt;z-index:-251543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RvtQIAALo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" o:allowincell="f" filled="f" stroked="f">
            <v:textbox style="layout-flow:vertical;mso-layout-flow-alt:bottom-to-top;mso-next-textbox:#Text Box 1683"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Century Gothic" w:hAnsi="Century Gothic" w:cs="Century Gothic"/>
          <w:b/>
          <w:bCs/>
          <w:color w:val="191919"/>
          <w:sz w:val="16"/>
          <w:szCs w:val="16"/>
        </w:rPr>
        <w:t>Academic Support Services</w:t>
      </w:r>
    </w:p>
    <w:p w:rsidR="000A7810" w:rsidRDefault="000A7810" w:rsidP="000D42BE">
      <w:pPr>
        <w:widowControl w:val="0"/>
        <w:autoSpaceDE w:val="0"/>
        <w:autoSpaceDN w:val="0"/>
        <w:adjustRightInd w:val="0"/>
        <w:spacing w:before="7" w:after="0" w:line="120" w:lineRule="exact"/>
        <w:ind w:left="900"/>
        <w:rPr>
          <w:rFonts w:ascii="Century Gothic" w:hAnsi="Century Gothic" w:cs="Century Gothic"/>
          <w:color w:val="000000"/>
          <w:sz w:val="12"/>
          <w:szCs w:val="12"/>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D33C9D">
      <w:pPr>
        <w:widowControl w:val="0"/>
        <w:autoSpaceDE w:val="0"/>
        <w:autoSpaceDN w:val="0"/>
        <w:adjustRightInd w:val="0"/>
        <w:spacing w:before="30" w:after="0" w:line="250" w:lineRule="auto"/>
        <w:ind w:left="1530" w:right="80" w:hanging="419"/>
        <w:jc w:val="both"/>
        <w:rPr>
          <w:rFonts w:ascii="Times New Roman" w:hAnsi="Times New Roman"/>
          <w:color w:val="000000"/>
          <w:sz w:val="18"/>
          <w:szCs w:val="18"/>
        </w:rPr>
      </w:pPr>
      <w:r>
        <w:rPr>
          <w:rFonts w:ascii="Times New Roman" w:hAnsi="Times New Roman"/>
          <w:color w:val="191919"/>
          <w:spacing w:val="-2"/>
          <w:sz w:val="18"/>
          <w:szCs w:val="18"/>
        </w:rPr>
        <w:t>“K</w:t>
      </w:r>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ctive 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0A7810" w:rsidRDefault="000A7810" w:rsidP="002C3353">
      <w:pPr>
        <w:widowControl w:val="0"/>
        <w:autoSpaceDE w:val="0"/>
        <w:autoSpaceDN w:val="0"/>
        <w:adjustRightInd w:val="0"/>
        <w:spacing w:before="16" w:after="0" w:line="200" w:lineRule="exact"/>
        <w:ind w:left="1530"/>
        <w:rPr>
          <w:rFonts w:ascii="Times New Roman" w:hAnsi="Times New Roman"/>
          <w:color w:val="000000"/>
          <w:sz w:val="20"/>
          <w:szCs w:val="20"/>
        </w:rPr>
      </w:pPr>
    </w:p>
    <w:p w:rsidR="000A7810" w:rsidRDefault="000A7810" w:rsidP="002C3353">
      <w:pPr>
        <w:widowControl w:val="0"/>
        <w:autoSpaceDE w:val="0"/>
        <w:autoSpaceDN w:val="0"/>
        <w:adjustRightInd w:val="0"/>
        <w:spacing w:after="0"/>
        <w:ind w:left="15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7" w:after="0" w:line="200" w:lineRule="exact"/>
        <w:ind w:left="900"/>
        <w:rPr>
          <w:rFonts w:ascii="Times New Roman" w:hAnsi="Times New Roman"/>
          <w:color w:val="000000"/>
          <w:sz w:val="20"/>
          <w:szCs w:val="20"/>
        </w:rPr>
      </w:pPr>
    </w:p>
    <w:p w:rsidR="000A7810" w:rsidRDefault="000A7810" w:rsidP="000D42BE">
      <w:pPr>
        <w:pStyle w:val="Heading2"/>
        <w:spacing w:before="0" w:line="240" w:lineRule="auto"/>
        <w:ind w:left="900"/>
        <w:rPr>
          <w:rFonts w:ascii="Times New Roman" w:hAnsi="Times New Roman"/>
          <w:color w:val="000000"/>
          <w:sz w:val="18"/>
          <w:szCs w:val="18"/>
        </w:rPr>
      </w:pPr>
      <w:bookmarkStart w:id="1598" w:name="_Toc295058657"/>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1598"/>
    </w:p>
    <w:p w:rsidR="000A7810" w:rsidRDefault="000A7810" w:rsidP="002C3353">
      <w:pPr>
        <w:widowControl w:val="0"/>
        <w:autoSpaceDE w:val="0"/>
        <w:autoSpaceDN w:val="0"/>
        <w:adjustRightInd w:val="0"/>
        <w:spacing w:before="30" w:after="0"/>
        <w:ind w:left="1170" w:hanging="3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0A7810" w:rsidRDefault="000A7810" w:rsidP="002C3353">
      <w:pPr>
        <w:widowControl w:val="0"/>
        <w:autoSpaceDE w:val="0"/>
        <w:autoSpaceDN w:val="0"/>
        <w:adjustRightInd w:val="0"/>
        <w:spacing w:before="5" w:after="0" w:line="220" w:lineRule="exact"/>
        <w:ind w:left="1170"/>
        <w:rPr>
          <w:rFonts w:ascii="Times New Roman" w:hAnsi="Times New Roman"/>
          <w:color w:val="000000"/>
        </w:rPr>
      </w:pPr>
    </w:p>
    <w:p w:rsidR="000A7810" w:rsidRDefault="000A7810" w:rsidP="00D33C9D">
      <w:pPr>
        <w:widowControl w:val="0"/>
        <w:tabs>
          <w:tab w:val="left" w:pos="1350"/>
        </w:tabs>
        <w:autoSpaceDE w:val="0"/>
        <w:autoSpaceDN w:val="0"/>
        <w:adjustRightInd w:val="0"/>
        <w:spacing w:after="0" w:line="250" w:lineRule="auto"/>
        <w:ind w:left="1350" w:right="8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599"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00"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sidR="00D33C9D">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0A7810" w:rsidRDefault="000A7810" w:rsidP="002C3353">
      <w:pPr>
        <w:widowControl w:val="0"/>
        <w:tabs>
          <w:tab w:val="left" w:pos="1350"/>
        </w:tabs>
        <w:autoSpaceDE w:val="0"/>
        <w:autoSpaceDN w:val="0"/>
        <w:adjustRightInd w:val="0"/>
        <w:spacing w:before="16" w:after="0" w:line="200" w:lineRule="exact"/>
        <w:ind w:left="1350"/>
        <w:rPr>
          <w:rFonts w:ascii="Times New Roman" w:hAnsi="Times New Roman"/>
          <w:color w:val="000000"/>
          <w:sz w:val="20"/>
          <w:szCs w:val="20"/>
        </w:rPr>
      </w:pPr>
    </w:p>
    <w:p w:rsidR="000A7810" w:rsidRDefault="000A7810" w:rsidP="00D33C9D">
      <w:pPr>
        <w:widowControl w:val="0"/>
        <w:tabs>
          <w:tab w:val="left" w:pos="1350"/>
        </w:tabs>
        <w:autoSpaceDE w:val="0"/>
        <w:autoSpaceDN w:val="0"/>
        <w:adjustRightInd w:val="0"/>
        <w:spacing w:after="0" w:line="250" w:lineRule="auto"/>
        <w:ind w:left="1350" w:right="8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2C3353">
      <w:pPr>
        <w:widowControl w:val="0"/>
        <w:tabs>
          <w:tab w:val="left" w:pos="1080"/>
        </w:tabs>
        <w:autoSpaceDE w:val="0"/>
        <w:autoSpaceDN w:val="0"/>
        <w:adjustRightInd w:val="0"/>
        <w:spacing w:before="16" w:after="0" w:line="200" w:lineRule="exact"/>
        <w:ind w:left="1170"/>
        <w:rPr>
          <w:rFonts w:ascii="Times New Roman" w:hAnsi="Times New Roman"/>
          <w:color w:val="000000"/>
          <w:sz w:val="20"/>
          <w:szCs w:val="20"/>
        </w:rPr>
      </w:pPr>
    </w:p>
    <w:p w:rsidR="000A7810" w:rsidRDefault="000A7810" w:rsidP="002C3353">
      <w:pPr>
        <w:widowControl w:val="0"/>
        <w:tabs>
          <w:tab w:val="left" w:pos="1080"/>
        </w:tabs>
        <w:autoSpaceDE w:val="0"/>
        <w:autoSpaceDN w:val="0"/>
        <w:adjustRightInd w:val="0"/>
        <w:spacing w:after="0"/>
        <w:ind w:left="1170" w:hanging="3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01"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02"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0A7810" w:rsidRDefault="000A7810" w:rsidP="002C3353">
      <w:pPr>
        <w:widowControl w:val="0"/>
        <w:tabs>
          <w:tab w:val="left" w:pos="1080"/>
        </w:tabs>
        <w:autoSpaceDE w:val="0"/>
        <w:autoSpaceDN w:val="0"/>
        <w:adjustRightInd w:val="0"/>
        <w:spacing w:before="5" w:after="0" w:line="220" w:lineRule="exact"/>
        <w:ind w:left="1170"/>
        <w:rPr>
          <w:rFonts w:ascii="Times New Roman" w:hAnsi="Times New Roman"/>
          <w:color w:val="000000"/>
        </w:rPr>
      </w:pPr>
    </w:p>
    <w:p w:rsidR="000A7810" w:rsidRDefault="000A7810" w:rsidP="00D33C9D">
      <w:pPr>
        <w:widowControl w:val="0"/>
        <w:tabs>
          <w:tab w:val="left" w:pos="1350"/>
        </w:tabs>
        <w:autoSpaceDE w:val="0"/>
        <w:autoSpaceDN w:val="0"/>
        <w:adjustRightInd w:val="0"/>
        <w:spacing w:after="0" w:line="250" w:lineRule="auto"/>
        <w:ind w:left="1350" w:right="8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1603" w:author="jhawkins" w:date="2011-04-04T17:15:00Z">
        <w:r>
          <w:rPr>
            <w:rFonts w:ascii="Times New Roman" w:hAnsi="Times New Roman"/>
            <w:color w:val="191919"/>
            <w:sz w:val="18"/>
            <w:szCs w:val="18"/>
          </w:rPr>
          <w:t>/she</w:t>
        </w:r>
      </w:ins>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ins w:id="1604" w:author="jhawkins" w:date="2011-04-04T17:15:00Z">
        <w:r>
          <w:rPr>
            <w:rFonts w:ascii="Times New Roman" w:hAnsi="Times New Roman"/>
            <w:color w:val="191919"/>
            <w:sz w:val="18"/>
            <w:szCs w:val="18"/>
          </w:rPr>
          <w:t xml:space="preserve"> th</w:t>
        </w:r>
      </w:ins>
      <w:ins w:id="1605" w:author="jhawkins" w:date="2011-04-04T17:16:00Z">
        <w:r>
          <w:rPr>
            <w:rFonts w:ascii="Times New Roman" w:hAnsi="Times New Roman"/>
            <w:color w:val="191919"/>
            <w:sz w:val="18"/>
            <w:szCs w:val="18"/>
          </w:rPr>
          <w:t>eir</w:t>
        </w:r>
      </w:ins>
      <w:r>
        <w:rPr>
          <w:rFonts w:ascii="Times New Roman" w:hAnsi="Times New Roman"/>
          <w:color w:val="191919"/>
          <w:spacing w:val="-4"/>
          <w:sz w:val="18"/>
          <w:szCs w:val="18"/>
        </w:rPr>
        <w:t xml:space="preserve"> </w:t>
      </w:r>
      <w:del w:id="1606" w:author="jhawkins" w:date="2011-04-04T17:15:00Z">
        <w:r w:rsidDel="00562D3B">
          <w:rPr>
            <w:rFonts w:ascii="Times New Roman" w:hAnsi="Times New Roman"/>
            <w:color w:val="191919"/>
            <w:spacing w:val="-2"/>
            <w:sz w:val="18"/>
            <w:szCs w:val="18"/>
          </w:rPr>
          <w:delText>hi</w:delText>
        </w:r>
        <w:r w:rsidDel="00562D3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0A7810" w:rsidRDefault="000A7810" w:rsidP="002C3353">
      <w:pPr>
        <w:widowControl w:val="0"/>
        <w:tabs>
          <w:tab w:val="left" w:pos="1350"/>
        </w:tabs>
        <w:autoSpaceDE w:val="0"/>
        <w:autoSpaceDN w:val="0"/>
        <w:adjustRightInd w:val="0"/>
        <w:spacing w:before="16" w:after="0" w:line="200" w:lineRule="exact"/>
        <w:ind w:left="1350" w:hanging="180"/>
        <w:rPr>
          <w:rFonts w:ascii="Times New Roman" w:hAnsi="Times New Roman"/>
          <w:color w:val="000000"/>
          <w:sz w:val="20"/>
          <w:szCs w:val="20"/>
        </w:rPr>
      </w:pPr>
    </w:p>
    <w:p w:rsidR="000A7810" w:rsidRDefault="000A7810" w:rsidP="00D33C9D">
      <w:pPr>
        <w:widowControl w:val="0"/>
        <w:tabs>
          <w:tab w:val="left" w:pos="1350"/>
        </w:tabs>
        <w:autoSpaceDE w:val="0"/>
        <w:autoSpaceDN w:val="0"/>
        <w:adjustRightInd w:val="0"/>
        <w:spacing w:after="0" w:line="250" w:lineRule="auto"/>
        <w:ind w:left="1350" w:right="8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0A7810" w:rsidRDefault="000A7810" w:rsidP="002C3353">
      <w:pPr>
        <w:widowControl w:val="0"/>
        <w:tabs>
          <w:tab w:val="left" w:pos="1080"/>
        </w:tabs>
        <w:autoSpaceDE w:val="0"/>
        <w:autoSpaceDN w:val="0"/>
        <w:adjustRightInd w:val="0"/>
        <w:spacing w:before="16" w:after="0" w:line="200" w:lineRule="exact"/>
        <w:ind w:left="1170"/>
        <w:rPr>
          <w:rFonts w:ascii="Times New Roman" w:hAnsi="Times New Roman"/>
          <w:color w:val="000000"/>
          <w:sz w:val="20"/>
          <w:szCs w:val="20"/>
        </w:rPr>
      </w:pPr>
    </w:p>
    <w:p w:rsidR="000A7810" w:rsidRDefault="000A7810" w:rsidP="00D33C9D">
      <w:pPr>
        <w:widowControl w:val="0"/>
        <w:autoSpaceDE w:val="0"/>
        <w:autoSpaceDN w:val="0"/>
        <w:adjustRightInd w:val="0"/>
        <w:spacing w:after="0"/>
        <w:ind w:left="1170" w:right="80" w:hanging="3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p>
    <w:p w:rsidR="000A7810" w:rsidRDefault="000A7810" w:rsidP="002C3353">
      <w:pPr>
        <w:widowControl w:val="0"/>
        <w:autoSpaceDE w:val="0"/>
        <w:autoSpaceDN w:val="0"/>
        <w:adjustRightInd w:val="0"/>
        <w:spacing w:before="9" w:after="0"/>
        <w:ind w:left="1170" w:right="8541" w:firstLine="4"/>
        <w:jc w:val="center"/>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0A7810" w:rsidRDefault="000A7810" w:rsidP="000D42BE">
      <w:pPr>
        <w:widowControl w:val="0"/>
        <w:autoSpaceDE w:val="0"/>
        <w:autoSpaceDN w:val="0"/>
        <w:adjustRightInd w:val="0"/>
        <w:spacing w:before="3" w:after="0" w:line="160" w:lineRule="exact"/>
        <w:ind w:left="900"/>
        <w:rPr>
          <w:rFonts w:ascii="Times New Roman" w:hAnsi="Times New Roman"/>
          <w:color w:val="000000"/>
          <w:sz w:val="16"/>
          <w:szCs w:val="16"/>
        </w:rPr>
      </w:pPr>
    </w:p>
    <w:p w:rsidR="000A7810" w:rsidRDefault="000A7810" w:rsidP="000D42BE">
      <w:pPr>
        <w:pStyle w:val="Heading2"/>
        <w:spacing w:before="0" w:line="240" w:lineRule="auto"/>
        <w:ind w:left="900"/>
        <w:rPr>
          <w:rFonts w:ascii="Times New Roman" w:hAnsi="Times New Roman"/>
          <w:color w:val="000000"/>
          <w:sz w:val="18"/>
          <w:szCs w:val="18"/>
        </w:rPr>
      </w:pPr>
      <w:bookmarkStart w:id="1607" w:name="_Toc295058658"/>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1607"/>
    </w:p>
    <w:p w:rsidR="000A7810" w:rsidRDefault="000A7810" w:rsidP="002C3353">
      <w:pPr>
        <w:widowControl w:val="0"/>
        <w:autoSpaceDE w:val="0"/>
        <w:autoSpaceDN w:val="0"/>
        <w:adjustRightInd w:val="0"/>
        <w:spacing w:before="30" w:after="0" w:line="250" w:lineRule="auto"/>
        <w:ind w:left="900" w:right="81"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0A7810" w:rsidRDefault="000A7810" w:rsidP="000D42BE">
      <w:pPr>
        <w:widowControl w:val="0"/>
        <w:autoSpaceDE w:val="0"/>
        <w:autoSpaceDN w:val="0"/>
        <w:adjustRightInd w:val="0"/>
        <w:spacing w:before="3" w:after="0" w:line="140" w:lineRule="exact"/>
        <w:ind w:left="90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0A7810" w:rsidRPr="007A7452" w:rsidTr="005F2A86">
        <w:trPr>
          <w:trHeight w:hRule="exact" w:val="490"/>
        </w:trPr>
        <w:tc>
          <w:tcPr>
            <w:tcW w:w="2937" w:type="dxa"/>
            <w:tcBorders>
              <w:top w:val="nil"/>
              <w:left w:val="nil"/>
              <w:bottom w:val="nil"/>
              <w:right w:val="nil"/>
            </w:tcBorders>
          </w:tcPr>
          <w:p w:rsidR="000A7810" w:rsidRPr="007A7452" w:rsidRDefault="000A7810" w:rsidP="000D42BE">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0A7810" w:rsidRPr="007A7452" w:rsidRDefault="000A7810" w:rsidP="000D42BE">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0A7810" w:rsidRPr="007A7452" w:rsidRDefault="000A7810" w:rsidP="000D42BE">
            <w:pPr>
              <w:widowControl w:val="0"/>
              <w:autoSpaceDE w:val="0"/>
              <w:autoSpaceDN w:val="0"/>
              <w:adjustRightInd w:val="0"/>
              <w:spacing w:before="70" w:after="0"/>
              <w:ind w:left="900"/>
              <w:rPr>
                <w:rFonts w:ascii="Times New Roman" w:hAnsi="Times New Roman"/>
                <w:sz w:val="24"/>
                <w:szCs w:val="24"/>
              </w:rPr>
            </w:pPr>
            <w:del w:id="1608" w:author="jhawkins" w:date="2011-04-01T09:08:00Z">
              <w:r w:rsidRPr="007A7452" w:rsidDel="005622C5">
                <w:rPr>
                  <w:rFonts w:ascii="Times New Roman" w:hAnsi="Times New Roman"/>
                  <w:b/>
                  <w:bCs/>
                  <w:color w:val="191919"/>
                  <w:spacing w:val="-2"/>
                  <w:sz w:val="18"/>
                  <w:szCs w:val="18"/>
                </w:rPr>
                <w:delText>Associat</w:delText>
              </w:r>
              <w:r w:rsidRPr="007A7452" w:rsidDel="005622C5">
                <w:rPr>
                  <w:rFonts w:ascii="Times New Roman" w:hAnsi="Times New Roman"/>
                  <w:b/>
                  <w:bCs/>
                  <w:color w:val="191919"/>
                  <w:sz w:val="18"/>
                  <w:szCs w:val="18"/>
                </w:rPr>
                <w:delText>e</w:delText>
              </w:r>
              <w:r w:rsidRPr="007A7452" w:rsidDel="005622C5">
                <w:rPr>
                  <w:rFonts w:ascii="Times New Roman" w:hAnsi="Times New Roman"/>
                  <w:b/>
                  <w:bCs/>
                  <w:color w:val="191919"/>
                  <w:spacing w:val="-4"/>
                  <w:sz w:val="18"/>
                  <w:szCs w:val="18"/>
                </w:rPr>
                <w:delText xml:space="preserve"> </w:delText>
              </w:r>
              <w:r w:rsidRPr="007A7452" w:rsidDel="005622C5">
                <w:rPr>
                  <w:rFonts w:ascii="Times New Roman" w:hAnsi="Times New Roman"/>
                  <w:b/>
                  <w:bCs/>
                  <w:color w:val="191919"/>
                  <w:spacing w:val="-2"/>
                  <w:sz w:val="18"/>
                  <w:szCs w:val="18"/>
                </w:rPr>
                <w:delText>Deg</w:delText>
              </w:r>
              <w:r w:rsidRPr="007A7452" w:rsidDel="005622C5">
                <w:rPr>
                  <w:rFonts w:ascii="Times New Roman" w:hAnsi="Times New Roman"/>
                  <w:b/>
                  <w:bCs/>
                  <w:color w:val="191919"/>
                  <w:spacing w:val="-5"/>
                  <w:sz w:val="18"/>
                  <w:szCs w:val="18"/>
                </w:rPr>
                <w:delText>r</w:delText>
              </w:r>
              <w:r w:rsidRPr="007A7452" w:rsidDel="005622C5">
                <w:rPr>
                  <w:rFonts w:ascii="Times New Roman" w:hAnsi="Times New Roman"/>
                  <w:b/>
                  <w:bCs/>
                  <w:color w:val="191919"/>
                  <w:spacing w:val="-2"/>
                  <w:sz w:val="18"/>
                  <w:szCs w:val="18"/>
                </w:rPr>
                <w:delText>ee</w:delText>
              </w:r>
            </w:del>
          </w:p>
        </w:tc>
      </w:tr>
      <w:tr w:rsidR="000A7810" w:rsidRPr="007A7452" w:rsidTr="005F2A86">
        <w:trPr>
          <w:trHeight w:hRule="exact" w:val="356"/>
        </w:trPr>
        <w:tc>
          <w:tcPr>
            <w:tcW w:w="2937" w:type="dxa"/>
            <w:tcBorders>
              <w:top w:val="nil"/>
              <w:left w:val="nil"/>
              <w:bottom w:val="nil"/>
              <w:right w:val="nil"/>
            </w:tcBorders>
          </w:tcPr>
          <w:p w:rsidR="000A7810" w:rsidRPr="007A7452" w:rsidRDefault="000A7810" w:rsidP="002C3353">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0A7810" w:rsidRPr="007A7452" w:rsidRDefault="000A7810" w:rsidP="000D42BE">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del w:id="1609" w:author="jhawkins" w:date="2011-04-04T17:16:00Z">
              <w:r w:rsidRPr="007A7452" w:rsidDel="00562D3B">
                <w:rPr>
                  <w:rFonts w:ascii="Times New Roman" w:hAnsi="Times New Roman"/>
                  <w:color w:val="191919"/>
                  <w:spacing w:val="-2"/>
                  <w:sz w:val="18"/>
                  <w:szCs w:val="18"/>
                </w:rPr>
                <w:delText>Honors</w:delText>
              </w:r>
            </w:del>
          </w:p>
        </w:tc>
        <w:tc>
          <w:tcPr>
            <w:tcW w:w="1530" w:type="dxa"/>
            <w:tcBorders>
              <w:top w:val="nil"/>
              <w:left w:val="nil"/>
              <w:bottom w:val="nil"/>
              <w:right w:val="nil"/>
            </w:tcBorders>
          </w:tcPr>
          <w:p w:rsidR="000A7810" w:rsidRPr="007A7452" w:rsidRDefault="000A7810" w:rsidP="000D42BE">
            <w:pPr>
              <w:widowControl w:val="0"/>
              <w:autoSpaceDE w:val="0"/>
              <w:autoSpaceDN w:val="0"/>
              <w:adjustRightInd w:val="0"/>
              <w:spacing w:after="0" w:line="197" w:lineRule="exact"/>
              <w:ind w:left="900"/>
              <w:rPr>
                <w:rFonts w:ascii="Times New Roman" w:hAnsi="Times New Roman"/>
                <w:sz w:val="24"/>
                <w:szCs w:val="24"/>
              </w:rPr>
            </w:pPr>
            <w:del w:id="1610" w:author="jhawkins" w:date="2011-04-01T09:08:00Z">
              <w:r w:rsidRPr="007A7452" w:rsidDel="005622C5">
                <w:rPr>
                  <w:rFonts w:ascii="Times New Roman" w:hAnsi="Times New Roman"/>
                  <w:color w:val="191919"/>
                  <w:spacing w:val="-2"/>
                  <w:sz w:val="18"/>
                  <w:szCs w:val="18"/>
                </w:rPr>
                <w:delText>3.7</w:delText>
              </w:r>
              <w:r w:rsidRPr="007A7452" w:rsidDel="005622C5">
                <w:rPr>
                  <w:rFonts w:ascii="Times New Roman" w:hAnsi="Times New Roman"/>
                  <w:color w:val="191919"/>
                  <w:sz w:val="18"/>
                  <w:szCs w:val="18"/>
                </w:rPr>
                <w:delText>5</w:delText>
              </w:r>
              <w:r w:rsidRPr="007A7452" w:rsidDel="005622C5">
                <w:rPr>
                  <w:rFonts w:ascii="Times New Roman" w:hAnsi="Times New Roman"/>
                  <w:color w:val="191919"/>
                  <w:spacing w:val="-4"/>
                  <w:sz w:val="18"/>
                  <w:szCs w:val="18"/>
                </w:rPr>
                <w:delText xml:space="preserve"> </w:delText>
              </w:r>
              <w:r w:rsidRPr="007A7452" w:rsidDel="005622C5">
                <w:rPr>
                  <w:rFonts w:ascii="Times New Roman" w:hAnsi="Times New Roman"/>
                  <w:color w:val="191919"/>
                  <w:sz w:val="18"/>
                  <w:szCs w:val="18"/>
                </w:rPr>
                <w:delText>–</w:delText>
              </w:r>
              <w:r w:rsidRPr="007A7452" w:rsidDel="005622C5">
                <w:rPr>
                  <w:rFonts w:ascii="Times New Roman" w:hAnsi="Times New Roman"/>
                  <w:color w:val="191919"/>
                  <w:spacing w:val="-4"/>
                  <w:sz w:val="18"/>
                  <w:szCs w:val="18"/>
                </w:rPr>
                <w:delText xml:space="preserve"> </w:delText>
              </w:r>
              <w:r w:rsidRPr="007A7452" w:rsidDel="005622C5">
                <w:rPr>
                  <w:rFonts w:ascii="Times New Roman" w:hAnsi="Times New Roman"/>
                  <w:color w:val="191919"/>
                  <w:spacing w:val="-2"/>
                  <w:sz w:val="18"/>
                  <w:szCs w:val="18"/>
                </w:rPr>
                <w:delText>4.00</w:delText>
              </w:r>
            </w:del>
          </w:p>
        </w:tc>
      </w:tr>
      <w:tr w:rsidR="000A7810" w:rsidRPr="007A7452" w:rsidTr="005F2A86">
        <w:trPr>
          <w:trHeight w:hRule="exact" w:val="352"/>
        </w:trPr>
        <w:tc>
          <w:tcPr>
            <w:tcW w:w="2937" w:type="dxa"/>
            <w:tcBorders>
              <w:top w:val="nil"/>
              <w:left w:val="nil"/>
              <w:bottom w:val="nil"/>
              <w:right w:val="nil"/>
            </w:tcBorders>
          </w:tcPr>
          <w:p w:rsidR="000A7810" w:rsidRPr="007A7452" w:rsidRDefault="000A7810" w:rsidP="002C3353">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0A7810" w:rsidRPr="007A7452" w:rsidRDefault="000A7810" w:rsidP="000D42BE">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del w:id="1611" w:author="jhawkins" w:date="2011-04-04T17:16:00Z">
              <w:r w:rsidRPr="007A7452" w:rsidDel="00562D3B">
                <w:rPr>
                  <w:rFonts w:ascii="Times New Roman" w:hAnsi="Times New Roman"/>
                  <w:color w:val="191919"/>
                  <w:spacing w:val="-9"/>
                  <w:sz w:val="18"/>
                  <w:szCs w:val="18"/>
                </w:rPr>
                <w:delText>W</w:delText>
              </w:r>
              <w:r w:rsidRPr="007A7452" w:rsidDel="00562D3B">
                <w:rPr>
                  <w:rFonts w:ascii="Times New Roman" w:hAnsi="Times New Roman"/>
                  <w:color w:val="191919"/>
                  <w:spacing w:val="-2"/>
                  <w:sz w:val="18"/>
                  <w:szCs w:val="18"/>
                </w:rPr>
                <w:delText>it</w:delText>
              </w:r>
              <w:r w:rsidRPr="007A7452" w:rsidDel="00562D3B">
                <w:rPr>
                  <w:rFonts w:ascii="Times New Roman" w:hAnsi="Times New Roman"/>
                  <w:color w:val="191919"/>
                  <w:sz w:val="18"/>
                  <w:szCs w:val="18"/>
                </w:rPr>
                <w:delText>h</w:delText>
              </w:r>
              <w:r w:rsidRPr="007A7452" w:rsidDel="00562D3B">
                <w:rPr>
                  <w:rFonts w:ascii="Times New Roman" w:hAnsi="Times New Roman"/>
                  <w:color w:val="191919"/>
                  <w:spacing w:val="-4"/>
                  <w:sz w:val="18"/>
                  <w:szCs w:val="18"/>
                </w:rPr>
                <w:delText xml:space="preserve"> </w:delText>
              </w:r>
              <w:r w:rsidRPr="007A7452" w:rsidDel="00562D3B">
                <w:rPr>
                  <w:rFonts w:ascii="Times New Roman" w:hAnsi="Times New Roman"/>
                  <w:color w:val="191919"/>
                  <w:spacing w:val="-2"/>
                  <w:sz w:val="18"/>
                  <w:szCs w:val="18"/>
                </w:rPr>
                <w:delText>Distinction</w:delText>
              </w:r>
            </w:del>
          </w:p>
        </w:tc>
        <w:tc>
          <w:tcPr>
            <w:tcW w:w="1530" w:type="dxa"/>
            <w:tcBorders>
              <w:top w:val="nil"/>
              <w:left w:val="nil"/>
              <w:bottom w:val="nil"/>
              <w:right w:val="nil"/>
            </w:tcBorders>
          </w:tcPr>
          <w:p w:rsidR="000A7810" w:rsidRPr="007A7452" w:rsidRDefault="000A7810" w:rsidP="000D42BE">
            <w:pPr>
              <w:widowControl w:val="0"/>
              <w:autoSpaceDE w:val="0"/>
              <w:autoSpaceDN w:val="0"/>
              <w:adjustRightInd w:val="0"/>
              <w:spacing w:after="0" w:line="195" w:lineRule="exact"/>
              <w:ind w:left="900"/>
              <w:rPr>
                <w:rFonts w:ascii="Times New Roman" w:hAnsi="Times New Roman"/>
                <w:sz w:val="24"/>
                <w:szCs w:val="24"/>
              </w:rPr>
            </w:pPr>
            <w:del w:id="1612" w:author="jhawkins" w:date="2011-04-01T09:08:00Z">
              <w:r w:rsidRPr="007A7452" w:rsidDel="005622C5">
                <w:rPr>
                  <w:rFonts w:ascii="Times New Roman" w:hAnsi="Times New Roman"/>
                  <w:color w:val="191919"/>
                  <w:spacing w:val="-2"/>
                  <w:sz w:val="18"/>
                  <w:szCs w:val="18"/>
                </w:rPr>
                <w:delText>3.5</w:delText>
              </w:r>
              <w:r w:rsidRPr="007A7452" w:rsidDel="005622C5">
                <w:rPr>
                  <w:rFonts w:ascii="Times New Roman" w:hAnsi="Times New Roman"/>
                  <w:color w:val="191919"/>
                  <w:sz w:val="18"/>
                  <w:szCs w:val="18"/>
                </w:rPr>
                <w:delText>0</w:delText>
              </w:r>
              <w:r w:rsidRPr="007A7452" w:rsidDel="005622C5">
                <w:rPr>
                  <w:rFonts w:ascii="Times New Roman" w:hAnsi="Times New Roman"/>
                  <w:color w:val="191919"/>
                  <w:spacing w:val="-4"/>
                  <w:sz w:val="18"/>
                  <w:szCs w:val="18"/>
                </w:rPr>
                <w:delText xml:space="preserve"> </w:delText>
              </w:r>
              <w:r w:rsidRPr="007A7452" w:rsidDel="005622C5">
                <w:rPr>
                  <w:rFonts w:ascii="Times New Roman" w:hAnsi="Times New Roman"/>
                  <w:color w:val="191919"/>
                  <w:sz w:val="18"/>
                  <w:szCs w:val="18"/>
                </w:rPr>
                <w:delText>–</w:delText>
              </w:r>
              <w:r w:rsidRPr="007A7452" w:rsidDel="005622C5">
                <w:rPr>
                  <w:rFonts w:ascii="Times New Roman" w:hAnsi="Times New Roman"/>
                  <w:color w:val="191919"/>
                  <w:spacing w:val="-4"/>
                  <w:sz w:val="18"/>
                  <w:szCs w:val="18"/>
                </w:rPr>
                <w:delText xml:space="preserve"> </w:delText>
              </w:r>
              <w:r w:rsidRPr="007A7452" w:rsidDel="005622C5">
                <w:rPr>
                  <w:rFonts w:ascii="Times New Roman" w:hAnsi="Times New Roman"/>
                  <w:color w:val="191919"/>
                  <w:spacing w:val="-2"/>
                  <w:sz w:val="18"/>
                  <w:szCs w:val="18"/>
                </w:rPr>
                <w:delText>3.74</w:delText>
              </w:r>
            </w:del>
          </w:p>
        </w:tc>
      </w:tr>
      <w:tr w:rsidR="000A7810" w:rsidRPr="007A7452" w:rsidTr="005F2A86">
        <w:trPr>
          <w:trHeight w:hRule="exact" w:val="486"/>
        </w:trPr>
        <w:tc>
          <w:tcPr>
            <w:tcW w:w="2937" w:type="dxa"/>
            <w:tcBorders>
              <w:top w:val="nil"/>
              <w:left w:val="nil"/>
              <w:bottom w:val="nil"/>
              <w:right w:val="nil"/>
            </w:tcBorders>
          </w:tcPr>
          <w:p w:rsidR="000A7810" w:rsidRPr="007A7452" w:rsidRDefault="000A7810" w:rsidP="002C3353">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0A7810" w:rsidRPr="007A7452" w:rsidRDefault="002C3353" w:rsidP="002C3353">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000A7810" w:rsidRPr="007A7452">
              <w:rPr>
                <w:rFonts w:ascii="Times New Roman" w:hAnsi="Times New Roman"/>
                <w:color w:val="191919"/>
                <w:spacing w:val="-2"/>
                <w:sz w:val="18"/>
                <w:szCs w:val="18"/>
              </w:rPr>
              <w:t>3.5</w:t>
            </w:r>
            <w:r w:rsidR="000A7810" w:rsidRPr="007A7452">
              <w:rPr>
                <w:rFonts w:ascii="Times New Roman" w:hAnsi="Times New Roman"/>
                <w:color w:val="191919"/>
                <w:sz w:val="18"/>
                <w:szCs w:val="18"/>
              </w:rPr>
              <w:t>0</w:t>
            </w:r>
            <w:r w:rsidR="000A7810" w:rsidRPr="007A7452">
              <w:rPr>
                <w:rFonts w:ascii="Times New Roman" w:hAnsi="Times New Roman"/>
                <w:color w:val="191919"/>
                <w:spacing w:val="-4"/>
                <w:sz w:val="18"/>
                <w:szCs w:val="18"/>
              </w:rPr>
              <w:t xml:space="preserve"> </w:t>
            </w:r>
            <w:r w:rsidR="000A7810" w:rsidRPr="007A7452">
              <w:rPr>
                <w:rFonts w:ascii="Times New Roman" w:hAnsi="Times New Roman"/>
                <w:color w:val="191919"/>
                <w:sz w:val="18"/>
                <w:szCs w:val="18"/>
              </w:rPr>
              <w:t>–</w:t>
            </w:r>
            <w:r w:rsidR="000A7810" w:rsidRPr="007A7452">
              <w:rPr>
                <w:rFonts w:ascii="Times New Roman" w:hAnsi="Times New Roman"/>
                <w:color w:val="191919"/>
                <w:spacing w:val="-4"/>
                <w:sz w:val="18"/>
                <w:szCs w:val="18"/>
              </w:rPr>
              <w:t xml:space="preserve"> </w:t>
            </w:r>
            <w:r w:rsidR="000A7810"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0A7810" w:rsidRPr="007A7452" w:rsidRDefault="000A7810" w:rsidP="000D42BE">
            <w:pPr>
              <w:widowControl w:val="0"/>
              <w:autoSpaceDE w:val="0"/>
              <w:autoSpaceDN w:val="0"/>
              <w:adjustRightInd w:val="0"/>
              <w:spacing w:after="0"/>
              <w:ind w:left="900"/>
              <w:rPr>
                <w:rFonts w:ascii="Times New Roman" w:hAnsi="Times New Roman"/>
                <w:sz w:val="24"/>
                <w:szCs w:val="24"/>
              </w:rPr>
            </w:pPr>
          </w:p>
        </w:tc>
      </w:tr>
    </w:tbl>
    <w:p w:rsidR="000A7810" w:rsidRDefault="000A7810" w:rsidP="000D42BE">
      <w:pPr>
        <w:widowControl w:val="0"/>
        <w:autoSpaceDE w:val="0"/>
        <w:autoSpaceDN w:val="0"/>
        <w:adjustRightInd w:val="0"/>
        <w:spacing w:before="2" w:after="0" w:line="120" w:lineRule="exact"/>
        <w:ind w:left="900"/>
        <w:rPr>
          <w:rFonts w:ascii="Times New Roman" w:hAnsi="Times New Roman"/>
          <w:sz w:val="12"/>
          <w:szCs w:val="12"/>
        </w:rPr>
      </w:pPr>
    </w:p>
    <w:p w:rsidR="000A7810" w:rsidRDefault="000A7810" w:rsidP="002C3353">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13" w:author="jhawkins" w:date="2011-04-01T09:09:00Z">
        <w:r>
          <w:rPr>
            <w:rFonts w:ascii="Times New Roman" w:hAnsi="Times New Roman"/>
            <w:color w:val="191919"/>
            <w:spacing w:val="-4"/>
            <w:sz w:val="18"/>
            <w:szCs w:val="18"/>
          </w:rPr>
          <w:t>Office</w:t>
        </w:r>
      </w:ins>
      <w:ins w:id="1614" w:author="jhawkins" w:date="2011-04-01T09:47:00Z">
        <w:r>
          <w:rPr>
            <w:rFonts w:ascii="Times New Roman" w:hAnsi="Times New Roman"/>
            <w:color w:val="191919"/>
            <w:spacing w:val="-4"/>
            <w:sz w:val="18"/>
            <w:szCs w:val="18"/>
          </w:rPr>
          <w:t xml:space="preserve"> </w:t>
        </w:r>
      </w:ins>
      <w:ins w:id="1615" w:author="jhawkins" w:date="2011-04-01T09:09:00Z">
        <w:r>
          <w:rPr>
            <w:rFonts w:ascii="Times New Roman" w:hAnsi="Times New Roman"/>
            <w:color w:val="191919"/>
            <w:spacing w:val="-4"/>
            <w:sz w:val="18"/>
            <w:szCs w:val="18"/>
          </w:rPr>
          <w:t xml:space="preserve">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16"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0A7810" w:rsidRDefault="000A7810" w:rsidP="000D42BE">
      <w:pPr>
        <w:widowControl w:val="0"/>
        <w:autoSpaceDE w:val="0"/>
        <w:autoSpaceDN w:val="0"/>
        <w:adjustRightInd w:val="0"/>
        <w:spacing w:before="6"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17" w:name="_Toc295058659"/>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ANDING</w:t>
      </w:r>
      <w:bookmarkEnd w:id="1617"/>
    </w:p>
    <w:p w:rsidR="000A7810" w:rsidRDefault="000A7810" w:rsidP="002C3353">
      <w:pPr>
        <w:widowControl w:val="0"/>
        <w:autoSpaceDE w:val="0"/>
        <w:autoSpaceDN w:val="0"/>
        <w:adjustRightInd w:val="0"/>
        <w:spacing w:before="30" w:after="0" w:line="250" w:lineRule="auto"/>
        <w:ind w:left="900" w:right="109"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mos</w:t>
      </w:r>
      <w:r>
        <w:rPr>
          <w:rFonts w:ascii="Times New Roman" w:hAnsi="Times New Roman"/>
          <w:color w:val="191919"/>
          <w:sz w:val="18"/>
          <w:szCs w:val="18"/>
        </w:rPr>
        <w:t xml:space="preserve">t </w:t>
      </w:r>
      <w:r>
        <w:rPr>
          <w:rFonts w:ascii="Times New Roman" w:hAnsi="Times New Roman"/>
          <w:color w:val="191919"/>
          <w:spacing w:val="-2"/>
          <w:sz w:val="18"/>
          <w:szCs w:val="18"/>
        </w:rPr>
        <w:t>beneficia</w:t>
      </w:r>
      <w:r>
        <w:rPr>
          <w:rFonts w:ascii="Times New Roman" w:hAnsi="Times New Roman"/>
          <w:color w:val="191919"/>
          <w:sz w:val="18"/>
          <w:szCs w:val="18"/>
        </w:rPr>
        <w:t xml:space="preserve">l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resource</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bot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institution</w:t>
      </w:r>
      <w:r>
        <w:rPr>
          <w:rFonts w:ascii="Times New Roman" w:hAnsi="Times New Roman"/>
          <w:color w:val="191919"/>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 xml:space="preserve">n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ha</w:t>
      </w:r>
      <w:r>
        <w:rPr>
          <w:rFonts w:ascii="Times New Roman" w:hAnsi="Times New Roman"/>
          <w:color w:val="191919"/>
          <w:spacing w:val="-3"/>
          <w:sz w:val="18"/>
          <w:szCs w:val="18"/>
        </w:rPr>
        <w:t>v</w:t>
      </w:r>
      <w:r>
        <w:rPr>
          <w:rFonts w:ascii="Times New Roman" w:hAnsi="Times New Roman"/>
          <w:color w:val="191919"/>
          <w:sz w:val="18"/>
          <w:szCs w:val="18"/>
        </w:rPr>
        <w:t xml:space="preserve">e </w:t>
      </w:r>
      <w:r>
        <w:rPr>
          <w:rFonts w:ascii="Times New Roman" w:hAnsi="Times New Roman"/>
          <w:color w:val="191919"/>
          <w:spacing w:val="-2"/>
          <w:sz w:val="18"/>
          <w:szCs w:val="18"/>
        </w:rPr>
        <w:t>bee</w:t>
      </w:r>
      <w:r>
        <w:rPr>
          <w:rFonts w:ascii="Times New Roman" w:hAnsi="Times New Roman"/>
          <w:color w:val="191919"/>
          <w:sz w:val="18"/>
          <w:szCs w:val="18"/>
        </w:rPr>
        <w:t xml:space="preserve">n </w:t>
      </w:r>
      <w:r>
        <w:rPr>
          <w:rFonts w:ascii="Times New Roman" w:hAnsi="Times New Roman"/>
          <w:color w:val="191919"/>
          <w:spacing w:val="-2"/>
          <w:sz w:val="18"/>
          <w:szCs w:val="18"/>
        </w:rPr>
        <w:t>se</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adher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w:t>
      </w:r>
      <w:r>
        <w:rPr>
          <w:rFonts w:ascii="Times New Roman" w:hAnsi="Times New Roman"/>
          <w:color w:val="191919"/>
          <w:spacing w:val="-3"/>
          <w:sz w:val="18"/>
          <w:szCs w:val="18"/>
        </w:rPr>
        <w:t>c</w:t>
      </w:r>
      <w:r>
        <w:rPr>
          <w:rFonts w:ascii="Times New Roman" w:hAnsi="Times New Roman"/>
          <w:color w:val="191919"/>
          <w:spacing w:val="-2"/>
          <w:sz w:val="18"/>
          <w:szCs w:val="18"/>
        </w:rPr>
        <w:t>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status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namel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earned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w:t>
      </w:r>
      <w:r>
        <w:rPr>
          <w:rFonts w:ascii="Times New Roman" w:hAnsi="Times New Roman"/>
          <w:color w:val="191919"/>
          <w:spacing w:val="-3"/>
          <w:sz w:val="18"/>
          <w:szCs w:val="18"/>
        </w:rPr>
        <w:t>e</w:t>
      </w:r>
      <w:r>
        <w:rPr>
          <w:rFonts w:ascii="Times New Roman" w:hAnsi="Times New Roman"/>
          <w:color w:val="191919"/>
          <w:spacing w:val="-2"/>
          <w:sz w:val="18"/>
          <w:szCs w:val="18"/>
        </w:rPr>
        <w:t>ster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pleted</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maximu</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tim</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allotte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si</w:t>
      </w:r>
      <w:r>
        <w:rPr>
          <w:rFonts w:ascii="Times New Roman" w:hAnsi="Times New Roman"/>
          <w:color w:val="191919"/>
          <w:sz w:val="18"/>
          <w:szCs w:val="18"/>
        </w:rPr>
        <w:t>x</w:t>
      </w:r>
      <w:r>
        <w:rPr>
          <w:rFonts w:ascii="Times New Roman" w:hAnsi="Times New Roman"/>
          <w:color w:val="191919"/>
          <w:spacing w:val="-12"/>
          <w:sz w:val="18"/>
          <w:szCs w:val="18"/>
        </w:rPr>
        <w:t xml:space="preserve"> </w:t>
      </w:r>
      <w:r>
        <w:rPr>
          <w:rFonts w:ascii="Times New Roman" w:hAnsi="Times New Roman"/>
          <w:color w:val="191919"/>
          <w:spacing w:val="-3"/>
          <w:sz w:val="18"/>
          <w:szCs w:val="18"/>
        </w:rPr>
        <w:t>(6</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eightee</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(18</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semesters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wh</w:t>
      </w:r>
      <w:r>
        <w:rPr>
          <w:rFonts w:ascii="Times New Roman" w:hAnsi="Times New Roman"/>
          <w:color w:val="191919"/>
          <w:spacing w:val="-4"/>
          <w:sz w:val="18"/>
          <w:szCs w:val="18"/>
        </w:rPr>
        <w:t>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stand</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2C3353">
      <w:pPr>
        <w:widowControl w:val="0"/>
        <w:autoSpaceDE w:val="0"/>
        <w:autoSpaceDN w:val="0"/>
        <w:adjustRightInd w:val="0"/>
        <w:spacing w:after="0"/>
        <w:ind w:left="1260" w:hanging="21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w:t>
      </w:r>
    </w:p>
    <w:p w:rsidR="000A7810" w:rsidRDefault="000A7810" w:rsidP="002C3353">
      <w:pPr>
        <w:widowControl w:val="0"/>
        <w:autoSpaceDE w:val="0"/>
        <w:autoSpaceDN w:val="0"/>
        <w:adjustRightInd w:val="0"/>
        <w:spacing w:before="5" w:after="0" w:line="220" w:lineRule="exact"/>
        <w:ind w:left="1260"/>
        <w:rPr>
          <w:rFonts w:ascii="Times New Roman" w:hAnsi="Times New Roman"/>
          <w:color w:val="000000"/>
        </w:rPr>
      </w:pPr>
    </w:p>
    <w:p w:rsidR="000A7810" w:rsidRDefault="000A7810" w:rsidP="002C3353">
      <w:pPr>
        <w:widowControl w:val="0"/>
        <w:autoSpaceDE w:val="0"/>
        <w:autoSpaceDN w:val="0"/>
        <w:adjustRightInd w:val="0"/>
        <w:spacing w:after="0"/>
        <w:ind w:left="126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become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2C3353">
      <w:pPr>
        <w:widowControl w:val="0"/>
        <w:autoSpaceDE w:val="0"/>
        <w:autoSpaceDN w:val="0"/>
        <w:adjustRightInd w:val="0"/>
        <w:spacing w:before="5" w:after="0" w:line="220" w:lineRule="exact"/>
        <w:ind w:left="1260"/>
        <w:rPr>
          <w:rFonts w:ascii="Times New Roman" w:hAnsi="Times New Roman"/>
          <w:color w:val="000000"/>
        </w:rPr>
      </w:pPr>
    </w:p>
    <w:p w:rsidR="000A7810" w:rsidRDefault="000A7810" w:rsidP="002C3353">
      <w:pPr>
        <w:widowControl w:val="0"/>
        <w:autoSpaceDE w:val="0"/>
        <w:autoSpaceDN w:val="0"/>
        <w:adjustRightInd w:val="0"/>
        <w:spacing w:after="0"/>
        <w:ind w:left="1260" w:hanging="15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subsequen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2C3353">
      <w:pPr>
        <w:widowControl w:val="0"/>
        <w:autoSpaceDE w:val="0"/>
        <w:autoSpaceDN w:val="0"/>
        <w:adjustRightInd w:val="0"/>
        <w:spacing w:before="5" w:after="0" w:line="220" w:lineRule="exact"/>
        <w:ind w:left="1260"/>
        <w:rPr>
          <w:rFonts w:ascii="Times New Roman" w:hAnsi="Times New Roman"/>
          <w:color w:val="000000"/>
        </w:rPr>
      </w:pPr>
    </w:p>
    <w:p w:rsidR="000A7810" w:rsidRDefault="000A7810" w:rsidP="002C3353">
      <w:pPr>
        <w:widowControl w:val="0"/>
        <w:autoSpaceDE w:val="0"/>
        <w:autoSpaceDN w:val="0"/>
        <w:adjustRightInd w:val="0"/>
        <w:spacing w:after="0" w:line="250" w:lineRule="auto"/>
        <w:ind w:left="1260" w:right="8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same 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tracke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pacing w:val="-3"/>
          <w:sz w:val="18"/>
          <w:szCs w:val="18"/>
        </w:rPr>
        <w:t>s</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Support.</w:t>
      </w:r>
    </w:p>
    <w:p w:rsidR="000A7810" w:rsidRPr="002C3353" w:rsidRDefault="000A7810" w:rsidP="006D530B">
      <w:pPr>
        <w:widowControl w:val="0"/>
        <w:autoSpaceDE w:val="0"/>
        <w:autoSpaceDN w:val="0"/>
        <w:adjustRightInd w:val="0"/>
        <w:spacing w:after="0" w:line="250" w:lineRule="auto"/>
        <w:ind w:left="1260" w:right="80" w:hanging="180"/>
        <w:jc w:val="both"/>
        <w:rPr>
          <w:rFonts w:ascii="Times New Roman" w:hAnsi="Times New Roman"/>
          <w:color w:val="000000"/>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Readmission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n</w:t>
      </w:r>
      <w:r>
        <w:rPr>
          <w:rFonts w:ascii="Times New Roman" w:hAnsi="Times New Roman"/>
          <w:color w:val="191919"/>
          <w:spacing w:val="-2"/>
          <w:sz w:val="18"/>
          <w:szCs w:val="18"/>
        </w:rPr>
        <w:t xml:space="preserve">imum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G</w:t>
      </w:r>
      <w:r>
        <w:rPr>
          <w:rFonts w:ascii="Times New Roman" w:hAnsi="Times New Roman"/>
          <w:color w:val="191919"/>
          <w:spacing w:val="-20"/>
          <w:sz w:val="18"/>
          <w:szCs w:val="18"/>
        </w:rPr>
        <w:t>P</w:t>
      </w:r>
      <w:r>
        <w:rPr>
          <w:rFonts w:ascii="Times New Roman" w:hAnsi="Times New Roman"/>
          <w:color w:val="191919"/>
          <w:sz w:val="18"/>
          <w:szCs w:val="18"/>
        </w:rPr>
        <w:t>A</w:t>
      </w:r>
      <w:r>
        <w:rPr>
          <w:rFonts w:ascii="Times New Roman" w:hAnsi="Times New Roman"/>
          <w:color w:val="191919"/>
          <w:spacing w:val="-17"/>
          <w:sz w:val="18"/>
          <w:szCs w:val="18"/>
        </w:rPr>
        <w:t xml:space="preserve"> </w:t>
      </w:r>
      <w:r>
        <w:rPr>
          <w:rFonts w:ascii="Times New Roman" w:hAnsi="Times New Roman"/>
          <w:color w:val="191919"/>
          <w:spacing w:val="-4"/>
          <w:sz w:val="18"/>
          <w:szCs w:val="18"/>
        </w:rPr>
        <w:t>greate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tha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4"/>
          <w:sz w:val="18"/>
          <w:szCs w:val="18"/>
        </w:rPr>
        <w:t>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4"/>
          <w:sz w:val="18"/>
          <w:szCs w:val="18"/>
        </w:rPr>
        <w:t>preclud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subsequen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suspensio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4"/>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4"/>
          <w:sz w:val="18"/>
          <w:szCs w:val="18"/>
        </w:rPr>
        <w:t>ne</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4"/>
          <w:sz w:val="18"/>
          <w:szCs w:val="18"/>
        </w:rPr>
        <w:t>readmissions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4"/>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sam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4"/>
          <w:sz w:val="18"/>
          <w:szCs w:val="18"/>
        </w:rPr>
        <w:t>standar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4"/>
          <w:sz w:val="18"/>
          <w:szCs w:val="18"/>
        </w:rPr>
        <w:t>appl</w:t>
      </w:r>
      <w:r>
        <w:rPr>
          <w:rFonts w:ascii="Times New Roman" w:hAnsi="Times New Roman"/>
          <w:color w:val="191919"/>
          <w:spacing w:val="-15"/>
          <w:sz w:val="18"/>
          <w:szCs w:val="18"/>
        </w:rPr>
        <w:t>y</w:t>
      </w:r>
      <w:r>
        <w:rPr>
          <w:rFonts w:ascii="Times New Roman" w:hAnsi="Times New Roman"/>
          <w:color w:val="191919"/>
          <w:sz w:val="18"/>
          <w:szCs w:val="18"/>
        </w:rPr>
        <w:t>.</w:t>
      </w:r>
    </w:p>
    <w:p w:rsidR="000A7810"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20"/>
          <w:szCs w:val="20"/>
        </w:rPr>
        <w:sectPr w:rsidR="000A7810" w:rsidSect="0050315D">
          <w:pgSz w:w="12240" w:h="15840"/>
          <w:pgMar w:top="420" w:right="580" w:bottom="280" w:left="420" w:header="720" w:footer="288" w:gutter="0"/>
          <w:cols w:space="720" w:equalWidth="0">
            <w:col w:w="11240"/>
          </w:cols>
          <w:noEndnote/>
          <w:docGrid w:linePitch="299"/>
        </w:sectPr>
      </w:pPr>
    </w:p>
    <w:p w:rsidR="000A7810" w:rsidRDefault="00623C29" w:rsidP="000D42BE">
      <w:pPr>
        <w:widowControl w:val="0"/>
        <w:autoSpaceDE w:val="0"/>
        <w:autoSpaceDN w:val="0"/>
        <w:adjustRightInd w:val="0"/>
        <w:spacing w:before="55" w:after="0" w:line="195" w:lineRule="exact"/>
        <w:ind w:left="900" w:right="436"/>
        <w:jc w:val="right"/>
        <w:rPr>
          <w:rFonts w:ascii="Century Gothic" w:hAnsi="Century Gothic" w:cs="Century Gothic"/>
          <w:color w:val="000000"/>
          <w:sz w:val="16"/>
          <w:szCs w:val="16"/>
        </w:rPr>
      </w:pPr>
      <w:r w:rsidRPr="00623C29">
        <w:rPr>
          <w:rFonts w:ascii="Times New Roman" w:hAnsi="Times New Roman"/>
          <w:noProof/>
          <w:color w:val="191919"/>
          <w:spacing w:val="-2"/>
          <w:sz w:val="18"/>
          <w:szCs w:val="18"/>
        </w:rPr>
        <w:lastRenderedPageBreak/>
        <w:pict>
          <v:group id="_x0000_s18057" style="position:absolute;left:0;text-align:left;margin-left:426.6pt;margin-top:-11.45pt;width:198.65pt;height:795.8pt;z-index:-251333632" coordorigin="9205,-90" coordsize="3973,15916">
            <v:group id="_x0000_s18058" style="position:absolute;left:9205;top:-90;width:3973;height:15916" coordorigin="9205,-90" coordsize="3973,15916">
              <v:group id="_x0000_s18059" style="position:absolute;left:9205;top:-90;width:3973;height:15916" coordorigin="9205,-90" coordsize="3973,15916">
                <v:rect id="Rectangle 2736" o:spid="_x0000_s18060"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061"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062"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063"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064"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065"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06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06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068"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06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07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071"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07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07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074"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07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07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077"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07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07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080"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081"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082"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083"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084"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085"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086"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087"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088"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089"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090"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Calibri" w:hAnsi="Calibri" w:cs="Times New Roman"/>
          <w:noProof/>
          <w:lang w:eastAsia="en-US"/>
        </w:rPr>
        <w:pict>
          <v:shape id="Text Box 1721" o:spid="_x0000_s2695" type="#_x0000_t202" style="position:absolute;left:0;text-align:left;margin-left:579.25pt;margin-top:49pt;width:12pt;height:63.8pt;z-index:-2515425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" o:allowincell="f" filled="f" stroked="f">
            <v:textbox style="layout-flow:vertical;mso-next-textbox:#Text Box 1721"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Century Gothic" w:hAnsi="Century Gothic" w:cs="Century Gothic"/>
          <w:b/>
          <w:bCs/>
          <w:color w:val="191919"/>
          <w:sz w:val="16"/>
          <w:szCs w:val="16"/>
        </w:rPr>
        <w:t>Academic Support Services</w:t>
      </w:r>
    </w:p>
    <w:p w:rsidR="000A7810" w:rsidRDefault="000A7810" w:rsidP="00B80FEA">
      <w:pPr>
        <w:pStyle w:val="Heading2"/>
        <w:spacing w:before="0" w:line="240" w:lineRule="auto"/>
        <w:rPr>
          <w:rFonts w:ascii="Times New Roman" w:hAnsi="Times New Roman"/>
          <w:color w:val="000000"/>
          <w:sz w:val="18"/>
          <w:szCs w:val="18"/>
        </w:rPr>
      </w:pPr>
      <w:bookmarkStart w:id="1618" w:name="_Toc295058660"/>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ROB</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1618"/>
    </w:p>
    <w:p w:rsidR="000A7810" w:rsidRDefault="000A7810" w:rsidP="002C3353">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appea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tenuatin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5"/>
          <w:sz w:val="18"/>
          <w:szCs w:val="18"/>
        </w:rPr>
        <w:t>r</w:t>
      </w:r>
      <w:r>
        <w:rPr>
          <w:rFonts w:ascii="Times New Roman" w:hAnsi="Times New Roman"/>
          <w:color w:val="191919"/>
          <w:spacing w:val="-2"/>
          <w:sz w:val="18"/>
          <w:szCs w:val="18"/>
        </w:rPr>
        <w:t>cumstance</w:t>
      </w:r>
      <w:r>
        <w:rPr>
          <w:rFonts w:ascii="Times New Roman" w:hAnsi="Times New Roman"/>
          <w:color w:val="191919"/>
          <w:sz w:val="18"/>
          <w:szCs w:val="18"/>
        </w:rPr>
        <w:t xml:space="preserve">s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accoun</w:t>
      </w:r>
      <w:r>
        <w:rPr>
          <w:rFonts w:ascii="Times New Roman" w:hAnsi="Times New Roman"/>
          <w:color w:val="191919"/>
          <w:sz w:val="18"/>
          <w:szCs w:val="18"/>
        </w:rPr>
        <w:t xml:space="preserve">t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lac</w:t>
      </w:r>
      <w:r>
        <w:rPr>
          <w:rFonts w:ascii="Times New Roman" w:hAnsi="Times New Roman"/>
          <w:color w:val="191919"/>
          <w:sz w:val="18"/>
          <w:szCs w:val="18"/>
        </w:rPr>
        <w:t xml:space="preserve">k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progress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appea</w:t>
      </w:r>
      <w:r>
        <w:rPr>
          <w:rFonts w:ascii="Times New Roman" w:hAnsi="Times New Roman"/>
          <w:color w:val="191919"/>
          <w:sz w:val="18"/>
          <w:szCs w:val="18"/>
        </w:rPr>
        <w:t xml:space="preserve">l </w:t>
      </w:r>
      <w:r>
        <w:rPr>
          <w:rFonts w:ascii="Times New Roman" w:hAnsi="Times New Roman"/>
          <w:color w:val="191919"/>
          <w:spacing w:val="-2"/>
          <w:sz w:val="18"/>
          <w:szCs w:val="18"/>
        </w:rPr>
        <w:t>proces</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initiate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writin</w:t>
      </w:r>
      <w:r>
        <w:rPr>
          <w:rFonts w:ascii="Times New Roman" w:hAnsi="Times New Roman"/>
          <w:color w:val="191919"/>
          <w:sz w:val="18"/>
          <w:szCs w:val="18"/>
        </w:rPr>
        <w:t xml:space="preserve">g a </w:t>
      </w:r>
      <w:r>
        <w:rPr>
          <w:rFonts w:ascii="Times New Roman" w:hAnsi="Times New Roman"/>
          <w:color w:val="191919"/>
          <w:spacing w:val="-2"/>
          <w:sz w:val="18"/>
          <w:szCs w:val="18"/>
        </w:rPr>
        <w:t>statemen</w:t>
      </w:r>
      <w:r>
        <w:rPr>
          <w:rFonts w:ascii="Times New Roman" w:hAnsi="Times New Roman"/>
          <w:color w:val="191919"/>
          <w:sz w:val="18"/>
          <w:szCs w:val="18"/>
        </w:rPr>
        <w:t xml:space="preserve">t </w:t>
      </w:r>
      <w:r>
        <w:rPr>
          <w:rFonts w:ascii="Times New Roman" w:hAnsi="Times New Roman"/>
          <w:color w:val="191919"/>
          <w:spacing w:val="-2"/>
          <w:sz w:val="18"/>
          <w:szCs w:val="18"/>
        </w:rPr>
        <w:t>includin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3"/>
          <w:sz w:val="18"/>
          <w:szCs w:val="18"/>
        </w:rPr>
        <w:t>d</w:t>
      </w:r>
      <w:r>
        <w:rPr>
          <w:rFonts w:ascii="Times New Roman" w:hAnsi="Times New Roman"/>
          <w:color w:val="191919"/>
          <w:spacing w:val="-2"/>
          <w:sz w:val="18"/>
          <w:szCs w:val="18"/>
        </w:rPr>
        <w:t>ocument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the Admission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indicatin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progress.</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Committe</w:t>
      </w:r>
      <w:r>
        <w:rPr>
          <w:rFonts w:ascii="Times New Roman" w:hAnsi="Times New Roman"/>
          <w:color w:val="191919"/>
          <w:sz w:val="18"/>
          <w:szCs w:val="18"/>
        </w:rPr>
        <w:t>e</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revie</w:t>
      </w:r>
      <w:r>
        <w:rPr>
          <w:rFonts w:ascii="Times New Roman" w:hAnsi="Times New Roman"/>
          <w:color w:val="191919"/>
          <w:sz w:val="18"/>
          <w:szCs w:val="18"/>
        </w:rPr>
        <w:t>w</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pas</w:t>
      </w:r>
      <w:r>
        <w:rPr>
          <w:rFonts w:ascii="Times New Roman" w:hAnsi="Times New Roman"/>
          <w:color w:val="191919"/>
          <w:sz w:val="18"/>
          <w:szCs w:val="18"/>
        </w:rPr>
        <w:t>t</w:t>
      </w:r>
      <w:r>
        <w:rPr>
          <w:rFonts w:ascii="Times New Roman" w:hAnsi="Times New Roman"/>
          <w:color w:val="191919"/>
          <w:spacing w:val="-2"/>
          <w:sz w:val="18"/>
          <w:szCs w:val="18"/>
        </w:rPr>
        <w:t xml:space="preserve"> academi</w:t>
      </w:r>
      <w:r>
        <w:rPr>
          <w:rFonts w:ascii="Times New Roman" w:hAnsi="Times New Roman"/>
          <w:color w:val="191919"/>
          <w:sz w:val="18"/>
          <w:szCs w:val="18"/>
        </w:rPr>
        <w:t>c</w:t>
      </w:r>
      <w:r>
        <w:rPr>
          <w:rFonts w:ascii="Times New Roman" w:hAnsi="Times New Roman"/>
          <w:color w:val="191919"/>
          <w:spacing w:val="-2"/>
          <w:sz w:val="18"/>
          <w:szCs w:val="18"/>
        </w:rPr>
        <w:t xml:space="preserve"> progres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notif</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decision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app</w:t>
      </w:r>
      <w:r>
        <w:rPr>
          <w:rFonts w:ascii="Times New Roman" w:hAnsi="Times New Roman"/>
          <w:color w:val="191919"/>
          <w:spacing w:val="-3"/>
          <w:sz w:val="18"/>
          <w:szCs w:val="18"/>
        </w:rPr>
        <w:t>e</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must 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suspension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readmission</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Readmitte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achieved.</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619" w:name="_Toc295058661"/>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619"/>
    </w:p>
    <w:p w:rsidR="000A7810" w:rsidRDefault="000A7810" w:rsidP="002C3353">
      <w:pPr>
        <w:widowControl w:val="0"/>
        <w:autoSpaceDE w:val="0"/>
        <w:autoSpaceDN w:val="0"/>
        <w:adjustRightInd w:val="0"/>
        <w:spacing w:before="30" w:after="0" w:line="250"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right="977"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1620" w:author="jhawkins" w:date="2011-04-01T09:09: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21"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2C3353">
      <w:pPr>
        <w:pStyle w:val="Heading2"/>
        <w:spacing w:before="0" w:after="180" w:line="240" w:lineRule="auto"/>
        <w:rPr>
          <w:rFonts w:ascii="Times New Roman" w:hAnsi="Times New Roman"/>
          <w:color w:val="000000"/>
          <w:sz w:val="24"/>
          <w:szCs w:val="24"/>
        </w:rPr>
      </w:pPr>
      <w:bookmarkStart w:id="1622" w:name="_Toc295058662"/>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1622"/>
    </w:p>
    <w:p w:rsidR="000A7810" w:rsidRDefault="000A7810" w:rsidP="002C3353">
      <w:pPr>
        <w:widowControl w:val="0"/>
        <w:autoSpaceDE w:val="0"/>
        <w:autoSpaceDN w:val="0"/>
        <w:adjustRightInd w:val="0"/>
        <w:spacing w:before="30" w:after="180" w:line="250" w:lineRule="auto"/>
        <w:ind w:left="360" w:right="991"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0A7810" w:rsidRDefault="000A7810" w:rsidP="002C3353">
      <w:pPr>
        <w:widowControl w:val="0"/>
        <w:autoSpaceDE w:val="0"/>
        <w:autoSpaceDN w:val="0"/>
        <w:adjustRightInd w:val="0"/>
        <w:spacing w:before="16" w:after="0" w:line="200" w:lineRule="exact"/>
        <w:ind w:left="360" w:hanging="180"/>
        <w:jc w:val="both"/>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360" w:right="992"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0A7810" w:rsidRDefault="000A7810" w:rsidP="002C3353">
      <w:pPr>
        <w:widowControl w:val="0"/>
        <w:autoSpaceDE w:val="0"/>
        <w:autoSpaceDN w:val="0"/>
        <w:adjustRightInd w:val="0"/>
        <w:spacing w:before="16" w:after="0" w:line="200" w:lineRule="exact"/>
        <w:ind w:left="360" w:hanging="180"/>
        <w:jc w:val="both"/>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360" w:right="991"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sidR="005F2A86">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0A7810" w:rsidRDefault="000A7810" w:rsidP="002C3353">
      <w:pPr>
        <w:widowControl w:val="0"/>
        <w:autoSpaceDE w:val="0"/>
        <w:autoSpaceDN w:val="0"/>
        <w:adjustRightInd w:val="0"/>
        <w:spacing w:before="5" w:after="0" w:line="220" w:lineRule="exact"/>
        <w:ind w:left="360" w:hanging="180"/>
        <w:jc w:val="both"/>
        <w:rPr>
          <w:rFonts w:ascii="Times New Roman" w:hAnsi="Times New Roman"/>
          <w:color w:val="000000"/>
        </w:rPr>
      </w:pPr>
    </w:p>
    <w:p w:rsidR="000A7810" w:rsidRDefault="000A7810" w:rsidP="002C3353">
      <w:pPr>
        <w:widowControl w:val="0"/>
        <w:autoSpaceDE w:val="0"/>
        <w:autoSpaceDN w:val="0"/>
        <w:adjustRightInd w:val="0"/>
        <w:spacing w:after="0" w:line="250" w:lineRule="auto"/>
        <w:ind w:left="360" w:right="991"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0A7810" w:rsidRDefault="000A7810" w:rsidP="002C3353">
      <w:pPr>
        <w:widowControl w:val="0"/>
        <w:autoSpaceDE w:val="0"/>
        <w:autoSpaceDN w:val="0"/>
        <w:adjustRightInd w:val="0"/>
        <w:spacing w:before="16" w:after="0" w:line="200" w:lineRule="exact"/>
        <w:ind w:left="360" w:hanging="180"/>
        <w:jc w:val="both"/>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360" w:right="96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0A7810" w:rsidRDefault="000A7810" w:rsidP="006D530B">
      <w:pPr>
        <w:widowControl w:val="0"/>
        <w:autoSpaceDE w:val="0"/>
        <w:autoSpaceDN w:val="0"/>
        <w:adjustRightInd w:val="0"/>
        <w:spacing w:after="0"/>
        <w:ind w:left="360" w:right="991" w:hanging="180"/>
        <w:jc w:val="both"/>
        <w:rPr>
          <w:rFonts w:ascii="Century Gothic" w:hAnsi="Century Gothic" w:cs="Century Gothic"/>
          <w:color w:val="000000"/>
          <w:sz w:val="36"/>
          <w:szCs w:val="36"/>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2C3353" w:rsidRDefault="002C3353" w:rsidP="002C3353">
      <w:pPr>
        <w:widowControl w:val="0"/>
        <w:tabs>
          <w:tab w:val="left" w:pos="10700"/>
        </w:tabs>
        <w:autoSpaceDE w:val="0"/>
        <w:autoSpaceDN w:val="0"/>
        <w:adjustRightInd w:val="0"/>
        <w:spacing w:after="0"/>
        <w:ind w:left="907"/>
        <w:rPr>
          <w:rFonts w:ascii="Century Gothic" w:hAnsi="Century Gothic" w:cs="Century Gothic"/>
          <w:color w:val="000000"/>
          <w:sz w:val="36"/>
          <w:szCs w:val="36"/>
        </w:rPr>
        <w:sectPr w:rsidR="002C3353" w:rsidSect="0050315D">
          <w:pgSz w:w="12240" w:h="15840"/>
          <w:pgMar w:top="420" w:right="420" w:bottom="180" w:left="600" w:header="720" w:footer="288" w:gutter="0"/>
          <w:cols w:space="720" w:equalWidth="0">
            <w:col w:w="11220"/>
          </w:cols>
          <w:noEndnote/>
          <w:docGrid w:linePitch="299"/>
        </w:sectPr>
      </w:pPr>
    </w:p>
    <w:p w:rsidR="000A7810" w:rsidRDefault="00623C29" w:rsidP="002C3353">
      <w:pPr>
        <w:widowControl w:val="0"/>
        <w:autoSpaceDE w:val="0"/>
        <w:autoSpaceDN w:val="0"/>
        <w:adjustRightInd w:val="0"/>
        <w:spacing w:after="0"/>
        <w:ind w:left="360" w:firstLine="0"/>
        <w:rPr>
          <w:rFonts w:ascii="Century Gothic" w:hAnsi="Century Gothic" w:cs="Century Gothic"/>
          <w:color w:val="000000"/>
          <w:sz w:val="16"/>
          <w:szCs w:val="16"/>
        </w:rPr>
      </w:pPr>
      <w:r w:rsidRPr="00623C29">
        <w:rPr>
          <w:rFonts w:ascii="Century Gothic" w:hAnsi="Century Gothic" w:cs="Century Gothic"/>
          <w:b/>
          <w:bCs/>
          <w:noProof/>
          <w:color w:val="191919"/>
          <w:sz w:val="16"/>
          <w:szCs w:val="16"/>
        </w:rPr>
        <w:lastRenderedPageBreak/>
        <w:pict>
          <v:group id="_x0000_s16177" style="position:absolute;left:0;text-align:left;margin-left:-57.75pt;margin-top:-20.65pt;width:191pt;height:795.35pt;z-index:-251359232" coordorigin="-745,-62" coordsize="3820,15907">
            <v:group id="_x0000_s16178" style="position:absolute;left:-745;top:-62;width:3820;height:15907" coordorigin="-717,-62" coordsize="3820,15907">
              <v:rect id="Rectangle 2702" o:spid="_x0000_s1617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18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18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18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18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18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18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18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18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18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18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19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19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19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19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19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19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19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19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19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19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20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20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20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20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20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20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20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20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20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20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21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21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0A7810">
        <w:rPr>
          <w:rFonts w:ascii="Century Gothic" w:hAnsi="Century Gothic" w:cs="Century Gothic"/>
          <w:b/>
          <w:bCs/>
          <w:color w:val="191919"/>
          <w:sz w:val="16"/>
          <w:szCs w:val="16"/>
        </w:rPr>
        <w:t>Academic Support Services</w:t>
      </w:r>
    </w:p>
    <w:p w:rsidR="000A7810" w:rsidRDefault="000A7810" w:rsidP="002C3353">
      <w:pPr>
        <w:widowControl w:val="0"/>
        <w:autoSpaceDE w:val="0"/>
        <w:autoSpaceDN w:val="0"/>
        <w:adjustRightInd w:val="0"/>
        <w:spacing w:after="0"/>
        <w:ind w:left="907"/>
        <w:rPr>
          <w:rFonts w:ascii="Century Gothic" w:hAnsi="Century Gothic" w:cs="Century Gothic"/>
          <w:color w:val="000000"/>
          <w:sz w:val="13"/>
          <w:szCs w:val="13"/>
        </w:rPr>
      </w:pPr>
    </w:p>
    <w:p w:rsidR="000A7810" w:rsidRDefault="000A7810" w:rsidP="002C3353">
      <w:pPr>
        <w:widowControl w:val="0"/>
        <w:autoSpaceDE w:val="0"/>
        <w:autoSpaceDN w:val="0"/>
        <w:adjustRightInd w:val="0"/>
        <w:spacing w:after="0"/>
        <w:ind w:left="907"/>
        <w:rPr>
          <w:rFonts w:ascii="Century Gothic" w:hAnsi="Century Gothic" w:cs="Century Gothic"/>
          <w:color w:val="000000"/>
          <w:sz w:val="20"/>
          <w:szCs w:val="20"/>
        </w:rPr>
      </w:pPr>
    </w:p>
    <w:p w:rsidR="000A7810" w:rsidRDefault="000A7810" w:rsidP="00D33C9D">
      <w:pPr>
        <w:widowControl w:val="0"/>
        <w:autoSpaceDE w:val="0"/>
        <w:autoSpaceDN w:val="0"/>
        <w:adjustRightInd w:val="0"/>
        <w:spacing w:before="30" w:after="0" w:line="250" w:lineRule="auto"/>
        <w:ind w:left="1350" w:right="60" w:firstLine="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w:t>
      </w:r>
      <w:r w:rsidR="00D33C9D">
        <w:rPr>
          <w:rFonts w:ascii="Times New Roman" w:hAnsi="Times New Roman"/>
          <w:color w:val="191919"/>
          <w:sz w:val="18"/>
          <w:szCs w:val="18"/>
        </w:rPr>
        <w:t>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623C29" w:rsidP="002C3353">
      <w:pPr>
        <w:widowControl w:val="0"/>
        <w:autoSpaceDE w:val="0"/>
        <w:autoSpaceDN w:val="0"/>
        <w:adjustRightInd w:val="0"/>
        <w:spacing w:after="0" w:line="250" w:lineRule="auto"/>
        <w:ind w:left="900" w:right="91" w:firstLine="0"/>
        <w:jc w:val="both"/>
        <w:rPr>
          <w:rFonts w:ascii="Times New Roman" w:hAnsi="Times New Roman"/>
          <w:color w:val="000000"/>
          <w:sz w:val="18"/>
          <w:szCs w:val="18"/>
        </w:rPr>
      </w:pPr>
      <w:r w:rsidRPr="00623C29">
        <w:rPr>
          <w:rFonts w:ascii="Calibri" w:hAnsi="Calibri"/>
          <w:noProof/>
          <w:lang w:eastAsia="en-US"/>
        </w:rPr>
        <w:pict>
          <v:shape id="Text Box 1787" o:spid="_x0000_s2696" type="#_x0000_t202" style="position:absolute;left:0;text-align:left;margin-left:21.05pt;margin-top:49pt;width:12pt;height:63.8pt;z-index:-251541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" o:allowincell="f" filled="f" stroked="f">
            <v:textbox style="layout-flow:vertical;mso-layout-flow-alt:bottom-to-top;mso-next-textbox:#Text Box 1787"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Times New Roman" w:hAnsi="Times New Roman"/>
          <w:color w:val="191919"/>
          <w:sz w:val="18"/>
          <w:szCs w:val="18"/>
        </w:rPr>
        <w:t>A</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studen</w:t>
      </w:r>
      <w:r w:rsidR="000A7810">
        <w:rPr>
          <w:rFonts w:ascii="Times New Roman" w:hAnsi="Times New Roman"/>
          <w:color w:val="191919"/>
          <w:sz w:val="18"/>
          <w:szCs w:val="18"/>
        </w:rPr>
        <w:t xml:space="preserve">t </w:t>
      </w:r>
      <w:r w:rsidR="000A7810">
        <w:rPr>
          <w:rFonts w:ascii="Times New Roman" w:hAnsi="Times New Roman"/>
          <w:color w:val="191919"/>
          <w:spacing w:val="-2"/>
          <w:sz w:val="18"/>
          <w:szCs w:val="18"/>
        </w:rPr>
        <w:t>wh</w:t>
      </w:r>
      <w:r w:rsidR="000A7810">
        <w:rPr>
          <w:rFonts w:ascii="Times New Roman" w:hAnsi="Times New Roman"/>
          <w:color w:val="191919"/>
          <w:sz w:val="18"/>
          <w:szCs w:val="18"/>
        </w:rPr>
        <w:t xml:space="preserve">o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classifie</w:t>
      </w:r>
      <w:r w:rsidR="000A7810">
        <w:rPr>
          <w:rFonts w:ascii="Times New Roman" w:hAnsi="Times New Roman"/>
          <w:color w:val="191919"/>
          <w:sz w:val="18"/>
          <w:szCs w:val="18"/>
        </w:rPr>
        <w:t xml:space="preserve">d </w:t>
      </w:r>
      <w:r w:rsidR="000A7810">
        <w:rPr>
          <w:rFonts w:ascii="Times New Roman" w:hAnsi="Times New Roman"/>
          <w:color w:val="191919"/>
          <w:spacing w:val="-2"/>
          <w:sz w:val="18"/>
          <w:szCs w:val="18"/>
        </w:rPr>
        <w:t>a</w:t>
      </w:r>
      <w:r w:rsidR="000A7810">
        <w:rPr>
          <w:rFonts w:ascii="Times New Roman" w:hAnsi="Times New Roman"/>
          <w:color w:val="191919"/>
          <w:sz w:val="18"/>
          <w:szCs w:val="18"/>
        </w:rPr>
        <w:t xml:space="preserve">s a </w:t>
      </w:r>
      <w:r w:rsidR="000A7810">
        <w:rPr>
          <w:rFonts w:ascii="Times New Roman" w:hAnsi="Times New Roman"/>
          <w:color w:val="191919"/>
          <w:spacing w:val="-2"/>
          <w:sz w:val="18"/>
          <w:szCs w:val="18"/>
        </w:rPr>
        <w:t>residen</w:t>
      </w:r>
      <w:r w:rsidR="000A7810">
        <w:rPr>
          <w:rFonts w:ascii="Times New Roman" w:hAnsi="Times New Roman"/>
          <w:color w:val="191919"/>
          <w:sz w:val="18"/>
          <w:szCs w:val="18"/>
        </w:rPr>
        <w:t xml:space="preserve">t </w:t>
      </w:r>
      <w:r w:rsidR="000A7810">
        <w:rPr>
          <w:rFonts w:ascii="Times New Roman" w:hAnsi="Times New Roman"/>
          <w:color w:val="191919"/>
          <w:spacing w:val="-2"/>
          <w:sz w:val="18"/>
          <w:szCs w:val="18"/>
        </w:rPr>
        <w:t>o</w:t>
      </w:r>
      <w:r w:rsidR="000A7810">
        <w:rPr>
          <w:rFonts w:ascii="Times New Roman" w:hAnsi="Times New Roman"/>
          <w:color w:val="191919"/>
          <w:sz w:val="18"/>
          <w:szCs w:val="18"/>
        </w:rPr>
        <w:t xml:space="preserve">f </w:t>
      </w:r>
      <w:r w:rsidR="000A7810">
        <w:rPr>
          <w:rFonts w:ascii="Times New Roman" w:hAnsi="Times New Roman"/>
          <w:color w:val="191919"/>
          <w:spacing w:val="-2"/>
          <w:sz w:val="18"/>
          <w:szCs w:val="18"/>
        </w:rPr>
        <w:t>Geo</w:t>
      </w:r>
      <w:r w:rsidR="000A7810">
        <w:rPr>
          <w:rFonts w:ascii="Times New Roman" w:hAnsi="Times New Roman"/>
          <w:color w:val="191919"/>
          <w:spacing w:val="-5"/>
          <w:sz w:val="18"/>
          <w:szCs w:val="18"/>
        </w:rPr>
        <w:t>r</w:t>
      </w:r>
      <w:r w:rsidR="000A7810">
        <w:rPr>
          <w:rFonts w:ascii="Times New Roman" w:hAnsi="Times New Roman"/>
          <w:color w:val="191919"/>
          <w:spacing w:val="-2"/>
          <w:sz w:val="18"/>
          <w:szCs w:val="18"/>
        </w:rPr>
        <w:t>gi</w:t>
      </w:r>
      <w:r w:rsidR="000A7810">
        <w:rPr>
          <w:rFonts w:ascii="Times New Roman" w:hAnsi="Times New Roman"/>
          <w:color w:val="191919"/>
          <w:sz w:val="18"/>
          <w:szCs w:val="18"/>
        </w:rPr>
        <w:t xml:space="preserve">a </w:t>
      </w:r>
      <w:r w:rsidR="000A7810">
        <w:rPr>
          <w:rFonts w:ascii="Times New Roman" w:hAnsi="Times New Roman"/>
          <w:color w:val="191919"/>
          <w:spacing w:val="-2"/>
          <w:sz w:val="18"/>
          <w:szCs w:val="18"/>
        </w:rPr>
        <w:t>mus</w:t>
      </w:r>
      <w:r w:rsidR="000A7810">
        <w:rPr>
          <w:rFonts w:ascii="Times New Roman" w:hAnsi="Times New Roman"/>
          <w:color w:val="191919"/>
          <w:sz w:val="18"/>
          <w:szCs w:val="18"/>
        </w:rPr>
        <w:t xml:space="preserve">t </w:t>
      </w:r>
      <w:r w:rsidR="000A7810">
        <w:rPr>
          <w:rFonts w:ascii="Times New Roman" w:hAnsi="Times New Roman"/>
          <w:color w:val="191919"/>
          <w:spacing w:val="-2"/>
          <w:sz w:val="18"/>
          <w:szCs w:val="18"/>
        </w:rPr>
        <w:t>notif</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th</w:t>
      </w:r>
      <w:r w:rsidR="000A7810">
        <w:rPr>
          <w:rFonts w:ascii="Times New Roman" w:hAnsi="Times New Roman"/>
          <w:color w:val="191919"/>
          <w:sz w:val="18"/>
          <w:szCs w:val="18"/>
        </w:rPr>
        <w:t xml:space="preserve">e </w:t>
      </w:r>
      <w:ins w:id="1623" w:author="jhawkins" w:date="2011-04-01T09:09:00Z">
        <w:r w:rsidR="000A7810">
          <w:rPr>
            <w:rFonts w:ascii="Times New Roman" w:hAnsi="Times New Roman"/>
            <w:color w:val="191919"/>
            <w:sz w:val="18"/>
            <w:szCs w:val="18"/>
          </w:rPr>
          <w:t xml:space="preserve">Office of Academic Services and </w:t>
        </w:r>
      </w:ins>
      <w:r w:rsidR="000A7810">
        <w:rPr>
          <w:rFonts w:ascii="Times New Roman" w:hAnsi="Times New Roman"/>
          <w:color w:val="191919"/>
          <w:spacing w:val="-2"/>
          <w:sz w:val="18"/>
          <w:szCs w:val="18"/>
        </w:rPr>
        <w:t>Registra</w:t>
      </w:r>
      <w:r w:rsidR="000A7810">
        <w:rPr>
          <w:rFonts w:ascii="Times New Roman" w:hAnsi="Times New Roman"/>
          <w:color w:val="191919"/>
          <w:sz w:val="18"/>
          <w:szCs w:val="18"/>
        </w:rPr>
        <w:t xml:space="preserve">r </w:t>
      </w:r>
      <w:r w:rsidR="000A7810">
        <w:rPr>
          <w:rFonts w:ascii="Times New Roman" w:hAnsi="Times New Roman"/>
          <w:color w:val="191919"/>
          <w:spacing w:val="-2"/>
          <w:sz w:val="18"/>
          <w:szCs w:val="18"/>
        </w:rPr>
        <w:t>immediatel</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o</w:t>
      </w:r>
      <w:r w:rsidR="000A7810">
        <w:rPr>
          <w:rFonts w:ascii="Times New Roman" w:hAnsi="Times New Roman"/>
          <w:color w:val="191919"/>
          <w:sz w:val="18"/>
          <w:szCs w:val="18"/>
        </w:rPr>
        <w:t xml:space="preserve">f </w:t>
      </w:r>
      <w:r w:rsidR="000A7810">
        <w:rPr>
          <w:rFonts w:ascii="Times New Roman" w:hAnsi="Times New Roman"/>
          <w:color w:val="191919"/>
          <w:spacing w:val="-2"/>
          <w:sz w:val="18"/>
          <w:szCs w:val="18"/>
        </w:rPr>
        <w:t>an</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chang</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n </w:t>
      </w:r>
      <w:r w:rsidR="000A7810">
        <w:rPr>
          <w:rFonts w:ascii="Times New Roman" w:hAnsi="Times New Roman"/>
          <w:color w:val="191919"/>
          <w:spacing w:val="-2"/>
          <w:sz w:val="18"/>
          <w:szCs w:val="18"/>
        </w:rPr>
        <w:t>residenc</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status</w:t>
      </w:r>
      <w:r w:rsidR="000A7810">
        <w:rPr>
          <w:rFonts w:ascii="Times New Roman" w:hAnsi="Times New Roman"/>
          <w:color w:val="191919"/>
          <w:sz w:val="18"/>
          <w:szCs w:val="18"/>
        </w:rPr>
        <w:t xml:space="preserve">. </w:t>
      </w:r>
      <w:r w:rsidR="000A7810">
        <w:rPr>
          <w:rFonts w:ascii="Times New Roman" w:hAnsi="Times New Roman"/>
          <w:color w:val="191919"/>
          <w:spacing w:val="-3"/>
          <w:sz w:val="18"/>
          <w:szCs w:val="18"/>
        </w:rPr>
        <w:t>I</w:t>
      </w:r>
      <w:r w:rsidR="000A7810">
        <w:rPr>
          <w:rFonts w:ascii="Times New Roman" w:hAnsi="Times New Roman"/>
          <w:color w:val="191919"/>
          <w:sz w:val="18"/>
          <w:szCs w:val="18"/>
        </w:rPr>
        <w:t xml:space="preserve">f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t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determined tha</w:t>
      </w:r>
      <w:r w:rsidR="000A7810">
        <w:rPr>
          <w:rFonts w:ascii="Times New Roman" w:hAnsi="Times New Roman"/>
          <w:color w:val="191919"/>
          <w:sz w:val="18"/>
          <w:szCs w:val="18"/>
        </w:rPr>
        <w:t>t</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studen</w:t>
      </w:r>
      <w:r w:rsidR="000A7810">
        <w:rPr>
          <w:rFonts w:ascii="Times New Roman" w:hAnsi="Times New Roman"/>
          <w:color w:val="191919"/>
          <w:sz w:val="18"/>
          <w:szCs w:val="18"/>
        </w:rPr>
        <w:t>t</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ha</w:t>
      </w:r>
      <w:r w:rsidR="000A7810">
        <w:rPr>
          <w:rFonts w:ascii="Times New Roman" w:hAnsi="Times New Roman"/>
          <w:color w:val="191919"/>
          <w:sz w:val="18"/>
          <w:szCs w:val="18"/>
        </w:rPr>
        <w:t>s</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misrepresente</w:t>
      </w:r>
      <w:r w:rsidR="000A7810">
        <w:rPr>
          <w:rFonts w:ascii="Times New Roman" w:hAnsi="Times New Roman"/>
          <w:color w:val="191919"/>
          <w:sz w:val="18"/>
          <w:szCs w:val="18"/>
        </w:rPr>
        <w:t>d</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r</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omitte</w:t>
      </w:r>
      <w:r w:rsidR="000A7810">
        <w:rPr>
          <w:rFonts w:ascii="Times New Roman" w:hAnsi="Times New Roman"/>
          <w:color w:val="191919"/>
          <w:sz w:val="18"/>
          <w:szCs w:val="18"/>
        </w:rPr>
        <w:t>d</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fact</w:t>
      </w:r>
      <w:r w:rsidR="000A7810">
        <w:rPr>
          <w:rFonts w:ascii="Times New Roman" w:hAnsi="Times New Roman"/>
          <w:color w:val="191919"/>
          <w:sz w:val="18"/>
          <w:szCs w:val="18"/>
        </w:rPr>
        <w:t>s</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whic</w:t>
      </w:r>
      <w:r w:rsidR="000A7810">
        <w:rPr>
          <w:rFonts w:ascii="Times New Roman" w:hAnsi="Times New Roman"/>
          <w:color w:val="191919"/>
          <w:sz w:val="18"/>
          <w:szCs w:val="18"/>
        </w:rPr>
        <w:t>h</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resul</w:t>
      </w:r>
      <w:r w:rsidR="000A7810">
        <w:rPr>
          <w:rFonts w:ascii="Times New Roman" w:hAnsi="Times New Roman"/>
          <w:color w:val="191919"/>
          <w:sz w:val="18"/>
          <w:szCs w:val="18"/>
        </w:rPr>
        <w:t>t</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classificatio</w:t>
      </w:r>
      <w:r w:rsidR="000A7810">
        <w:rPr>
          <w:rFonts w:ascii="Times New Roman" w:hAnsi="Times New Roman"/>
          <w:color w:val="191919"/>
          <w:sz w:val="18"/>
          <w:szCs w:val="18"/>
        </w:rPr>
        <w:t>n</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r</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reclassificatio</w:t>
      </w:r>
      <w:r w:rsidR="000A7810">
        <w:rPr>
          <w:rFonts w:ascii="Times New Roman" w:hAnsi="Times New Roman"/>
          <w:color w:val="191919"/>
          <w:sz w:val="18"/>
          <w:szCs w:val="18"/>
        </w:rPr>
        <w:t>n</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s</w:t>
      </w:r>
      <w:r w:rsidR="000A7810">
        <w:rPr>
          <w:rFonts w:ascii="Times New Roman" w:hAnsi="Times New Roman"/>
          <w:color w:val="191919"/>
          <w:spacing w:val="-3"/>
          <w:sz w:val="18"/>
          <w:szCs w:val="18"/>
        </w:rPr>
        <w:t xml:space="preserve"> </w:t>
      </w:r>
      <w:r w:rsidR="000A7810">
        <w:rPr>
          <w:rFonts w:ascii="Times New Roman" w:hAnsi="Times New Roman"/>
          <w:color w:val="191919"/>
          <w:sz w:val="18"/>
          <w:szCs w:val="18"/>
        </w:rPr>
        <w:t>a</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residen</w:t>
      </w:r>
      <w:r w:rsidR="000A7810">
        <w:rPr>
          <w:rFonts w:ascii="Times New Roman" w:hAnsi="Times New Roman"/>
          <w:color w:val="191919"/>
          <w:sz w:val="18"/>
          <w:szCs w:val="18"/>
        </w:rPr>
        <w:t>t</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student</w:t>
      </w:r>
      <w:r w:rsidR="000A7810">
        <w:rPr>
          <w:rFonts w:ascii="Times New Roman" w:hAnsi="Times New Roman"/>
          <w:color w:val="191919"/>
          <w:sz w:val="18"/>
          <w:szCs w:val="18"/>
        </w:rPr>
        <w: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retroactiv</w:t>
      </w:r>
      <w:r w:rsidR="000A7810">
        <w:rPr>
          <w:rFonts w:ascii="Times New Roman" w:hAnsi="Times New Roman"/>
          <w:color w:val="191919"/>
          <w:sz w:val="18"/>
          <w:szCs w:val="18"/>
        </w:rPr>
        <w:t>e</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cha</w:t>
      </w:r>
      <w:r w:rsidR="000A7810">
        <w:rPr>
          <w:rFonts w:ascii="Times New Roman" w:hAnsi="Times New Roman"/>
          <w:color w:val="191919"/>
          <w:spacing w:val="-5"/>
          <w:sz w:val="18"/>
          <w:szCs w:val="18"/>
        </w:rPr>
        <w:t>r</w:t>
      </w:r>
      <w:r w:rsidR="000A7810">
        <w:rPr>
          <w:rFonts w:ascii="Times New Roman" w:hAnsi="Times New Roman"/>
          <w:color w:val="191919"/>
          <w:spacing w:val="-2"/>
          <w:sz w:val="18"/>
          <w:szCs w:val="18"/>
        </w:rPr>
        <w:t>ge</w:t>
      </w:r>
      <w:r w:rsidR="000A7810">
        <w:rPr>
          <w:rFonts w:ascii="Times New Roman" w:hAnsi="Times New Roman"/>
          <w:color w:val="191919"/>
          <w:sz w:val="18"/>
          <w:szCs w:val="18"/>
        </w:rPr>
        <w:t>s</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for non-residen</w:t>
      </w:r>
      <w:r w:rsidR="000A7810">
        <w:rPr>
          <w:rFonts w:ascii="Times New Roman" w:hAnsi="Times New Roman"/>
          <w:color w:val="191919"/>
          <w:sz w:val="18"/>
          <w:szCs w:val="18"/>
        </w:rPr>
        <w:t xml:space="preserve">t </w:t>
      </w:r>
      <w:r w:rsidR="000A7810">
        <w:rPr>
          <w:rFonts w:ascii="Times New Roman" w:hAnsi="Times New Roman"/>
          <w:color w:val="191919"/>
          <w:spacing w:val="-2"/>
          <w:sz w:val="18"/>
          <w:szCs w:val="18"/>
        </w:rPr>
        <w:t>fee</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wil</w:t>
      </w:r>
      <w:r w:rsidR="000A7810">
        <w:rPr>
          <w:rFonts w:ascii="Times New Roman" w:hAnsi="Times New Roman"/>
          <w:color w:val="191919"/>
          <w:sz w:val="18"/>
          <w:szCs w:val="18"/>
        </w:rPr>
        <w:t xml:space="preserve">l </w:t>
      </w:r>
      <w:r w:rsidR="000A7810">
        <w:rPr>
          <w:rFonts w:ascii="Times New Roman" w:hAnsi="Times New Roman"/>
          <w:color w:val="191919"/>
          <w:spacing w:val="-2"/>
          <w:sz w:val="18"/>
          <w:szCs w:val="18"/>
        </w:rPr>
        <w:t>b</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mad</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b</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th</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Fisca</w:t>
      </w:r>
      <w:r w:rsidR="000A7810">
        <w:rPr>
          <w:rFonts w:ascii="Times New Roman" w:hAnsi="Times New Roman"/>
          <w:color w:val="191919"/>
          <w:sz w:val="18"/>
          <w:szCs w:val="18"/>
        </w:rPr>
        <w:t>l</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pacing w:val="-5"/>
          <w:sz w:val="18"/>
          <w:szCs w:val="18"/>
        </w:rPr>
        <w:t>f</w:t>
      </w:r>
      <w:r w:rsidR="000A7810">
        <w:rPr>
          <w:rFonts w:ascii="Times New Roman" w:hAnsi="Times New Roman"/>
          <w:color w:val="191919"/>
          <w:spacing w:val="-2"/>
          <w:sz w:val="18"/>
          <w:szCs w:val="18"/>
        </w:rPr>
        <w:t>fair</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o</w:t>
      </w:r>
      <w:r w:rsidR="000A7810">
        <w:rPr>
          <w:rFonts w:ascii="Times New Roman" w:hAnsi="Times New Roman"/>
          <w:color w:val="191919"/>
          <w:spacing w:val="-5"/>
          <w:sz w:val="18"/>
          <w:szCs w:val="18"/>
        </w:rPr>
        <w:t>f</w:t>
      </w:r>
      <w:r w:rsidR="000A7810">
        <w:rPr>
          <w:rFonts w:ascii="Times New Roman" w:hAnsi="Times New Roman"/>
          <w:color w:val="191919"/>
          <w:spacing w:val="-2"/>
          <w:sz w:val="18"/>
          <w:szCs w:val="18"/>
        </w:rPr>
        <w:t>fice</w:t>
      </w:r>
      <w:r w:rsidR="000A7810">
        <w:rPr>
          <w:rFonts w:ascii="Times New Roman" w:hAnsi="Times New Roman"/>
          <w:color w:val="191919"/>
          <w:spacing w:val="-12"/>
          <w:sz w:val="18"/>
          <w:szCs w:val="18"/>
        </w:rPr>
        <w:t>r</w:t>
      </w:r>
      <w:r w:rsidR="000A7810">
        <w:rPr>
          <w:rFonts w:ascii="Times New Roman" w:hAnsi="Times New Roman"/>
          <w:color w:val="191919"/>
          <w:sz w:val="18"/>
          <w:szCs w:val="18"/>
        </w:rPr>
        <w:t xml:space="preserve">. </w:t>
      </w:r>
      <w:r w:rsidR="000A7810">
        <w:rPr>
          <w:rFonts w:ascii="Times New Roman" w:hAnsi="Times New Roman"/>
          <w:color w:val="191919"/>
          <w:spacing w:val="-2"/>
          <w:sz w:val="18"/>
          <w:szCs w:val="18"/>
        </w:rPr>
        <w:t>PLEAS</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NOTE</w:t>
      </w:r>
      <w:r w:rsidR="000A7810">
        <w:rPr>
          <w:rFonts w:ascii="Times New Roman" w:hAnsi="Times New Roman"/>
          <w:color w:val="191919"/>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n </w:t>
      </w:r>
      <w:r w:rsidR="000A7810">
        <w:rPr>
          <w:rFonts w:ascii="Times New Roman" w:hAnsi="Times New Roman"/>
          <w:color w:val="191919"/>
          <w:spacing w:val="-2"/>
          <w:sz w:val="18"/>
          <w:szCs w:val="18"/>
        </w:rPr>
        <w:t>orde</w:t>
      </w:r>
      <w:r w:rsidR="000A7810">
        <w:rPr>
          <w:rFonts w:ascii="Times New Roman" w:hAnsi="Times New Roman"/>
          <w:color w:val="191919"/>
          <w:sz w:val="18"/>
          <w:szCs w:val="18"/>
        </w:rPr>
        <w:t xml:space="preserve">r </w:t>
      </w:r>
      <w:r w:rsidR="000A7810">
        <w:rPr>
          <w:rFonts w:ascii="Times New Roman" w:hAnsi="Times New Roman"/>
          <w:color w:val="191919"/>
          <w:spacing w:val="-2"/>
          <w:sz w:val="18"/>
          <w:szCs w:val="18"/>
        </w:rPr>
        <w:t>t</w:t>
      </w:r>
      <w:r w:rsidR="000A7810">
        <w:rPr>
          <w:rFonts w:ascii="Times New Roman" w:hAnsi="Times New Roman"/>
          <w:color w:val="191919"/>
          <w:sz w:val="18"/>
          <w:szCs w:val="18"/>
        </w:rPr>
        <w:t xml:space="preserve">o </w:t>
      </w:r>
      <w:r w:rsidR="000A7810">
        <w:rPr>
          <w:rFonts w:ascii="Times New Roman" w:hAnsi="Times New Roman"/>
          <w:color w:val="191919"/>
          <w:spacing w:val="-2"/>
          <w:sz w:val="18"/>
          <w:szCs w:val="18"/>
        </w:rPr>
        <w:t>avoi</w:t>
      </w:r>
      <w:r w:rsidR="000A7810">
        <w:rPr>
          <w:rFonts w:ascii="Times New Roman" w:hAnsi="Times New Roman"/>
          <w:color w:val="191919"/>
          <w:sz w:val="18"/>
          <w:szCs w:val="18"/>
        </w:rPr>
        <w:t xml:space="preserve">d </w:t>
      </w:r>
      <w:r w:rsidR="000A7810">
        <w:rPr>
          <w:rFonts w:ascii="Times New Roman" w:hAnsi="Times New Roman"/>
          <w:color w:val="191919"/>
          <w:spacing w:val="-2"/>
          <w:sz w:val="18"/>
          <w:szCs w:val="18"/>
        </w:rPr>
        <w:t>dela</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an</w:t>
      </w:r>
      <w:r w:rsidR="000A7810">
        <w:rPr>
          <w:rFonts w:ascii="Times New Roman" w:hAnsi="Times New Roman"/>
          <w:color w:val="191919"/>
          <w:sz w:val="18"/>
          <w:szCs w:val="18"/>
        </w:rPr>
        <w:t xml:space="preserve">d </w:t>
      </w:r>
      <w:r w:rsidR="000A7810">
        <w:rPr>
          <w:rFonts w:ascii="Times New Roman" w:hAnsi="Times New Roman"/>
          <w:color w:val="191919"/>
          <w:spacing w:val="-2"/>
          <w:sz w:val="18"/>
          <w:szCs w:val="18"/>
        </w:rPr>
        <w:t>inconvenienc</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upo</w:t>
      </w:r>
      <w:r w:rsidR="000A7810">
        <w:rPr>
          <w:rFonts w:ascii="Times New Roman" w:hAnsi="Times New Roman"/>
          <w:color w:val="191919"/>
          <w:sz w:val="18"/>
          <w:szCs w:val="18"/>
        </w:rPr>
        <w:t xml:space="preserve">n </w:t>
      </w:r>
      <w:r w:rsidR="000A7810">
        <w:rPr>
          <w:rFonts w:ascii="Times New Roman" w:hAnsi="Times New Roman"/>
          <w:color w:val="191919"/>
          <w:spacing w:val="-2"/>
          <w:sz w:val="18"/>
          <w:szCs w:val="18"/>
        </w:rPr>
        <w:t>arriva</w:t>
      </w:r>
      <w:r w:rsidR="000A7810">
        <w:rPr>
          <w:rFonts w:ascii="Times New Roman" w:hAnsi="Times New Roman"/>
          <w:color w:val="191919"/>
          <w:sz w:val="18"/>
          <w:szCs w:val="18"/>
        </w:rPr>
        <w:t xml:space="preserve">l </w:t>
      </w:r>
      <w:r w:rsidR="000A7810">
        <w:rPr>
          <w:rFonts w:ascii="Times New Roman" w:hAnsi="Times New Roman"/>
          <w:color w:val="191919"/>
          <w:spacing w:val="-2"/>
          <w:sz w:val="18"/>
          <w:szCs w:val="18"/>
        </w:rPr>
        <w:t>fo</w:t>
      </w:r>
      <w:r w:rsidR="000A7810">
        <w:rPr>
          <w:rFonts w:ascii="Times New Roman" w:hAnsi="Times New Roman"/>
          <w:color w:val="191919"/>
          <w:sz w:val="18"/>
          <w:szCs w:val="18"/>
        </w:rPr>
        <w:t xml:space="preserve">r </w:t>
      </w:r>
      <w:r w:rsidR="000A7810">
        <w:rPr>
          <w:rFonts w:ascii="Times New Roman" w:hAnsi="Times New Roman"/>
          <w:color w:val="191919"/>
          <w:spacing w:val="-2"/>
          <w:sz w:val="18"/>
          <w:szCs w:val="18"/>
        </w:rPr>
        <w:t>registration</w:t>
      </w:r>
      <w:r w:rsidR="000A7810">
        <w:rPr>
          <w:rFonts w:ascii="Times New Roman" w:hAnsi="Times New Roman"/>
          <w:color w:val="191919"/>
          <w:sz w:val="18"/>
          <w:szCs w:val="18"/>
        </w:rPr>
        <w: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prospectiv</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student</w:t>
      </w:r>
      <w:r w:rsidR="000A7810">
        <w:rPr>
          <w:rFonts w:ascii="Times New Roman" w:hAnsi="Times New Roman"/>
          <w:color w:val="191919"/>
          <w:sz w:val="18"/>
          <w:szCs w:val="18"/>
        </w:rPr>
        <w:t>s</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shoul</w:t>
      </w:r>
      <w:r w:rsidR="000A7810">
        <w:rPr>
          <w:rFonts w:ascii="Times New Roman" w:hAnsi="Times New Roman"/>
          <w:color w:val="191919"/>
          <w:sz w:val="18"/>
          <w:szCs w:val="18"/>
        </w:rPr>
        <w:t>d</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see</w:t>
      </w:r>
      <w:r w:rsidR="000A7810">
        <w:rPr>
          <w:rFonts w:ascii="Times New Roman" w:hAnsi="Times New Roman"/>
          <w:color w:val="191919"/>
          <w:sz w:val="18"/>
          <w:szCs w:val="18"/>
        </w:rPr>
        <w:t>k</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clarificatio</w:t>
      </w:r>
      <w:r w:rsidR="000A7810">
        <w:rPr>
          <w:rFonts w:ascii="Times New Roman" w:hAnsi="Times New Roman"/>
          <w:color w:val="191919"/>
          <w:sz w:val="18"/>
          <w:szCs w:val="18"/>
        </w:rPr>
        <w:t>n</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f</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al</w:t>
      </w:r>
      <w:r w:rsidR="000A7810">
        <w:rPr>
          <w:rFonts w:ascii="Times New Roman" w:hAnsi="Times New Roman"/>
          <w:color w:val="191919"/>
          <w:sz w:val="18"/>
          <w:szCs w:val="18"/>
        </w:rPr>
        <w:t>l</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question</w:t>
      </w:r>
      <w:r w:rsidR="000A7810">
        <w:rPr>
          <w:rFonts w:ascii="Times New Roman" w:hAnsi="Times New Roman"/>
          <w:color w:val="191919"/>
          <w:sz w:val="18"/>
          <w:szCs w:val="18"/>
        </w:rPr>
        <w:t>s</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concernin</w:t>
      </w:r>
      <w:r w:rsidR="000A7810">
        <w:rPr>
          <w:rFonts w:ascii="Times New Roman" w:hAnsi="Times New Roman"/>
          <w:color w:val="191919"/>
          <w:sz w:val="18"/>
          <w:szCs w:val="18"/>
        </w:rPr>
        <w:t>g</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residenc</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statu</w:t>
      </w:r>
      <w:r w:rsidR="000A7810">
        <w:rPr>
          <w:rFonts w:ascii="Times New Roman" w:hAnsi="Times New Roman"/>
          <w:color w:val="191919"/>
          <w:sz w:val="18"/>
          <w:szCs w:val="18"/>
        </w:rPr>
        <w:t>s</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t</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tim</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f</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admission</w:t>
      </w:r>
      <w:r w:rsidR="000A7810">
        <w:rPr>
          <w:rFonts w:ascii="Times New Roman" w:hAnsi="Times New Roman"/>
          <w:color w:val="191919"/>
          <w:sz w:val="18"/>
          <w:szCs w:val="18"/>
        </w:rPr>
        <w:t>.</w:t>
      </w:r>
      <w:r w:rsidR="000A7810">
        <w:rPr>
          <w:rFonts w:ascii="Times New Roman" w:hAnsi="Times New Roman"/>
          <w:color w:val="191919"/>
          <w:spacing w:val="-6"/>
          <w:sz w:val="18"/>
          <w:szCs w:val="18"/>
        </w:rPr>
        <w:t xml:space="preserve"> </w:t>
      </w:r>
      <w:r w:rsidR="000A7810">
        <w:rPr>
          <w:rFonts w:ascii="Times New Roman" w:hAnsi="Times New Roman"/>
          <w:color w:val="191919"/>
          <w:spacing w:val="-2"/>
          <w:sz w:val="18"/>
          <w:szCs w:val="18"/>
        </w:rPr>
        <w:t>Question</w:t>
      </w:r>
      <w:r w:rsidR="000A7810">
        <w:rPr>
          <w:rFonts w:ascii="Times New Roman" w:hAnsi="Times New Roman"/>
          <w:color w:val="191919"/>
          <w:sz w:val="18"/>
          <w:szCs w:val="18"/>
        </w:rPr>
        <w:t>s</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fo</w:t>
      </w:r>
      <w:r w:rsidR="000A7810">
        <w:rPr>
          <w:rFonts w:ascii="Times New Roman" w:hAnsi="Times New Roman"/>
          <w:color w:val="191919"/>
          <w:sz w:val="18"/>
          <w:szCs w:val="18"/>
        </w:rPr>
        <w:t>r</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clarif</w:t>
      </w:r>
      <w:r w:rsidR="000A7810">
        <w:rPr>
          <w:rFonts w:ascii="Times New Roman" w:hAnsi="Times New Roman"/>
          <w:color w:val="191919"/>
          <w:spacing w:val="-5"/>
          <w:sz w:val="18"/>
          <w:szCs w:val="18"/>
        </w:rPr>
        <w:t>i</w:t>
      </w:r>
      <w:r w:rsidR="000A7810">
        <w:rPr>
          <w:rFonts w:ascii="Times New Roman" w:hAnsi="Times New Roman"/>
          <w:color w:val="191919"/>
          <w:spacing w:val="-2"/>
          <w:sz w:val="18"/>
          <w:szCs w:val="18"/>
        </w:rPr>
        <w:t>catio</w:t>
      </w:r>
      <w:r w:rsidR="000A7810">
        <w:rPr>
          <w:rFonts w:ascii="Times New Roman" w:hAnsi="Times New Roman"/>
          <w:color w:val="191919"/>
          <w:sz w:val="18"/>
          <w:szCs w:val="18"/>
        </w:rPr>
        <w:t>n</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shoul</w:t>
      </w:r>
      <w:r w:rsidR="000A7810">
        <w:rPr>
          <w:rFonts w:ascii="Times New Roman" w:hAnsi="Times New Roman"/>
          <w:color w:val="191919"/>
          <w:sz w:val="18"/>
          <w:szCs w:val="18"/>
        </w:rPr>
        <w:t>d</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b</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addresse</w:t>
      </w:r>
      <w:r w:rsidR="000A7810">
        <w:rPr>
          <w:rFonts w:ascii="Times New Roman" w:hAnsi="Times New Roman"/>
          <w:color w:val="191919"/>
          <w:sz w:val="18"/>
          <w:szCs w:val="18"/>
        </w:rPr>
        <w:t>d</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7"/>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ins w:id="1624" w:author="jhawkins" w:date="2011-04-01T09:10:00Z">
        <w:r w:rsidR="000A7810">
          <w:rPr>
            <w:rFonts w:ascii="Times New Roman" w:hAnsi="Times New Roman"/>
            <w:color w:val="191919"/>
            <w:spacing w:val="-4"/>
            <w:sz w:val="18"/>
            <w:szCs w:val="18"/>
          </w:rPr>
          <w:t xml:space="preserve">Office of Academic Services and </w:t>
        </w:r>
      </w:ins>
      <w:r w:rsidR="000A7810">
        <w:rPr>
          <w:rFonts w:ascii="Times New Roman" w:hAnsi="Times New Roman"/>
          <w:color w:val="191919"/>
          <w:spacing w:val="-2"/>
          <w:sz w:val="18"/>
          <w:szCs w:val="18"/>
        </w:rPr>
        <w:t>Registra</w:t>
      </w:r>
      <w:r w:rsidR="000A7810">
        <w:rPr>
          <w:rFonts w:ascii="Times New Roman" w:hAnsi="Times New Roman"/>
          <w:color w:val="191919"/>
          <w:spacing w:val="-9"/>
          <w:sz w:val="18"/>
          <w:szCs w:val="18"/>
        </w:rPr>
        <w:t>r</w:t>
      </w:r>
      <w:r w:rsidR="000A7810">
        <w:rPr>
          <w:rFonts w:ascii="Times New Roman" w:hAnsi="Times New Roman"/>
          <w:color w:val="191919"/>
          <w:sz w:val="18"/>
          <w:szCs w:val="18"/>
        </w:rPr>
        <w:t>,</w:t>
      </w:r>
      <w:r w:rsidR="000A7810">
        <w:rPr>
          <w:rFonts w:ascii="Times New Roman" w:hAnsi="Times New Roman"/>
          <w:color w:val="191919"/>
          <w:spacing w:val="-14"/>
          <w:sz w:val="18"/>
          <w:szCs w:val="18"/>
        </w:rPr>
        <w:t xml:space="preserve"> </w:t>
      </w:r>
      <w:r w:rsidR="000A7810">
        <w:rPr>
          <w:rFonts w:ascii="Times New Roman" w:hAnsi="Times New Roman"/>
          <w:color w:val="191919"/>
          <w:spacing w:val="-2"/>
          <w:sz w:val="18"/>
          <w:szCs w:val="18"/>
        </w:rPr>
        <w:t>Alban</w:t>
      </w:r>
      <w:r w:rsidR="000A7810">
        <w:rPr>
          <w:rFonts w:ascii="Times New Roman" w:hAnsi="Times New Roman"/>
          <w:color w:val="191919"/>
          <w:sz w:val="18"/>
          <w:szCs w:val="18"/>
        </w:rPr>
        <w:t>y</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Stat</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Universit</w:t>
      </w:r>
      <w:r w:rsidR="000A7810">
        <w:rPr>
          <w:rFonts w:ascii="Times New Roman" w:hAnsi="Times New Roman"/>
          <w:color w:val="191919"/>
          <w:spacing w:val="-13"/>
          <w:sz w:val="18"/>
          <w:szCs w:val="18"/>
        </w:rPr>
        <w:t>y</w:t>
      </w:r>
      <w:r w:rsidR="000A7810">
        <w:rPr>
          <w:rFonts w:ascii="Times New Roman" w:hAnsi="Times New Roman"/>
          <w:color w:val="191919"/>
          <w:sz w:val="18"/>
          <w:szCs w:val="18"/>
        </w:rPr>
        <w:t>,</w:t>
      </w:r>
      <w:r w:rsidR="000A7810">
        <w:rPr>
          <w:rFonts w:ascii="Times New Roman" w:hAnsi="Times New Roman"/>
          <w:color w:val="191919"/>
          <w:spacing w:val="-14"/>
          <w:sz w:val="18"/>
          <w:szCs w:val="18"/>
        </w:rPr>
        <w:t xml:space="preserve"> </w:t>
      </w:r>
      <w:r w:rsidR="000A7810">
        <w:rPr>
          <w:rFonts w:ascii="Times New Roman" w:hAnsi="Times New Roman"/>
          <w:color w:val="191919"/>
          <w:spacing w:val="-2"/>
          <w:sz w:val="18"/>
          <w:szCs w:val="18"/>
        </w:rPr>
        <w:t>Alban</w:t>
      </w:r>
      <w:r w:rsidR="000A7810">
        <w:rPr>
          <w:rFonts w:ascii="Times New Roman" w:hAnsi="Times New Roman"/>
          <w:color w:val="191919"/>
          <w:spacing w:val="-13"/>
          <w:sz w:val="18"/>
          <w:szCs w:val="18"/>
        </w:rPr>
        <w:t>y</w:t>
      </w:r>
      <w:r w:rsidR="000A7810">
        <w:rPr>
          <w:rFonts w:ascii="Times New Roman" w:hAnsi="Times New Roman"/>
          <w:color w:val="191919"/>
          <w:sz w:val="18"/>
          <w:szCs w:val="18"/>
        </w:rPr>
        <w: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Geo</w:t>
      </w:r>
      <w:r w:rsidR="000A7810">
        <w:rPr>
          <w:rFonts w:ascii="Times New Roman" w:hAnsi="Times New Roman"/>
          <w:color w:val="191919"/>
          <w:spacing w:val="-5"/>
          <w:sz w:val="18"/>
          <w:szCs w:val="18"/>
        </w:rPr>
        <w:t>r</w:t>
      </w:r>
      <w:r w:rsidR="000A7810">
        <w:rPr>
          <w:rFonts w:ascii="Times New Roman" w:hAnsi="Times New Roman"/>
          <w:color w:val="191919"/>
          <w:spacing w:val="-2"/>
          <w:sz w:val="18"/>
          <w:szCs w:val="18"/>
        </w:rPr>
        <w:t>gi</w:t>
      </w:r>
      <w:r w:rsidR="000A7810">
        <w:rPr>
          <w:rFonts w:ascii="Times New Roman" w:hAnsi="Times New Roman"/>
          <w:color w:val="191919"/>
          <w:sz w:val="18"/>
          <w:szCs w:val="18"/>
        </w:rPr>
        <w:t>a</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31705.</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25" w:name="_Toc295058663"/>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1625"/>
    </w:p>
    <w:p w:rsidR="000A7810" w:rsidRDefault="000A7810" w:rsidP="002C3353">
      <w:pPr>
        <w:widowControl w:val="0"/>
        <w:autoSpaceDE w:val="0"/>
        <w:autoSpaceDN w:val="0"/>
        <w:adjustRightInd w:val="0"/>
        <w:spacing w:before="30" w:after="0" w:line="250" w:lineRule="auto"/>
        <w:ind w:left="900" w:right="89"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del w:id="1626" w:author="jhawkins" w:date="2011-04-01T09:36:00Z">
        <w:r w:rsidDel="00E547DB">
          <w:rPr>
            <w:rFonts w:ascii="Times New Roman" w:hAnsi="Times New Roman"/>
            <w:color w:val="191919"/>
            <w:spacing w:val="-2"/>
            <w:sz w:val="18"/>
            <w:szCs w:val="18"/>
          </w:rPr>
          <w:delText>printe</w:delText>
        </w:r>
        <w:r w:rsidDel="00E547DB">
          <w:rPr>
            <w:rFonts w:ascii="Times New Roman" w:hAnsi="Times New Roman"/>
            <w:color w:val="191919"/>
            <w:sz w:val="18"/>
            <w:szCs w:val="18"/>
          </w:rPr>
          <w:delText>d</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n</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schedul</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o</w:delText>
        </w:r>
        <w:r w:rsidDel="00E547DB">
          <w:rPr>
            <w:rFonts w:ascii="Times New Roman" w:hAnsi="Times New Roman"/>
            <w:color w:val="191919"/>
            <w:sz w:val="18"/>
            <w:szCs w:val="18"/>
          </w:rPr>
          <w:delText>f</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classe</w:delText>
        </w:r>
        <w:r w:rsidDel="00E547DB">
          <w:rPr>
            <w:rFonts w:ascii="Times New Roman" w:hAnsi="Times New Roman"/>
            <w:color w:val="191919"/>
            <w:sz w:val="18"/>
            <w:szCs w:val="18"/>
          </w:rPr>
          <w:delText>s</w:delText>
        </w:r>
        <w:r w:rsidDel="00E547DB">
          <w:rPr>
            <w:rFonts w:ascii="Times New Roman" w:hAnsi="Times New Roman"/>
            <w:color w:val="191919"/>
            <w:spacing w:val="-10"/>
            <w:sz w:val="18"/>
            <w:szCs w:val="18"/>
          </w:rPr>
          <w:delText xml:space="preserve"> </w:delText>
        </w:r>
      </w:del>
      <w:ins w:id="1627" w:author="jhawkins" w:date="2011-04-01T09:36:00Z">
        <w:r>
          <w:rPr>
            <w:rFonts w:ascii="Times New Roman" w:hAnsi="Times New Roman"/>
            <w:color w:val="191919"/>
            <w:spacing w:val="-10"/>
            <w:sz w:val="18"/>
            <w:szCs w:val="18"/>
          </w:rPr>
          <w:t xml:space="preserve"> available on the web </w:t>
        </w:r>
      </w:ins>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participat</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chec</w:t>
      </w:r>
      <w:r>
        <w:rPr>
          <w:rFonts w:ascii="Times New Roman" w:hAnsi="Times New Roman"/>
          <w:color w:val="191919"/>
          <w:sz w:val="18"/>
          <w:szCs w:val="18"/>
        </w:rPr>
        <w:t>k</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h</w:t>
      </w:r>
      <w:r>
        <w:rPr>
          <w:rFonts w:ascii="Times New Roman" w:hAnsi="Times New Roman"/>
          <w:color w:val="191919"/>
          <w:sz w:val="18"/>
          <w:szCs w:val="18"/>
        </w:rPr>
        <w:t>e</w:t>
      </w:r>
      <w:r>
        <w:rPr>
          <w:rFonts w:ascii="Times New Roman" w:hAnsi="Times New Roman"/>
          <w:color w:val="191919"/>
          <w:spacing w:val="-2"/>
          <w:sz w:val="18"/>
          <w:szCs w:val="18"/>
        </w:rPr>
        <w:t xml:space="preserve"> register</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attentiv</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2"/>
          <w:sz w:val="18"/>
          <w:szCs w:val="18"/>
        </w:rPr>
        <w:t xml:space="preserve"> man- 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Dates</w:t>
      </w:r>
      <w:del w:id="1628" w:author="jhawkins" w:date="2011-04-01T09:38:00Z">
        <w:r w:rsidDel="00E547DB">
          <w:rPr>
            <w:rFonts w:ascii="Times New Roman" w:hAnsi="Times New Roman"/>
            <w:color w:val="191919"/>
            <w:sz w:val="18"/>
            <w:szCs w:val="18"/>
          </w:rPr>
          <w:delText>,</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time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an</w:delText>
        </w:r>
        <w:r w:rsidDel="00E547DB">
          <w:rPr>
            <w:rFonts w:ascii="Times New Roman" w:hAnsi="Times New Roman"/>
            <w:color w:val="191919"/>
            <w:sz w:val="18"/>
            <w:szCs w:val="18"/>
          </w:rPr>
          <w:delText>d</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place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r</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del w:id="1629" w:author="jhawkins" w:date="2011-04-01T09:37:00Z">
        <w:r w:rsidDel="00E547DB">
          <w:rPr>
            <w:rFonts w:ascii="Times New Roman" w:hAnsi="Times New Roman"/>
            <w:color w:val="191919"/>
            <w:spacing w:val="-7"/>
            <w:sz w:val="18"/>
            <w:szCs w:val="18"/>
          </w:rPr>
          <w:delText xml:space="preserve"> </w:delText>
        </w:r>
      </w:del>
      <w:ins w:id="1630" w:author="jhawkins" w:date="2011-04-01T09:38:00Z">
        <w:r>
          <w:rPr>
            <w:rFonts w:ascii="Times New Roman" w:hAnsi="Times New Roman"/>
            <w:color w:val="191919"/>
            <w:spacing w:val="-7"/>
            <w:sz w:val="18"/>
            <w:szCs w:val="18"/>
          </w:rPr>
          <w:t xml:space="preserve">academic calendar available on the web </w:t>
        </w:r>
      </w:ins>
      <w:del w:id="1631" w:author="jhawkins" w:date="2011-04-01T09:37:00Z">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sched</w:delText>
        </w:r>
        <w:r w:rsidDel="00E547DB">
          <w:rPr>
            <w:rFonts w:ascii="Times New Roman" w:hAnsi="Times New Roman"/>
            <w:color w:val="191919"/>
            <w:spacing w:val="-3"/>
            <w:sz w:val="18"/>
            <w:szCs w:val="18"/>
          </w:rPr>
          <w:delText>u</w:delText>
        </w:r>
        <w:r w:rsidDel="00E547DB">
          <w:rPr>
            <w:rFonts w:ascii="Times New Roman" w:hAnsi="Times New Roman"/>
            <w:color w:val="191919"/>
            <w:spacing w:val="-2"/>
            <w:sz w:val="18"/>
            <w:szCs w:val="18"/>
          </w:rPr>
          <w:delText>les</w:delText>
        </w:r>
      </w:del>
      <w:r>
        <w:rPr>
          <w:rFonts w:ascii="Times New Roman" w:hAnsi="Times New Roman"/>
          <w:color w:val="191919"/>
          <w:sz w:val="18"/>
          <w:szCs w:val="18"/>
        </w:rPr>
        <w:t>.</w:t>
      </w:r>
      <w:del w:id="1632" w:author="jhawkins" w:date="2011-04-01T09:39:00Z">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Lat</w:delText>
        </w:r>
        <w:r w:rsidDel="00E547DB">
          <w:rPr>
            <w:rFonts w:ascii="Times New Roman" w:hAnsi="Times New Roman"/>
            <w:color w:val="191919"/>
            <w:sz w:val="18"/>
            <w:szCs w:val="18"/>
          </w:rPr>
          <w:delText>e</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registrants ar</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accepte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 xml:space="preserve">r a </w:delText>
        </w:r>
        <w:r w:rsidDel="00E547DB">
          <w:rPr>
            <w:rFonts w:ascii="Times New Roman" w:hAnsi="Times New Roman"/>
            <w:color w:val="191919"/>
            <w:spacing w:val="-2"/>
            <w:sz w:val="18"/>
            <w:szCs w:val="18"/>
          </w:rPr>
          <w:delText>limite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tim</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afte</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regula</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registratio</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announce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schedule</w:delText>
        </w:r>
      </w:del>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33" w:name="_Toc295058664"/>
      <w:r>
        <w:rPr>
          <w:rFonts w:ascii="Times New Roman" w:hAnsi="Times New Roman"/>
          <w:color w:val="191919"/>
          <w:spacing w:val="-2"/>
          <w:sz w:val="24"/>
          <w:szCs w:val="24"/>
        </w:rPr>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1633"/>
    </w:p>
    <w:p w:rsidR="000A7810" w:rsidRDefault="000A7810" w:rsidP="002C3353">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34" w:author="jhawkins" w:date="2011-04-01T09:10: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35" w:author="jhawkins" w:date="2011-04-01T09:10: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36" w:name="_Toc295058665"/>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1636"/>
    </w:p>
    <w:p w:rsidR="000A7810" w:rsidRDefault="000A7810" w:rsidP="002C3353">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2C3353">
      <w:pPr>
        <w:widowControl w:val="0"/>
        <w:autoSpaceDE w:val="0"/>
        <w:autoSpaceDN w:val="0"/>
        <w:adjustRightInd w:val="0"/>
        <w:spacing w:after="0"/>
        <w:ind w:left="1260"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0A7810" w:rsidRDefault="000A7810" w:rsidP="000D42BE">
      <w:pPr>
        <w:widowControl w:val="0"/>
        <w:autoSpaceDE w:val="0"/>
        <w:autoSpaceDN w:val="0"/>
        <w:adjustRightInd w:val="0"/>
        <w:spacing w:before="5" w:after="0" w:line="220" w:lineRule="exact"/>
        <w:ind w:left="900"/>
        <w:rPr>
          <w:rFonts w:ascii="Times New Roman" w:hAnsi="Times New Roman"/>
          <w:color w:val="000000"/>
        </w:rPr>
      </w:pPr>
    </w:p>
    <w:p w:rsidR="000A7810" w:rsidRDefault="000A7810" w:rsidP="002C3353">
      <w:pPr>
        <w:widowControl w:val="0"/>
        <w:autoSpaceDE w:val="0"/>
        <w:autoSpaceDN w:val="0"/>
        <w:adjustRightInd w:val="0"/>
        <w:spacing w:after="0"/>
        <w:ind w:left="1260"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0A7810" w:rsidRDefault="000A7810" w:rsidP="000D42BE">
      <w:pPr>
        <w:widowControl w:val="0"/>
        <w:autoSpaceDE w:val="0"/>
        <w:autoSpaceDN w:val="0"/>
        <w:adjustRightInd w:val="0"/>
        <w:spacing w:before="5" w:after="0" w:line="220" w:lineRule="exact"/>
        <w:ind w:left="900"/>
        <w:rPr>
          <w:rFonts w:ascii="Times New Roman" w:hAnsi="Times New Roman"/>
          <w:color w:val="000000"/>
        </w:rPr>
      </w:pPr>
    </w:p>
    <w:p w:rsidR="000A7810" w:rsidRDefault="000A7810" w:rsidP="002C3353">
      <w:pPr>
        <w:widowControl w:val="0"/>
        <w:autoSpaceDE w:val="0"/>
        <w:autoSpaceDN w:val="0"/>
        <w:adjustRightInd w:val="0"/>
        <w:spacing w:after="0" w:line="250" w:lineRule="auto"/>
        <w:ind w:left="1260" w:right="301"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0A7810" w:rsidRDefault="000A7810" w:rsidP="002C3353">
      <w:pPr>
        <w:widowControl w:val="0"/>
        <w:autoSpaceDE w:val="0"/>
        <w:autoSpaceDN w:val="0"/>
        <w:adjustRightInd w:val="0"/>
        <w:spacing w:before="16" w:after="0" w:line="200" w:lineRule="exact"/>
        <w:ind w:left="1260"/>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1260" w:right="130"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2C3353">
      <w:pPr>
        <w:widowControl w:val="0"/>
        <w:autoSpaceDE w:val="0"/>
        <w:autoSpaceDN w:val="0"/>
        <w:adjustRightInd w:val="0"/>
        <w:spacing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t>
      </w:r>
      <w:ins w:id="1637" w:author="jhawkins" w:date="2011-04-01T09:10:00Z">
        <w:r>
          <w:rPr>
            <w:rFonts w:ascii="Times New Roman" w:hAnsi="Times New Roman"/>
            <w:color w:val="191919"/>
            <w:spacing w:val="-2"/>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38"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2"/>
            <w:sz w:val="18"/>
            <w:szCs w:val="18"/>
          </w:rPr>
          <w:delText xml:space="preserve"> Of- fic</w:delText>
        </w:r>
        <w:r w:rsidDel="005622C5">
          <w:rPr>
            <w:rFonts w:ascii="Times New Roman" w:hAnsi="Times New Roman"/>
            <w:color w:val="191919"/>
            <w:sz w:val="18"/>
            <w:szCs w:val="18"/>
          </w:rPr>
          <w:delText>e</w:delText>
        </w:r>
      </w:del>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1639" w:author="jhawkins" w:date="2011-04-01T09:11: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40"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5"/>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41" w:name="_Toc295058666"/>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1641"/>
    </w:p>
    <w:p w:rsidR="000A7810" w:rsidRDefault="000A7810" w:rsidP="002C3353">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1642" w:author="jhawkins" w:date="2011-04-01T09:11: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43"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del>
      <w:del w:id="1644" w:author="jhawkins" w:date="2011-04-01T09:12:00Z">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telecopier/</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0A7810" w:rsidRDefault="000A7810" w:rsidP="000D42BE">
      <w:pPr>
        <w:widowControl w:val="0"/>
        <w:tabs>
          <w:tab w:val="left" w:pos="4300"/>
        </w:tabs>
        <w:autoSpaceDE w:val="0"/>
        <w:autoSpaceDN w:val="0"/>
        <w:adjustRightInd w:val="0"/>
        <w:spacing w:after="0" w:line="451" w:lineRule="exact"/>
        <w:ind w:left="900"/>
        <w:rPr>
          <w:rFonts w:ascii="Times New Roman" w:hAnsi="Times New Roman"/>
          <w:color w:val="000000"/>
          <w:sz w:val="20"/>
          <w:szCs w:val="20"/>
        </w:rPr>
        <w:sectPr w:rsidR="000A7810" w:rsidSect="0050315D">
          <w:pgSz w:w="12240" w:h="15840"/>
          <w:pgMar w:top="420" w:right="600" w:bottom="280" w:left="420" w:header="720" w:footer="288" w:gutter="0"/>
          <w:cols w:space="720"/>
          <w:noEndnote/>
          <w:docGrid w:linePitch="299"/>
        </w:sectPr>
      </w:pPr>
    </w:p>
    <w:p w:rsidR="000A7810" w:rsidRDefault="00623C29" w:rsidP="000D42BE">
      <w:pPr>
        <w:widowControl w:val="0"/>
        <w:autoSpaceDE w:val="0"/>
        <w:autoSpaceDN w:val="0"/>
        <w:adjustRightInd w:val="0"/>
        <w:spacing w:before="55" w:after="0" w:line="195" w:lineRule="exact"/>
        <w:ind w:left="900" w:right="330"/>
        <w:jc w:val="right"/>
        <w:rPr>
          <w:rFonts w:ascii="Century Gothic" w:hAnsi="Century Gothic" w:cs="Century Gothic"/>
          <w:color w:val="000000"/>
          <w:sz w:val="16"/>
          <w:szCs w:val="16"/>
        </w:rPr>
      </w:pPr>
      <w:r w:rsidRPr="00623C29">
        <w:rPr>
          <w:rFonts w:ascii="Times New Roman" w:hAnsi="Times New Roman"/>
          <w:b/>
          <w:noProof/>
          <w:color w:val="191919"/>
          <w:sz w:val="32"/>
          <w:szCs w:val="32"/>
        </w:rPr>
        <w:lastRenderedPageBreak/>
        <w:pict>
          <v:group id="_x0000_s18091" style="position:absolute;left:0;text-align:left;margin-left:426.6pt;margin-top:-24.5pt;width:198.65pt;height:795.8pt;z-index:-251332608" coordorigin="9205,-90" coordsize="3973,15916">
            <v:group id="_x0000_s18092" style="position:absolute;left:9205;top:-90;width:3973;height:15916" coordorigin="9205,-90" coordsize="3973,15916">
              <v:group id="_x0000_s18093" style="position:absolute;left:9205;top:-90;width:3973;height:15916" coordorigin="9205,-90" coordsize="3973,15916">
                <v:rect id="Rectangle 2736" o:spid="_x0000_s1809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09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09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09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09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09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10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10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10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10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10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10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10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10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10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10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11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11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11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11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11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11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11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11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11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11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12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12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12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12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12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Calibri" w:hAnsi="Calibri" w:cs="Times New Roman"/>
          <w:noProof/>
          <w:lang w:eastAsia="en-US"/>
        </w:rPr>
        <w:pict>
          <v:shape id="Text Box 1794" o:spid="_x0000_s2698" type="#_x0000_t202" style="position:absolute;left:0;text-align:left;margin-left:579.3pt;margin-top:49pt;width:12pt;height:63.8pt;z-index:-251539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" o:allowincell="f" filled="f" stroked="f">
            <v:textbox style="layout-flow:vertical;mso-next-textbox:#Text Box 1794"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Century Gothic" w:hAnsi="Century Gothic" w:cs="Century Gothic"/>
          <w:b/>
          <w:bCs/>
          <w:color w:val="191919"/>
          <w:sz w:val="16"/>
          <w:szCs w:val="16"/>
        </w:rPr>
        <w:t>Academic Support Services</w:t>
      </w:r>
    </w:p>
    <w:p w:rsidR="000A7810" w:rsidRDefault="000A7810" w:rsidP="000D42BE">
      <w:pPr>
        <w:widowControl w:val="0"/>
        <w:autoSpaceDE w:val="0"/>
        <w:autoSpaceDN w:val="0"/>
        <w:adjustRightInd w:val="0"/>
        <w:spacing w:before="7" w:after="0" w:line="120" w:lineRule="exact"/>
        <w:ind w:left="900"/>
        <w:rPr>
          <w:rFonts w:ascii="Century Gothic" w:hAnsi="Century Gothic" w:cs="Century Gothic"/>
          <w:color w:val="000000"/>
          <w:sz w:val="12"/>
          <w:szCs w:val="12"/>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645" w:name="_Toc295058667"/>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645"/>
    </w:p>
    <w:p w:rsidR="005F2A86" w:rsidRDefault="000A7810" w:rsidP="002C3353">
      <w:pPr>
        <w:widowControl w:val="0"/>
        <w:tabs>
          <w:tab w:val="left" w:pos="1560"/>
        </w:tabs>
        <w:autoSpaceDE w:val="0"/>
        <w:autoSpaceDN w:val="0"/>
        <w:adjustRightInd w:val="0"/>
        <w:spacing w:before="30" w:after="0" w:line="250" w:lineRule="auto"/>
        <w:ind w:right="1050" w:firstLine="27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0A7810" w:rsidRDefault="000A7810" w:rsidP="00B80FEA">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sidR="002C3353">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0A7810" w:rsidRDefault="000A7810" w:rsidP="00B80FEA">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0A7810" w:rsidRDefault="000A7810" w:rsidP="00B80FEA">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sidR="005F2A86">
        <w:rPr>
          <w:rFonts w:ascii="Times New Roman" w:hAnsi="Times New Roman"/>
          <w:color w:val="191919"/>
          <w:sz w:val="18"/>
          <w:szCs w:val="18"/>
        </w:rPr>
        <w:tab/>
      </w:r>
      <w:r>
        <w:rPr>
          <w:rFonts w:ascii="Times New Roman" w:hAnsi="Times New Roman"/>
          <w:color w:val="191919"/>
          <w:spacing w:val="-2"/>
          <w:sz w:val="18"/>
          <w:szCs w:val="18"/>
        </w:rPr>
        <w:t>60-89</w:t>
      </w:r>
    </w:p>
    <w:p w:rsidR="000A7810" w:rsidRDefault="000A7810" w:rsidP="00B80FEA">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sidR="005F2A86">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5F2A86" w:rsidRDefault="00623C29" w:rsidP="00B80FEA">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623C29">
        <w:rPr>
          <w:rFonts w:ascii="Calibri" w:hAnsi="Calibri"/>
          <w:noProof/>
          <w:lang w:eastAsia="en-US"/>
        </w:rPr>
        <w:pict>
          <v:shape id="Text Box 1827" o:spid="_x0000_s2697" type="#_x0000_t202" style="position:absolute;left:0;text-align:left;margin-left:36pt;margin-top:81.45pt;width:7.35pt;height:12pt;z-index:-25154048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A331E4" w:rsidRDefault="00A331E4" w:rsidP="00A82F11">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0A7810">
        <w:rPr>
          <w:rFonts w:ascii="Times New Roman" w:hAnsi="Times New Roman"/>
          <w:color w:val="191919"/>
          <w:spacing w:val="-2"/>
          <w:sz w:val="18"/>
          <w:szCs w:val="18"/>
        </w:rPr>
        <w:t>Special–</w:t>
      </w:r>
      <w:r w:rsidR="005F2A86">
        <w:rPr>
          <w:rFonts w:ascii="Times New Roman" w:hAnsi="Times New Roman"/>
          <w:color w:val="191919"/>
          <w:spacing w:val="-2"/>
          <w:sz w:val="18"/>
          <w:szCs w:val="18"/>
        </w:rPr>
        <w:tab/>
      </w:r>
      <w:r w:rsidR="000A7810">
        <w:rPr>
          <w:rFonts w:ascii="Times New Roman" w:hAnsi="Times New Roman"/>
          <w:color w:val="191919"/>
          <w:spacing w:val="-2"/>
          <w:sz w:val="18"/>
          <w:szCs w:val="18"/>
        </w:rPr>
        <w:t>Colleg</w:t>
      </w:r>
      <w:r w:rsidR="000A7810">
        <w:rPr>
          <w:rFonts w:ascii="Times New Roman" w:hAnsi="Times New Roman"/>
          <w:color w:val="191919"/>
          <w:sz w:val="18"/>
          <w:szCs w:val="18"/>
        </w:rPr>
        <w:t>e</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graduate</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wh</w:t>
      </w:r>
      <w:r w:rsidR="000A7810">
        <w:rPr>
          <w:rFonts w:ascii="Times New Roman" w:hAnsi="Times New Roman"/>
          <w:color w:val="191919"/>
          <w:sz w:val="18"/>
          <w:szCs w:val="18"/>
        </w:rPr>
        <w:t>o</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ar</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no</w:t>
      </w:r>
      <w:r w:rsidR="000A7810">
        <w:rPr>
          <w:rFonts w:ascii="Times New Roman" w:hAnsi="Times New Roman"/>
          <w:color w:val="191919"/>
          <w:sz w:val="18"/>
          <w:szCs w:val="18"/>
        </w:rPr>
        <w:t>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studyin</w:t>
      </w:r>
      <w:r w:rsidR="000A7810">
        <w:rPr>
          <w:rFonts w:ascii="Times New Roman" w:hAnsi="Times New Roman"/>
          <w:color w:val="191919"/>
          <w:sz w:val="18"/>
          <w:szCs w:val="18"/>
        </w:rPr>
        <w:t>g</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towar</w:t>
      </w:r>
      <w:r w:rsidR="000A7810">
        <w:rPr>
          <w:rFonts w:ascii="Times New Roman" w:hAnsi="Times New Roman"/>
          <w:color w:val="191919"/>
          <w:sz w:val="18"/>
          <w:szCs w:val="18"/>
        </w:rPr>
        <w:t>d</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anothe</w:t>
      </w:r>
      <w:r w:rsidR="000A7810">
        <w:rPr>
          <w:rFonts w:ascii="Times New Roman" w:hAnsi="Times New Roman"/>
          <w:color w:val="191919"/>
          <w:sz w:val="18"/>
          <w:szCs w:val="18"/>
        </w:rPr>
        <w:t>r</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unde</w:t>
      </w:r>
      <w:r w:rsidR="000A7810">
        <w:rPr>
          <w:rFonts w:ascii="Times New Roman" w:hAnsi="Times New Roman"/>
          <w:color w:val="191919"/>
          <w:spacing w:val="-5"/>
          <w:sz w:val="18"/>
          <w:szCs w:val="18"/>
        </w:rPr>
        <w:t>r</w:t>
      </w:r>
      <w:r w:rsidR="000A7810">
        <w:rPr>
          <w:rFonts w:ascii="Times New Roman" w:hAnsi="Times New Roman"/>
          <w:color w:val="191919"/>
          <w:spacing w:val="-2"/>
          <w:sz w:val="18"/>
          <w:szCs w:val="18"/>
        </w:rPr>
        <w:t>graduat</w:t>
      </w:r>
      <w:r w:rsidR="000A7810">
        <w:rPr>
          <w:rFonts w:ascii="Times New Roman" w:hAnsi="Times New Roman"/>
          <w:color w:val="191919"/>
          <w:sz w:val="18"/>
          <w:szCs w:val="18"/>
        </w:rPr>
        <w:t>e</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degre</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ar</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classifie</w:t>
      </w:r>
      <w:r w:rsidR="000A7810">
        <w:rPr>
          <w:rFonts w:ascii="Times New Roman" w:hAnsi="Times New Roman"/>
          <w:color w:val="191919"/>
          <w:sz w:val="18"/>
          <w:szCs w:val="18"/>
        </w:rPr>
        <w:t>d</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specia</w:t>
      </w:r>
      <w:r w:rsidR="000A7810">
        <w:rPr>
          <w:rFonts w:ascii="Times New Roman" w:hAnsi="Times New Roman"/>
          <w:color w:val="191919"/>
          <w:sz w:val="18"/>
          <w:szCs w:val="18"/>
        </w:rPr>
        <w:t>l</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18"/>
          <w:szCs w:val="18"/>
        </w:rPr>
        <w:t xml:space="preserve">students. </w:t>
      </w:r>
    </w:p>
    <w:p w:rsidR="005F2A86" w:rsidRDefault="005F2A86" w:rsidP="00B80FEA">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5F2A86" w:rsidRPr="00D07B15" w:rsidRDefault="000A7810" w:rsidP="00B80FEA">
      <w:pPr>
        <w:pStyle w:val="Heading2"/>
        <w:spacing w:before="0" w:line="240" w:lineRule="auto"/>
        <w:rPr>
          <w:rFonts w:ascii="Times New Roman" w:hAnsi="Times New Roman"/>
          <w:b w:val="0"/>
          <w:color w:val="191919"/>
          <w:spacing w:val="45"/>
          <w:sz w:val="32"/>
          <w:szCs w:val="32"/>
        </w:rPr>
      </w:pPr>
      <w:bookmarkStart w:id="1646" w:name="_Toc295058668"/>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1646"/>
      <w:r w:rsidRPr="00D07B15">
        <w:rPr>
          <w:rFonts w:ascii="Times New Roman" w:hAnsi="Times New Roman"/>
          <w:b w:val="0"/>
          <w:color w:val="191919"/>
          <w:spacing w:val="45"/>
          <w:sz w:val="32"/>
          <w:szCs w:val="32"/>
        </w:rPr>
        <w:t xml:space="preserve"> </w:t>
      </w:r>
    </w:p>
    <w:p w:rsidR="000A7810" w:rsidRPr="005F2A86" w:rsidRDefault="000A7810" w:rsidP="00B80FEA">
      <w:pPr>
        <w:pStyle w:val="Heading2"/>
        <w:spacing w:before="0" w:line="240" w:lineRule="auto"/>
        <w:rPr>
          <w:rFonts w:ascii="Times New Roman" w:hAnsi="Times New Roman"/>
          <w:color w:val="000000"/>
          <w:sz w:val="24"/>
          <w:szCs w:val="24"/>
        </w:rPr>
      </w:pPr>
      <w:bookmarkStart w:id="1647" w:name="_Toc295058669"/>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1647"/>
    </w:p>
    <w:p w:rsidR="005F2A86" w:rsidRDefault="005F2A86" w:rsidP="00B80FEA">
      <w:pPr>
        <w:widowControl w:val="0"/>
        <w:autoSpaceDE w:val="0"/>
        <w:autoSpaceDN w:val="0"/>
        <w:adjustRightInd w:val="0"/>
        <w:spacing w:after="0"/>
        <w:rPr>
          <w:rFonts w:ascii="Times New Roman" w:hAnsi="Times New Roman"/>
          <w:b/>
          <w:bCs/>
          <w:color w:val="191919"/>
          <w:position w:val="2"/>
          <w:sz w:val="18"/>
          <w:szCs w:val="18"/>
        </w:rPr>
      </w:pPr>
    </w:p>
    <w:p w:rsidR="005F2A86" w:rsidRDefault="005F2A86" w:rsidP="00B80FEA">
      <w:pPr>
        <w:widowControl w:val="0"/>
        <w:autoSpaceDE w:val="0"/>
        <w:autoSpaceDN w:val="0"/>
        <w:adjustRightInd w:val="0"/>
        <w:spacing w:after="0"/>
        <w:jc w:val="both"/>
        <w:rPr>
          <w:rFonts w:ascii="Times New Roman" w:hAnsi="Times New Roman"/>
          <w:b/>
          <w:bCs/>
          <w:color w:val="191919"/>
          <w:position w:val="2"/>
          <w:sz w:val="18"/>
          <w:szCs w:val="18"/>
        </w:rPr>
      </w:pPr>
    </w:p>
    <w:p w:rsidR="000A7810" w:rsidRDefault="000A7810" w:rsidP="002C3353">
      <w:pPr>
        <w:widowControl w:val="0"/>
        <w:autoSpaceDE w:val="0"/>
        <w:autoSpaceDN w:val="0"/>
        <w:adjustRightInd w:val="0"/>
        <w:spacing w:before="13" w:after="0" w:line="255" w:lineRule="auto"/>
        <w:ind w:right="1013"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Pr>
          <w:rFonts w:ascii="Times New Roman" w:hAnsi="Times New Roman"/>
          <w:color w:val="191919"/>
          <w:sz w:val="18"/>
          <w:szCs w:val="18"/>
        </w:rPr>
        <w:t>This provision allows University System of Geo</w:t>
      </w:r>
      <w:r>
        <w:rPr>
          <w:rFonts w:ascii="Times New Roman" w:hAnsi="Times New Roman"/>
          <w:color w:val="191919"/>
          <w:spacing w:val="-3"/>
          <w:sz w:val="18"/>
          <w:szCs w:val="18"/>
        </w:rPr>
        <w:t>r</w:t>
      </w:r>
      <w:r>
        <w:rPr>
          <w:rFonts w:ascii="Times New Roman" w:hAnsi="Times New Roman"/>
          <w:color w:val="191919"/>
          <w:sz w:val="18"/>
          <w:szCs w:val="18"/>
        </w:rPr>
        <w:t>gia degree-seeking students who ear</w:t>
      </w:r>
      <w:r>
        <w:rPr>
          <w:rFonts w:ascii="Times New Roman" w:hAnsi="Times New Roman"/>
          <w:color w:val="191919"/>
          <w:spacing w:val="-1"/>
          <w:sz w:val="18"/>
          <w:szCs w:val="18"/>
        </w:rPr>
        <w:t>l</w:t>
      </w:r>
      <w:r>
        <w:rPr>
          <w:rFonts w:ascii="Times New Roman" w:hAnsi="Times New Roman"/>
          <w:color w:val="191919"/>
          <w:sz w:val="18"/>
          <w:szCs w:val="18"/>
        </w:rPr>
        <w:t>ier experienced academic di</w:t>
      </w:r>
      <w:r>
        <w:rPr>
          <w:rFonts w:ascii="Times New Roman" w:hAnsi="Times New Roman"/>
          <w:color w:val="191919"/>
          <w:spacing w:val="-3"/>
          <w:sz w:val="18"/>
          <w:szCs w:val="18"/>
        </w:rPr>
        <w:t>f</w:t>
      </w:r>
      <w:r>
        <w:rPr>
          <w:rFonts w:ascii="Times New Roman" w:hAnsi="Times New Roman"/>
          <w:color w:val="191919"/>
          <w:sz w:val="18"/>
          <w:szCs w:val="18"/>
        </w:rPr>
        <w:t>ficulty (probation, continued probation, suspension, cgpa below 2.00) to make a fresh start and have one f</w:t>
      </w:r>
      <w:r>
        <w:rPr>
          <w:rFonts w:ascii="Times New Roman" w:hAnsi="Times New Roman"/>
          <w:color w:val="191919"/>
          <w:spacing w:val="-1"/>
          <w:sz w:val="18"/>
          <w:szCs w:val="18"/>
        </w:rPr>
        <w:t>i</w:t>
      </w:r>
      <w:r>
        <w:rPr>
          <w:rFonts w:ascii="Times New Roman" w:hAnsi="Times New Roman"/>
          <w:color w:val="191919"/>
          <w:sz w:val="18"/>
          <w:szCs w:val="18"/>
        </w:rPr>
        <w:t>nal opport</w:t>
      </w:r>
      <w:r>
        <w:rPr>
          <w:rFonts w:ascii="Times New Roman" w:hAnsi="Times New Roman"/>
          <w:color w:val="191919"/>
          <w:spacing w:val="-4"/>
          <w:sz w:val="18"/>
          <w:szCs w:val="18"/>
        </w:rPr>
        <w:t>u</w:t>
      </w:r>
      <w:r>
        <w:rPr>
          <w:rFonts w:ascii="Times New Roman" w:hAnsi="Times New Roman"/>
          <w:color w:val="191919"/>
          <w:sz w:val="18"/>
          <w:szCs w:val="18"/>
        </w:rPr>
        <w:t>nity to earn a 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w:t>
      </w:r>
    </w:p>
    <w:p w:rsidR="000A7810" w:rsidRDefault="000A7810" w:rsidP="00B80FEA">
      <w:pPr>
        <w:widowControl w:val="0"/>
        <w:autoSpaceDE w:val="0"/>
        <w:autoSpaceDN w:val="0"/>
        <w:adjustRightInd w:val="0"/>
        <w:spacing w:after="0" w:line="220" w:lineRule="exact"/>
        <w:jc w:val="both"/>
        <w:rPr>
          <w:rFonts w:ascii="Times New Roman" w:hAnsi="Times New Roman"/>
          <w:color w:val="000000"/>
        </w:rPr>
      </w:pPr>
    </w:p>
    <w:p w:rsidR="000A7810" w:rsidRDefault="000A7810" w:rsidP="002C3353">
      <w:pPr>
        <w:widowControl w:val="0"/>
        <w:autoSpaceDE w:val="0"/>
        <w:autoSpaceDN w:val="0"/>
        <w:adjustRightInd w:val="0"/>
        <w:spacing w:after="0" w:line="255" w:lineRule="auto"/>
        <w:ind w:right="105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0A7810" w:rsidRDefault="000A7810" w:rsidP="00B80FEA">
      <w:pPr>
        <w:widowControl w:val="0"/>
        <w:autoSpaceDE w:val="0"/>
        <w:autoSpaceDN w:val="0"/>
        <w:adjustRightInd w:val="0"/>
        <w:spacing w:after="0" w:line="220" w:lineRule="exact"/>
        <w:jc w:val="both"/>
        <w:rPr>
          <w:rFonts w:ascii="Times New Roman" w:hAnsi="Times New Roman"/>
          <w:color w:val="000000"/>
        </w:rPr>
      </w:pPr>
    </w:p>
    <w:p w:rsidR="000A7810" w:rsidRDefault="000A7810" w:rsidP="002C3353">
      <w:pPr>
        <w:widowControl w:val="0"/>
        <w:autoSpaceDE w:val="0"/>
        <w:autoSpaceDN w:val="0"/>
        <w:adjustRightInd w:val="0"/>
        <w:spacing w:after="0" w:line="255" w:lineRule="auto"/>
        <w:ind w:right="96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0A7810" w:rsidRDefault="000A7810" w:rsidP="00B80FEA">
      <w:pPr>
        <w:widowControl w:val="0"/>
        <w:autoSpaceDE w:val="0"/>
        <w:autoSpaceDN w:val="0"/>
        <w:adjustRightInd w:val="0"/>
        <w:spacing w:before="4" w:after="0" w:line="160" w:lineRule="exact"/>
        <w:rPr>
          <w:rFonts w:ascii="Times New Roman" w:hAnsi="Times New Roman"/>
          <w:color w:val="000000"/>
          <w:sz w:val="16"/>
          <w:szCs w:val="16"/>
        </w:rPr>
      </w:pPr>
    </w:p>
    <w:p w:rsidR="000A7810" w:rsidRDefault="000A7810" w:rsidP="00B80FEA">
      <w:pPr>
        <w:pStyle w:val="Heading2"/>
        <w:spacing w:before="0" w:line="240" w:lineRule="auto"/>
        <w:rPr>
          <w:rFonts w:ascii="Times New Roman" w:hAnsi="Times New Roman"/>
          <w:color w:val="000000"/>
          <w:sz w:val="18"/>
          <w:szCs w:val="18"/>
        </w:rPr>
      </w:pPr>
      <w:bookmarkStart w:id="1648" w:name="_Toc295058670"/>
      <w:r>
        <w:rPr>
          <w:rFonts w:ascii="Times New Roman" w:hAnsi="Times New Roman"/>
          <w:color w:val="191919"/>
          <w:sz w:val="24"/>
          <w:szCs w:val="24"/>
        </w:rPr>
        <w:t>P</w:t>
      </w:r>
      <w:r>
        <w:rPr>
          <w:rFonts w:ascii="Times New Roman" w:hAnsi="Times New Roman"/>
          <w:color w:val="191919"/>
          <w:sz w:val="18"/>
          <w:szCs w:val="18"/>
        </w:rPr>
        <w:t>ROCEDURES</w:t>
      </w:r>
      <w:bookmarkEnd w:id="1648"/>
    </w:p>
    <w:p w:rsidR="000A7810" w:rsidRDefault="000A7810" w:rsidP="00DA2AE1">
      <w:pPr>
        <w:widowControl w:val="0"/>
        <w:autoSpaceDE w:val="0"/>
        <w:autoSpaceDN w:val="0"/>
        <w:adjustRightInd w:val="0"/>
        <w:spacing w:after="0" w:line="255" w:lineRule="auto"/>
        <w:ind w:right="96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0A7810" w:rsidRDefault="000A7810" w:rsidP="00B80FEA">
      <w:pPr>
        <w:widowControl w:val="0"/>
        <w:autoSpaceDE w:val="0"/>
        <w:autoSpaceDN w:val="0"/>
        <w:adjustRightInd w:val="0"/>
        <w:spacing w:after="0" w:line="220" w:lineRule="exact"/>
        <w:rPr>
          <w:rFonts w:ascii="Times New Roman" w:hAnsi="Times New Roman"/>
          <w:color w:val="000000"/>
        </w:rPr>
      </w:pPr>
    </w:p>
    <w:p w:rsidR="000A7810" w:rsidRDefault="000A7810" w:rsidP="00DA2AE1">
      <w:pPr>
        <w:widowControl w:val="0"/>
        <w:autoSpaceDE w:val="0"/>
        <w:autoSpaceDN w:val="0"/>
        <w:adjustRightInd w:val="0"/>
        <w:spacing w:after="0"/>
        <w:ind w:right="96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0A7810" w:rsidRDefault="000A7810" w:rsidP="00B80FEA">
      <w:pPr>
        <w:widowControl w:val="0"/>
        <w:autoSpaceDE w:val="0"/>
        <w:autoSpaceDN w:val="0"/>
        <w:adjustRightInd w:val="0"/>
        <w:spacing w:after="0" w:line="220" w:lineRule="exact"/>
        <w:rPr>
          <w:rFonts w:ascii="Times New Roman" w:hAnsi="Times New Roman"/>
          <w:color w:val="000000"/>
        </w:rPr>
      </w:pPr>
    </w:p>
    <w:p w:rsidR="000A7810" w:rsidRDefault="000A7810" w:rsidP="00DA2AE1">
      <w:pPr>
        <w:widowControl w:val="0"/>
        <w:autoSpaceDE w:val="0"/>
        <w:autoSpaceDN w:val="0"/>
        <w:adjustRightInd w:val="0"/>
        <w:spacing w:after="0" w:line="255" w:lineRule="auto"/>
        <w:ind w:right="96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0A7810" w:rsidRDefault="000A7810" w:rsidP="00B80FEA">
      <w:pPr>
        <w:widowControl w:val="0"/>
        <w:autoSpaceDE w:val="0"/>
        <w:autoSpaceDN w:val="0"/>
        <w:adjustRightInd w:val="0"/>
        <w:spacing w:before="10" w:after="0" w:line="180" w:lineRule="exact"/>
        <w:rPr>
          <w:rFonts w:ascii="Times New Roman" w:hAnsi="Times New Roman"/>
          <w:color w:val="000000"/>
          <w:sz w:val="18"/>
          <w:szCs w:val="18"/>
        </w:rPr>
      </w:pPr>
    </w:p>
    <w:p w:rsidR="000A7810" w:rsidRDefault="000A7810" w:rsidP="00DA2AE1">
      <w:pPr>
        <w:widowControl w:val="0"/>
        <w:autoSpaceDE w:val="0"/>
        <w:autoSpaceDN w:val="0"/>
        <w:adjustRightInd w:val="0"/>
        <w:spacing w:before="30" w:after="0" w:line="255" w:lineRule="auto"/>
        <w:ind w:right="96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fairs Handbook, Section 3.16 for additional information on Policies and Procedures.</w:t>
      </w:r>
    </w:p>
    <w:p w:rsidR="000A7810" w:rsidRDefault="000A7810" w:rsidP="00B80FEA">
      <w:pPr>
        <w:widowControl w:val="0"/>
        <w:autoSpaceDE w:val="0"/>
        <w:autoSpaceDN w:val="0"/>
        <w:adjustRightInd w:val="0"/>
        <w:spacing w:before="4" w:after="0" w:line="160" w:lineRule="exact"/>
        <w:rPr>
          <w:rFonts w:ascii="Times New Roman" w:hAnsi="Times New Roman"/>
          <w:color w:val="000000"/>
          <w:sz w:val="16"/>
          <w:szCs w:val="16"/>
        </w:rPr>
      </w:pPr>
    </w:p>
    <w:p w:rsidR="000A7810" w:rsidRDefault="000A7810" w:rsidP="00DA2AE1">
      <w:pPr>
        <w:pStyle w:val="Heading2"/>
        <w:spacing w:before="0" w:after="160" w:line="240" w:lineRule="auto"/>
        <w:rPr>
          <w:rFonts w:ascii="Times New Roman" w:hAnsi="Times New Roman"/>
          <w:color w:val="000000"/>
          <w:sz w:val="18"/>
          <w:szCs w:val="18"/>
        </w:rPr>
      </w:pPr>
      <w:bookmarkStart w:id="1649" w:name="_Toc295058671"/>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1649"/>
    </w:p>
    <w:p w:rsidR="000A7810" w:rsidRDefault="000A7810" w:rsidP="00DA2AE1">
      <w:pPr>
        <w:widowControl w:val="0"/>
        <w:autoSpaceDE w:val="0"/>
        <w:autoSpaceDN w:val="0"/>
        <w:adjustRightInd w:val="0"/>
        <w:spacing w:after="160"/>
        <w:ind w:right="994"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0A7810" w:rsidRDefault="000A7810" w:rsidP="00DA2AE1">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0A7810" w:rsidRDefault="000A7810" w:rsidP="00B80FEA">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0A7810" w:rsidRDefault="000A7810" w:rsidP="00B80FEA">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0A7810" w:rsidRDefault="000A7810" w:rsidP="00DA2AE1">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ins w:id="1650" w:author="jhawkins" w:date="2011-04-01T09:12:00Z">
        <w:r>
          <w:rPr>
            <w:rFonts w:ascii="Times New Roman" w:hAnsi="Times New Roman"/>
            <w:color w:val="191919"/>
            <w:spacing w:val="12"/>
            <w:sz w:val="18"/>
            <w:szCs w:val="18"/>
          </w:rPr>
          <w:t xml:space="preserve">Office of Academic Services and </w:t>
        </w:r>
      </w:ins>
      <w:r>
        <w:rPr>
          <w:rFonts w:ascii="Times New Roman" w:hAnsi="Times New Roman"/>
          <w:color w:val="191919"/>
          <w:sz w:val="18"/>
          <w:szCs w:val="18"/>
        </w:rPr>
        <w:t>Registra</w:t>
      </w:r>
      <w:r>
        <w:rPr>
          <w:rFonts w:ascii="Times New Roman" w:hAnsi="Times New Roman"/>
          <w:color w:val="191919"/>
          <w:spacing w:val="7"/>
          <w:sz w:val="18"/>
          <w:szCs w:val="18"/>
        </w:rPr>
        <w:t>r</w:t>
      </w:r>
      <w:del w:id="1651" w:author="jhawkins" w:date="2011-04-01T09:12:00Z">
        <w:r w:rsidDel="005622C5">
          <w:rPr>
            <w:rFonts w:ascii="Times New Roman" w:hAnsi="Times New Roman"/>
            <w:color w:val="191919"/>
            <w:spacing w:val="-10"/>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11"/>
            <w:sz w:val="18"/>
            <w:szCs w:val="18"/>
          </w:rPr>
          <w:delText xml:space="preserve"> </w:delText>
        </w:r>
        <w:r w:rsidDel="005622C5">
          <w:rPr>
            <w:rFonts w:ascii="Times New Roman" w:hAnsi="Times New Roman"/>
            <w:color w:val="191919"/>
            <w:sz w:val="18"/>
            <w:szCs w:val="18"/>
          </w:rPr>
          <w:delText>O</w:delText>
        </w:r>
        <w:r w:rsidDel="005622C5">
          <w:rPr>
            <w:rFonts w:ascii="Times New Roman" w:hAnsi="Times New Roman"/>
            <w:color w:val="191919"/>
            <w:spacing w:val="-3"/>
            <w:sz w:val="18"/>
            <w:szCs w:val="18"/>
          </w:rPr>
          <w:delText>f</w:delText>
        </w:r>
        <w:r w:rsidDel="005622C5">
          <w:rPr>
            <w:rFonts w:ascii="Times New Roman" w:hAnsi="Times New Roman"/>
            <w:color w:val="191919"/>
            <w:sz w:val="18"/>
            <w:szCs w:val="18"/>
          </w:rPr>
          <w:delText>fice</w:delText>
        </w:r>
      </w:del>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lanning</w:t>
      </w:r>
      <w:r w:rsidR="005F2A86">
        <w:rPr>
          <w:rFonts w:ascii="Times New Roman" w:hAnsi="Times New Roman"/>
          <w:color w:val="191919"/>
          <w:sz w:val="18"/>
          <w:szCs w:val="18"/>
        </w:rPr>
        <w:t xml:space="preserve"> </w:t>
      </w:r>
      <w:r>
        <w:rPr>
          <w:rFonts w:ascii="Times New Roman" w:hAnsi="Times New Roman"/>
          <w:color w:val="191919"/>
          <w:sz w:val="18"/>
          <w:szCs w:val="18"/>
        </w:rPr>
        <w:t>Guide.</w:t>
      </w:r>
      <w:r w:rsidR="005F2A86">
        <w:rPr>
          <w:rFonts w:ascii="Times New Roman" w:hAnsi="Times New Roman"/>
          <w:color w:val="191919"/>
          <w:sz w:val="18"/>
          <w:szCs w:val="18"/>
        </w:rPr>
        <w:t xml:space="preserve"> </w:t>
      </w:r>
      <w:r>
        <w:rPr>
          <w:rFonts w:ascii="Times New Roman" w:hAnsi="Times New Roman"/>
          <w:color w:val="191919"/>
          <w:sz w:val="18"/>
          <w:szCs w:val="18"/>
        </w:rPr>
        <w:t xml:space="preserve">Any forms submitted after </w:t>
      </w:r>
      <w:del w:id="1652" w:author="jhawkins" w:date="2011-04-01T09:20:00Z">
        <w:r w:rsidDel="005622C5">
          <w:rPr>
            <w:rFonts w:ascii="Times New Roman" w:hAnsi="Times New Roman"/>
            <w:color w:val="191919"/>
            <w:sz w:val="18"/>
            <w:szCs w:val="18"/>
          </w:rPr>
          <w:delText>teh</w:delText>
        </w:r>
      </w:del>
      <w:ins w:id="1653" w:author="jhawkins" w:date="2011-04-01T09:20:00Z">
        <w:r>
          <w:rPr>
            <w:rFonts w:ascii="Times New Roman" w:hAnsi="Times New Roman"/>
            <w:color w:val="191919"/>
            <w:sz w:val="18"/>
            <w:szCs w:val="18"/>
          </w:rPr>
          <w:t xml:space="preserve"> the</w:t>
        </w:r>
      </w:ins>
      <w:r>
        <w:rPr>
          <w:rFonts w:ascii="Times New Roman" w:hAnsi="Times New Roman"/>
          <w:color w:val="191919"/>
          <w:sz w:val="18"/>
          <w:szCs w:val="18"/>
        </w:rPr>
        <w:t xml:space="preserve"> deadline will not be processed.</w:t>
      </w:r>
    </w:p>
    <w:p w:rsidR="000A7810" w:rsidRDefault="000A7810" w:rsidP="00B80FEA">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0A7810" w:rsidRDefault="000A7810" w:rsidP="00B80FEA">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0A7810" w:rsidRDefault="000A7810" w:rsidP="00B80FEA">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0A7810" w:rsidRDefault="000A7810" w:rsidP="00B80FEA">
      <w:pPr>
        <w:widowControl w:val="0"/>
        <w:autoSpaceDE w:val="0"/>
        <w:autoSpaceDN w:val="0"/>
        <w:adjustRightInd w:val="0"/>
        <w:spacing w:before="7" w:after="0" w:line="170" w:lineRule="exact"/>
        <w:rPr>
          <w:rFonts w:ascii="Times New Roman" w:hAnsi="Times New Roman"/>
          <w:color w:val="000000"/>
          <w:sz w:val="17"/>
          <w:szCs w:val="17"/>
        </w:rPr>
      </w:pPr>
    </w:p>
    <w:p w:rsidR="000A7810" w:rsidRDefault="000A7810" w:rsidP="00B80FEA">
      <w:pPr>
        <w:pStyle w:val="Heading2"/>
        <w:spacing w:before="0" w:line="240" w:lineRule="auto"/>
        <w:rPr>
          <w:rFonts w:ascii="Times New Roman" w:hAnsi="Times New Roman"/>
          <w:color w:val="000000"/>
          <w:sz w:val="18"/>
          <w:szCs w:val="18"/>
        </w:rPr>
      </w:pPr>
      <w:bookmarkStart w:id="1654" w:name="_Toc295058672"/>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1654"/>
    </w:p>
    <w:p w:rsidR="000A7810" w:rsidRDefault="000A7810" w:rsidP="006D530B">
      <w:pPr>
        <w:widowControl w:val="0"/>
        <w:autoSpaceDE w:val="0"/>
        <w:autoSpaceDN w:val="0"/>
        <w:adjustRightInd w:val="0"/>
        <w:spacing w:after="0" w:line="255" w:lineRule="auto"/>
        <w:ind w:right="989" w:firstLine="0"/>
        <w:jc w:val="both"/>
        <w:rPr>
          <w:rFonts w:ascii="Century Gothic" w:hAnsi="Century Gothic" w:cs="Century Gothic"/>
          <w:color w:val="000000"/>
          <w:sz w:val="36"/>
          <w:szCs w:val="36"/>
        </w:rPr>
        <w:sectPr w:rsidR="000A7810" w:rsidSect="0050315D">
          <w:pgSz w:w="12240" w:h="15840"/>
          <w:pgMar w:top="420" w:right="420" w:bottom="280" w:left="600" w:header="720" w:footer="288" w:gutter="0"/>
          <w:cols w:space="720"/>
          <w:noEndnote/>
          <w:docGrid w:linePitch="299"/>
        </w:sect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 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ugh correspo</w:t>
      </w:r>
      <w:r>
        <w:rPr>
          <w:rFonts w:ascii="Times New Roman" w:hAnsi="Times New Roman"/>
          <w:color w:val="191919"/>
          <w:spacing w:val="-4"/>
          <w:sz w:val="18"/>
          <w:szCs w:val="18"/>
        </w:rPr>
        <w:t>n</w:t>
      </w:r>
      <w:r>
        <w:rPr>
          <w:rFonts w:ascii="Times New Roman" w:hAnsi="Times New Roman"/>
          <w:color w:val="191919"/>
          <w:sz w:val="18"/>
          <w:szCs w:val="18"/>
        </w:rPr>
        <w:t xml:space="preserve">- </w:t>
      </w:r>
      <w:r>
        <w:rPr>
          <w:rFonts w:ascii="Times New Roman" w:hAnsi="Times New Roman"/>
          <w:color w:val="191919"/>
          <w:spacing w:val="-1"/>
          <w:sz w:val="18"/>
          <w:szCs w:val="18"/>
        </w:rPr>
        <w:t>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0A7810" w:rsidRDefault="00623C29" w:rsidP="00DA2AE1">
      <w:pPr>
        <w:widowControl w:val="0"/>
        <w:autoSpaceDE w:val="0"/>
        <w:autoSpaceDN w:val="0"/>
        <w:adjustRightInd w:val="0"/>
        <w:spacing w:before="57" w:after="0" w:line="195" w:lineRule="exact"/>
        <w:ind w:left="360" w:hanging="57"/>
        <w:rPr>
          <w:rFonts w:ascii="Century Gothic" w:hAnsi="Century Gothic" w:cs="Century Gothic"/>
          <w:color w:val="000000"/>
          <w:sz w:val="16"/>
          <w:szCs w:val="16"/>
        </w:rPr>
      </w:pPr>
      <w:r w:rsidRPr="00623C29">
        <w:rPr>
          <w:rFonts w:ascii="Century Gothic" w:hAnsi="Century Gothic" w:cs="Century Gothic"/>
          <w:b/>
          <w:bCs/>
          <w:noProof/>
          <w:color w:val="191919"/>
          <w:sz w:val="16"/>
          <w:szCs w:val="16"/>
        </w:rPr>
        <w:lastRenderedPageBreak/>
        <w:pict>
          <v:group id="_x0000_s16212" style="position:absolute;left:0;text-align:left;margin-left:-56.55pt;margin-top:-22.25pt;width:191pt;height:795.35pt;z-index:-251358208" coordorigin="-745,-62" coordsize="3820,15907">
            <v:group id="_x0000_s16213" style="position:absolute;left:-745;top:-62;width:3820;height:15907" coordorigin="-717,-62" coordsize="3820,15907">
              <v:rect id="Rectangle 2702" o:spid="_x0000_s1621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21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21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21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21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21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22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22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22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22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22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22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22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22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22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22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23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23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23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23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23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23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23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23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23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23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24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24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24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24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24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24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24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000A7810">
        <w:rPr>
          <w:rFonts w:ascii="Century Gothic" w:hAnsi="Century Gothic" w:cs="Century Gothic"/>
          <w:b/>
          <w:bCs/>
          <w:color w:val="191919"/>
          <w:sz w:val="16"/>
          <w:szCs w:val="16"/>
        </w:rPr>
        <w:t>Academic Support Services</w:t>
      </w:r>
    </w:p>
    <w:p w:rsidR="000A7810" w:rsidRDefault="000A7810" w:rsidP="000D42BE">
      <w:pPr>
        <w:widowControl w:val="0"/>
        <w:autoSpaceDE w:val="0"/>
        <w:autoSpaceDN w:val="0"/>
        <w:adjustRightInd w:val="0"/>
        <w:spacing w:before="5" w:after="0" w:line="120" w:lineRule="exact"/>
        <w:ind w:left="900"/>
        <w:rPr>
          <w:rFonts w:ascii="Century Gothic" w:hAnsi="Century Gothic" w:cs="Century Gothic"/>
          <w:color w:val="000000"/>
          <w:sz w:val="12"/>
          <w:szCs w:val="12"/>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623C29" w:rsidP="000D42BE">
      <w:pPr>
        <w:pStyle w:val="Heading2"/>
        <w:spacing w:before="0" w:line="240" w:lineRule="auto"/>
        <w:ind w:left="900"/>
        <w:rPr>
          <w:rFonts w:ascii="Times New Roman" w:hAnsi="Times New Roman"/>
          <w:color w:val="000000"/>
          <w:sz w:val="18"/>
          <w:szCs w:val="18"/>
        </w:rPr>
      </w:pPr>
      <w:r w:rsidRPr="00623C29">
        <w:rPr>
          <w:rFonts w:ascii="Calibri" w:hAnsi="Calibri"/>
          <w:noProof/>
          <w:color w:val="auto"/>
          <w:sz w:val="22"/>
          <w:szCs w:val="22"/>
        </w:rPr>
        <w:pict>
          <v:shape id="Text Box 1859" o:spid="_x0000_s2699" type="#_x0000_t202" style="position:absolute;left:0;text-align:left;margin-left:21pt;margin-top:49.1pt;width:12pt;height:63.8pt;z-index:-251538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WbtgIAALo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" o:allowincell="f" filled="f" stroked="f">
            <v:textbox style="layout-flow:vertical;mso-layout-flow-alt:bottom-to-top;mso-next-textbox:#Text Box 1859"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1655" w:name="_Toc295058673"/>
      <w:r w:rsidR="000A7810">
        <w:rPr>
          <w:rFonts w:ascii="Times New Roman" w:hAnsi="Times New Roman"/>
          <w:color w:val="191919"/>
          <w:spacing w:val="-2"/>
          <w:sz w:val="24"/>
          <w:szCs w:val="24"/>
        </w:rPr>
        <w:t>V</w:t>
      </w:r>
      <w:r w:rsidR="000A7810">
        <w:rPr>
          <w:rFonts w:ascii="Times New Roman" w:hAnsi="Times New Roman"/>
          <w:color w:val="191919"/>
          <w:spacing w:val="-2"/>
          <w:sz w:val="18"/>
          <w:szCs w:val="18"/>
        </w:rPr>
        <w:t>ETERAN</w:t>
      </w:r>
      <w:r w:rsidR="000A7810">
        <w:rPr>
          <w:rFonts w:ascii="Times New Roman" w:hAnsi="Times New Roman"/>
          <w:color w:val="191919"/>
          <w:sz w:val="18"/>
          <w:szCs w:val="18"/>
        </w:rPr>
        <w:t>S</w:t>
      </w:r>
      <w:r w:rsidR="000A7810">
        <w:rPr>
          <w:rFonts w:ascii="Times New Roman" w:hAnsi="Times New Roman"/>
          <w:color w:val="191919"/>
          <w:spacing w:val="-3"/>
          <w:sz w:val="18"/>
          <w:szCs w:val="18"/>
        </w:rPr>
        <w:t xml:space="preserve"> </w:t>
      </w:r>
      <w:r w:rsidR="000A7810">
        <w:rPr>
          <w:rFonts w:ascii="Times New Roman" w:hAnsi="Times New Roman"/>
          <w:color w:val="191919"/>
          <w:spacing w:val="-2"/>
          <w:sz w:val="24"/>
          <w:szCs w:val="24"/>
        </w:rPr>
        <w:t>A</w:t>
      </w:r>
      <w:r w:rsidR="000A7810">
        <w:rPr>
          <w:rFonts w:ascii="Times New Roman" w:hAnsi="Times New Roman"/>
          <w:color w:val="191919"/>
          <w:spacing w:val="-2"/>
          <w:sz w:val="18"/>
          <w:szCs w:val="18"/>
        </w:rPr>
        <w:t>SSIS</w:t>
      </w:r>
      <w:r w:rsidR="000A7810">
        <w:rPr>
          <w:rFonts w:ascii="Times New Roman" w:hAnsi="Times New Roman"/>
          <w:color w:val="191919"/>
          <w:spacing w:val="-16"/>
          <w:sz w:val="18"/>
          <w:szCs w:val="18"/>
        </w:rPr>
        <w:t>T</w:t>
      </w:r>
      <w:r w:rsidR="000A7810">
        <w:rPr>
          <w:rFonts w:ascii="Times New Roman" w:hAnsi="Times New Roman"/>
          <w:color w:val="191919"/>
          <w:spacing w:val="-2"/>
          <w:sz w:val="18"/>
          <w:szCs w:val="18"/>
        </w:rPr>
        <w:t>ANC</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24"/>
          <w:szCs w:val="24"/>
        </w:rPr>
        <w:t>P</w:t>
      </w:r>
      <w:r w:rsidR="000A7810">
        <w:rPr>
          <w:rFonts w:ascii="Times New Roman" w:hAnsi="Times New Roman"/>
          <w:color w:val="191919"/>
          <w:spacing w:val="-2"/>
          <w:sz w:val="18"/>
          <w:szCs w:val="18"/>
        </w:rPr>
        <w:t>ROGRAM</w:t>
      </w:r>
      <w:bookmarkEnd w:id="1655"/>
    </w:p>
    <w:p w:rsidR="000A7810" w:rsidRDefault="000A7810" w:rsidP="00DA2AE1">
      <w:pPr>
        <w:widowControl w:val="0"/>
        <w:autoSpaceDE w:val="0"/>
        <w:autoSpaceDN w:val="0"/>
        <w:adjustRightInd w:val="0"/>
        <w:spacing w:before="30" w:after="0" w:line="250" w:lineRule="auto"/>
        <w:ind w:left="900" w:right="79"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56" w:name="_Toc295058674"/>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1656"/>
    </w:p>
    <w:p w:rsidR="000A7810" w:rsidRDefault="000A7810" w:rsidP="00DA2AE1">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 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57" w:author="jhawkins" w:date="2011-04-01T09:12: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58" w:author="jhawkins" w:date="2011-04-01T09:12: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59" w:name="_Toc295058675"/>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1659"/>
    </w:p>
    <w:p w:rsidR="000A7810" w:rsidRDefault="000A7810" w:rsidP="00DA2AE1">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0A7810" w:rsidRDefault="000A7810" w:rsidP="00DA2AE1">
      <w:pPr>
        <w:widowControl w:val="0"/>
        <w:autoSpaceDE w:val="0"/>
        <w:autoSpaceDN w:val="0"/>
        <w:adjustRightInd w:val="0"/>
        <w:spacing w:after="0" w:line="250" w:lineRule="auto"/>
        <w:ind w:left="1800" w:right="6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0A7810"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0A7810" w:rsidRDefault="000A7810" w:rsidP="000D42BE">
      <w:pPr>
        <w:widowControl w:val="0"/>
        <w:autoSpaceDE w:val="0"/>
        <w:autoSpaceDN w:val="0"/>
        <w:adjustRightInd w:val="0"/>
        <w:spacing w:before="9" w:after="0"/>
        <w:ind w:left="90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0A7810" w:rsidRDefault="000A7810" w:rsidP="000D42BE">
      <w:pPr>
        <w:widowControl w:val="0"/>
        <w:autoSpaceDE w:val="0"/>
        <w:autoSpaceDN w:val="0"/>
        <w:adjustRightInd w:val="0"/>
        <w:spacing w:before="7" w:after="0" w:line="200" w:lineRule="exact"/>
        <w:ind w:left="900"/>
        <w:rPr>
          <w:rFonts w:ascii="Times New Roman" w:hAnsi="Times New Roman"/>
          <w:color w:val="000000"/>
          <w:sz w:val="20"/>
          <w:szCs w:val="20"/>
        </w:rPr>
      </w:pPr>
    </w:p>
    <w:p w:rsidR="000A7810" w:rsidRDefault="000A7810" w:rsidP="000D42BE">
      <w:pPr>
        <w:pStyle w:val="Heading2"/>
        <w:spacing w:before="0" w:line="240" w:lineRule="auto"/>
        <w:ind w:left="900"/>
        <w:rPr>
          <w:rFonts w:ascii="Times New Roman" w:hAnsi="Times New Roman"/>
          <w:color w:val="000000"/>
          <w:sz w:val="18"/>
          <w:szCs w:val="18"/>
        </w:rPr>
      </w:pPr>
      <w:bookmarkStart w:id="1660" w:name="_Toc295058676"/>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1660"/>
    </w:p>
    <w:p w:rsidR="000A7810" w:rsidRDefault="000A7810" w:rsidP="00DA2AE1">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61" w:name="_Toc295058677"/>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1661"/>
    </w:p>
    <w:p w:rsidR="000A7810" w:rsidRDefault="000A7810" w:rsidP="00DA2AE1">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62" w:name="_Toc295058678"/>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1662"/>
    </w:p>
    <w:p w:rsidR="000A7810" w:rsidRDefault="000A7810" w:rsidP="00DA2AE1">
      <w:pPr>
        <w:widowControl w:val="0"/>
        <w:autoSpaceDE w:val="0"/>
        <w:autoSpaceDN w:val="0"/>
        <w:adjustRightInd w:val="0"/>
        <w:spacing w:before="30" w:after="0" w:line="250"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ins w:id="1663" w:author="jhawkins" w:date="2011-04-01T09:12:00Z">
        <w:r>
          <w:rPr>
            <w:rFonts w:ascii="Times New Roman" w:hAnsi="Times New Roman"/>
            <w:color w:val="191919"/>
            <w:spacing w:val="-6"/>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64"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6"/>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1665" w:author="jhawkins" w:date="2011-04-01T09:28:00Z">
        <w:r>
          <w:rPr>
            <w:rFonts w:ascii="Times New Roman" w:hAnsi="Times New Roman"/>
            <w:color w:val="191919"/>
            <w:sz w:val="18"/>
            <w:szCs w:val="18"/>
          </w:rPr>
          <w:t>/she</w:t>
        </w:r>
      </w:ins>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ins w:id="1666" w:author="jhawkins" w:date="2011-04-01T09:29:00Z">
        <w:r>
          <w:rPr>
            <w:rFonts w:ascii="Times New Roman" w:hAnsi="Times New Roman"/>
            <w:color w:val="191919"/>
            <w:spacing w:val="-16"/>
            <w:sz w:val="18"/>
            <w:szCs w:val="18"/>
          </w:rPr>
          <w:t xml:space="preserve"> Enrollment Services </w:t>
        </w:r>
      </w:ins>
      <w:del w:id="1667" w:author="jhawkins" w:date="2011-04-01T09:29:00Z">
        <w:r w:rsidDel="00B51F5D">
          <w:rPr>
            <w:rFonts w:ascii="Times New Roman" w:hAnsi="Times New Roman"/>
            <w:color w:val="191919"/>
            <w:spacing w:val="-2"/>
            <w:sz w:val="18"/>
            <w:szCs w:val="18"/>
          </w:rPr>
          <w:delText>Admissions</w:delText>
        </w:r>
      </w:del>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68" w:author="jhawkins" w:date="2011-04-01T09:13: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669"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24"/>
          <w:szCs w:val="24"/>
        </w:rPr>
      </w:pPr>
      <w:bookmarkStart w:id="1670" w:name="_Toc295058679"/>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1670"/>
    </w:p>
    <w:p w:rsidR="000A7810" w:rsidRPr="00940F84"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del w:id="1671" w:author="jhawkins" w:date="2011-04-01T09:31:00Z">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th</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del>
      <w:ins w:id="1672" w:author="jhawkins" w:date="2011-04-01T09:13:00Z">
        <w:r>
          <w:rPr>
            <w:rFonts w:ascii="Times New Roman" w:hAnsi="Times New Roman"/>
            <w:color w:val="191919"/>
            <w:spacing w:val="-4"/>
            <w:sz w:val="18"/>
            <w:szCs w:val="18"/>
          </w:rPr>
          <w:t xml:space="preserve">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ins w:id="1673" w:author="jhawkins" w:date="2011-04-01T09:32:00Z">
        <w:r>
          <w:rPr>
            <w:rFonts w:ascii="Times New Roman" w:hAnsi="Times New Roman"/>
            <w:color w:val="191919"/>
            <w:spacing w:val="-4"/>
            <w:sz w:val="18"/>
            <w:szCs w:val="18"/>
          </w:rPr>
          <w:t xml:space="preserve">Testing Center </w:t>
        </w:r>
      </w:ins>
      <w:del w:id="1674" w:author="jhawkins" w:date="2011-04-01T09:32: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r w:rsidDel="00B51F5D">
          <w:rPr>
            <w:rFonts w:ascii="Times New Roman" w:hAnsi="Times New Roman"/>
            <w:color w:val="191919"/>
            <w:spacing w:val="-14"/>
            <w:sz w:val="18"/>
            <w:szCs w:val="18"/>
          </w:rPr>
          <w:delText>T</w:delText>
        </w:r>
        <w:r w:rsidDel="00B51F5D">
          <w:rPr>
            <w:rFonts w:ascii="Times New Roman" w:hAnsi="Times New Roman"/>
            <w:color w:val="191919"/>
            <w:spacing w:val="-2"/>
            <w:sz w:val="18"/>
            <w:szCs w:val="18"/>
          </w:rPr>
          <w:delText>esting</w:delText>
        </w:r>
      </w:del>
      <w:r>
        <w:rPr>
          <w:rFonts w:ascii="Times New Roman" w:hAnsi="Times New Roman"/>
          <w:color w:val="191919"/>
          <w:spacing w:val="-2"/>
          <w:sz w:val="18"/>
          <w:szCs w:val="18"/>
        </w:rPr>
        <w:t>.</w:t>
      </w:r>
    </w:p>
    <w:p w:rsidR="000A7810" w:rsidRPr="00940F84"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0A7810" w:rsidRPr="00940F84"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0A7810" w:rsidRPr="00940F84"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675" w:author="jhawkins" w:date="2011-04-01T09:14: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0A7810" w:rsidRDefault="000A7810" w:rsidP="00DA2AE1">
      <w:pPr>
        <w:widowControl w:val="0"/>
        <w:autoSpaceDE w:val="0"/>
        <w:autoSpaceDN w:val="0"/>
        <w:adjustRightInd w:val="0"/>
        <w:spacing w:after="0" w:line="250" w:lineRule="auto"/>
        <w:ind w:left="1800" w:right="476" w:hanging="18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del w:id="1676" w:author="jhawkins" w:date="2011-04-01T09:33: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del>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w:t>
      </w:r>
      <w:ins w:id="1677" w:author="jhawkins" w:date="2011-04-01T09:33:00Z">
        <w:r>
          <w:rPr>
            <w:rFonts w:ascii="Times New Roman" w:hAnsi="Times New Roman"/>
            <w:color w:val="191919"/>
            <w:spacing w:val="-2"/>
            <w:sz w:val="18"/>
            <w:szCs w:val="18"/>
          </w:rPr>
          <w:t xml:space="preserve"> Center</w:t>
        </w:r>
      </w:ins>
      <w:r>
        <w:rPr>
          <w:rFonts w:ascii="Times New Roman" w:hAnsi="Times New Roman"/>
          <w:color w:val="191919"/>
          <w:spacing w:val="-2"/>
          <w:sz w:val="18"/>
          <w:szCs w:val="18"/>
        </w:rPr>
        <w: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0A7810" w:rsidRDefault="000A7810" w:rsidP="000D42BE">
      <w:pPr>
        <w:widowControl w:val="0"/>
        <w:autoSpaceDE w:val="0"/>
        <w:autoSpaceDN w:val="0"/>
        <w:adjustRightInd w:val="0"/>
        <w:spacing w:before="6" w:after="0" w:line="180" w:lineRule="exact"/>
        <w:ind w:left="900"/>
        <w:rPr>
          <w:rFonts w:ascii="Times New Roman" w:hAnsi="Times New Roman"/>
          <w:color w:val="000000"/>
          <w:sz w:val="18"/>
          <w:szCs w:val="18"/>
        </w:rPr>
      </w:pPr>
    </w:p>
    <w:p w:rsidR="007A7BFB" w:rsidRDefault="00623C29" w:rsidP="000D42BE">
      <w:pPr>
        <w:widowControl w:val="0"/>
        <w:autoSpaceDE w:val="0"/>
        <w:autoSpaceDN w:val="0"/>
        <w:adjustRightInd w:val="0"/>
        <w:spacing w:before="30" w:after="0" w:line="250" w:lineRule="auto"/>
        <w:ind w:left="900" w:right="91"/>
        <w:jc w:val="both"/>
        <w:rPr>
          <w:rFonts w:ascii="Times New Roman" w:hAnsi="Times New Roman"/>
          <w:color w:val="000000"/>
          <w:sz w:val="18"/>
          <w:szCs w:val="18"/>
        </w:rPr>
      </w:pPr>
      <w:r w:rsidRPr="00623C29">
        <w:rPr>
          <w:rFonts w:ascii="Calibri" w:hAnsi="Calibri"/>
          <w:noProof/>
          <w:lang w:eastAsia="en-US"/>
        </w:rPr>
        <w:pict>
          <v:shape id="Text Box 1864" o:spid="_x0000_s2700" type="#_x0000_t202" style="position:absolute;left:0;text-align:left;margin-left:26.35pt;margin-top:750pt;width:20.2pt;height:18pt;z-index:-251537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A331E4" w:rsidRDefault="00A331E4" w:rsidP="00A82F11">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0A7810">
        <w:rPr>
          <w:rFonts w:ascii="Times New Roman" w:hAnsi="Times New Roman"/>
          <w:color w:val="191919"/>
          <w:spacing w:val="-2"/>
          <w:sz w:val="18"/>
          <w:szCs w:val="18"/>
        </w:rPr>
        <w:t>NOTE</w:t>
      </w:r>
      <w:r w:rsidR="000A7810">
        <w:rPr>
          <w:rFonts w:ascii="Times New Roman" w:hAnsi="Times New Roman"/>
          <w:color w:val="191919"/>
          <w:sz w:val="18"/>
          <w:szCs w:val="18"/>
        </w:rPr>
        <w:t>:</w:t>
      </w:r>
      <w:r w:rsidR="000A7810">
        <w:rPr>
          <w:rFonts w:ascii="Times New Roman" w:hAnsi="Times New Roman"/>
          <w:color w:val="191919"/>
          <w:spacing w:val="-2"/>
          <w:sz w:val="18"/>
          <w:szCs w:val="18"/>
        </w:rPr>
        <w:t xml:space="preserve"> Allo</w:t>
      </w:r>
      <w:r w:rsidR="000A7810">
        <w:rPr>
          <w:rFonts w:ascii="Times New Roman" w:hAnsi="Times New Roman"/>
          <w:color w:val="191919"/>
          <w:sz w:val="18"/>
          <w:szCs w:val="18"/>
        </w:rPr>
        <w:t>w</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fou</w:t>
      </w:r>
      <w:r w:rsidR="000A7810">
        <w:rPr>
          <w:rFonts w:ascii="Times New Roman" w:hAnsi="Times New Roman"/>
          <w:color w:val="191919"/>
          <w:sz w:val="18"/>
          <w:szCs w:val="18"/>
        </w:rPr>
        <w:t>r</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si</w:t>
      </w:r>
      <w:r w:rsidR="000A7810">
        <w:rPr>
          <w:rFonts w:ascii="Times New Roman" w:hAnsi="Times New Roman"/>
          <w:color w:val="191919"/>
          <w:sz w:val="18"/>
          <w:szCs w:val="18"/>
        </w:rPr>
        <w:t>x</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week</w:t>
      </w:r>
      <w:r w:rsidR="000A7810">
        <w:rPr>
          <w:rFonts w:ascii="Times New Roman" w:hAnsi="Times New Roman"/>
          <w:color w:val="191919"/>
          <w:sz w:val="18"/>
          <w:szCs w:val="18"/>
        </w:rPr>
        <w:t>s</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afte</w:t>
      </w:r>
      <w:r w:rsidR="000A7810">
        <w:rPr>
          <w:rFonts w:ascii="Times New Roman" w:hAnsi="Times New Roman"/>
          <w:color w:val="191919"/>
          <w:sz w:val="18"/>
          <w:szCs w:val="18"/>
        </w:rPr>
        <w:t>r</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test(s</w:t>
      </w:r>
      <w:r w:rsidR="000A7810">
        <w:rPr>
          <w:rFonts w:ascii="Times New Roman" w:hAnsi="Times New Roman"/>
          <w:color w:val="191919"/>
          <w:sz w:val="18"/>
          <w:szCs w:val="18"/>
        </w:rPr>
        <w:t>)</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fo</w:t>
      </w:r>
      <w:r w:rsidR="000A7810">
        <w:rPr>
          <w:rFonts w:ascii="Times New Roman" w:hAnsi="Times New Roman"/>
          <w:color w:val="191919"/>
          <w:sz w:val="18"/>
          <w:szCs w:val="18"/>
        </w:rPr>
        <w:t>r</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result</w:t>
      </w:r>
      <w:r w:rsidR="000A7810">
        <w:rPr>
          <w:rFonts w:ascii="Times New Roman" w:hAnsi="Times New Roman"/>
          <w:color w:val="191919"/>
          <w:sz w:val="18"/>
          <w:szCs w:val="18"/>
        </w:rPr>
        <w:t>s</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b</w:t>
      </w:r>
      <w:r w:rsidR="000A7810">
        <w:rPr>
          <w:rFonts w:ascii="Times New Roman" w:hAnsi="Times New Roman"/>
          <w:color w:val="191919"/>
          <w:sz w:val="18"/>
          <w:szCs w:val="18"/>
        </w:rPr>
        <w:t>e</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processed</w:t>
      </w:r>
      <w:r w:rsidR="000A7810">
        <w:rPr>
          <w:rFonts w:ascii="Times New Roman" w:hAnsi="Times New Roman"/>
          <w:color w:val="191919"/>
          <w:sz w:val="18"/>
          <w:szCs w:val="18"/>
        </w:rPr>
        <w:t>.</w:t>
      </w:r>
      <w:r w:rsidR="000A7810">
        <w:rPr>
          <w:rFonts w:ascii="Times New Roman" w:hAnsi="Times New Roman"/>
          <w:color w:val="191919"/>
          <w:spacing w:val="1"/>
          <w:sz w:val="18"/>
          <w:szCs w:val="18"/>
        </w:rPr>
        <w:t xml:space="preserve"> </w:t>
      </w:r>
      <w:r w:rsidR="000A7810">
        <w:rPr>
          <w:rFonts w:ascii="Times New Roman" w:hAnsi="Times New Roman"/>
          <w:color w:val="191919"/>
          <w:spacing w:val="-20"/>
          <w:sz w:val="18"/>
          <w:szCs w:val="18"/>
        </w:rPr>
        <w:t>Y</w:t>
      </w:r>
      <w:r w:rsidR="000A7810">
        <w:rPr>
          <w:rFonts w:ascii="Times New Roman" w:hAnsi="Times New Roman"/>
          <w:color w:val="191919"/>
          <w:spacing w:val="-2"/>
          <w:sz w:val="18"/>
          <w:szCs w:val="18"/>
        </w:rPr>
        <w:t>o</w:t>
      </w:r>
      <w:r w:rsidR="000A7810">
        <w:rPr>
          <w:rFonts w:ascii="Times New Roman" w:hAnsi="Times New Roman"/>
          <w:color w:val="191919"/>
          <w:sz w:val="18"/>
          <w:szCs w:val="18"/>
        </w:rPr>
        <w:t>u</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shoul</w:t>
      </w:r>
      <w:r w:rsidR="000A7810">
        <w:rPr>
          <w:rFonts w:ascii="Times New Roman" w:hAnsi="Times New Roman"/>
          <w:color w:val="191919"/>
          <w:sz w:val="18"/>
          <w:szCs w:val="18"/>
        </w:rPr>
        <w:t>d</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receiv</w:t>
      </w:r>
      <w:r w:rsidR="000A7810">
        <w:rPr>
          <w:rFonts w:ascii="Times New Roman" w:hAnsi="Times New Roman"/>
          <w:color w:val="191919"/>
          <w:sz w:val="18"/>
          <w:szCs w:val="18"/>
        </w:rPr>
        <w:t>e</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a</w:t>
      </w:r>
      <w:r w:rsidR="000A7810">
        <w:rPr>
          <w:rFonts w:ascii="Times New Roman" w:hAnsi="Times New Roman"/>
          <w:color w:val="191919"/>
          <w:sz w:val="18"/>
          <w:szCs w:val="18"/>
        </w:rPr>
        <w:t>n</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evaluatio</w:t>
      </w:r>
      <w:r w:rsidR="000A7810">
        <w:rPr>
          <w:rFonts w:ascii="Times New Roman" w:hAnsi="Times New Roman"/>
          <w:color w:val="191919"/>
          <w:sz w:val="18"/>
          <w:szCs w:val="18"/>
        </w:rPr>
        <w:t>n</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shee</w:t>
      </w:r>
      <w:r w:rsidR="000A7810">
        <w:rPr>
          <w:rFonts w:ascii="Times New Roman" w:hAnsi="Times New Roman"/>
          <w:color w:val="191919"/>
          <w:sz w:val="18"/>
          <w:szCs w:val="18"/>
        </w:rPr>
        <w:t>t</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indicatin</w:t>
      </w:r>
      <w:r w:rsidR="000A7810">
        <w:rPr>
          <w:rFonts w:ascii="Times New Roman" w:hAnsi="Times New Roman"/>
          <w:color w:val="191919"/>
          <w:sz w:val="18"/>
          <w:szCs w:val="18"/>
        </w:rPr>
        <w:t>g</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whethe</w:t>
      </w:r>
      <w:r w:rsidR="000A7810">
        <w:rPr>
          <w:rFonts w:ascii="Times New Roman" w:hAnsi="Times New Roman"/>
          <w:color w:val="191919"/>
          <w:sz w:val="18"/>
          <w:szCs w:val="18"/>
        </w:rPr>
        <w:t>r</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yo</w:t>
      </w:r>
      <w:r w:rsidR="000A7810">
        <w:rPr>
          <w:rFonts w:ascii="Times New Roman" w:hAnsi="Times New Roman"/>
          <w:color w:val="191919"/>
          <w:sz w:val="18"/>
          <w:szCs w:val="18"/>
        </w:rPr>
        <w:t>u</w:t>
      </w:r>
      <w:r w:rsidR="000A7810">
        <w:rPr>
          <w:rFonts w:ascii="Times New Roman" w:hAnsi="Times New Roman"/>
          <w:color w:val="191919"/>
          <w:spacing w:val="8"/>
          <w:sz w:val="18"/>
          <w:szCs w:val="18"/>
        </w:rPr>
        <w:t xml:space="preserve"> </w:t>
      </w:r>
      <w:r w:rsidR="000A7810">
        <w:rPr>
          <w:rFonts w:ascii="Times New Roman" w:hAnsi="Times New Roman"/>
          <w:color w:val="191919"/>
          <w:spacing w:val="-2"/>
          <w:sz w:val="18"/>
          <w:szCs w:val="18"/>
        </w:rPr>
        <w:t>have passe</w:t>
      </w:r>
      <w:r w:rsidR="000A7810">
        <w:rPr>
          <w:rFonts w:ascii="Times New Roman" w:hAnsi="Times New Roman"/>
          <w:color w:val="191919"/>
          <w:sz w:val="18"/>
          <w:szCs w:val="18"/>
        </w:rPr>
        <w:t>d</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test(s)</w:t>
      </w:r>
      <w:r w:rsidR="000A7810">
        <w:rPr>
          <w:rFonts w:ascii="Times New Roman" w:hAnsi="Times New Roman"/>
          <w:color w:val="191919"/>
          <w:sz w:val="18"/>
          <w:szCs w:val="18"/>
        </w:rPr>
        <w: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f</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yo</w:t>
      </w:r>
      <w:r w:rsidR="000A7810">
        <w:rPr>
          <w:rFonts w:ascii="Times New Roman" w:hAnsi="Times New Roman"/>
          <w:color w:val="191919"/>
          <w:sz w:val="18"/>
          <w:szCs w:val="18"/>
        </w:rPr>
        <w:t>u</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hav</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no</w:t>
      </w:r>
      <w:r w:rsidR="000A7810">
        <w:rPr>
          <w:rFonts w:ascii="Times New Roman" w:hAnsi="Times New Roman"/>
          <w:color w:val="191919"/>
          <w:sz w:val="18"/>
          <w:szCs w:val="18"/>
        </w:rPr>
        <w:t>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receive</w:t>
      </w:r>
      <w:r w:rsidR="000A7810">
        <w:rPr>
          <w:rFonts w:ascii="Times New Roman" w:hAnsi="Times New Roman"/>
          <w:color w:val="191919"/>
          <w:sz w:val="18"/>
          <w:szCs w:val="18"/>
        </w:rPr>
        <w:t>d</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CLE</w:t>
      </w:r>
      <w:r w:rsidR="000A7810">
        <w:rPr>
          <w:rFonts w:ascii="Times New Roman" w:hAnsi="Times New Roman"/>
          <w:color w:val="191919"/>
          <w:sz w:val="18"/>
          <w:szCs w:val="18"/>
        </w:rPr>
        <w:t>P</w:t>
      </w:r>
      <w:r w:rsidR="000A7810">
        <w:rPr>
          <w:rFonts w:ascii="Times New Roman" w:hAnsi="Times New Roman"/>
          <w:color w:val="191919"/>
          <w:spacing w:val="-17"/>
          <w:sz w:val="18"/>
          <w:szCs w:val="18"/>
        </w:rPr>
        <w:t xml:space="preserve"> </w:t>
      </w:r>
      <w:r w:rsidR="000A7810">
        <w:rPr>
          <w:rFonts w:ascii="Times New Roman" w:hAnsi="Times New Roman"/>
          <w:color w:val="191919"/>
          <w:spacing w:val="-2"/>
          <w:sz w:val="18"/>
          <w:szCs w:val="18"/>
        </w:rPr>
        <w:t>evaluatio</w:t>
      </w:r>
      <w:r w:rsidR="000A7810">
        <w:rPr>
          <w:rFonts w:ascii="Times New Roman" w:hAnsi="Times New Roman"/>
          <w:color w:val="191919"/>
          <w:sz w:val="18"/>
          <w:szCs w:val="18"/>
        </w:rPr>
        <w:t>n</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i</w:t>
      </w:r>
      <w:r w:rsidR="000A7810">
        <w:rPr>
          <w:rFonts w:ascii="Times New Roman" w:hAnsi="Times New Roman"/>
          <w:color w:val="191919"/>
          <w:sz w:val="18"/>
          <w:szCs w:val="18"/>
        </w:rPr>
        <w:t>n</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1</w:t>
      </w:r>
      <w:r w:rsidR="000A7810">
        <w:rPr>
          <w:rFonts w:ascii="Times New Roman" w:hAnsi="Times New Roman"/>
          <w:color w:val="191919"/>
          <w:sz w:val="18"/>
          <w:szCs w:val="18"/>
        </w:rPr>
        <w:t>4</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day</w:t>
      </w:r>
      <w:r w:rsidR="000A7810">
        <w:rPr>
          <w:rFonts w:ascii="Times New Roman" w:hAnsi="Times New Roman"/>
          <w:color w:val="191919"/>
          <w:sz w:val="18"/>
          <w:szCs w:val="18"/>
        </w:rPr>
        <w:t>s</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afte</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yo</w:t>
      </w:r>
      <w:r w:rsidR="000A7810">
        <w:rPr>
          <w:rFonts w:ascii="Times New Roman" w:hAnsi="Times New Roman"/>
          <w:color w:val="191919"/>
          <w:sz w:val="18"/>
          <w:szCs w:val="18"/>
        </w:rPr>
        <w:t>u</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receiv</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you</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results</w:t>
      </w:r>
      <w:r w:rsidR="000A7810">
        <w:rPr>
          <w:rFonts w:ascii="Times New Roman" w:hAnsi="Times New Roman"/>
          <w:color w:val="191919"/>
          <w:sz w:val="18"/>
          <w:szCs w:val="18"/>
        </w:rPr>
        <w: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pleas</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contac</w:t>
      </w:r>
      <w:r w:rsidR="000A7810">
        <w:rPr>
          <w:rFonts w:ascii="Times New Roman" w:hAnsi="Times New Roman"/>
          <w:color w:val="191919"/>
          <w:sz w:val="18"/>
          <w:szCs w:val="18"/>
        </w:rPr>
        <w:t>t</w:t>
      </w:r>
      <w:r w:rsidR="000A7810">
        <w:rPr>
          <w:rFonts w:ascii="Times New Roman" w:hAnsi="Times New Roman"/>
          <w:color w:val="191919"/>
          <w:spacing w:val="-11"/>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ins w:id="1678" w:author="jhawkins" w:date="2011-04-01T09:14:00Z">
        <w:r w:rsidR="000A7810">
          <w:rPr>
            <w:rFonts w:ascii="Times New Roman" w:hAnsi="Times New Roman"/>
            <w:color w:val="191919"/>
            <w:spacing w:val="-11"/>
            <w:sz w:val="18"/>
            <w:szCs w:val="18"/>
          </w:rPr>
          <w:t xml:space="preserve">Office of Academic Services and </w:t>
        </w:r>
      </w:ins>
      <w:r w:rsidR="000A7810">
        <w:rPr>
          <w:rFonts w:ascii="Times New Roman" w:hAnsi="Times New Roman"/>
          <w:color w:val="191919"/>
          <w:spacing w:val="-2"/>
          <w:sz w:val="18"/>
          <w:szCs w:val="18"/>
        </w:rPr>
        <w:t>Reg</w:t>
      </w:r>
      <w:r w:rsidR="000A7810">
        <w:rPr>
          <w:rFonts w:ascii="Times New Roman" w:hAnsi="Times New Roman"/>
          <w:color w:val="191919"/>
          <w:spacing w:val="-4"/>
          <w:sz w:val="18"/>
          <w:szCs w:val="18"/>
        </w:rPr>
        <w:t>i</w:t>
      </w:r>
      <w:r w:rsidR="000A7810">
        <w:rPr>
          <w:rFonts w:ascii="Times New Roman" w:hAnsi="Times New Roman"/>
          <w:color w:val="191919"/>
          <w:spacing w:val="-2"/>
          <w:sz w:val="18"/>
          <w:szCs w:val="18"/>
        </w:rPr>
        <w:t>stra</w:t>
      </w:r>
      <w:r w:rsidR="000A7810">
        <w:rPr>
          <w:rFonts w:ascii="Times New Roman" w:hAnsi="Times New Roman"/>
          <w:color w:val="191919"/>
          <w:spacing w:val="5"/>
          <w:sz w:val="18"/>
          <w:szCs w:val="18"/>
        </w:rPr>
        <w:t>r</w:t>
      </w:r>
      <w:del w:id="1679" w:author="jhawkins" w:date="2011-04-01T09:14:00Z">
        <w:r w:rsidR="000A7810" w:rsidDel="005622C5">
          <w:rPr>
            <w:rFonts w:ascii="Times New Roman" w:hAnsi="Times New Roman"/>
            <w:color w:val="191919"/>
            <w:spacing w:val="-12"/>
            <w:sz w:val="18"/>
            <w:szCs w:val="18"/>
          </w:rPr>
          <w:delText>’</w:delText>
        </w:r>
        <w:r w:rsidR="000A7810" w:rsidDel="005622C5">
          <w:rPr>
            <w:rFonts w:ascii="Times New Roman" w:hAnsi="Times New Roman"/>
            <w:color w:val="191919"/>
            <w:sz w:val="18"/>
            <w:szCs w:val="18"/>
          </w:rPr>
          <w:delText>s</w:delText>
        </w:r>
        <w:r w:rsidR="000A7810" w:rsidDel="005622C5">
          <w:rPr>
            <w:rFonts w:ascii="Times New Roman" w:hAnsi="Times New Roman"/>
            <w:color w:val="191919"/>
            <w:spacing w:val="-11"/>
            <w:sz w:val="18"/>
            <w:szCs w:val="18"/>
          </w:rPr>
          <w:delText xml:space="preserve"> </w:delText>
        </w:r>
        <w:r w:rsidR="000A7810" w:rsidDel="005622C5">
          <w:rPr>
            <w:rFonts w:ascii="Times New Roman" w:hAnsi="Times New Roman"/>
            <w:color w:val="191919"/>
            <w:spacing w:val="-2"/>
            <w:sz w:val="18"/>
            <w:szCs w:val="18"/>
          </w:rPr>
          <w:delText>O</w:delText>
        </w:r>
        <w:r w:rsidR="000A7810" w:rsidDel="005622C5">
          <w:rPr>
            <w:rFonts w:ascii="Times New Roman" w:hAnsi="Times New Roman"/>
            <w:color w:val="191919"/>
            <w:spacing w:val="-5"/>
            <w:sz w:val="18"/>
            <w:szCs w:val="18"/>
          </w:rPr>
          <w:delText>f</w:delText>
        </w:r>
        <w:r w:rsidR="000A7810" w:rsidDel="005622C5">
          <w:rPr>
            <w:rFonts w:ascii="Times New Roman" w:hAnsi="Times New Roman"/>
            <w:color w:val="191919"/>
            <w:spacing w:val="-2"/>
            <w:sz w:val="18"/>
            <w:szCs w:val="18"/>
          </w:rPr>
          <w:delText>fice</w:delText>
        </w:r>
      </w:del>
      <w:r w:rsidR="000A7810">
        <w:rPr>
          <w:rFonts w:ascii="Times New Roman" w:hAnsi="Times New Roman"/>
          <w:color w:val="191919"/>
          <w:sz w:val="18"/>
          <w:szCs w:val="18"/>
        </w:rPr>
        <w:t>.</w:t>
      </w:r>
      <w:r w:rsidR="000A7810">
        <w:rPr>
          <w:rFonts w:ascii="Times New Roman" w:hAnsi="Times New Roman"/>
          <w:color w:val="191919"/>
          <w:spacing w:val="26"/>
          <w:sz w:val="18"/>
          <w:szCs w:val="18"/>
        </w:rPr>
        <w:t xml:space="preserve"> </w:t>
      </w:r>
      <w:r w:rsidR="000A7810">
        <w:rPr>
          <w:rFonts w:ascii="Times New Roman" w:hAnsi="Times New Roman"/>
          <w:color w:val="191919"/>
          <w:spacing w:val="-2"/>
          <w:sz w:val="18"/>
          <w:szCs w:val="18"/>
        </w:rPr>
        <w:t>Credit b</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Examinatio</w:t>
      </w:r>
      <w:r w:rsidR="000A7810">
        <w:rPr>
          <w:rFonts w:ascii="Times New Roman" w:hAnsi="Times New Roman"/>
          <w:color w:val="191919"/>
          <w:sz w:val="18"/>
          <w:szCs w:val="18"/>
        </w:rPr>
        <w:t xml:space="preserve">n </w:t>
      </w:r>
      <w:r w:rsidR="000A7810">
        <w:rPr>
          <w:rFonts w:ascii="Times New Roman" w:hAnsi="Times New Roman"/>
          <w:color w:val="191919"/>
          <w:spacing w:val="-2"/>
          <w:sz w:val="18"/>
          <w:szCs w:val="18"/>
        </w:rPr>
        <w:t>i</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availabl</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t</w:t>
      </w:r>
      <w:r w:rsidR="000A7810">
        <w:rPr>
          <w:rFonts w:ascii="Times New Roman" w:hAnsi="Times New Roman"/>
          <w:color w:val="191919"/>
          <w:sz w:val="18"/>
          <w:szCs w:val="18"/>
        </w:rPr>
        <w:t xml:space="preserve">o </w:t>
      </w:r>
      <w:r w:rsidR="000A7810">
        <w:rPr>
          <w:rFonts w:ascii="Times New Roman" w:hAnsi="Times New Roman"/>
          <w:color w:val="191919"/>
          <w:spacing w:val="-2"/>
          <w:sz w:val="18"/>
          <w:szCs w:val="18"/>
        </w:rPr>
        <w:t>al</w:t>
      </w:r>
      <w:r w:rsidR="000A7810">
        <w:rPr>
          <w:rFonts w:ascii="Times New Roman" w:hAnsi="Times New Roman"/>
          <w:color w:val="191919"/>
          <w:sz w:val="18"/>
          <w:szCs w:val="18"/>
        </w:rPr>
        <w:t xml:space="preserve">l </w:t>
      </w:r>
      <w:r w:rsidR="000A7810">
        <w:rPr>
          <w:rFonts w:ascii="Times New Roman" w:hAnsi="Times New Roman"/>
          <w:color w:val="191919"/>
          <w:spacing w:val="-2"/>
          <w:sz w:val="18"/>
          <w:szCs w:val="18"/>
        </w:rPr>
        <w:t>student</w:t>
      </w:r>
      <w:r w:rsidR="000A7810">
        <w:rPr>
          <w:rFonts w:ascii="Times New Roman" w:hAnsi="Times New Roman"/>
          <w:color w:val="191919"/>
          <w:sz w:val="18"/>
          <w:szCs w:val="18"/>
        </w:rPr>
        <w:t xml:space="preserve">s </w:t>
      </w:r>
      <w:r w:rsidR="000A7810">
        <w:rPr>
          <w:rFonts w:ascii="Times New Roman" w:hAnsi="Times New Roman"/>
          <w:color w:val="191919"/>
          <w:spacing w:val="-2"/>
          <w:sz w:val="18"/>
          <w:szCs w:val="18"/>
        </w:rPr>
        <w:t>wh</w:t>
      </w:r>
      <w:r w:rsidR="000A7810">
        <w:rPr>
          <w:rFonts w:ascii="Times New Roman" w:hAnsi="Times New Roman"/>
          <w:color w:val="191919"/>
          <w:sz w:val="18"/>
          <w:szCs w:val="18"/>
        </w:rPr>
        <w:t xml:space="preserve">o </w:t>
      </w:r>
      <w:r w:rsidR="000A7810">
        <w:rPr>
          <w:rFonts w:ascii="Times New Roman" w:hAnsi="Times New Roman"/>
          <w:color w:val="191919"/>
          <w:spacing w:val="-2"/>
          <w:sz w:val="18"/>
          <w:szCs w:val="18"/>
        </w:rPr>
        <w:t>wis</w:t>
      </w:r>
      <w:r w:rsidR="000A7810">
        <w:rPr>
          <w:rFonts w:ascii="Times New Roman" w:hAnsi="Times New Roman"/>
          <w:color w:val="191919"/>
          <w:sz w:val="18"/>
          <w:szCs w:val="18"/>
        </w:rPr>
        <w:t xml:space="preserve">h </w:t>
      </w:r>
      <w:r w:rsidR="000A7810">
        <w:rPr>
          <w:rFonts w:ascii="Times New Roman" w:hAnsi="Times New Roman"/>
          <w:color w:val="191919"/>
          <w:spacing w:val="-2"/>
          <w:sz w:val="18"/>
          <w:szCs w:val="18"/>
        </w:rPr>
        <w:t>t</w:t>
      </w:r>
      <w:r w:rsidR="000A7810">
        <w:rPr>
          <w:rFonts w:ascii="Times New Roman" w:hAnsi="Times New Roman"/>
          <w:color w:val="191919"/>
          <w:sz w:val="18"/>
          <w:szCs w:val="18"/>
        </w:rPr>
        <w:t xml:space="preserve">o </w:t>
      </w:r>
      <w:r w:rsidR="000A7810">
        <w:rPr>
          <w:rFonts w:ascii="Times New Roman" w:hAnsi="Times New Roman"/>
          <w:color w:val="191919"/>
          <w:spacing w:val="-2"/>
          <w:sz w:val="18"/>
          <w:szCs w:val="18"/>
        </w:rPr>
        <w:t>validat</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knowledg</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fo</w:t>
      </w:r>
      <w:r w:rsidR="000A7810">
        <w:rPr>
          <w:rFonts w:ascii="Times New Roman" w:hAnsi="Times New Roman"/>
          <w:color w:val="191919"/>
          <w:sz w:val="18"/>
          <w:szCs w:val="18"/>
        </w:rPr>
        <w:t xml:space="preserve">r </w:t>
      </w:r>
      <w:r w:rsidR="000A7810">
        <w:rPr>
          <w:rFonts w:ascii="Times New Roman" w:hAnsi="Times New Roman"/>
          <w:color w:val="191919"/>
          <w:spacing w:val="-2"/>
          <w:sz w:val="18"/>
          <w:szCs w:val="18"/>
        </w:rPr>
        <w:t>whic</w:t>
      </w:r>
      <w:r w:rsidR="000A7810">
        <w:rPr>
          <w:rFonts w:ascii="Times New Roman" w:hAnsi="Times New Roman"/>
          <w:color w:val="191919"/>
          <w:sz w:val="18"/>
          <w:szCs w:val="18"/>
        </w:rPr>
        <w:t xml:space="preserve">h </w:t>
      </w:r>
      <w:r w:rsidR="000A7810">
        <w:rPr>
          <w:rFonts w:ascii="Times New Roman" w:hAnsi="Times New Roman"/>
          <w:color w:val="191919"/>
          <w:spacing w:val="-2"/>
          <w:sz w:val="18"/>
          <w:szCs w:val="18"/>
        </w:rPr>
        <w:t>the</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hav</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acquire</w:t>
      </w:r>
      <w:r w:rsidR="000A7810">
        <w:rPr>
          <w:rFonts w:ascii="Times New Roman" w:hAnsi="Times New Roman"/>
          <w:color w:val="191919"/>
          <w:sz w:val="18"/>
          <w:szCs w:val="18"/>
        </w:rPr>
        <w:t xml:space="preserve">d </w:t>
      </w:r>
      <w:r w:rsidR="000A7810">
        <w:rPr>
          <w:rFonts w:ascii="Times New Roman" w:hAnsi="Times New Roman"/>
          <w:color w:val="191919"/>
          <w:spacing w:val="-2"/>
          <w:sz w:val="18"/>
          <w:szCs w:val="18"/>
        </w:rPr>
        <w:t>colleg</w:t>
      </w:r>
      <w:r w:rsidR="000A7810">
        <w:rPr>
          <w:rFonts w:ascii="Times New Roman" w:hAnsi="Times New Roman"/>
          <w:color w:val="191919"/>
          <w:sz w:val="18"/>
          <w:szCs w:val="18"/>
        </w:rPr>
        <w:t xml:space="preserve">e </w:t>
      </w:r>
      <w:r w:rsidR="000A7810">
        <w:rPr>
          <w:rFonts w:ascii="Times New Roman" w:hAnsi="Times New Roman"/>
          <w:color w:val="191919"/>
          <w:spacing w:val="-2"/>
          <w:sz w:val="18"/>
          <w:szCs w:val="18"/>
        </w:rPr>
        <w:t>leve</w:t>
      </w:r>
      <w:r w:rsidR="000A7810">
        <w:rPr>
          <w:rFonts w:ascii="Times New Roman" w:hAnsi="Times New Roman"/>
          <w:color w:val="191919"/>
          <w:sz w:val="18"/>
          <w:szCs w:val="18"/>
        </w:rPr>
        <w:t xml:space="preserve">l </w:t>
      </w:r>
      <w:r w:rsidR="000A7810">
        <w:rPr>
          <w:rFonts w:ascii="Times New Roman" w:hAnsi="Times New Roman"/>
          <w:color w:val="191919"/>
          <w:spacing w:val="-2"/>
          <w:sz w:val="18"/>
          <w:szCs w:val="18"/>
        </w:rPr>
        <w:t>proficie</w:t>
      </w:r>
      <w:r w:rsidR="000A7810">
        <w:rPr>
          <w:rFonts w:ascii="Times New Roman" w:hAnsi="Times New Roman"/>
          <w:color w:val="191919"/>
          <w:spacing w:val="-3"/>
          <w:sz w:val="18"/>
          <w:szCs w:val="18"/>
        </w:rPr>
        <w:t>n</w:t>
      </w:r>
      <w:r w:rsidR="000A7810">
        <w:rPr>
          <w:rFonts w:ascii="Times New Roman" w:hAnsi="Times New Roman"/>
          <w:color w:val="191919"/>
          <w:spacing w:val="-2"/>
          <w:sz w:val="18"/>
          <w:szCs w:val="18"/>
        </w:rPr>
        <w:t>c</w:t>
      </w:r>
      <w:r w:rsidR="000A7810">
        <w:rPr>
          <w:rFonts w:ascii="Times New Roman" w:hAnsi="Times New Roman"/>
          <w:color w:val="191919"/>
          <w:sz w:val="18"/>
          <w:szCs w:val="18"/>
        </w:rPr>
        <w:t xml:space="preserve">y </w:t>
      </w:r>
      <w:r w:rsidR="000A7810">
        <w:rPr>
          <w:rFonts w:ascii="Times New Roman" w:hAnsi="Times New Roman"/>
          <w:color w:val="191919"/>
          <w:spacing w:val="-2"/>
          <w:sz w:val="18"/>
          <w:szCs w:val="18"/>
        </w:rPr>
        <w:t>throug</w:t>
      </w:r>
      <w:r w:rsidR="000A7810">
        <w:rPr>
          <w:rFonts w:ascii="Times New Roman" w:hAnsi="Times New Roman"/>
          <w:color w:val="191919"/>
          <w:sz w:val="18"/>
          <w:szCs w:val="18"/>
        </w:rPr>
        <w:t xml:space="preserve">h </w:t>
      </w:r>
      <w:r w:rsidR="000A7810">
        <w:rPr>
          <w:rFonts w:ascii="Times New Roman" w:hAnsi="Times New Roman"/>
          <w:color w:val="191919"/>
          <w:spacing w:val="-2"/>
          <w:sz w:val="18"/>
          <w:szCs w:val="18"/>
        </w:rPr>
        <w:t>in</w:t>
      </w:r>
      <w:r w:rsidR="000A7810">
        <w:rPr>
          <w:rFonts w:ascii="Times New Roman" w:hAnsi="Times New Roman"/>
          <w:color w:val="191919"/>
          <w:spacing w:val="-3"/>
          <w:sz w:val="18"/>
          <w:szCs w:val="18"/>
        </w:rPr>
        <w:t>dependen</w:t>
      </w:r>
      <w:r w:rsidR="000A7810">
        <w:rPr>
          <w:rFonts w:ascii="Times New Roman" w:hAnsi="Times New Roman"/>
          <w:color w:val="191919"/>
          <w:sz w:val="18"/>
          <w:szCs w:val="18"/>
        </w:rPr>
        <w:t>t</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stud</w:t>
      </w:r>
      <w:r w:rsidR="000A7810">
        <w:rPr>
          <w:rFonts w:ascii="Times New Roman" w:hAnsi="Times New Roman"/>
          <w:color w:val="191919"/>
          <w:sz w:val="18"/>
          <w:szCs w:val="18"/>
        </w:rPr>
        <w:t>y</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o</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othe</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lif</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experience</w:t>
      </w:r>
      <w:r w:rsidR="000A7810">
        <w:rPr>
          <w:rFonts w:ascii="Times New Roman" w:hAnsi="Times New Roman"/>
          <w:color w:val="191919"/>
          <w:sz w:val="18"/>
          <w:szCs w:val="18"/>
        </w:rPr>
        <w:t>s</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an</w:t>
      </w:r>
      <w:r w:rsidR="000A7810">
        <w:rPr>
          <w:rFonts w:ascii="Times New Roman" w:hAnsi="Times New Roman"/>
          <w:color w:val="191919"/>
          <w:sz w:val="18"/>
          <w:szCs w:val="18"/>
        </w:rPr>
        <w:t>d</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t</w:t>
      </w:r>
      <w:r w:rsidR="000A7810">
        <w:rPr>
          <w:rFonts w:ascii="Times New Roman" w:hAnsi="Times New Roman"/>
          <w:color w:val="191919"/>
          <w:sz w:val="18"/>
          <w:szCs w:val="18"/>
        </w:rPr>
        <w:t>o</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student</w:t>
      </w:r>
      <w:r w:rsidR="000A7810">
        <w:rPr>
          <w:rFonts w:ascii="Times New Roman" w:hAnsi="Times New Roman"/>
          <w:color w:val="191919"/>
          <w:sz w:val="18"/>
          <w:szCs w:val="18"/>
        </w:rPr>
        <w:t>s</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wh</w:t>
      </w:r>
      <w:r w:rsidR="000A7810">
        <w:rPr>
          <w:rFonts w:ascii="Times New Roman" w:hAnsi="Times New Roman"/>
          <w:color w:val="191919"/>
          <w:sz w:val="18"/>
          <w:szCs w:val="18"/>
        </w:rPr>
        <w:t>o</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wer</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no</w:t>
      </w:r>
      <w:r w:rsidR="000A7810">
        <w:rPr>
          <w:rFonts w:ascii="Times New Roman" w:hAnsi="Times New Roman"/>
          <w:color w:val="191919"/>
          <w:sz w:val="18"/>
          <w:szCs w:val="18"/>
        </w:rPr>
        <w:t>t</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grante</w:t>
      </w:r>
      <w:r w:rsidR="000A7810">
        <w:rPr>
          <w:rFonts w:ascii="Times New Roman" w:hAnsi="Times New Roman"/>
          <w:color w:val="191919"/>
          <w:sz w:val="18"/>
          <w:szCs w:val="18"/>
        </w:rPr>
        <w:t>d</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transfe</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credi</w:t>
      </w:r>
      <w:r w:rsidR="000A7810">
        <w:rPr>
          <w:rFonts w:ascii="Times New Roman" w:hAnsi="Times New Roman"/>
          <w:color w:val="191919"/>
          <w:sz w:val="18"/>
          <w:szCs w:val="18"/>
        </w:rPr>
        <w:t>t</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fo</w:t>
      </w:r>
      <w:r w:rsidR="000A7810">
        <w:rPr>
          <w:rFonts w:ascii="Times New Roman" w:hAnsi="Times New Roman"/>
          <w:color w:val="191919"/>
          <w:sz w:val="18"/>
          <w:szCs w:val="18"/>
        </w:rPr>
        <w:t>r</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cours</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wor</w:t>
      </w:r>
      <w:r w:rsidR="000A7810">
        <w:rPr>
          <w:rFonts w:ascii="Times New Roman" w:hAnsi="Times New Roman"/>
          <w:color w:val="191919"/>
          <w:sz w:val="18"/>
          <w:szCs w:val="18"/>
        </w:rPr>
        <w:t>k</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complete</w:t>
      </w:r>
      <w:r w:rsidR="000A7810">
        <w:rPr>
          <w:rFonts w:ascii="Times New Roman" w:hAnsi="Times New Roman"/>
          <w:color w:val="191919"/>
          <w:sz w:val="18"/>
          <w:szCs w:val="18"/>
        </w:rPr>
        <w:t>d</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elsew</w:t>
      </w:r>
      <w:r w:rsidR="000A7810">
        <w:rPr>
          <w:rFonts w:ascii="Times New Roman" w:hAnsi="Times New Roman"/>
          <w:color w:val="191919"/>
          <w:spacing w:val="-4"/>
          <w:sz w:val="18"/>
          <w:szCs w:val="18"/>
        </w:rPr>
        <w:t>h</w:t>
      </w:r>
      <w:r w:rsidR="000A7810">
        <w:rPr>
          <w:rFonts w:ascii="Times New Roman" w:hAnsi="Times New Roman"/>
          <w:color w:val="191919"/>
          <w:spacing w:val="-3"/>
          <w:sz w:val="18"/>
          <w:szCs w:val="18"/>
        </w:rPr>
        <w:t>ere</w:t>
      </w:r>
      <w:r w:rsidR="000A7810">
        <w:rPr>
          <w:rFonts w:ascii="Times New Roman" w:hAnsi="Times New Roman"/>
          <w:color w:val="191919"/>
          <w:sz w:val="18"/>
          <w:szCs w:val="18"/>
        </w:rPr>
        <w:t>.</w:t>
      </w:r>
      <w:r w:rsidR="000A7810">
        <w:rPr>
          <w:rFonts w:ascii="Times New Roman" w:hAnsi="Times New Roman"/>
          <w:color w:val="191919"/>
          <w:spacing w:val="-15"/>
          <w:sz w:val="18"/>
          <w:szCs w:val="18"/>
        </w:rPr>
        <w:t xml:space="preserve"> </w:t>
      </w:r>
      <w:r w:rsidR="000A7810">
        <w:rPr>
          <w:rFonts w:ascii="Times New Roman" w:hAnsi="Times New Roman"/>
          <w:color w:val="191919"/>
          <w:spacing w:val="-3"/>
          <w:sz w:val="18"/>
          <w:szCs w:val="18"/>
        </w:rPr>
        <w:t>Th</w:t>
      </w:r>
      <w:r w:rsidR="000A7810">
        <w:rPr>
          <w:rFonts w:ascii="Times New Roman" w:hAnsi="Times New Roman"/>
          <w:color w:val="191919"/>
          <w:sz w:val="18"/>
          <w:szCs w:val="18"/>
        </w:rPr>
        <w:t>e</w:t>
      </w:r>
      <w:r w:rsidR="000A7810">
        <w:rPr>
          <w:rFonts w:ascii="Times New Roman" w:hAnsi="Times New Roman"/>
          <w:color w:val="191919"/>
          <w:spacing w:val="-11"/>
          <w:sz w:val="18"/>
          <w:szCs w:val="18"/>
        </w:rPr>
        <w:t xml:space="preserve"> </w:t>
      </w:r>
      <w:r w:rsidR="000A7810">
        <w:rPr>
          <w:rFonts w:ascii="Times New Roman" w:hAnsi="Times New Roman"/>
          <w:color w:val="191919"/>
          <w:spacing w:val="-3"/>
          <w:sz w:val="18"/>
          <w:szCs w:val="18"/>
        </w:rPr>
        <w:t xml:space="preserve">following </w:t>
      </w:r>
      <w:r w:rsidR="000A7810">
        <w:rPr>
          <w:rFonts w:ascii="Times New Roman" w:hAnsi="Times New Roman"/>
          <w:color w:val="191919"/>
          <w:spacing w:val="-2"/>
          <w:sz w:val="18"/>
          <w:szCs w:val="18"/>
        </w:rPr>
        <w:t>i</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z w:val="18"/>
          <w:szCs w:val="18"/>
        </w:rPr>
        <w:t>a</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lis</w:t>
      </w:r>
      <w:r w:rsidR="000A7810">
        <w:rPr>
          <w:rFonts w:ascii="Times New Roman" w:hAnsi="Times New Roman"/>
          <w:color w:val="191919"/>
          <w:sz w:val="18"/>
          <w:szCs w:val="18"/>
        </w:rPr>
        <w:t>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o</w:t>
      </w:r>
      <w:r w:rsidR="000A7810">
        <w:rPr>
          <w:rFonts w:ascii="Times New Roman" w:hAnsi="Times New Roman"/>
          <w:color w:val="191919"/>
          <w:sz w:val="18"/>
          <w:szCs w:val="18"/>
        </w:rPr>
        <w:t>f</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course</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approve</w:t>
      </w:r>
      <w:r w:rsidR="000A7810">
        <w:rPr>
          <w:rFonts w:ascii="Times New Roman" w:hAnsi="Times New Roman"/>
          <w:color w:val="191919"/>
          <w:sz w:val="18"/>
          <w:szCs w:val="18"/>
        </w:rPr>
        <w:t>d</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fo</w:t>
      </w:r>
      <w:r w:rsidR="000A7810">
        <w:rPr>
          <w:rFonts w:ascii="Times New Roman" w:hAnsi="Times New Roman"/>
          <w:color w:val="191919"/>
          <w:sz w:val="18"/>
          <w:szCs w:val="18"/>
        </w:rPr>
        <w:t>r</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CLE</w:t>
      </w:r>
      <w:r w:rsidR="000A7810">
        <w:rPr>
          <w:rFonts w:ascii="Times New Roman" w:hAnsi="Times New Roman"/>
          <w:color w:val="191919"/>
          <w:sz w:val="18"/>
          <w:szCs w:val="18"/>
        </w:rPr>
        <w:t>P</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credit:</w:t>
      </w:r>
    </w:p>
    <w:p w:rsidR="000A7810" w:rsidRDefault="000A7810" w:rsidP="000D42BE">
      <w:pPr>
        <w:widowControl w:val="0"/>
        <w:autoSpaceDE w:val="0"/>
        <w:autoSpaceDN w:val="0"/>
        <w:adjustRightInd w:val="0"/>
        <w:spacing w:before="12" w:after="0"/>
        <w:ind w:left="900" w:right="4095"/>
        <w:jc w:val="center"/>
        <w:rPr>
          <w:rFonts w:ascii="Times New Roman" w:hAnsi="Times New Roman"/>
          <w:color w:val="000000"/>
          <w:sz w:val="20"/>
          <w:szCs w:val="20"/>
        </w:rPr>
        <w:sectPr w:rsidR="000A7810" w:rsidSect="0050315D">
          <w:pgSz w:w="12240" w:h="15840"/>
          <w:pgMar w:top="420" w:right="600" w:bottom="280" w:left="420" w:header="720" w:footer="288" w:gutter="0"/>
          <w:cols w:space="720"/>
          <w:noEndnote/>
          <w:docGrid w:linePitch="299"/>
        </w:sectPr>
      </w:pPr>
    </w:p>
    <w:p w:rsidR="000A7810" w:rsidRDefault="00623C29" w:rsidP="000D42BE">
      <w:pPr>
        <w:widowControl w:val="0"/>
        <w:autoSpaceDE w:val="0"/>
        <w:autoSpaceDN w:val="0"/>
        <w:adjustRightInd w:val="0"/>
        <w:spacing w:before="57" w:after="0" w:line="195" w:lineRule="exact"/>
        <w:ind w:left="900" w:right="350"/>
        <w:jc w:val="right"/>
        <w:rPr>
          <w:rFonts w:ascii="Century Gothic" w:hAnsi="Century Gothic" w:cs="Century Gothic"/>
          <w:color w:val="000000"/>
          <w:sz w:val="16"/>
          <w:szCs w:val="16"/>
        </w:rPr>
      </w:pPr>
      <w:r w:rsidRPr="00623C29">
        <w:rPr>
          <w:rFonts w:ascii="Times New Roman" w:hAnsi="Times New Roman" w:cs="Times New Roman"/>
          <w:noProof/>
          <w:color w:val="191919"/>
          <w:sz w:val="18"/>
          <w:szCs w:val="18"/>
        </w:rPr>
        <w:lastRenderedPageBreak/>
        <w:pict>
          <v:group id="_x0000_s18125" style="position:absolute;left:0;text-align:left;margin-left:428.05pt;margin-top:-24.5pt;width:198.65pt;height:795.8pt;z-index:-251331584" coordorigin="9205,-90" coordsize="3973,15916">
            <v:group id="_x0000_s18126" style="position:absolute;left:9205;top:-90;width:3973;height:15916" coordorigin="9205,-90" coordsize="3973,15916">
              <v:group id="_x0000_s18127" style="position:absolute;left:9205;top:-90;width:3973;height:15916" coordorigin="9205,-90" coordsize="3973,15916">
                <v:rect id="Rectangle 2736" o:spid="_x0000_s18128"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129"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130"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131"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132"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133"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13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13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136"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13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13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139"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14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14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142"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14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14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145"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14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14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148"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149"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150"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151"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152"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153"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154"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155"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156"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157"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158"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Calibri" w:hAnsi="Calibri" w:cs="Times New Roman"/>
          <w:noProof/>
          <w:lang w:eastAsia="en-US"/>
        </w:rPr>
        <w:pict>
          <v:shape id="Text Box 1868" o:spid="_x0000_s2701" type="#_x0000_t202" style="position:absolute;left:0;text-align:left;margin-left:579.3pt;margin-top:49.1pt;width:12pt;height:63.8pt;z-index:-251536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" o:allowincell="f" filled="f" stroked="f">
            <v:textbox style="layout-flow:vertical;mso-next-textbox:#Text Box 1868"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Pr>
          <w:rFonts w:ascii="Century Gothic" w:hAnsi="Century Gothic" w:cs="Century Gothic"/>
          <w:b/>
          <w:bCs/>
          <w:color w:val="191919"/>
          <w:sz w:val="16"/>
          <w:szCs w:val="16"/>
        </w:rPr>
        <w:t>Academic Support Services</w:t>
      </w:r>
    </w:p>
    <w:p w:rsidR="000A7810" w:rsidRDefault="000A7810" w:rsidP="000D42BE">
      <w:pPr>
        <w:widowControl w:val="0"/>
        <w:autoSpaceDE w:val="0"/>
        <w:autoSpaceDN w:val="0"/>
        <w:adjustRightInd w:val="0"/>
        <w:spacing w:before="9" w:after="0" w:line="130" w:lineRule="exact"/>
        <w:ind w:left="900"/>
        <w:rPr>
          <w:rFonts w:ascii="Century Gothic" w:hAnsi="Century Gothic" w:cs="Century Gothic"/>
          <w:color w:val="000000"/>
          <w:sz w:val="13"/>
          <w:szCs w:val="13"/>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B80FEA">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r>
        <w:rPr>
          <w:rFonts w:ascii="Century Gothic" w:hAnsi="Century Gothic" w:cs="Century Gothic"/>
          <w:b/>
          <w:bCs/>
          <w:color w:val="191919"/>
          <w:position w:val="-1"/>
          <w:sz w:val="24"/>
          <w:szCs w:val="24"/>
        </w:rPr>
        <w:t>Course Prefix</w:t>
      </w:r>
      <w:r>
        <w:rPr>
          <w:rFonts w:ascii="Century Gothic" w:hAnsi="Century Gothic" w:cs="Century Gothic"/>
          <w:b/>
          <w:bCs/>
          <w:color w:val="191919"/>
          <w:position w:val="-1"/>
          <w:sz w:val="24"/>
          <w:szCs w:val="24"/>
        </w:rPr>
        <w:tab/>
        <w:t>Course No.</w:t>
      </w:r>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0A7810" w:rsidRDefault="000A7810" w:rsidP="000D42BE">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0A7810" w:rsidRPr="00D33C9D" w:rsidTr="00B80FEA">
        <w:trPr>
          <w:trHeight w:hRule="exact" w:val="363"/>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Biological Sci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0A7810" w:rsidRPr="00D33C9D" w:rsidTr="00B80FEA">
        <w:trPr>
          <w:trHeight w:hRule="exact" w:val="30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PreCalculus w/Trigonometry</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0A7810" w:rsidRPr="00D33C9D" w:rsidTr="00B80FEA">
        <w:trPr>
          <w:trHeight w:hRule="exact" w:val="280"/>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0A7810" w:rsidRPr="00D33C9D" w:rsidTr="00B80FEA">
        <w:trPr>
          <w:trHeight w:hRule="exact" w:val="315"/>
        </w:trPr>
        <w:tc>
          <w:tcPr>
            <w:tcW w:w="224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0A7810" w:rsidRPr="00D33C9D" w:rsidRDefault="000A7810" w:rsidP="00B80FEA">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0A7810" w:rsidRDefault="000A7810" w:rsidP="000D42BE">
      <w:pPr>
        <w:widowControl w:val="0"/>
        <w:autoSpaceDE w:val="0"/>
        <w:autoSpaceDN w:val="0"/>
        <w:adjustRightInd w:val="0"/>
        <w:spacing w:before="6" w:after="0" w:line="140" w:lineRule="exact"/>
        <w:ind w:left="900"/>
        <w:rPr>
          <w:rFonts w:ascii="Times New Roman" w:hAnsi="Times New Roman"/>
          <w:sz w:val="14"/>
          <w:szCs w:val="14"/>
        </w:rPr>
      </w:pPr>
    </w:p>
    <w:p w:rsidR="000A7810" w:rsidRPr="00D33C9D" w:rsidRDefault="000A7810" w:rsidP="00DA2AE1">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0A7810" w:rsidRPr="00D33C9D" w:rsidRDefault="000A7810" w:rsidP="00DA2AE1">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0A7810" w:rsidRPr="00D33C9D" w:rsidRDefault="000A7810" w:rsidP="00DA2AE1">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261C96" w:rsidRDefault="000A7810" w:rsidP="006D530B">
      <w:pPr>
        <w:widowControl w:val="0"/>
        <w:autoSpaceDE w:val="0"/>
        <w:autoSpaceDN w:val="0"/>
        <w:adjustRightInd w:val="0"/>
        <w:spacing w:after="0" w:line="168" w:lineRule="exact"/>
        <w:ind w:left="180" w:firstLine="0"/>
        <w:rPr>
          <w:rFonts w:ascii="Century Gothic" w:hAnsi="Century Gothic" w:cs="Century Gothic"/>
          <w:color w:val="000000"/>
          <w:sz w:val="20"/>
          <w:szCs w:val="20"/>
        </w:rPr>
      </w:pPr>
      <w:r w:rsidRPr="00D33C9D">
        <w:rPr>
          <w:rFonts w:ascii="Times New Roman" w:hAnsi="Times New Roman" w:cs="Times New Roman"/>
          <w:color w:val="191919"/>
          <w:sz w:val="18"/>
          <w:szCs w:val="18"/>
        </w:rPr>
        <w:t>***Student must also pass the U.S. and GA History and Constitution Examination.</w:t>
      </w:r>
    </w:p>
    <w:p w:rsidR="000A7810" w:rsidRDefault="000A7810" w:rsidP="00DA2AE1">
      <w:pPr>
        <w:widowControl w:val="0"/>
        <w:tabs>
          <w:tab w:val="left" w:pos="10720"/>
        </w:tabs>
        <w:autoSpaceDE w:val="0"/>
        <w:autoSpaceDN w:val="0"/>
        <w:adjustRightInd w:val="0"/>
        <w:spacing w:after="0" w:line="451" w:lineRule="exact"/>
        <w:ind w:left="900" w:firstLine="1890"/>
        <w:rPr>
          <w:rFonts w:ascii="Century Gothic" w:hAnsi="Century Gothic" w:cs="Century Gothic"/>
          <w:color w:val="000000"/>
          <w:sz w:val="36"/>
          <w:szCs w:val="36"/>
        </w:rPr>
        <w:sectPr w:rsidR="000A7810" w:rsidSect="0050315D">
          <w:pgSz w:w="12240" w:h="15840"/>
          <w:pgMar w:top="420" w:right="420" w:bottom="280" w:left="580" w:header="720" w:footer="288" w:gutter="0"/>
          <w:cols w:space="720" w:equalWidth="0">
            <w:col w:w="11240"/>
          </w:cols>
          <w:noEndnote/>
          <w:docGrid w:linePitch="299"/>
        </w:sectPr>
      </w:pPr>
    </w:p>
    <w:p w:rsidR="000A7810" w:rsidRPr="00DA2AE1" w:rsidRDefault="00623C29" w:rsidP="00DA2AE1">
      <w:pPr>
        <w:ind w:left="900" w:firstLine="0"/>
        <w:rPr>
          <w:rFonts w:ascii="Times New Roman" w:hAnsi="Times New Roman" w:cs="Times New Roman"/>
          <w:color w:val="000000"/>
        </w:rPr>
      </w:pPr>
      <w:r w:rsidRPr="00623C29">
        <w:rPr>
          <w:noProof/>
          <w:sz w:val="24"/>
          <w:szCs w:val="24"/>
        </w:rPr>
        <w:lastRenderedPageBreak/>
        <w:pict>
          <v:group id="_x0000_s16247" style="position:absolute;left:0;text-align:left;margin-left:-56.55pt;margin-top:-21.25pt;width:191pt;height:795.35pt;z-index:-251357184" coordorigin="-745,-62" coordsize="3820,15907">
            <v:group id="_x0000_s16248" style="position:absolute;left:-745;top:-62;width:3820;height:15907" coordorigin="-717,-62" coordsize="3820,15907">
              <v:rect id="Rectangle 2702" o:spid="_x0000_s1624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25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25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25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25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25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25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25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25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25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25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26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26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26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26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26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26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26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26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26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26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27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27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27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27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27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27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27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27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27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27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28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28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Pr>
          <w:sz w:val="24"/>
          <w:szCs w:val="24"/>
        </w:rPr>
        <w:fldChar w:fldCharType="end"/>
      </w:r>
      <w:r w:rsidR="007C16CA" w:rsidRPr="00DA2AE1">
        <w:rPr>
          <w:rFonts w:ascii="Times New Roman" w:hAnsi="Times New Roman" w:cs="Times New Roman"/>
          <w:b/>
        </w:rPr>
        <w:t>Special Program</w:t>
      </w:r>
      <w:r w:rsidRPr="00623C29">
        <w:rPr>
          <w:rFonts w:ascii="Times New Roman" w:hAnsi="Times New Roman" w:cs="Times New Roman"/>
          <w:color w:val="000000"/>
        </w:rPr>
        <w:fldChar w:fldCharType="begin"/>
      </w:r>
      <w:r w:rsidR="000A7810" w:rsidRPr="00DA2AE1">
        <w:rPr>
          <w:rFonts w:ascii="Times New Roman" w:hAnsi="Times New Roman" w:cs="Times New Roman"/>
          <w:color w:val="000000"/>
        </w:rPr>
        <w:instrText xml:space="preserve"> INCLUDETEXT "C:\\Users\\juliette\\Desktop\\raw3\\specialProgram\\special_programs.docx" </w:instrText>
      </w:r>
      <w:r w:rsidR="00261C96" w:rsidRPr="00DA2AE1">
        <w:rPr>
          <w:rFonts w:ascii="Times New Roman" w:hAnsi="Times New Roman" w:cs="Times New Roman"/>
          <w:color w:val="000000"/>
        </w:rPr>
        <w:instrText xml:space="preserve"> \* MERGEFORMAT </w:instrText>
      </w:r>
      <w:r w:rsidRPr="00623C29">
        <w:rPr>
          <w:rFonts w:ascii="Times New Roman" w:hAnsi="Times New Roman" w:cs="Times New Roman"/>
          <w:color w:val="000000"/>
        </w:rPr>
        <w:fldChar w:fldCharType="separate"/>
      </w: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after="0"/>
        <w:ind w:left="900" w:hanging="18"/>
        <w:rPr>
          <w:rFonts w:ascii="Times New Roman" w:hAnsi="Times New Roman"/>
          <w:color w:val="000000"/>
          <w:sz w:val="20"/>
          <w:szCs w:val="20"/>
        </w:rPr>
      </w:pPr>
      <w:r>
        <w:rPr>
          <w:rFonts w:ascii="Century Gothic" w:hAnsi="Century Gothic" w:cs="Century Gothic"/>
          <w:noProof/>
          <w:color w:val="000000"/>
          <w:sz w:val="20"/>
          <w:szCs w:val="20"/>
        </w:rPr>
        <w:drawing>
          <wp:inline distT="0" distB="0" distL="0" distR="0">
            <wp:extent cx="6366510" cy="4316437"/>
            <wp:effectExtent l="19050" t="0" r="0" b="0"/>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stretch>
                      <a:fillRect/>
                    </a:stretch>
                  </pic:blipFill>
                  <pic:spPr bwMode="auto">
                    <a:xfrm>
                      <a:off x="0" y="0"/>
                      <a:ext cx="6366510" cy="4316437"/>
                    </a:xfrm>
                    <a:prstGeom prst="rect">
                      <a:avLst/>
                    </a:prstGeom>
                    <a:noFill/>
                    <a:ln w="9525">
                      <a:noFill/>
                      <a:miter lim="800000"/>
                      <a:headEnd/>
                      <a:tailEnd/>
                    </a:ln>
                  </pic:spPr>
                </pic:pic>
              </a:graphicData>
            </a:graphic>
          </wp:inline>
        </w:drawing>
      </w:r>
    </w:p>
    <w:p w:rsidR="000A7810" w:rsidRDefault="000A7810" w:rsidP="000D42BE">
      <w:pPr>
        <w:widowControl w:val="0"/>
        <w:autoSpaceDE w:val="0"/>
        <w:autoSpaceDN w:val="0"/>
        <w:adjustRightInd w:val="0"/>
        <w:spacing w:before="12" w:after="0" w:line="240" w:lineRule="exact"/>
        <w:ind w:left="900"/>
        <w:rPr>
          <w:rFonts w:ascii="Times New Roman" w:hAnsi="Times New Roman"/>
          <w:color w:val="000000"/>
          <w:sz w:val="24"/>
          <w:szCs w:val="24"/>
        </w:rPr>
      </w:pPr>
    </w:p>
    <w:p w:rsidR="000A7810" w:rsidRPr="00D07B15" w:rsidRDefault="000A7810" w:rsidP="000D42BE">
      <w:pPr>
        <w:pStyle w:val="Heading2"/>
        <w:spacing w:before="0" w:line="240" w:lineRule="auto"/>
        <w:ind w:left="900"/>
        <w:jc w:val="center"/>
        <w:rPr>
          <w:rFonts w:ascii="Times New Roman" w:hAnsi="Times New Roman"/>
          <w:b w:val="0"/>
          <w:color w:val="000000"/>
          <w:sz w:val="96"/>
          <w:szCs w:val="96"/>
        </w:rPr>
      </w:pPr>
      <w:bookmarkStart w:id="1680" w:name="_Toc295058680"/>
      <w:r w:rsidRPr="00D07B15">
        <w:rPr>
          <w:rFonts w:ascii="Times New Roman" w:hAnsi="Times New Roman"/>
          <w:b w:val="0"/>
          <w:color w:val="191919"/>
          <w:spacing w:val="-25"/>
          <w:sz w:val="128"/>
          <w:szCs w:val="128"/>
        </w:rPr>
        <w:t>S</w:t>
      </w:r>
      <w:r w:rsidRPr="00D07B15">
        <w:rPr>
          <w:rFonts w:ascii="Times New Roman" w:hAnsi="Times New Roman"/>
          <w:b w:val="0"/>
          <w:color w:val="191919"/>
          <w:spacing w:val="-26"/>
          <w:sz w:val="96"/>
          <w:szCs w:val="96"/>
        </w:rPr>
        <w:t>PECIA</w:t>
      </w:r>
      <w:r w:rsidRPr="00D07B15">
        <w:rPr>
          <w:rFonts w:ascii="Times New Roman" w:hAnsi="Times New Roman"/>
          <w:b w:val="0"/>
          <w:color w:val="191919"/>
          <w:sz w:val="96"/>
          <w:szCs w:val="96"/>
        </w:rPr>
        <w:t>L</w:t>
      </w:r>
      <w:r w:rsidRPr="00D07B15">
        <w:rPr>
          <w:rFonts w:ascii="Times New Roman" w:hAnsi="Times New Roman"/>
          <w:b w:val="0"/>
          <w:color w:val="191919"/>
          <w:spacing w:val="-7"/>
          <w:sz w:val="96"/>
          <w:szCs w:val="96"/>
        </w:rPr>
        <w:t xml:space="preserve"> </w:t>
      </w:r>
      <w:r w:rsidRPr="00D07B15">
        <w:rPr>
          <w:rFonts w:ascii="Times New Roman" w:hAnsi="Times New Roman"/>
          <w:b w:val="0"/>
          <w:color w:val="191919"/>
          <w:spacing w:val="-25"/>
          <w:sz w:val="128"/>
          <w:szCs w:val="128"/>
        </w:rPr>
        <w:t>P</w:t>
      </w:r>
      <w:r w:rsidRPr="00D07B15">
        <w:rPr>
          <w:rFonts w:ascii="Times New Roman" w:hAnsi="Times New Roman"/>
          <w:b w:val="0"/>
          <w:color w:val="191919"/>
          <w:spacing w:val="-26"/>
          <w:sz w:val="96"/>
          <w:szCs w:val="96"/>
        </w:rPr>
        <w:t>ROGRAMS</w:t>
      </w:r>
      <w:bookmarkEnd w:id="1680"/>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before="3" w:after="0" w:line="220" w:lineRule="exact"/>
        <w:ind w:left="900"/>
        <w:rPr>
          <w:rFonts w:ascii="Times New Roman" w:hAnsi="Times New Roman"/>
          <w:color w:val="000000"/>
        </w:rPr>
      </w:pPr>
    </w:p>
    <w:p w:rsidR="000A7810" w:rsidRDefault="00623C29" w:rsidP="000D42BE">
      <w:pPr>
        <w:widowControl w:val="0"/>
        <w:autoSpaceDE w:val="0"/>
        <w:autoSpaceDN w:val="0"/>
        <w:adjustRightInd w:val="0"/>
        <w:spacing w:after="0"/>
        <w:ind w:left="900"/>
        <w:rPr>
          <w:rFonts w:ascii="Times New Roman" w:hAnsi="Times New Roman"/>
          <w:color w:val="000000"/>
          <w:sz w:val="27"/>
          <w:szCs w:val="27"/>
        </w:rPr>
      </w:pPr>
      <w:r w:rsidRPr="00623C29">
        <w:rPr>
          <w:rFonts w:ascii="Calibri" w:hAnsi="Calibri"/>
          <w:lang w:eastAsia="en-US"/>
        </w:rPr>
        <w:pict>
          <v:polyline id="Freeform 1901" o:spid="_x0000_s3062" style="position:absolute;left:0;text-align:lef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1.95pt,24.1pt,575.95pt,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" o:allowincell="f" filled="f" strokecolor="#191919" strokeweight=".04408mm">
            <v:path arrowok="t" o:connecttype="custom" o:connectlocs="0,0;6400800,0" o:connectangles="0,0"/>
            <w10:wrap anchorx="page"/>
          </v:polyline>
        </w:pict>
      </w:r>
      <w:r w:rsidR="000A7810">
        <w:rPr>
          <w:rFonts w:ascii="Times New Roman" w:hAnsi="Times New Roman"/>
          <w:b/>
          <w:bCs/>
          <w:color w:val="191919"/>
          <w:sz w:val="36"/>
          <w:szCs w:val="36"/>
        </w:rPr>
        <w:t>C</w:t>
      </w:r>
      <w:r w:rsidR="000A7810">
        <w:rPr>
          <w:rFonts w:ascii="Times New Roman" w:hAnsi="Times New Roman"/>
          <w:b/>
          <w:bCs/>
          <w:color w:val="191919"/>
          <w:sz w:val="27"/>
          <w:szCs w:val="27"/>
        </w:rPr>
        <w:t>ONTENTS</w:t>
      </w:r>
    </w:p>
    <w:p w:rsidR="000A7810" w:rsidRDefault="000A7810" w:rsidP="000D42BE">
      <w:pPr>
        <w:widowControl w:val="0"/>
        <w:autoSpaceDE w:val="0"/>
        <w:autoSpaceDN w:val="0"/>
        <w:adjustRightInd w:val="0"/>
        <w:spacing w:before="7" w:after="0" w:line="140" w:lineRule="exact"/>
        <w:ind w:left="900"/>
        <w:rPr>
          <w:rFonts w:ascii="Times New Roman" w:hAnsi="Times New Roman"/>
          <w:color w:val="000000"/>
          <w:sz w:val="14"/>
          <w:szCs w:val="14"/>
        </w:rPr>
      </w:pPr>
    </w:p>
    <w:p w:rsidR="000A7810" w:rsidRDefault="000A7810" w:rsidP="000D42BE">
      <w:pPr>
        <w:spacing w:after="0"/>
        <w:ind w:left="900"/>
        <w:rPr>
          <w:rFonts w:ascii="Times New Roman" w:hAnsi="Times New Roman"/>
          <w:color w:val="000000"/>
          <w:sz w:val="14"/>
          <w:szCs w:val="14"/>
        </w:rPr>
        <w:sectPr w:rsidR="000A7810" w:rsidSect="0050315D">
          <w:pgSz w:w="12240" w:h="15840"/>
          <w:pgMar w:top="420" w:right="600" w:bottom="280" w:left="420" w:header="720" w:footer="288" w:gutter="0"/>
          <w:cols w:space="720"/>
          <w:docGrid w:linePitch="299"/>
        </w:sectPr>
      </w:pPr>
    </w:p>
    <w:p w:rsidR="000A7810" w:rsidRDefault="000A7810" w:rsidP="000D42BE">
      <w:pPr>
        <w:widowControl w:val="0"/>
        <w:autoSpaceDE w:val="0"/>
        <w:autoSpaceDN w:val="0"/>
        <w:adjustRightInd w:val="0"/>
        <w:spacing w:before="31" w:after="0"/>
        <w:ind w:left="900" w:right="-45" w:hanging="30"/>
        <w:rPr>
          <w:rFonts w:ascii="Times New Roman" w:hAnsi="Times New Roman"/>
          <w:color w:val="000000"/>
          <w:sz w:val="17"/>
          <w:szCs w:val="17"/>
        </w:rPr>
      </w:pPr>
      <w:r>
        <w:rPr>
          <w:rFonts w:ascii="Times New Roman" w:hAnsi="Times New Roman"/>
          <w:color w:val="191919"/>
          <w:sz w:val="17"/>
          <w:szCs w:val="17"/>
        </w:rPr>
        <w:lastRenderedPageBreak/>
        <w:t>The Honors Program</w:t>
      </w:r>
      <w:r>
        <w:rPr>
          <w:rFonts w:ascii="Times New Roman" w:hAnsi="Times New Roman"/>
          <w:color w:val="191919"/>
          <w:spacing w:val="15"/>
          <w:sz w:val="17"/>
          <w:szCs w:val="17"/>
        </w:rPr>
        <w:t xml:space="preserve"> </w:t>
      </w:r>
      <w:r>
        <w:rPr>
          <w:rFonts w:ascii="Times New Roman" w:hAnsi="Times New Roman"/>
          <w:color w:val="191919"/>
          <w:sz w:val="17"/>
          <w:szCs w:val="17"/>
        </w:rPr>
        <w:t>. . . . . . . . . . . . . . . . . . . . . . . . . . . . . . . . .</w:t>
      </w:r>
    </w:p>
    <w:p w:rsidR="000A7810" w:rsidRDefault="000A7810" w:rsidP="000D42BE">
      <w:pPr>
        <w:widowControl w:val="0"/>
        <w:autoSpaceDE w:val="0"/>
        <w:autoSpaceDN w:val="0"/>
        <w:adjustRightInd w:val="0"/>
        <w:spacing w:before="44" w:after="0"/>
        <w:ind w:left="900" w:firstLine="0"/>
        <w:rPr>
          <w:rFonts w:ascii="Times New Roman" w:hAnsi="Times New Roman"/>
          <w:color w:val="000000"/>
          <w:sz w:val="17"/>
          <w:szCs w:val="17"/>
        </w:rPr>
      </w:pPr>
    </w:p>
    <w:p w:rsidR="000A7810" w:rsidRDefault="000A7810" w:rsidP="000D42BE">
      <w:pPr>
        <w:widowControl w:val="0"/>
        <w:autoSpaceDE w:val="0"/>
        <w:autoSpaceDN w:val="0"/>
        <w:adjustRightInd w:val="0"/>
        <w:spacing w:before="31" w:after="0"/>
        <w:ind w:left="900" w:firstLine="0"/>
        <w:rPr>
          <w:rFonts w:ascii="Times New Roman" w:hAnsi="Times New Roman"/>
          <w:color w:val="000000"/>
          <w:sz w:val="17"/>
          <w:szCs w:val="17"/>
        </w:rPr>
      </w:pPr>
      <w:r>
        <w:rPr>
          <w:rFonts w:ascii="Times New Roman" w:hAnsi="Times New Roman"/>
          <w:color w:val="000000"/>
          <w:sz w:val="17"/>
          <w:szCs w:val="17"/>
        </w:rPr>
        <w:br w:type="column"/>
      </w:r>
      <w:r>
        <w:rPr>
          <w:rFonts w:ascii="Times New Roman" w:hAnsi="Times New Roman"/>
          <w:color w:val="191919"/>
          <w:sz w:val="17"/>
          <w:szCs w:val="17"/>
        </w:rPr>
        <w:lastRenderedPageBreak/>
        <w:t>Center for Excellence in</w:t>
      </w:r>
      <w:r>
        <w:rPr>
          <w:rFonts w:ascii="Times New Roman" w:hAnsi="Times New Roman"/>
          <w:color w:val="191919"/>
          <w:spacing w:val="-3"/>
          <w:sz w:val="17"/>
          <w:szCs w:val="17"/>
        </w:rPr>
        <w:t xml:space="preserve"> </w:t>
      </w:r>
      <w:r>
        <w:rPr>
          <w:rFonts w:ascii="Times New Roman" w:hAnsi="Times New Roman"/>
          <w:color w:val="191919"/>
          <w:spacing w:val="-12"/>
          <w:sz w:val="17"/>
          <w:szCs w:val="17"/>
        </w:rPr>
        <w:t>T</w:t>
      </w:r>
      <w:r>
        <w:rPr>
          <w:rFonts w:ascii="Times New Roman" w:hAnsi="Times New Roman"/>
          <w:color w:val="191919"/>
          <w:sz w:val="17"/>
          <w:szCs w:val="17"/>
        </w:rPr>
        <w:t>eaching and</w:t>
      </w:r>
    </w:p>
    <w:p w:rsidR="000A7810" w:rsidRDefault="000A7810" w:rsidP="000D42BE">
      <w:pPr>
        <w:widowControl w:val="0"/>
        <w:autoSpaceDE w:val="0"/>
        <w:autoSpaceDN w:val="0"/>
        <w:adjustRightInd w:val="0"/>
        <w:spacing w:before="44" w:after="0"/>
        <w:ind w:left="900" w:firstLine="270"/>
        <w:rPr>
          <w:rFonts w:ascii="Times New Roman" w:hAnsi="Times New Roman"/>
          <w:color w:val="000000"/>
          <w:sz w:val="17"/>
          <w:szCs w:val="17"/>
        </w:rPr>
      </w:pPr>
      <w:r>
        <w:rPr>
          <w:rFonts w:ascii="Times New Roman" w:hAnsi="Times New Roman"/>
          <w:color w:val="191919"/>
          <w:sz w:val="17"/>
          <w:szCs w:val="17"/>
        </w:rPr>
        <w:t xml:space="preserve">Learning/Learning Support Services </w:t>
      </w:r>
      <w:r>
        <w:rPr>
          <w:rFonts w:ascii="Times New Roman" w:hAnsi="Times New Roman"/>
          <w:color w:val="191919"/>
          <w:spacing w:val="38"/>
          <w:sz w:val="17"/>
          <w:szCs w:val="17"/>
        </w:rPr>
        <w:t xml:space="preserve"> </w:t>
      </w:r>
      <w:r>
        <w:rPr>
          <w:rFonts w:ascii="Times New Roman" w:hAnsi="Times New Roman"/>
          <w:color w:val="191919"/>
          <w:sz w:val="17"/>
          <w:szCs w:val="17"/>
        </w:rPr>
        <w:t>. . . . . . . . . . . . . . .  . . . .</w:t>
      </w:r>
    </w:p>
    <w:p w:rsidR="000A7810" w:rsidRDefault="000A7810" w:rsidP="000D42BE">
      <w:pPr>
        <w:widowControl w:val="0"/>
        <w:autoSpaceDE w:val="0"/>
        <w:autoSpaceDN w:val="0"/>
        <w:adjustRightInd w:val="0"/>
        <w:spacing w:before="44" w:after="0"/>
        <w:ind w:left="900" w:firstLine="0"/>
        <w:rPr>
          <w:rFonts w:ascii="Times New Roman" w:hAnsi="Times New Roman"/>
          <w:color w:val="000000"/>
          <w:sz w:val="17"/>
          <w:szCs w:val="17"/>
        </w:rPr>
      </w:pPr>
      <w:r>
        <w:rPr>
          <w:rFonts w:ascii="Times New Roman" w:hAnsi="Times New Roman"/>
          <w:color w:val="191919"/>
          <w:sz w:val="17"/>
          <w:szCs w:val="17"/>
        </w:rPr>
        <w:t>The</w:t>
      </w:r>
      <w:r>
        <w:rPr>
          <w:rFonts w:ascii="Times New Roman" w:hAnsi="Times New Roman"/>
          <w:color w:val="191919"/>
          <w:spacing w:val="-3"/>
          <w:sz w:val="17"/>
          <w:szCs w:val="17"/>
        </w:rPr>
        <w:t xml:space="preserve"> </w:t>
      </w:r>
      <w:r>
        <w:rPr>
          <w:rFonts w:ascii="Times New Roman" w:hAnsi="Times New Roman"/>
          <w:color w:val="191919"/>
          <w:spacing w:val="-14"/>
          <w:sz w:val="17"/>
          <w:szCs w:val="17"/>
        </w:rPr>
        <w:t>W</w:t>
      </w:r>
      <w:r>
        <w:rPr>
          <w:rFonts w:ascii="Times New Roman" w:hAnsi="Times New Roman"/>
          <w:color w:val="191919"/>
          <w:sz w:val="17"/>
          <w:szCs w:val="17"/>
        </w:rPr>
        <w:t>eekend University</w:t>
      </w:r>
      <w:r>
        <w:rPr>
          <w:rFonts w:ascii="Times New Roman" w:hAnsi="Times New Roman"/>
          <w:color w:val="191919"/>
          <w:spacing w:val="13"/>
          <w:sz w:val="17"/>
          <w:szCs w:val="17"/>
        </w:rPr>
        <w:t xml:space="preserve"> </w:t>
      </w:r>
      <w:r>
        <w:rPr>
          <w:rFonts w:ascii="Times New Roman" w:hAnsi="Times New Roman"/>
          <w:color w:val="191919"/>
          <w:sz w:val="17"/>
          <w:szCs w:val="17"/>
        </w:rPr>
        <w:t>. . . . . . . . . . . . . . . . . . . . . . . . . . . . . . . . .</w:t>
      </w:r>
    </w:p>
    <w:p w:rsidR="000A7810" w:rsidRDefault="000A7810" w:rsidP="000D42BE">
      <w:pPr>
        <w:spacing w:after="0"/>
        <w:ind w:left="900"/>
        <w:rPr>
          <w:rFonts w:ascii="Times New Roman" w:hAnsi="Times New Roman"/>
          <w:color w:val="000000"/>
          <w:sz w:val="17"/>
          <w:szCs w:val="17"/>
        </w:rPr>
        <w:sectPr w:rsidR="000A7810">
          <w:type w:val="continuous"/>
          <w:pgSz w:w="12240" w:h="15840"/>
          <w:pgMar w:top="1480" w:right="600" w:bottom="280" w:left="420" w:header="720" w:footer="720" w:gutter="0"/>
          <w:cols w:num="2" w:space="720" w:equalWidth="0">
            <w:col w:w="5701" w:space="479"/>
            <w:col w:w="5040"/>
          </w:cols>
        </w:sectPr>
      </w:pPr>
    </w:p>
    <w:p w:rsidR="000A7810" w:rsidRDefault="00623C29" w:rsidP="000D42BE">
      <w:pPr>
        <w:widowControl w:val="0"/>
        <w:autoSpaceDE w:val="0"/>
        <w:autoSpaceDN w:val="0"/>
        <w:adjustRightInd w:val="0"/>
        <w:spacing w:after="0" w:line="130" w:lineRule="exact"/>
        <w:ind w:left="900"/>
        <w:rPr>
          <w:rFonts w:ascii="Times New Roman" w:hAnsi="Times New Roman"/>
          <w:color w:val="000000"/>
          <w:sz w:val="13"/>
          <w:szCs w:val="13"/>
        </w:rPr>
      </w:pPr>
      <w:r w:rsidRPr="00623C29">
        <w:rPr>
          <w:rFonts w:ascii="Calibri" w:hAnsi="Calibri"/>
          <w:lang w:eastAsia="en-US"/>
        </w:rPr>
        <w:lastRenderedPageBreak/>
        <w:pict>
          <v:shape id="Text Box 1902" o:spid="_x0000_s3063" type="#_x0000_t202" style="position:absolute;left:0;text-align:left;margin-left:20.85pt;margin-top:49.25pt;width:12pt;height:63.8pt;z-index:-251523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" o:allowincell="f" filled="f" stroked="f">
            <v:textbox style="layout-flow:vertical;mso-layout-flow-alt:bottom-to-top;mso-next-textbox:#Text Box 1902"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261C96" w:rsidRDefault="00261C96"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DA2AE1">
      <w:pPr>
        <w:widowControl w:val="0"/>
        <w:tabs>
          <w:tab w:val="left" w:pos="4300"/>
        </w:tabs>
        <w:autoSpaceDE w:val="0"/>
        <w:autoSpaceDN w:val="0"/>
        <w:adjustRightInd w:val="0"/>
        <w:spacing w:after="0" w:line="451" w:lineRule="exact"/>
        <w:ind w:left="90" w:hanging="15"/>
        <w:rPr>
          <w:rFonts w:ascii="Times New Roman" w:hAnsi="Times New Roman"/>
          <w:color w:val="000000"/>
          <w:sz w:val="20"/>
          <w:szCs w:val="20"/>
        </w:rPr>
      </w:pPr>
      <w:r>
        <w:rPr>
          <w:rFonts w:ascii="Century Gothic" w:hAnsi="Century Gothic" w:cs="Century Gothic"/>
          <w:b/>
          <w:bCs/>
          <w:color w:val="191919"/>
          <w:position w:val="2"/>
          <w:sz w:val="36"/>
          <w:szCs w:val="36"/>
        </w:rPr>
        <w:tab/>
      </w:r>
    </w:p>
    <w:p w:rsidR="000A7810" w:rsidRDefault="000A7810" w:rsidP="000D42BE">
      <w:pPr>
        <w:spacing w:after="0"/>
        <w:ind w:left="900"/>
        <w:rPr>
          <w:rFonts w:ascii="Times New Roman" w:hAnsi="Times New Roman"/>
          <w:color w:val="000000"/>
          <w:sz w:val="20"/>
          <w:szCs w:val="20"/>
        </w:rPr>
        <w:sectPr w:rsidR="000A7810">
          <w:type w:val="continuous"/>
          <w:pgSz w:w="12240" w:h="15840"/>
          <w:pgMar w:top="1480" w:right="600" w:bottom="280" w:left="420" w:header="720" w:footer="720" w:gutter="0"/>
          <w:cols w:space="720"/>
        </w:sectPr>
      </w:pPr>
    </w:p>
    <w:p w:rsidR="000A7810" w:rsidRPr="00DA2AE1" w:rsidRDefault="00623C29" w:rsidP="000D42BE">
      <w:pPr>
        <w:widowControl w:val="0"/>
        <w:autoSpaceDE w:val="0"/>
        <w:autoSpaceDN w:val="0"/>
        <w:adjustRightInd w:val="0"/>
        <w:spacing w:after="0" w:line="195" w:lineRule="exact"/>
        <w:ind w:left="900" w:right="846"/>
        <w:jc w:val="right"/>
        <w:rPr>
          <w:rFonts w:ascii="Times New Roman" w:hAnsi="Times New Roman" w:cs="Times New Roman"/>
          <w:color w:val="000000"/>
        </w:rPr>
      </w:pPr>
      <w:r w:rsidRPr="00623C29">
        <w:rPr>
          <w:rFonts w:ascii="Times New Roman" w:hAnsi="Times New Roman"/>
          <w:noProof/>
          <w:color w:val="191919"/>
          <w:spacing w:val="-2"/>
          <w:sz w:val="18"/>
          <w:szCs w:val="18"/>
        </w:rPr>
        <w:lastRenderedPageBreak/>
        <w:pict>
          <v:group id="_x0000_s18159" style="position:absolute;left:0;text-align:left;margin-left:426.1pt;margin-top:-26pt;width:198.65pt;height:795.8pt;z-index:-251330560" coordorigin="9205,-90" coordsize="3973,15916">
            <v:group id="_x0000_s18160" style="position:absolute;left:9205;top:-90;width:3973;height:15916" coordorigin="9205,-90" coordsize="3973,15916">
              <v:group id="_x0000_s18161" style="position:absolute;left:9205;top:-90;width:3973;height:15916" coordorigin="9205,-90" coordsize="3973,15916">
                <v:rect id="Rectangle 2736" o:spid="_x0000_s18162"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163"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164"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165"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166"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167"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16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16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170"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17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17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173"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17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17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176"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17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17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179"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18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18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182"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183"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184"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185"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186"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187"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188"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189"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190"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191"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192"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lang w:eastAsia="en-US"/>
        </w:rPr>
        <w:pict>
          <v:shape id="Text Box 1938" o:spid="_x0000_s3064" type="#_x0000_t202" style="position:absolute;left:0;text-align:left;margin-left:567.95pt;margin-top:674.9pt;width:24pt;height:58.4pt;z-index:-251522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" o:allowincell="f" filled="f" stroked="f">
            <v:textbox style="layout-flow:vertical;mso-next-textbox:#Text Box 1938" inset="0,0,0,0">
              <w:txbxContent>
                <w:p w:rsidR="00A331E4" w:rsidRDefault="00A331E4" w:rsidP="00A82F11">
                  <w:pPr>
                    <w:widowControl w:val="0"/>
                    <w:autoSpaceDE w:val="0"/>
                    <w:autoSpaceDN w:val="0"/>
                    <w:adjustRightInd w:val="0"/>
                    <w:spacing w:after="0" w:line="221" w:lineRule="exact"/>
                    <w:ind w:left="-15" w:right="-15"/>
                    <w:jc w:val="center"/>
                    <w:rPr>
                      <w:rFonts w:ascii="Century Gothic" w:hAnsi="Century Gothic" w:cs="Century Gothic"/>
                      <w:color w:val="000000"/>
                      <w:sz w:val="20"/>
                      <w:szCs w:val="20"/>
                    </w:rPr>
                  </w:pPr>
                  <w:r>
                    <w:rPr>
                      <w:rFonts w:ascii="Century Gothic" w:hAnsi="Century Gothic" w:cs="Century Gothic"/>
                      <w:b/>
                      <w:bCs/>
                      <w:color w:val="191919"/>
                      <w:sz w:val="20"/>
                      <w:szCs w:val="20"/>
                    </w:rPr>
                    <w:t>Personnel &amp;</w:t>
                  </w:r>
                </w:p>
                <w:p w:rsidR="00A331E4" w:rsidRDefault="00A331E4" w:rsidP="00A82F11">
                  <w:pPr>
                    <w:widowControl w:val="0"/>
                    <w:autoSpaceDE w:val="0"/>
                    <w:autoSpaceDN w:val="0"/>
                    <w:adjustRightInd w:val="0"/>
                    <w:spacing w:after="0" w:line="240" w:lineRule="exact"/>
                    <w:ind w:left="275" w:right="275"/>
                    <w:jc w:val="center"/>
                    <w:rPr>
                      <w:rFonts w:ascii="Century Gothic" w:hAnsi="Century Gothic" w:cs="Century Gothic"/>
                      <w:color w:val="000000"/>
                      <w:sz w:val="20"/>
                      <w:szCs w:val="20"/>
                    </w:rPr>
                  </w:pPr>
                  <w:r>
                    <w:rPr>
                      <w:rFonts w:ascii="Century Gothic" w:hAnsi="Century Gothic" w:cs="Century Gothic"/>
                      <w:b/>
                      <w:bCs/>
                      <w:color w:val="191919"/>
                      <w:sz w:val="20"/>
                      <w:szCs w:val="20"/>
                    </w:rPr>
                    <w:t>Index</w:t>
                  </w:r>
                </w:p>
              </w:txbxContent>
            </v:textbox>
            <w10:wrap anchorx="page" anchory="page"/>
          </v:shape>
        </w:pict>
      </w:r>
      <w:r w:rsidRPr="00623C29">
        <w:rPr>
          <w:rFonts w:ascii="Times New Roman" w:hAnsi="Times New Roman" w:cs="Times New Roman"/>
          <w:lang w:eastAsia="en-US"/>
        </w:rPr>
        <w:pict>
          <v:shape id="Text Box 1939" o:spid="_x0000_s3065" type="#_x0000_t202" style="position:absolute;left:0;text-align:left;margin-left:567.95pt;margin-top:588.75pt;width:24pt;height:60.6pt;z-index:-2515210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" o:allowincell="f" filled="f" stroked="f">
            <v:textbox style="layout-flow:vertical;mso-next-textbox:#Text Box 1939" inset="0,0,0,0">
              <w:txbxContent>
                <w:p w:rsidR="00A331E4" w:rsidRDefault="00A331E4" w:rsidP="00A82F11">
                  <w:pPr>
                    <w:widowControl w:val="0"/>
                    <w:autoSpaceDE w:val="0"/>
                    <w:autoSpaceDN w:val="0"/>
                    <w:adjustRightInd w:val="0"/>
                    <w:spacing w:after="0" w:line="221" w:lineRule="exact"/>
                    <w:ind w:left="229" w:right="229"/>
                    <w:jc w:val="center"/>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A82F11">
                  <w:pPr>
                    <w:widowControl w:val="0"/>
                    <w:autoSpaceDE w:val="0"/>
                    <w:autoSpaceDN w:val="0"/>
                    <w:adjustRightInd w:val="0"/>
                    <w:spacing w:after="0" w:line="240" w:lineRule="exact"/>
                    <w:ind w:left="-15" w:right="-15"/>
                    <w:jc w:val="center"/>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w10:wrap anchorx="page" anchory="page"/>
          </v:shape>
        </w:pict>
      </w:r>
      <w:r w:rsidRPr="00623C29">
        <w:rPr>
          <w:rFonts w:ascii="Times New Roman" w:hAnsi="Times New Roman" w:cs="Times New Roman"/>
          <w:lang w:eastAsia="en-US"/>
        </w:rPr>
        <w:pict>
          <v:shape id="Text Box 1940" o:spid="_x0000_s3066" type="#_x0000_t202" style="position:absolute;left:0;text-align:left;margin-left:568.95pt;margin-top:504.65pt;width:24pt;height:48.8pt;z-index:-251520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" o:allowincell="f" filled="f" stroked="f">
            <v:textbox style="layout-flow:vertical;mso-next-textbox:#Text Box 1940" inset="0,0,0,0">
              <w:txbxContent>
                <w:p w:rsidR="00A331E4" w:rsidRDefault="00A331E4" w:rsidP="00A82F11">
                  <w:pPr>
                    <w:widowControl w:val="0"/>
                    <w:autoSpaceDE w:val="0"/>
                    <w:autoSpaceDN w:val="0"/>
                    <w:adjustRightInd w:val="0"/>
                    <w:spacing w:after="0" w:line="221" w:lineRule="exact"/>
                    <w:ind w:left="-15" w:right="-15"/>
                    <w:jc w:val="center"/>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A82F11">
                  <w:pPr>
                    <w:widowControl w:val="0"/>
                    <w:autoSpaceDE w:val="0"/>
                    <w:autoSpaceDN w:val="0"/>
                    <w:adjustRightInd w:val="0"/>
                    <w:spacing w:after="0" w:line="240" w:lineRule="exact"/>
                    <w:ind w:left="125" w:right="125"/>
                    <w:jc w:val="center"/>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w10:wrap anchorx="page" anchory="page"/>
          </v:shape>
        </w:pict>
      </w:r>
      <w:r w:rsidRPr="00623C29">
        <w:rPr>
          <w:rFonts w:ascii="Times New Roman" w:hAnsi="Times New Roman" w:cs="Times New Roman"/>
          <w:lang w:eastAsia="en-US"/>
        </w:rPr>
        <w:pict>
          <v:shape id="Text Box 1941" o:spid="_x0000_s3067" type="#_x0000_t202" style="position:absolute;left:0;text-align:left;margin-left:557.95pt;margin-top:411.45pt;width:36pt;height:55.2pt;z-index:-251518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" o:allowincell="f" filled="f" stroked="f">
            <v:textbox style="layout-flow:vertical;mso-next-textbox:#Text Box 1941" inset="0,0,0,0">
              <w:txbxContent>
                <w:p w:rsidR="00A331E4" w:rsidRDefault="00A331E4" w:rsidP="00A82F11">
                  <w:pPr>
                    <w:widowControl w:val="0"/>
                    <w:autoSpaceDE w:val="0"/>
                    <w:autoSpaceDN w:val="0"/>
                    <w:adjustRightInd w:val="0"/>
                    <w:spacing w:after="0" w:line="221" w:lineRule="exact"/>
                    <w:ind w:left="-15" w:right="-15"/>
                    <w:jc w:val="center"/>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A82F11">
                  <w:pPr>
                    <w:widowControl w:val="0"/>
                    <w:autoSpaceDE w:val="0"/>
                    <w:autoSpaceDN w:val="0"/>
                    <w:adjustRightInd w:val="0"/>
                    <w:spacing w:after="0" w:line="240" w:lineRule="exact"/>
                    <w:ind w:left="202" w:right="202"/>
                    <w:jc w:val="center"/>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A82F11">
                  <w:pPr>
                    <w:widowControl w:val="0"/>
                    <w:autoSpaceDE w:val="0"/>
                    <w:autoSpaceDN w:val="0"/>
                    <w:adjustRightInd w:val="0"/>
                    <w:spacing w:after="0" w:line="240" w:lineRule="exact"/>
                    <w:ind w:left="-7" w:right="-7"/>
                    <w:jc w:val="center"/>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w10:wrap anchorx="page" anchory="page"/>
          </v:shape>
        </w:pict>
      </w:r>
      <w:r w:rsidR="000A7810" w:rsidRPr="00DA2AE1">
        <w:rPr>
          <w:rFonts w:ascii="Times New Roman" w:hAnsi="Times New Roman" w:cs="Times New Roman"/>
          <w:b/>
          <w:bCs/>
          <w:color w:val="191919"/>
        </w:rPr>
        <w:t>Honors/Outreach</w:t>
      </w:r>
    </w:p>
    <w:p w:rsidR="000A7810" w:rsidRDefault="000A7810" w:rsidP="000D42BE">
      <w:pPr>
        <w:widowControl w:val="0"/>
        <w:autoSpaceDE w:val="0"/>
        <w:autoSpaceDN w:val="0"/>
        <w:adjustRightInd w:val="0"/>
        <w:spacing w:before="2" w:after="0" w:line="120" w:lineRule="exact"/>
        <w:ind w:left="900"/>
        <w:rPr>
          <w:rFonts w:ascii="Century Gothic" w:hAnsi="Century Gothic" w:cs="Century Gothic"/>
          <w:color w:val="000000"/>
          <w:sz w:val="12"/>
          <w:szCs w:val="12"/>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681" w:name="_Toc295058681"/>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681"/>
    </w:p>
    <w:p w:rsidR="000A7810" w:rsidRDefault="000A7810" w:rsidP="00DA2AE1">
      <w:pPr>
        <w:widowControl w:val="0"/>
        <w:autoSpaceDE w:val="0"/>
        <w:autoSpaceDN w:val="0"/>
        <w:adjustRightInd w:val="0"/>
        <w:spacing w:after="0" w:line="249" w:lineRule="auto"/>
        <w:ind w:right="994"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0A7810" w:rsidRDefault="000A7810" w:rsidP="00B80FEA">
      <w:pPr>
        <w:widowControl w:val="0"/>
        <w:autoSpaceDE w:val="0"/>
        <w:autoSpaceDN w:val="0"/>
        <w:adjustRightInd w:val="0"/>
        <w:spacing w:before="3"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9"/>
          <w:szCs w:val="19"/>
        </w:rPr>
      </w:pPr>
      <w:bookmarkStart w:id="1682" w:name="_Toc295058682"/>
      <w:r>
        <w:rPr>
          <w:rFonts w:ascii="Times New Roman" w:hAnsi="Times New Roman"/>
          <w:color w:val="191919"/>
          <w:spacing w:val="-3"/>
        </w:rPr>
        <w:t>A</w:t>
      </w:r>
      <w:r>
        <w:rPr>
          <w:rFonts w:ascii="Times New Roman" w:hAnsi="Times New Roman"/>
          <w:color w:val="191919"/>
          <w:spacing w:val="-3"/>
          <w:w w:val="102"/>
          <w:sz w:val="19"/>
          <w:szCs w:val="19"/>
        </w:rPr>
        <w:t>DMISSION</w:t>
      </w:r>
      <w:bookmarkEnd w:id="1682"/>
    </w:p>
    <w:p w:rsidR="000A7810" w:rsidRDefault="000A7810" w:rsidP="00DA2AE1">
      <w:pPr>
        <w:widowControl w:val="0"/>
        <w:autoSpaceDE w:val="0"/>
        <w:autoSpaceDN w:val="0"/>
        <w:adjustRightInd w:val="0"/>
        <w:spacing w:before="36" w:after="0" w:line="249" w:lineRule="auto"/>
        <w:ind w:right="994"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683" w:name="_Toc295058683"/>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683"/>
    </w:p>
    <w:p w:rsidR="007A3107" w:rsidRDefault="007A3107" w:rsidP="00DA2AE1">
      <w:pPr>
        <w:widowControl w:val="0"/>
        <w:autoSpaceDE w:val="0"/>
        <w:autoSpaceDN w:val="0"/>
        <w:adjustRightInd w:val="0"/>
        <w:spacing w:after="0" w:line="249" w:lineRule="auto"/>
        <w:ind w:right="996"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7A3107" w:rsidRDefault="007A3107" w:rsidP="00B80FEA">
      <w:pPr>
        <w:widowControl w:val="0"/>
        <w:autoSpaceDE w:val="0"/>
        <w:autoSpaceDN w:val="0"/>
        <w:adjustRightInd w:val="0"/>
        <w:spacing w:before="16" w:after="0" w:line="200" w:lineRule="exact"/>
        <w:rPr>
          <w:rFonts w:ascii="Times New Roman" w:hAnsi="Times New Roman"/>
          <w:color w:val="000000"/>
          <w:sz w:val="20"/>
          <w:szCs w:val="20"/>
        </w:rPr>
      </w:pPr>
    </w:p>
    <w:p w:rsidR="007A3107" w:rsidRDefault="007A3107" w:rsidP="00D33C9D">
      <w:pPr>
        <w:widowControl w:val="0"/>
        <w:autoSpaceDE w:val="0"/>
        <w:autoSpaceDN w:val="0"/>
        <w:adjustRightInd w:val="0"/>
        <w:spacing w:after="0" w:line="249" w:lineRule="auto"/>
        <w:ind w:left="270" w:right="96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7A3107" w:rsidRDefault="007A3107" w:rsidP="00DA2AE1">
      <w:pPr>
        <w:widowControl w:val="0"/>
        <w:autoSpaceDE w:val="0"/>
        <w:autoSpaceDN w:val="0"/>
        <w:adjustRightInd w:val="0"/>
        <w:spacing w:before="5" w:after="0" w:line="220" w:lineRule="exact"/>
        <w:ind w:left="270"/>
        <w:rPr>
          <w:rFonts w:ascii="Times New Roman" w:hAnsi="Times New Roman"/>
          <w:color w:val="000000"/>
        </w:rPr>
      </w:pPr>
    </w:p>
    <w:p w:rsidR="007A3107" w:rsidRDefault="007A3107" w:rsidP="00D33C9D">
      <w:pPr>
        <w:widowControl w:val="0"/>
        <w:autoSpaceDE w:val="0"/>
        <w:autoSpaceDN w:val="0"/>
        <w:adjustRightInd w:val="0"/>
        <w:spacing w:after="0" w:line="249" w:lineRule="auto"/>
        <w:ind w:left="270" w:right="96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7A3107" w:rsidRDefault="007A3107" w:rsidP="00DA2AE1">
      <w:pPr>
        <w:widowControl w:val="0"/>
        <w:autoSpaceDE w:val="0"/>
        <w:autoSpaceDN w:val="0"/>
        <w:adjustRightInd w:val="0"/>
        <w:spacing w:before="16" w:after="0" w:line="200" w:lineRule="exact"/>
        <w:ind w:left="270"/>
        <w:rPr>
          <w:rFonts w:ascii="Times New Roman" w:hAnsi="Times New Roman"/>
          <w:color w:val="000000"/>
          <w:sz w:val="20"/>
          <w:szCs w:val="20"/>
        </w:rPr>
      </w:pPr>
    </w:p>
    <w:p w:rsidR="007A3107" w:rsidRDefault="007A3107" w:rsidP="00D33C9D">
      <w:pPr>
        <w:widowControl w:val="0"/>
        <w:autoSpaceDE w:val="0"/>
        <w:autoSpaceDN w:val="0"/>
        <w:adjustRightInd w:val="0"/>
        <w:spacing w:after="0" w:line="249" w:lineRule="auto"/>
        <w:ind w:left="270" w:right="96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0A7810" w:rsidRDefault="000A7810" w:rsidP="00B80FEA">
      <w:pPr>
        <w:widowControl w:val="0"/>
        <w:autoSpaceDE w:val="0"/>
        <w:autoSpaceDN w:val="0"/>
        <w:adjustRightInd w:val="0"/>
        <w:spacing w:after="0" w:line="249" w:lineRule="auto"/>
        <w:ind w:right="993" w:hanging="180"/>
        <w:jc w:val="both"/>
        <w:rPr>
          <w:rFonts w:ascii="Times New Roman" w:hAnsi="Times New Roman"/>
          <w:color w:val="000000"/>
          <w:sz w:val="18"/>
          <w:szCs w:val="18"/>
        </w:rPr>
      </w:pPr>
    </w:p>
    <w:p w:rsidR="000A7810" w:rsidRDefault="000A7810" w:rsidP="00B80FEA">
      <w:pPr>
        <w:widowControl w:val="0"/>
        <w:autoSpaceDE w:val="0"/>
        <w:autoSpaceDN w:val="0"/>
        <w:adjustRightInd w:val="0"/>
        <w:spacing w:after="0" w:line="200" w:lineRule="exact"/>
        <w:rPr>
          <w:rFonts w:ascii="Times New Roman" w:hAnsi="Times New Roman"/>
          <w:color w:val="000000"/>
          <w:sz w:val="20"/>
          <w:szCs w:val="20"/>
        </w:rPr>
      </w:pPr>
    </w:p>
    <w:p w:rsidR="000A7810" w:rsidRDefault="000A7810" w:rsidP="00B80FEA">
      <w:pPr>
        <w:widowControl w:val="0"/>
        <w:autoSpaceDE w:val="0"/>
        <w:autoSpaceDN w:val="0"/>
        <w:adjustRightInd w:val="0"/>
        <w:spacing w:before="14" w:after="0" w:line="200" w:lineRule="exact"/>
        <w:rPr>
          <w:rFonts w:ascii="Times New Roman" w:hAnsi="Times New Roman"/>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684" w:name="_Toc295058684"/>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684"/>
    </w:p>
    <w:p w:rsidR="000A7810" w:rsidRDefault="000A7810" w:rsidP="00DA2AE1">
      <w:pPr>
        <w:widowControl w:val="0"/>
        <w:autoSpaceDE w:val="0"/>
        <w:autoSpaceDN w:val="0"/>
        <w:adjustRightInd w:val="0"/>
        <w:spacing w:before="30" w:after="0" w:line="249" w:lineRule="auto"/>
        <w:ind w:right="993"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685" w:name="_Toc295058685"/>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1685"/>
    </w:p>
    <w:p w:rsidR="000A7810" w:rsidRDefault="000A7810" w:rsidP="00D33C9D">
      <w:pPr>
        <w:widowControl w:val="0"/>
        <w:autoSpaceDE w:val="0"/>
        <w:autoSpaceDN w:val="0"/>
        <w:adjustRightInd w:val="0"/>
        <w:spacing w:before="30" w:after="0" w:line="249" w:lineRule="auto"/>
        <w:ind w:right="1004"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8" w:after="0" w:line="190" w:lineRule="exact"/>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686" w:name="_Toc295058686"/>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686"/>
    </w:p>
    <w:p w:rsidR="000A7810" w:rsidRDefault="000A7810" w:rsidP="00DA2AE1">
      <w:pPr>
        <w:widowControl w:val="0"/>
        <w:autoSpaceDE w:val="0"/>
        <w:autoSpaceDN w:val="0"/>
        <w:adjustRightInd w:val="0"/>
        <w:spacing w:before="30" w:after="0"/>
        <w:ind w:right="114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0A7810" w:rsidRDefault="000A7810" w:rsidP="00DA2AE1">
      <w:pPr>
        <w:widowControl w:val="0"/>
        <w:autoSpaceDE w:val="0"/>
        <w:autoSpaceDN w:val="0"/>
        <w:adjustRightInd w:val="0"/>
        <w:spacing w:before="5" w:after="0" w:line="220" w:lineRule="exact"/>
        <w:ind w:firstLine="0"/>
        <w:rPr>
          <w:rFonts w:ascii="Times New Roman" w:hAnsi="Times New Roman"/>
          <w:color w:val="000000"/>
        </w:rPr>
      </w:pPr>
    </w:p>
    <w:p w:rsidR="000A7810" w:rsidRDefault="000A7810" w:rsidP="00DA2AE1">
      <w:pPr>
        <w:widowControl w:val="0"/>
        <w:autoSpaceDE w:val="0"/>
        <w:autoSpaceDN w:val="0"/>
        <w:adjustRightInd w:val="0"/>
        <w:spacing w:after="0" w:line="249" w:lineRule="auto"/>
        <w:ind w:left="450" w:right="114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w:t>
      </w:r>
      <w:r w:rsidR="00261C96">
        <w:rPr>
          <w:rFonts w:ascii="Times New Roman" w:hAnsi="Times New Roman"/>
          <w:color w:val="191919"/>
          <w:spacing w:val="-2"/>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0A7810" w:rsidRDefault="000A7810" w:rsidP="00DA2AE1">
      <w:pPr>
        <w:widowControl w:val="0"/>
        <w:autoSpaceDE w:val="0"/>
        <w:autoSpaceDN w:val="0"/>
        <w:adjustRightInd w:val="0"/>
        <w:spacing w:before="9" w:after="0"/>
        <w:ind w:left="450" w:right="627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0A7810" w:rsidRDefault="000A7810" w:rsidP="00DA2AE1">
      <w:pPr>
        <w:widowControl w:val="0"/>
        <w:autoSpaceDE w:val="0"/>
        <w:autoSpaceDN w:val="0"/>
        <w:adjustRightInd w:val="0"/>
        <w:spacing w:before="9" w:after="0"/>
        <w:ind w:left="450" w:right="627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0A7810" w:rsidRDefault="000A7810" w:rsidP="00DA2AE1">
      <w:pPr>
        <w:widowControl w:val="0"/>
        <w:autoSpaceDE w:val="0"/>
        <w:autoSpaceDN w:val="0"/>
        <w:adjustRightInd w:val="0"/>
        <w:spacing w:before="9" w:after="0" w:line="249" w:lineRule="auto"/>
        <w:ind w:left="450" w:right="537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0A7810" w:rsidRDefault="000A7810" w:rsidP="000D42BE">
      <w:pPr>
        <w:widowControl w:val="0"/>
        <w:autoSpaceDE w:val="0"/>
        <w:autoSpaceDN w:val="0"/>
        <w:adjustRightInd w:val="0"/>
        <w:spacing w:before="6" w:after="0" w:line="100" w:lineRule="exact"/>
        <w:ind w:left="900"/>
        <w:rPr>
          <w:rFonts w:ascii="Times New Roman" w:hAnsi="Times New Roman"/>
          <w:color w:val="000000"/>
          <w:sz w:val="10"/>
          <w:szCs w:val="10"/>
        </w:rPr>
      </w:pPr>
    </w:p>
    <w:p w:rsidR="00D33C9D" w:rsidRDefault="00D33C9D" w:rsidP="000D42BE">
      <w:pPr>
        <w:widowControl w:val="0"/>
        <w:autoSpaceDE w:val="0"/>
        <w:autoSpaceDN w:val="0"/>
        <w:adjustRightInd w:val="0"/>
        <w:spacing w:before="6" w:after="0" w:line="100" w:lineRule="exact"/>
        <w:ind w:left="900"/>
        <w:rPr>
          <w:rFonts w:ascii="Times New Roman" w:hAnsi="Times New Roman"/>
          <w:color w:val="000000"/>
          <w:sz w:val="10"/>
          <w:szCs w:val="10"/>
        </w:rPr>
      </w:pPr>
    </w:p>
    <w:p w:rsidR="00D33C9D" w:rsidRDefault="00D33C9D" w:rsidP="000D42BE">
      <w:pPr>
        <w:widowControl w:val="0"/>
        <w:autoSpaceDE w:val="0"/>
        <w:autoSpaceDN w:val="0"/>
        <w:adjustRightInd w:val="0"/>
        <w:spacing w:before="6" w:after="0" w:line="100" w:lineRule="exact"/>
        <w:ind w:left="900"/>
        <w:rPr>
          <w:rFonts w:ascii="Times New Roman" w:hAnsi="Times New Roman"/>
          <w:color w:val="000000"/>
          <w:sz w:val="10"/>
          <w:szCs w:val="1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DA2AE1">
      <w:pPr>
        <w:widowControl w:val="0"/>
        <w:tabs>
          <w:tab w:val="left" w:pos="10680"/>
        </w:tabs>
        <w:autoSpaceDE w:val="0"/>
        <w:autoSpaceDN w:val="0"/>
        <w:adjustRightInd w:val="0"/>
        <w:spacing w:after="0" w:line="451" w:lineRule="exact"/>
        <w:ind w:left="2520"/>
        <w:rPr>
          <w:rFonts w:ascii="Century Gothic" w:hAnsi="Century Gothic" w:cs="Century Gothic"/>
          <w:color w:val="000000"/>
          <w:sz w:val="36"/>
          <w:szCs w:val="36"/>
        </w:rPr>
      </w:pPr>
    </w:p>
    <w:p w:rsidR="000A7810" w:rsidRDefault="000A7810" w:rsidP="000D42BE">
      <w:pPr>
        <w:spacing w:after="0"/>
        <w:ind w:left="900"/>
        <w:rPr>
          <w:rFonts w:ascii="Century Gothic" w:hAnsi="Century Gothic" w:cs="Century Gothic"/>
          <w:color w:val="000000"/>
          <w:sz w:val="36"/>
          <w:szCs w:val="36"/>
        </w:rPr>
        <w:sectPr w:rsidR="000A7810" w:rsidSect="0050315D">
          <w:pgSz w:w="12240" w:h="15840"/>
          <w:pgMar w:top="450" w:right="420" w:bottom="280" w:left="600" w:header="720" w:footer="288" w:gutter="0"/>
          <w:cols w:space="720"/>
          <w:docGrid w:linePitch="299"/>
        </w:sectPr>
      </w:pPr>
    </w:p>
    <w:p w:rsidR="000A7810" w:rsidRPr="00DA2AE1" w:rsidRDefault="00623C29" w:rsidP="00DA2AE1">
      <w:pPr>
        <w:widowControl w:val="0"/>
        <w:autoSpaceDE w:val="0"/>
        <w:autoSpaceDN w:val="0"/>
        <w:adjustRightInd w:val="0"/>
        <w:spacing w:after="0" w:line="195" w:lineRule="exact"/>
        <w:ind w:left="360" w:firstLine="0"/>
        <w:rPr>
          <w:rFonts w:ascii="Times New Roman" w:hAnsi="Times New Roman" w:cs="Times New Roman"/>
          <w:color w:val="000000"/>
        </w:rPr>
      </w:pPr>
      <w:r w:rsidRPr="00623C29">
        <w:rPr>
          <w:rFonts w:ascii="Times New Roman" w:hAnsi="Times New Roman" w:cs="Times New Roman"/>
          <w:noProof/>
        </w:rPr>
        <w:lastRenderedPageBreak/>
        <w:pict>
          <v:group id="_x0000_s16282" style="position:absolute;left:0;text-align:left;margin-left:-56.7pt;margin-top:-20.75pt;width:191pt;height:795.35pt;z-index:-251356160" coordorigin="-745,-62" coordsize="3820,15907">
            <v:group id="_x0000_s16283" style="position:absolute;left:-745;top:-62;width:3820;height:15907" coordorigin="-717,-62" coordsize="3820,15907">
              <v:rect id="Rectangle 2702" o:spid="_x0000_s1628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28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28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28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28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28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29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29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29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29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29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29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29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29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29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29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30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30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30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30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30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30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30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30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30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30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31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31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31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31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314"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315"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316"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lang w:eastAsia="en-US"/>
        </w:rPr>
        <w:pict>
          <v:shape id="Text Box 1974" o:spid="_x0000_s3068" type="#_x0000_t202" style="position:absolute;left:0;text-align:left;margin-left:20.85pt;margin-top:49.1pt;width:12pt;height:63.8pt;z-index:-251517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" o:allowincell="f" filled="f" stroked="f">
            <v:textbox style="layout-flow:vertical;mso-layout-flow-alt:bottom-to-top;mso-next-textbox:#Text Box 1974"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DA2AE1">
        <w:rPr>
          <w:rFonts w:ascii="Times New Roman" w:hAnsi="Times New Roman" w:cs="Times New Roman"/>
          <w:b/>
          <w:bCs/>
          <w:color w:val="191919"/>
        </w:rPr>
        <w:t>Outreach/Military Science</w:t>
      </w:r>
    </w:p>
    <w:p w:rsidR="000A7810" w:rsidRPr="00DA2AE1" w:rsidRDefault="000A7810" w:rsidP="00DA2AE1">
      <w:pPr>
        <w:widowControl w:val="0"/>
        <w:autoSpaceDE w:val="0"/>
        <w:autoSpaceDN w:val="0"/>
        <w:adjustRightInd w:val="0"/>
        <w:spacing w:before="8" w:after="0" w:line="130" w:lineRule="exact"/>
        <w:ind w:left="360" w:firstLine="0"/>
        <w:rPr>
          <w:rFonts w:ascii="Times New Roman" w:hAnsi="Times New Roman" w:cs="Times New Roman"/>
          <w:color w:val="000000"/>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pStyle w:val="Heading2"/>
        <w:spacing w:before="0" w:line="240" w:lineRule="auto"/>
        <w:ind w:left="900"/>
        <w:rPr>
          <w:rFonts w:ascii="Times New Roman" w:hAnsi="Times New Roman"/>
          <w:color w:val="000000"/>
          <w:sz w:val="18"/>
          <w:szCs w:val="18"/>
        </w:rPr>
      </w:pPr>
      <w:bookmarkStart w:id="1687" w:name="_Toc295058687"/>
      <w:r>
        <w:rPr>
          <w:rFonts w:ascii="Times New Roman" w:hAnsi="Times New Roman"/>
          <w:color w:val="191919"/>
          <w:spacing w:val="-2"/>
          <w:sz w:val="24"/>
          <w:szCs w:val="24"/>
        </w:rPr>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687"/>
    </w:p>
    <w:p w:rsidR="000A7810" w:rsidRDefault="000A7810" w:rsidP="00DA2AE1">
      <w:pPr>
        <w:widowControl w:val="0"/>
        <w:autoSpaceDE w:val="0"/>
        <w:autoSpaceDN w:val="0"/>
        <w:adjustRightInd w:val="0"/>
        <w:spacing w:before="100" w:after="0" w:line="249" w:lineRule="auto"/>
        <w:ind w:left="907" w:right="7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0A7810" w:rsidRDefault="000A7810" w:rsidP="00DA2AE1">
      <w:pPr>
        <w:widowControl w:val="0"/>
        <w:autoSpaceDE w:val="0"/>
        <w:autoSpaceDN w:val="0"/>
        <w:adjustRightInd w:val="0"/>
        <w:spacing w:before="100" w:after="0" w:line="271" w:lineRule="auto"/>
        <w:ind w:left="907" w:right="7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0A7810" w:rsidRDefault="000A7810" w:rsidP="00DA2AE1">
      <w:pPr>
        <w:widowControl w:val="0"/>
        <w:autoSpaceDE w:val="0"/>
        <w:autoSpaceDN w:val="0"/>
        <w:adjustRightInd w:val="0"/>
        <w:spacing w:before="100" w:after="0" w:line="249" w:lineRule="auto"/>
        <w:ind w:left="907" w:right="4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49" w:lineRule="auto"/>
        <w:ind w:left="900" w:right="4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0A7810" w:rsidRDefault="000A7810" w:rsidP="000D42BE">
      <w:pPr>
        <w:widowControl w:val="0"/>
        <w:autoSpaceDE w:val="0"/>
        <w:autoSpaceDN w:val="0"/>
        <w:adjustRightInd w:val="0"/>
        <w:spacing w:after="0"/>
        <w:ind w:left="900" w:right="4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w:t>
      </w:r>
      <w:r w:rsidR="00261C96">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p>
    <w:p w:rsidR="00261C96" w:rsidRDefault="00261C96" w:rsidP="000D42BE">
      <w:pPr>
        <w:widowControl w:val="0"/>
        <w:autoSpaceDE w:val="0"/>
        <w:autoSpaceDN w:val="0"/>
        <w:adjustRightInd w:val="0"/>
        <w:spacing w:after="0"/>
        <w:ind w:left="900" w:right="40"/>
        <w:jc w:val="both"/>
        <w:rPr>
          <w:rFonts w:ascii="Times New Roman" w:hAnsi="Times New Roman"/>
          <w:color w:val="000000"/>
          <w:sz w:val="18"/>
          <w:szCs w:val="18"/>
        </w:rPr>
      </w:pPr>
    </w:p>
    <w:p w:rsidR="000A7810" w:rsidRDefault="000A7810" w:rsidP="00DA2AE1">
      <w:pPr>
        <w:widowControl w:val="0"/>
        <w:autoSpaceDE w:val="0"/>
        <w:autoSpaceDN w:val="0"/>
        <w:adjustRightInd w:val="0"/>
        <w:spacing w:before="9" w:after="0"/>
        <w:ind w:left="90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w:t>
      </w:r>
      <w:r w:rsidR="00261C96">
        <w:rPr>
          <w:rFonts w:ascii="Times New Roman" w:hAnsi="Times New Roman"/>
          <w:color w:val="191919"/>
          <w:spacing w:val="-2"/>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88" w:name="_Toc295058688"/>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688"/>
    </w:p>
    <w:p w:rsidR="000A7810" w:rsidRDefault="000A7810" w:rsidP="00DA2AE1">
      <w:pPr>
        <w:widowControl w:val="0"/>
        <w:autoSpaceDE w:val="0"/>
        <w:autoSpaceDN w:val="0"/>
        <w:adjustRightInd w:val="0"/>
        <w:spacing w:after="100"/>
        <w:ind w:left="907" w:right="71"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0A7810" w:rsidRDefault="000A7810" w:rsidP="00DA2AE1">
      <w:pPr>
        <w:widowControl w:val="0"/>
        <w:autoSpaceDE w:val="0"/>
        <w:autoSpaceDN w:val="0"/>
        <w:adjustRightInd w:val="0"/>
        <w:spacing w:after="100"/>
        <w:ind w:left="907" w:right="72"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0A7810" w:rsidRDefault="000A7810" w:rsidP="00DA2AE1">
      <w:pPr>
        <w:widowControl w:val="0"/>
        <w:autoSpaceDE w:val="0"/>
        <w:autoSpaceDN w:val="0"/>
        <w:adjustRightInd w:val="0"/>
        <w:spacing w:after="100"/>
        <w:ind w:left="907" w:right="71"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DA2AE1">
      <w:pPr>
        <w:pStyle w:val="Heading2"/>
        <w:spacing w:before="0" w:after="100" w:line="240" w:lineRule="auto"/>
        <w:ind w:left="907"/>
        <w:rPr>
          <w:rFonts w:ascii="Times New Roman" w:hAnsi="Times New Roman"/>
          <w:color w:val="000000"/>
          <w:sz w:val="18"/>
          <w:szCs w:val="18"/>
        </w:rPr>
      </w:pPr>
      <w:bookmarkStart w:id="1689" w:name="_Toc295058689"/>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00D07B15" w:rsidRPr="00D07B15">
        <w:rPr>
          <w:rFonts w:ascii="Times New Roman" w:hAnsi="Times New Roman"/>
          <w:color w:val="191919"/>
          <w:spacing w:val="-2"/>
          <w:sz w:val="24"/>
          <w:szCs w:val="24"/>
        </w:rPr>
        <w:t>A</w:t>
      </w:r>
      <w:r w:rsidR="00D07B15">
        <w:rPr>
          <w:rFonts w:ascii="Times New Roman" w:hAnsi="Times New Roman"/>
          <w:color w:val="191919"/>
          <w:spacing w:val="-2"/>
          <w:sz w:val="18"/>
          <w:szCs w:val="18"/>
        </w:rPr>
        <w:t>RM</w:t>
      </w:r>
      <w:r w:rsidR="00D07B15">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sidR="00D07B15">
        <w:rPr>
          <w:rFonts w:ascii="Times New Roman" w:hAnsi="Times New Roman"/>
          <w:color w:val="191919"/>
          <w:spacing w:val="-4"/>
          <w:sz w:val="18"/>
          <w:szCs w:val="18"/>
        </w:rPr>
        <w:t xml:space="preserve"> </w:t>
      </w:r>
      <w:r w:rsidR="00D07B15" w:rsidRPr="00D07B15">
        <w:rPr>
          <w:rFonts w:ascii="Times New Roman" w:hAnsi="Times New Roman"/>
          <w:color w:val="191919"/>
          <w:spacing w:val="-2"/>
          <w:sz w:val="24"/>
          <w:szCs w:val="24"/>
        </w:rPr>
        <w:t>P</w:t>
      </w:r>
      <w:r w:rsidR="00D07B15">
        <w:rPr>
          <w:rFonts w:ascii="Times New Roman" w:hAnsi="Times New Roman"/>
          <w:color w:val="191919"/>
          <w:spacing w:val="-5"/>
          <w:sz w:val="18"/>
          <w:szCs w:val="18"/>
        </w:rPr>
        <w:t>R</w:t>
      </w:r>
      <w:r w:rsidR="00D07B15">
        <w:rPr>
          <w:rFonts w:ascii="Times New Roman" w:hAnsi="Times New Roman"/>
          <w:color w:val="191919"/>
          <w:spacing w:val="-2"/>
          <w:sz w:val="18"/>
          <w:szCs w:val="18"/>
        </w:rPr>
        <w:t>OGRAM</w:t>
      </w:r>
      <w:bookmarkEnd w:id="1689"/>
    </w:p>
    <w:p w:rsidR="000A7810" w:rsidRDefault="000A7810" w:rsidP="00DA2AE1">
      <w:pPr>
        <w:widowControl w:val="0"/>
        <w:autoSpaceDE w:val="0"/>
        <w:autoSpaceDN w:val="0"/>
        <w:adjustRightInd w:val="0"/>
        <w:spacing w:after="100" w:line="199" w:lineRule="exact"/>
        <w:ind w:left="907" w:right="7812" w:hanging="3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0A7810" w:rsidRDefault="000A7810" w:rsidP="00DA2AE1">
      <w:pPr>
        <w:widowControl w:val="0"/>
        <w:autoSpaceDE w:val="0"/>
        <w:autoSpaceDN w:val="0"/>
        <w:adjustRightInd w:val="0"/>
        <w:spacing w:after="100" w:line="249" w:lineRule="auto"/>
        <w:ind w:left="907" w:right="71"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DA2AE1">
      <w:pPr>
        <w:widowControl w:val="0"/>
        <w:autoSpaceDE w:val="0"/>
        <w:autoSpaceDN w:val="0"/>
        <w:adjustRightInd w:val="0"/>
        <w:spacing w:after="0" w:line="249"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train- 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DA2AE1">
      <w:pPr>
        <w:widowControl w:val="0"/>
        <w:autoSpaceDE w:val="0"/>
        <w:autoSpaceDN w:val="0"/>
        <w:adjustRightInd w:val="0"/>
        <w:spacing w:after="0" w:line="249"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690" w:name="_Toc295058690"/>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690"/>
    </w:p>
    <w:p w:rsidR="000A7810" w:rsidRDefault="000A7810" w:rsidP="00DA2AE1">
      <w:pPr>
        <w:widowControl w:val="0"/>
        <w:autoSpaceDE w:val="0"/>
        <w:autoSpaceDN w:val="0"/>
        <w:adjustRightInd w:val="0"/>
        <w:spacing w:before="30" w:after="0" w:line="249" w:lineRule="auto"/>
        <w:ind w:left="900" w:right="71"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0A7810" w:rsidRDefault="000A7810" w:rsidP="000D42BE">
      <w:pPr>
        <w:widowControl w:val="0"/>
        <w:autoSpaceDE w:val="0"/>
        <w:autoSpaceDN w:val="0"/>
        <w:adjustRightInd w:val="0"/>
        <w:spacing w:before="3" w:after="0" w:line="110" w:lineRule="exact"/>
        <w:ind w:left="900"/>
        <w:rPr>
          <w:rFonts w:ascii="Times New Roman" w:hAnsi="Times New Roman"/>
          <w:color w:val="000000"/>
          <w:sz w:val="11"/>
          <w:szCs w:val="11"/>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731E7A" w:rsidP="00731E7A">
      <w:pPr>
        <w:widowControl w:val="0"/>
        <w:tabs>
          <w:tab w:val="left" w:pos="3667"/>
        </w:tabs>
        <w:autoSpaceDE w:val="0"/>
        <w:autoSpaceDN w:val="0"/>
        <w:adjustRightInd w:val="0"/>
        <w:spacing w:after="0" w:line="200" w:lineRule="exact"/>
        <w:ind w:left="900"/>
        <w:rPr>
          <w:rFonts w:ascii="Times New Roman" w:hAnsi="Times New Roman"/>
          <w:color w:val="000000"/>
          <w:sz w:val="20"/>
          <w:szCs w:val="20"/>
        </w:rPr>
      </w:pPr>
      <w:r>
        <w:rPr>
          <w:rFonts w:ascii="Times New Roman" w:hAnsi="Times New Roman"/>
          <w:color w:val="000000"/>
          <w:sz w:val="20"/>
          <w:szCs w:val="20"/>
        </w:rPr>
        <w:tab/>
      </w:r>
    </w:p>
    <w:p w:rsidR="007C16CA" w:rsidRDefault="007C16CA"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spacing w:after="0"/>
        <w:ind w:left="900"/>
        <w:rPr>
          <w:rFonts w:ascii="Times New Roman" w:hAnsi="Times New Roman"/>
          <w:color w:val="000000"/>
          <w:sz w:val="20"/>
          <w:szCs w:val="20"/>
        </w:rPr>
        <w:sectPr w:rsidR="000A7810" w:rsidSect="0050315D">
          <w:pgSz w:w="12240" w:h="15840"/>
          <w:pgMar w:top="420" w:right="620" w:bottom="280" w:left="420" w:header="720" w:footer="288" w:gutter="0"/>
          <w:cols w:space="720"/>
          <w:docGrid w:linePitch="299"/>
        </w:sectPr>
      </w:pPr>
    </w:p>
    <w:p w:rsidR="000A7810" w:rsidRPr="00DA2AE1" w:rsidRDefault="00623C29" w:rsidP="000D42BE">
      <w:pPr>
        <w:widowControl w:val="0"/>
        <w:autoSpaceDE w:val="0"/>
        <w:autoSpaceDN w:val="0"/>
        <w:adjustRightInd w:val="0"/>
        <w:spacing w:after="0" w:line="195" w:lineRule="exact"/>
        <w:ind w:left="900" w:right="898"/>
        <w:jc w:val="right"/>
        <w:rPr>
          <w:rFonts w:ascii="Times New Roman" w:hAnsi="Times New Roman" w:cs="Times New Roman"/>
          <w:color w:val="000000"/>
        </w:rPr>
      </w:pPr>
      <w:r w:rsidRPr="00623C29">
        <w:rPr>
          <w:rFonts w:ascii="Times New Roman" w:hAnsi="Times New Roman"/>
          <w:noProof/>
          <w:color w:val="191919"/>
          <w:sz w:val="18"/>
          <w:szCs w:val="18"/>
        </w:rPr>
        <w:lastRenderedPageBreak/>
        <w:pict>
          <v:group id="_x0000_s18193" style="position:absolute;left:0;text-align:left;margin-left:426.1pt;margin-top:-24.5pt;width:198.65pt;height:795.8pt;z-index:-251329536" coordorigin="9205,-90" coordsize="3973,15916">
            <v:group id="_x0000_s18194" style="position:absolute;left:9205;top:-90;width:3973;height:15916" coordorigin="9205,-90" coordsize="3973,15916">
              <v:group id="_x0000_s18195" style="position:absolute;left:9205;top:-90;width:3973;height:15916" coordorigin="9205,-90" coordsize="3973,15916">
                <v:rect id="Rectangle 2736" o:spid="_x0000_s18196"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197"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198"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199"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200"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201"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20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20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204"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20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20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207"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20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20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210"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21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21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213"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21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21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216"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217"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218"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219"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220"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221"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222"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223"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224"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225"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226"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lang w:eastAsia="en-US"/>
        </w:rPr>
        <w:pict>
          <v:shape id="Text Box 2013" o:spid="_x0000_s3069" type="#_x0000_t202" style="position:absolute;left:0;text-align:left;margin-left:579.15pt;margin-top:49.1pt;width:12pt;height:63.8pt;z-index:-251516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StAIAALc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" o:allowincell="f" filled="f" stroked="f">
            <v:textbox style="layout-flow:vertical;mso-next-textbox:#Text Box 2013"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DA2AE1">
        <w:rPr>
          <w:rFonts w:ascii="Times New Roman" w:hAnsi="Times New Roman" w:cs="Times New Roman"/>
          <w:b/>
          <w:bCs/>
          <w:color w:val="191919"/>
        </w:rPr>
        <w:t>Military Science</w:t>
      </w:r>
    </w:p>
    <w:p w:rsidR="000A7810" w:rsidRDefault="000A7810" w:rsidP="000D42BE">
      <w:pPr>
        <w:widowControl w:val="0"/>
        <w:autoSpaceDE w:val="0"/>
        <w:autoSpaceDN w:val="0"/>
        <w:adjustRightInd w:val="0"/>
        <w:spacing w:before="8" w:after="0" w:line="130" w:lineRule="exact"/>
        <w:ind w:left="900"/>
        <w:rPr>
          <w:rFonts w:ascii="Century Gothic" w:hAnsi="Century Gothic" w:cs="Century Gothic"/>
          <w:color w:val="000000"/>
          <w:sz w:val="13"/>
          <w:szCs w:val="13"/>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691" w:name="_Toc295058691"/>
      <w:r>
        <w:rPr>
          <w:rFonts w:ascii="Times New Roman" w:hAnsi="Times New Roman"/>
          <w:color w:val="191919"/>
          <w:spacing w:val="-2"/>
          <w:sz w:val="24"/>
          <w:szCs w:val="24"/>
        </w:rPr>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691"/>
    </w:p>
    <w:p w:rsidR="000A7810" w:rsidRDefault="000A7810" w:rsidP="00DA2AE1">
      <w:pPr>
        <w:widowControl w:val="0"/>
        <w:autoSpaceDE w:val="0"/>
        <w:autoSpaceDN w:val="0"/>
        <w:adjustRightInd w:val="0"/>
        <w:spacing w:before="30"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B80FEA">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33C9D">
      <w:pPr>
        <w:widowControl w:val="0"/>
        <w:autoSpaceDE w:val="0"/>
        <w:autoSpaceDN w:val="0"/>
        <w:adjustRightInd w:val="0"/>
        <w:spacing w:after="0" w:line="249" w:lineRule="auto"/>
        <w:ind w:left="900" w:right="991"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0A7810" w:rsidRDefault="000A7810" w:rsidP="00DA2AE1">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D33C9D">
      <w:pPr>
        <w:widowControl w:val="0"/>
        <w:autoSpaceDE w:val="0"/>
        <w:autoSpaceDN w:val="0"/>
        <w:adjustRightInd w:val="0"/>
        <w:spacing w:after="0"/>
        <w:ind w:left="900" w:right="960" w:hanging="15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sidR="00261C96">
        <w:rPr>
          <w:rFonts w:ascii="Times New Roman" w:hAnsi="Times New Roman"/>
          <w:color w:val="191919"/>
          <w:spacing w:val="-2"/>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B80FEA">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A2AE1">
      <w:pPr>
        <w:widowControl w:val="0"/>
        <w:autoSpaceDE w:val="0"/>
        <w:autoSpaceDN w:val="0"/>
        <w:adjustRightInd w:val="0"/>
        <w:spacing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DA2AE1">
      <w:pPr>
        <w:widowControl w:val="0"/>
        <w:autoSpaceDE w:val="0"/>
        <w:autoSpaceDN w:val="0"/>
        <w:adjustRightInd w:val="0"/>
        <w:spacing w:after="0" w:line="249" w:lineRule="auto"/>
        <w:ind w:left="900" w:right="992"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0A7810" w:rsidRDefault="000A7810" w:rsidP="00DA2AE1">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DA2AE1">
      <w:pPr>
        <w:widowControl w:val="0"/>
        <w:autoSpaceDE w:val="0"/>
        <w:autoSpaceDN w:val="0"/>
        <w:adjustRightInd w:val="0"/>
        <w:spacing w:after="0" w:line="249" w:lineRule="auto"/>
        <w:ind w:left="900" w:right="991"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0A7810" w:rsidRDefault="000A7810" w:rsidP="00DA2AE1">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D33C9D">
      <w:pPr>
        <w:widowControl w:val="0"/>
        <w:autoSpaceDE w:val="0"/>
        <w:autoSpaceDN w:val="0"/>
        <w:adjustRightInd w:val="0"/>
        <w:spacing w:after="0" w:line="249" w:lineRule="auto"/>
        <w:ind w:left="900" w:right="993"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w:t>
      </w:r>
      <w:r w:rsidR="00D33C9D">
        <w:rPr>
          <w:rFonts w:ascii="Times New Roman" w:hAnsi="Times New Roman"/>
          <w:color w:val="191919"/>
          <w:spacing w:val="-2"/>
          <w:sz w:val="18"/>
          <w:szCs w:val="18"/>
        </w:rPr>
        <w:t xml:space="preserve"> </w:t>
      </w:r>
      <w:r>
        <w:rPr>
          <w:rFonts w:ascii="Times New Roman" w:hAnsi="Times New Roman"/>
          <w:color w:val="191919"/>
          <w:spacing w:val="-2"/>
          <w:sz w:val="18"/>
          <w:szCs w:val="18"/>
        </w:rPr>
        <w:t>$76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A2AE1">
      <w:pPr>
        <w:widowControl w:val="0"/>
        <w:autoSpaceDE w:val="0"/>
        <w:autoSpaceDN w:val="0"/>
        <w:adjustRightInd w:val="0"/>
        <w:spacing w:after="0"/>
        <w:ind w:left="900"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A2AE1">
      <w:pPr>
        <w:widowControl w:val="0"/>
        <w:autoSpaceDE w:val="0"/>
        <w:autoSpaceDN w:val="0"/>
        <w:adjustRightInd w:val="0"/>
        <w:spacing w:after="0"/>
        <w:ind w:left="900" w:hanging="180"/>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0A7810" w:rsidRDefault="000A7810" w:rsidP="00B80FEA">
      <w:pPr>
        <w:widowControl w:val="0"/>
        <w:autoSpaceDE w:val="0"/>
        <w:autoSpaceDN w:val="0"/>
        <w:adjustRightInd w:val="0"/>
        <w:spacing w:before="7" w:after="0" w:line="200" w:lineRule="exact"/>
        <w:rPr>
          <w:rFonts w:ascii="Times New Roman" w:hAnsi="Times New Roman"/>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692" w:name="_Toc295058692"/>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1692"/>
    </w:p>
    <w:p w:rsidR="000A7810" w:rsidRDefault="000A7810" w:rsidP="00DA2AE1">
      <w:pPr>
        <w:widowControl w:val="0"/>
        <w:autoSpaceDE w:val="0"/>
        <w:autoSpaceDN w:val="0"/>
        <w:adjustRightInd w:val="0"/>
        <w:spacing w:before="30"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DA2AE1">
      <w:pPr>
        <w:widowControl w:val="0"/>
        <w:autoSpaceDE w:val="0"/>
        <w:autoSpaceDN w:val="0"/>
        <w:adjustRightInd w:val="0"/>
        <w:spacing w:after="0"/>
        <w:ind w:left="810" w:hanging="27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33C9D">
      <w:pPr>
        <w:widowControl w:val="0"/>
        <w:autoSpaceDE w:val="0"/>
        <w:autoSpaceDN w:val="0"/>
        <w:adjustRightInd w:val="0"/>
        <w:spacing w:after="0" w:line="249" w:lineRule="auto"/>
        <w:ind w:left="810" w:right="960" w:hanging="27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DA2AE1">
      <w:pPr>
        <w:widowControl w:val="0"/>
        <w:autoSpaceDE w:val="0"/>
        <w:autoSpaceDN w:val="0"/>
        <w:adjustRightInd w:val="0"/>
        <w:spacing w:after="0"/>
        <w:ind w:left="72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5" w:after="0" w:line="220" w:lineRule="exact"/>
        <w:rPr>
          <w:rFonts w:ascii="Times New Roman" w:hAnsi="Times New Roman"/>
          <w:color w:val="000000"/>
        </w:rPr>
      </w:pPr>
    </w:p>
    <w:p w:rsidR="000A7810" w:rsidRDefault="000A7810" w:rsidP="00DA2AE1">
      <w:pPr>
        <w:widowControl w:val="0"/>
        <w:autoSpaceDE w:val="0"/>
        <w:autoSpaceDN w:val="0"/>
        <w:adjustRightInd w:val="0"/>
        <w:spacing w:after="0" w:line="249" w:lineRule="auto"/>
        <w:ind w:left="720" w:right="991"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0A7810" w:rsidRDefault="000A7810" w:rsidP="00B80FEA">
      <w:pPr>
        <w:widowControl w:val="0"/>
        <w:autoSpaceDE w:val="0"/>
        <w:autoSpaceDN w:val="0"/>
        <w:adjustRightInd w:val="0"/>
        <w:spacing w:before="16" w:after="0" w:line="200" w:lineRule="exact"/>
        <w:rPr>
          <w:rFonts w:ascii="Times New Roman" w:hAnsi="Times New Roman"/>
          <w:color w:val="000000"/>
          <w:sz w:val="20"/>
          <w:szCs w:val="20"/>
        </w:rPr>
      </w:pPr>
    </w:p>
    <w:p w:rsidR="000A7810" w:rsidRDefault="000A7810" w:rsidP="006D530B">
      <w:pPr>
        <w:widowControl w:val="0"/>
        <w:autoSpaceDE w:val="0"/>
        <w:autoSpaceDN w:val="0"/>
        <w:adjustRightInd w:val="0"/>
        <w:spacing w:after="0" w:line="249" w:lineRule="auto"/>
        <w:ind w:right="991" w:firstLine="0"/>
        <w:jc w:val="both"/>
        <w:rPr>
          <w:rFonts w:ascii="Century Gothic" w:hAnsi="Century Gothic" w:cs="Century Gothic"/>
          <w:color w:val="000000"/>
          <w:sz w:val="36"/>
          <w:szCs w:val="36"/>
        </w:rPr>
        <w:sectPr w:rsidR="000A7810" w:rsidSect="0050315D">
          <w:pgSz w:w="12240" w:h="15840"/>
          <w:pgMar w:top="420" w:right="420" w:bottom="280" w:left="600" w:header="720" w:footer="288" w:gutter="0"/>
          <w:cols w:space="720"/>
          <w:docGrid w:linePitch="299"/>
        </w:sect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p>
    <w:p w:rsidR="000A7810" w:rsidRPr="00C1364C" w:rsidRDefault="00623C29" w:rsidP="00C1364C">
      <w:pPr>
        <w:widowControl w:val="0"/>
        <w:autoSpaceDE w:val="0"/>
        <w:autoSpaceDN w:val="0"/>
        <w:adjustRightInd w:val="0"/>
        <w:spacing w:after="0" w:line="195" w:lineRule="exact"/>
        <w:ind w:left="360" w:hanging="67"/>
        <w:rPr>
          <w:rFonts w:ascii="Times New Roman" w:hAnsi="Times New Roman" w:cs="Times New Roman"/>
          <w:color w:val="000000"/>
        </w:rPr>
      </w:pPr>
      <w:r w:rsidRPr="00623C29">
        <w:rPr>
          <w:rFonts w:ascii="Times New Roman" w:hAnsi="Times New Roman" w:cs="Times New Roman"/>
          <w:noProof/>
        </w:rPr>
        <w:lastRenderedPageBreak/>
        <w:pict>
          <v:group id="_x0000_s16317" style="position:absolute;left:0;text-align:left;margin-left:-56.7pt;margin-top:-21.2pt;width:191pt;height:795.35pt;z-index:-251355136" coordorigin="-745,-62" coordsize="3820,15907">
            <v:group id="_x0000_s16318" style="position:absolute;left:-745;top:-62;width:3820;height:15907" coordorigin="-717,-62" coordsize="3820,15907">
              <v:rect id="Rectangle 2702" o:spid="_x0000_s16319"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320"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321"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322"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323"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324"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325"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326"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327"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32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32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330"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33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33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333"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33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33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336"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33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33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339"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34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34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342"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343"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344"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345"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346"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347"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348"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6349"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6350"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6351"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lang w:eastAsia="en-US"/>
        </w:rPr>
        <w:pict>
          <v:shape id="Text Box 2046" o:spid="_x0000_s3070" type="#_x0000_t202" style="position:absolute;left:0;text-align:left;margin-left:20.95pt;margin-top:49.1pt;width:12pt;height:63.8pt;z-index:-2515159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" o:allowincell="f" filled="f" stroked="f">
            <v:textbox style="layout-flow:vertical;mso-layout-flow-alt:bottom-to-top;mso-next-textbox:#Text Box 2046"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C1364C">
        <w:rPr>
          <w:rFonts w:ascii="Times New Roman" w:hAnsi="Times New Roman" w:cs="Times New Roman"/>
          <w:b/>
          <w:bCs/>
          <w:color w:val="191919"/>
        </w:rPr>
        <w:t>Military Science/CETLA</w:t>
      </w:r>
    </w:p>
    <w:p w:rsidR="000A7810" w:rsidRDefault="000A7810" w:rsidP="000D42BE">
      <w:pPr>
        <w:widowControl w:val="0"/>
        <w:autoSpaceDE w:val="0"/>
        <w:autoSpaceDN w:val="0"/>
        <w:adjustRightInd w:val="0"/>
        <w:spacing w:before="6" w:after="0" w:line="160" w:lineRule="exact"/>
        <w:ind w:left="900"/>
        <w:rPr>
          <w:rFonts w:ascii="Century Gothic" w:hAnsi="Century Gothic" w:cs="Century Gothic"/>
          <w:color w:val="000000"/>
          <w:sz w:val="16"/>
          <w:szCs w:val="16"/>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pStyle w:val="Heading2"/>
        <w:spacing w:before="0" w:line="240" w:lineRule="auto"/>
        <w:ind w:left="900"/>
        <w:rPr>
          <w:rFonts w:ascii="Times New Roman" w:hAnsi="Times New Roman"/>
          <w:color w:val="000000"/>
          <w:sz w:val="24"/>
          <w:szCs w:val="24"/>
        </w:rPr>
      </w:pPr>
      <w:bookmarkStart w:id="1693" w:name="_Toc295058693"/>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1693"/>
    </w:p>
    <w:p w:rsidR="000A7810" w:rsidRDefault="000A7810" w:rsidP="000D42BE">
      <w:pPr>
        <w:widowControl w:val="0"/>
        <w:autoSpaceDE w:val="0"/>
        <w:autoSpaceDN w:val="0"/>
        <w:adjustRightInd w:val="0"/>
        <w:spacing w:before="27" w:after="0"/>
        <w:ind w:left="900" w:hanging="3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00D07B15" w:rsidRPr="00D07B15">
        <w:rPr>
          <w:rFonts w:ascii="Times New Roman" w:hAnsi="Times New Roman"/>
          <w:b/>
          <w:bCs/>
          <w:color w:val="191919"/>
          <w:spacing w:val="-2"/>
          <w:sz w:val="24"/>
          <w:szCs w:val="24"/>
        </w:rPr>
        <w:t>G</w:t>
      </w:r>
      <w:r w:rsidR="00D07B15">
        <w:rPr>
          <w:rFonts w:ascii="Times New Roman" w:hAnsi="Times New Roman"/>
          <w:b/>
          <w:bCs/>
          <w:color w:val="191919"/>
          <w:spacing w:val="-2"/>
          <w:sz w:val="18"/>
          <w:szCs w:val="18"/>
        </w:rPr>
        <w:t>ENERAL</w:t>
      </w:r>
    </w:p>
    <w:p w:rsidR="000A7810" w:rsidRDefault="000A7810" w:rsidP="000D42BE">
      <w:pPr>
        <w:widowControl w:val="0"/>
        <w:autoSpaceDE w:val="0"/>
        <w:autoSpaceDN w:val="0"/>
        <w:adjustRightInd w:val="0"/>
        <w:spacing w:before="12" w:after="0"/>
        <w:ind w:left="90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0A7810"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0A7810" w:rsidRDefault="000A7810" w:rsidP="00C1364C">
      <w:pPr>
        <w:widowControl w:val="0"/>
        <w:autoSpaceDE w:val="0"/>
        <w:autoSpaceDN w:val="0"/>
        <w:adjustRightInd w:val="0"/>
        <w:spacing w:after="0" w:line="249" w:lineRule="auto"/>
        <w:ind w:left="1800" w:right="71"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(waiverabl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0A7810" w:rsidRDefault="000A7810" w:rsidP="000D42BE">
      <w:pPr>
        <w:widowControl w:val="0"/>
        <w:autoSpaceDE w:val="0"/>
        <w:autoSpaceDN w:val="0"/>
        <w:adjustRightInd w:val="0"/>
        <w:spacing w:after="0"/>
        <w:ind w:left="90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0A7810" w:rsidRDefault="000A7810" w:rsidP="000D42BE">
      <w:pPr>
        <w:widowControl w:val="0"/>
        <w:autoSpaceDE w:val="0"/>
        <w:autoSpaceDN w:val="0"/>
        <w:adjustRightInd w:val="0"/>
        <w:spacing w:before="10" w:after="0" w:line="100" w:lineRule="exact"/>
        <w:ind w:left="900"/>
        <w:rPr>
          <w:rFonts w:ascii="Times New Roman" w:hAnsi="Times New Roman"/>
          <w:color w:val="000000"/>
          <w:sz w:val="10"/>
          <w:szCs w:val="10"/>
        </w:rPr>
      </w:pPr>
    </w:p>
    <w:tbl>
      <w:tblPr>
        <w:tblW w:w="0" w:type="auto"/>
        <w:tblInd w:w="980" w:type="dxa"/>
        <w:tblLayout w:type="fixed"/>
        <w:tblCellMar>
          <w:left w:w="0" w:type="dxa"/>
          <w:right w:w="0" w:type="dxa"/>
        </w:tblCellMar>
        <w:tblLook w:val="04A0"/>
      </w:tblPr>
      <w:tblGrid>
        <w:gridCol w:w="5680"/>
        <w:gridCol w:w="995"/>
        <w:gridCol w:w="1075"/>
      </w:tblGrid>
      <w:tr w:rsidR="000A7810" w:rsidTr="00D33C9D">
        <w:trPr>
          <w:trHeight w:hRule="exact" w:val="732"/>
        </w:trPr>
        <w:tc>
          <w:tcPr>
            <w:tcW w:w="5680" w:type="dxa"/>
          </w:tcPr>
          <w:p w:rsidR="000A7810" w:rsidRDefault="000A7810" w:rsidP="000D42BE">
            <w:pPr>
              <w:pStyle w:val="Heading2"/>
              <w:spacing w:before="0" w:line="240" w:lineRule="auto"/>
              <w:ind w:left="900"/>
              <w:rPr>
                <w:rFonts w:ascii="Times New Roman" w:hAnsi="Times New Roman"/>
                <w:color w:val="000000"/>
                <w:sz w:val="18"/>
                <w:szCs w:val="18"/>
              </w:rPr>
            </w:pPr>
            <w:bookmarkStart w:id="1694" w:name="_Toc295058694"/>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00D07B15" w:rsidRPr="00D07B15">
              <w:rPr>
                <w:rFonts w:ascii="Times New Roman" w:hAnsi="Times New Roman"/>
                <w:bCs w:val="0"/>
                <w:color w:val="191919"/>
                <w:spacing w:val="-2"/>
                <w:sz w:val="24"/>
                <w:szCs w:val="24"/>
              </w:rPr>
              <w:t>M</w:t>
            </w:r>
            <w:r w:rsidR="00D07B15" w:rsidRPr="00D07B15">
              <w:rPr>
                <w:rFonts w:ascii="Times New Roman" w:hAnsi="Times New Roman"/>
                <w:bCs w:val="0"/>
                <w:color w:val="191919"/>
                <w:spacing w:val="-2"/>
                <w:sz w:val="18"/>
                <w:szCs w:val="18"/>
              </w:rPr>
              <w:t>ILITAR</w:t>
            </w:r>
            <w:r w:rsidR="00D07B15" w:rsidRPr="00D07B15">
              <w:rPr>
                <w:rFonts w:ascii="Times New Roman" w:hAnsi="Times New Roman"/>
                <w:bCs w:val="0"/>
                <w:color w:val="191919"/>
                <w:sz w:val="18"/>
                <w:szCs w:val="18"/>
              </w:rPr>
              <w:t>Y</w:t>
            </w:r>
            <w:r w:rsidR="00D07B15" w:rsidRPr="00D07B15">
              <w:rPr>
                <w:rFonts w:ascii="Times New Roman" w:hAnsi="Times New Roman"/>
                <w:bCs w:val="0"/>
                <w:color w:val="191919"/>
                <w:spacing w:val="-3"/>
                <w:sz w:val="18"/>
                <w:szCs w:val="18"/>
              </w:rPr>
              <w:t xml:space="preserve"> </w:t>
            </w:r>
            <w:r w:rsidR="00D07B15" w:rsidRPr="00D07B15">
              <w:rPr>
                <w:rFonts w:ascii="Times New Roman" w:hAnsi="Times New Roman"/>
                <w:bCs w:val="0"/>
                <w:color w:val="191919"/>
                <w:spacing w:val="-2"/>
                <w:sz w:val="24"/>
                <w:szCs w:val="24"/>
              </w:rPr>
              <w:t>S</w:t>
            </w:r>
            <w:r w:rsidR="00D07B15" w:rsidRPr="00D07B15">
              <w:rPr>
                <w:rFonts w:ascii="Times New Roman" w:hAnsi="Times New Roman"/>
                <w:bCs w:val="0"/>
                <w:color w:val="191919"/>
                <w:spacing w:val="-2"/>
                <w:sz w:val="18"/>
                <w:szCs w:val="18"/>
              </w:rPr>
              <w:t>CIENC</w:t>
            </w:r>
            <w:r w:rsidR="00D07B15" w:rsidRPr="00D07B15">
              <w:rPr>
                <w:rFonts w:ascii="Times New Roman" w:hAnsi="Times New Roman"/>
                <w:bCs w:val="0"/>
                <w:color w:val="191919"/>
                <w:sz w:val="18"/>
                <w:szCs w:val="18"/>
              </w:rPr>
              <w:t>E</w:t>
            </w:r>
            <w:r w:rsidR="00D07B15" w:rsidRPr="00D07B15">
              <w:rPr>
                <w:rFonts w:ascii="Times New Roman" w:hAnsi="Times New Roman"/>
                <w:bCs w:val="0"/>
                <w:color w:val="191919"/>
                <w:spacing w:val="-4"/>
                <w:sz w:val="18"/>
                <w:szCs w:val="18"/>
              </w:rPr>
              <w:t xml:space="preserve"> </w:t>
            </w:r>
            <w:r w:rsidR="00D07B15" w:rsidRPr="00D07B15">
              <w:rPr>
                <w:rFonts w:ascii="Times New Roman" w:hAnsi="Times New Roman"/>
                <w:bCs w:val="0"/>
                <w:color w:val="191919"/>
                <w:spacing w:val="-2"/>
                <w:sz w:val="24"/>
                <w:szCs w:val="24"/>
              </w:rPr>
              <w:t>C</w:t>
            </w:r>
            <w:r w:rsidR="00D07B15" w:rsidRPr="00D07B15">
              <w:rPr>
                <w:rFonts w:ascii="Times New Roman" w:hAnsi="Times New Roman"/>
                <w:bCs w:val="0"/>
                <w:color w:val="191919"/>
                <w:spacing w:val="-2"/>
                <w:sz w:val="18"/>
                <w:szCs w:val="18"/>
              </w:rPr>
              <w:t>URRICULUM</w:t>
            </w:r>
            <w:bookmarkEnd w:id="1694"/>
          </w:p>
          <w:p w:rsidR="000A7810" w:rsidRDefault="000A7810" w:rsidP="000D42BE">
            <w:pPr>
              <w:pStyle w:val="Heading2"/>
              <w:ind w:left="900"/>
              <w:rPr>
                <w:rFonts w:ascii="Times New Roman" w:hAnsi="Times New Roman"/>
              </w:rPr>
            </w:pPr>
          </w:p>
          <w:p w:rsidR="000A7810" w:rsidRDefault="000A7810" w:rsidP="000D42BE">
            <w:pPr>
              <w:pStyle w:val="Heading2"/>
              <w:ind w:left="900"/>
              <w:rPr>
                <w:rFonts w:ascii="Times New Roman" w:hAnsi="Times New Roman"/>
                <w:sz w:val="24"/>
                <w:szCs w:val="24"/>
              </w:rPr>
            </w:pPr>
            <w:bookmarkStart w:id="1695" w:name="_Toc295058695"/>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1695"/>
          </w:p>
        </w:tc>
        <w:tc>
          <w:tcPr>
            <w:tcW w:w="995" w:type="dxa"/>
          </w:tcPr>
          <w:p w:rsidR="000A7810" w:rsidRDefault="000A7810" w:rsidP="000D42BE">
            <w:pPr>
              <w:pStyle w:val="Heading2"/>
              <w:ind w:left="900"/>
              <w:rPr>
                <w:rFonts w:ascii="Times New Roman" w:hAnsi="Times New Roman"/>
                <w:sz w:val="10"/>
                <w:szCs w:val="10"/>
              </w:rPr>
            </w:pPr>
          </w:p>
          <w:p w:rsidR="000A7810" w:rsidRDefault="000A7810" w:rsidP="000D42BE">
            <w:pPr>
              <w:pStyle w:val="Heading2"/>
              <w:ind w:left="900"/>
              <w:rPr>
                <w:rFonts w:ascii="Times New Roman" w:hAnsi="Times New Roman"/>
                <w:sz w:val="20"/>
                <w:szCs w:val="20"/>
              </w:rPr>
            </w:pPr>
          </w:p>
          <w:p w:rsidR="000A7810" w:rsidRDefault="000A7810" w:rsidP="000D42BE">
            <w:pPr>
              <w:pStyle w:val="Heading2"/>
              <w:ind w:left="900"/>
              <w:rPr>
                <w:rFonts w:ascii="Times New Roman" w:hAnsi="Times New Roman"/>
                <w:sz w:val="20"/>
                <w:szCs w:val="20"/>
              </w:rPr>
            </w:pPr>
          </w:p>
          <w:p w:rsidR="000A7810" w:rsidRDefault="000A7810" w:rsidP="000D42BE">
            <w:pPr>
              <w:pStyle w:val="Heading2"/>
              <w:ind w:left="900"/>
              <w:rPr>
                <w:rFonts w:ascii="Times New Roman" w:hAnsi="Times New Roman"/>
                <w:sz w:val="24"/>
                <w:szCs w:val="24"/>
              </w:rPr>
            </w:pPr>
            <w:bookmarkStart w:id="1696" w:name="_Toc295058696"/>
            <w:r>
              <w:rPr>
                <w:rFonts w:ascii="Times New Roman" w:hAnsi="Times New Roman"/>
                <w:color w:val="191919"/>
                <w:spacing w:val="-2"/>
                <w:sz w:val="18"/>
                <w:szCs w:val="18"/>
              </w:rPr>
              <w:t>Fall</w:t>
            </w:r>
            <w:bookmarkEnd w:id="1696"/>
          </w:p>
        </w:tc>
        <w:tc>
          <w:tcPr>
            <w:tcW w:w="1075" w:type="dxa"/>
          </w:tcPr>
          <w:p w:rsidR="000A7810" w:rsidRDefault="000A7810" w:rsidP="000D42BE">
            <w:pPr>
              <w:pStyle w:val="Heading2"/>
              <w:ind w:left="900"/>
              <w:rPr>
                <w:rFonts w:ascii="Times New Roman" w:hAnsi="Times New Roman"/>
                <w:sz w:val="10"/>
                <w:szCs w:val="10"/>
              </w:rPr>
            </w:pPr>
          </w:p>
          <w:p w:rsidR="000A7810" w:rsidRDefault="000A7810" w:rsidP="000D42BE">
            <w:pPr>
              <w:pStyle w:val="Heading2"/>
              <w:ind w:left="900"/>
              <w:rPr>
                <w:rFonts w:ascii="Times New Roman" w:hAnsi="Times New Roman"/>
                <w:sz w:val="20"/>
                <w:szCs w:val="20"/>
              </w:rPr>
            </w:pPr>
          </w:p>
          <w:p w:rsidR="000A7810" w:rsidRDefault="000A7810" w:rsidP="000D42BE">
            <w:pPr>
              <w:pStyle w:val="Heading2"/>
              <w:ind w:left="900"/>
              <w:rPr>
                <w:rFonts w:ascii="Times New Roman" w:hAnsi="Times New Roman"/>
                <w:sz w:val="20"/>
                <w:szCs w:val="20"/>
              </w:rPr>
            </w:pPr>
          </w:p>
          <w:p w:rsidR="000A7810" w:rsidRDefault="000A7810" w:rsidP="000D42BE">
            <w:pPr>
              <w:pStyle w:val="Heading2"/>
              <w:ind w:left="900"/>
              <w:rPr>
                <w:rFonts w:ascii="Times New Roman" w:hAnsi="Times New Roman"/>
                <w:sz w:val="24"/>
                <w:szCs w:val="24"/>
              </w:rPr>
            </w:pPr>
            <w:bookmarkStart w:id="1697" w:name="_Toc295058697"/>
            <w:r>
              <w:rPr>
                <w:rFonts w:ascii="Times New Roman" w:hAnsi="Times New Roman"/>
                <w:color w:val="191919"/>
                <w:spacing w:val="-2"/>
                <w:sz w:val="18"/>
                <w:szCs w:val="18"/>
              </w:rPr>
              <w:t>Spring</w:t>
            </w:r>
            <w:bookmarkEnd w:id="1697"/>
          </w:p>
        </w:tc>
      </w:tr>
      <w:tr w:rsidR="000A7810" w:rsidTr="00D33C9D">
        <w:trPr>
          <w:trHeight w:hRule="exact" w:val="218"/>
        </w:trPr>
        <w:tc>
          <w:tcPr>
            <w:tcW w:w="5680" w:type="dxa"/>
            <w:hideMark/>
          </w:tcPr>
          <w:p w:rsidR="000A7810" w:rsidRDefault="000A7810" w:rsidP="00C1364C">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0A7810" w:rsidRDefault="000A7810" w:rsidP="00C1364C">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0A7810" w:rsidRDefault="000A7810" w:rsidP="000D42BE">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0A7810" w:rsidTr="00D33C9D">
        <w:trPr>
          <w:trHeight w:hRule="exact" w:val="322"/>
        </w:trPr>
        <w:tc>
          <w:tcPr>
            <w:tcW w:w="5680" w:type="dxa"/>
            <w:hideMark/>
          </w:tcPr>
          <w:p w:rsidR="000A7810" w:rsidRDefault="000A7810" w:rsidP="00C1364C">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0A7810" w:rsidRDefault="000A7810" w:rsidP="00C1364C">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0A7810" w:rsidRDefault="000A7810" w:rsidP="00D33C9D">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0A7810" w:rsidTr="00D33C9D">
        <w:trPr>
          <w:trHeight w:hRule="exact" w:val="1002"/>
        </w:trPr>
        <w:tc>
          <w:tcPr>
            <w:tcW w:w="5680" w:type="dxa"/>
            <w:hideMark/>
          </w:tcPr>
          <w:p w:rsidR="000A7810" w:rsidRDefault="000A7810" w:rsidP="00C1364C">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0A7810" w:rsidRDefault="000A7810" w:rsidP="00C1364C">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0A7810" w:rsidRDefault="000A7810" w:rsidP="00C1364C">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0A7810" w:rsidRDefault="000A7810" w:rsidP="00C1364C">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0A7810" w:rsidRDefault="000A7810" w:rsidP="00C1364C">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0A7810" w:rsidRDefault="000A7810" w:rsidP="00C1364C">
            <w:pPr>
              <w:widowControl w:val="0"/>
              <w:autoSpaceDE w:val="0"/>
              <w:autoSpaceDN w:val="0"/>
              <w:adjustRightInd w:val="0"/>
              <w:spacing w:before="8" w:after="0" w:line="220" w:lineRule="exact"/>
              <w:ind w:left="85" w:right="49" w:firstLine="60"/>
              <w:jc w:val="right"/>
              <w:rPr>
                <w:rFonts w:ascii="Times New Roman" w:hAnsi="Times New Roman"/>
              </w:rPr>
            </w:pPr>
          </w:p>
          <w:p w:rsidR="000A7810" w:rsidRDefault="000A7810" w:rsidP="00C1364C">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0A7810" w:rsidTr="00D33C9D">
        <w:trPr>
          <w:trHeight w:hRule="exact" w:val="1173"/>
        </w:trPr>
        <w:tc>
          <w:tcPr>
            <w:tcW w:w="5680" w:type="dxa"/>
            <w:hideMark/>
          </w:tcPr>
          <w:p w:rsidR="000A7810" w:rsidRDefault="000A7810" w:rsidP="00C1364C">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0A7810" w:rsidRDefault="000A7810" w:rsidP="00C1364C">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0A7810" w:rsidRDefault="000A7810" w:rsidP="00C1364C">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0A7810" w:rsidRDefault="000A7810" w:rsidP="00C1364C">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0A7810" w:rsidRDefault="000A7810" w:rsidP="00C1364C">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0A7810" w:rsidRDefault="000A7810" w:rsidP="00C1364C">
            <w:pPr>
              <w:widowControl w:val="0"/>
              <w:autoSpaceDE w:val="0"/>
              <w:autoSpaceDN w:val="0"/>
              <w:adjustRightInd w:val="0"/>
              <w:spacing w:before="8" w:after="0" w:line="220" w:lineRule="exact"/>
              <w:ind w:left="85" w:right="49" w:firstLine="60"/>
              <w:jc w:val="right"/>
              <w:rPr>
                <w:rFonts w:ascii="Times New Roman" w:hAnsi="Times New Roman"/>
              </w:rPr>
            </w:pPr>
          </w:p>
          <w:p w:rsidR="000A7810" w:rsidRDefault="000A7810" w:rsidP="00C1364C">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0A7810" w:rsidRDefault="000A7810" w:rsidP="000D42BE">
      <w:pPr>
        <w:widowControl w:val="0"/>
        <w:autoSpaceDE w:val="0"/>
        <w:autoSpaceDN w:val="0"/>
        <w:adjustRightInd w:val="0"/>
        <w:spacing w:before="9" w:after="0" w:line="110" w:lineRule="exact"/>
        <w:ind w:left="900"/>
        <w:rPr>
          <w:rFonts w:ascii="Times New Roman" w:hAnsi="Times New Roman"/>
          <w:sz w:val="11"/>
          <w:szCs w:val="11"/>
        </w:rPr>
      </w:pPr>
    </w:p>
    <w:p w:rsidR="000A7810" w:rsidRDefault="000A7810" w:rsidP="00C1364C">
      <w:pPr>
        <w:widowControl w:val="0"/>
        <w:tabs>
          <w:tab w:val="left" w:pos="7290"/>
          <w:tab w:val="left" w:pos="8190"/>
        </w:tabs>
        <w:autoSpaceDE w:val="0"/>
        <w:autoSpaceDN w:val="0"/>
        <w:adjustRightInd w:val="0"/>
        <w:spacing w:after="0"/>
        <w:ind w:left="189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0A7810" w:rsidRDefault="000A7810" w:rsidP="00C1364C">
      <w:pPr>
        <w:widowControl w:val="0"/>
        <w:tabs>
          <w:tab w:val="right" w:pos="7650"/>
        </w:tabs>
        <w:autoSpaceDE w:val="0"/>
        <w:autoSpaceDN w:val="0"/>
        <w:adjustRightInd w:val="0"/>
        <w:spacing w:before="12" w:after="0"/>
        <w:ind w:left="189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0A7810" w:rsidRDefault="000A7810" w:rsidP="00C1364C">
      <w:pPr>
        <w:widowControl w:val="0"/>
        <w:tabs>
          <w:tab w:val="right" w:pos="8730"/>
        </w:tabs>
        <w:autoSpaceDE w:val="0"/>
        <w:autoSpaceDN w:val="0"/>
        <w:adjustRightInd w:val="0"/>
        <w:spacing w:before="9" w:after="0"/>
        <w:ind w:left="189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t>3</w:t>
      </w:r>
    </w:p>
    <w:p w:rsidR="000A7810" w:rsidRDefault="000A7810" w:rsidP="000D42BE">
      <w:pPr>
        <w:widowControl w:val="0"/>
        <w:autoSpaceDE w:val="0"/>
        <w:autoSpaceDN w:val="0"/>
        <w:adjustRightInd w:val="0"/>
        <w:spacing w:before="5" w:after="0" w:line="220" w:lineRule="exact"/>
        <w:ind w:left="900"/>
        <w:rPr>
          <w:rFonts w:ascii="Times New Roman" w:hAnsi="Times New Roman"/>
          <w:color w:val="000000"/>
        </w:rPr>
      </w:pPr>
    </w:p>
    <w:p w:rsidR="000A7810" w:rsidRDefault="000A7810" w:rsidP="00C1364C">
      <w:pPr>
        <w:widowControl w:val="0"/>
        <w:autoSpaceDE w:val="0"/>
        <w:autoSpaceDN w:val="0"/>
        <w:adjustRightInd w:val="0"/>
        <w:spacing w:after="0"/>
        <w:ind w:left="90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MILS</w:t>
      </w:r>
      <w:r w:rsidR="00261C96">
        <w:rPr>
          <w:rFonts w:ascii="Times New Roman" w:hAnsi="Times New Roman"/>
          <w:color w:val="191919"/>
          <w:spacing w:val="-3"/>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0A7810" w:rsidRDefault="000A7810" w:rsidP="000D42BE">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Ind w:w="980" w:type="dxa"/>
        <w:tblLayout w:type="fixed"/>
        <w:tblCellMar>
          <w:left w:w="0" w:type="dxa"/>
          <w:right w:w="0" w:type="dxa"/>
        </w:tblCellMar>
        <w:tblLook w:val="04A0"/>
      </w:tblPr>
      <w:tblGrid>
        <w:gridCol w:w="5320"/>
        <w:gridCol w:w="1317"/>
        <w:gridCol w:w="1124"/>
      </w:tblGrid>
      <w:tr w:rsidR="000A7810" w:rsidTr="00C1364C">
        <w:trPr>
          <w:trHeight w:hRule="exact" w:val="732"/>
        </w:trPr>
        <w:tc>
          <w:tcPr>
            <w:tcW w:w="5320" w:type="dxa"/>
          </w:tcPr>
          <w:p w:rsidR="000A7810" w:rsidRDefault="000A7810" w:rsidP="00C1364C">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0A7810" w:rsidRDefault="000A7810" w:rsidP="000D42BE">
            <w:pPr>
              <w:widowControl w:val="0"/>
              <w:autoSpaceDE w:val="0"/>
              <w:autoSpaceDN w:val="0"/>
              <w:adjustRightInd w:val="0"/>
              <w:spacing w:before="5" w:after="0" w:line="220" w:lineRule="exact"/>
              <w:ind w:left="900"/>
              <w:rPr>
                <w:rFonts w:ascii="Times New Roman" w:hAnsi="Times New Roman"/>
              </w:rPr>
            </w:pPr>
          </w:p>
          <w:p w:rsidR="000A7810" w:rsidRDefault="000A7810" w:rsidP="00C1364C">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0A7810" w:rsidRDefault="000A7810" w:rsidP="00C1364C">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0A7810" w:rsidRDefault="000A7810" w:rsidP="00C1364C">
            <w:pPr>
              <w:widowControl w:val="0"/>
              <w:autoSpaceDE w:val="0"/>
              <w:autoSpaceDN w:val="0"/>
              <w:adjustRightInd w:val="0"/>
              <w:spacing w:after="0" w:line="200" w:lineRule="exact"/>
              <w:ind w:left="360" w:firstLine="0"/>
              <w:jc w:val="right"/>
              <w:rPr>
                <w:rFonts w:ascii="Times New Roman" w:hAnsi="Times New Roman"/>
                <w:sz w:val="20"/>
                <w:szCs w:val="20"/>
              </w:rPr>
            </w:pPr>
          </w:p>
          <w:p w:rsidR="000A7810" w:rsidRDefault="000A7810" w:rsidP="00C1364C">
            <w:pPr>
              <w:widowControl w:val="0"/>
              <w:autoSpaceDE w:val="0"/>
              <w:autoSpaceDN w:val="0"/>
              <w:adjustRightInd w:val="0"/>
              <w:spacing w:after="0" w:line="200" w:lineRule="exact"/>
              <w:ind w:left="360" w:firstLine="0"/>
              <w:jc w:val="right"/>
              <w:rPr>
                <w:rFonts w:ascii="Times New Roman" w:hAnsi="Times New Roman"/>
                <w:sz w:val="20"/>
                <w:szCs w:val="20"/>
              </w:rPr>
            </w:pPr>
          </w:p>
          <w:p w:rsidR="000A7810" w:rsidRDefault="000A7810" w:rsidP="00C1364C">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0A7810" w:rsidRDefault="000A7810" w:rsidP="00C1364C">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0A7810" w:rsidRDefault="000A7810" w:rsidP="00C1364C">
            <w:pPr>
              <w:widowControl w:val="0"/>
              <w:autoSpaceDE w:val="0"/>
              <w:autoSpaceDN w:val="0"/>
              <w:adjustRightInd w:val="0"/>
              <w:spacing w:after="0" w:line="200" w:lineRule="exact"/>
              <w:ind w:left="213" w:firstLine="4"/>
              <w:jc w:val="right"/>
              <w:rPr>
                <w:rFonts w:ascii="Times New Roman" w:hAnsi="Times New Roman"/>
                <w:sz w:val="20"/>
                <w:szCs w:val="20"/>
              </w:rPr>
            </w:pPr>
          </w:p>
          <w:p w:rsidR="000A7810" w:rsidRDefault="000A7810" w:rsidP="00C1364C">
            <w:pPr>
              <w:widowControl w:val="0"/>
              <w:autoSpaceDE w:val="0"/>
              <w:autoSpaceDN w:val="0"/>
              <w:adjustRightInd w:val="0"/>
              <w:spacing w:after="0" w:line="200" w:lineRule="exact"/>
              <w:ind w:left="213" w:firstLine="4"/>
              <w:jc w:val="right"/>
              <w:rPr>
                <w:rFonts w:ascii="Times New Roman" w:hAnsi="Times New Roman"/>
                <w:sz w:val="20"/>
                <w:szCs w:val="20"/>
              </w:rPr>
            </w:pPr>
          </w:p>
          <w:p w:rsidR="000A7810" w:rsidRDefault="000A7810" w:rsidP="00C1364C">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0A7810" w:rsidTr="00C1364C">
        <w:trPr>
          <w:trHeight w:hRule="exact" w:val="840"/>
        </w:trPr>
        <w:tc>
          <w:tcPr>
            <w:tcW w:w="5320" w:type="dxa"/>
            <w:hideMark/>
          </w:tcPr>
          <w:p w:rsidR="000A7810" w:rsidRDefault="000A7810" w:rsidP="00C1364C">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0A7810" w:rsidRDefault="000A7810" w:rsidP="00C1364C">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0A7810" w:rsidRDefault="000A7810" w:rsidP="00C1364C">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0A7810" w:rsidRDefault="000A7810" w:rsidP="00D33C9D">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0A7810" w:rsidTr="00C1364C">
        <w:trPr>
          <w:trHeight w:hRule="exact" w:val="993"/>
        </w:trPr>
        <w:tc>
          <w:tcPr>
            <w:tcW w:w="5320" w:type="dxa"/>
            <w:hideMark/>
          </w:tcPr>
          <w:p w:rsidR="000A7810" w:rsidRDefault="000A7810" w:rsidP="00C1364C">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0A7810" w:rsidRDefault="000A7810" w:rsidP="00C1364C">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0A7810" w:rsidRDefault="000A7810" w:rsidP="00C1364C">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0A7810" w:rsidRDefault="000A7810" w:rsidP="00C1364C">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0A7810" w:rsidRDefault="000A7810" w:rsidP="00C1364C">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0A7810" w:rsidRDefault="000A7810" w:rsidP="00C1364C">
            <w:pPr>
              <w:widowControl w:val="0"/>
              <w:autoSpaceDE w:val="0"/>
              <w:autoSpaceDN w:val="0"/>
              <w:adjustRightInd w:val="0"/>
              <w:spacing w:before="8" w:after="0" w:line="220" w:lineRule="exact"/>
              <w:ind w:left="213" w:right="11" w:hanging="30"/>
              <w:jc w:val="right"/>
              <w:rPr>
                <w:rFonts w:ascii="Times New Roman" w:hAnsi="Times New Roman"/>
              </w:rPr>
            </w:pPr>
          </w:p>
          <w:p w:rsidR="000A7810" w:rsidRDefault="000A7810" w:rsidP="00C1364C">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0A7810" w:rsidTr="00C1364C">
        <w:trPr>
          <w:trHeight w:hRule="exact" w:val="993"/>
        </w:trPr>
        <w:tc>
          <w:tcPr>
            <w:tcW w:w="5320" w:type="dxa"/>
            <w:hideMark/>
          </w:tcPr>
          <w:p w:rsidR="000A7810" w:rsidRDefault="000A7810" w:rsidP="00C1364C">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0A7810" w:rsidRDefault="000A7810" w:rsidP="00C1364C">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0A7810" w:rsidRDefault="000A7810" w:rsidP="000D42BE">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0A7810" w:rsidRDefault="000A7810" w:rsidP="00D33C9D">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0A7810" w:rsidRDefault="000A7810" w:rsidP="00C1364C">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0A7810" w:rsidRDefault="000A7810" w:rsidP="00C1364C">
            <w:pPr>
              <w:widowControl w:val="0"/>
              <w:autoSpaceDE w:val="0"/>
              <w:autoSpaceDN w:val="0"/>
              <w:adjustRightInd w:val="0"/>
              <w:spacing w:before="8" w:after="0" w:line="220" w:lineRule="exact"/>
              <w:ind w:left="213" w:right="11" w:hanging="30"/>
              <w:jc w:val="right"/>
              <w:rPr>
                <w:rFonts w:ascii="Times New Roman" w:hAnsi="Times New Roman"/>
              </w:rPr>
            </w:pPr>
          </w:p>
          <w:p w:rsidR="000A7810" w:rsidRDefault="000A7810" w:rsidP="00C1364C">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0A7810" w:rsidTr="00C1364C">
        <w:trPr>
          <w:trHeight w:hRule="exact" w:val="840"/>
        </w:trPr>
        <w:tc>
          <w:tcPr>
            <w:tcW w:w="5320" w:type="dxa"/>
            <w:hideMark/>
          </w:tcPr>
          <w:p w:rsidR="000A7810" w:rsidRDefault="000A7810" w:rsidP="00C1364C">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0A7810" w:rsidRDefault="000A7810" w:rsidP="00C1364C">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0A7810" w:rsidRDefault="000A7810" w:rsidP="00C1364C">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0A7810" w:rsidRDefault="000A7810" w:rsidP="000D42BE">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0A7810" w:rsidRDefault="000A7810" w:rsidP="00D33C9D">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0A7810" w:rsidRDefault="000A7810" w:rsidP="00C1364C">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0A7810" w:rsidRDefault="000A7810" w:rsidP="00C1364C">
            <w:pPr>
              <w:widowControl w:val="0"/>
              <w:autoSpaceDE w:val="0"/>
              <w:autoSpaceDN w:val="0"/>
              <w:adjustRightInd w:val="0"/>
              <w:spacing w:before="8" w:after="0" w:line="220" w:lineRule="exact"/>
              <w:ind w:left="213" w:right="11" w:hanging="30"/>
              <w:jc w:val="right"/>
              <w:rPr>
                <w:rFonts w:ascii="Times New Roman" w:hAnsi="Times New Roman"/>
              </w:rPr>
            </w:pPr>
          </w:p>
          <w:p w:rsidR="000A7810" w:rsidRDefault="000A7810" w:rsidP="00C1364C">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0A7810" w:rsidRDefault="000A7810" w:rsidP="000D42BE">
      <w:pPr>
        <w:widowControl w:val="0"/>
        <w:autoSpaceDE w:val="0"/>
        <w:autoSpaceDN w:val="0"/>
        <w:adjustRightInd w:val="0"/>
        <w:spacing w:before="9" w:after="0" w:line="100" w:lineRule="exact"/>
        <w:ind w:left="900"/>
        <w:rPr>
          <w:rFonts w:ascii="Times New Roman" w:hAnsi="Times New Roman"/>
          <w:sz w:val="10"/>
          <w:szCs w:val="10"/>
        </w:rPr>
      </w:pPr>
    </w:p>
    <w:p w:rsidR="000A7810" w:rsidRDefault="000A7810" w:rsidP="000D42BE">
      <w:pPr>
        <w:pStyle w:val="Heading2"/>
        <w:spacing w:before="0" w:line="240" w:lineRule="auto"/>
        <w:ind w:left="900"/>
        <w:rPr>
          <w:rFonts w:ascii="Times New Roman" w:hAnsi="Times New Roman"/>
          <w:color w:val="000000"/>
          <w:sz w:val="18"/>
          <w:szCs w:val="18"/>
        </w:rPr>
      </w:pPr>
      <w:bookmarkStart w:id="1698" w:name="_Toc295058698"/>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1698"/>
    </w:p>
    <w:p w:rsidR="000A7810" w:rsidRDefault="000A7810" w:rsidP="000D42BE">
      <w:pPr>
        <w:widowControl w:val="0"/>
        <w:autoSpaceDE w:val="0"/>
        <w:autoSpaceDN w:val="0"/>
        <w:adjustRightInd w:val="0"/>
        <w:spacing w:before="30" w:after="0" w:line="249" w:lineRule="auto"/>
        <w:ind w:left="900" w:right="71"/>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w:t>
      </w:r>
      <w:ins w:id="1699" w:author="rjones" w:date="2011-04-19T16:26:00Z">
        <w:r>
          <w:rPr>
            <w:rFonts w:ascii="Times New Roman" w:hAnsi="Times New Roman"/>
            <w:color w:val="191919"/>
            <w:spacing w:val="-6"/>
            <w:sz w:val="18"/>
            <w:szCs w:val="18"/>
          </w:rPr>
          <w:t xml:space="preserve">by </w:t>
        </w:r>
      </w:ins>
      <w:del w:id="1700" w:author="rjones" w:date="2011-04-19T16:26: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ins w:id="1701" w:author="rjones" w:date="2011-04-19T16:26:00Z">
        <w:r>
          <w:rPr>
            <w:rFonts w:ascii="Times New Roman" w:hAnsi="Times New Roman"/>
            <w:color w:val="191919"/>
            <w:spacing w:val="-4"/>
            <w:sz w:val="18"/>
            <w:szCs w:val="18"/>
          </w:rPr>
          <w:t xml:space="preserve">their </w:t>
        </w:r>
      </w:ins>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C1364C" w:rsidRDefault="00C1364C" w:rsidP="000D42BE">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0A7810" w:rsidRDefault="000A7810" w:rsidP="000D42BE">
      <w:pPr>
        <w:spacing w:after="0"/>
        <w:ind w:left="900"/>
        <w:rPr>
          <w:rFonts w:ascii="Times New Roman" w:hAnsi="Times New Roman"/>
          <w:color w:val="000000"/>
          <w:sz w:val="20"/>
          <w:szCs w:val="20"/>
        </w:rPr>
        <w:sectPr w:rsidR="000A7810" w:rsidSect="0050315D">
          <w:pgSz w:w="12240" w:h="15840"/>
          <w:pgMar w:top="420" w:right="620" w:bottom="280" w:left="420" w:header="720" w:footer="288" w:gutter="0"/>
          <w:cols w:space="720"/>
          <w:docGrid w:linePitch="299"/>
        </w:sectPr>
      </w:pPr>
    </w:p>
    <w:p w:rsidR="000A7810" w:rsidRPr="00101A1D" w:rsidRDefault="00623C29" w:rsidP="000D42BE">
      <w:pPr>
        <w:widowControl w:val="0"/>
        <w:autoSpaceDE w:val="0"/>
        <w:autoSpaceDN w:val="0"/>
        <w:adjustRightInd w:val="0"/>
        <w:spacing w:after="0" w:line="195" w:lineRule="exact"/>
        <w:ind w:left="900" w:right="1279"/>
        <w:jc w:val="right"/>
        <w:rPr>
          <w:rFonts w:ascii="Times New Roman" w:hAnsi="Times New Roman" w:cs="Times New Roman"/>
          <w:color w:val="000000"/>
        </w:rPr>
      </w:pPr>
      <w:r w:rsidRPr="00623C29">
        <w:rPr>
          <w:rFonts w:ascii="Times New Roman" w:hAnsi="Times New Roman"/>
          <w:noProof/>
          <w:color w:val="191919"/>
          <w:spacing w:val="-2"/>
          <w:sz w:val="18"/>
          <w:szCs w:val="18"/>
        </w:rPr>
        <w:lastRenderedPageBreak/>
        <w:pict>
          <v:group id="_x0000_s18227" style="position:absolute;left:0;text-align:left;margin-left:427.55pt;margin-top:-24.5pt;width:198.65pt;height:795.8pt;z-index:-251328512" coordorigin="9205,-90" coordsize="3973,15916">
            <v:group id="_x0000_s18228" style="position:absolute;left:9205;top:-90;width:3973;height:15916" coordorigin="9205,-90" coordsize="3973,15916">
              <v:group id="_x0000_s18229" style="position:absolute;left:9205;top:-90;width:3973;height:15916" coordorigin="9205,-90" coordsize="3973,15916">
                <v:rect id="Rectangle 2736" o:spid="_x0000_s18230"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231"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232"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233"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234"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235"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23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23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238"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23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24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241"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24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24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244"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24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24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247"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24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24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250"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251"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252"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253"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254"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255"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256"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257"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258"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259"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260"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r w:rsidRPr="00623C29">
        <w:rPr>
          <w:rFonts w:ascii="Times New Roman" w:hAnsi="Times New Roman" w:cs="Times New Roman"/>
          <w:lang w:eastAsia="en-US"/>
        </w:rPr>
        <w:pict>
          <v:shape id="Text Box 2085" o:spid="_x0000_s3071" type="#_x0000_t202" style="position:absolute;left:0;text-align:left;margin-left:579.2pt;margin-top:49.1pt;width:12pt;height:63.8pt;z-index:-2515148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" o:allowincell="f" filled="f" stroked="f">
            <v:textbox style="layout-flow:vertical;mso-next-textbox:#Text Box 2085"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101A1D">
        <w:rPr>
          <w:rFonts w:ascii="Times New Roman" w:hAnsi="Times New Roman" w:cs="Times New Roman"/>
          <w:b/>
          <w:bCs/>
          <w:color w:val="191919"/>
        </w:rPr>
        <w:t>CETLA</w:t>
      </w:r>
    </w:p>
    <w:p w:rsidR="00261C96" w:rsidRDefault="00261C96" w:rsidP="00B80FEA">
      <w:pPr>
        <w:widowControl w:val="0"/>
        <w:autoSpaceDE w:val="0"/>
        <w:autoSpaceDN w:val="0"/>
        <w:adjustRightInd w:val="0"/>
        <w:spacing w:after="0" w:line="249" w:lineRule="auto"/>
        <w:ind w:right="96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Retention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esting</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261C96" w:rsidRDefault="00261C96" w:rsidP="00B80FEA">
      <w:pPr>
        <w:widowControl w:val="0"/>
        <w:autoSpaceDE w:val="0"/>
        <w:autoSpaceDN w:val="0"/>
        <w:adjustRightInd w:val="0"/>
        <w:spacing w:before="20" w:after="0"/>
        <w:ind w:right="6180" w:firstLine="0"/>
        <w:jc w:val="both"/>
        <w:rPr>
          <w:rFonts w:ascii="Times New Roman" w:hAnsi="Times New Roman"/>
          <w:b/>
          <w:bCs/>
          <w:color w:val="191919"/>
          <w:spacing w:val="-16"/>
          <w:sz w:val="24"/>
          <w:szCs w:val="24"/>
        </w:rPr>
      </w:pPr>
    </w:p>
    <w:p w:rsidR="000A7810" w:rsidRDefault="000A7810" w:rsidP="00B80FEA">
      <w:pPr>
        <w:pStyle w:val="Heading2"/>
        <w:spacing w:before="0" w:line="240" w:lineRule="auto"/>
        <w:rPr>
          <w:rFonts w:ascii="Times New Roman" w:hAnsi="Times New Roman"/>
          <w:color w:val="000000"/>
          <w:sz w:val="18"/>
          <w:szCs w:val="18"/>
        </w:rPr>
      </w:pPr>
      <w:bookmarkStart w:id="1702" w:name="_Toc295058699"/>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1702"/>
    </w:p>
    <w:p w:rsidR="000A7810" w:rsidRDefault="000A7810" w:rsidP="00B80FEA">
      <w:pPr>
        <w:widowControl w:val="0"/>
        <w:autoSpaceDE w:val="0"/>
        <w:autoSpaceDN w:val="0"/>
        <w:adjustRightInd w:val="0"/>
        <w:spacing w:before="30"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w:t>
      </w:r>
      <w:del w:id="1703" w:author="rjones" w:date="2011-04-19T16:27:00Z">
        <w:r w:rsidDel="008B3172">
          <w:rPr>
            <w:rFonts w:ascii="Times New Roman" w:hAnsi="Times New Roman"/>
            <w:color w:val="191919"/>
            <w:sz w:val="18"/>
            <w:szCs w:val="18"/>
          </w:rPr>
          <w:delText>a</w:delText>
        </w:r>
      </w:del>
      <w:r>
        <w:rPr>
          <w:rFonts w:ascii="Times New Roman" w:hAnsi="Times New Roman"/>
          <w:color w:val="191919"/>
          <w:sz w:val="18"/>
          <w:szCs w:val="18"/>
        </w:rPr>
        <w:t xml:space="preserve">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 xml:space="preserve">l </w:t>
      </w:r>
      <w:r>
        <w:rPr>
          <w:rFonts w:ascii="Times New Roman" w:hAnsi="Times New Roman"/>
          <w:color w:val="191919"/>
          <w:spacing w:val="-2"/>
          <w:sz w:val="18"/>
          <w:szCs w:val="18"/>
        </w:rPr>
        <w:t>plan</w:t>
      </w:r>
      <w:ins w:id="1704" w:author="rjones" w:date="2011-04-19T16:27:00Z">
        <w:r>
          <w:rPr>
            <w:rFonts w:ascii="Times New Roman" w:hAnsi="Times New Roman"/>
            <w:color w:val="191919"/>
            <w:spacing w:val="-2"/>
            <w:sz w:val="18"/>
            <w:szCs w:val="18"/>
          </w:rPr>
          <w:t>s</w:t>
        </w:r>
      </w:ins>
      <w:r>
        <w:rPr>
          <w:rFonts w:ascii="Times New Roman" w:hAnsi="Times New Roman"/>
          <w:color w:val="191919"/>
          <w:sz w:val="18"/>
          <w:szCs w:val="18"/>
        </w:rPr>
        <w:t>.</w:t>
      </w:r>
      <w:del w:id="1705" w:author="rjones" w:date="2011-04-19T16:27:00Z">
        <w:r w:rsidDel="008B3172">
          <w:rPr>
            <w:rFonts w:ascii="Times New Roman" w:hAnsi="Times New Roman"/>
            <w:color w:val="191919"/>
            <w:sz w:val="18"/>
            <w:szCs w:val="18"/>
          </w:rPr>
          <w:delText xml:space="preserve"> </w:delText>
        </w:r>
        <w:r w:rsidDel="008B3172">
          <w:rPr>
            <w:rFonts w:ascii="Times New Roman" w:hAnsi="Times New Roman"/>
            <w:color w:val="191919"/>
            <w:spacing w:val="2"/>
            <w:sz w:val="18"/>
            <w:szCs w:val="18"/>
          </w:rPr>
          <w:delText xml:space="preserve"> </w:delText>
        </w:r>
      </w:del>
      <w:del w:id="1706" w:author="rjones" w:date="2011-04-19T16:28:00Z">
        <w:r w:rsidDel="008B3172">
          <w:rPr>
            <w:rFonts w:ascii="Times New Roman" w:hAnsi="Times New Roman"/>
            <w:color w:val="191919"/>
            <w:spacing w:val="-2"/>
            <w:sz w:val="18"/>
            <w:szCs w:val="18"/>
          </w:rPr>
          <w:delText>Som</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o</w:delText>
        </w:r>
        <w:r w:rsidDel="008B3172">
          <w:rPr>
            <w:rFonts w:ascii="Times New Roman" w:hAnsi="Times New Roman"/>
            <w:color w:val="191919"/>
            <w:sz w:val="18"/>
            <w:szCs w:val="18"/>
          </w:rPr>
          <w:delText xml:space="preserve">f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workshop</w:delText>
        </w:r>
        <w:r w:rsidDel="008B3172">
          <w:rPr>
            <w:rFonts w:ascii="Times New Roman" w:hAnsi="Times New Roman"/>
            <w:color w:val="191919"/>
            <w:sz w:val="18"/>
            <w:szCs w:val="18"/>
          </w:rPr>
          <w:delText xml:space="preserve">s </w:delText>
        </w:r>
        <w:r w:rsidDel="008B3172">
          <w:rPr>
            <w:rFonts w:ascii="Times New Roman" w:hAnsi="Times New Roman"/>
            <w:color w:val="191919"/>
            <w:spacing w:val="-2"/>
            <w:sz w:val="18"/>
            <w:szCs w:val="18"/>
          </w:rPr>
          <w:delText>o</w:delText>
        </w:r>
        <w:r w:rsidDel="008B3172">
          <w:rPr>
            <w:rFonts w:ascii="Times New Roman" w:hAnsi="Times New Roman"/>
            <w:color w:val="191919"/>
            <w:spacing w:val="-5"/>
            <w:sz w:val="18"/>
            <w:szCs w:val="18"/>
          </w:rPr>
          <w:delText>f</w:delText>
        </w:r>
        <w:r w:rsidDel="008B3172">
          <w:rPr>
            <w:rFonts w:ascii="Times New Roman" w:hAnsi="Times New Roman"/>
            <w:color w:val="191919"/>
            <w:spacing w:val="-2"/>
            <w:sz w:val="18"/>
            <w:szCs w:val="18"/>
          </w:rPr>
          <w:delText>fere</w:delText>
        </w:r>
        <w:r w:rsidDel="008B3172">
          <w:rPr>
            <w:rFonts w:ascii="Times New Roman" w:hAnsi="Times New Roman"/>
            <w:color w:val="191919"/>
            <w:sz w:val="18"/>
            <w:szCs w:val="18"/>
          </w:rPr>
          <w:delText xml:space="preserve">d </w:delText>
        </w:r>
        <w:r w:rsidDel="008B3172">
          <w:rPr>
            <w:rFonts w:ascii="Times New Roman" w:hAnsi="Times New Roman"/>
            <w:color w:val="191919"/>
            <w:spacing w:val="-3"/>
            <w:sz w:val="18"/>
            <w:szCs w:val="18"/>
          </w:rPr>
          <w:delText>t</w:delText>
        </w:r>
        <w:r w:rsidDel="008B3172">
          <w:rPr>
            <w:rFonts w:ascii="Times New Roman" w:hAnsi="Times New Roman"/>
            <w:color w:val="191919"/>
            <w:sz w:val="18"/>
            <w:szCs w:val="18"/>
          </w:rPr>
          <w:delText xml:space="preserve">o </w:delText>
        </w:r>
        <w:r w:rsidDel="008B3172">
          <w:rPr>
            <w:rFonts w:ascii="Times New Roman" w:hAnsi="Times New Roman"/>
            <w:color w:val="191919"/>
            <w:spacing w:val="-2"/>
            <w:sz w:val="18"/>
            <w:szCs w:val="18"/>
          </w:rPr>
          <w:delText>assis</w:delText>
        </w:r>
        <w:r w:rsidDel="008B3172">
          <w:rPr>
            <w:rFonts w:ascii="Times New Roman" w:hAnsi="Times New Roman"/>
            <w:color w:val="191919"/>
            <w:sz w:val="18"/>
            <w:szCs w:val="18"/>
          </w:rPr>
          <w:delText xml:space="preserve">t </w:delText>
        </w:r>
        <w:r w:rsidDel="008B3172">
          <w:rPr>
            <w:rFonts w:ascii="Times New Roman" w:hAnsi="Times New Roman"/>
            <w:color w:val="191919"/>
            <w:spacing w:val="-2"/>
            <w:sz w:val="18"/>
            <w:szCs w:val="18"/>
          </w:rPr>
          <w:delText>faculty includ</w:delText>
        </w:r>
        <w:r w:rsidDel="008B3172">
          <w:rPr>
            <w:rFonts w:ascii="Times New Roman" w:hAnsi="Times New Roman"/>
            <w:color w:val="191919"/>
            <w:sz w:val="18"/>
            <w:szCs w:val="18"/>
          </w:rPr>
          <w:delText>e</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2"/>
            <w:sz w:val="18"/>
            <w:szCs w:val="18"/>
          </w:rPr>
          <w:delText>WEB-C</w:delText>
        </w:r>
        <w:r w:rsidDel="008B3172">
          <w:rPr>
            <w:rFonts w:ascii="Times New Roman" w:hAnsi="Times New Roman"/>
            <w:color w:val="191919"/>
            <w:spacing w:val="-15"/>
            <w:sz w:val="18"/>
            <w:szCs w:val="18"/>
          </w:rPr>
          <w:delText>T</w:delText>
        </w:r>
        <w:r w:rsidDel="008B3172">
          <w:rPr>
            <w:rFonts w:ascii="Times New Roman" w:hAnsi="Times New Roman"/>
            <w:color w:val="191919"/>
            <w:sz w:val="18"/>
            <w:szCs w:val="18"/>
          </w:rPr>
          <w:delText>,</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Academi</w:delText>
        </w:r>
        <w:r w:rsidDel="008B3172">
          <w:rPr>
            <w:rFonts w:ascii="Times New Roman" w:hAnsi="Times New Roman"/>
            <w:color w:val="191919"/>
            <w:sz w:val="18"/>
            <w:szCs w:val="18"/>
          </w:rPr>
          <w:delText>c</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Advising</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Readin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9"/>
            <w:sz w:val="18"/>
            <w:szCs w:val="18"/>
          </w:rPr>
          <w:delText>W</w:delText>
        </w:r>
        <w:r w:rsidDel="008B3172">
          <w:rPr>
            <w:rFonts w:ascii="Times New Roman" w:hAnsi="Times New Roman"/>
            <w:color w:val="191919"/>
            <w:spacing w:val="-2"/>
            <w:sz w:val="18"/>
            <w:szCs w:val="18"/>
          </w:rPr>
          <w:delText>ritin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acros</w:delText>
        </w:r>
        <w:r w:rsidDel="008B3172">
          <w:rPr>
            <w:rFonts w:ascii="Times New Roman" w:hAnsi="Times New Roman"/>
            <w:color w:val="191919"/>
            <w:sz w:val="18"/>
            <w:szCs w:val="18"/>
          </w:rPr>
          <w:delText>s</w:delText>
        </w:r>
        <w:r w:rsidDel="008B3172">
          <w:rPr>
            <w:rFonts w:ascii="Times New Roman" w:hAnsi="Times New Roman"/>
            <w:color w:val="191919"/>
            <w:spacing w:val="-2"/>
            <w:sz w:val="18"/>
            <w:szCs w:val="18"/>
          </w:rPr>
          <w:delText xml:space="preserve"> th</w:delText>
        </w:r>
        <w:r w:rsidDel="008B3172">
          <w:rPr>
            <w:rFonts w:ascii="Times New Roman" w:hAnsi="Times New Roman"/>
            <w:color w:val="191919"/>
            <w:sz w:val="18"/>
            <w:szCs w:val="18"/>
          </w:rPr>
          <w:delText>e</w:delText>
        </w:r>
        <w:r w:rsidDel="008B3172">
          <w:rPr>
            <w:rFonts w:ascii="Times New Roman" w:hAnsi="Times New Roman"/>
            <w:color w:val="191919"/>
            <w:spacing w:val="-2"/>
            <w:sz w:val="18"/>
            <w:szCs w:val="18"/>
          </w:rPr>
          <w:delText xml:space="preserve"> Curriculu</w:delText>
        </w:r>
        <w:r w:rsidDel="008B3172">
          <w:rPr>
            <w:rFonts w:ascii="Times New Roman" w:hAnsi="Times New Roman"/>
            <w:color w:val="191919"/>
            <w:sz w:val="18"/>
            <w:szCs w:val="18"/>
          </w:rPr>
          <w:delText>m</w:delText>
        </w:r>
        <w:r w:rsidDel="008B3172">
          <w:rPr>
            <w:rFonts w:ascii="Times New Roman" w:hAnsi="Times New Roman"/>
            <w:color w:val="191919"/>
            <w:spacing w:val="-2"/>
            <w:sz w:val="18"/>
            <w:szCs w:val="18"/>
          </w:rPr>
          <w:delText xml:space="preserve"> Model</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Instructiona</w:delText>
        </w:r>
        <w:r w:rsidDel="008B3172">
          <w:rPr>
            <w:rFonts w:ascii="Times New Roman" w:hAnsi="Times New Roman"/>
            <w:color w:val="191919"/>
            <w:sz w:val="18"/>
            <w:szCs w:val="18"/>
          </w:rPr>
          <w:delText>l</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14"/>
            <w:sz w:val="18"/>
            <w:szCs w:val="18"/>
          </w:rPr>
          <w:delText>T</w:delText>
        </w:r>
        <w:r w:rsidDel="008B3172">
          <w:rPr>
            <w:rFonts w:ascii="Times New Roman" w:hAnsi="Times New Roman"/>
            <w:color w:val="191919"/>
            <w:spacing w:val="-2"/>
            <w:sz w:val="18"/>
            <w:szCs w:val="18"/>
          </w:rPr>
          <w:delText>echnolog</w:delText>
        </w:r>
        <w:r w:rsidDel="008B3172">
          <w:rPr>
            <w:rFonts w:ascii="Times New Roman" w:hAnsi="Times New Roman"/>
            <w:color w:val="191919"/>
            <w:spacing w:val="-13"/>
            <w:sz w:val="18"/>
            <w:szCs w:val="18"/>
          </w:rPr>
          <w:delText>y</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2"/>
            <w:sz w:val="18"/>
            <w:szCs w:val="18"/>
          </w:rPr>
          <w:delText xml:space="preserve"> Developin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w:delText>
        </w:r>
        <w:r w:rsidDel="008B3172">
          <w:rPr>
            <w:rFonts w:ascii="Times New Roman" w:hAnsi="Times New Roman"/>
            <w:color w:val="191919"/>
            <w:sz w:val="18"/>
            <w:szCs w:val="18"/>
          </w:rPr>
          <w:delText>a</w:delText>
        </w:r>
        <w:r w:rsidDel="008B3172">
          <w:rPr>
            <w:rFonts w:ascii="Times New Roman" w:hAnsi="Times New Roman"/>
            <w:color w:val="191919"/>
            <w:spacing w:val="-3"/>
            <w:sz w:val="18"/>
            <w:szCs w:val="18"/>
          </w:rPr>
          <w:delText xml:space="preserve"> </w:delText>
        </w:r>
        <w:r w:rsidDel="008B3172">
          <w:rPr>
            <w:rFonts w:ascii="Times New Roman" w:hAnsi="Times New Roman"/>
            <w:color w:val="191919"/>
            <w:spacing w:val="-2"/>
            <w:sz w:val="18"/>
            <w:szCs w:val="18"/>
          </w:rPr>
          <w:delText>Profes- siona</w:delText>
        </w:r>
        <w:r w:rsidDel="008B3172">
          <w:rPr>
            <w:rFonts w:ascii="Times New Roman" w:hAnsi="Times New Roman"/>
            <w:color w:val="191919"/>
            <w:sz w:val="18"/>
            <w:szCs w:val="18"/>
          </w:rPr>
          <w:delText>l</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Portfolio</w:delText>
        </w:r>
        <w:r w:rsidDel="008B3172">
          <w:rPr>
            <w:rFonts w:ascii="Times New Roman" w:hAnsi="Times New Roman"/>
            <w:color w:val="191919"/>
            <w:sz w:val="18"/>
            <w:szCs w:val="18"/>
          </w:rPr>
          <w:delText>.</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ins w:id="1707" w:author="rjones" w:date="2011-04-19T16:28:00Z">
        <w:r>
          <w:rPr>
            <w:rFonts w:ascii="Times New Roman" w:hAnsi="Times New Roman"/>
            <w:color w:val="191919"/>
            <w:spacing w:val="1"/>
            <w:sz w:val="18"/>
            <w:szCs w:val="18"/>
          </w:rPr>
          <w:t xml:space="preserve">ASU </w:t>
        </w:r>
      </w:ins>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del w:id="1708" w:author="rjones" w:date="2011-04-19T16:28:00Z">
        <w:r w:rsidDel="008B3172">
          <w:rPr>
            <w:rFonts w:ascii="Times New Roman" w:hAnsi="Times New Roman"/>
            <w:color w:val="191919"/>
            <w:spacing w:val="-2"/>
            <w:sz w:val="18"/>
            <w:szCs w:val="18"/>
          </w:rPr>
          <w:delText>a</w:delText>
        </w:r>
        <w:r w:rsidDel="008B3172">
          <w:rPr>
            <w:rFonts w:ascii="Times New Roman" w:hAnsi="Times New Roman"/>
            <w:color w:val="191919"/>
            <w:sz w:val="18"/>
            <w:szCs w:val="18"/>
          </w:rPr>
          <w:delText>t</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e</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universit</w:delText>
        </w:r>
        <w:r w:rsidDel="008B3172">
          <w:rPr>
            <w:rFonts w:ascii="Times New Roman" w:hAnsi="Times New Roman"/>
            <w:color w:val="191919"/>
            <w:sz w:val="18"/>
            <w:szCs w:val="18"/>
          </w:rPr>
          <w:delText>y</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 xml:space="preserve">d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0A7810" w:rsidRDefault="000A7810" w:rsidP="00B80FEA">
      <w:pPr>
        <w:widowControl w:val="0"/>
        <w:autoSpaceDE w:val="0"/>
        <w:autoSpaceDN w:val="0"/>
        <w:adjustRightInd w:val="0"/>
        <w:spacing w:before="14" w:after="0" w:line="200" w:lineRule="exact"/>
        <w:ind w:firstLine="0"/>
        <w:rPr>
          <w:rFonts w:ascii="Times New Roman" w:hAnsi="Times New Roman"/>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709" w:name="_Toc295058700"/>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709"/>
    </w:p>
    <w:p w:rsidR="000A7810" w:rsidRDefault="000A7810" w:rsidP="00B80FEA">
      <w:pPr>
        <w:widowControl w:val="0"/>
        <w:autoSpaceDE w:val="0"/>
        <w:autoSpaceDN w:val="0"/>
        <w:adjustRightInd w:val="0"/>
        <w:spacing w:before="30" w:after="0" w:line="249" w:lineRule="auto"/>
        <w:ind w:right="991" w:firstLine="0"/>
        <w:jc w:val="both"/>
        <w:rPr>
          <w:rFonts w:ascii="Times New Roman" w:hAnsi="Times New Roman"/>
          <w:color w:val="000000"/>
          <w:sz w:val="18"/>
          <w:szCs w:val="18"/>
        </w:rPr>
      </w:pP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Retentio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reinforc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scholarl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w:t>
      </w:r>
      <w:r>
        <w:rPr>
          <w:rFonts w:ascii="Times New Roman" w:hAnsi="Times New Roman"/>
          <w:color w:val="191919"/>
          <w:spacing w:val="-3"/>
          <w:sz w:val="18"/>
          <w:szCs w:val="18"/>
        </w:rPr>
        <w:t>e</w:t>
      </w:r>
      <w:r>
        <w:rPr>
          <w:rFonts w:ascii="Times New Roman" w:hAnsi="Times New Roman"/>
          <w:color w:val="191919"/>
          <w:spacing w:val="-2"/>
          <w:sz w:val="18"/>
          <w:szCs w:val="18"/>
        </w:rPr>
        <w:t>vement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by helpin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r</w:t>
      </w:r>
      <w:r>
        <w:rPr>
          <w:rFonts w:ascii="Times New Roman" w:hAnsi="Times New Roman"/>
          <w:color w:val="191919"/>
          <w:spacing w:val="-2"/>
          <w:sz w:val="18"/>
          <w:szCs w:val="18"/>
        </w:rPr>
        <w:t>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graduation. </w:t>
      </w:r>
      <w:r>
        <w:rPr>
          <w:rFonts w:ascii="Times New Roman" w:hAnsi="Times New Roman"/>
          <w:color w:val="191919"/>
          <w:spacing w:val="-3"/>
          <w:sz w:val="18"/>
          <w:szCs w:val="18"/>
        </w:rPr>
        <w:t>Man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fere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Retentio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includ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3"/>
          <w:sz w:val="18"/>
          <w:szCs w:val="18"/>
        </w:rPr>
        <w:t>est-</w:t>
      </w:r>
      <w:r>
        <w:rPr>
          <w:rFonts w:ascii="Times New Roman" w:hAnsi="Times New Roman"/>
          <w:color w:val="191919"/>
          <w:spacing w:val="-15"/>
          <w:sz w:val="18"/>
          <w:szCs w:val="18"/>
        </w:rPr>
        <w:t>T</w:t>
      </w:r>
      <w:r>
        <w:rPr>
          <w:rFonts w:ascii="Times New Roman" w:hAnsi="Times New Roman"/>
          <w:color w:val="191919"/>
          <w:spacing w:val="-3"/>
          <w:sz w:val="18"/>
          <w:szCs w:val="18"/>
        </w:rPr>
        <w:t>akin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Strategies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 xml:space="preserve">ime </w:t>
      </w:r>
      <w:r>
        <w:rPr>
          <w:rFonts w:ascii="Times New Roman" w:hAnsi="Times New Roman"/>
          <w:color w:val="191919"/>
          <w:spacing w:val="-2"/>
          <w:sz w:val="18"/>
          <w:szCs w:val="18"/>
        </w:rPr>
        <w:t>Management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Mid-</w:t>
      </w:r>
      <w:r>
        <w:rPr>
          <w:rFonts w:ascii="Times New Roman" w:hAnsi="Times New Roman"/>
          <w:color w:val="191919"/>
          <w:spacing w:val="-14"/>
          <w:sz w:val="18"/>
          <w:szCs w:val="18"/>
        </w:rPr>
        <w:t>T</w:t>
      </w:r>
      <w:r>
        <w:rPr>
          <w:rFonts w:ascii="Times New Roman" w:hAnsi="Times New Roman"/>
          <w:color w:val="191919"/>
          <w:spacing w:val="-2"/>
          <w:sz w:val="18"/>
          <w:szCs w:val="18"/>
        </w:rPr>
        <w:t>er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Anxiet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Seminars</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Supplementa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Instructio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utorials.</w:t>
      </w:r>
    </w:p>
    <w:p w:rsidR="000A7810" w:rsidRDefault="000A7810" w:rsidP="00B80FEA">
      <w:pPr>
        <w:widowControl w:val="0"/>
        <w:autoSpaceDE w:val="0"/>
        <w:autoSpaceDN w:val="0"/>
        <w:adjustRightInd w:val="0"/>
        <w:spacing w:before="8" w:after="0" w:line="190" w:lineRule="exact"/>
        <w:ind w:firstLine="0"/>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710" w:name="_Toc295058701"/>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7"/>
          <w:sz w:val="24"/>
          <w:szCs w:val="24"/>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ESTING</w:t>
      </w:r>
      <w:bookmarkEnd w:id="1710"/>
    </w:p>
    <w:p w:rsidR="000A7810" w:rsidRDefault="000A7810" w:rsidP="00B80FEA">
      <w:pPr>
        <w:widowControl w:val="0"/>
        <w:autoSpaceDE w:val="0"/>
        <w:autoSpaceDN w:val="0"/>
        <w:adjustRightInd w:val="0"/>
        <w:spacing w:before="30"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ins w:id="1711" w:author="rjones" w:date="2011-04-19T16:29:00Z">
        <w:r>
          <w:rPr>
            <w:rFonts w:ascii="Times New Roman" w:hAnsi="Times New Roman"/>
            <w:color w:val="191919"/>
            <w:sz w:val="18"/>
            <w:szCs w:val="18"/>
          </w:rPr>
          <w:t>,</w:t>
        </w:r>
      </w:ins>
      <w:r>
        <w:rPr>
          <w:rFonts w:ascii="Times New Roman" w:hAnsi="Times New Roman"/>
          <w:color w:val="191919"/>
          <w:spacing w:val="-5"/>
          <w:sz w:val="18"/>
          <w:szCs w:val="18"/>
        </w:rPr>
        <w:t xml:space="preserve"> </w:t>
      </w:r>
      <w:del w:id="1712" w:author="rjones" w:date="2011-04-19T16:29: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ins w:id="1713" w:author="rjones" w:date="2011-04-19T16:29:00Z">
        <w:r>
          <w:rPr>
            <w:rFonts w:ascii="Times New Roman" w:hAnsi="Times New Roman"/>
            <w:color w:val="191919"/>
            <w:spacing w:val="-2"/>
            <w:sz w:val="18"/>
            <w:szCs w:val="18"/>
          </w:rPr>
          <w:t xml:space="preserve">  At the printing of this catalog, Albany State has applied for exemption from the Regents</w:t>
        </w:r>
      </w:ins>
      <w:ins w:id="1714" w:author="rjones" w:date="2011-04-19T16:35:00Z">
        <w:r>
          <w:rPr>
            <w:rFonts w:ascii="Times New Roman" w:hAnsi="Times New Roman"/>
            <w:color w:val="191919"/>
            <w:spacing w:val="-2"/>
            <w:sz w:val="18"/>
            <w:szCs w:val="18"/>
          </w:rPr>
          <w:t>’ Test.</w:t>
        </w:r>
      </w:ins>
    </w:p>
    <w:p w:rsidR="000A7810" w:rsidRDefault="000A7810" w:rsidP="00B80FEA">
      <w:pPr>
        <w:widowControl w:val="0"/>
        <w:autoSpaceDE w:val="0"/>
        <w:autoSpaceDN w:val="0"/>
        <w:adjustRightInd w:val="0"/>
        <w:spacing w:before="8" w:after="0" w:line="190" w:lineRule="exact"/>
        <w:ind w:firstLine="0"/>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715" w:name="_Toc295058702"/>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1715"/>
    </w:p>
    <w:p w:rsidR="000A7810" w:rsidRDefault="000A7810" w:rsidP="00B80FEA">
      <w:pPr>
        <w:widowControl w:val="0"/>
        <w:autoSpaceDE w:val="0"/>
        <w:autoSpaceDN w:val="0"/>
        <w:adjustRightInd w:val="0"/>
        <w:spacing w:before="6" w:after="0" w:line="240" w:lineRule="exact"/>
        <w:ind w:firstLine="0"/>
        <w:rPr>
          <w:rFonts w:ascii="Times New Roman" w:hAnsi="Times New Roman"/>
          <w:color w:val="000000"/>
          <w:sz w:val="24"/>
          <w:szCs w:val="24"/>
        </w:rPr>
      </w:pPr>
    </w:p>
    <w:p w:rsidR="000A7810" w:rsidRPr="00261C96" w:rsidRDefault="000A7810" w:rsidP="00B80FEA">
      <w:pPr>
        <w:widowControl w:val="0"/>
        <w:autoSpaceDE w:val="0"/>
        <w:autoSpaceDN w:val="0"/>
        <w:adjustRightInd w:val="0"/>
        <w:spacing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w:t>
      </w:r>
      <w:ins w:id="1716" w:author="rjones" w:date="2011-04-19T16:35:00Z">
        <w:r>
          <w:rPr>
            <w:rFonts w:ascii="Times New Roman" w:hAnsi="Times New Roman"/>
            <w:color w:val="191919"/>
            <w:spacing w:val="-7"/>
            <w:sz w:val="18"/>
            <w:szCs w:val="18"/>
          </w:rPr>
          <w:t xml:space="preserve">their </w:t>
        </w:r>
      </w:ins>
      <w:del w:id="1717" w:author="rjones" w:date="2011-04-19T16:35:00Z">
        <w:r w:rsidDel="008B3172">
          <w:rPr>
            <w:rFonts w:ascii="Times New Roman" w:hAnsi="Times New Roman"/>
            <w:color w:val="191919"/>
            <w:sz w:val="18"/>
            <w:szCs w:val="18"/>
          </w:rPr>
          <w:delText>a</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9"/>
          <w:sz w:val="18"/>
          <w:szCs w:val="18"/>
        </w:rPr>
        <w:t>r</w:t>
      </w:r>
      <w:ins w:id="1718" w:author="rjones" w:date="2011-04-19T16:35:00Z">
        <w:r>
          <w:rPr>
            <w:rFonts w:ascii="Times New Roman" w:hAnsi="Times New Roman"/>
            <w:color w:val="191919"/>
            <w:spacing w:val="-9"/>
            <w:sz w:val="18"/>
            <w:szCs w:val="18"/>
          </w:rPr>
          <w:t>s</w:t>
        </w:r>
      </w:ins>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w:t>
      </w:r>
      <w:del w:id="1719" w:author="rjones" w:date="2011-04-19T16:36:00Z">
        <w:r w:rsidDel="0052675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0A7810" w:rsidRDefault="000A7810" w:rsidP="00B80FEA">
      <w:pPr>
        <w:widowControl w:val="0"/>
        <w:autoSpaceDE w:val="0"/>
        <w:autoSpaceDN w:val="0"/>
        <w:adjustRightInd w:val="0"/>
        <w:spacing w:before="14" w:after="0" w:line="200" w:lineRule="exact"/>
        <w:ind w:firstLine="0"/>
        <w:rPr>
          <w:rFonts w:ascii="Times New Roman" w:hAnsi="Times New Roman"/>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720" w:name="_Toc295058703"/>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1720"/>
    </w:p>
    <w:p w:rsidR="000A7810" w:rsidRDefault="000A7810" w:rsidP="00B80FEA">
      <w:pPr>
        <w:widowControl w:val="0"/>
        <w:autoSpaceDE w:val="0"/>
        <w:autoSpaceDN w:val="0"/>
        <w:adjustRightInd w:val="0"/>
        <w:spacing w:before="30" w:after="0" w:line="249" w:lineRule="auto"/>
        <w:ind w:right="993"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remed</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w:t>
      </w:r>
      <w:r w:rsidR="00D33C9D">
        <w:rPr>
          <w:rFonts w:ascii="Times New Roman" w:hAnsi="Times New Roman"/>
          <w:color w:val="191919"/>
          <w:spacing w:val="-2"/>
          <w:sz w:val="18"/>
          <w:szCs w:val="18"/>
        </w:rPr>
        <w:t>i</w:t>
      </w:r>
      <w:r>
        <w:rPr>
          <w:rFonts w:ascii="Times New Roman" w:hAnsi="Times New Roman"/>
          <w:color w:val="191919"/>
          <w:spacing w:val="-2"/>
          <w:sz w:val="18"/>
          <w:szCs w:val="18"/>
        </w:rPr>
        <w:t>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0A7810" w:rsidRDefault="000A7810" w:rsidP="00B80FEA">
      <w:pPr>
        <w:widowControl w:val="0"/>
        <w:autoSpaceDE w:val="0"/>
        <w:autoSpaceDN w:val="0"/>
        <w:adjustRightInd w:val="0"/>
        <w:spacing w:before="16" w:after="0" w:line="200" w:lineRule="exact"/>
        <w:ind w:firstLine="0"/>
        <w:rPr>
          <w:rFonts w:ascii="Times New Roman" w:hAnsi="Times New Roman"/>
          <w:color w:val="000000"/>
          <w:sz w:val="20"/>
          <w:szCs w:val="20"/>
        </w:rPr>
      </w:pPr>
    </w:p>
    <w:p w:rsidR="000A7810" w:rsidRDefault="000A7810" w:rsidP="00B80FEA">
      <w:pPr>
        <w:widowControl w:val="0"/>
        <w:autoSpaceDE w:val="0"/>
        <w:autoSpaceDN w:val="0"/>
        <w:adjustRightInd w:val="0"/>
        <w:spacing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p>
    <w:p w:rsidR="000A7810" w:rsidRDefault="000A7810" w:rsidP="00B80FEA">
      <w:pPr>
        <w:widowControl w:val="0"/>
        <w:autoSpaceDE w:val="0"/>
        <w:autoSpaceDN w:val="0"/>
        <w:adjustRightInd w:val="0"/>
        <w:spacing w:before="16" w:after="0" w:line="200" w:lineRule="exact"/>
        <w:ind w:firstLine="0"/>
        <w:rPr>
          <w:rFonts w:ascii="Times New Roman" w:hAnsi="Times New Roman"/>
          <w:color w:val="000000"/>
          <w:sz w:val="20"/>
          <w:szCs w:val="20"/>
        </w:rPr>
      </w:pPr>
    </w:p>
    <w:p w:rsidR="000A7810" w:rsidRDefault="000A7810" w:rsidP="00B80FEA">
      <w:pPr>
        <w:widowControl w:val="0"/>
        <w:autoSpaceDE w:val="0"/>
        <w:autoSpaceDN w:val="0"/>
        <w:adjustRightInd w:val="0"/>
        <w:spacing w:after="0" w:line="249" w:lineRule="auto"/>
        <w:ind w:right="99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w:t>
      </w:r>
      <w:ins w:id="1721" w:author="rjones" w:date="2011-04-19T16:36:00Z">
        <w:r>
          <w:rPr>
            <w:rFonts w:ascii="Times New Roman" w:hAnsi="Times New Roman"/>
            <w:color w:val="191919"/>
            <w:sz w:val="18"/>
            <w:szCs w:val="18"/>
          </w:rPr>
          <w:t xml:space="preserve">must </w:t>
        </w:r>
      </w:ins>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ins w:id="1722" w:author="rjones" w:date="2011-04-19T16:36:00Z">
        <w:r>
          <w:rPr>
            <w:rFonts w:ascii="Times New Roman" w:hAnsi="Times New Roman"/>
            <w:color w:val="191919"/>
            <w:spacing w:val="-7"/>
            <w:sz w:val="18"/>
            <w:szCs w:val="18"/>
          </w:rPr>
          <w:t>30</w:t>
        </w:r>
      </w:ins>
      <w:del w:id="1723" w:author="rjones" w:date="2011-04-19T16:37:00Z">
        <w:r w:rsidDel="0052675B">
          <w:rPr>
            <w:rFonts w:ascii="Times New Roman" w:hAnsi="Times New Roman"/>
            <w:color w:val="191919"/>
            <w:spacing w:val="-2"/>
            <w:sz w:val="18"/>
            <w:szCs w:val="18"/>
          </w:rPr>
          <w:delText>2</w:delText>
        </w:r>
        <w:r w:rsidDel="0052675B">
          <w:rPr>
            <w:rFonts w:ascii="Times New Roman" w:hAnsi="Times New Roman"/>
            <w:color w:val="191919"/>
            <w:sz w:val="18"/>
            <w:szCs w:val="18"/>
          </w:rPr>
          <w:delText>0</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ins w:id="1724" w:author="rjones" w:date="2011-04-19T16:37:00Z">
        <w:r>
          <w:rPr>
            <w:rFonts w:ascii="Times New Roman" w:hAnsi="Times New Roman"/>
            <w:color w:val="191919"/>
            <w:spacing w:val="-2"/>
            <w:sz w:val="18"/>
            <w:szCs w:val="18"/>
          </w:rPr>
          <w:t>;</w:t>
        </w:r>
      </w:ins>
      <w:del w:id="1725" w:author="rjones" w:date="2011-04-19T16:37:00Z">
        <w:r w:rsidDel="0052675B">
          <w:rPr>
            <w:rFonts w:ascii="Times New Roman" w:hAnsi="Times New Roman"/>
            <w:color w:val="191919"/>
            <w:sz w:val="18"/>
            <w:szCs w:val="18"/>
          </w:rPr>
          <w:delText>,</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0A7810" w:rsidRDefault="000A7810" w:rsidP="00B80FEA">
      <w:pPr>
        <w:widowControl w:val="0"/>
        <w:autoSpaceDE w:val="0"/>
        <w:autoSpaceDN w:val="0"/>
        <w:adjustRightInd w:val="0"/>
        <w:spacing w:before="16" w:after="0" w:line="200" w:lineRule="exact"/>
        <w:ind w:firstLine="0"/>
        <w:rPr>
          <w:rFonts w:ascii="Times New Roman" w:hAnsi="Times New Roman"/>
          <w:color w:val="000000"/>
          <w:sz w:val="20"/>
          <w:szCs w:val="20"/>
        </w:rPr>
      </w:pPr>
    </w:p>
    <w:p w:rsidR="000A7810" w:rsidRDefault="000A7810" w:rsidP="00B80FEA">
      <w:pPr>
        <w:widowControl w:val="0"/>
        <w:autoSpaceDE w:val="0"/>
        <w:autoSpaceDN w:val="0"/>
        <w:adjustRightInd w:val="0"/>
        <w:spacing w:after="0" w:line="249" w:lineRule="auto"/>
        <w:ind w:right="991"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0A7810" w:rsidRDefault="000A7810" w:rsidP="00B80FEA">
      <w:pPr>
        <w:widowControl w:val="0"/>
        <w:autoSpaceDE w:val="0"/>
        <w:autoSpaceDN w:val="0"/>
        <w:adjustRightInd w:val="0"/>
        <w:spacing w:before="8" w:after="0" w:line="190" w:lineRule="exact"/>
        <w:ind w:firstLine="0"/>
        <w:rPr>
          <w:rFonts w:ascii="Times New Roman" w:hAnsi="Times New Roman"/>
          <w:color w:val="000000"/>
          <w:sz w:val="19"/>
          <w:szCs w:val="19"/>
        </w:rPr>
      </w:pPr>
    </w:p>
    <w:p w:rsidR="000A7810" w:rsidRDefault="000A7810" w:rsidP="00B80FEA">
      <w:pPr>
        <w:pStyle w:val="Heading2"/>
        <w:spacing w:before="0" w:line="240" w:lineRule="auto"/>
        <w:rPr>
          <w:rFonts w:ascii="Times New Roman" w:hAnsi="Times New Roman"/>
          <w:color w:val="000000"/>
          <w:sz w:val="18"/>
          <w:szCs w:val="18"/>
        </w:rPr>
      </w:pPr>
      <w:bookmarkStart w:id="1726" w:name="_Toc295058704"/>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726"/>
    </w:p>
    <w:p w:rsidR="000A7810" w:rsidRDefault="000A7810" w:rsidP="00B80FEA">
      <w:pPr>
        <w:widowControl w:val="0"/>
        <w:autoSpaceDE w:val="0"/>
        <w:autoSpaceDN w:val="0"/>
        <w:adjustRightInd w:val="0"/>
        <w:spacing w:before="30" w:after="0"/>
        <w:ind w:right="96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0A7810" w:rsidRDefault="000A7810" w:rsidP="00101A1D">
      <w:pPr>
        <w:widowControl w:val="0"/>
        <w:tabs>
          <w:tab w:val="left" w:pos="3000"/>
        </w:tabs>
        <w:autoSpaceDE w:val="0"/>
        <w:autoSpaceDN w:val="0"/>
        <w:adjustRightInd w:val="0"/>
        <w:spacing w:before="9" w:after="0"/>
        <w:ind w:left="810" w:right="6212" w:firstLine="0"/>
        <w:jc w:val="both"/>
        <w:rPr>
          <w:rFonts w:ascii="Times New Roman" w:hAnsi="Times New Roman"/>
          <w:color w:val="000000"/>
          <w:sz w:val="18"/>
          <w:szCs w:val="18"/>
        </w:rPr>
      </w:pPr>
      <w:del w:id="1727"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del>
      <w:del w:id="1728" w:author="rjones" w:date="2011-04-19T16:37:00Z">
        <w:r w:rsidDel="0052675B">
          <w:rPr>
            <w:rFonts w:ascii="Times New Roman" w:hAnsi="Times New Roman"/>
            <w:color w:val="191919"/>
            <w:spacing w:val="-2"/>
            <w:sz w:val="18"/>
            <w:szCs w:val="18"/>
          </w:rPr>
          <w:delText>ENG</w:delText>
        </w:r>
        <w:r w:rsidDel="0052675B">
          <w:rPr>
            <w:rFonts w:ascii="Times New Roman" w:hAnsi="Times New Roman"/>
            <w:color w:val="191919"/>
            <w:sz w:val="18"/>
            <w:szCs w:val="18"/>
          </w:rPr>
          <w:delText>L</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del>
      <w:del w:id="1729" w:author="rjones" w:date="2011-04-19T16:38:00Z">
        <w:r w:rsidDel="0052675B">
          <w:rPr>
            <w:rFonts w:ascii="Times New Roman" w:hAnsi="Times New Roman"/>
            <w:color w:val="191919"/>
            <w:spacing w:val="-2"/>
            <w:sz w:val="18"/>
            <w:szCs w:val="18"/>
          </w:rPr>
          <w:delText>Basi</w:delText>
        </w:r>
        <w:r w:rsidDel="0052675B">
          <w:rPr>
            <w:rFonts w:ascii="Times New Roman" w:hAnsi="Times New Roman"/>
            <w:color w:val="191919"/>
            <w:sz w:val="18"/>
            <w:szCs w:val="18"/>
          </w:rPr>
          <w:delText>c</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Englis</w:delText>
        </w:r>
        <w:r w:rsidDel="0052675B">
          <w:rPr>
            <w:rFonts w:ascii="Times New Roman" w:hAnsi="Times New Roman"/>
            <w:color w:val="191919"/>
            <w:sz w:val="18"/>
            <w:szCs w:val="18"/>
          </w:rPr>
          <w:delText>h</w:delText>
        </w:r>
        <w:r w:rsidDel="0052675B">
          <w:rPr>
            <w:rFonts w:ascii="Times New Roman" w:hAnsi="Times New Roman"/>
            <w:color w:val="191919"/>
            <w:sz w:val="18"/>
            <w:szCs w:val="18"/>
          </w:rPr>
          <w:tab/>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0A7810" w:rsidRDefault="000A7810" w:rsidP="00101A1D">
      <w:pPr>
        <w:widowControl w:val="0"/>
        <w:tabs>
          <w:tab w:val="left" w:pos="4680"/>
        </w:tabs>
        <w:autoSpaceDE w:val="0"/>
        <w:autoSpaceDN w:val="0"/>
        <w:adjustRightInd w:val="0"/>
        <w:spacing w:before="9" w:after="0"/>
        <w:ind w:left="810" w:right="357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0A7810" w:rsidRDefault="000A7810" w:rsidP="00101A1D">
      <w:pPr>
        <w:widowControl w:val="0"/>
        <w:autoSpaceDE w:val="0"/>
        <w:autoSpaceDN w:val="0"/>
        <w:adjustRightInd w:val="0"/>
        <w:spacing w:before="9" w:after="0"/>
        <w:ind w:left="810" w:right="5586" w:firstLine="0"/>
        <w:jc w:val="both"/>
        <w:rPr>
          <w:rFonts w:ascii="Times New Roman" w:hAnsi="Times New Roman"/>
          <w:color w:val="000000"/>
          <w:sz w:val="18"/>
          <w:szCs w:val="18"/>
        </w:rPr>
      </w:pPr>
      <w:del w:id="1730"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REA</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Developmenta</w:delText>
        </w:r>
        <w:r w:rsidDel="0052675B">
          <w:rPr>
            <w:rFonts w:ascii="Times New Roman" w:hAnsi="Times New Roman"/>
            <w:color w:val="191919"/>
            <w:sz w:val="18"/>
            <w:szCs w:val="18"/>
          </w:rPr>
          <w:delText>l</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Readin</w:delText>
        </w:r>
        <w:r w:rsidDel="0052675B">
          <w:rPr>
            <w:rFonts w:ascii="Times New Roman" w:hAnsi="Times New Roman"/>
            <w:color w:val="191919"/>
            <w:sz w:val="18"/>
            <w:szCs w:val="18"/>
          </w:rPr>
          <w:delText xml:space="preserve">g  </w:delText>
        </w:r>
        <w:r w:rsidDel="0052675B">
          <w:rPr>
            <w:rFonts w:ascii="Times New Roman" w:hAnsi="Times New Roman"/>
            <w:color w:val="191919"/>
            <w:spacing w:val="10"/>
            <w:sz w:val="18"/>
            <w:szCs w:val="18"/>
          </w:rPr>
          <w:delText xml:space="preserve"> </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0A7810" w:rsidRDefault="000A7810" w:rsidP="00B80FEA">
      <w:pPr>
        <w:widowControl w:val="0"/>
        <w:autoSpaceDE w:val="0"/>
        <w:autoSpaceDN w:val="0"/>
        <w:adjustRightInd w:val="0"/>
        <w:spacing w:before="7" w:after="0" w:line="200" w:lineRule="exact"/>
        <w:ind w:firstLine="0"/>
        <w:rPr>
          <w:rFonts w:ascii="Times New Roman" w:hAnsi="Times New Roman"/>
          <w:color w:val="000000"/>
          <w:sz w:val="20"/>
          <w:szCs w:val="20"/>
        </w:rPr>
      </w:pPr>
    </w:p>
    <w:p w:rsidR="000A7810" w:rsidRDefault="000A7810" w:rsidP="00B80FEA">
      <w:pPr>
        <w:pStyle w:val="Heading2"/>
        <w:spacing w:before="0" w:line="240" w:lineRule="auto"/>
        <w:rPr>
          <w:rFonts w:ascii="Times New Roman" w:hAnsi="Times New Roman"/>
          <w:color w:val="000000"/>
          <w:sz w:val="18"/>
          <w:szCs w:val="18"/>
        </w:rPr>
      </w:pPr>
      <w:bookmarkStart w:id="1731" w:name="_Toc295058705"/>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1731"/>
    </w:p>
    <w:p w:rsidR="000A7810" w:rsidRDefault="000A7810" w:rsidP="006D530B">
      <w:pPr>
        <w:widowControl w:val="0"/>
        <w:autoSpaceDE w:val="0"/>
        <w:autoSpaceDN w:val="0"/>
        <w:adjustRightInd w:val="0"/>
        <w:spacing w:before="30" w:after="0" w:line="249" w:lineRule="auto"/>
        <w:ind w:right="991" w:firstLine="0"/>
        <w:jc w:val="both"/>
        <w:rPr>
          <w:rFonts w:ascii="Century Gothic" w:hAnsi="Century Gothic" w:cs="Century Gothic"/>
          <w:color w:val="000000"/>
          <w:sz w:val="36"/>
          <w:szCs w:val="36"/>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 xml:space="preserve">r </w:t>
      </w:r>
      <w:ins w:id="1732" w:author="rjones" w:date="2011-04-19T16:39:00Z">
        <w:r>
          <w:rPr>
            <w:rFonts w:ascii="Times New Roman" w:hAnsi="Times New Roman"/>
            <w:color w:val="191919"/>
            <w:sz w:val="18"/>
            <w:szCs w:val="18"/>
          </w:rPr>
          <w:t>two semesters in English, two semesters in reading or three semesters in math</w:t>
        </w:r>
      </w:ins>
      <w:del w:id="1733" w:author="rjones" w:date="2011-04-19T16:40:00Z">
        <w:r w:rsidDel="0052675B">
          <w:rPr>
            <w:rFonts w:ascii="Times New Roman" w:hAnsi="Times New Roman"/>
            <w:color w:val="191919"/>
            <w:spacing w:val="-2"/>
            <w:sz w:val="18"/>
            <w:szCs w:val="18"/>
          </w:rPr>
          <w:delText>twelv</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semeste</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hour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o</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w:delText>
        </w:r>
        <w:r w:rsidDel="0052675B">
          <w:rPr>
            <w:rFonts w:ascii="Times New Roman" w:hAnsi="Times New Roman"/>
            <w:color w:val="191919"/>
            <w:spacing w:val="-3"/>
            <w:sz w:val="18"/>
            <w:szCs w:val="18"/>
          </w:rPr>
          <w:delText>t</w:delText>
        </w:r>
        <w:r w:rsidDel="0052675B">
          <w:rPr>
            <w:rFonts w:ascii="Times New Roman" w:hAnsi="Times New Roman"/>
            <w:color w:val="191919"/>
            <w:spacing w:val="-2"/>
            <w:sz w:val="18"/>
            <w:szCs w:val="18"/>
          </w:rPr>
          <w:delText>er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whichever occur</w:delText>
        </w:r>
        <w:r w:rsidDel="0052675B">
          <w:rPr>
            <w:rFonts w:ascii="Times New Roman" w:hAnsi="Times New Roman"/>
            <w:color w:val="191919"/>
            <w:sz w:val="18"/>
            <w:szCs w:val="18"/>
          </w:rPr>
          <w:delText>s</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first</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ins w:id="1734" w:author="rjones" w:date="2011-04-19T16:41:00Z">
        <w:r>
          <w:rPr>
            <w:rFonts w:ascii="Times New Roman" w:hAnsi="Times New Roman"/>
            <w:color w:val="191919"/>
            <w:spacing w:val="-2"/>
            <w:sz w:val="18"/>
            <w:szCs w:val="18"/>
          </w:rPr>
          <w:t xml:space="preserve"> within one</w:t>
        </w:r>
      </w:ins>
      <w:del w:id="1735" w:author="rjones" w:date="2011-04-19T16:41:00Z">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withi</w:delText>
        </w:r>
        <w:r w:rsidDel="0052675B">
          <w:rPr>
            <w:rFonts w:ascii="Times New Roman" w:hAnsi="Times New Roman"/>
            <w:color w:val="191919"/>
            <w:sz w:val="18"/>
            <w:szCs w:val="18"/>
          </w:rPr>
          <w:delText>n</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del w:id="1736" w:author="rjones" w:date="2011-04-19T16:42:00Z">
        <w:r w:rsidDel="0052675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w:t>
      </w:r>
      <w:ins w:id="1737" w:author="rjones" w:date="2011-04-19T16:42:00Z">
        <w:r>
          <w:rPr>
            <w:rFonts w:ascii="Times New Roman" w:hAnsi="Times New Roman"/>
            <w:color w:val="191919"/>
            <w:spacing w:val="-2"/>
            <w:sz w:val="18"/>
            <w:szCs w:val="18"/>
          </w:rPr>
          <w:t xml:space="preserve"> There are no appeals allowed for Learning Support suspensions.</w:t>
        </w:r>
      </w:ins>
    </w:p>
    <w:p w:rsidR="000A7810" w:rsidRDefault="000A7810" w:rsidP="000D42BE">
      <w:pPr>
        <w:spacing w:after="0"/>
        <w:ind w:left="900"/>
        <w:rPr>
          <w:rFonts w:ascii="Century Gothic" w:hAnsi="Century Gothic" w:cs="Century Gothic"/>
          <w:color w:val="000000"/>
          <w:sz w:val="36"/>
          <w:szCs w:val="36"/>
        </w:rPr>
        <w:sectPr w:rsidR="000A7810" w:rsidSect="0050315D">
          <w:pgSz w:w="12240" w:h="15840"/>
          <w:pgMar w:top="420" w:right="420" w:bottom="280" w:left="600" w:header="720" w:footer="288" w:gutter="0"/>
          <w:cols w:space="720"/>
          <w:docGrid w:linePitch="299"/>
        </w:sectPr>
      </w:pPr>
    </w:p>
    <w:p w:rsidR="000A7810" w:rsidRPr="00101A1D" w:rsidRDefault="00623C29" w:rsidP="00101A1D">
      <w:pPr>
        <w:widowControl w:val="0"/>
        <w:autoSpaceDE w:val="0"/>
        <w:autoSpaceDN w:val="0"/>
        <w:adjustRightInd w:val="0"/>
        <w:spacing w:after="0" w:line="195" w:lineRule="exact"/>
        <w:ind w:left="630" w:hanging="101"/>
        <w:rPr>
          <w:rFonts w:ascii="Times New Roman" w:hAnsi="Times New Roman" w:cs="Times New Roman"/>
          <w:color w:val="000000"/>
        </w:rPr>
      </w:pPr>
      <w:r w:rsidRPr="00623C29">
        <w:rPr>
          <w:rFonts w:ascii="Times New Roman" w:hAnsi="Times New Roman" w:cs="Times New Roman"/>
          <w:noProof/>
        </w:rPr>
        <w:lastRenderedPageBreak/>
        <w:pict>
          <v:group id="_x0000_s16352" style="position:absolute;left:0;text-align:left;margin-left:-57.7pt;margin-top:-20.75pt;width:191pt;height:795.35pt;z-index:-251354112" coordorigin="-745,-62" coordsize="3820,15907">
            <v:group id="_x0000_s16353" style="position:absolute;left:-745;top:-62;width:3820;height:15907" coordorigin="-717,-62" coordsize="3820,15907">
              <v:rect id="Rectangle 2702" o:spid="_x0000_s16354" style="position:absolute;left:3;top:4243;width:1080;height:116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a5a5a5 [2092]" stroked="f">
                <v:fill opacity=".5"/>
                <v:path arrowok="t"/>
              </v:rect>
              <v:rect id="_x0000_s16355" style="position:absolute;left:383;top:1485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rect id="_x0000_s16356" style="position:absolute;left:3;top:-62;width:1080;height:2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474747" stroked="f">
                <v:path arrowok="t"/>
              </v:rect>
              <v:rect id="Rectangle 2703" o:spid="_x0000_s16357" style="position:absolute;left:3;top:2438;width:1080;height:18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358" style="position:absolute;left:763;top:333;width:2320;height: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359" style="position:absolute;left:743;top:313;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360" style="position:absolute;left:3;top:243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361" style="position:absolute;left:3;top:4243;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362" style="position:absolute;left:-717;top:6072;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36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36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365" style="position:absolute;left:-693;top:7881;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36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36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368" style="position:absolute;left:-684;top:9690;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36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37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371" style="position:absolute;left:-702;top:11499;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37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37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374" style="position:absolute;left:-693;top:13308;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37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37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377" style="position:absolute;left:1042;top:15116;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378" style="position:absolute;left:3;top:15116;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group>
            <v:shape id="Text Box 2699" o:spid="_x0000_s16379" type="#_x0000_t202" style="position:absolute;left:380;top:13537;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698" o:spid="_x0000_s16380" type="#_x0000_t202" style="position:absolute;left:380;top:8243;width:720;height:11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A331E4" w:rsidRDefault="00A331E4" w:rsidP="006D530B">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A331E4" w:rsidRDefault="00A331E4" w:rsidP="006D530B">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697" o:spid="_x0000_s16381" type="#_x0000_t202" style="position:absolute;left:400;top:11806;width:480;height:1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right="229" w:firstLine="0"/>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A331E4" w:rsidRDefault="00A331E4" w:rsidP="006D530B">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696" o:spid="_x0000_s16382" type="#_x0000_t202" style="position:absolute;left:400;top:10116;width:480;height:9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A331E4" w:rsidRDefault="00A331E4" w:rsidP="006D530B">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695" o:spid="_x0000_s16383" type="#_x0000_t202" style="position:absolute;left:420;top:6480;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694" o:spid="_x0000_s17408" type="#_x0000_t202" style="position:absolute;left:420;top:4760;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wctgIAALo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693" o:spid="_x0000_s17409" type="#_x0000_t202" style="position:absolute;left:400;top:2475;width:570;height:17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" o:allowincell="f" filled="f" stroked="f">
              <v:textbox style="layout-flow:vertical;mso-layout-flow-alt:bottom-to-top" inset="0,0,0,0">
                <w:txbxContent>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shape id="Text Box 2692" o:spid="_x0000_s17410" type="#_x0000_t202" style="position:absolute;left:403;top:591;width:477;height:16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 inset="0,0,0,0">
                <w:txbxContent>
                  <w:p w:rsidR="00A331E4" w:rsidRDefault="00A331E4" w:rsidP="006D530B">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 xml:space="preserve">Albany State </w:t>
                    </w:r>
                  </w:p>
                  <w:p w:rsidR="00A331E4" w:rsidRPr="008A161B" w:rsidRDefault="00A331E4" w:rsidP="006D530B">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proofErr w:type="spellStart"/>
                    <w:r>
                      <w:rPr>
                        <w:rFonts w:ascii="Century Gothic" w:hAnsi="Century Gothic" w:cs="Century Gothic"/>
                        <w:b/>
                        <w:bCs/>
                        <w:color w:val="FFFFFF" w:themeColor="background1"/>
                        <w:sz w:val="20"/>
                        <w:szCs w:val="20"/>
                      </w:rPr>
                      <w:t>Univeristy</w:t>
                    </w:r>
                    <w:proofErr w:type="spellEnd"/>
                  </w:p>
                </w:txbxContent>
              </v:textbox>
            </v:shape>
          </v:group>
        </w:pict>
      </w:r>
      <w:r w:rsidRPr="00623C29">
        <w:rPr>
          <w:rFonts w:ascii="Times New Roman" w:hAnsi="Times New Roman" w:cs="Times New Roman"/>
          <w:lang w:eastAsia="en-US"/>
        </w:rPr>
        <w:pict>
          <v:shape id="Text Box 2118" o:spid="_x0000_s3072" type="#_x0000_t202" style="position:absolute;left:0;text-align:left;margin-left:21pt;margin-top:49.1pt;width:12pt;height:63.8pt;z-index:-2515138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" o:allowincell="f" filled="f" stroked="f">
            <v:textbox style="layout-flow:vertical;mso-layout-flow-alt:bottom-to-top;mso-next-textbox:#Text Box 2118" inset="0,0,0,0">
              <w:txbxContent>
                <w:p w:rsidR="00A331E4" w:rsidRDefault="00A331E4" w:rsidP="00A82F11">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0A7810" w:rsidRPr="00101A1D">
        <w:rPr>
          <w:rFonts w:ascii="Times New Roman" w:hAnsi="Times New Roman" w:cs="Times New Roman"/>
          <w:b/>
          <w:bCs/>
          <w:color w:val="191919"/>
        </w:rPr>
        <w:t>Weekend University</w:t>
      </w:r>
    </w:p>
    <w:p w:rsidR="000A7810" w:rsidRDefault="000A7810" w:rsidP="000D42BE">
      <w:pPr>
        <w:widowControl w:val="0"/>
        <w:autoSpaceDE w:val="0"/>
        <w:autoSpaceDN w:val="0"/>
        <w:adjustRightInd w:val="0"/>
        <w:spacing w:before="4" w:after="0" w:line="110" w:lineRule="exact"/>
        <w:ind w:left="900"/>
        <w:rPr>
          <w:rFonts w:ascii="Century Gothic" w:hAnsi="Century Gothic" w:cs="Century Gothic"/>
          <w:color w:val="000000"/>
          <w:sz w:val="11"/>
          <w:szCs w:val="11"/>
        </w:rPr>
      </w:pPr>
    </w:p>
    <w:p w:rsidR="000A7810" w:rsidRDefault="000A7810" w:rsidP="000D42BE">
      <w:pPr>
        <w:widowControl w:val="0"/>
        <w:autoSpaceDE w:val="0"/>
        <w:autoSpaceDN w:val="0"/>
        <w:adjustRightInd w:val="0"/>
        <w:spacing w:after="0" w:line="200" w:lineRule="exact"/>
        <w:ind w:left="900"/>
        <w:rPr>
          <w:rFonts w:ascii="Century Gothic" w:hAnsi="Century Gothic" w:cs="Century Gothic"/>
          <w:color w:val="000000"/>
          <w:sz w:val="20"/>
          <w:szCs w:val="20"/>
        </w:rPr>
      </w:pPr>
    </w:p>
    <w:p w:rsidR="000A7810" w:rsidRDefault="000A7810" w:rsidP="000D42BE">
      <w:pPr>
        <w:widowControl w:val="0"/>
        <w:autoSpaceDE w:val="0"/>
        <w:autoSpaceDN w:val="0"/>
        <w:adjustRightInd w:val="0"/>
        <w:spacing w:before="30" w:after="0" w:line="249" w:lineRule="auto"/>
        <w:ind w:left="900" w:right="91"/>
        <w:jc w:val="both"/>
        <w:rPr>
          <w:rFonts w:ascii="Times New Roman" w:hAnsi="Times New Roman"/>
          <w:color w:val="000000"/>
          <w:sz w:val="18"/>
          <w:szCs w:val="18"/>
        </w:rPr>
      </w:pPr>
      <w:del w:id="1738" w:author="rjones" w:date="2011-04-19T16:43:00Z">
        <w:r w:rsidDel="0052675B">
          <w:rPr>
            <w:rFonts w:ascii="Times New Roman" w:hAnsi="Times New Roman"/>
            <w:color w:val="191919"/>
            <w:spacing w:val="-2"/>
            <w:sz w:val="18"/>
            <w:szCs w:val="18"/>
          </w:rPr>
          <w:delText>Prio</w:delText>
        </w:r>
        <w:r w:rsidDel="0052675B">
          <w:rPr>
            <w:rFonts w:ascii="Times New Roman" w:hAnsi="Times New Roman"/>
            <w:color w:val="191919"/>
            <w:sz w:val="18"/>
            <w:szCs w:val="18"/>
          </w:rPr>
          <w:delText>r</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t</w:delText>
        </w:r>
        <w:r w:rsidDel="0052675B">
          <w:rPr>
            <w:rFonts w:ascii="Times New Roman" w:hAnsi="Times New Roman"/>
            <w:color w:val="191919"/>
            <w:sz w:val="18"/>
            <w:szCs w:val="18"/>
          </w:rPr>
          <w:delText>o</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suspension</w:delText>
        </w:r>
        <w:r w:rsidDel="0052675B">
          <w:rPr>
            <w:rFonts w:ascii="Times New Roman" w:hAnsi="Times New Roman"/>
            <w:color w:val="191919"/>
            <w:sz w:val="18"/>
            <w:szCs w:val="18"/>
          </w:rPr>
          <w:delText>,</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z w:val="18"/>
            <w:szCs w:val="18"/>
          </w:rPr>
          <w:delText>a</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studen</w:delText>
        </w:r>
        <w:r w:rsidDel="0052675B">
          <w:rPr>
            <w:rFonts w:ascii="Times New Roman" w:hAnsi="Times New Roman"/>
            <w:color w:val="191919"/>
            <w:sz w:val="18"/>
            <w:szCs w:val="18"/>
          </w:rPr>
          <w:delText>t</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ma</w:delText>
        </w:r>
        <w:r w:rsidDel="0052675B">
          <w:rPr>
            <w:rFonts w:ascii="Times New Roman" w:hAnsi="Times New Roman"/>
            <w:color w:val="191919"/>
            <w:sz w:val="18"/>
            <w:szCs w:val="18"/>
          </w:rPr>
          <w:delText>y</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appea</w:delText>
        </w:r>
        <w:r w:rsidDel="0052675B">
          <w:rPr>
            <w:rFonts w:ascii="Times New Roman" w:hAnsi="Times New Roman"/>
            <w:color w:val="191919"/>
            <w:sz w:val="18"/>
            <w:szCs w:val="18"/>
          </w:rPr>
          <w:delText>l</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n</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writin</w:delText>
        </w:r>
        <w:r w:rsidDel="0052675B">
          <w:rPr>
            <w:rFonts w:ascii="Times New Roman" w:hAnsi="Times New Roman"/>
            <w:color w:val="191919"/>
            <w:sz w:val="18"/>
            <w:szCs w:val="18"/>
          </w:rPr>
          <w:delText>g</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t</w:delText>
        </w:r>
        <w:r w:rsidDel="0052675B">
          <w:rPr>
            <w:rFonts w:ascii="Times New Roman" w:hAnsi="Times New Roman"/>
            <w:color w:val="191919"/>
            <w:sz w:val="18"/>
            <w:szCs w:val="18"/>
          </w:rPr>
          <w:delText>o</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Directo</w:delText>
        </w:r>
        <w:r w:rsidDel="0052675B">
          <w:rPr>
            <w:rFonts w:ascii="Times New Roman" w:hAnsi="Times New Roman"/>
            <w:color w:val="191919"/>
            <w:sz w:val="18"/>
            <w:szCs w:val="18"/>
          </w:rPr>
          <w:delText>r</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o</w:delText>
        </w:r>
        <w:r w:rsidDel="0052675B">
          <w:rPr>
            <w:rFonts w:ascii="Times New Roman" w:hAnsi="Times New Roman"/>
            <w:color w:val="191919"/>
            <w:sz w:val="18"/>
            <w:szCs w:val="18"/>
          </w:rPr>
          <w:delText>f</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Cente</w:delText>
        </w:r>
        <w:r w:rsidDel="0052675B">
          <w:rPr>
            <w:rFonts w:ascii="Times New Roman" w:hAnsi="Times New Roman"/>
            <w:color w:val="191919"/>
            <w:sz w:val="18"/>
            <w:szCs w:val="18"/>
          </w:rPr>
          <w:delText>r</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fo</w:delText>
        </w:r>
        <w:r w:rsidDel="0052675B">
          <w:rPr>
            <w:rFonts w:ascii="Times New Roman" w:hAnsi="Times New Roman"/>
            <w:color w:val="191919"/>
            <w:sz w:val="18"/>
            <w:szCs w:val="18"/>
          </w:rPr>
          <w:delText>r</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Excellenc</w:delText>
        </w:r>
        <w:r w:rsidDel="0052675B">
          <w:rPr>
            <w:rFonts w:ascii="Times New Roman" w:hAnsi="Times New Roman"/>
            <w:color w:val="191919"/>
            <w:sz w:val="18"/>
            <w:szCs w:val="18"/>
          </w:rPr>
          <w:delText>e</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n</w:delText>
        </w:r>
        <w:r w:rsidDel="0052675B">
          <w:rPr>
            <w:rFonts w:ascii="Times New Roman" w:hAnsi="Times New Roman"/>
            <w:color w:val="191919"/>
            <w:spacing w:val="-6"/>
            <w:sz w:val="18"/>
            <w:szCs w:val="18"/>
          </w:rPr>
          <w:delText xml:space="preserve"> </w:delText>
        </w:r>
        <w:r w:rsidDel="0052675B">
          <w:rPr>
            <w:rFonts w:ascii="Times New Roman" w:hAnsi="Times New Roman"/>
            <w:color w:val="191919"/>
            <w:spacing w:val="-14"/>
            <w:sz w:val="18"/>
            <w:szCs w:val="18"/>
          </w:rPr>
          <w:delText>T</w:delText>
        </w:r>
        <w:r w:rsidDel="0052675B">
          <w:rPr>
            <w:rFonts w:ascii="Times New Roman" w:hAnsi="Times New Roman"/>
            <w:color w:val="191919"/>
            <w:spacing w:val="-2"/>
            <w:sz w:val="18"/>
            <w:szCs w:val="18"/>
          </w:rPr>
          <w:delText>eachin</w:delText>
        </w:r>
        <w:r w:rsidDel="0052675B">
          <w:rPr>
            <w:rFonts w:ascii="Times New Roman" w:hAnsi="Times New Roman"/>
            <w:color w:val="191919"/>
            <w:sz w:val="18"/>
            <w:szCs w:val="18"/>
          </w:rPr>
          <w:delText>g</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Learnin</w:delText>
        </w:r>
        <w:r w:rsidDel="0052675B">
          <w:rPr>
            <w:rFonts w:ascii="Times New Roman" w:hAnsi="Times New Roman"/>
            <w:color w:val="191919"/>
            <w:sz w:val="18"/>
            <w:szCs w:val="18"/>
          </w:rPr>
          <w:delText>g</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an</w:delText>
        </w:r>
        <w:r w:rsidDel="0052675B">
          <w:rPr>
            <w:rFonts w:ascii="Times New Roman" w:hAnsi="Times New Roman"/>
            <w:color w:val="191919"/>
            <w:sz w:val="18"/>
            <w:szCs w:val="18"/>
          </w:rPr>
          <w:delText>d</w:delText>
        </w:r>
        <w:r w:rsidDel="0052675B">
          <w:rPr>
            <w:rFonts w:ascii="Times New Roman" w:hAnsi="Times New Roman"/>
            <w:color w:val="191919"/>
            <w:spacing w:val="-13"/>
            <w:sz w:val="18"/>
            <w:szCs w:val="18"/>
          </w:rPr>
          <w:delText xml:space="preserve"> </w:delText>
        </w:r>
        <w:r w:rsidDel="0052675B">
          <w:rPr>
            <w:rFonts w:ascii="Times New Roman" w:hAnsi="Times New Roman"/>
            <w:color w:val="191919"/>
            <w:spacing w:val="-2"/>
            <w:sz w:val="18"/>
            <w:szCs w:val="18"/>
          </w:rPr>
          <w:delText>Adv</w:delText>
        </w:r>
        <w:r w:rsidDel="0052675B">
          <w:rPr>
            <w:rFonts w:ascii="Times New Roman" w:hAnsi="Times New Roman"/>
            <w:color w:val="191919"/>
            <w:spacing w:val="-3"/>
            <w:sz w:val="18"/>
            <w:szCs w:val="18"/>
          </w:rPr>
          <w:delText>i</w:delText>
        </w:r>
        <w:r w:rsidDel="0052675B">
          <w:rPr>
            <w:rFonts w:ascii="Times New Roman" w:hAnsi="Times New Roman"/>
            <w:color w:val="191919"/>
            <w:spacing w:val="-2"/>
            <w:sz w:val="18"/>
            <w:szCs w:val="18"/>
          </w:rPr>
          <w:delText>sin</w:delText>
        </w:r>
        <w:r w:rsidDel="0052675B">
          <w:rPr>
            <w:rFonts w:ascii="Times New Roman" w:hAnsi="Times New Roman"/>
            <w:color w:val="191919"/>
            <w:sz w:val="18"/>
            <w:szCs w:val="18"/>
          </w:rPr>
          <w:delText>g</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fo</w:delText>
        </w:r>
        <w:r w:rsidDel="0052675B">
          <w:rPr>
            <w:rFonts w:ascii="Times New Roman" w:hAnsi="Times New Roman"/>
            <w:color w:val="191919"/>
            <w:sz w:val="18"/>
            <w:szCs w:val="18"/>
          </w:rPr>
          <w:delText>r</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on</w:delText>
        </w:r>
        <w:r w:rsidDel="0052675B">
          <w:rPr>
            <w:rFonts w:ascii="Times New Roman" w:hAnsi="Times New Roman"/>
            <w:color w:val="191919"/>
            <w:sz w:val="18"/>
            <w:szCs w:val="18"/>
          </w:rPr>
          <w:delText>e</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ad- ditiona</w:delText>
        </w:r>
        <w:r w:rsidDel="0052675B">
          <w:rPr>
            <w:rFonts w:ascii="Times New Roman" w:hAnsi="Times New Roman"/>
            <w:color w:val="191919"/>
            <w:sz w:val="18"/>
            <w:szCs w:val="18"/>
          </w:rPr>
          <w:delText>l</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course</w:delText>
        </w:r>
        <w:r w:rsidDel="0052675B">
          <w:rPr>
            <w:rFonts w:ascii="Times New Roman" w:hAnsi="Times New Roman"/>
            <w:color w:val="191919"/>
            <w:sz w:val="18"/>
            <w:szCs w:val="18"/>
          </w:rPr>
          <w:delText>.</w:delText>
        </w:r>
        <w:r w:rsidDel="0052675B">
          <w:rPr>
            <w:rFonts w:ascii="Times New Roman" w:hAnsi="Times New Roman"/>
            <w:color w:val="191919"/>
            <w:spacing w:val="-14"/>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studen</w:delText>
        </w:r>
        <w:r w:rsidDel="0052675B">
          <w:rPr>
            <w:rFonts w:ascii="Times New Roman" w:hAnsi="Times New Roman"/>
            <w:color w:val="191919"/>
            <w:sz w:val="18"/>
            <w:szCs w:val="18"/>
          </w:rPr>
          <w:delText>t</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mus</w:delText>
        </w:r>
        <w:r w:rsidDel="0052675B">
          <w:rPr>
            <w:rFonts w:ascii="Times New Roman" w:hAnsi="Times New Roman"/>
            <w:color w:val="191919"/>
            <w:sz w:val="18"/>
            <w:szCs w:val="18"/>
          </w:rPr>
          <w:delText>t</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b</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individuall</w:delText>
        </w:r>
        <w:r w:rsidDel="0052675B">
          <w:rPr>
            <w:rFonts w:ascii="Times New Roman" w:hAnsi="Times New Roman"/>
            <w:color w:val="191919"/>
            <w:sz w:val="18"/>
            <w:szCs w:val="18"/>
          </w:rPr>
          <w:delText>y</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evaluate</w:delText>
        </w:r>
        <w:r w:rsidDel="0052675B">
          <w:rPr>
            <w:rFonts w:ascii="Times New Roman" w:hAnsi="Times New Roman"/>
            <w:color w:val="191919"/>
            <w:sz w:val="18"/>
            <w:szCs w:val="18"/>
          </w:rPr>
          <w:delText>d</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an</w:delText>
        </w:r>
        <w:r w:rsidDel="0052675B">
          <w:rPr>
            <w:rFonts w:ascii="Times New Roman" w:hAnsi="Times New Roman"/>
            <w:color w:val="191919"/>
            <w:sz w:val="18"/>
            <w:szCs w:val="18"/>
          </w:rPr>
          <w:delText>d</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determine</w:delText>
        </w:r>
        <w:r w:rsidDel="0052675B">
          <w:rPr>
            <w:rFonts w:ascii="Times New Roman" w:hAnsi="Times New Roman"/>
            <w:color w:val="191919"/>
            <w:sz w:val="18"/>
            <w:szCs w:val="18"/>
          </w:rPr>
          <w:delText>d</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t</w:delText>
        </w:r>
        <w:r w:rsidDel="0052675B">
          <w:rPr>
            <w:rFonts w:ascii="Times New Roman" w:hAnsi="Times New Roman"/>
            <w:color w:val="191919"/>
            <w:sz w:val="18"/>
            <w:szCs w:val="18"/>
          </w:rPr>
          <w:delText>o</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hav</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z w:val="18"/>
            <w:szCs w:val="18"/>
          </w:rPr>
          <w:delText>a</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reasonabl</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chanc</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o</w:delText>
        </w:r>
        <w:r w:rsidDel="0052675B">
          <w:rPr>
            <w:rFonts w:ascii="Times New Roman" w:hAnsi="Times New Roman"/>
            <w:color w:val="191919"/>
            <w:sz w:val="18"/>
            <w:szCs w:val="18"/>
          </w:rPr>
          <w:delText>f</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success</w:delText>
        </w:r>
        <w:r w:rsidDel="0052675B">
          <w:rPr>
            <w:rFonts w:ascii="Times New Roman" w:hAnsi="Times New Roman"/>
            <w:color w:val="191919"/>
            <w:sz w:val="18"/>
            <w:szCs w:val="18"/>
          </w:rPr>
          <w:delText>,</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mus</w:delText>
        </w:r>
        <w:r w:rsidDel="0052675B">
          <w:rPr>
            <w:rFonts w:ascii="Times New Roman" w:hAnsi="Times New Roman"/>
            <w:color w:val="191919"/>
            <w:sz w:val="18"/>
            <w:szCs w:val="18"/>
          </w:rPr>
          <w:delText>t</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b</w:delText>
        </w:r>
        <w:r w:rsidDel="0052675B">
          <w:rPr>
            <w:rFonts w:ascii="Times New Roman" w:hAnsi="Times New Roman"/>
            <w:color w:val="191919"/>
            <w:sz w:val="18"/>
            <w:szCs w:val="18"/>
          </w:rPr>
          <w:delText>e</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n</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3"/>
            <w:sz w:val="18"/>
            <w:szCs w:val="18"/>
          </w:rPr>
          <w:delText>a</w:delText>
        </w:r>
        <w:r w:rsidDel="0052675B">
          <w:rPr>
            <w:rFonts w:ascii="Times New Roman" w:hAnsi="Times New Roman"/>
            <w:color w:val="191919"/>
            <w:sz w:val="18"/>
            <w:szCs w:val="18"/>
          </w:rPr>
          <w:delText>n</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exi</w:delText>
        </w:r>
        <w:r w:rsidDel="0052675B">
          <w:rPr>
            <w:rFonts w:ascii="Times New Roman" w:hAnsi="Times New Roman"/>
            <w:color w:val="191919"/>
            <w:sz w:val="18"/>
            <w:szCs w:val="18"/>
          </w:rPr>
          <w:delText>t</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leve</w:delText>
        </w:r>
        <w:r w:rsidDel="0052675B">
          <w:rPr>
            <w:rFonts w:ascii="Times New Roman" w:hAnsi="Times New Roman"/>
            <w:color w:val="191919"/>
            <w:sz w:val="18"/>
            <w:szCs w:val="18"/>
          </w:rPr>
          <w:delText>l</w:delText>
        </w:r>
        <w:r w:rsidDel="0052675B">
          <w:rPr>
            <w:rFonts w:ascii="Times New Roman" w:hAnsi="Times New Roman"/>
            <w:color w:val="191919"/>
            <w:spacing w:val="-11"/>
            <w:sz w:val="18"/>
            <w:szCs w:val="18"/>
          </w:rPr>
          <w:delText xml:space="preserve"> </w:delText>
        </w:r>
        <w:r w:rsidDel="0052675B">
          <w:rPr>
            <w:rFonts w:ascii="Times New Roman" w:hAnsi="Times New Roman"/>
            <w:color w:val="191919"/>
            <w:spacing w:val="-2"/>
            <w:sz w:val="18"/>
            <w:szCs w:val="18"/>
          </w:rPr>
          <w:delText>course an</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mus</w:delText>
        </w:r>
        <w:r w:rsidDel="0052675B">
          <w:rPr>
            <w:rFonts w:ascii="Times New Roman" w:hAnsi="Times New Roman"/>
            <w:color w:val="191919"/>
            <w:sz w:val="18"/>
            <w:szCs w:val="18"/>
          </w:rPr>
          <w:delText>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hav</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reache</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limi</w:delText>
        </w:r>
        <w:r w:rsidDel="0052675B">
          <w:rPr>
            <w:rFonts w:ascii="Times New Roman" w:hAnsi="Times New Roman"/>
            <w:color w:val="191919"/>
            <w:sz w:val="18"/>
            <w:szCs w:val="18"/>
          </w:rPr>
          <w:delText>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n</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onl</w:delText>
        </w:r>
        <w:r w:rsidDel="0052675B">
          <w:rPr>
            <w:rFonts w:ascii="Times New Roman" w:hAnsi="Times New Roman"/>
            <w:color w:val="191919"/>
            <w:sz w:val="18"/>
            <w:szCs w:val="18"/>
          </w:rPr>
          <w:delText>y</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on</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Learnin</w:delText>
        </w:r>
        <w:r w:rsidDel="0052675B">
          <w:rPr>
            <w:rFonts w:ascii="Times New Roman" w:hAnsi="Times New Roman"/>
            <w:color w:val="191919"/>
            <w:sz w:val="18"/>
            <w:szCs w:val="18"/>
          </w:rPr>
          <w:delText>g</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Suppor</w:delText>
        </w:r>
        <w:r w:rsidDel="0052675B">
          <w:rPr>
            <w:rFonts w:ascii="Times New Roman" w:hAnsi="Times New Roman"/>
            <w:color w:val="191919"/>
            <w:sz w:val="18"/>
            <w:szCs w:val="18"/>
          </w:rPr>
          <w:delText>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area</w:delText>
        </w:r>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f</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grante</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additiona</w:delText>
        </w:r>
        <w:r w:rsidDel="0052675B">
          <w:rPr>
            <w:rFonts w:ascii="Times New Roman" w:hAnsi="Times New Roman"/>
            <w:color w:val="191919"/>
            <w:sz w:val="18"/>
            <w:szCs w:val="18"/>
          </w:rPr>
          <w:delText>l</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course</w:delText>
        </w:r>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studen</w:delText>
        </w:r>
        <w:r w:rsidDel="0052675B">
          <w:rPr>
            <w:rFonts w:ascii="Times New Roman" w:hAnsi="Times New Roman"/>
            <w:color w:val="191919"/>
            <w:sz w:val="18"/>
            <w:szCs w:val="18"/>
          </w:rPr>
          <w:delText>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ma</w:delText>
        </w:r>
        <w:r w:rsidDel="0052675B">
          <w:rPr>
            <w:rFonts w:ascii="Times New Roman" w:hAnsi="Times New Roman"/>
            <w:color w:val="191919"/>
            <w:sz w:val="18"/>
            <w:szCs w:val="18"/>
          </w:rPr>
          <w:delText>y</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enrol</w:delText>
        </w:r>
        <w:r w:rsidDel="0052675B">
          <w:rPr>
            <w:rFonts w:ascii="Times New Roman" w:hAnsi="Times New Roman"/>
            <w:color w:val="191919"/>
            <w:sz w:val="18"/>
            <w:szCs w:val="18"/>
          </w:rPr>
          <w:delText>l</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i</w:delText>
        </w:r>
        <w:r w:rsidDel="0052675B">
          <w:rPr>
            <w:rFonts w:ascii="Times New Roman" w:hAnsi="Times New Roman"/>
            <w:color w:val="191919"/>
            <w:sz w:val="18"/>
            <w:szCs w:val="18"/>
          </w:rPr>
          <w:delText>n</w:delText>
        </w:r>
        <w:r w:rsidDel="0052675B">
          <w:rPr>
            <w:rFonts w:ascii="Times New Roman" w:hAnsi="Times New Roman"/>
            <w:color w:val="191919"/>
            <w:spacing w:val="-5"/>
            <w:sz w:val="18"/>
            <w:szCs w:val="18"/>
          </w:rPr>
          <w:delText xml:space="preserve"> </w:delText>
        </w:r>
        <w:r w:rsidDel="0052675B">
          <w:rPr>
            <w:rFonts w:ascii="Times New Roman" w:hAnsi="Times New Roman"/>
            <w:color w:val="191919"/>
            <w:spacing w:val="-2"/>
            <w:sz w:val="18"/>
            <w:szCs w:val="18"/>
          </w:rPr>
          <w:delText>onl</w:delText>
        </w:r>
        <w:r w:rsidDel="0052675B">
          <w:rPr>
            <w:rFonts w:ascii="Times New Roman" w:hAnsi="Times New Roman"/>
            <w:color w:val="191919"/>
            <w:sz w:val="18"/>
            <w:szCs w:val="18"/>
          </w:rPr>
          <w:delText>y</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w:delText>
        </w:r>
        <w:r w:rsidDel="0052675B">
          <w:rPr>
            <w:rFonts w:ascii="Times New Roman" w:hAnsi="Times New Roman"/>
            <w:color w:val="191919"/>
            <w:sz w:val="18"/>
            <w:szCs w:val="18"/>
          </w:rPr>
          <w:delText>e</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Learning Suppor</w:delText>
        </w:r>
        <w:r w:rsidDel="0052675B">
          <w:rPr>
            <w:rFonts w:ascii="Times New Roman" w:hAnsi="Times New Roman"/>
            <w:color w:val="191919"/>
            <w:sz w:val="18"/>
            <w:szCs w:val="18"/>
          </w:rPr>
          <w:delText>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course.</w:delText>
        </w:r>
      </w:del>
    </w:p>
    <w:p w:rsidR="000A7810" w:rsidRPr="00D07B15" w:rsidRDefault="00D07B15" w:rsidP="000D42BE">
      <w:pPr>
        <w:pStyle w:val="Heading2"/>
        <w:spacing w:before="0" w:line="240" w:lineRule="auto"/>
        <w:ind w:left="900"/>
        <w:rPr>
          <w:rFonts w:ascii="Times New Roman" w:hAnsi="Times New Roman"/>
          <w:color w:val="000000"/>
          <w:sz w:val="24"/>
          <w:szCs w:val="24"/>
        </w:rPr>
      </w:pPr>
      <w:bookmarkStart w:id="1739" w:name="_Toc295058706"/>
      <w:r w:rsidRPr="00D07B15">
        <w:rPr>
          <w:rFonts w:ascii="Times New Roman" w:hAnsi="Times New Roman"/>
          <w:color w:val="191919"/>
          <w:spacing w:val="-2"/>
          <w:sz w:val="24"/>
          <w:szCs w:val="24"/>
        </w:rPr>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1739"/>
    </w:p>
    <w:p w:rsidR="000A7810" w:rsidRDefault="000A7810" w:rsidP="000D42BE">
      <w:pPr>
        <w:widowControl w:val="0"/>
        <w:autoSpaceDE w:val="0"/>
        <w:autoSpaceDN w:val="0"/>
        <w:adjustRightInd w:val="0"/>
        <w:spacing w:before="5" w:after="0" w:line="220" w:lineRule="exact"/>
        <w:ind w:left="900"/>
        <w:rPr>
          <w:rFonts w:ascii="Times New Roman" w:hAnsi="Times New Roman"/>
          <w:color w:val="000000"/>
        </w:rPr>
      </w:pPr>
    </w:p>
    <w:p w:rsidR="000A7810" w:rsidRDefault="000A7810" w:rsidP="00101A1D">
      <w:pPr>
        <w:widowControl w:val="0"/>
        <w:autoSpaceDE w:val="0"/>
        <w:autoSpaceDN w:val="0"/>
        <w:adjustRightInd w:val="0"/>
        <w:spacing w:after="0" w:line="249" w:lineRule="auto"/>
        <w:ind w:left="900" w:right="81"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0A7810" w:rsidRDefault="000A7810" w:rsidP="000D42BE">
      <w:pPr>
        <w:widowControl w:val="0"/>
        <w:autoSpaceDE w:val="0"/>
        <w:autoSpaceDN w:val="0"/>
        <w:adjustRightInd w:val="0"/>
        <w:spacing w:before="8" w:after="0" w:line="190" w:lineRule="exact"/>
        <w:ind w:left="900"/>
        <w:rPr>
          <w:rFonts w:ascii="Times New Roman" w:hAnsi="Times New Roman"/>
          <w:color w:val="000000"/>
          <w:sz w:val="19"/>
          <w:szCs w:val="19"/>
        </w:rPr>
      </w:pPr>
    </w:p>
    <w:p w:rsidR="000A7810" w:rsidRDefault="000A7810" w:rsidP="000D42BE">
      <w:pPr>
        <w:pStyle w:val="Heading2"/>
        <w:spacing w:before="0" w:line="240" w:lineRule="auto"/>
        <w:ind w:left="900"/>
        <w:rPr>
          <w:rFonts w:ascii="Times New Roman" w:hAnsi="Times New Roman"/>
          <w:color w:val="000000"/>
          <w:sz w:val="18"/>
          <w:szCs w:val="18"/>
        </w:rPr>
      </w:pPr>
      <w:bookmarkStart w:id="1740" w:name="_Toc295058707"/>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1740"/>
    </w:p>
    <w:p w:rsidR="000A7810" w:rsidRDefault="000A7810" w:rsidP="00101A1D">
      <w:pPr>
        <w:widowControl w:val="0"/>
        <w:autoSpaceDE w:val="0"/>
        <w:autoSpaceDN w:val="0"/>
        <w:adjustRightInd w:val="0"/>
        <w:spacing w:before="30" w:after="0" w:line="249"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101A1D">
      <w:pPr>
        <w:widowControl w:val="0"/>
        <w:autoSpaceDE w:val="0"/>
        <w:autoSpaceDN w:val="0"/>
        <w:adjustRightInd w:val="0"/>
        <w:spacing w:after="0" w:line="249"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101A1D">
      <w:pPr>
        <w:widowControl w:val="0"/>
        <w:autoSpaceDE w:val="0"/>
        <w:autoSpaceDN w:val="0"/>
        <w:adjustRightInd w:val="0"/>
        <w:spacing w:after="0" w:line="249"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261C96" w:rsidP="00101A1D">
      <w:pPr>
        <w:widowControl w:val="0"/>
        <w:autoSpaceDE w:val="0"/>
        <w:autoSpaceDN w:val="0"/>
        <w:adjustRightInd w:val="0"/>
        <w:spacing w:after="0" w:line="249" w:lineRule="auto"/>
        <w:ind w:left="900" w:right="91" w:firstLine="0"/>
        <w:jc w:val="both"/>
        <w:rPr>
          <w:rFonts w:ascii="Times New Roman" w:hAnsi="Times New Roman"/>
          <w:color w:val="000000"/>
          <w:sz w:val="18"/>
          <w:szCs w:val="18"/>
        </w:rPr>
      </w:pPr>
      <w:r>
        <w:rPr>
          <w:rFonts w:ascii="Times New Roman" w:hAnsi="Times New Roman"/>
          <w:color w:val="191919"/>
          <w:spacing w:val="-2"/>
          <w:sz w:val="18"/>
          <w:szCs w:val="18"/>
        </w:rPr>
        <w:t xml:space="preserve">Albany </w:t>
      </w:r>
      <w:r w:rsidR="000A7810">
        <w:rPr>
          <w:rFonts w:ascii="Times New Roman" w:hAnsi="Times New Roman"/>
          <w:color w:val="191919"/>
          <w:spacing w:val="-2"/>
          <w:sz w:val="18"/>
          <w:szCs w:val="18"/>
        </w:rPr>
        <w:t>Stat</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Universit</w:t>
      </w:r>
      <w:r w:rsidR="000A7810">
        <w:rPr>
          <w:rFonts w:ascii="Times New Roman" w:hAnsi="Times New Roman"/>
          <w:color w:val="191919"/>
          <w:sz w:val="18"/>
          <w:szCs w:val="18"/>
        </w:rPr>
        <w:t>y</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provide</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sam</w:t>
      </w:r>
      <w:r w:rsidR="000A7810">
        <w:rPr>
          <w:rFonts w:ascii="Times New Roman" w:hAnsi="Times New Roman"/>
          <w:color w:val="191919"/>
          <w:sz w:val="18"/>
          <w:szCs w:val="18"/>
        </w:rPr>
        <w:t>e</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hig</w:t>
      </w:r>
      <w:r w:rsidR="000A7810">
        <w:rPr>
          <w:rFonts w:ascii="Times New Roman" w:hAnsi="Times New Roman"/>
          <w:color w:val="191919"/>
          <w:sz w:val="18"/>
          <w:szCs w:val="18"/>
        </w:rPr>
        <w:t>h</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qualit</w:t>
      </w:r>
      <w:r w:rsidR="000A7810">
        <w:rPr>
          <w:rFonts w:ascii="Times New Roman" w:hAnsi="Times New Roman"/>
          <w:color w:val="191919"/>
          <w:sz w:val="18"/>
          <w:szCs w:val="18"/>
        </w:rPr>
        <w:t>y</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service</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extende</w:t>
      </w:r>
      <w:r w:rsidR="000A7810">
        <w:rPr>
          <w:rFonts w:ascii="Times New Roman" w:hAnsi="Times New Roman"/>
          <w:color w:val="191919"/>
          <w:sz w:val="18"/>
          <w:szCs w:val="18"/>
        </w:rPr>
        <w:t>d</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da</w:t>
      </w:r>
      <w:r w:rsidR="000A7810">
        <w:rPr>
          <w:rFonts w:ascii="Times New Roman" w:hAnsi="Times New Roman"/>
          <w:color w:val="191919"/>
          <w:sz w:val="18"/>
          <w:szCs w:val="18"/>
        </w:rPr>
        <w:t>y</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students</w:t>
      </w:r>
      <w:r w:rsidR="000A7810">
        <w:rPr>
          <w:rFonts w:ascii="Times New Roman" w:hAnsi="Times New Roman"/>
          <w:color w:val="191919"/>
          <w:sz w:val="18"/>
          <w:szCs w:val="18"/>
        </w:rPr>
        <w:t>.</w:t>
      </w:r>
      <w:r w:rsidR="000A7810">
        <w:rPr>
          <w:rFonts w:ascii="Times New Roman" w:hAnsi="Times New Roman"/>
          <w:color w:val="191919"/>
          <w:spacing w:val="-7"/>
          <w:sz w:val="18"/>
          <w:szCs w:val="18"/>
        </w:rPr>
        <w:t xml:space="preserve"> </w:t>
      </w:r>
      <w:r w:rsidR="000A7810">
        <w:rPr>
          <w:rFonts w:ascii="Times New Roman" w:hAnsi="Times New Roman"/>
          <w:color w:val="191919"/>
          <w:spacing w:val="-2"/>
          <w:sz w:val="18"/>
          <w:szCs w:val="18"/>
        </w:rPr>
        <w:t>Thi</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doe</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no</w:t>
      </w:r>
      <w:r w:rsidR="000A7810">
        <w:rPr>
          <w:rFonts w:ascii="Times New Roman" w:hAnsi="Times New Roman"/>
          <w:color w:val="191919"/>
          <w:sz w:val="18"/>
          <w:szCs w:val="18"/>
        </w:rPr>
        <w:t>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mea</w:t>
      </w:r>
      <w:r w:rsidR="000A7810">
        <w:rPr>
          <w:rFonts w:ascii="Times New Roman" w:hAnsi="Times New Roman"/>
          <w:color w:val="191919"/>
          <w:sz w:val="18"/>
          <w:szCs w:val="18"/>
        </w:rPr>
        <w:t>n</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tha</w:t>
      </w:r>
      <w:r w:rsidR="000A7810">
        <w:rPr>
          <w:rFonts w:ascii="Times New Roman" w:hAnsi="Times New Roman"/>
          <w:color w:val="191919"/>
          <w:sz w:val="18"/>
          <w:szCs w:val="18"/>
        </w:rPr>
        <w:t>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eac</w:t>
      </w:r>
      <w:r w:rsidR="000A7810">
        <w:rPr>
          <w:rFonts w:ascii="Times New Roman" w:hAnsi="Times New Roman"/>
          <w:color w:val="191919"/>
          <w:sz w:val="18"/>
          <w:szCs w:val="18"/>
        </w:rPr>
        <w:t>h</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are</w:t>
      </w:r>
      <w:r w:rsidR="000A7810">
        <w:rPr>
          <w:rFonts w:ascii="Times New Roman" w:hAnsi="Times New Roman"/>
          <w:color w:val="191919"/>
          <w:sz w:val="18"/>
          <w:szCs w:val="18"/>
        </w:rPr>
        <w:t>a</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ha</w:t>
      </w:r>
      <w:r w:rsidR="000A7810">
        <w:rPr>
          <w:rFonts w:ascii="Times New Roman" w:hAnsi="Times New Roman"/>
          <w:color w:val="191919"/>
          <w:sz w:val="18"/>
          <w:szCs w:val="18"/>
        </w:rPr>
        <w:t>s</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t</w:t>
      </w:r>
      <w:r w:rsidR="000A7810">
        <w:rPr>
          <w:rFonts w:ascii="Times New Roman" w:hAnsi="Times New Roman"/>
          <w:color w:val="191919"/>
          <w:sz w:val="18"/>
          <w:szCs w:val="18"/>
        </w:rPr>
        <w:t>o</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b</w:t>
      </w:r>
      <w:r w:rsidR="000A7810">
        <w:rPr>
          <w:rFonts w:ascii="Times New Roman" w:hAnsi="Times New Roman"/>
          <w:color w:val="191919"/>
          <w:sz w:val="18"/>
          <w:szCs w:val="18"/>
        </w:rPr>
        <w:t>e</w:t>
      </w:r>
      <w:r w:rsidR="000A7810">
        <w:rPr>
          <w:rFonts w:ascii="Times New Roman" w:hAnsi="Times New Roman"/>
          <w:color w:val="191919"/>
          <w:spacing w:val="-5"/>
          <w:sz w:val="18"/>
          <w:szCs w:val="18"/>
        </w:rPr>
        <w:t xml:space="preserve"> </w:t>
      </w:r>
      <w:r w:rsidR="000A7810">
        <w:rPr>
          <w:rFonts w:ascii="Times New Roman" w:hAnsi="Times New Roman"/>
          <w:color w:val="191919"/>
          <w:spacing w:val="-2"/>
          <w:sz w:val="18"/>
          <w:szCs w:val="18"/>
        </w:rPr>
        <w:t>full</w:t>
      </w:r>
      <w:r w:rsidR="000A7810">
        <w:rPr>
          <w:rFonts w:ascii="Times New Roman" w:hAnsi="Times New Roman"/>
          <w:color w:val="191919"/>
          <w:sz w:val="18"/>
          <w:szCs w:val="18"/>
        </w:rPr>
        <w:t>y</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sta</w:t>
      </w:r>
      <w:r w:rsidR="000A7810">
        <w:rPr>
          <w:rFonts w:ascii="Times New Roman" w:hAnsi="Times New Roman"/>
          <w:color w:val="191919"/>
          <w:spacing w:val="-5"/>
          <w:sz w:val="18"/>
          <w:szCs w:val="18"/>
        </w:rPr>
        <w:t>f</w:t>
      </w:r>
      <w:r w:rsidR="000A7810">
        <w:rPr>
          <w:rFonts w:ascii="Times New Roman" w:hAnsi="Times New Roman"/>
          <w:color w:val="191919"/>
          <w:spacing w:val="-2"/>
          <w:sz w:val="18"/>
          <w:szCs w:val="18"/>
        </w:rPr>
        <w:t>fed</w:t>
      </w:r>
      <w:r w:rsidR="000A7810">
        <w:rPr>
          <w:rFonts w:ascii="Times New Roman" w:hAnsi="Times New Roman"/>
          <w:color w:val="191919"/>
          <w:sz w:val="18"/>
          <w:szCs w:val="18"/>
        </w:rPr>
        <w:t>,</w:t>
      </w:r>
      <w:r w:rsidR="000A7810">
        <w:rPr>
          <w:rFonts w:ascii="Times New Roman" w:hAnsi="Times New Roman"/>
          <w:color w:val="191919"/>
          <w:spacing w:val="-4"/>
          <w:sz w:val="18"/>
          <w:szCs w:val="18"/>
        </w:rPr>
        <w:t xml:space="preserve"> </w:t>
      </w:r>
      <w:r w:rsidR="000A7810">
        <w:rPr>
          <w:rFonts w:ascii="Times New Roman" w:hAnsi="Times New Roman"/>
          <w:color w:val="191919"/>
          <w:spacing w:val="-2"/>
          <w:sz w:val="18"/>
          <w:szCs w:val="18"/>
        </w:rPr>
        <w:t>but i</w:t>
      </w:r>
      <w:r w:rsidR="000A7810">
        <w:rPr>
          <w:rFonts w:ascii="Times New Roman" w:hAnsi="Times New Roman"/>
          <w:color w:val="191919"/>
          <w:sz w:val="18"/>
          <w:szCs w:val="18"/>
        </w:rPr>
        <w:t>f</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nee</w:t>
      </w:r>
      <w:r w:rsidR="000A7810">
        <w:rPr>
          <w:rFonts w:ascii="Times New Roman" w:hAnsi="Times New Roman"/>
          <w:color w:val="191919"/>
          <w:sz w:val="18"/>
          <w:szCs w:val="18"/>
        </w:rPr>
        <w:t>d</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arises</w:t>
      </w:r>
      <w:r w:rsidR="000A7810">
        <w:rPr>
          <w:rFonts w:ascii="Times New Roman" w:hAnsi="Times New Roman"/>
          <w:color w:val="191919"/>
          <w:sz w:val="18"/>
          <w:szCs w:val="18"/>
        </w:rPr>
        <w:t>,</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service</w:t>
      </w:r>
      <w:r w:rsidR="000A7810">
        <w:rPr>
          <w:rFonts w:ascii="Times New Roman" w:hAnsi="Times New Roman"/>
          <w:color w:val="191919"/>
          <w:sz w:val="18"/>
          <w:szCs w:val="18"/>
        </w:rPr>
        <w:t>s</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wil</w:t>
      </w:r>
      <w:r w:rsidR="000A7810">
        <w:rPr>
          <w:rFonts w:ascii="Times New Roman" w:hAnsi="Times New Roman"/>
          <w:color w:val="191919"/>
          <w:sz w:val="18"/>
          <w:szCs w:val="18"/>
        </w:rPr>
        <w:t>l</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b</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available</w:t>
      </w:r>
      <w:r w:rsidR="000A7810">
        <w:rPr>
          <w:rFonts w:ascii="Times New Roman" w:hAnsi="Times New Roman"/>
          <w:color w:val="191919"/>
          <w:sz w:val="18"/>
          <w:szCs w:val="18"/>
        </w:rPr>
        <w:t>.</w:t>
      </w:r>
      <w:r w:rsidR="000A7810">
        <w:rPr>
          <w:rFonts w:ascii="Times New Roman" w:hAnsi="Times New Roman"/>
          <w:color w:val="191919"/>
          <w:spacing w:val="-13"/>
          <w:sz w:val="18"/>
          <w:szCs w:val="18"/>
        </w:rPr>
        <w:t xml:space="preserve"> </w:t>
      </w:r>
      <w:r w:rsidR="000A7810">
        <w:rPr>
          <w:rFonts w:ascii="Times New Roman" w:hAnsi="Times New Roman"/>
          <w:color w:val="191919"/>
          <w:spacing w:val="-2"/>
          <w:sz w:val="18"/>
          <w:szCs w:val="18"/>
        </w:rPr>
        <w:t>WE</w:t>
      </w:r>
      <w:r w:rsidR="000A7810">
        <w:rPr>
          <w:rFonts w:ascii="Times New Roman" w:hAnsi="Times New Roman"/>
          <w:color w:val="191919"/>
          <w:sz w:val="18"/>
          <w:szCs w:val="18"/>
        </w:rPr>
        <w:t>U</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student</w:t>
      </w:r>
      <w:r w:rsidR="000A7810">
        <w:rPr>
          <w:rFonts w:ascii="Times New Roman" w:hAnsi="Times New Roman"/>
          <w:color w:val="191919"/>
          <w:sz w:val="18"/>
          <w:szCs w:val="18"/>
        </w:rPr>
        <w:t>s</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pa</w:t>
      </w:r>
      <w:r w:rsidR="000A7810">
        <w:rPr>
          <w:rFonts w:ascii="Times New Roman" w:hAnsi="Times New Roman"/>
          <w:color w:val="191919"/>
          <w:sz w:val="18"/>
          <w:szCs w:val="18"/>
        </w:rPr>
        <w:t>y</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sam</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tuitio</w:t>
      </w:r>
      <w:r w:rsidR="000A7810">
        <w:rPr>
          <w:rFonts w:ascii="Times New Roman" w:hAnsi="Times New Roman"/>
          <w:color w:val="191919"/>
          <w:sz w:val="18"/>
          <w:szCs w:val="18"/>
        </w:rPr>
        <w:t>n</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an</w:t>
      </w:r>
      <w:r w:rsidR="000A7810">
        <w:rPr>
          <w:rFonts w:ascii="Times New Roman" w:hAnsi="Times New Roman"/>
          <w:color w:val="191919"/>
          <w:sz w:val="18"/>
          <w:szCs w:val="18"/>
        </w:rPr>
        <w:t>d</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fee</w:t>
      </w:r>
      <w:r w:rsidR="000A7810">
        <w:rPr>
          <w:rFonts w:ascii="Times New Roman" w:hAnsi="Times New Roman"/>
          <w:color w:val="191919"/>
          <w:sz w:val="18"/>
          <w:szCs w:val="18"/>
        </w:rPr>
        <w:t>s</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pai</w:t>
      </w:r>
      <w:r w:rsidR="000A7810">
        <w:rPr>
          <w:rFonts w:ascii="Times New Roman" w:hAnsi="Times New Roman"/>
          <w:color w:val="191919"/>
          <w:sz w:val="18"/>
          <w:szCs w:val="18"/>
        </w:rPr>
        <w:t>d</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b</w:t>
      </w:r>
      <w:r w:rsidR="000A7810">
        <w:rPr>
          <w:rFonts w:ascii="Times New Roman" w:hAnsi="Times New Roman"/>
          <w:color w:val="191919"/>
          <w:sz w:val="18"/>
          <w:szCs w:val="18"/>
        </w:rPr>
        <w:t>y</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da</w:t>
      </w:r>
      <w:r w:rsidR="000A7810">
        <w:rPr>
          <w:rFonts w:ascii="Times New Roman" w:hAnsi="Times New Roman"/>
          <w:color w:val="191919"/>
          <w:sz w:val="18"/>
          <w:szCs w:val="18"/>
        </w:rPr>
        <w:t>y</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student</w:t>
      </w:r>
      <w:r w:rsidR="000A7810">
        <w:rPr>
          <w:rFonts w:ascii="Times New Roman" w:hAnsi="Times New Roman"/>
          <w:color w:val="191919"/>
          <w:sz w:val="18"/>
          <w:szCs w:val="18"/>
        </w:rPr>
        <w:t>s</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an</w:t>
      </w:r>
      <w:r w:rsidR="000A7810">
        <w:rPr>
          <w:rFonts w:ascii="Times New Roman" w:hAnsi="Times New Roman"/>
          <w:color w:val="191919"/>
          <w:sz w:val="18"/>
          <w:szCs w:val="18"/>
        </w:rPr>
        <w:t>d</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the</w:t>
      </w:r>
      <w:r w:rsidR="000A7810">
        <w:rPr>
          <w:rFonts w:ascii="Times New Roman" w:hAnsi="Times New Roman"/>
          <w:color w:val="191919"/>
          <w:sz w:val="18"/>
          <w:szCs w:val="18"/>
        </w:rPr>
        <w:t>y</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d</w:t>
      </w:r>
      <w:r w:rsidR="000A7810">
        <w:rPr>
          <w:rFonts w:ascii="Times New Roman" w:hAnsi="Times New Roman"/>
          <w:color w:val="191919"/>
          <w:spacing w:val="-3"/>
          <w:sz w:val="18"/>
          <w:szCs w:val="18"/>
        </w:rPr>
        <w:t>e</w:t>
      </w:r>
      <w:r w:rsidR="000A7810">
        <w:rPr>
          <w:rFonts w:ascii="Times New Roman" w:hAnsi="Times New Roman"/>
          <w:color w:val="191919"/>
          <w:spacing w:val="-2"/>
          <w:sz w:val="18"/>
          <w:szCs w:val="18"/>
        </w:rPr>
        <w:t>serv</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th</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sam</w:t>
      </w:r>
      <w:r w:rsidR="000A7810">
        <w:rPr>
          <w:rFonts w:ascii="Times New Roman" w:hAnsi="Times New Roman"/>
          <w:color w:val="191919"/>
          <w:sz w:val="18"/>
          <w:szCs w:val="18"/>
        </w:rPr>
        <w:t>e</w:t>
      </w:r>
      <w:r w:rsidR="000A7810">
        <w:rPr>
          <w:rFonts w:ascii="Times New Roman" w:hAnsi="Times New Roman"/>
          <w:color w:val="191919"/>
          <w:spacing w:val="-10"/>
          <w:sz w:val="18"/>
          <w:szCs w:val="18"/>
        </w:rPr>
        <w:t xml:space="preserve"> </w:t>
      </w:r>
      <w:r w:rsidR="000A7810">
        <w:rPr>
          <w:rFonts w:ascii="Times New Roman" w:hAnsi="Times New Roman"/>
          <w:color w:val="191919"/>
          <w:spacing w:val="-2"/>
          <w:sz w:val="18"/>
          <w:szCs w:val="18"/>
        </w:rPr>
        <w:t>services.</w:t>
      </w:r>
    </w:p>
    <w:p w:rsidR="000A7810" w:rsidRDefault="000A7810" w:rsidP="000D42BE">
      <w:pPr>
        <w:widowControl w:val="0"/>
        <w:autoSpaceDE w:val="0"/>
        <w:autoSpaceDN w:val="0"/>
        <w:adjustRightInd w:val="0"/>
        <w:spacing w:before="16" w:after="0" w:line="200" w:lineRule="exact"/>
        <w:ind w:left="900"/>
        <w:rPr>
          <w:rFonts w:ascii="Times New Roman" w:hAnsi="Times New Roman"/>
          <w:color w:val="000000"/>
          <w:sz w:val="20"/>
          <w:szCs w:val="20"/>
        </w:rPr>
      </w:pPr>
    </w:p>
    <w:p w:rsidR="000A7810" w:rsidRDefault="000A7810" w:rsidP="000D42BE">
      <w:pPr>
        <w:widowControl w:val="0"/>
        <w:tabs>
          <w:tab w:val="left" w:pos="11160"/>
        </w:tabs>
        <w:autoSpaceDE w:val="0"/>
        <w:autoSpaceDN w:val="0"/>
        <w:adjustRightInd w:val="0"/>
        <w:spacing w:after="0" w:line="249" w:lineRule="auto"/>
        <w:ind w:left="900" w:right="60" w:hanging="3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3A070E" w:rsidRDefault="003A070E"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after="0" w:line="200" w:lineRule="exact"/>
        <w:ind w:left="900"/>
        <w:rPr>
          <w:rFonts w:ascii="Times New Roman" w:hAnsi="Times New Roman"/>
          <w:color w:val="000000"/>
          <w:sz w:val="20"/>
          <w:szCs w:val="20"/>
        </w:rPr>
      </w:pPr>
    </w:p>
    <w:p w:rsidR="000A7810" w:rsidRDefault="000A7810" w:rsidP="000D42BE">
      <w:pPr>
        <w:widowControl w:val="0"/>
        <w:autoSpaceDE w:val="0"/>
        <w:autoSpaceDN w:val="0"/>
        <w:adjustRightInd w:val="0"/>
        <w:spacing w:before="15" w:after="0" w:line="260" w:lineRule="exact"/>
        <w:ind w:left="900"/>
        <w:rPr>
          <w:rFonts w:ascii="Times New Roman" w:hAnsi="Times New Roman"/>
          <w:color w:val="000000"/>
          <w:sz w:val="26"/>
          <w:szCs w:val="26"/>
        </w:rPr>
      </w:pPr>
    </w:p>
    <w:p w:rsidR="007C16CA" w:rsidRDefault="007C16CA" w:rsidP="000D42BE">
      <w:pPr>
        <w:widowControl w:val="0"/>
        <w:tabs>
          <w:tab w:val="left" w:pos="4300"/>
        </w:tabs>
        <w:autoSpaceDE w:val="0"/>
        <w:autoSpaceDN w:val="0"/>
        <w:adjustRightInd w:val="0"/>
        <w:spacing w:after="0" w:line="451" w:lineRule="exact"/>
        <w:ind w:left="900" w:hanging="17"/>
        <w:rPr>
          <w:rFonts w:ascii="Times New Roman" w:hAnsi="Times New Roman"/>
          <w:color w:val="000000"/>
          <w:sz w:val="20"/>
          <w:szCs w:val="20"/>
        </w:rPr>
        <w:sectPr w:rsidR="007C16CA" w:rsidSect="0050315D">
          <w:pgSz w:w="12240" w:h="15840"/>
          <w:pgMar w:top="420" w:right="600" w:bottom="280" w:left="420" w:header="720" w:footer="288" w:gutter="0"/>
          <w:cols w:space="720"/>
          <w:docGrid w:linePitch="299"/>
        </w:sectPr>
      </w:pPr>
    </w:p>
    <w:p w:rsidR="007C16CA" w:rsidRDefault="00623C29" w:rsidP="000D42BE">
      <w:pPr>
        <w:spacing w:after="0"/>
        <w:ind w:left="900" w:hanging="86"/>
        <w:rPr>
          <w:sz w:val="18"/>
          <w:szCs w:val="18"/>
        </w:rPr>
      </w:pPr>
      <w:r w:rsidRPr="00623C29">
        <w:rPr>
          <w:noProof/>
          <w:sz w:val="20"/>
          <w:szCs w:val="20"/>
        </w:rPr>
        <w:lastRenderedPageBreak/>
        <w:pict>
          <v:group id="_x0000_s18261" style="position:absolute;left:0;text-align:left;margin-left:425.1pt;margin-top:-17.65pt;width:198.65pt;height:795.8pt;z-index:-251327488" coordorigin="9205,-90" coordsize="3973,15916">
            <v:group id="_x0000_s18262" style="position:absolute;left:9205;top:-90;width:3973;height:15916" coordorigin="9205,-90" coordsize="3973,15916">
              <v:group id="_x0000_s18263" style="position:absolute;left:9205;top:-90;width:3973;height:15916" coordorigin="9205,-90" coordsize="3973,15916">
                <v:rect id="Rectangle 2736" o:spid="_x0000_s18264" style="position:absolute;left:11226;top:-90;width:1080;height:25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474747" stroked="f">
                  <v:path arrowok="t"/>
                </v:rect>
                <v:rect id="Rectangle 2737" o:spid="_x0000_s18265" style="position:absolute;left:11226;top:4225;width:1080;height:116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a5a5a5 [2092]" stroked="f">
                  <v:fill opacity=".5"/>
                  <v:path arrowok="t"/>
                </v:rect>
                <v:rect id="Rectangle 2738" o:spid="_x0000_s18266" style="position:absolute;left:11226;top:2435;width:1080;height:17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Rectangle 2740" o:spid="_x0000_s18267" style="position:absolute;left:9205;top:285;width:2360;height:4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2" o:spid="_x0000_s18268" style="position:absolute;left:11211;top:4216;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269" style="position:absolute;left:11211;top:604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27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27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272" style="position:absolute;left:11211;top:7853;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27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27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275" style="position:absolute;left:11211;top:9662;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27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27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278" style="position:absolute;left:11211;top:11471;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27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28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281" style="position:absolute;left:11211;top:13280;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28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28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284" style="position:absolute;left:11882;top:15088;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rect id="Rectangle 2761" o:spid="_x0000_s18285" style="position:absolute;left:11226;top:14835;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Text Box 2594" o:spid="_x0000_s18286" type="#_x0000_t202" style="position:absolute;left:11267;top:8006;width:720;height:11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621E19" w:rsidRDefault="00621E19" w:rsidP="00621E19">
                      <w:pPr>
                        <w:widowControl w:val="0"/>
                        <w:autoSpaceDE w:val="0"/>
                        <w:autoSpaceDN w:val="0"/>
                        <w:adjustRightInd w:val="0"/>
                        <w:spacing w:after="0" w:line="240" w:lineRule="exact"/>
                        <w:ind w:right="202" w:firstLine="0"/>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621E19" w:rsidRDefault="00621E19" w:rsidP="00621E19">
                      <w:pPr>
                        <w:widowControl w:val="0"/>
                        <w:autoSpaceDE w:val="0"/>
                        <w:autoSpaceDN w:val="0"/>
                        <w:adjustRightInd w:val="0"/>
                        <w:spacing w:after="0" w:line="240" w:lineRule="exact"/>
                        <w:ind w:left="-7" w:right="-7" w:firstLine="0"/>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Text Box 2593" o:spid="_x0000_s18287" type="#_x0000_t202" style="position:absolute;left:11487;top:9744;width:480;height:9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621E19" w:rsidRDefault="00621E19" w:rsidP="00621E19">
                      <w:pPr>
                        <w:widowControl w:val="0"/>
                        <w:autoSpaceDE w:val="0"/>
                        <w:autoSpaceDN w:val="0"/>
                        <w:adjustRightInd w:val="0"/>
                        <w:spacing w:after="0" w:line="240" w:lineRule="exact"/>
                        <w:ind w:right="125" w:firstLine="0"/>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Text Box 2592" o:spid="_x0000_s18288" type="#_x0000_t202" style="position:absolute;left:11467;top:11593;width:480;height:1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right="229" w:firstLine="0"/>
                        <w:rPr>
                          <w:rFonts w:ascii="Century Gothic" w:hAnsi="Century Gothic" w:cs="Century Gothic"/>
                          <w:b/>
                          <w:bCs/>
                          <w:color w:val="191919"/>
                          <w:sz w:val="20"/>
                          <w:szCs w:val="20"/>
                        </w:rPr>
                      </w:pPr>
                      <w:r>
                        <w:rPr>
                          <w:rFonts w:ascii="Century Gothic" w:hAnsi="Century Gothic" w:cs="Century Gothic"/>
                          <w:b/>
                          <w:bCs/>
                          <w:color w:val="191919"/>
                          <w:sz w:val="20"/>
                          <w:szCs w:val="20"/>
                        </w:rPr>
                        <w:t>Course</w:t>
                      </w:r>
                    </w:p>
                    <w:p w:rsidR="00621E19" w:rsidRDefault="00621E19" w:rsidP="00621E19">
                      <w:pPr>
                        <w:widowControl w:val="0"/>
                        <w:autoSpaceDE w:val="0"/>
                        <w:autoSpaceDN w:val="0"/>
                        <w:adjustRightInd w:val="0"/>
                        <w:spacing w:after="0" w:line="240"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Text Box 2591" o:spid="_x0000_s18289" type="#_x0000_t202" style="position:absolute;left:11447;top:13452;width:480;height:1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15" w:right="-15" w:firstLine="0"/>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Text Box 2588" o:spid="_x0000_s18290" type="#_x0000_t202" style="position:absolute;left:11687;top:4388;width:240;height:8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F+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Business</w:t>
                      </w:r>
                    </w:p>
                  </w:txbxContent>
                </v:textbox>
              </v:shape>
              <v:shape id="Text Box 2587" o:spid="_x0000_s18291" type="#_x0000_t202" style="position:absolute;left:11687;top:6108;width:240;height:10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sz w:val="20"/>
                          <w:szCs w:val="20"/>
                        </w:rPr>
                      </w:pPr>
                      <w:r>
                        <w:rPr>
                          <w:rFonts w:ascii="Century Gothic" w:hAnsi="Century Gothic" w:cs="Century Gothic"/>
                          <w:b/>
                          <w:bCs/>
                          <w:color w:val="191919"/>
                          <w:sz w:val="20"/>
                          <w:szCs w:val="20"/>
                        </w:rPr>
                        <w:t>Education</w:t>
                      </w:r>
                    </w:p>
                  </w:txbxContent>
                </v:textbox>
              </v:shape>
              <v:shape id="Text Box 2589" o:spid="_x0000_s18292" type="#_x0000_t202" style="position:absolute;left:11447;top:2471;width:530;height:17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yYtQIAALg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" o:allowincell="f" filled="f" stroked="f">
                <v:textbox style="layout-flow:vertical" inset="0,0,0,0">
                  <w:txbxContent>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000000" w:themeColor="text1"/>
                          <w:sz w:val="20"/>
                          <w:szCs w:val="20"/>
                        </w:rPr>
                      </w:pPr>
                      <w:r w:rsidRPr="008A161B">
                        <w:rPr>
                          <w:rFonts w:ascii="Century Gothic" w:hAnsi="Century Gothic" w:cs="Century Gothic"/>
                          <w:b/>
                          <w:bCs/>
                          <w:color w:val="000000" w:themeColor="text1"/>
                          <w:sz w:val="20"/>
                          <w:szCs w:val="20"/>
                        </w:rPr>
                        <w:t>Arts &amp; Humanities</w:t>
                      </w:r>
                    </w:p>
                  </w:txbxContent>
                </v:textbox>
              </v:shape>
              <v:rect id="Rectangle 2741" o:spid="_x0000_s18293" style="position:absolute;left:11211;top:2407;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group>
            <v:shape id="Text Box 2590" o:spid="_x0000_s18294" type="#_x0000_t202" style="position:absolute;left:11579;top:549;width:377;height:17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 inset="0,0,0,0">
                <w:txbxContent>
                  <w:p w:rsidR="00621E19" w:rsidRDefault="00621E19" w:rsidP="00621E19">
                    <w:pPr>
                      <w:widowControl w:val="0"/>
                      <w:autoSpaceDE w:val="0"/>
                      <w:autoSpaceDN w:val="0"/>
                      <w:adjustRightInd w:val="0"/>
                      <w:spacing w:after="0" w:line="221" w:lineRule="exact"/>
                      <w:ind w:left="20" w:right="-30" w:firstLine="0"/>
                      <w:rPr>
                        <w:rFonts w:ascii="Century Gothic" w:hAnsi="Century Gothic" w:cs="Century Gothic"/>
                        <w:b/>
                        <w:bCs/>
                        <w:color w:val="FFFFFF" w:themeColor="background1"/>
                        <w:sz w:val="20"/>
                        <w:szCs w:val="20"/>
                      </w:rPr>
                    </w:pPr>
                    <w:r w:rsidRPr="008A161B">
                      <w:rPr>
                        <w:rFonts w:ascii="Century Gothic" w:hAnsi="Century Gothic" w:cs="Century Gothic"/>
                        <w:b/>
                        <w:bCs/>
                        <w:color w:val="FFFFFF" w:themeColor="background1"/>
                        <w:sz w:val="20"/>
                        <w:szCs w:val="20"/>
                      </w:rPr>
                      <w:t>Albany State</w:t>
                    </w:r>
                  </w:p>
                  <w:p w:rsidR="00621E19" w:rsidRPr="008A161B" w:rsidRDefault="00621E19" w:rsidP="00621E19">
                    <w:pPr>
                      <w:widowControl w:val="0"/>
                      <w:autoSpaceDE w:val="0"/>
                      <w:autoSpaceDN w:val="0"/>
                      <w:adjustRightInd w:val="0"/>
                      <w:spacing w:after="0" w:line="221" w:lineRule="exact"/>
                      <w:ind w:left="20" w:right="-30" w:firstLine="0"/>
                      <w:rPr>
                        <w:rFonts w:ascii="Century Gothic" w:hAnsi="Century Gothic" w:cs="Century Gothic"/>
                        <w:color w:val="FFFFFF" w:themeColor="background1"/>
                        <w:sz w:val="20"/>
                        <w:szCs w:val="20"/>
                      </w:rPr>
                    </w:pPr>
                    <w:r>
                      <w:rPr>
                        <w:rFonts w:ascii="Century Gothic" w:hAnsi="Century Gothic" w:cs="Century Gothic"/>
                        <w:b/>
                        <w:bCs/>
                        <w:color w:val="FFFFFF" w:themeColor="background1"/>
                        <w:sz w:val="20"/>
                        <w:szCs w:val="20"/>
                      </w:rPr>
                      <w:t>University</w:t>
                    </w:r>
                  </w:p>
                </w:txbxContent>
              </v:textbox>
            </v:shape>
          </v:group>
        </w:pict>
      </w:r>
    </w:p>
    <w:p w:rsidR="007C16CA" w:rsidRPr="00101A1D" w:rsidRDefault="007C16CA" w:rsidP="00101A1D">
      <w:pPr>
        <w:spacing w:after="0"/>
        <w:ind w:left="8820" w:right="-900" w:firstLine="0"/>
        <w:rPr>
          <w:rFonts w:ascii="Times New Roman" w:hAnsi="Times New Roman" w:cs="Times New Roman"/>
          <w:b/>
        </w:rPr>
      </w:pPr>
      <w:r w:rsidRPr="00101A1D">
        <w:rPr>
          <w:rFonts w:ascii="Times New Roman" w:hAnsi="Times New Roman" w:cs="Times New Roman"/>
          <w:b/>
        </w:rPr>
        <w:t xml:space="preserve"> Special Program</w:t>
      </w:r>
    </w:p>
    <w:p w:rsidR="007C16CA" w:rsidRDefault="007C16CA" w:rsidP="000D42BE">
      <w:pPr>
        <w:ind w:left="900" w:hanging="90"/>
      </w:pPr>
    </w:p>
    <w:p w:rsidR="007C16CA" w:rsidRDefault="007C16CA" w:rsidP="000D42BE">
      <w:pPr>
        <w:ind w:left="900" w:hanging="90"/>
      </w:pPr>
    </w:p>
    <w:p w:rsidR="00261C96" w:rsidRDefault="000A7810" w:rsidP="00B80FEA">
      <w:pPr>
        <w:ind w:left="180" w:hanging="90"/>
      </w:pPr>
      <w:r>
        <w:rPr>
          <w:noProof/>
          <w:sz w:val="20"/>
          <w:szCs w:val="20"/>
        </w:rPr>
        <w:drawing>
          <wp:inline distT="0" distB="0" distL="0" distR="0">
            <wp:extent cx="6181800" cy="7440880"/>
            <wp:effectExtent l="19050" t="0" r="945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tretch>
                      <a:fillRect/>
                    </a:stretch>
                  </pic:blipFill>
                  <pic:spPr bwMode="auto">
                    <a:xfrm>
                      <a:off x="0" y="0"/>
                      <a:ext cx="6181800" cy="7440880"/>
                    </a:xfrm>
                    <a:prstGeom prst="rect">
                      <a:avLst/>
                    </a:prstGeom>
                    <a:noFill/>
                    <a:ln w="9525">
                      <a:noFill/>
                      <a:miter lim="800000"/>
                      <a:headEnd/>
                      <a:tailEnd/>
                    </a:ln>
                  </pic:spPr>
                </pic:pic>
              </a:graphicData>
            </a:graphic>
          </wp:inline>
        </w:drawing>
      </w:r>
    </w:p>
    <w:p w:rsidR="00261C96" w:rsidRDefault="00261C96" w:rsidP="000D42BE">
      <w:pPr>
        <w:ind w:left="900" w:hanging="90"/>
      </w:pPr>
    </w:p>
    <w:p w:rsidR="007C16CA" w:rsidRDefault="007C16CA" w:rsidP="000D42BE">
      <w:pPr>
        <w:spacing w:after="0"/>
        <w:ind w:left="900" w:right="-1350" w:hanging="86"/>
      </w:pPr>
      <w:r>
        <w:t xml:space="preserve"> </w:t>
      </w:r>
      <w:r>
        <w:tab/>
      </w:r>
    </w:p>
    <w:p w:rsidR="007C16CA" w:rsidRDefault="007C16CA" w:rsidP="000D42BE">
      <w:pPr>
        <w:ind w:left="900" w:firstLine="0"/>
        <w:sectPr w:rsidR="007C16CA" w:rsidSect="0050315D">
          <w:pgSz w:w="12240" w:h="15840"/>
          <w:pgMar w:top="270" w:right="1800" w:bottom="270" w:left="630" w:header="720" w:footer="288" w:gutter="0"/>
          <w:cols w:space="720"/>
          <w:docGrid w:linePitch="360"/>
        </w:sectPr>
      </w:pPr>
    </w:p>
    <w:p w:rsidR="001027DC" w:rsidRDefault="00623C29" w:rsidP="000D42BE">
      <w:pPr>
        <w:ind w:left="900"/>
      </w:pPr>
      <w:r>
        <w:rPr>
          <w:sz w:val="24"/>
          <w:szCs w:val="24"/>
        </w:rPr>
        <w:lastRenderedPageBreak/>
        <w:fldChar w:fldCharType="end"/>
      </w:r>
      <w:r>
        <w:fldChar w:fldCharType="end"/>
      </w:r>
      <w:r>
        <w:fldChar w:fldCharType="end"/>
      </w:r>
      <w:r>
        <w:fldChar w:fldCharType="begin"/>
      </w:r>
      <w:r w:rsidR="001027DC">
        <w:instrText xml:space="preserve"> INCLUDETEXT "C:\\Users\\juliette\\Desktop\\raw3\\coreCurriculum\\coreCurriculum.docx" </w:instrText>
      </w:r>
      <w:r>
        <w:fldChar w:fldCharType="separate"/>
      </w:r>
      <w:r w:rsidR="001027DC">
        <w:t>Core Curriculum</w:t>
      </w: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p>
    <w:p w:rsidR="001027DC" w:rsidRDefault="001027DC" w:rsidP="000D42BE">
      <w:pPr>
        <w:ind w:left="900"/>
      </w:pPr>
      <w:r>
        <w:t>Core Curriculum</w:t>
      </w:r>
    </w:p>
    <w:p w:rsidR="00946B9C" w:rsidRDefault="00623C29" w:rsidP="000D42BE">
      <w:pPr>
        <w:ind w:left="900" w:firstLine="0"/>
      </w:pPr>
      <w:r>
        <w:fldChar w:fldCharType="end"/>
      </w:r>
    </w:p>
    <w:sectPr w:rsidR="00946B9C" w:rsidSect="00FC6777">
      <w:pgSz w:w="12240" w:h="15840"/>
      <w:pgMar w:top="418" w:right="1800" w:bottom="274" w:left="135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0423" w:rsidRDefault="00ED0423" w:rsidP="009F1F4B">
      <w:pPr>
        <w:spacing w:after="0"/>
      </w:pPr>
      <w:r>
        <w:separator/>
      </w:r>
    </w:p>
  </w:endnote>
  <w:endnote w:type="continuationSeparator" w:id="0">
    <w:p w:rsidR="00ED0423" w:rsidRDefault="00ED0423" w:rsidP="009F1F4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Gothic">
    <w:altName w:val="Futura Bk"/>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1E4" w:rsidRDefault="00623C29" w:rsidP="00A331E4">
    <w:pPr>
      <w:pStyle w:val="Footer"/>
      <w:jc w:val="center"/>
      <w:rPr>
        <w:rFonts w:ascii="Times New Roman" w:hAnsi="Times New Roman" w:cs="Times New Roman"/>
        <w:sz w:val="16"/>
        <w:szCs w:val="16"/>
      </w:rPr>
    </w:pPr>
    <w:r w:rsidRPr="00623C29">
      <w:rPr>
        <w:rFonts w:ascii="Times New Roman" w:hAnsi="Times New Roman" w:cs="Times New Roman"/>
        <w:noProof/>
      </w:rPr>
      <w:pict>
        <v:shapetype id="_x0000_t202" coordsize="21600,21600" o:spt="202" path="m,l,21600r21600,l21600,xe">
          <v:stroke joinstyle="miter"/>
          <v:path gradientshapeok="t" o:connecttype="rect"/>
        </v:shapetype>
        <v:shape id="_x0000_s16388" type="#_x0000_t202" style="position:absolute;left:0;text-align:left;margin-left:-.35pt;margin-top:-13.7pt;width:30.8pt;height:52.75pt;z-index:251660288;mso-position-horizontal-relative:margin" stroked="f">
          <v:textbox style="mso-next-textbox:#_x0000_s16388" inset="0,0">
            <w:txbxContent>
              <w:p w:rsidR="00A331E4" w:rsidRPr="00731E7A" w:rsidRDefault="00623C29" w:rsidP="00A331E4">
                <w:pPr>
                  <w:spacing w:after="0"/>
                  <w:ind w:left="55" w:firstLine="0"/>
                  <w:rPr>
                    <w:rFonts w:ascii="Impact" w:hAnsi="Impact"/>
                    <w:color w:val="262626" w:themeColor="text1" w:themeTint="D9"/>
                    <w:sz w:val="40"/>
                    <w:szCs w:val="40"/>
                  </w:rPr>
                </w:pPr>
                <w:r w:rsidRPr="00731E7A">
                  <w:rPr>
                    <w:rFonts w:ascii="Impact" w:hAnsi="Impact"/>
                    <w:color w:val="262626" w:themeColor="text1" w:themeTint="D9"/>
                    <w:sz w:val="40"/>
                    <w:szCs w:val="40"/>
                  </w:rPr>
                  <w:fldChar w:fldCharType="begin"/>
                </w:r>
                <w:r w:rsidR="00A331E4" w:rsidRPr="00731E7A">
                  <w:rPr>
                    <w:rFonts w:ascii="Impact" w:hAnsi="Impact"/>
                    <w:color w:val="262626" w:themeColor="text1" w:themeTint="D9"/>
                    <w:sz w:val="40"/>
                    <w:szCs w:val="40"/>
                  </w:rPr>
                  <w:instrText xml:space="preserve"> PAGE   \* MERGEFORMAT </w:instrText>
                </w:r>
                <w:r w:rsidRPr="00731E7A">
                  <w:rPr>
                    <w:rFonts w:ascii="Impact" w:hAnsi="Impact"/>
                    <w:color w:val="262626" w:themeColor="text1" w:themeTint="D9"/>
                    <w:sz w:val="40"/>
                    <w:szCs w:val="40"/>
                  </w:rPr>
                  <w:fldChar w:fldCharType="separate"/>
                </w:r>
                <w:r w:rsidR="006F0A0F">
                  <w:rPr>
                    <w:rFonts w:ascii="Impact" w:hAnsi="Impact"/>
                    <w:noProof/>
                    <w:color w:val="262626" w:themeColor="text1" w:themeTint="D9"/>
                    <w:sz w:val="40"/>
                    <w:szCs w:val="40"/>
                  </w:rPr>
                  <w:t>60</w:t>
                </w:r>
                <w:r w:rsidRPr="00731E7A">
                  <w:rPr>
                    <w:rFonts w:ascii="Impact" w:hAnsi="Impact"/>
                    <w:color w:val="262626" w:themeColor="text1" w:themeTint="D9"/>
                    <w:sz w:val="40"/>
                    <w:szCs w:val="40"/>
                  </w:rPr>
                  <w:fldChar w:fldCharType="end"/>
                </w:r>
              </w:p>
            </w:txbxContent>
          </v:textbox>
          <w10:wrap anchorx="margin"/>
        </v:shape>
      </w:pict>
    </w:r>
    <w:r w:rsidRPr="00623C29">
      <w:rPr>
        <w:rFonts w:ascii="Times New Roman" w:hAnsi="Times New Roman" w:cs="Times New Roman"/>
        <w:noProof/>
      </w:rPr>
      <w:pict>
        <v:shape id="_x0000_s16387" type="#_x0000_t202" style="position:absolute;left:0;text-align:left;margin-left:-10.75pt;margin-top:329.6pt;width:186.9pt;height:33.75pt;z-index:251659264">
          <v:textbox style="mso-next-textbox:#_x0000_s16387">
            <w:txbxContent>
              <w:p w:rsidR="00A331E4" w:rsidRPr="009D15AB" w:rsidRDefault="00623C29" w:rsidP="009D15AB">
                <w:pPr>
                  <w:ind w:firstLine="0"/>
                  <w:rPr>
                    <w:rFonts w:ascii="Impact" w:hAnsi="Impact"/>
                    <w:sz w:val="48"/>
                    <w:szCs w:val="48"/>
                  </w:rPr>
                </w:pPr>
                <w:r w:rsidRPr="009D15AB">
                  <w:rPr>
                    <w:rFonts w:ascii="Impact" w:hAnsi="Impact"/>
                    <w:sz w:val="48"/>
                    <w:szCs w:val="48"/>
                  </w:rPr>
                  <w:fldChar w:fldCharType="begin"/>
                </w:r>
                <w:r w:rsidR="00A331E4" w:rsidRPr="009D15AB">
                  <w:rPr>
                    <w:rFonts w:ascii="Impact" w:hAnsi="Impact"/>
                    <w:sz w:val="48"/>
                    <w:szCs w:val="48"/>
                  </w:rPr>
                  <w:instrText xml:space="preserve"> PAGE   \* MERGEFORMAT </w:instrText>
                </w:r>
                <w:r w:rsidRPr="009D15AB">
                  <w:rPr>
                    <w:rFonts w:ascii="Impact" w:hAnsi="Impact"/>
                    <w:sz w:val="48"/>
                    <w:szCs w:val="48"/>
                  </w:rPr>
                  <w:fldChar w:fldCharType="separate"/>
                </w:r>
                <w:r w:rsidR="006F0A0F">
                  <w:rPr>
                    <w:rFonts w:ascii="Impact" w:hAnsi="Impact"/>
                    <w:noProof/>
                    <w:sz w:val="48"/>
                    <w:szCs w:val="48"/>
                  </w:rPr>
                  <w:t>60</w:t>
                </w:r>
                <w:r w:rsidRPr="009D15AB">
                  <w:rPr>
                    <w:rFonts w:ascii="Impact" w:hAnsi="Impact"/>
                    <w:sz w:val="48"/>
                    <w:szCs w:val="48"/>
                  </w:rPr>
                  <w:fldChar w:fldCharType="end"/>
                </w:r>
              </w:p>
            </w:txbxContent>
          </v:textbox>
        </v:shape>
      </w:pict>
    </w:r>
    <w:r w:rsidRPr="00623C29">
      <w:rPr>
        <w:rFonts w:ascii="Times New Roman" w:hAnsi="Times New Roman" w:cs="Times New Roman"/>
        <w:noProof/>
      </w:rPr>
      <w:pict>
        <v:shape id="_x0000_s16386" type="#_x0000_t202" style="position:absolute;left:0;text-align:left;margin-left:-2pt;margin-top:40.5pt;width:25.5pt;height:24.75pt;z-index:251658240">
          <v:textbox style="mso-next-textbox:#_x0000_s16386">
            <w:txbxContent>
              <w:p w:rsidR="00A331E4" w:rsidRDefault="00A331E4"/>
            </w:txbxContent>
          </v:textbox>
        </v:shape>
      </w:pict>
    </w:r>
    <w:r w:rsidR="00A331E4" w:rsidRPr="009D15AB">
      <w:rPr>
        <w:rFonts w:ascii="Times New Roman" w:hAnsi="Times New Roman" w:cs="Times New Roman"/>
      </w:rPr>
      <w:t>2011-2012 U</w:t>
    </w:r>
    <w:r w:rsidR="00A331E4" w:rsidRPr="009D15AB">
      <w:rPr>
        <w:rFonts w:ascii="Times New Roman" w:hAnsi="Times New Roman" w:cs="Times New Roman"/>
        <w:sz w:val="16"/>
        <w:szCs w:val="16"/>
      </w:rPr>
      <w:t>NDERGRADUATE</w:t>
    </w:r>
    <w:r w:rsidR="00A331E4" w:rsidRPr="009D15AB">
      <w:rPr>
        <w:rFonts w:ascii="Times New Roman" w:hAnsi="Times New Roman" w:cs="Times New Roman"/>
      </w:rPr>
      <w:t xml:space="preserve"> C</w:t>
    </w:r>
    <w:r w:rsidR="00A331E4" w:rsidRPr="009D15AB">
      <w:rPr>
        <w:rFonts w:ascii="Times New Roman" w:hAnsi="Times New Roman" w:cs="Times New Roman"/>
        <w:sz w:val="16"/>
        <w:szCs w:val="16"/>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1E4" w:rsidRPr="00A331E4" w:rsidRDefault="00623C29" w:rsidP="00FC6777">
    <w:pPr>
      <w:pStyle w:val="Footer"/>
      <w:jc w:val="center"/>
      <w:rPr>
        <w:rFonts w:ascii="Times New Roman" w:hAnsi="Times New Roman" w:cs="Times New Roman"/>
      </w:rPr>
    </w:pPr>
    <w:r>
      <w:rPr>
        <w:rFonts w:ascii="Times New Roman" w:hAnsi="Times New Roman" w:cs="Times New Roman"/>
      </w:rPr>
      <w:pict>
        <v:shapetype id="_x0000_t202" coordsize="21600,21600" o:spt="202" path="m,l,21600r21600,l21600,xe">
          <v:stroke joinstyle="miter"/>
          <v:path gradientshapeok="t" o:connecttype="rect"/>
        </v:shapetype>
        <v:shape id="_x0000_s16389" type="#_x0000_t202" style="position:absolute;left:0;text-align:left;margin-left:532.3pt;margin-top:-13.45pt;width:34.25pt;height:54.25pt;z-index:251661312" stroked="f">
          <v:textbox style="mso-next-textbox:#_x0000_s16389" inset="0,0">
            <w:txbxContent>
              <w:p w:rsidR="00A331E4" w:rsidRPr="00731E7A" w:rsidRDefault="00623C29" w:rsidP="00FC6777">
                <w:pPr>
                  <w:ind w:right="-3" w:firstLine="0"/>
                  <w:rPr>
                    <w:rFonts w:ascii="Impact" w:hAnsi="Impact"/>
                    <w:sz w:val="40"/>
                    <w:szCs w:val="40"/>
                  </w:rPr>
                </w:pPr>
                <w:r w:rsidRPr="00731E7A">
                  <w:rPr>
                    <w:rFonts w:ascii="Impact" w:hAnsi="Impact"/>
                    <w:sz w:val="40"/>
                    <w:szCs w:val="40"/>
                  </w:rPr>
                  <w:fldChar w:fldCharType="begin"/>
                </w:r>
                <w:r w:rsidR="00A331E4" w:rsidRPr="00731E7A">
                  <w:rPr>
                    <w:rFonts w:ascii="Impact" w:hAnsi="Impact"/>
                    <w:sz w:val="40"/>
                    <w:szCs w:val="40"/>
                  </w:rPr>
                  <w:instrText xml:space="preserve"> PAGE   \* MERGEFORMAT </w:instrText>
                </w:r>
                <w:r w:rsidRPr="00731E7A">
                  <w:rPr>
                    <w:rFonts w:ascii="Impact" w:hAnsi="Impact"/>
                    <w:sz w:val="40"/>
                    <w:szCs w:val="40"/>
                  </w:rPr>
                  <w:fldChar w:fldCharType="separate"/>
                </w:r>
                <w:r w:rsidR="006F0A0F">
                  <w:rPr>
                    <w:rFonts w:ascii="Impact" w:hAnsi="Impact"/>
                    <w:noProof/>
                    <w:sz w:val="40"/>
                    <w:szCs w:val="40"/>
                  </w:rPr>
                  <w:t>59</w:t>
                </w:r>
                <w:r w:rsidRPr="00731E7A">
                  <w:rPr>
                    <w:rFonts w:ascii="Impact" w:hAnsi="Impact"/>
                    <w:sz w:val="40"/>
                    <w:szCs w:val="40"/>
                  </w:rPr>
                  <w:fldChar w:fldCharType="end"/>
                </w:r>
              </w:p>
            </w:txbxContent>
          </v:textbox>
        </v:shape>
      </w:pict>
    </w:r>
    <w:r w:rsidR="00A331E4" w:rsidRPr="00A331E4">
      <w:rPr>
        <w:rFonts w:ascii="Times New Roman" w:hAnsi="Times New Roman" w:cs="Times New Roman"/>
      </w:rPr>
      <w:t xml:space="preserve">2011-2012 </w:t>
    </w:r>
    <w:r w:rsidR="00A331E4" w:rsidRPr="009D15AB">
      <w:rPr>
        <w:rFonts w:ascii="Times New Roman" w:hAnsi="Times New Roman" w:cs="Times New Roman"/>
      </w:rPr>
      <w:t>U</w:t>
    </w:r>
    <w:r w:rsidR="00A331E4" w:rsidRPr="00A331E4">
      <w:rPr>
        <w:rFonts w:ascii="Times New Roman" w:hAnsi="Times New Roman" w:cs="Times New Roman"/>
        <w:sz w:val="18"/>
        <w:szCs w:val="18"/>
      </w:rPr>
      <w:t>NDERGRADUATE</w:t>
    </w:r>
    <w:r w:rsidR="00A331E4" w:rsidRPr="00A331E4">
      <w:rPr>
        <w:rFonts w:ascii="Times New Roman" w:hAnsi="Times New Roman" w:cs="Times New Roman"/>
      </w:rPr>
      <w:t xml:space="preserve"> </w:t>
    </w:r>
    <w:r w:rsidR="00A331E4" w:rsidRPr="009D15AB">
      <w:rPr>
        <w:rFonts w:ascii="Times New Roman" w:hAnsi="Times New Roman" w:cs="Times New Roman"/>
      </w:rPr>
      <w:t>C</w:t>
    </w:r>
    <w:r w:rsidR="00A331E4" w:rsidRPr="00A331E4">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0423" w:rsidRDefault="00ED0423" w:rsidP="009F1F4B">
      <w:pPr>
        <w:spacing w:after="0"/>
      </w:pPr>
      <w:r>
        <w:separator/>
      </w:r>
    </w:p>
  </w:footnote>
  <w:footnote w:type="continuationSeparator" w:id="0">
    <w:p w:rsidR="00ED0423" w:rsidRDefault="00ED0423" w:rsidP="009F1F4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9A6CF7"/>
    <w:multiLevelType w:val="hybridMultilevel"/>
    <w:tmpl w:val="26C2230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5646A8A"/>
    <w:multiLevelType w:val="multilevel"/>
    <w:tmpl w:val="DDD4B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700117"/>
    <w:multiLevelType w:val="hybridMultilevel"/>
    <w:tmpl w:val="71CE6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26A55"/>
    <w:multiLevelType w:val="hybridMultilevel"/>
    <w:tmpl w:val="204A3D6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0EA87F1E"/>
    <w:multiLevelType w:val="hybridMultilevel"/>
    <w:tmpl w:val="0AFA8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3FC620C"/>
    <w:multiLevelType w:val="hybridMultilevel"/>
    <w:tmpl w:val="666A8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182323F2"/>
    <w:multiLevelType w:val="hybridMultilevel"/>
    <w:tmpl w:val="59E2B9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C2914CB"/>
    <w:multiLevelType w:val="multilevel"/>
    <w:tmpl w:val="D1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8">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9A16FD"/>
    <w:multiLevelType w:val="multilevel"/>
    <w:tmpl w:val="570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F60A37"/>
    <w:multiLevelType w:val="hybridMultilevel"/>
    <w:tmpl w:val="481E1B2A"/>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1">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6">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8">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3D3E21B9"/>
    <w:multiLevelType w:val="hybridMultilevel"/>
    <w:tmpl w:val="D688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8B2901"/>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563209B"/>
    <w:multiLevelType w:val="hybridMultilevel"/>
    <w:tmpl w:val="47C83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7B82E3C"/>
    <w:multiLevelType w:val="multilevel"/>
    <w:tmpl w:val="CC36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CCF756E"/>
    <w:multiLevelType w:val="hybridMultilevel"/>
    <w:tmpl w:val="8CD8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6DF6FBA"/>
    <w:multiLevelType w:val="hybridMultilevel"/>
    <w:tmpl w:val="0952FD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3">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4">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5">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1266E9"/>
    <w:multiLevelType w:val="hybridMultilevel"/>
    <w:tmpl w:val="6E3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63F5674C"/>
    <w:multiLevelType w:val="multilevel"/>
    <w:tmpl w:val="31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7">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8">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E46B49"/>
    <w:multiLevelType w:val="multilevel"/>
    <w:tmpl w:val="364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3184359"/>
    <w:multiLevelType w:val="multilevel"/>
    <w:tmpl w:val="03308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3B64FB9"/>
    <w:multiLevelType w:val="hybridMultilevel"/>
    <w:tmpl w:val="624EE42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nsid w:val="755C0DF9"/>
    <w:multiLevelType w:val="hybridMultilevel"/>
    <w:tmpl w:val="29C4BE74"/>
    <w:lvl w:ilvl="0" w:tplc="6DD02DD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3">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7A764E94"/>
    <w:multiLevelType w:val="multilevel"/>
    <w:tmpl w:val="7E0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nsid w:val="7C14541B"/>
    <w:multiLevelType w:val="hybridMultilevel"/>
    <w:tmpl w:val="C89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7F1A5F46"/>
    <w:multiLevelType w:val="hybridMultilevel"/>
    <w:tmpl w:val="9EE05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5"/>
  </w:num>
  <w:num w:numId="3">
    <w:abstractNumId w:val="27"/>
  </w:num>
  <w:num w:numId="4">
    <w:abstractNumId w:val="17"/>
  </w:num>
  <w:num w:numId="5">
    <w:abstractNumId w:val="48"/>
  </w:num>
  <w:num w:numId="6">
    <w:abstractNumId w:val="22"/>
  </w:num>
  <w:num w:numId="7">
    <w:abstractNumId w:val="34"/>
  </w:num>
  <w:num w:numId="8">
    <w:abstractNumId w:val="55"/>
  </w:num>
  <w:num w:numId="9">
    <w:abstractNumId w:val="40"/>
  </w:num>
  <w:num w:numId="10">
    <w:abstractNumId w:val="0"/>
  </w:num>
  <w:num w:numId="11">
    <w:abstractNumId w:val="67"/>
  </w:num>
  <w:num w:numId="12">
    <w:abstractNumId w:val="21"/>
  </w:num>
  <w:num w:numId="13">
    <w:abstractNumId w:val="51"/>
  </w:num>
  <w:num w:numId="14">
    <w:abstractNumId w:val="63"/>
  </w:num>
  <w:num w:numId="15">
    <w:abstractNumId w:val="31"/>
  </w:num>
  <w:num w:numId="16">
    <w:abstractNumId w:val="5"/>
  </w:num>
  <w:num w:numId="17">
    <w:abstractNumId w:val="41"/>
  </w:num>
  <w:num w:numId="18">
    <w:abstractNumId w:val="53"/>
  </w:num>
  <w:num w:numId="19">
    <w:abstractNumId w:val="28"/>
  </w:num>
  <w:num w:numId="20">
    <w:abstractNumId w:val="45"/>
  </w:num>
  <w:num w:numId="21">
    <w:abstractNumId w:val="33"/>
  </w:num>
  <w:num w:numId="22">
    <w:abstractNumId w:val="3"/>
  </w:num>
  <w:num w:numId="23">
    <w:abstractNumId w:val="43"/>
  </w:num>
  <w:num w:numId="24">
    <w:abstractNumId w:val="12"/>
  </w:num>
  <w:num w:numId="25">
    <w:abstractNumId w:val="2"/>
  </w:num>
  <w:num w:numId="26">
    <w:abstractNumId w:val="36"/>
  </w:num>
  <w:num w:numId="27">
    <w:abstractNumId w:val="66"/>
  </w:num>
  <w:num w:numId="28">
    <w:abstractNumId w:val="46"/>
  </w:num>
  <w:num w:numId="29">
    <w:abstractNumId w:val="39"/>
  </w:num>
  <w:num w:numId="30">
    <w:abstractNumId w:val="30"/>
  </w:num>
  <w:num w:numId="31">
    <w:abstractNumId w:val="37"/>
  </w:num>
  <w:num w:numId="32">
    <w:abstractNumId w:val="32"/>
  </w:num>
  <w:num w:numId="33">
    <w:abstractNumId w:val="23"/>
  </w:num>
  <w:num w:numId="34">
    <w:abstractNumId w:val="60"/>
  </w:num>
  <w:num w:numId="35">
    <w:abstractNumId w:val="20"/>
  </w:num>
  <w:num w:numId="36">
    <w:abstractNumId w:val="54"/>
  </w:num>
  <w:num w:numId="37">
    <w:abstractNumId w:val="15"/>
  </w:num>
  <w:num w:numId="38">
    <w:abstractNumId w:val="19"/>
  </w:num>
  <w:num w:numId="39">
    <w:abstractNumId w:val="14"/>
  </w:num>
  <w:num w:numId="40">
    <w:abstractNumId w:val="69"/>
  </w:num>
  <w:num w:numId="41">
    <w:abstractNumId w:val="59"/>
  </w:num>
  <w:num w:numId="42">
    <w:abstractNumId w:val="64"/>
  </w:num>
  <w:num w:numId="43">
    <w:abstractNumId w:val="58"/>
  </w:num>
  <w:num w:numId="44">
    <w:abstractNumId w:val="62"/>
  </w:num>
  <w:num w:numId="45">
    <w:abstractNumId w:val="49"/>
  </w:num>
  <w:num w:numId="46">
    <w:abstractNumId w:val="65"/>
  </w:num>
  <w:num w:numId="47">
    <w:abstractNumId w:val="42"/>
  </w:num>
  <w:num w:numId="48">
    <w:abstractNumId w:val="50"/>
  </w:num>
  <w:num w:numId="49">
    <w:abstractNumId w:val="4"/>
  </w:num>
  <w:num w:numId="50">
    <w:abstractNumId w:val="7"/>
  </w:num>
  <w:num w:numId="51">
    <w:abstractNumId w:val="35"/>
  </w:num>
  <w:num w:numId="52">
    <w:abstractNumId w:val="9"/>
  </w:num>
  <w:num w:numId="53">
    <w:abstractNumId w:val="29"/>
  </w:num>
  <w:num w:numId="54">
    <w:abstractNumId w:val="11"/>
  </w:num>
  <w:num w:numId="55">
    <w:abstractNumId w:val="18"/>
  </w:num>
  <w:num w:numId="56">
    <w:abstractNumId w:val="57"/>
  </w:num>
  <w:num w:numId="57">
    <w:abstractNumId w:val="56"/>
  </w:num>
  <w:num w:numId="58">
    <w:abstractNumId w:val="16"/>
  </w:num>
  <w:num w:numId="59">
    <w:abstractNumId w:val="6"/>
  </w:num>
  <w:num w:numId="60">
    <w:abstractNumId w:val="24"/>
  </w:num>
  <w:num w:numId="61">
    <w:abstractNumId w:val="38"/>
  </w:num>
  <w:num w:numId="62">
    <w:abstractNumId w:val="47"/>
  </w:num>
  <w:num w:numId="63">
    <w:abstractNumId w:val="26"/>
  </w:num>
  <w:num w:numId="64">
    <w:abstractNumId w:val="52"/>
  </w:num>
  <w:num w:numId="65">
    <w:abstractNumId w:val="13"/>
  </w:num>
  <w:num w:numId="66">
    <w:abstractNumId w:val="10"/>
  </w:num>
  <w:num w:numId="67">
    <w:abstractNumId w:val="68"/>
  </w:num>
  <w:num w:numId="68">
    <w:abstractNumId w:val="61"/>
  </w:num>
  <w:num w:numId="69">
    <w:abstractNumId w:val="1"/>
  </w:num>
  <w:num w:numId="70">
    <w:abstractNumId w:val="8"/>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revisionView w:markup="0"/>
  <w:defaultTabStop w:val="720"/>
  <w:evenAndOddHeaders/>
  <w:drawingGridHorizontalSpacing w:val="110"/>
  <w:displayHorizontalDrawingGridEvery w:val="2"/>
  <w:characterSpacingControl w:val="doNotCompress"/>
  <w:hdrShapeDefaults>
    <o:shapedefaults v:ext="edit" spidmax="20482"/>
    <o:shapelayout v:ext="edit">
      <o:idmap v:ext="edit" data="16"/>
    </o:shapelayout>
  </w:hdrShapeDefaults>
  <w:footnotePr>
    <w:footnote w:id="-1"/>
    <w:footnote w:id="0"/>
  </w:footnotePr>
  <w:endnotePr>
    <w:endnote w:id="-1"/>
    <w:endnote w:id="0"/>
  </w:endnotePr>
  <w:compat>
    <w:useFELayout/>
  </w:compat>
  <w:rsids>
    <w:rsidRoot w:val="000A7810"/>
    <w:rsid w:val="00030AE4"/>
    <w:rsid w:val="0003578D"/>
    <w:rsid w:val="00044441"/>
    <w:rsid w:val="00050932"/>
    <w:rsid w:val="00055FE6"/>
    <w:rsid w:val="00074ABC"/>
    <w:rsid w:val="000852F6"/>
    <w:rsid w:val="000A7810"/>
    <w:rsid w:val="000B7772"/>
    <w:rsid w:val="000D0D81"/>
    <w:rsid w:val="000D26A0"/>
    <w:rsid w:val="000D42BE"/>
    <w:rsid w:val="000E2ECD"/>
    <w:rsid w:val="000F1717"/>
    <w:rsid w:val="00101A1D"/>
    <w:rsid w:val="00102322"/>
    <w:rsid w:val="001027DC"/>
    <w:rsid w:val="00115A2C"/>
    <w:rsid w:val="00116085"/>
    <w:rsid w:val="00132016"/>
    <w:rsid w:val="00137A5D"/>
    <w:rsid w:val="00172B74"/>
    <w:rsid w:val="001834A9"/>
    <w:rsid w:val="001B3F33"/>
    <w:rsid w:val="001D09D6"/>
    <w:rsid w:val="001F1F32"/>
    <w:rsid w:val="001F3D8B"/>
    <w:rsid w:val="00200513"/>
    <w:rsid w:val="00203734"/>
    <w:rsid w:val="00216684"/>
    <w:rsid w:val="0023795B"/>
    <w:rsid w:val="00261C96"/>
    <w:rsid w:val="00267ED6"/>
    <w:rsid w:val="00272AA8"/>
    <w:rsid w:val="002B351F"/>
    <w:rsid w:val="002C15FA"/>
    <w:rsid w:val="002C3353"/>
    <w:rsid w:val="002C3911"/>
    <w:rsid w:val="002D7F10"/>
    <w:rsid w:val="002F7D87"/>
    <w:rsid w:val="00303576"/>
    <w:rsid w:val="003047FF"/>
    <w:rsid w:val="00330D7E"/>
    <w:rsid w:val="0034244A"/>
    <w:rsid w:val="003444B8"/>
    <w:rsid w:val="0036617E"/>
    <w:rsid w:val="003721C6"/>
    <w:rsid w:val="0038054A"/>
    <w:rsid w:val="00382440"/>
    <w:rsid w:val="003A070E"/>
    <w:rsid w:val="003B5DD4"/>
    <w:rsid w:val="003B788B"/>
    <w:rsid w:val="003E5F3C"/>
    <w:rsid w:val="0040687A"/>
    <w:rsid w:val="00441A36"/>
    <w:rsid w:val="004424C4"/>
    <w:rsid w:val="00450B6A"/>
    <w:rsid w:val="00457564"/>
    <w:rsid w:val="00461EC4"/>
    <w:rsid w:val="00483329"/>
    <w:rsid w:val="004C32DD"/>
    <w:rsid w:val="004F4DD3"/>
    <w:rsid w:val="00500CC4"/>
    <w:rsid w:val="0050315D"/>
    <w:rsid w:val="00544F8B"/>
    <w:rsid w:val="00557E78"/>
    <w:rsid w:val="00566FDD"/>
    <w:rsid w:val="005713B4"/>
    <w:rsid w:val="005C6214"/>
    <w:rsid w:val="005F18AE"/>
    <w:rsid w:val="005F1C58"/>
    <w:rsid w:val="005F2A86"/>
    <w:rsid w:val="005F6D21"/>
    <w:rsid w:val="00621E19"/>
    <w:rsid w:val="00623C29"/>
    <w:rsid w:val="006524A4"/>
    <w:rsid w:val="00663A69"/>
    <w:rsid w:val="00691FB5"/>
    <w:rsid w:val="006A4E38"/>
    <w:rsid w:val="006A5FCF"/>
    <w:rsid w:val="006B3790"/>
    <w:rsid w:val="006B3A2F"/>
    <w:rsid w:val="006D530B"/>
    <w:rsid w:val="006F052A"/>
    <w:rsid w:val="006F0A0F"/>
    <w:rsid w:val="006F2981"/>
    <w:rsid w:val="006F35D7"/>
    <w:rsid w:val="006F3DED"/>
    <w:rsid w:val="006F663D"/>
    <w:rsid w:val="00731E7A"/>
    <w:rsid w:val="00732834"/>
    <w:rsid w:val="00744F83"/>
    <w:rsid w:val="007546E1"/>
    <w:rsid w:val="00755F7C"/>
    <w:rsid w:val="00763CEB"/>
    <w:rsid w:val="0076627D"/>
    <w:rsid w:val="00776E16"/>
    <w:rsid w:val="007A3107"/>
    <w:rsid w:val="007A7BFB"/>
    <w:rsid w:val="007C16CA"/>
    <w:rsid w:val="007E326C"/>
    <w:rsid w:val="007E5988"/>
    <w:rsid w:val="007F1F54"/>
    <w:rsid w:val="007F49D3"/>
    <w:rsid w:val="007F6CD0"/>
    <w:rsid w:val="00805E19"/>
    <w:rsid w:val="0081388D"/>
    <w:rsid w:val="008516A9"/>
    <w:rsid w:val="00883B2B"/>
    <w:rsid w:val="008B3436"/>
    <w:rsid w:val="008B6927"/>
    <w:rsid w:val="008C1F61"/>
    <w:rsid w:val="008D11A0"/>
    <w:rsid w:val="008D71A1"/>
    <w:rsid w:val="008F4A0F"/>
    <w:rsid w:val="009012AA"/>
    <w:rsid w:val="00926819"/>
    <w:rsid w:val="00930000"/>
    <w:rsid w:val="00940F84"/>
    <w:rsid w:val="00946B9C"/>
    <w:rsid w:val="00951937"/>
    <w:rsid w:val="00971DEA"/>
    <w:rsid w:val="009B2355"/>
    <w:rsid w:val="009C2A47"/>
    <w:rsid w:val="009D15AB"/>
    <w:rsid w:val="009F1F4B"/>
    <w:rsid w:val="009F5361"/>
    <w:rsid w:val="009F6955"/>
    <w:rsid w:val="00A10A5C"/>
    <w:rsid w:val="00A16B21"/>
    <w:rsid w:val="00A331E4"/>
    <w:rsid w:val="00A4282F"/>
    <w:rsid w:val="00A449C2"/>
    <w:rsid w:val="00A44BB7"/>
    <w:rsid w:val="00A64B9E"/>
    <w:rsid w:val="00A82F11"/>
    <w:rsid w:val="00AA097C"/>
    <w:rsid w:val="00B14983"/>
    <w:rsid w:val="00B27A5C"/>
    <w:rsid w:val="00B409A6"/>
    <w:rsid w:val="00B41A39"/>
    <w:rsid w:val="00B537D8"/>
    <w:rsid w:val="00B54213"/>
    <w:rsid w:val="00B76DBA"/>
    <w:rsid w:val="00B80FEA"/>
    <w:rsid w:val="00B8167B"/>
    <w:rsid w:val="00C06855"/>
    <w:rsid w:val="00C1364C"/>
    <w:rsid w:val="00C14A2D"/>
    <w:rsid w:val="00C16B47"/>
    <w:rsid w:val="00C25DC8"/>
    <w:rsid w:val="00C27A49"/>
    <w:rsid w:val="00C31D8F"/>
    <w:rsid w:val="00C42B9B"/>
    <w:rsid w:val="00C45209"/>
    <w:rsid w:val="00C54DA1"/>
    <w:rsid w:val="00C55E61"/>
    <w:rsid w:val="00C73666"/>
    <w:rsid w:val="00CA0479"/>
    <w:rsid w:val="00CB5CD5"/>
    <w:rsid w:val="00CD21B7"/>
    <w:rsid w:val="00CE6A71"/>
    <w:rsid w:val="00D07B15"/>
    <w:rsid w:val="00D2270B"/>
    <w:rsid w:val="00D3137B"/>
    <w:rsid w:val="00D33C9D"/>
    <w:rsid w:val="00D472A9"/>
    <w:rsid w:val="00D50323"/>
    <w:rsid w:val="00D70D2D"/>
    <w:rsid w:val="00D75978"/>
    <w:rsid w:val="00DA2AE1"/>
    <w:rsid w:val="00DC15C0"/>
    <w:rsid w:val="00DC1EFA"/>
    <w:rsid w:val="00DC4EEA"/>
    <w:rsid w:val="00DF63DD"/>
    <w:rsid w:val="00E10A05"/>
    <w:rsid w:val="00E22345"/>
    <w:rsid w:val="00E3656A"/>
    <w:rsid w:val="00EA343F"/>
    <w:rsid w:val="00EC0078"/>
    <w:rsid w:val="00ED0264"/>
    <w:rsid w:val="00ED0423"/>
    <w:rsid w:val="00ED3419"/>
    <w:rsid w:val="00ED3A94"/>
    <w:rsid w:val="00EE09B2"/>
    <w:rsid w:val="00EE3456"/>
    <w:rsid w:val="00EF2EB0"/>
    <w:rsid w:val="00EF3960"/>
    <w:rsid w:val="00EF631B"/>
    <w:rsid w:val="00EF6577"/>
    <w:rsid w:val="00F00060"/>
    <w:rsid w:val="00F02B67"/>
    <w:rsid w:val="00F07148"/>
    <w:rsid w:val="00F102D7"/>
    <w:rsid w:val="00F16932"/>
    <w:rsid w:val="00F33467"/>
    <w:rsid w:val="00F51F2C"/>
    <w:rsid w:val="00F65BC8"/>
    <w:rsid w:val="00F82A28"/>
    <w:rsid w:val="00F851CC"/>
    <w:rsid w:val="00FC6777"/>
    <w:rsid w:val="00FD5C6A"/>
    <w:rsid w:val="00FE4D91"/>
    <w:rsid w:val="00FE7D6C"/>
    <w:rsid w:val="00FF1F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2,3,9,10,15,17"/>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0A7810"/>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0A7810"/>
    <w:pPr>
      <w:keepNext/>
      <w:keepLines/>
      <w:spacing w:before="200" w:after="0" w:line="276" w:lineRule="auto"/>
      <w:ind w:firstLine="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semiHidden/>
    <w:unhideWhenUsed/>
    <w:qFormat/>
    <w:rsid w:val="006A5F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810"/>
    <w:rPr>
      <w:rFonts w:asciiTheme="majorHAnsi" w:eastAsiaTheme="majorEastAsia" w:hAnsiTheme="majorHAnsi" w:cstheme="majorBidi"/>
      <w:b/>
      <w:bCs/>
      <w:color w:val="365F91" w:themeColor="accent1" w:themeShade="BF"/>
      <w:sz w:val="28"/>
      <w:szCs w:val="28"/>
      <w:lang w:eastAsia="en-US"/>
    </w:rPr>
  </w:style>
  <w:style w:type="character" w:customStyle="1" w:styleId="Heading2Char">
    <w:name w:val="Heading 2 Char"/>
    <w:basedOn w:val="DefaultParagraphFont"/>
    <w:link w:val="Heading2"/>
    <w:uiPriority w:val="9"/>
    <w:rsid w:val="000A7810"/>
    <w:rPr>
      <w:rFonts w:asciiTheme="majorHAnsi" w:eastAsiaTheme="majorEastAsia" w:hAnsiTheme="majorHAnsi" w:cstheme="majorBidi"/>
      <w:b/>
      <w:bCs/>
      <w:color w:val="4F81BD" w:themeColor="accent1"/>
      <w:sz w:val="26"/>
      <w:szCs w:val="26"/>
      <w:lang w:eastAsia="en-US"/>
    </w:rPr>
  </w:style>
  <w:style w:type="character" w:customStyle="1" w:styleId="BalloonTextChar">
    <w:name w:val="Balloon Text Char"/>
    <w:basedOn w:val="DefaultParagraphFont"/>
    <w:link w:val="BalloonText"/>
    <w:uiPriority w:val="99"/>
    <w:semiHidden/>
    <w:rsid w:val="000A7810"/>
    <w:rPr>
      <w:rFonts w:ascii="Tahoma" w:eastAsia="Times New Roman" w:hAnsi="Tahoma" w:cs="Tahoma"/>
      <w:sz w:val="16"/>
      <w:szCs w:val="16"/>
      <w:lang w:eastAsia="en-US"/>
    </w:rPr>
  </w:style>
  <w:style w:type="paragraph" w:styleId="BalloonText">
    <w:name w:val="Balloon Text"/>
    <w:basedOn w:val="Normal"/>
    <w:link w:val="BalloonTextChar"/>
    <w:uiPriority w:val="99"/>
    <w:semiHidden/>
    <w:unhideWhenUsed/>
    <w:rsid w:val="000A7810"/>
    <w:pPr>
      <w:spacing w:after="0"/>
      <w:ind w:firstLine="0"/>
    </w:pPr>
    <w:rPr>
      <w:rFonts w:ascii="Tahoma" w:eastAsia="Times New Roman" w:hAnsi="Tahoma" w:cs="Tahoma"/>
      <w:sz w:val="16"/>
      <w:szCs w:val="16"/>
      <w:lang w:eastAsia="en-US"/>
    </w:rPr>
  </w:style>
  <w:style w:type="paragraph" w:styleId="Revision">
    <w:name w:val="Revision"/>
    <w:hidden/>
    <w:uiPriority w:val="99"/>
    <w:semiHidden/>
    <w:rsid w:val="00EE09B2"/>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EE09B2"/>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EE09B2"/>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E09B2"/>
    <w:rPr>
      <w:b/>
      <w:bCs/>
    </w:rPr>
  </w:style>
  <w:style w:type="character" w:customStyle="1" w:styleId="CommentSubjectChar">
    <w:name w:val="Comment Subject Char"/>
    <w:basedOn w:val="CommentTextChar"/>
    <w:link w:val="CommentSubject"/>
    <w:uiPriority w:val="99"/>
    <w:semiHidden/>
    <w:rsid w:val="00EE09B2"/>
    <w:rPr>
      <w:b/>
      <w:bCs/>
    </w:rPr>
  </w:style>
  <w:style w:type="paragraph" w:styleId="ListParagraph">
    <w:name w:val="List Paragraph"/>
    <w:basedOn w:val="Normal"/>
    <w:uiPriority w:val="34"/>
    <w:qFormat/>
    <w:rsid w:val="00EE09B2"/>
    <w:pPr>
      <w:spacing w:line="276" w:lineRule="auto"/>
      <w:ind w:left="720" w:firstLine="0"/>
      <w:contextualSpacing/>
    </w:pPr>
    <w:rPr>
      <w:rFonts w:ascii="Calibri" w:eastAsia="Times New Roman" w:hAnsi="Calibri" w:cs="Times New Roman"/>
      <w:lang w:eastAsia="en-US"/>
    </w:rPr>
  </w:style>
  <w:style w:type="character" w:styleId="Hyperlink">
    <w:name w:val="Hyperlink"/>
    <w:basedOn w:val="DefaultParagraphFont"/>
    <w:uiPriority w:val="99"/>
    <w:unhideWhenUsed/>
    <w:rsid w:val="00EE09B2"/>
    <w:rPr>
      <w:color w:val="0000FF" w:themeColor="hyperlink"/>
      <w:u w:val="single"/>
    </w:rPr>
  </w:style>
  <w:style w:type="table" w:styleId="TableGrid">
    <w:name w:val="Table Grid"/>
    <w:basedOn w:val="TableNormal"/>
    <w:uiPriority w:val="59"/>
    <w:rsid w:val="00EE09B2"/>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E09B2"/>
    <w:rPr>
      <w:sz w:val="16"/>
      <w:szCs w:val="16"/>
    </w:rPr>
  </w:style>
  <w:style w:type="paragraph" w:styleId="TOCHeading">
    <w:name w:val="TOC Heading"/>
    <w:basedOn w:val="Heading1"/>
    <w:next w:val="Normal"/>
    <w:uiPriority w:val="39"/>
    <w:semiHidden/>
    <w:unhideWhenUsed/>
    <w:qFormat/>
    <w:rsid w:val="006A5FCF"/>
    <w:pPr>
      <w:outlineLvl w:val="9"/>
    </w:pPr>
  </w:style>
  <w:style w:type="paragraph" w:styleId="TOC1">
    <w:name w:val="toc 1"/>
    <w:basedOn w:val="Normal"/>
    <w:next w:val="Normal"/>
    <w:autoRedefine/>
    <w:uiPriority w:val="39"/>
    <w:unhideWhenUsed/>
    <w:qFormat/>
    <w:rsid w:val="00B27A5C"/>
    <w:pPr>
      <w:tabs>
        <w:tab w:val="right" w:leader="dot" w:pos="4500"/>
      </w:tabs>
      <w:spacing w:before="120" w:after="120"/>
      <w:ind w:right="800" w:firstLine="0"/>
    </w:pPr>
    <w:rPr>
      <w:b/>
      <w:bCs/>
      <w:caps/>
      <w:sz w:val="20"/>
      <w:szCs w:val="20"/>
    </w:rPr>
  </w:style>
  <w:style w:type="paragraph" w:styleId="TOC2">
    <w:name w:val="toc 2"/>
    <w:basedOn w:val="Normal"/>
    <w:next w:val="Normal"/>
    <w:autoRedefine/>
    <w:uiPriority w:val="39"/>
    <w:unhideWhenUsed/>
    <w:qFormat/>
    <w:rsid w:val="00B27A5C"/>
    <w:pPr>
      <w:tabs>
        <w:tab w:val="right" w:leader="dot" w:pos="4500"/>
      </w:tabs>
      <w:spacing w:after="0"/>
      <w:ind w:right="935" w:firstLine="0"/>
    </w:pPr>
    <w:rPr>
      <w:rFonts w:ascii="Times New Roman" w:hAnsi="Times New Roman" w:cs="Times New Roman"/>
      <w:smallCaps/>
    </w:rPr>
  </w:style>
  <w:style w:type="paragraph" w:styleId="TOC3">
    <w:name w:val="toc 3"/>
    <w:basedOn w:val="Normal"/>
    <w:next w:val="Normal"/>
    <w:autoRedefine/>
    <w:uiPriority w:val="39"/>
    <w:unhideWhenUsed/>
    <w:qFormat/>
    <w:rsid w:val="006A5FCF"/>
    <w:pPr>
      <w:spacing w:after="0"/>
      <w:ind w:left="440"/>
    </w:pPr>
    <w:rPr>
      <w:i/>
      <w:iCs/>
      <w:sz w:val="20"/>
      <w:szCs w:val="20"/>
    </w:rPr>
  </w:style>
  <w:style w:type="paragraph" w:styleId="TOC4">
    <w:name w:val="toc 4"/>
    <w:basedOn w:val="Normal"/>
    <w:next w:val="Normal"/>
    <w:autoRedefine/>
    <w:uiPriority w:val="39"/>
    <w:unhideWhenUsed/>
    <w:rsid w:val="006A5FCF"/>
    <w:pPr>
      <w:spacing w:after="0"/>
      <w:ind w:left="660"/>
    </w:pPr>
    <w:rPr>
      <w:sz w:val="18"/>
      <w:szCs w:val="18"/>
    </w:rPr>
  </w:style>
  <w:style w:type="paragraph" w:styleId="TOC5">
    <w:name w:val="toc 5"/>
    <w:basedOn w:val="Normal"/>
    <w:next w:val="Normal"/>
    <w:autoRedefine/>
    <w:uiPriority w:val="39"/>
    <w:unhideWhenUsed/>
    <w:rsid w:val="006A5FCF"/>
    <w:pPr>
      <w:spacing w:after="0"/>
      <w:ind w:left="880"/>
    </w:pPr>
    <w:rPr>
      <w:sz w:val="18"/>
      <w:szCs w:val="18"/>
    </w:rPr>
  </w:style>
  <w:style w:type="paragraph" w:styleId="TOC6">
    <w:name w:val="toc 6"/>
    <w:basedOn w:val="Normal"/>
    <w:next w:val="Normal"/>
    <w:autoRedefine/>
    <w:uiPriority w:val="39"/>
    <w:unhideWhenUsed/>
    <w:rsid w:val="006A5FCF"/>
    <w:pPr>
      <w:spacing w:after="0"/>
      <w:ind w:left="1100"/>
    </w:pPr>
    <w:rPr>
      <w:sz w:val="18"/>
      <w:szCs w:val="18"/>
    </w:rPr>
  </w:style>
  <w:style w:type="paragraph" w:styleId="TOC7">
    <w:name w:val="toc 7"/>
    <w:basedOn w:val="Normal"/>
    <w:next w:val="Normal"/>
    <w:autoRedefine/>
    <w:uiPriority w:val="39"/>
    <w:unhideWhenUsed/>
    <w:rsid w:val="006A5FCF"/>
    <w:pPr>
      <w:spacing w:after="0"/>
      <w:ind w:left="1320"/>
    </w:pPr>
    <w:rPr>
      <w:sz w:val="18"/>
      <w:szCs w:val="18"/>
    </w:rPr>
  </w:style>
  <w:style w:type="paragraph" w:styleId="TOC8">
    <w:name w:val="toc 8"/>
    <w:basedOn w:val="Normal"/>
    <w:next w:val="Normal"/>
    <w:autoRedefine/>
    <w:uiPriority w:val="39"/>
    <w:unhideWhenUsed/>
    <w:rsid w:val="006A5FCF"/>
    <w:pPr>
      <w:spacing w:after="0"/>
      <w:ind w:left="1540"/>
    </w:pPr>
    <w:rPr>
      <w:sz w:val="18"/>
      <w:szCs w:val="18"/>
    </w:rPr>
  </w:style>
  <w:style w:type="paragraph" w:styleId="TOC9">
    <w:name w:val="toc 9"/>
    <w:basedOn w:val="Normal"/>
    <w:next w:val="Normal"/>
    <w:autoRedefine/>
    <w:uiPriority w:val="39"/>
    <w:unhideWhenUsed/>
    <w:rsid w:val="006A5FCF"/>
    <w:pPr>
      <w:spacing w:after="0"/>
      <w:ind w:left="1760"/>
    </w:pPr>
    <w:rPr>
      <w:sz w:val="18"/>
      <w:szCs w:val="18"/>
    </w:rPr>
  </w:style>
  <w:style w:type="character" w:customStyle="1" w:styleId="Heading3Char">
    <w:name w:val="Heading 3 Char"/>
    <w:basedOn w:val="DefaultParagraphFont"/>
    <w:link w:val="Heading3"/>
    <w:uiPriority w:val="9"/>
    <w:semiHidden/>
    <w:rsid w:val="006A5FCF"/>
    <w:rPr>
      <w:rFonts w:asciiTheme="majorHAnsi" w:eastAsiaTheme="majorEastAsia" w:hAnsiTheme="majorHAnsi" w:cstheme="majorBidi"/>
      <w:b/>
      <w:bCs/>
      <w:color w:val="4F81BD" w:themeColor="accent1"/>
    </w:rPr>
  </w:style>
  <w:style w:type="paragraph" w:customStyle="1" w:styleId="Style1">
    <w:name w:val="Style1"/>
    <w:basedOn w:val="Normal"/>
    <w:link w:val="Style1Char"/>
    <w:qFormat/>
    <w:rsid w:val="008C1F61"/>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8C1F61"/>
    <w:rPr>
      <w:rFonts w:ascii="Times New Roman" w:hAnsi="Times New Roman"/>
      <w:b/>
      <w:bCs/>
      <w:color w:val="191919"/>
      <w:sz w:val="18"/>
      <w:szCs w:val="18"/>
    </w:rPr>
  </w:style>
  <w:style w:type="paragraph" w:styleId="Header">
    <w:name w:val="header"/>
    <w:basedOn w:val="Normal"/>
    <w:link w:val="HeaderChar"/>
    <w:uiPriority w:val="99"/>
    <w:semiHidden/>
    <w:unhideWhenUsed/>
    <w:rsid w:val="009F1F4B"/>
    <w:pPr>
      <w:tabs>
        <w:tab w:val="center" w:pos="4320"/>
        <w:tab w:val="right" w:pos="8640"/>
      </w:tabs>
      <w:spacing w:after="0"/>
    </w:pPr>
  </w:style>
  <w:style w:type="character" w:customStyle="1" w:styleId="HeaderChar">
    <w:name w:val="Header Char"/>
    <w:basedOn w:val="DefaultParagraphFont"/>
    <w:link w:val="Header"/>
    <w:uiPriority w:val="99"/>
    <w:semiHidden/>
    <w:rsid w:val="009F1F4B"/>
  </w:style>
  <w:style w:type="paragraph" w:styleId="Footer">
    <w:name w:val="footer"/>
    <w:basedOn w:val="Normal"/>
    <w:link w:val="FooterChar"/>
    <w:uiPriority w:val="99"/>
    <w:unhideWhenUsed/>
    <w:rsid w:val="009F1F4B"/>
    <w:pPr>
      <w:tabs>
        <w:tab w:val="center" w:pos="4320"/>
        <w:tab w:val="right" w:pos="8640"/>
      </w:tabs>
      <w:spacing w:after="0"/>
    </w:pPr>
  </w:style>
  <w:style w:type="character" w:customStyle="1" w:styleId="FooterChar">
    <w:name w:val="Footer Char"/>
    <w:basedOn w:val="DefaultParagraphFont"/>
    <w:link w:val="Footer"/>
    <w:uiPriority w:val="99"/>
    <w:rsid w:val="009F1F4B"/>
  </w:style>
  <w:style w:type="paragraph" w:styleId="BodyText">
    <w:name w:val="Body Text"/>
    <w:basedOn w:val="Normal"/>
    <w:link w:val="BodyTextChar"/>
    <w:rsid w:val="0038054A"/>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38054A"/>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732834"/>
    <w:pPr>
      <w:spacing w:after="120" w:line="480" w:lineRule="auto"/>
      <w:ind w:left="360"/>
    </w:pPr>
  </w:style>
  <w:style w:type="character" w:customStyle="1" w:styleId="BodyTextIndent2Char">
    <w:name w:val="Body Text Indent 2 Char"/>
    <w:basedOn w:val="DefaultParagraphFont"/>
    <w:link w:val="BodyTextIndent2"/>
    <w:uiPriority w:val="99"/>
    <w:semiHidden/>
    <w:rsid w:val="00732834"/>
  </w:style>
  <w:style w:type="character" w:styleId="BookTitle">
    <w:name w:val="Book Title"/>
    <w:basedOn w:val="DefaultParagraphFont"/>
    <w:uiPriority w:val="33"/>
    <w:qFormat/>
    <w:rsid w:val="0040687A"/>
    <w:rPr>
      <w:b/>
      <w:bCs/>
      <w:smallCaps/>
      <w:spacing w:val="5"/>
    </w:rPr>
  </w:style>
  <w:style w:type="paragraph" w:styleId="NormalWeb">
    <w:name w:val="Normal (Web)"/>
    <w:basedOn w:val="Normal"/>
    <w:uiPriority w:val="99"/>
    <w:unhideWhenUsed/>
    <w:rsid w:val="005F1C58"/>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apple-style-span">
    <w:name w:val="apple-style-span"/>
    <w:basedOn w:val="DefaultParagraphFont"/>
    <w:rsid w:val="0004444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hyperlink" Target="http://www.asurams.edu" TargetMode="External"/><Relationship Id="rId26" Type="http://schemas.openxmlformats.org/officeDocument/2006/relationships/hyperlink" Target="http://www.gacollege411.org" TargetMode="External"/><Relationship Id="rId39"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ww.gacollege411.org" TargetMode="External"/><Relationship Id="rId34" Type="http://schemas.openxmlformats.org/officeDocument/2006/relationships/hyperlink" Target="http://www.scholarships.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fafsa.ed.gov" TargetMode="External"/><Relationship Id="rId25" Type="http://schemas.openxmlformats.org/officeDocument/2006/relationships/hyperlink" Target="http://www.fastweb.com" TargetMode="External"/><Relationship Id="rId33" Type="http://schemas.openxmlformats.org/officeDocument/2006/relationships/hyperlink" Target="http://www.collegenet.com" TargetMode="External"/><Relationship Id="rId38"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fafsa.ed.gov" TargetMode="External"/><Relationship Id="rId20" Type="http://schemas.openxmlformats.org/officeDocument/2006/relationships/hyperlink" Target="http://www.gacollege411.org/" TargetMode="External"/><Relationship Id="rId29" Type="http://schemas.openxmlformats.org/officeDocument/2006/relationships/hyperlink" Target="http://www.dlenote.ed.gov" TargetMode="Externa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surams.edu" TargetMode="External"/><Relationship Id="rId24" Type="http://schemas.openxmlformats.org/officeDocument/2006/relationships/hyperlink" Target="http://www.gacollege411.org" TargetMode="External"/><Relationship Id="rId32" Type="http://schemas.openxmlformats.org/officeDocument/2006/relationships/hyperlink" Target="http://www.freschinfo.com" TargetMode="External"/><Relationship Id="rId37" Type="http://schemas.openxmlformats.org/officeDocument/2006/relationships/image" Target="media/image5.jpeg"/><Relationship Id="rId40"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gacollege411.org" TargetMode="External"/><Relationship Id="rId28" Type="http://schemas.openxmlformats.org/officeDocument/2006/relationships/hyperlink" Target="http://www.dl.ed.gov" TargetMode="External"/><Relationship Id="rId36" Type="http://schemas.openxmlformats.org/officeDocument/2006/relationships/hyperlink" Target="http://www.pin.ed.gov" TargetMode="External"/><Relationship Id="rId10" Type="http://schemas.openxmlformats.org/officeDocument/2006/relationships/hyperlink" Target="http://www.asurams.edu" TargetMode="External"/><Relationship Id="rId19" Type="http://schemas.openxmlformats.org/officeDocument/2006/relationships/hyperlink" Target="http://www.asurams.edu" TargetMode="External"/><Relationship Id="rId31" Type="http://schemas.openxmlformats.org/officeDocument/2006/relationships/hyperlink" Target="http://www.collegeboard.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www.gacollege411.org/" TargetMode="External"/><Relationship Id="rId27" Type="http://schemas.openxmlformats.org/officeDocument/2006/relationships/hyperlink" Target="http://www.studentaid.ed.gov" TargetMode="External"/><Relationship Id="rId30" Type="http://schemas.openxmlformats.org/officeDocument/2006/relationships/hyperlink" Target="http://www.collegeispossible.org" TargetMode="External"/><Relationship Id="rId35" Type="http://schemas.openxmlformats.org/officeDocument/2006/relationships/hyperlink" Target="http://www.fafsa.ed.gov"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3942E-BB8C-495A-BD6C-73F1FAB02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60</Pages>
  <Words>31832</Words>
  <Characters>181448</Characters>
  <Application>Microsoft Office Word</Application>
  <DocSecurity>0</DocSecurity>
  <Lines>1512</Lines>
  <Paragraphs>425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212855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24</cp:revision>
  <cp:lastPrinted>2011-05-27T17:01:00Z</cp:lastPrinted>
  <dcterms:created xsi:type="dcterms:W3CDTF">2011-05-27T17:51:00Z</dcterms:created>
  <dcterms:modified xsi:type="dcterms:W3CDTF">2011-06-06T02:49:00Z</dcterms:modified>
</cp:coreProperties>
</file>