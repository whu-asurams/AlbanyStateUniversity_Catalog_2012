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1F2C" w:rsidRDefault="000F3002" w:rsidP="00C11F2C">
      <w:pPr>
        <w:widowControl w:val="0"/>
        <w:autoSpaceDE w:val="0"/>
        <w:autoSpaceDN w:val="0"/>
        <w:adjustRightInd w:val="0"/>
        <w:spacing w:before="1" w:after="0" w:line="190" w:lineRule="exact"/>
        <w:rPr>
          <w:rFonts w:ascii="Century Gothic" w:hAnsi="Century Gothic" w:cs="Century Gothic"/>
          <w:color w:val="000000"/>
          <w:sz w:val="19"/>
          <w:szCs w:val="19"/>
        </w:rPr>
      </w:pPr>
      <w:r>
        <w:rPr>
          <w:rFonts w:ascii="Century Gothic" w:hAnsi="Century Gothic" w:cs="Century Gothic"/>
          <w:noProof/>
          <w:color w:val="000000"/>
          <w:sz w:val="19"/>
          <w:szCs w:val="19"/>
        </w:rPr>
        <mc:AlternateContent>
          <mc:Choice Requires="wpg">
            <w:drawing>
              <wp:anchor distT="0" distB="0" distL="114300" distR="114300" simplePos="0" relativeHeight="251725824" behindDoc="1" locked="0" layoutInCell="1" allowOverlap="1">
                <wp:simplePos x="0" y="0"/>
                <wp:positionH relativeFrom="column">
                  <wp:posOffset>-723900</wp:posOffset>
                </wp:positionH>
                <wp:positionV relativeFrom="paragraph">
                  <wp:posOffset>-306070</wp:posOffset>
                </wp:positionV>
                <wp:extent cx="2425700" cy="10107295"/>
                <wp:effectExtent l="0" t="0" r="12700" b="0"/>
                <wp:wrapNone/>
                <wp:docPr id="7569" name="Group 1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25700" cy="10107295"/>
                          <a:chOff x="-720" y="-62"/>
                          <a:chExt cx="3820" cy="15917"/>
                        </a:xfrm>
                      </wpg:grpSpPr>
                      <wpg:grpSp>
                        <wpg:cNvPr id="7570" name="Group 1380"/>
                        <wpg:cNvGrpSpPr>
                          <a:grpSpLocks/>
                        </wpg:cNvGrpSpPr>
                        <wpg:grpSpPr bwMode="auto">
                          <a:xfrm>
                            <a:off x="-720" y="-62"/>
                            <a:ext cx="3820" cy="15917"/>
                            <a:chOff x="-720" y="-62"/>
                            <a:chExt cx="3820" cy="15839"/>
                          </a:xfrm>
                        </wpg:grpSpPr>
                        <wps:wsp>
                          <wps:cNvPr id="7571" name="Rectangle 1381"/>
                          <wps:cNvSpPr>
                            <a:spLocks/>
                          </wps:cNvSpPr>
                          <wps:spPr bwMode="auto">
                            <a:xfrm>
                              <a:off x="0" y="-62"/>
                              <a:ext cx="1080" cy="2488"/>
                            </a:xfrm>
                            <a:prstGeom prst="rect">
                              <a:avLst/>
                            </a:prstGeom>
                            <a:solidFill>
                              <a:srgbClr val="47474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72" name="Rectangle 2702"/>
                          <wps:cNvSpPr>
                            <a:spLocks/>
                          </wps:cNvSpPr>
                          <wps:spPr bwMode="auto">
                            <a:xfrm>
                              <a:off x="0" y="4232"/>
                              <a:ext cx="1080" cy="11545"/>
                            </a:xfrm>
                            <a:prstGeom prst="rect">
                              <a:avLst/>
                            </a:prstGeom>
                            <a:solidFill>
                              <a:srgbClr val="DCDCD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73" name="Rectangle 2703"/>
                          <wps:cNvSpPr>
                            <a:spLocks/>
                          </wps:cNvSpPr>
                          <wps:spPr bwMode="auto">
                            <a:xfrm>
                              <a:off x="0" y="2426"/>
                              <a:ext cx="1080" cy="1806"/>
                            </a:xfrm>
                            <a:prstGeom prst="rect">
                              <a:avLst/>
                            </a:prstGeom>
                            <a:solidFill>
                              <a:srgbClr val="DCDCD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74" name="Rectangle 1384"/>
                          <wps:cNvSpPr>
                            <a:spLocks/>
                          </wps:cNvSpPr>
                          <wps:spPr bwMode="auto">
                            <a:xfrm>
                              <a:off x="760" y="331"/>
                              <a:ext cx="2320" cy="39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75" name="Rectangle 1385"/>
                          <wps:cNvSpPr>
                            <a:spLocks/>
                          </wps:cNvSpPr>
                          <wps:spPr bwMode="auto">
                            <a:xfrm>
                              <a:off x="740" y="311"/>
                              <a:ext cx="2360" cy="439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A3A3A3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76" name="Rectangle 2706"/>
                          <wps:cNvSpPr>
                            <a:spLocks/>
                          </wps:cNvSpPr>
                          <wps:spPr bwMode="auto">
                            <a:xfrm>
                              <a:off x="0" y="2422"/>
                              <a:ext cx="1084" cy="40"/>
                            </a:xfrm>
                            <a:prstGeom prst="rect">
                              <a:avLst/>
                            </a:prstGeom>
                            <a:solidFill>
                              <a:srgbClr val="19191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77" name="Rectangle 2707"/>
                          <wps:cNvSpPr>
                            <a:spLocks/>
                          </wps:cNvSpPr>
                          <wps:spPr bwMode="auto">
                            <a:xfrm>
                              <a:off x="0" y="4222"/>
                              <a:ext cx="1084" cy="40"/>
                            </a:xfrm>
                            <a:prstGeom prst="rect">
                              <a:avLst/>
                            </a:prstGeom>
                            <a:solidFill>
                              <a:srgbClr val="19191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7578" name="Group 2708"/>
                          <wpg:cNvGrpSpPr>
                            <a:grpSpLocks/>
                          </wpg:cNvGrpSpPr>
                          <wpg:grpSpPr bwMode="auto">
                            <a:xfrm>
                              <a:off x="-720" y="6042"/>
                              <a:ext cx="1804" cy="0"/>
                              <a:chOff x="-720" y="6104"/>
                              <a:chExt cx="1804" cy="0"/>
                            </a:xfrm>
                          </wpg:grpSpPr>
                          <wps:wsp>
                            <wps:cNvPr id="7579" name="Freeform 2709"/>
                            <wps:cNvSpPr>
                              <a:spLocks/>
                            </wps:cNvSpPr>
                            <wps:spPr bwMode="auto">
                              <a:xfrm>
                                <a:off x="-720" y="6104"/>
                                <a:ext cx="1804" cy="0"/>
                              </a:xfrm>
                              <a:custGeom>
                                <a:avLst/>
                                <a:gdLst>
                                  <a:gd name="T0" fmla="*/ 1804 w 1804"/>
                                  <a:gd name="T1" fmla="*/ 720 w 1804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804">
                                    <a:moveTo>
                                      <a:pt x="1804" y="0"/>
                                    </a:moveTo>
                                    <a:lnTo>
                                      <a:pt x="720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80" name="Freeform 2710"/>
                            <wps:cNvSpPr>
                              <a:spLocks/>
                            </wps:cNvSpPr>
                            <wps:spPr bwMode="auto">
                              <a:xfrm>
                                <a:off x="-720" y="6104"/>
                                <a:ext cx="1804" cy="0"/>
                              </a:xfrm>
                              <a:custGeom>
                                <a:avLst/>
                                <a:gdLst>
                                  <a:gd name="T0" fmla="*/ 720 w 1804"/>
                                  <a:gd name="T1" fmla="*/ 1804 w 1804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804">
                                    <a:moveTo>
                                      <a:pt x="720" y="0"/>
                                    </a:moveTo>
                                    <a:lnTo>
                                      <a:pt x="1804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7581" name="Group 2711"/>
                          <wpg:cNvGrpSpPr>
                            <a:grpSpLocks/>
                          </wpg:cNvGrpSpPr>
                          <wpg:grpSpPr bwMode="auto">
                            <a:xfrm>
                              <a:off x="-696" y="7842"/>
                              <a:ext cx="1780" cy="0"/>
                              <a:chOff x="-696" y="7904"/>
                              <a:chExt cx="1780" cy="0"/>
                            </a:xfrm>
                          </wpg:grpSpPr>
                          <wps:wsp>
                            <wps:cNvPr id="7582" name="Freeform 2712"/>
                            <wps:cNvSpPr>
                              <a:spLocks/>
                            </wps:cNvSpPr>
                            <wps:spPr bwMode="auto">
                              <a:xfrm>
                                <a:off x="-696" y="7904"/>
                                <a:ext cx="1780" cy="0"/>
                              </a:xfrm>
                              <a:custGeom>
                                <a:avLst/>
                                <a:gdLst>
                                  <a:gd name="T0" fmla="*/ 1781 w 1780"/>
                                  <a:gd name="T1" fmla="*/ 696 w 1780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780">
                                    <a:moveTo>
                                      <a:pt x="1781" y="0"/>
                                    </a:moveTo>
                                    <a:lnTo>
                                      <a:pt x="696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83" name="Freeform 2713"/>
                            <wps:cNvSpPr>
                              <a:spLocks/>
                            </wps:cNvSpPr>
                            <wps:spPr bwMode="auto">
                              <a:xfrm>
                                <a:off x="-696" y="7904"/>
                                <a:ext cx="1780" cy="0"/>
                              </a:xfrm>
                              <a:custGeom>
                                <a:avLst/>
                                <a:gdLst>
                                  <a:gd name="T0" fmla="*/ 696 w 1780"/>
                                  <a:gd name="T1" fmla="*/ 1781 w 1780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780">
                                    <a:moveTo>
                                      <a:pt x="696" y="0"/>
                                    </a:moveTo>
                                    <a:lnTo>
                                      <a:pt x="1781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7584" name="Group 2714"/>
                          <wpg:cNvGrpSpPr>
                            <a:grpSpLocks/>
                          </wpg:cNvGrpSpPr>
                          <wpg:grpSpPr bwMode="auto">
                            <a:xfrm>
                              <a:off x="-687" y="9642"/>
                              <a:ext cx="1771" cy="0"/>
                              <a:chOff x="-687" y="9704"/>
                              <a:chExt cx="1771" cy="0"/>
                            </a:xfrm>
                          </wpg:grpSpPr>
                          <wps:wsp>
                            <wps:cNvPr id="7585" name="Freeform 2715"/>
                            <wps:cNvSpPr>
                              <a:spLocks/>
                            </wps:cNvSpPr>
                            <wps:spPr bwMode="auto">
                              <a:xfrm>
                                <a:off x="-687" y="9704"/>
                                <a:ext cx="1771" cy="0"/>
                              </a:xfrm>
                              <a:custGeom>
                                <a:avLst/>
                                <a:gdLst>
                                  <a:gd name="T0" fmla="*/ 1772 w 1771"/>
                                  <a:gd name="T1" fmla="*/ 687 w 1771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771">
                                    <a:moveTo>
                                      <a:pt x="1772" y="0"/>
                                    </a:moveTo>
                                    <a:lnTo>
                                      <a:pt x="687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86" name="Freeform 2716"/>
                            <wps:cNvSpPr>
                              <a:spLocks/>
                            </wps:cNvSpPr>
                            <wps:spPr bwMode="auto">
                              <a:xfrm>
                                <a:off x="-687" y="9704"/>
                                <a:ext cx="1771" cy="0"/>
                              </a:xfrm>
                              <a:custGeom>
                                <a:avLst/>
                                <a:gdLst>
                                  <a:gd name="T0" fmla="*/ 687 w 1771"/>
                                  <a:gd name="T1" fmla="*/ 1772 w 1771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771">
                                    <a:moveTo>
                                      <a:pt x="687" y="0"/>
                                    </a:moveTo>
                                    <a:lnTo>
                                      <a:pt x="1772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7588" name="Group 2717"/>
                          <wpg:cNvGrpSpPr>
                            <a:grpSpLocks/>
                          </wpg:cNvGrpSpPr>
                          <wpg:grpSpPr bwMode="auto">
                            <a:xfrm>
                              <a:off x="-705" y="11442"/>
                              <a:ext cx="1789" cy="0"/>
                              <a:chOff x="-705" y="11504"/>
                              <a:chExt cx="1789" cy="0"/>
                            </a:xfrm>
                          </wpg:grpSpPr>
                          <wps:wsp>
                            <wps:cNvPr id="7589" name="Freeform 2718"/>
                            <wps:cNvSpPr>
                              <a:spLocks/>
                            </wps:cNvSpPr>
                            <wps:spPr bwMode="auto">
                              <a:xfrm>
                                <a:off x="-705" y="11504"/>
                                <a:ext cx="1789" cy="0"/>
                              </a:xfrm>
                              <a:custGeom>
                                <a:avLst/>
                                <a:gdLst>
                                  <a:gd name="T0" fmla="*/ 1790 w 1789"/>
                                  <a:gd name="T1" fmla="*/ 705 w 1789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789">
                                    <a:moveTo>
                                      <a:pt x="1790" y="0"/>
                                    </a:moveTo>
                                    <a:lnTo>
                                      <a:pt x="705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90" name="Freeform 2719"/>
                            <wps:cNvSpPr>
                              <a:spLocks/>
                            </wps:cNvSpPr>
                            <wps:spPr bwMode="auto">
                              <a:xfrm>
                                <a:off x="-705" y="11504"/>
                                <a:ext cx="1789" cy="0"/>
                              </a:xfrm>
                              <a:custGeom>
                                <a:avLst/>
                                <a:gdLst>
                                  <a:gd name="T0" fmla="*/ 705 w 1789"/>
                                  <a:gd name="T1" fmla="*/ 1790 w 1789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789">
                                    <a:moveTo>
                                      <a:pt x="705" y="0"/>
                                    </a:moveTo>
                                    <a:lnTo>
                                      <a:pt x="1790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7591" name="Group 1400"/>
                          <wpg:cNvGrpSpPr>
                            <a:grpSpLocks/>
                          </wpg:cNvGrpSpPr>
                          <wpg:grpSpPr bwMode="auto">
                            <a:xfrm>
                              <a:off x="-696" y="13242"/>
                              <a:ext cx="1780" cy="0"/>
                              <a:chOff x="-696" y="13304"/>
                              <a:chExt cx="1780" cy="0"/>
                            </a:xfrm>
                          </wpg:grpSpPr>
                          <wps:wsp>
                            <wps:cNvPr id="7592" name="Freeform 2721"/>
                            <wps:cNvSpPr>
                              <a:spLocks/>
                            </wps:cNvSpPr>
                            <wps:spPr bwMode="auto">
                              <a:xfrm>
                                <a:off x="-696" y="13304"/>
                                <a:ext cx="1780" cy="0"/>
                              </a:xfrm>
                              <a:custGeom>
                                <a:avLst/>
                                <a:gdLst>
                                  <a:gd name="T0" fmla="*/ 1781 w 1780"/>
                                  <a:gd name="T1" fmla="*/ 696 w 1780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780">
                                    <a:moveTo>
                                      <a:pt x="1781" y="0"/>
                                    </a:moveTo>
                                    <a:lnTo>
                                      <a:pt x="696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93" name="Freeform 2722"/>
                            <wps:cNvSpPr>
                              <a:spLocks/>
                            </wps:cNvSpPr>
                            <wps:spPr bwMode="auto">
                              <a:xfrm>
                                <a:off x="-696" y="13304"/>
                                <a:ext cx="1780" cy="0"/>
                              </a:xfrm>
                              <a:custGeom>
                                <a:avLst/>
                                <a:gdLst>
                                  <a:gd name="T0" fmla="*/ 696 w 1780"/>
                                  <a:gd name="T1" fmla="*/ 1781 w 1780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780">
                                    <a:moveTo>
                                      <a:pt x="696" y="0"/>
                                    </a:moveTo>
                                    <a:lnTo>
                                      <a:pt x="1781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7594" name="Freeform 1403"/>
                          <wps:cNvSpPr>
                            <a:spLocks/>
                          </wps:cNvSpPr>
                          <wps:spPr bwMode="auto">
                            <a:xfrm>
                              <a:off x="1039" y="15042"/>
                              <a:ext cx="45" cy="0"/>
                            </a:xfrm>
                            <a:custGeom>
                              <a:avLst/>
                              <a:gdLst>
                                <a:gd name="T0" fmla="*/ 0 w 45"/>
                                <a:gd name="T1" fmla="*/ 44 w 45"/>
                                <a:gd name="T2" fmla="*/ 0 60000 65536"/>
                                <a:gd name="T3" fmla="*/ 0 60000 65536"/>
                              </a:gdLst>
                              <a:ahLst/>
                              <a:cxnLst>
                                <a:cxn ang="T2">
                                  <a:pos x="T0" y="0"/>
                                </a:cxn>
                                <a:cxn ang="T3">
                                  <a:pos x="T1" y="0"/>
                                </a:cxn>
                              </a:cxnLst>
                              <a:rect l="0" t="0" r="r" b="b"/>
                              <a:pathLst>
                                <a:path w="45">
                                  <a:moveTo>
                                    <a:pt x="0" y="0"/>
                                  </a:moveTo>
                                  <a:lnTo>
                                    <a:pt x="44" y="0"/>
                                  </a:ln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19191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95" name="Freeform 1404"/>
                          <wps:cNvSpPr>
                            <a:spLocks/>
                          </wps:cNvSpPr>
                          <wps:spPr bwMode="auto">
                            <a:xfrm>
                              <a:off x="0" y="15042"/>
                              <a:ext cx="400" cy="0"/>
                            </a:xfrm>
                            <a:custGeom>
                              <a:avLst/>
                              <a:gdLst>
                                <a:gd name="T0" fmla="*/ 0 w 400"/>
                                <a:gd name="T1" fmla="*/ 400 w 400"/>
                                <a:gd name="T2" fmla="*/ 0 60000 65536"/>
                                <a:gd name="T3" fmla="*/ 0 60000 65536"/>
                              </a:gdLst>
                              <a:ahLst/>
                              <a:cxnLst>
                                <a:cxn ang="T2">
                                  <a:pos x="T0" y="0"/>
                                </a:cxn>
                                <a:cxn ang="T3">
                                  <a:pos x="T1" y="0"/>
                                </a:cxn>
                              </a:cxnLst>
                              <a:rect l="0" t="0" r="r" b="b"/>
                              <a:pathLst>
                                <a:path w="400">
                                  <a:moveTo>
                                    <a:pt x="0" y="0"/>
                                  </a:moveTo>
                                  <a:lnTo>
                                    <a:pt x="400" y="0"/>
                                  </a:ln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19191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96" name="Rectangle 1405"/>
                          <wps:cNvSpPr>
                            <a:spLocks/>
                          </wps:cNvSpPr>
                          <wps:spPr bwMode="auto">
                            <a:xfrm>
                              <a:off x="400" y="14802"/>
                              <a:ext cx="640" cy="6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97" name="Rectangle 1406"/>
                          <wps:cNvSpPr>
                            <a:spLocks/>
                          </wps:cNvSpPr>
                          <wps:spPr bwMode="auto">
                            <a:xfrm>
                              <a:off x="380" y="14782"/>
                              <a:ext cx="680" cy="68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191919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7598" name="Text Box 2699"/>
                        <wps:cNvSpPr txBox="1">
                          <a:spLocks noChangeArrowheads="1"/>
                        </wps:cNvSpPr>
                        <wps:spPr bwMode="auto">
                          <a:xfrm>
                            <a:off x="377" y="13537"/>
                            <a:ext cx="480" cy="1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796A" w:rsidRDefault="00AD796A" w:rsidP="00AD796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-15" w:right="-15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Personnel &amp;Index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7599" name="Text Box 2698"/>
                        <wps:cNvSpPr txBox="1">
                          <a:spLocks noChangeArrowheads="1"/>
                        </wps:cNvSpPr>
                        <wps:spPr bwMode="auto">
                          <a:xfrm>
                            <a:off x="377" y="8243"/>
                            <a:ext cx="720" cy="1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796A" w:rsidRDefault="00AD796A" w:rsidP="00AD796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-15" w:right="-15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Sciences &amp;</w:t>
                              </w:r>
                            </w:p>
                            <w:p w:rsidR="00AD796A" w:rsidRDefault="00AD796A" w:rsidP="00AD796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exact"/>
                                <w:ind w:right="202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Health</w:t>
                              </w:r>
                            </w:p>
                            <w:p w:rsidR="00AD796A" w:rsidRDefault="00AD796A" w:rsidP="00AD796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exact"/>
                                <w:ind w:left="-7" w:right="-7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Professions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7600" name="Text Box 2697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806"/>
                            <a:ext cx="480" cy="1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796A" w:rsidRDefault="00AD796A" w:rsidP="00AD796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right="229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Course</w:t>
                              </w:r>
                            </w:p>
                            <w:p w:rsidR="00AD796A" w:rsidRDefault="00AD796A" w:rsidP="00AD796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exact"/>
                                <w:ind w:left="-15" w:right="-15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Descriptions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7601" name="Text Box 2696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116"/>
                            <a:ext cx="480" cy="9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796A" w:rsidRDefault="00AD796A" w:rsidP="00AD796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-15" w:right="-15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Graduate</w:t>
                              </w:r>
                            </w:p>
                            <w:p w:rsidR="00AD796A" w:rsidRDefault="00AD796A" w:rsidP="00AD796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exact"/>
                                <w:ind w:right="125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School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7602" name="Text Box 2695"/>
                        <wps:cNvSpPr txBox="1">
                          <a:spLocks noChangeArrowheads="1"/>
                        </wps:cNvSpPr>
                        <wps:spPr bwMode="auto">
                          <a:xfrm>
                            <a:off x="417" y="6480"/>
                            <a:ext cx="240" cy="10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796A" w:rsidRDefault="00AD796A" w:rsidP="00AD796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20" w:right="-30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Education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7603" name="Text Box 2694"/>
                        <wps:cNvSpPr txBox="1">
                          <a:spLocks noChangeArrowheads="1"/>
                        </wps:cNvSpPr>
                        <wps:spPr bwMode="auto">
                          <a:xfrm>
                            <a:off x="417" y="4760"/>
                            <a:ext cx="240" cy="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796A" w:rsidRDefault="00AD796A" w:rsidP="00AD796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20" w:right="-30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Business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7604" name="Text Box 269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2475"/>
                            <a:ext cx="570" cy="17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796A" w:rsidRPr="008A161B" w:rsidRDefault="00AD796A" w:rsidP="00AD796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20" w:right="-30"/>
                                <w:rPr>
                                  <w:rFonts w:ascii="Century Gothic" w:hAnsi="Century Gothic" w:cs="Century Gothic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8A161B"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Arts &amp; Humanities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7605" name="Text Box 2692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591"/>
                            <a:ext cx="477" cy="1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796A" w:rsidRPr="008A161B" w:rsidRDefault="00AD796A" w:rsidP="00AD796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20" w:right="-30"/>
                                <w:rPr>
                                  <w:rFonts w:ascii="Century Gothic" w:hAnsi="Century Gothic" w:cs="Century Gothic"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8A161B"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Albany State 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79" o:spid="_x0000_s1026" style="position:absolute;margin-left:-57pt;margin-top:-24.1pt;width:191pt;height:795.85pt;z-index:-251590656" coordorigin="-720,-62" coordsize="3820,159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">
                <v:group id="Group 1380" o:spid="_x0000_s1027" style="position:absolute;left:-720;top:-62;width:3820;height:15917" coordorigin="-720,-62" coordsize="3820,158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CZDuMMAAADdAAAADwAAAGRycy9kb3ducmV2LnhtbERPTYvCMBC9C/sfwgh7&#10;07S7aJdqFBF38SCCuiDehmZsi82kNLGt/94cBI+P9z1f9qYSLTWutKwgHkcgiDOrS84V/J9+Rz8g&#10;nEfWWFkmBQ9ysFx8DOaYatvxgdqjz0UIYZeigsL7OpXSZQUZdGNbEwfuahuDPsAml7rBLoSbSn5F&#10;0VQaLDk0FFjTuqDsdrwbBX8ddqvveNPubtf143Ka7M+7mJT6HParGQhPvX+LX+6tVpBMkrA/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oJkO4wwAAAN0AAAAP&#10;AAAAAAAAAAAAAAAAAKoCAABkcnMvZG93bnJldi54bWxQSwUGAAAAAAQABAD6AAAAmgMAAAAA&#10;">
                  <v:rect id="Rectangle 1381" o:spid="_x0000_s1028" style="position:absolute;top:-62;width:1080;height:2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BdaMcA&#10;AADdAAAADwAAAGRycy9kb3ducmV2LnhtbESPT2vCQBTE7wW/w/IEL0U3CbRKzCoiCoXSQ6yK3h7Z&#10;lz+YfRuyW02/fbdQ6HGYmd8w2XowrbhT7xrLCuJZBIK4sLrhSsHxcz9dgHAeWWNrmRR8k4P1avSU&#10;Yartg3O6H3wlAoRdigpq77tUSlfUZNDNbEccvNL2Bn2QfSV1j48AN61MouhVGmw4LNTY0bam4nb4&#10;Mgp2yWVTvrd5l3+YyymmxDwX17NSk/GwWYLwNPj/8F/7TSuYv8xj+H0TnoBc/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RQXWjHAAAA3QAAAA8AAAAAAAAAAAAAAAAAmAIAAGRy&#10;cy9kb3ducmV2LnhtbFBLBQYAAAAABAAEAPUAAACMAwAAAAA=&#10;" fillcolor="#474747" stroked="f">
                    <v:path arrowok="t"/>
                  </v:rect>
                  <v:rect id="Rectangle 2702" o:spid="_x0000_s1029" style="position:absolute;top:4232;width:1080;height:115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1IRsYA&#10;AADdAAAADwAAAGRycy9kb3ducmV2LnhtbESPT2vCQBTE74V+h+UVvNVNBY1N3YRSUMSL9U/p9TX7&#10;moRm34bd1cRv7woFj8PM/IZZFINpxZmcbywreBknIIhLqxuuFBwPy+c5CB+QNbaWScGFPBT548MC&#10;M2173tF5HyoRIewzVFCH0GVS+rImg35sO+Lo/VpnMETpKqkd9hFuWjlJkpk02HBcqLGjj5rKv/3J&#10;KOjdQNNVpbfz2ebr8Pr9k2L36ZQaPQ3vbyACDeEe/m+vtYJ0mk7g9iY+AZl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h1IRsYAAADdAAAADwAAAAAAAAAAAAAAAACYAgAAZHJz&#10;L2Rvd25yZXYueG1sUEsFBgAAAAAEAAQA9QAAAIsDAAAAAA==&#10;" fillcolor="#dcdcdc" stroked="f">
                    <v:path arrowok="t"/>
                  </v:rect>
                  <v:rect id="Rectangle 2703" o:spid="_x0000_s1030" style="position:absolute;top:2426;width:1080;height:18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Ht3cYA&#10;AADdAAAADwAAAGRycy9kb3ducmV2LnhtbESPT2vCQBTE70K/w/IKvelGRWNTVxFBES/1T0uvr9ln&#10;Esy+DbtbE799t1DwOMzMb5j5sjO1uJHzlWUFw0ECgji3uuJCwcd505+B8AFZY22ZFNzJw3Lx1Jtj&#10;pm3LR7qdQiEihH2GCsoQmkxKn5dk0A9sQxy9i3UGQ5SukNphG+GmlqMkmUqDFceFEhtal5RfTz9G&#10;Qes6mmwL/T6b7j/Pr1/fKTYHp9TLc7d6AxGoC4/wf3unFaSTdAx/b+ITk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VHt3cYAAADdAAAADwAAAAAAAAAAAAAAAACYAgAAZHJz&#10;L2Rvd25yZXYueG1sUEsFBgAAAAAEAAQA9QAAAIsDAAAAAA==&#10;" fillcolor="#dcdcdc" stroked="f">
                    <v:path arrowok="t"/>
                  </v:rect>
                  <v:rect id="Rectangle 1384" o:spid="_x0000_s1031" style="position:absolute;left:760;top:331;width:2320;height:3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r/w8UA&#10;AADdAAAADwAAAGRycy9kb3ducmV2LnhtbESPS4vCQBCE74L/YWjBm05cfBEdRRZWVvHi4+Ktk2mT&#10;YKYnZGZj9t87guCxqKqvqOW6NaVoqHaFZQWjYQSCOLW64EzB5fwzmINwHlljaZkU/JOD9arbWWKs&#10;7YOP1Jx8JgKEXYwKcu+rWEqX5mTQDW1FHLybrQ36IOtM6hofAW5K+RVFU2mw4LCQY0XfOaX3059R&#10;kOwOR7/dX7bNPMmq0ibX0cFOlOr32s0ChKfWf8Lv9q9WMJvMxvB6E56AX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+v/DxQAAAN0AAAAPAAAAAAAAAAAAAAAAAJgCAABkcnMv&#10;ZG93bnJldi54bWxQSwUGAAAAAAQABAD1AAAAigMAAAAA&#10;" stroked="f">
                    <v:path arrowok="t"/>
                  </v:rect>
                  <v:rect id="Rectangle 1385" o:spid="_x0000_s1032" style="position:absolute;left:740;top:311;width:2360;height: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TLh8gA&#10;AADdAAAADwAAAGRycy9kb3ducmV2LnhtbESPQWvCQBSE74L/YXlCL1I3FmJsdJW2IO2pUi0Ub8/s&#10;M0mbfRt2tzH+e1co9DjMzDfMct2bRnTkfG1ZwXSSgCAurK65VPC539zPQfiArLGxTAou5GG9Gg6W&#10;mGt75g/qdqEUEcI+RwVVCG0upS8qMugntiWO3sk6gyFKV0rt8BzhppEPSTKTBmuOCxW29FJR8bP7&#10;NQq+v17d8+Mh3W6LY9NtaPaeTLOxUnej/mkBIlAf/sN/7TetIEuzFG5v4hOQq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05MuHyAAAAN0AAAAPAAAAAAAAAAAAAAAAAJgCAABk&#10;cnMvZG93bnJldi54bWxQSwUGAAAAAAQABAD1AAAAjQMAAAAA&#10;" filled="f" strokecolor="#a3a3a3" strokeweight="2pt">
                    <v:path arrowok="t"/>
                  </v:rect>
                  <v:rect id="Rectangle 2706" o:spid="_x0000_s1033" style="position:absolute;top:2422;width:1084;height: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N/EsgA&#10;AADdAAAADwAAAGRycy9kb3ducmV2LnhtbESPT2vCQBTE7wW/w/IEL0U3kdZIdBUpWnooxb8Hb4/s&#10;Mwlm36bZ1cRv3y0Uehxm5jfMfNmZStypcaVlBfEoAkGcWV1yruB42AynIJxH1lhZJgUPcrBc9J7m&#10;mGrb8o7ue5+LAGGXooLC+zqV0mUFGXQjWxMH72Ibgz7IJpe6wTbATSXHUTSRBksOCwXW9FZQdt3f&#10;jIL3r8fn+Pkan+J115bHl/N3vk1QqUG/W81AeOr8f/iv/aEVJK/JBH7fhCcgF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Tg38SyAAAAN0AAAAPAAAAAAAAAAAAAAAAAJgCAABk&#10;cnMvZG93bnJldi54bWxQSwUGAAAAAAQABAD1AAAAjQMAAAAA&#10;" fillcolor="#191919" stroked="f">
                    <v:path arrowok="t"/>
                  </v:rect>
                  <v:rect id="Rectangle 2707" o:spid="_x0000_s1034" style="position:absolute;top:4222;width:1084;height: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/aicgA&#10;AADdAAAADwAAAGRycy9kb3ducmV2LnhtbESPQWvCQBSE74L/YXlCL1I3kWpKdBWRtvRQxKb20Nsj&#10;+0yC2bdpdmviv+8KgsdhZr5hluve1OJMrassK4gnEQji3OqKCwWHr9fHZxDOI2usLZOCCzlYr4aD&#10;JabadvxJ58wXIkDYpaig9L5JpXR5SQbdxDbEwTva1qAPsi2kbrELcFPLaRTNpcGKw0KJDW1Lyk/Z&#10;n1Hwtrt8TMen+Dt+6bvq8PTzW+wTVOph1G8WIDz1/h6+td+1gmSWJHB9E56AXP0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8z9qJyAAAAN0AAAAPAAAAAAAAAAAAAAAAAJgCAABk&#10;cnMvZG93bnJldi54bWxQSwUGAAAAAAQABAD1AAAAjQMAAAAA&#10;" fillcolor="#191919" stroked="f">
                    <v:path arrowok="t"/>
                  </v:rect>
                  <v:group id="Group 2708" o:spid="_x0000_s1035" style="position:absolute;left:-720;top:6042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WUE++wwAAAN0AAAAP&#10;AAAAAAAAAAAAAAAAAKoCAABkcnMvZG93bnJldi54bWxQSwUGAAAAAAQABAD6AAAAmgMAAAAA&#10;">
                    <v:shape id="Freeform 2709" o:spid="_x0000_s1036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oxW8UA&#10;AADdAAAADwAAAGRycy9kb3ducmV2LnhtbESPT2sCMRTE70K/Q3gFbzVbwa5ujVKKQkUv/kO8PTav&#10;2aWblyWJuv32jVDwOMzMb5jpvLONuJIPtWMFr4MMBHHpdM1GwWG/fBmDCBFZY+OYFPxSgPnsqTfF&#10;Qrsbb+m6i0YkCIcCFVQxtoWUoazIYhi4ljh5385bjEl6I7XHW4LbRg6z7E1arDktVNjSZ0Xlz+5i&#10;FYTFqj6Gle02tnHn9cnnxqy9Uv3n7uMdRKQuPsL/7S+tIB/lE7i/SU9Az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yjFbxQAAAN0AAAAPAAAAAAAAAAAAAAAAAJgCAABkcnMv&#10;ZG93bnJldi54bWxQSwUGAAAAAAQABAD1AAAAigMAAAAA&#10;" path="m1804,l720,e" filled="f" strokecolor="#191919" strokeweight="2pt">
                      <v:path arrowok="t" o:connecttype="custom" o:connectlocs="1804,0;720,0" o:connectangles="0,0"/>
                    </v:shape>
                    <v:shape id="Freeform 2710" o:spid="_x0000_s1037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Xo4cIA&#10;AADdAAAADwAAAGRycy9kb3ducmV2LnhtbERPTWsCMRC9F/wPYYTeatZC67IaRaSFir10VcTbsBmz&#10;wc1kSVLd/vvmUOjx8b4Xq8F14kYhWs8KppMCBHHjtWWj4LB/fypBxISssfNMCn4owmo5elhgpf2d&#10;v+hWJyNyCMcKFbQp9ZWUsWnJYZz4njhzFx8cpgyDkTrgPYe7Tj4Xxat0aDk3tNjTpqXmWn87BfFt&#10;a49x64ZP1/nz7hRmxuyCUo/jYT0HkWhI/+I/94dWMHsp8/78Jj8Buf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JejhwgAAAN0AAAAPAAAAAAAAAAAAAAAAAJgCAABkcnMvZG93&#10;bnJldi54bWxQSwUGAAAAAAQABAD1AAAAhwMAAAAA&#10;" path="m720,l1804,e" filled="f" strokecolor="#191919" strokeweight="2pt">
                      <v:path arrowok="t" o:connecttype="custom" o:connectlocs="720,0;1804,0" o:connectangles="0,0"/>
                    </v:shape>
                  </v:group>
                  <v:group id="Group 2711" o:spid="_x0000_s1038" style="position:absolute;left:-696;top:7842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8r+WBMcAAADd&#10;AAAADwAAAAAAAAAAAAAAAACqAgAAZHJzL2Rvd25yZXYueG1sUEsFBgAAAAAEAAQA+gAAAJ4DAAAA&#10;AA==&#10;">
                    <v:shape id="Freeform 2712" o:spid="_x0000_s1039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HdDcUA&#10;AADdAAAADwAAAGRycy9kb3ducmV2LnhtbESPQWvCQBSE7wX/w/IEL0V3DbZKdBWRSHvopSqeH9ln&#10;EpJ9G7JrjP++Wyj0OMzMN8xmN9hG9NT5yrGG+UyBIM6dqbjQcDkfpysQPiAbbByThid52G1HLxtM&#10;jXvwN/WnUIgIYZ+ihjKENpXS5yVZ9DPXEkfv5jqLIcqukKbDR4TbRiZKvUuLFceFEls6lJTXp7vV&#10;MGQL2X+oWn3lvJhn9WuShfNV68l42K9BBBrCf/iv/Wk0LN9WCfy+iU9Ab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Ad0NxQAAAN0AAAAPAAAAAAAAAAAAAAAAAJgCAABkcnMv&#10;ZG93bnJldi54bWxQSwUGAAAAAAQABAD1AAAAigMAAAAA&#10;" path="m1781,l696,e" filled="f" strokecolor="#191919" strokeweight="2pt">
                      <v:path arrowok="t" o:connecttype="custom" o:connectlocs="1781,0;696,0" o:connectangles="0,0"/>
                    </v:shape>
                    <v:shape id="Freeform 2713" o:spid="_x0000_s1040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14lsUA&#10;AADdAAAADwAAAGRycy9kb3ducmV2LnhtbESPQWvCQBSE74L/YXmCF6m7WttKdBUpKXrwUhXPj+xr&#10;EpJ9G7LbGP+9Wyh4HGbmG2a97W0tOmp96VjDbKpAEGfOlJxruJy/XpYgfEA2WDsmDXfysN0MB2tM&#10;jLvxN3WnkIsIYZ+ghiKEJpHSZwVZ9FPXEEfvx7UWQ5RtLk2Ltwi3tZwr9S4tlhwXCmzos6CsOv1a&#10;DX26kN1eVeqY8WKWVpN5Gs5XrcejfrcCEagPz/B/+2A0fLwtX+HvTXwCcvM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TXiWxQAAAN0AAAAPAAAAAAAAAAAAAAAAAJgCAABkcnMv&#10;ZG93bnJldi54bWxQSwUGAAAAAAQABAD1AAAAigMAAAAA&#10;" path="m696,l1781,e" filled="f" strokecolor="#191919" strokeweight="2pt">
                      <v:path arrowok="t" o:connecttype="custom" o:connectlocs="696,0;1781,0" o:connectangles="0,0"/>
                    </v:shape>
                  </v:group>
                  <v:group id="Group 2714" o:spid="_x0000_s1041" style="position:absolute;left:-687;top:9642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4sg1nMcAAADd&#10;AAAADwAAAAAAAAAAAAAAAACqAgAAZHJzL2Rvd25yZXYueG1sUEsFBgAAAAAEAAQA+gAAAJ4DAAAA&#10;AA==&#10;">
                    <v:shape id="Freeform 2715" o:spid="_x0000_s1042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lq9ccA&#10;AADdAAAADwAAAGRycy9kb3ducmV2LnhtbESP0WrCQBRE3wv+w3IFX4rZaNFKmlVsUdoHKRj9gGv2&#10;Nglm74bdVWO/vlso9HGYOTNMvupNK67kfGNZwSRJQRCXVjdcKTgetuMFCB+QNbaWScGdPKyWg4cc&#10;M21vvKdrESoRS9hnqKAOocuk9GVNBn1iO+LofVlnMETpKqkd3mK5aeU0TefSYMNxocaO3moqz8XF&#10;KHj+nmyetOF5W7jd++v+/rk7bR+VGg379QuIQH34D//RHzpys8UMft/EJyC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35avXHAAAA3QAAAA8AAAAAAAAAAAAAAAAAmAIAAGRy&#10;cy9kb3ducmV2LnhtbFBLBQYAAAAABAAEAPUAAACMAwAAAAA=&#10;" path="m1772,l687,e" filled="f" strokecolor="#191919" strokeweight="2pt">
                      <v:path arrowok="t" o:connecttype="custom" o:connectlocs="1772,0;687,0" o:connectangles="0,0"/>
                    </v:shape>
                    <v:shape id="Freeform 2716" o:spid="_x0000_s1043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v0gsYA&#10;AADdAAAADwAAAGRycy9kb3ducmV2LnhtbESP0WrCQBRE3wv9h+UW+lJ0Y0ujRFfRUmkfRDD6Adfs&#10;NQlm74bdrcZ+vSsIPg4zZ4aZzDrTiBM5X1tWMOgnIIgLq2suFey2y94IhA/IGhvLpOBCHmbT56cJ&#10;ZtqeeUOnPJQilrDPUEEVQptJ6YuKDPq+bYmjd7DOYIjSlVI7PMdy08j3JEmlwZrjQoUtfVVUHPM/&#10;o2D4P/j+0IbTJnern8Xmsl7tl29Kvb508zGIQF14hO/0r47c5yiF25v4BOT0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Sv0gsYAAADdAAAADwAAAAAAAAAAAAAAAACYAgAAZHJz&#10;L2Rvd25yZXYueG1sUEsFBgAAAAAEAAQA9QAAAIsDAAAAAA==&#10;" path="m687,l1772,e" filled="f" strokecolor="#191919" strokeweight="2pt">
                      <v:path arrowok="t" o:connecttype="custom" o:connectlocs="687,0;1772,0" o:connectangles="0,0"/>
                    </v:shape>
                  </v:group>
                  <v:group id="Group 2717" o:spid="_x0000_s1044" style="position:absolute;left:-705;top:11442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jhT+ZwwAAAN0AAAAP&#10;AAAAAAAAAAAAAAAAAKoCAABkcnMvZG93bnJldi54bWxQSwUGAAAAAAQABAD6AAAAmgMAAAAA&#10;">
                    <v:shape id="Freeform 2718" o:spid="_x0000_s1045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RaOsYA&#10;AADdAAAADwAAAGRycy9kb3ducmV2LnhtbESPUWsCMRCE3wv+h7AF32rOQq1ejSKFVouI1PYHLJft&#10;5fCye71EPf31jVDwcZiZb5jpvPO1OlIbKmEDw0EGirgQW3Fp4Pvr7WEMKkRki7UwGThTgPmsdzfF&#10;3MqJP+m4i6VKEA45GnAxNrnWoXDkMQykIU7ej7QeY5JtqW2LpwT3tX7MspH2WHFacNjQq6Nivzt4&#10;A+/LyXK4vjiRvfbZb7HZykejjenfd4sXUJG6eAv/t1fWwPPTeALXN+kJ6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3RaOsYAAADdAAAADwAAAAAAAAAAAAAAAACYAgAAZHJz&#10;L2Rvd25yZXYueG1sUEsFBgAAAAAEAAQA9QAAAIsDAAAAAA==&#10;" path="m1790,l705,e" filled="f" strokecolor="#191919" strokeweight="2pt">
                      <v:path arrowok="t" o:connecttype="custom" o:connectlocs="1790,0;705,0" o:connectangles="0,0"/>
                    </v:shape>
                    <v:shape id="Freeform 2719" o:spid="_x0000_s1046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dlesMA&#10;AADdAAAADwAAAGRycy9kb3ducmV2LnhtbERP22oCMRB9L/gPYYS+adaCra5GkUK1pYh4+YBhM24W&#10;NzPbTarbfn3zIPTxcO7zZedrdaU2VMIGRsMMFHEhtuLSwOn4NpiAChHZYi1MBn4owHLRe5hjbuXG&#10;e7oeYqlSCIccDbgYm1zrUDjyGIbSECfuLK3HmGBbatviLYX7Wj9l2bP2WHFqcNjQq6Picvj2Btab&#10;6Wb0+etELtpnX8V2Jx+NNuax361moCJ18V98d79bAy/jadqf3qQnoB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5dlesMAAADdAAAADwAAAAAAAAAAAAAAAACYAgAAZHJzL2Rv&#10;d25yZXYueG1sUEsFBgAAAAAEAAQA9QAAAIgDAAAAAA==&#10;" path="m705,l1790,e" filled="f" strokecolor="#191919" strokeweight="2pt">
                      <v:path arrowok="t" o:connecttype="custom" o:connectlocs="705,0;1790,0" o:connectangles="0,0"/>
                    </v:shape>
                  </v:group>
                  <v:group id="Group 1400" o:spid="_x0000_s1047" style="position:absolute;left:-696;top:13242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2YA2cYAAADdAAAADwAAAGRycy9kb3ducmV2LnhtbESPQWvCQBSE74X+h+UV&#10;etNNKtqauoqIigcpNAri7ZF9JsHs25DdJvHfu4LQ4zAz3zCzRW8q0VLjSssK4mEEgjizuuRcwfGw&#10;GXyBcB5ZY2WZFNzIwWL++jLDRNuOf6lNfS4ChF2CCgrv60RKlxVk0A1tTRy8i20M+iCbXOoGuwA3&#10;lfyIook0WHJYKLCmVUHZNf0zCrYddstRvG7318vqdj6Mf077mJR6f+uX3yA89f4//GzvtILP8TSG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3ZgDZxgAAAN0A&#10;AAAPAAAAAAAAAAAAAAAAAKoCAABkcnMvZG93bnJldi54bWxQSwUGAAAAAAQABAD6AAAAnQMAAAAA&#10;">
                    <v:shape id="Freeform 2721" o:spid="_x0000_s1048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hL0MYA&#10;AADdAAAADwAAAGRycy9kb3ducmV2LnhtbESPT2vCQBTE7wW/w/KEXoruGqx/oqtIibSHXqri+ZF9&#10;JiHZtyG7jem3dwuFHoeZ+Q2z3Q+2ET11vnKsYTZVIIhzZyouNFzOx8kKhA/IBhvHpOGHPOx3o6ct&#10;psbd+Yv6UyhEhLBPUUMZQptK6fOSLPqpa4mjd3OdxRBlV0jT4T3CbSMTpRbSYsVxocSW3krK69O3&#10;1TBkc9m/q1p95jyfZfVLkoXzVevn8XDYgAg0hP/wX/vDaFi+rhP4fROfgNw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NhL0MYAAADdAAAADwAAAAAAAAAAAAAAAACYAgAAZHJz&#10;L2Rvd25yZXYueG1sUEsFBgAAAAAEAAQA9QAAAIsDAAAAAA==&#10;" path="m1781,l696,e" filled="f" strokecolor="#191919" strokeweight="2pt">
                      <v:path arrowok="t" o:connecttype="custom" o:connectlocs="1781,0;696,0" o:connectangles="0,0"/>
                    </v:shape>
                    <v:shape id="Freeform 2722" o:spid="_x0000_s1049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TuS8YA&#10;AADdAAAADwAAAGRycy9kb3ducmV2LnhtbESPS2vDMBCE74X+B7GFXkoiJc3TiRJKcGkOueRBzou1&#10;sY2tlbEUx/33VaHQ4zAz3zDrbW9r0VHrS8caRkMFgjhzpuRcw+X8OViA8AHZYO2YNHyTh+3m+WmN&#10;iXEPPlJ3CrmIEPYJaihCaBIpfVaQRT90DXH0bq61GKJsc2lafES4reVYqZm0WHJcKLChXUFZdbpb&#10;DX06kd2XqtQh48kord7GaThftX596T9WIAL14T/8194bDfPp8h1+38QnID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5TuS8YAAADdAAAADwAAAAAAAAAAAAAAAACYAgAAZHJz&#10;L2Rvd25yZXYueG1sUEsFBgAAAAAEAAQA9QAAAIsDAAAAAA==&#10;" path="m696,l1781,e" filled="f" strokecolor="#191919" strokeweight="2pt">
                      <v:path arrowok="t" o:connecttype="custom" o:connectlocs="696,0;1781,0" o:connectangles="0,0"/>
                    </v:shape>
                  </v:group>
                  <v:shape id="Freeform 1403" o:spid="_x0000_s1050" style="position:absolute;left:1039;top:15042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ca5MUA&#10;AADdAAAADwAAAGRycy9kb3ducmV2LnhtbESPQWvCQBSE70L/w/IKvZlNpdqauoaSRvDiIWnx/Mi+&#10;Jmmzb0N2Nem/dwXB4zAz3zCbdDKdONPgWssKnqMYBHFldcu1gu+v3fwNhPPIGjvLpOCfHKTbh9kG&#10;E21HLuhc+loECLsEFTTe94mUrmrIoItsTxy8HzsY9EEOtdQDjgFuOrmI45U02HJYaLCnrKHqrzwZ&#10;BWOfu9+9qbLyKMtDXtCULz8LpZ4ep493EJ4mfw/f2nut4HW5foHrm/AE5PY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NxrkxQAAAN0AAAAPAAAAAAAAAAAAAAAAAJgCAABkcnMv&#10;ZG93bnJldi54bWxQSwUGAAAAAAQABAD1AAAAigMAAAAA&#10;" path="m,l44,e" filled="f" strokecolor="#191919" strokeweight="2pt">
                    <v:path arrowok="t" o:connecttype="custom" o:connectlocs="0,0;44,0" o:connectangles="0,0"/>
                  </v:shape>
                  <v:shape id="Freeform 1404" o:spid="_x0000_s1051" style="position:absolute;top:15042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nP9cUA&#10;AADdAAAADwAAAGRycy9kb3ducmV2LnhtbESPzWsCMRTE7wX/h/AEL0WzLa4fq1GkKEhvfhw8PjbP&#10;zbabl2WTavzvTaHQ4zAzv2GW62gbcaPO144VvI0yEMSl0zVXCs6n3XAGwgdkjY1jUvAgD+tV72WJ&#10;hXZ3PtDtGCqRIOwLVGBCaAspfWnIoh+5ljh5V9dZDEl2ldQd3hPcNvI9yybSYs1pwWBLH4bK7+OP&#10;VZCdYo7j89elldtm80rbOP58GKUG/bhZgAgUw3/4r73XCqb5PIffN+kJyNU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Sc/1xQAAAN0AAAAPAAAAAAAAAAAAAAAAAJgCAABkcnMv&#10;ZG93bnJldi54bWxQSwUGAAAAAAQABAD1AAAAigMAAAAA&#10;" path="m,l400,e" filled="f" strokecolor="#191919" strokeweight="2pt">
                    <v:path arrowok="t" o:connecttype="custom" o:connectlocs="0,0;400,0" o:connectangles="0,0"/>
                  </v:shape>
                  <v:rect id="Rectangle 1405" o:spid="_x0000_s1052" style="position:absolute;left:400;top:14802;width:640;height:6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gi1cUA&#10;AADdAAAADwAAAGRycy9kb3ducmV2LnhtbESPQYvCMBSE74L/ITzBm6YKarcaZVlQVvGi68Xba/O2&#10;Ldu8lCbW7r83guBxmJlvmNWmM5VoqXGlZQWTcQSCOLO65FzB5Wc7ikE4j6yxskwK/snBZt3vrTDR&#10;9s4nas8+FwHCLkEFhfd1IqXLCjLoxrYmDt6vbQz6IJtc6gbvAW4qOY2iuTRYclgosKavgrK/880o&#10;SPfHk98dLrs2TvO6sul1crQzpYaD7nMJwlPn3+FX+1srWMw+5vB8E56AX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aCLVxQAAAN0AAAAPAAAAAAAAAAAAAAAAAJgCAABkcnMv&#10;ZG93bnJldi54bWxQSwUGAAAAAAQABAD1AAAAigMAAAAA&#10;" stroked="f">
                    <v:path arrowok="t"/>
                  </v:rect>
                  <v:rect id="Rectangle 1406" o:spid="_x0000_s1053" style="position:absolute;left:380;top:14782;width:680;height:6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rtRccA&#10;AADdAAAADwAAAGRycy9kb3ducmV2LnhtbESP0UoDMRRE3wX/IVzBF7HZinXttmkpglL7Im77AdfN&#10;7Wbb5GZJ0nb9eyMIPg4zc4aZLwdnxZlC7DwrGI8KEMSN1x23Cnbb1/tnEDEha7SeScE3RVgurq/m&#10;WGl/4U8616kVGcKxQgUmpb6SMjaGHMaR74mzt/fBYcoytFIHvGS4s/KhKJ6kw47zgsGeXgw1x/rk&#10;FNDH3fvkbX04bg7aWjN9/KpPZVDq9mZYzUAkGtJ/+K+91grKybSE3zf5CcjF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Oa7UXHAAAA3QAAAA8AAAAAAAAAAAAAAAAAmAIAAGRy&#10;cy9kb3ducmV2LnhtbFBLBQYAAAAABAAEAPUAAACMAwAAAAA=&#10;" filled="f" strokecolor="#191919" strokeweight="2pt">
                    <v:path arrowok="t"/>
                  </v:rect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699" o:spid="_x0000_s1054" type="#_x0000_t202" style="position:absolute;left:377;top:13537;width:480;height:11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YFfcEA&#10;AADdAAAADwAAAGRycy9kb3ducmV2LnhtbERPzYrCMBC+C/sOYRb2pukqVq1GkYKsJ8HqAwzN2BSb&#10;SbfJ2vr2m4Pg8eP73+wG24gHdb52rOB7koAgLp2uuVJwvRzGSxA+IGtsHJOCJ3nYbT9GG8y06/lM&#10;jyJUIoawz1CBCaHNpPSlIYt+4lriyN1cZzFE2FVSd9jHcNvIaZKk0mLNscFgS7mh8l78WQWnpzT9&#10;zM6vZZ6np3T2e8D7T6PU1+ewX4MINIS3+OU+agWL+SrOjW/iE5Db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tWBX3BAAAA3QAAAA8AAAAAAAAAAAAAAAAAmAIAAGRycy9kb3du&#10;cmV2LnhtbFBLBQYAAAAABAAEAPUAAACGAwAAAAA=&#10;" filled="f" stroked="f">
                  <v:textbox style="layout-flow:vertical;mso-layout-flow-alt:bottom-to-top" inset="0,0,0,0">
                    <w:txbxContent>
                      <w:p w:rsidR="00AD796A" w:rsidRDefault="00AD796A" w:rsidP="00AD796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-15" w:right="-15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Personnel &amp;Index</w:t>
                        </w:r>
                      </w:p>
                    </w:txbxContent>
                  </v:textbox>
                </v:shape>
                <v:shape id="Text Box 2698" o:spid="_x0000_s1055" type="#_x0000_t202" style="position:absolute;left:377;top:8243;width:720;height:11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qg5sMA&#10;AADdAAAADwAAAGRycy9kb3ducmV2LnhtbESP0YrCMBRE3wX/IVxh3zRVsa7VKFKQ3Sdh1Q+4NHeb&#10;YnNTm2jr328EYR+HmTnDbHa9rcWDWl85VjCdJCCIC6crLhVczofxJwgfkDXWjknBkzzstsPBBjPt&#10;Ov6hxymUIkLYZ6jAhNBkUvrCkEU/cQ1x9H5dazFE2ZZSt9hFuK3lLElSabHiuGCwodxQcT3drYLj&#10;U5pubheXIs/TYzq/HfD6VSv1Mer3axCB+vAffre/tYLlYrWC15v4BOT2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Bqg5sMAAADdAAAADwAAAAAAAAAAAAAAAACYAgAAZHJzL2Rv&#10;d25yZXYueG1sUEsFBgAAAAAEAAQA9QAAAIgDAAAAAA==&#10;" filled="f" stroked="f">
                  <v:textbox style="layout-flow:vertical;mso-layout-flow-alt:bottom-to-top" inset="0,0,0,0">
                    <w:txbxContent>
                      <w:p w:rsidR="00AD796A" w:rsidRDefault="00AD796A" w:rsidP="00AD796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-15" w:right="-15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Sciences &amp;</w:t>
                        </w:r>
                      </w:p>
                      <w:p w:rsidR="00AD796A" w:rsidRDefault="00AD796A" w:rsidP="00AD796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exact"/>
                          <w:ind w:right="202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Health</w:t>
                        </w:r>
                      </w:p>
                      <w:p w:rsidR="00AD796A" w:rsidRDefault="00AD796A" w:rsidP="00AD796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exact"/>
                          <w:ind w:left="-7" w:right="-7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Professions</w:t>
                        </w:r>
                      </w:p>
                    </w:txbxContent>
                  </v:textbox>
                </v:shape>
                <v:shape id="Text Box 2697" o:spid="_x0000_s1056" type="#_x0000_t202" style="position:absolute;left:397;top:11806;width:480;height:12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/9gMAA&#10;AADdAAAADwAAAGRycy9kb3ducmV2LnhtbERPzYrCMBC+L+w7hFnwtqYqVqmNshRET8KqDzA0Y1Pa&#10;TLpNtPXtzUHY48f3n+9G24oH9b52rGA2TUAQl07XXCm4XvbfaxA+IGtsHZOCJ3nYbT8/csy0G/iX&#10;HudQiRjCPkMFJoQuk9KXhiz6qeuII3dzvcUQYV9J3eMQw20r50mSSos1xwaDHRWGyuZ8twpOT2mG&#10;hV1ey6JIT+nib4/NoVVq8jX+bEAEGsO/+O0+agWrNIn745v4BOT2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g/9gMAAAADdAAAADwAAAAAAAAAAAAAAAACYAgAAZHJzL2Rvd25y&#10;ZXYueG1sUEsFBgAAAAAEAAQA9QAAAIUDAAAAAA==&#10;" filled="f" stroked="f">
                  <v:textbox style="layout-flow:vertical;mso-layout-flow-alt:bottom-to-top" inset="0,0,0,0">
                    <w:txbxContent>
                      <w:p w:rsidR="00AD796A" w:rsidRDefault="00AD796A" w:rsidP="00AD796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right="229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Course</w:t>
                        </w:r>
                      </w:p>
                      <w:p w:rsidR="00AD796A" w:rsidRDefault="00AD796A" w:rsidP="00AD796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exact"/>
                          <w:ind w:left="-15" w:right="-15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Descriptions</w:t>
                        </w:r>
                      </w:p>
                    </w:txbxContent>
                  </v:textbox>
                </v:shape>
                <v:shape id="Text Box 2696" o:spid="_x0000_s1057" type="#_x0000_t202" style="position:absolute;left:397;top:10116;width:480;height: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NYG8MA&#10;AADdAAAADwAAAGRycy9kb3ducmV2LnhtbESP0YrCMBRE34X9h3CFfdNUxbpUo0hB1idB7QdcmrtN&#10;sbnpNllb/34jCD4OM3OG2ewG24g7db52rGA2TUAQl07XXCkorofJFwgfkDU2jknBgzzsth+jDWba&#10;9Xym+yVUIkLYZ6jAhNBmUvrSkEU/dS1x9H5cZzFE2VVSd9hHuG3kPElSabHmuGCwpdxQebv8WQWn&#10;hzT9wi6LMs/TU7r4PeDtu1Hqczzs1yACDeEdfrWPWsEqTWbwfBOfgN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UNYG8MAAADdAAAADwAAAAAAAAAAAAAAAACYAgAAZHJzL2Rv&#10;d25yZXYueG1sUEsFBgAAAAAEAAQA9QAAAIgDAAAAAA==&#10;" filled="f" stroked="f">
                  <v:textbox style="layout-flow:vertical;mso-layout-flow-alt:bottom-to-top" inset="0,0,0,0">
                    <w:txbxContent>
                      <w:p w:rsidR="00AD796A" w:rsidRDefault="00AD796A" w:rsidP="00AD796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-15" w:right="-15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Graduate</w:t>
                        </w:r>
                      </w:p>
                      <w:p w:rsidR="00AD796A" w:rsidRDefault="00AD796A" w:rsidP="00AD796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exact"/>
                          <w:ind w:right="125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School</w:t>
                        </w:r>
                      </w:p>
                    </w:txbxContent>
                  </v:textbox>
                </v:shape>
                <v:shape id="Text Box 2695" o:spid="_x0000_s1058" type="#_x0000_t202" style="position:absolute;left:417;top:6480;width:240;height:10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HGbMMA&#10;AADdAAAADwAAAGRycy9kb3ducmV2LnhtbESP0YrCMBRE34X9h3AX9k1TFatUoywF0SdhtR9waa5N&#10;sbnpNtHWv98Iwj4OM3OG2ewG24gHdb52rGA6SUAQl07XXCkoLvvxCoQPyBobx6TgSR5224/RBjPt&#10;ev6hxzlUIkLYZ6jAhNBmUvrSkEU/cS1x9K6usxii7CqpO+wj3DZyliSptFhzXDDYUm6ovJ3vVsHp&#10;KU0/t4uizPP0lM5/93g7NEp9fQ7faxCBhvAffrePWsEyTWbwehOfgN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ZHGbMMAAADdAAAADwAAAAAAAAAAAAAAAACYAgAAZHJzL2Rv&#10;d25yZXYueG1sUEsFBgAAAAAEAAQA9QAAAIgDAAAAAA==&#10;" filled="f" stroked="f">
                  <v:textbox style="layout-flow:vertical;mso-layout-flow-alt:bottom-to-top" inset="0,0,0,0">
                    <w:txbxContent>
                      <w:p w:rsidR="00AD796A" w:rsidRDefault="00AD796A" w:rsidP="00AD796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20" w:right="-30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Education</w:t>
                        </w:r>
                      </w:p>
                    </w:txbxContent>
                  </v:textbox>
                </v:shape>
                <v:shape id="Text Box 2694" o:spid="_x0000_s1059" type="#_x0000_t202" style="position:absolute;left:417;top:4760;width:240;height: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1j98MA&#10;AADdAAAADwAAAGRycy9kb3ducmV2LnhtbESP3YrCMBSE7xd8h3AE79bULVulGmUpiHsl+PMAh+bY&#10;FJuT2kRb394sLHg5zMw3zGoz2EY8qPO1YwWzaQKCuHS65krB+bT9XIDwAVlj45gUPMnDZj36WGGu&#10;Xc8HehxDJSKEfY4KTAhtLqUvDVn0U9cSR+/iOoshyq6SusM+wm0jv5IkkxZrjgsGWyoMldfj3SrY&#10;P6XpU/t9Losi22fpbYvXXaPUZDz8LEEEGsI7/N/+1QrmWZLC35v4BOT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t1j98MAAADdAAAADwAAAAAAAAAAAAAAAACYAgAAZHJzL2Rv&#10;d25yZXYueG1sUEsFBgAAAAAEAAQA9QAAAIgDAAAAAA==&#10;" filled="f" stroked="f">
                  <v:textbox style="layout-flow:vertical;mso-layout-flow-alt:bottom-to-top" inset="0,0,0,0">
                    <w:txbxContent>
                      <w:p w:rsidR="00AD796A" w:rsidRDefault="00AD796A" w:rsidP="00AD796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20" w:right="-30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Business</w:t>
                        </w:r>
                      </w:p>
                    </w:txbxContent>
                  </v:textbox>
                </v:shape>
                <v:shape id="Text Box 2693" o:spid="_x0000_s1060" type="#_x0000_t202" style="position:absolute;left:397;top:2475;width:570;height:17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T7g8QA&#10;AADdAAAADwAAAGRycy9kb3ducmV2LnhtbESP3YrCMBSE74V9h3AW9k5T/6pUoywF2b0S/HmAQ3Ns&#10;is1Jt4m2vv1GELwcZuYbZr3tbS3u1PrKsYLxKAFBXDhdcangfNoNlyB8QNZYOyYFD/Kw3XwM1php&#10;1/GB7sdQighhn6ECE0KTSekLQxb9yDXE0bu41mKIsi2lbrGLcFvLSZKk0mLFccFgQ7mh4nq8WQX7&#10;hzTd1M7PRZ6n+3T6t8PrT63U12f/vQIRqA/v8Kv9qxUs0mQGzzfxCc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k0+4PEAAAA3QAAAA8AAAAAAAAAAAAAAAAAmAIAAGRycy9k&#10;b3ducmV2LnhtbFBLBQYAAAAABAAEAPUAAACJAwAAAAA=&#10;" filled="f" stroked="f">
                  <v:textbox style="layout-flow:vertical;mso-layout-flow-alt:bottom-to-top" inset="0,0,0,0">
                    <w:txbxContent>
                      <w:p w:rsidR="00AD796A" w:rsidRPr="008A161B" w:rsidRDefault="00AD796A" w:rsidP="00AD796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20" w:right="-30"/>
                          <w:rPr>
                            <w:rFonts w:ascii="Century Gothic" w:hAnsi="Century Gothic" w:cs="Century Gothic"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8A161B">
                          <w:rPr>
                            <w:rFonts w:ascii="Century Gothic" w:hAnsi="Century Gothic" w:cs="Century Gothic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Arts &amp; Humanities</w:t>
                        </w:r>
                      </w:p>
                    </w:txbxContent>
                  </v:textbox>
                </v:shape>
                <v:shape id="Text Box 2692" o:spid="_x0000_s1061" type="#_x0000_t202" style="position:absolute;left:400;top:591;width:477;height:16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heGMQA&#10;AADdAAAADwAAAGRycy9kb3ducmV2LnhtbESPwWrDMBBE74X8g9hAbrXcBLvFtRKCIaSnQNN8wGJt&#10;LRNr5VhKbP99VSj0OMzMG6bcTbYTDxp861jBS5KCIK6dbrlRcPk6PL+B8AFZY+eYFMzkYbddPJVY&#10;aDfyJz3OoRERwr5ABSaEvpDS14Ys+sT1xNH7doPFEOXQSD3gGOG2k+s0zaXFluOCwZ4qQ/X1fLcK&#10;TrM048Zml7qq8lO+uR3weuyUWi2n/TuIQFP4D/+1P7SC1zzN4PdNfAJy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Z4XhjEAAAA3QAAAA8AAAAAAAAAAAAAAAAAmAIAAGRycy9k&#10;b3ducmV2LnhtbFBLBQYAAAAABAAEAPUAAACJAwAAAAA=&#10;" filled="f" stroked="f">
                  <v:textbox style="layout-flow:vertical;mso-layout-flow-alt:bottom-to-top" inset="0,0,0,0">
                    <w:txbxContent>
                      <w:p w:rsidR="00AD796A" w:rsidRPr="008A161B" w:rsidRDefault="00AD796A" w:rsidP="00AD796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20" w:right="-30"/>
                          <w:rPr>
                            <w:rFonts w:ascii="Century Gothic" w:hAnsi="Century Gothic" w:cs="Century Gothic"/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8A161B">
                          <w:rPr>
                            <w:rFonts w:ascii="Century Gothic" w:hAnsi="Century Gothic" w:cs="Century Gothic"/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 xml:space="preserve">Albany State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008"/>
        <w:rPr>
          <w:rFonts w:ascii="Times New Roman" w:hAnsi="Times New Roman"/>
          <w:color w:val="000000"/>
          <w:sz w:val="20"/>
          <w:szCs w:val="20"/>
        </w:rPr>
      </w:pPr>
      <w:r>
        <w:rPr>
          <w:rFonts w:ascii="Century Gothic" w:hAnsi="Century Gothic" w:cs="Century Gothic"/>
          <w:noProof/>
          <w:color w:val="000000"/>
          <w:sz w:val="20"/>
          <w:szCs w:val="20"/>
        </w:rPr>
        <w:drawing>
          <wp:inline distT="0" distB="0" distL="0" distR="0">
            <wp:extent cx="6366510" cy="4330700"/>
            <wp:effectExtent l="19050" t="0" r="0" b="0"/>
            <wp:docPr id="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510" cy="433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2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344"/>
        <w:rPr>
          <w:rFonts w:ascii="Times New Roman" w:hAnsi="Times New Roman"/>
          <w:color w:val="000000"/>
          <w:sz w:val="96"/>
          <w:szCs w:val="96"/>
        </w:rPr>
      </w:pPr>
      <w:r>
        <w:rPr>
          <w:rFonts w:ascii="Times New Roman" w:hAnsi="Times New Roman"/>
          <w:color w:val="191919"/>
          <w:spacing w:val="-25"/>
          <w:sz w:val="128"/>
          <w:szCs w:val="128"/>
        </w:rPr>
        <w:t>S</w:t>
      </w:r>
      <w:r>
        <w:rPr>
          <w:rFonts w:ascii="Times New Roman" w:hAnsi="Times New Roman"/>
          <w:color w:val="191919"/>
          <w:spacing w:val="-26"/>
          <w:sz w:val="96"/>
          <w:szCs w:val="96"/>
        </w:rPr>
        <w:t>PECIA</w:t>
      </w:r>
      <w:r>
        <w:rPr>
          <w:rFonts w:ascii="Times New Roman" w:hAnsi="Times New Roman"/>
          <w:color w:val="191919"/>
          <w:sz w:val="96"/>
          <w:szCs w:val="96"/>
        </w:rPr>
        <w:t>L</w:t>
      </w:r>
      <w:r>
        <w:rPr>
          <w:rFonts w:ascii="Times New Roman" w:hAnsi="Times New Roman"/>
          <w:color w:val="191919"/>
          <w:spacing w:val="-7"/>
          <w:sz w:val="96"/>
          <w:szCs w:val="96"/>
        </w:rPr>
        <w:t xml:space="preserve"> </w:t>
      </w:r>
      <w:r>
        <w:rPr>
          <w:rFonts w:ascii="Times New Roman" w:hAnsi="Times New Roman"/>
          <w:color w:val="191919"/>
          <w:spacing w:val="-25"/>
          <w:sz w:val="128"/>
          <w:szCs w:val="128"/>
        </w:rPr>
        <w:t>P</w:t>
      </w:r>
      <w:r>
        <w:rPr>
          <w:rFonts w:ascii="Times New Roman" w:hAnsi="Times New Roman"/>
          <w:color w:val="191919"/>
          <w:spacing w:val="-26"/>
          <w:sz w:val="96"/>
          <w:szCs w:val="96"/>
        </w:rPr>
        <w:t>ROGRAMS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before="3" w:after="0" w:line="220" w:lineRule="exact"/>
        <w:rPr>
          <w:rFonts w:ascii="Times New Roman" w:hAnsi="Times New Roman"/>
          <w:color w:val="000000"/>
        </w:rPr>
      </w:pPr>
    </w:p>
    <w:p w:rsidR="00C11F2C" w:rsidRDefault="000F3002" w:rsidP="00C11F2C">
      <w:pPr>
        <w:widowControl w:val="0"/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0352" behindDoc="1" locked="0" layoutInCell="0" allowOverlap="1">
                <wp:simplePos x="0" y="0"/>
                <wp:positionH relativeFrom="page">
                  <wp:posOffset>913765</wp:posOffset>
                </wp:positionH>
                <wp:positionV relativeFrom="paragraph">
                  <wp:posOffset>306070</wp:posOffset>
                </wp:positionV>
                <wp:extent cx="6400800" cy="0"/>
                <wp:effectExtent l="8890" t="10795" r="10160" b="8255"/>
                <wp:wrapNone/>
                <wp:docPr id="7568" name="Freeform 19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00800" cy="0"/>
                        </a:xfrm>
                        <a:custGeom>
                          <a:avLst/>
                          <a:gdLst>
                            <a:gd name="T0" fmla="*/ 0 w 10080"/>
                            <a:gd name="T1" fmla="*/ 6400800 w 10080"/>
                            <a:gd name="T2" fmla="*/ 0 60000 65536"/>
                            <a:gd name="T3" fmla="*/ 0 60000 65536"/>
                          </a:gdLst>
                          <a:ahLst/>
                          <a:cxnLst>
                            <a:cxn ang="T2">
                              <a:pos x="T0" y="0"/>
                            </a:cxn>
                            <a:cxn ang="T3">
                              <a:pos x="T1" y="0"/>
                            </a:cxn>
                          </a:cxnLst>
                          <a:rect l="0" t="0" r="r" b="b"/>
                          <a:pathLst>
                            <a:path w="10080">
                              <a:moveTo>
                                <a:pt x="0" y="0"/>
                              </a:moveTo>
                              <a:lnTo>
                                <a:pt x="10080" y="0"/>
                              </a:lnTo>
                            </a:path>
                          </a:pathLst>
                        </a:custGeom>
                        <a:noFill/>
                        <a:ln w="1587">
                          <a:solidFill>
                            <a:srgbClr val="191919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901" o:spid="_x0000_s1026" style="position:absolute;z-index:-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points="71.95pt,24.1pt,575.95pt,24.1pt" coordsize="1008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" o:allowincell="f" filled="f" strokecolor="#191919" strokeweight=".04408mm">
                <v:path arrowok="t" o:connecttype="custom" o:connectlocs="0,0;2147483647,0" o:connectangles="0,0"/>
                <w10:wrap anchorx="page"/>
              </v:polyline>
            </w:pict>
          </mc:Fallback>
        </mc:AlternateContent>
      </w:r>
      <w:r w:rsidR="00C11F2C">
        <w:rPr>
          <w:rFonts w:ascii="Times New Roman" w:hAnsi="Times New Roman"/>
          <w:b/>
          <w:bCs/>
          <w:color w:val="191919"/>
          <w:sz w:val="36"/>
          <w:szCs w:val="36"/>
        </w:rPr>
        <w:t>C</w:t>
      </w:r>
      <w:r w:rsidR="00C11F2C">
        <w:rPr>
          <w:rFonts w:ascii="Times New Roman" w:hAnsi="Times New Roman"/>
          <w:b/>
          <w:bCs/>
          <w:color w:val="191919"/>
          <w:sz w:val="27"/>
          <w:szCs w:val="27"/>
        </w:rPr>
        <w:t>ONTENTS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7" w:after="0" w:line="140" w:lineRule="exact"/>
        <w:rPr>
          <w:rFonts w:ascii="Times New Roman" w:hAnsi="Times New Roman"/>
          <w:color w:val="000000"/>
          <w:sz w:val="14"/>
          <w:szCs w:val="14"/>
        </w:rPr>
      </w:pPr>
    </w:p>
    <w:p w:rsidR="00C11F2C" w:rsidRDefault="00C11F2C" w:rsidP="00C11F2C">
      <w:pPr>
        <w:spacing w:after="0" w:line="240" w:lineRule="auto"/>
        <w:rPr>
          <w:rFonts w:ascii="Times New Roman" w:hAnsi="Times New Roman"/>
          <w:color w:val="000000"/>
          <w:sz w:val="14"/>
          <w:szCs w:val="14"/>
        </w:rPr>
        <w:sectPr w:rsidR="00C11F2C">
          <w:pgSz w:w="12240" w:h="15840"/>
          <w:pgMar w:top="420" w:right="600" w:bottom="280" w:left="420" w:header="720" w:footer="720" w:gutter="0"/>
          <w:cols w:space="720"/>
        </w:sect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before="31" w:after="0" w:line="240" w:lineRule="auto"/>
        <w:ind w:left="1020" w:right="-45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lastRenderedPageBreak/>
        <w:t>The Honors Program</w:t>
      </w:r>
      <w:r>
        <w:rPr>
          <w:rFonts w:ascii="Times New Roman" w:hAnsi="Times New Roman"/>
          <w:color w:val="191919"/>
          <w:spacing w:val="15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>. . . . . . . . . . . . . . . . . . . . . . . . . . . . . . . . . . . .57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44" w:after="0" w:line="240" w:lineRule="auto"/>
        <w:ind w:left="1260" w:right="-45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 xml:space="preserve">Cooperative Education </w:t>
      </w:r>
      <w:r>
        <w:rPr>
          <w:rFonts w:ascii="Times New Roman" w:hAnsi="Times New Roman"/>
          <w:color w:val="191919"/>
          <w:spacing w:val="31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>. . . . . . . . . . . . . . . . . . . . . . . . . . . . . . .58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44" w:after="0" w:line="240" w:lineRule="auto"/>
        <w:ind w:left="1260" w:right="-45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>O</w:t>
      </w:r>
      <w:r>
        <w:rPr>
          <w:rFonts w:ascii="Times New Roman" w:hAnsi="Times New Roman"/>
          <w:color w:val="191919"/>
          <w:spacing w:val="-3"/>
          <w:sz w:val="17"/>
          <w:szCs w:val="17"/>
        </w:rPr>
        <w:t>f</w:t>
      </w:r>
      <w:r>
        <w:rPr>
          <w:rFonts w:ascii="Times New Roman" w:hAnsi="Times New Roman"/>
          <w:color w:val="191919"/>
          <w:sz w:val="17"/>
          <w:szCs w:val="17"/>
        </w:rPr>
        <w:t>f-Campus Programs</w:t>
      </w:r>
      <w:r>
        <w:rPr>
          <w:rFonts w:ascii="Times New Roman" w:hAnsi="Times New Roman"/>
          <w:color w:val="191919"/>
          <w:spacing w:val="9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>. . . . . . . . . . . . . . . . . . . . . . . . . . . . . . . .58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44" w:after="0" w:line="240" w:lineRule="auto"/>
        <w:ind w:left="1020" w:right="-45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 xml:space="preserve">Department of Military Science </w:t>
      </w:r>
      <w:r>
        <w:rPr>
          <w:rFonts w:ascii="Times New Roman" w:hAnsi="Times New Roman"/>
          <w:color w:val="191919"/>
          <w:spacing w:val="15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>. . . . . . . . . . . . . . . . . . . . . . . . . . .58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44" w:after="0" w:line="240" w:lineRule="auto"/>
        <w:ind w:left="1260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>Army ROTC (Reserve O</w:t>
      </w:r>
      <w:r>
        <w:rPr>
          <w:rFonts w:ascii="Times New Roman" w:hAnsi="Times New Roman"/>
          <w:color w:val="191919"/>
          <w:spacing w:val="-3"/>
          <w:sz w:val="17"/>
          <w:szCs w:val="17"/>
        </w:rPr>
        <w:t>f</w:t>
      </w:r>
      <w:r>
        <w:rPr>
          <w:rFonts w:ascii="Times New Roman" w:hAnsi="Times New Roman"/>
          <w:color w:val="191919"/>
          <w:sz w:val="17"/>
          <w:szCs w:val="17"/>
        </w:rPr>
        <w:t>fice</w:t>
      </w:r>
      <w:r>
        <w:rPr>
          <w:rFonts w:ascii="Times New Roman" w:hAnsi="Times New Roman"/>
          <w:color w:val="191919"/>
          <w:spacing w:val="6"/>
          <w:sz w:val="17"/>
          <w:szCs w:val="17"/>
        </w:rPr>
        <w:t>r</w:t>
      </w:r>
      <w:r>
        <w:rPr>
          <w:rFonts w:ascii="Times New Roman" w:hAnsi="Times New Roman"/>
          <w:color w:val="191919"/>
          <w:spacing w:val="-9"/>
          <w:sz w:val="17"/>
          <w:szCs w:val="17"/>
        </w:rPr>
        <w:t>’</w:t>
      </w:r>
      <w:r>
        <w:rPr>
          <w:rFonts w:ascii="Times New Roman" w:hAnsi="Times New Roman"/>
          <w:color w:val="191919"/>
          <w:sz w:val="17"/>
          <w:szCs w:val="17"/>
        </w:rPr>
        <w:t>s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180" w:lineRule="exact"/>
        <w:ind w:left="1260" w:right="-45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pacing w:val="-6"/>
          <w:sz w:val="17"/>
          <w:szCs w:val="17"/>
        </w:rPr>
        <w:t>T</w:t>
      </w:r>
      <w:r>
        <w:rPr>
          <w:rFonts w:ascii="Times New Roman" w:hAnsi="Times New Roman"/>
          <w:color w:val="191919"/>
          <w:sz w:val="17"/>
          <w:szCs w:val="17"/>
        </w:rPr>
        <w:t>raining Corps) Program</w:t>
      </w:r>
      <w:r>
        <w:rPr>
          <w:rFonts w:ascii="Times New Roman" w:hAnsi="Times New Roman"/>
          <w:color w:val="191919"/>
          <w:spacing w:val="7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>. . . . . . . . . . . . . . . . . . . . . . . . . . . . . .58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1" w:after="0" w:line="240" w:lineRule="auto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000000"/>
          <w:sz w:val="17"/>
          <w:szCs w:val="17"/>
        </w:rPr>
        <w:br w:type="column"/>
      </w:r>
      <w:r>
        <w:rPr>
          <w:rFonts w:ascii="Times New Roman" w:hAnsi="Times New Roman"/>
          <w:color w:val="191919"/>
          <w:sz w:val="17"/>
          <w:szCs w:val="17"/>
        </w:rPr>
        <w:lastRenderedPageBreak/>
        <w:t>Center for Excellence in</w:t>
      </w:r>
      <w:r>
        <w:rPr>
          <w:rFonts w:ascii="Times New Roman" w:hAnsi="Times New Roman"/>
          <w:color w:val="191919"/>
          <w:spacing w:val="-3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pacing w:val="-12"/>
          <w:sz w:val="17"/>
          <w:szCs w:val="17"/>
        </w:rPr>
        <w:t>T</w:t>
      </w:r>
      <w:r>
        <w:rPr>
          <w:rFonts w:ascii="Times New Roman" w:hAnsi="Times New Roman"/>
          <w:color w:val="191919"/>
          <w:sz w:val="17"/>
          <w:szCs w:val="17"/>
        </w:rPr>
        <w:t>eaching and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44" w:after="0" w:line="240" w:lineRule="auto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 xml:space="preserve">Learning/Learning Support Services </w:t>
      </w:r>
      <w:r>
        <w:rPr>
          <w:rFonts w:ascii="Times New Roman" w:hAnsi="Times New Roman"/>
          <w:color w:val="191919"/>
          <w:spacing w:val="38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>. . . . . . . . . . . . . . . . . . . . . . .60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44" w:after="0" w:line="240" w:lineRule="auto"/>
        <w:rPr>
          <w:rFonts w:ascii="Times New Roman" w:hAnsi="Times New Roman"/>
          <w:color w:val="000000"/>
          <w:sz w:val="17"/>
          <w:szCs w:val="17"/>
        </w:rPr>
      </w:pPr>
      <w:r>
        <w:rPr>
          <w:rFonts w:ascii="Times New Roman" w:hAnsi="Times New Roman"/>
          <w:color w:val="191919"/>
          <w:sz w:val="17"/>
          <w:szCs w:val="17"/>
        </w:rPr>
        <w:t>The</w:t>
      </w:r>
      <w:r>
        <w:rPr>
          <w:rFonts w:ascii="Times New Roman" w:hAnsi="Times New Roman"/>
          <w:color w:val="191919"/>
          <w:spacing w:val="-3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pacing w:val="-14"/>
          <w:sz w:val="17"/>
          <w:szCs w:val="17"/>
        </w:rPr>
        <w:t>W</w:t>
      </w:r>
      <w:r>
        <w:rPr>
          <w:rFonts w:ascii="Times New Roman" w:hAnsi="Times New Roman"/>
          <w:color w:val="191919"/>
          <w:sz w:val="17"/>
          <w:szCs w:val="17"/>
        </w:rPr>
        <w:t>eekend University</w:t>
      </w:r>
      <w:r>
        <w:rPr>
          <w:rFonts w:ascii="Times New Roman" w:hAnsi="Times New Roman"/>
          <w:color w:val="191919"/>
          <w:spacing w:val="13"/>
          <w:sz w:val="17"/>
          <w:szCs w:val="17"/>
        </w:rPr>
        <w:t xml:space="preserve"> </w:t>
      </w:r>
      <w:r>
        <w:rPr>
          <w:rFonts w:ascii="Times New Roman" w:hAnsi="Times New Roman"/>
          <w:color w:val="191919"/>
          <w:sz w:val="17"/>
          <w:szCs w:val="17"/>
        </w:rPr>
        <w:t>. . . . . . . . . . . . . . . . . . . . . . . . . . . . . . . . .62</w:t>
      </w:r>
    </w:p>
    <w:p w:rsidR="00C11F2C" w:rsidRDefault="00C11F2C" w:rsidP="00C11F2C">
      <w:pPr>
        <w:spacing w:after="0" w:line="240" w:lineRule="auto"/>
        <w:rPr>
          <w:rFonts w:ascii="Times New Roman" w:hAnsi="Times New Roman"/>
          <w:color w:val="000000"/>
          <w:sz w:val="17"/>
          <w:szCs w:val="17"/>
        </w:rPr>
        <w:sectPr w:rsidR="00C11F2C">
          <w:type w:val="continuous"/>
          <w:pgSz w:w="12240" w:h="15840"/>
          <w:pgMar w:top="1480" w:right="600" w:bottom="280" w:left="420" w:header="720" w:footer="720" w:gutter="0"/>
          <w:cols w:num="2" w:space="720" w:equalWidth="0">
            <w:col w:w="5701" w:space="479"/>
            <w:col w:w="5040"/>
          </w:cols>
        </w:sectPr>
      </w:pPr>
    </w:p>
    <w:p w:rsidR="00C11F2C" w:rsidRDefault="000F3002" w:rsidP="00C11F2C">
      <w:pPr>
        <w:widowControl w:val="0"/>
        <w:autoSpaceDE w:val="0"/>
        <w:autoSpaceDN w:val="0"/>
        <w:adjustRightInd w:val="0"/>
        <w:spacing w:after="0" w:line="130" w:lineRule="exact"/>
        <w:rPr>
          <w:rFonts w:ascii="Times New Roman" w:hAnsi="Times New Roman"/>
          <w:color w:val="000000"/>
          <w:sz w:val="13"/>
          <w:szCs w:val="1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21376" behindDoc="1" locked="0" layoutInCell="0" allowOverlap="1">
                <wp:simplePos x="0" y="0"/>
                <wp:positionH relativeFrom="page">
                  <wp:posOffset>264795</wp:posOffset>
                </wp:positionH>
                <wp:positionV relativeFrom="page">
                  <wp:posOffset>625475</wp:posOffset>
                </wp:positionV>
                <wp:extent cx="152400" cy="810260"/>
                <wp:effectExtent l="0" t="0" r="0" b="8890"/>
                <wp:wrapNone/>
                <wp:docPr id="7587" name="Text Box 1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" cy="810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1F2C" w:rsidRDefault="00C11F2C" w:rsidP="00C11F2C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21" w:lineRule="exact"/>
                              <w:ind w:left="20" w:right="-30"/>
                              <w:rPr>
                                <w:rFonts w:ascii="Century Gothic" w:hAnsi="Century Gothic" w:cs="Century Gothic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hAnsi="Century Gothic" w:cs="Century Gothic"/>
                                <w:b/>
                                <w:bCs/>
                                <w:color w:val="FFFFFF"/>
                                <w:sz w:val="20"/>
                                <w:szCs w:val="20"/>
                              </w:rPr>
                              <w:t>Albany State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02" o:spid="_x0000_s1062" type="#_x0000_t202" style="position:absolute;margin-left:20.85pt;margin-top:49.25pt;width:12pt;height:63.8pt;z-index:-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" o:allowincell="f" filled="f" stroked="f">
                <v:textbox style="layout-flow:vertical;mso-layout-flow-alt:bottom-to-top" inset="0,0,0,0">
                  <w:txbxContent>
                    <w:p w:rsidR="00C11F2C" w:rsidRDefault="00C11F2C" w:rsidP="00C11F2C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21" w:lineRule="exact"/>
                        <w:ind w:left="20" w:right="-30"/>
                        <w:rPr>
                          <w:rFonts w:ascii="Century Gothic" w:hAnsi="Century Gothic" w:cs="Century Gothic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hAnsi="Century Gothic" w:cs="Century Gothic"/>
                          <w:b/>
                          <w:bCs/>
                          <w:color w:val="FFFFFF"/>
                          <w:sz w:val="20"/>
                          <w:szCs w:val="20"/>
                        </w:rPr>
                        <w:t>Albany State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451" w:lineRule="exact"/>
        <w:ind w:left="105"/>
        <w:rPr>
          <w:rFonts w:ascii="Times New Roman" w:hAnsi="Times New Roman"/>
          <w:color w:val="000000"/>
          <w:sz w:val="20"/>
          <w:szCs w:val="20"/>
        </w:rPr>
      </w:pPr>
      <w: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tab/>
      </w: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>graduate Catalog</w:t>
      </w:r>
    </w:p>
    <w:p w:rsidR="00C11F2C" w:rsidRDefault="00C11F2C" w:rsidP="00C11F2C">
      <w:pPr>
        <w:spacing w:after="0" w:line="240" w:lineRule="auto"/>
        <w:rPr>
          <w:rFonts w:ascii="Times New Roman" w:hAnsi="Times New Roman"/>
          <w:color w:val="000000"/>
          <w:sz w:val="20"/>
          <w:szCs w:val="20"/>
        </w:rPr>
        <w:sectPr w:rsidR="00C11F2C">
          <w:type w:val="continuous"/>
          <w:pgSz w:w="12240" w:h="15840"/>
          <w:pgMar w:top="1480" w:right="600" w:bottom="280" w:left="420" w:header="720" w:footer="720" w:gutter="0"/>
          <w:cols w:space="720"/>
        </w:sectPr>
      </w:pPr>
    </w:p>
    <w:p w:rsidR="00C11F2C" w:rsidRDefault="000F3002" w:rsidP="00C11F2C">
      <w:pPr>
        <w:widowControl w:val="0"/>
        <w:autoSpaceDE w:val="0"/>
        <w:autoSpaceDN w:val="0"/>
        <w:adjustRightInd w:val="0"/>
        <w:spacing w:after="0" w:line="195" w:lineRule="exact"/>
        <w:ind w:right="846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rFonts w:ascii="Times New Roman" w:hAnsi="Times New Roman"/>
          <w:noProof/>
          <w:color w:val="191919"/>
          <w:spacing w:val="-2"/>
          <w:sz w:val="18"/>
          <w:szCs w:val="18"/>
        </w:rPr>
        <w:lastRenderedPageBreak/>
        <mc:AlternateContent>
          <mc:Choice Requires="wpg">
            <w:drawing>
              <wp:anchor distT="0" distB="0" distL="114300" distR="114300" simplePos="0" relativeHeight="251716608" behindDoc="1" locked="0" layoutInCell="1" allowOverlap="1">
                <wp:simplePos x="0" y="0"/>
                <wp:positionH relativeFrom="column">
                  <wp:posOffset>5412105</wp:posOffset>
                </wp:positionH>
                <wp:positionV relativeFrom="paragraph">
                  <wp:posOffset>-252095</wp:posOffset>
                </wp:positionV>
                <wp:extent cx="1981835" cy="10107295"/>
                <wp:effectExtent l="1905" t="0" r="16510" b="3175"/>
                <wp:wrapNone/>
                <wp:docPr id="7528" name="Group 10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81835" cy="10107295"/>
                          <a:chOff x="9121" y="-62"/>
                          <a:chExt cx="3121" cy="15917"/>
                        </a:xfrm>
                      </wpg:grpSpPr>
                      <wpg:grpSp>
                        <wpg:cNvPr id="7529" name="Group 2735"/>
                        <wpg:cNvGrpSpPr>
                          <a:grpSpLocks/>
                        </wpg:cNvGrpSpPr>
                        <wpg:grpSpPr bwMode="auto">
                          <a:xfrm>
                            <a:off x="9121" y="-62"/>
                            <a:ext cx="3121" cy="15917"/>
                            <a:chOff x="9119" y="0"/>
                            <a:chExt cx="3121" cy="15840"/>
                          </a:xfrm>
                        </wpg:grpSpPr>
                        <wps:wsp>
                          <wps:cNvPr id="7530" name="Rectangle 2736"/>
                          <wps:cNvSpPr>
                            <a:spLocks/>
                          </wps:cNvSpPr>
                          <wps:spPr bwMode="auto">
                            <a:xfrm>
                              <a:off x="11160" y="0"/>
                              <a:ext cx="1080" cy="2513"/>
                            </a:xfrm>
                            <a:prstGeom prst="rect">
                              <a:avLst/>
                            </a:prstGeom>
                            <a:solidFill>
                              <a:srgbClr val="47474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31" name="Rectangle 2737"/>
                          <wps:cNvSpPr>
                            <a:spLocks/>
                          </wps:cNvSpPr>
                          <wps:spPr bwMode="auto">
                            <a:xfrm>
                              <a:off x="11160" y="4294"/>
                              <a:ext cx="1080" cy="11545"/>
                            </a:xfrm>
                            <a:prstGeom prst="rect">
                              <a:avLst/>
                            </a:prstGeom>
                            <a:solidFill>
                              <a:srgbClr val="DCDCD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32" name="Rectangle 2738"/>
                          <wps:cNvSpPr>
                            <a:spLocks/>
                          </wps:cNvSpPr>
                          <wps:spPr bwMode="auto">
                            <a:xfrm>
                              <a:off x="11160" y="2513"/>
                              <a:ext cx="1080" cy="1781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85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33" name="Rectangle 1060"/>
                          <wps:cNvSpPr>
                            <a:spLocks/>
                          </wps:cNvSpPr>
                          <wps:spPr bwMode="auto">
                            <a:xfrm>
                              <a:off x="9159" y="393"/>
                              <a:ext cx="2320" cy="39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34" name="Rectangle 2740"/>
                          <wps:cNvSpPr>
                            <a:spLocks/>
                          </wps:cNvSpPr>
                          <wps:spPr bwMode="auto">
                            <a:xfrm>
                              <a:off x="9139" y="373"/>
                              <a:ext cx="2360" cy="439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A3A3A3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35" name="Rectangle 2741"/>
                          <wps:cNvSpPr>
                            <a:spLocks/>
                          </wps:cNvSpPr>
                          <wps:spPr bwMode="auto">
                            <a:xfrm>
                              <a:off x="11145" y="2485"/>
                              <a:ext cx="1094" cy="40"/>
                            </a:xfrm>
                            <a:prstGeom prst="rect">
                              <a:avLst/>
                            </a:prstGeom>
                            <a:solidFill>
                              <a:srgbClr val="19191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36" name="Rectangle 2742"/>
                          <wps:cNvSpPr>
                            <a:spLocks/>
                          </wps:cNvSpPr>
                          <wps:spPr bwMode="auto">
                            <a:xfrm>
                              <a:off x="11145" y="4285"/>
                              <a:ext cx="1094" cy="40"/>
                            </a:xfrm>
                            <a:prstGeom prst="rect">
                              <a:avLst/>
                            </a:prstGeom>
                            <a:solidFill>
                              <a:srgbClr val="19191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7537" name="Group 2743"/>
                          <wpg:cNvGrpSpPr>
                            <a:grpSpLocks/>
                          </wpg:cNvGrpSpPr>
                          <wpg:grpSpPr bwMode="auto">
                            <a:xfrm>
                              <a:off x="11145" y="6105"/>
                              <a:ext cx="1967" cy="0"/>
                              <a:chOff x="11145" y="6105"/>
                              <a:chExt cx="1967" cy="0"/>
                            </a:xfrm>
                          </wpg:grpSpPr>
                          <wps:wsp>
                            <wps:cNvPr id="7538" name="Freeform 2744"/>
                            <wps:cNvSpPr>
                              <a:spLocks/>
                            </wps:cNvSpPr>
                            <wps:spPr bwMode="auto">
                              <a:xfrm>
                                <a:off x="11145" y="6105"/>
                                <a:ext cx="1967" cy="0"/>
                              </a:xfrm>
                              <a:custGeom>
                                <a:avLst/>
                                <a:gdLst>
                                  <a:gd name="T0" fmla="*/ 1094 w 1967"/>
                                  <a:gd name="T1" fmla="*/ 0 w 1967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967">
                                    <a:moveTo>
                                      <a:pt x="1094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39" name="Freeform 2745"/>
                            <wps:cNvSpPr>
                              <a:spLocks/>
                            </wps:cNvSpPr>
                            <wps:spPr bwMode="auto">
                              <a:xfrm>
                                <a:off x="11145" y="6105"/>
                                <a:ext cx="1967" cy="0"/>
                              </a:xfrm>
                              <a:custGeom>
                                <a:avLst/>
                                <a:gdLst>
                                  <a:gd name="T0" fmla="*/ 0 w 1967"/>
                                  <a:gd name="T1" fmla="*/ 1094 w 1967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967">
                                    <a:moveTo>
                                      <a:pt x="0" y="0"/>
                                    </a:moveTo>
                                    <a:lnTo>
                                      <a:pt x="1094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7540" name="Group 2746"/>
                          <wpg:cNvGrpSpPr>
                            <a:grpSpLocks/>
                          </wpg:cNvGrpSpPr>
                          <wpg:grpSpPr bwMode="auto">
                            <a:xfrm>
                              <a:off x="11145" y="7905"/>
                              <a:ext cx="1953" cy="0"/>
                              <a:chOff x="11145" y="7905"/>
                              <a:chExt cx="1953" cy="0"/>
                            </a:xfrm>
                          </wpg:grpSpPr>
                          <wps:wsp>
                            <wps:cNvPr id="7541" name="Freeform 2747"/>
                            <wps:cNvSpPr>
                              <a:spLocks/>
                            </wps:cNvSpPr>
                            <wps:spPr bwMode="auto">
                              <a:xfrm>
                                <a:off x="11145" y="7905"/>
                                <a:ext cx="1953" cy="0"/>
                              </a:xfrm>
                              <a:custGeom>
                                <a:avLst/>
                                <a:gdLst>
                                  <a:gd name="T0" fmla="*/ 1094 w 1953"/>
                                  <a:gd name="T1" fmla="*/ 0 w 1953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953">
                                    <a:moveTo>
                                      <a:pt x="1094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42" name="Freeform 2748"/>
                            <wps:cNvSpPr>
                              <a:spLocks/>
                            </wps:cNvSpPr>
                            <wps:spPr bwMode="auto">
                              <a:xfrm>
                                <a:off x="11145" y="7905"/>
                                <a:ext cx="1953" cy="0"/>
                              </a:xfrm>
                              <a:custGeom>
                                <a:avLst/>
                                <a:gdLst>
                                  <a:gd name="T0" fmla="*/ 0 w 1953"/>
                                  <a:gd name="T1" fmla="*/ 1094 w 1953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953">
                                    <a:moveTo>
                                      <a:pt x="0" y="0"/>
                                    </a:moveTo>
                                    <a:lnTo>
                                      <a:pt x="1094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7543" name="Group 2749"/>
                          <wpg:cNvGrpSpPr>
                            <a:grpSpLocks/>
                          </wpg:cNvGrpSpPr>
                          <wpg:grpSpPr bwMode="auto">
                            <a:xfrm>
                              <a:off x="11145" y="9705"/>
                              <a:ext cx="1967" cy="0"/>
                              <a:chOff x="11145" y="9705"/>
                              <a:chExt cx="1967" cy="0"/>
                            </a:xfrm>
                          </wpg:grpSpPr>
                          <wps:wsp>
                            <wps:cNvPr id="7544" name="Freeform 2750"/>
                            <wps:cNvSpPr>
                              <a:spLocks/>
                            </wps:cNvSpPr>
                            <wps:spPr bwMode="auto">
                              <a:xfrm>
                                <a:off x="11145" y="9705"/>
                                <a:ext cx="1967" cy="0"/>
                              </a:xfrm>
                              <a:custGeom>
                                <a:avLst/>
                                <a:gdLst>
                                  <a:gd name="T0" fmla="*/ 1094 w 1967"/>
                                  <a:gd name="T1" fmla="*/ 0 w 1967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967">
                                    <a:moveTo>
                                      <a:pt x="1094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45" name="Freeform 2751"/>
                            <wps:cNvSpPr>
                              <a:spLocks/>
                            </wps:cNvSpPr>
                            <wps:spPr bwMode="auto">
                              <a:xfrm>
                                <a:off x="11145" y="9705"/>
                                <a:ext cx="1967" cy="0"/>
                              </a:xfrm>
                              <a:custGeom>
                                <a:avLst/>
                                <a:gdLst>
                                  <a:gd name="T0" fmla="*/ 0 w 1967"/>
                                  <a:gd name="T1" fmla="*/ 1094 w 1967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967">
                                    <a:moveTo>
                                      <a:pt x="0" y="0"/>
                                    </a:moveTo>
                                    <a:lnTo>
                                      <a:pt x="1094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7546" name="Group 2752"/>
                          <wpg:cNvGrpSpPr>
                            <a:grpSpLocks/>
                          </wpg:cNvGrpSpPr>
                          <wpg:grpSpPr bwMode="auto">
                            <a:xfrm>
                              <a:off x="11145" y="11505"/>
                              <a:ext cx="1967" cy="0"/>
                              <a:chOff x="11145" y="11505"/>
                              <a:chExt cx="1967" cy="0"/>
                            </a:xfrm>
                          </wpg:grpSpPr>
                          <wps:wsp>
                            <wps:cNvPr id="7547" name="Freeform 2753"/>
                            <wps:cNvSpPr>
                              <a:spLocks/>
                            </wps:cNvSpPr>
                            <wps:spPr bwMode="auto">
                              <a:xfrm>
                                <a:off x="11145" y="11505"/>
                                <a:ext cx="1967" cy="0"/>
                              </a:xfrm>
                              <a:custGeom>
                                <a:avLst/>
                                <a:gdLst>
                                  <a:gd name="T0" fmla="*/ 1094 w 1967"/>
                                  <a:gd name="T1" fmla="*/ 0 w 1967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967">
                                    <a:moveTo>
                                      <a:pt x="1094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52" name="Freeform 2754"/>
                            <wps:cNvSpPr>
                              <a:spLocks/>
                            </wps:cNvSpPr>
                            <wps:spPr bwMode="auto">
                              <a:xfrm>
                                <a:off x="11145" y="11505"/>
                                <a:ext cx="1967" cy="0"/>
                              </a:xfrm>
                              <a:custGeom>
                                <a:avLst/>
                                <a:gdLst>
                                  <a:gd name="T0" fmla="*/ 0 w 1967"/>
                                  <a:gd name="T1" fmla="*/ 1094 w 1967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967">
                                    <a:moveTo>
                                      <a:pt x="0" y="0"/>
                                    </a:moveTo>
                                    <a:lnTo>
                                      <a:pt x="1094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7553" name="Group 2755"/>
                          <wpg:cNvGrpSpPr>
                            <a:grpSpLocks/>
                          </wpg:cNvGrpSpPr>
                          <wpg:grpSpPr bwMode="auto">
                            <a:xfrm>
                              <a:off x="11145" y="13305"/>
                              <a:ext cx="1939" cy="0"/>
                              <a:chOff x="11145" y="13305"/>
                              <a:chExt cx="1939" cy="0"/>
                            </a:xfrm>
                          </wpg:grpSpPr>
                          <wps:wsp>
                            <wps:cNvPr id="7554" name="Freeform 2756"/>
                            <wps:cNvSpPr>
                              <a:spLocks/>
                            </wps:cNvSpPr>
                            <wps:spPr bwMode="auto">
                              <a:xfrm>
                                <a:off x="11145" y="13305"/>
                                <a:ext cx="1939" cy="0"/>
                              </a:xfrm>
                              <a:custGeom>
                                <a:avLst/>
                                <a:gdLst>
                                  <a:gd name="T0" fmla="*/ 1094 w 1939"/>
                                  <a:gd name="T1" fmla="*/ 0 w 1939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939">
                                    <a:moveTo>
                                      <a:pt x="1094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55" name="Freeform 2757"/>
                            <wps:cNvSpPr>
                              <a:spLocks/>
                            </wps:cNvSpPr>
                            <wps:spPr bwMode="auto">
                              <a:xfrm>
                                <a:off x="11145" y="13305"/>
                                <a:ext cx="1939" cy="0"/>
                              </a:xfrm>
                              <a:custGeom>
                                <a:avLst/>
                                <a:gdLst>
                                  <a:gd name="T0" fmla="*/ 0 w 1939"/>
                                  <a:gd name="T1" fmla="*/ 1094 w 1939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939">
                                    <a:moveTo>
                                      <a:pt x="0" y="0"/>
                                    </a:moveTo>
                                    <a:lnTo>
                                      <a:pt x="1094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7556" name="Freeform 2758"/>
                          <wps:cNvSpPr>
                            <a:spLocks/>
                          </wps:cNvSpPr>
                          <wps:spPr bwMode="auto">
                            <a:xfrm>
                              <a:off x="11816" y="15105"/>
                              <a:ext cx="424" cy="0"/>
                            </a:xfrm>
                            <a:custGeom>
                              <a:avLst/>
                              <a:gdLst>
                                <a:gd name="T0" fmla="*/ 0 w 424"/>
                                <a:gd name="T1" fmla="*/ 423 w 424"/>
                                <a:gd name="T2" fmla="*/ 0 60000 65536"/>
                                <a:gd name="T3" fmla="*/ 0 60000 65536"/>
                              </a:gdLst>
                              <a:ahLst/>
                              <a:cxnLst>
                                <a:cxn ang="T2">
                                  <a:pos x="T0" y="0"/>
                                </a:cxn>
                                <a:cxn ang="T3">
                                  <a:pos x="T1" y="0"/>
                                </a:cxn>
                              </a:cxnLst>
                              <a:rect l="0" t="0" r="r" b="b"/>
                              <a:pathLst>
                                <a:path w="424">
                                  <a:moveTo>
                                    <a:pt x="0" y="0"/>
                                  </a:moveTo>
                                  <a:lnTo>
                                    <a:pt x="423" y="0"/>
                                  </a:ln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19191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57" name="Freeform 2759"/>
                          <wps:cNvSpPr>
                            <a:spLocks/>
                          </wps:cNvSpPr>
                          <wps:spPr bwMode="auto">
                            <a:xfrm>
                              <a:off x="11160" y="15085"/>
                              <a:ext cx="0" cy="40"/>
                            </a:xfrm>
                            <a:custGeom>
                              <a:avLst/>
                              <a:gdLst>
                                <a:gd name="T0" fmla="*/ 0 h 40"/>
                                <a:gd name="T1" fmla="*/ 40 h 40"/>
                                <a:gd name="T2" fmla="*/ 0 60000 65536"/>
                                <a:gd name="T3" fmla="*/ 0 60000 65536"/>
                              </a:gdLst>
                              <a:ahLst/>
                              <a:cxnLst>
                                <a:cxn ang="T2">
                                  <a:pos x="0" y="T0"/>
                                </a:cxn>
                                <a:cxn ang="T3">
                                  <a:pos x="0" y="T1"/>
                                </a:cxn>
                              </a:cxnLst>
                              <a:rect l="0" t="0" r="r" b="b"/>
                              <a:pathLst>
                                <a:path h="40">
                                  <a:moveTo>
                                    <a:pt x="0" y="0"/>
                                  </a:moveTo>
                                  <a:lnTo>
                                    <a:pt x="0" y="40"/>
                                  </a:ln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19191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58" name="Rectangle 2760"/>
                          <wps:cNvSpPr>
                            <a:spLocks/>
                          </wps:cNvSpPr>
                          <wps:spPr bwMode="auto">
                            <a:xfrm>
                              <a:off x="11176" y="14864"/>
                              <a:ext cx="640" cy="6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59" name="Rectangle 2761"/>
                          <wps:cNvSpPr>
                            <a:spLocks/>
                          </wps:cNvSpPr>
                          <wps:spPr bwMode="auto">
                            <a:xfrm>
                              <a:off x="11156" y="14844"/>
                              <a:ext cx="680" cy="68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191919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7560" name="Text Box 2594"/>
                        <wps:cNvSpPr txBox="1">
                          <a:spLocks noChangeArrowheads="1"/>
                        </wps:cNvSpPr>
                        <wps:spPr bwMode="auto">
                          <a:xfrm>
                            <a:off x="11203" y="8034"/>
                            <a:ext cx="720" cy="1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-15" w:right="-15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Sciences &amp;</w:t>
                              </w:r>
                            </w:p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exact"/>
                                <w:ind w:left="202" w:right="202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Health</w:t>
                              </w:r>
                            </w:p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exact"/>
                                <w:ind w:left="-7" w:right="-7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Professions</w:t>
                              </w:r>
                            </w:p>
                          </w:txbxContent>
                        </wps:txbx>
                        <wps:bodyPr rot="0" vert="vert" wrap="square" lIns="0" tIns="0" rIns="0" bIns="0" anchor="t" anchorCtr="0" upright="1">
                          <a:noAutofit/>
                        </wps:bodyPr>
                      </wps:wsp>
                      <wps:wsp>
                        <wps:cNvPr id="7561" name="Text Box 2593"/>
                        <wps:cNvSpPr txBox="1">
                          <a:spLocks noChangeArrowheads="1"/>
                        </wps:cNvSpPr>
                        <wps:spPr bwMode="auto">
                          <a:xfrm>
                            <a:off x="11423" y="9772"/>
                            <a:ext cx="480" cy="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-15" w:right="-15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Graduate</w:t>
                              </w:r>
                            </w:p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exact"/>
                                <w:ind w:right="125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School</w:t>
                              </w:r>
                            </w:p>
                          </w:txbxContent>
                        </wps:txbx>
                        <wps:bodyPr rot="0" vert="vert" wrap="square" lIns="0" tIns="0" rIns="0" bIns="0" anchor="t" anchorCtr="0" upright="1">
                          <a:noAutofit/>
                        </wps:bodyPr>
                      </wps:wsp>
                      <wps:wsp>
                        <wps:cNvPr id="7562" name="Text Box 2592"/>
                        <wps:cNvSpPr txBox="1">
                          <a:spLocks noChangeArrowheads="1"/>
                        </wps:cNvSpPr>
                        <wps:spPr bwMode="auto">
                          <a:xfrm>
                            <a:off x="11403" y="11621"/>
                            <a:ext cx="480" cy="1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229" w:right="229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Course</w:t>
                              </w:r>
                            </w:p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exact"/>
                                <w:ind w:left="-15" w:right="-15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Descriptions</w:t>
                              </w:r>
                            </w:p>
                          </w:txbxContent>
                        </wps:txbx>
                        <wps:bodyPr rot="0" vert="vert" wrap="square" lIns="0" tIns="0" rIns="0" bIns="0" anchor="t" anchorCtr="0" upright="1">
                          <a:noAutofit/>
                        </wps:bodyPr>
                      </wps:wsp>
                      <wps:wsp>
                        <wps:cNvPr id="7563" name="Text Box 2591"/>
                        <wps:cNvSpPr txBox="1">
                          <a:spLocks noChangeArrowheads="1"/>
                        </wps:cNvSpPr>
                        <wps:spPr bwMode="auto">
                          <a:xfrm>
                            <a:off x="11383" y="13480"/>
                            <a:ext cx="480" cy="1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-15" w:right="-15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Personnel &amp;Index</w:t>
                              </w:r>
                            </w:p>
                          </w:txbxContent>
                        </wps:txbx>
                        <wps:bodyPr rot="0" vert="vert" wrap="square" lIns="0" tIns="0" rIns="0" bIns="0" anchor="t" anchorCtr="0" upright="1">
                          <a:noAutofit/>
                        </wps:bodyPr>
                      </wps:wsp>
                      <wps:wsp>
                        <wps:cNvPr id="7564" name="Text Box 2590"/>
                        <wps:cNvSpPr txBox="1">
                          <a:spLocks noChangeArrowheads="1"/>
                        </wps:cNvSpPr>
                        <wps:spPr bwMode="auto">
                          <a:xfrm>
                            <a:off x="11515" y="577"/>
                            <a:ext cx="377" cy="1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48B7" w:rsidRPr="008A161B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20" w:right="-30"/>
                                <w:rPr>
                                  <w:rFonts w:ascii="Century Gothic" w:hAnsi="Century Gothic" w:cs="Century Gothic"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8A161B"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  <w:t>Albany State</w:t>
                              </w:r>
                            </w:p>
                          </w:txbxContent>
                        </wps:txbx>
                        <wps:bodyPr rot="0" vert="vert" wrap="square" lIns="0" tIns="0" rIns="0" bIns="0" anchor="t" anchorCtr="0" upright="1">
                          <a:noAutofit/>
                        </wps:bodyPr>
                      </wps:wsp>
                      <wps:wsp>
                        <wps:cNvPr id="7565" name="Text Box 2588"/>
                        <wps:cNvSpPr txBox="1">
                          <a:spLocks noChangeArrowheads="1"/>
                        </wps:cNvSpPr>
                        <wps:spPr bwMode="auto">
                          <a:xfrm>
                            <a:off x="11623" y="4416"/>
                            <a:ext cx="240" cy="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20" w:right="-30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Business</w:t>
                              </w:r>
                            </w:p>
                          </w:txbxContent>
                        </wps:txbx>
                        <wps:bodyPr rot="0" vert="vert" wrap="square" lIns="0" tIns="0" rIns="0" bIns="0" anchor="t" anchorCtr="0" upright="1">
                          <a:noAutofit/>
                        </wps:bodyPr>
                      </wps:wsp>
                      <wps:wsp>
                        <wps:cNvPr id="7566" name="Text Box 2587"/>
                        <wps:cNvSpPr txBox="1">
                          <a:spLocks noChangeArrowheads="1"/>
                        </wps:cNvSpPr>
                        <wps:spPr bwMode="auto">
                          <a:xfrm>
                            <a:off x="11623" y="6136"/>
                            <a:ext cx="240" cy="10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20" w:right="-30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Education</w:t>
                              </w:r>
                            </w:p>
                          </w:txbxContent>
                        </wps:txbx>
                        <wps:bodyPr rot="0" vert="vert" wrap="square" lIns="0" tIns="0" rIns="0" bIns="0" anchor="t" anchorCtr="0" upright="1">
                          <a:noAutofit/>
                        </wps:bodyPr>
                      </wps:wsp>
                      <wps:wsp>
                        <wps:cNvPr id="7567" name="Text Box 2589"/>
                        <wps:cNvSpPr txBox="1">
                          <a:spLocks noChangeArrowheads="1"/>
                        </wps:cNvSpPr>
                        <wps:spPr bwMode="auto">
                          <a:xfrm>
                            <a:off x="11383" y="2499"/>
                            <a:ext cx="530" cy="1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48B7" w:rsidRPr="008A161B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20" w:right="-30"/>
                                <w:rPr>
                                  <w:rFonts w:ascii="Century Gothic" w:hAnsi="Century Gothic" w:cs="Century Gothic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8A161B"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Arts &amp; Humanities</w:t>
                              </w:r>
                            </w:p>
                          </w:txbxContent>
                        </wps:txbx>
                        <wps:bodyPr rot="0" vert="vert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55" o:spid="_x0000_s1063" style="position:absolute;left:0;text-align:left;margin-left:426.15pt;margin-top:-19.85pt;width:156.05pt;height:795.85pt;z-index:-251599872" coordorigin="9121,-62" coordsize="3121,159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">
                <v:group id="Group 2735" o:spid="_x0000_s1064" style="position:absolute;left:9121;top:-62;width:3121;height:15917" coordorigin="9119" coordsize="3121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qr8U4xgAAAN0A&#10;AAAPAAAAAAAAAAAAAAAAAKoCAABkcnMvZG93bnJldi54bWxQSwUGAAAAAAQABAD6AAAAnQMAAAAA&#10;">
                  <v:rect id="Rectangle 2736" o:spid="_x0000_s1065" style="position:absolute;left:11160;width:1080;height:2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ZBM8MA&#10;AADdAAAADwAAAGRycy9kb3ducmV2LnhtbERPTYvCMBC9C/sfwizsRTS14rpUo4isIIiHurrobWjG&#10;tthMShO1/ntzEDw+3vd03ppK3KhxpWUFg34EgjizuuRcwf5v1fsB4TyyxsoyKXiQg/nsozPFRNs7&#10;p3Tb+VyEEHYJKii8rxMpXVaQQde3NXHgzrYx6ANscqkbvIdwU8k4ir6lwZJDQ4E1LQvKLrurUfAb&#10;HxfnTZXW6dYcDwOKTTc7/Sv19dkuJiA8tf4tfrnXWsF4NAz7w5vwBO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XZBM8MAAADdAAAADwAAAAAAAAAAAAAAAACYAgAAZHJzL2Rv&#10;d25yZXYueG1sUEsFBgAAAAAEAAQA9QAAAIgDAAAAAA==&#10;" fillcolor="#474747" stroked="f">
                    <v:path arrowok="t"/>
                  </v:rect>
                  <v:rect id="Rectangle 2737" o:spid="_x0000_s1066" style="position:absolute;left:11160;top:4294;width:1080;height:115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Vv8cYA&#10;AADdAAAADwAAAGRycy9kb3ducmV2LnhtbESPT2vCQBTE7wW/w/KE3uomFf+lWUUKluLFViten9nX&#10;JJh9G3a3Jn77bkHocZiZ3zD5qjeNuJLztWUF6SgBQVxYXXOp4OuweZqD8AFZY2OZFNzIw2o5eMgx&#10;07bjT7ruQykihH2GCqoQ2kxKX1Rk0I9sSxy9b+sMhihdKbXDLsJNI5+TZCoN1hwXKmzptaLisv8x&#10;CjrX0+St1Lv5dHs8LE7nGbYfTqnHYb9+ARGoD//he/tdK5hNxin8vYlPQC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KVv8cYAAADdAAAADwAAAAAAAAAAAAAAAACYAgAAZHJz&#10;L2Rvd25yZXYueG1sUEsFBgAAAAAEAAQA9QAAAIsDAAAAAA==&#10;" fillcolor="#dcdcdc" stroked="f">
                    <v:path arrowok="t"/>
                  </v:rect>
                  <v:rect id="Rectangle 2738" o:spid="_x0000_s1067" style="position:absolute;left:11160;top:2513;width:1080;height:17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0XHsYA&#10;AADdAAAADwAAAGRycy9kb3ducmV2LnhtbESPQWvCQBSE74X+h+UJ3upGpVqiqxQxIj1ITb14e+w+&#10;k2D2bciuMf77bkHocZiZb5jlure16Kj1lWMF41ECglg7U3Gh4PSTvX2A8AHZYO2YFDzIw3r1+rLE&#10;1Lg7H6nLQyEihH2KCsoQmlRKr0uy6EeuIY7exbUWQ5RtIU2L9wi3tZwkyUxarDgulNjQpiR9zW82&#10;Ujaz7XX83eXuqOfnQ6a3X7vspNRw0H8uQATqw3/42d4bBfP36QT+3sQnI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c0XHsYAAADdAAAADwAAAAAAAAAAAAAAAACYAgAAZHJz&#10;L2Rvd25yZXYueG1sUEsFBgAAAAAEAAQA9QAAAIsDAAAAAA==&#10;" fillcolor="#d8d8d8 [2732]" stroked="f">
                    <v:path arrowok="t"/>
                  </v:rect>
                  <v:rect id="Rectangle 1060" o:spid="_x0000_s1068" style="position:absolute;left:9159;top:393;width:2320;height:3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ned8UA&#10;AADdAAAADwAAAGRycy9kb3ducmV2LnhtbESPQYvCMBSE74L/ITzBm6YqutI1yrKgrOLFrpe9vTbP&#10;tti8lCbW7r83guBxmJlvmNWmM5VoqXGlZQWTcQSCOLO65FzB+Xc7WoJwHlljZZkU/JODzbrfW2Gs&#10;7Z1P1CY+FwHCLkYFhfd1LKXLCjLoxrYmDt7FNgZ9kE0udYP3ADeVnEbRQhosOSwUWNN3Qdk1uRkF&#10;6f548rvDedcu07yubPo3Odq5UsNB9/UJwlPn3+FX+0cr+JjPZvB8E56AX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ed53xQAAAN0AAAAPAAAAAAAAAAAAAAAAAJgCAABkcnMv&#10;ZG93bnJldi54bWxQSwUGAAAAAAQABAD1AAAAigMAAAAA&#10;" stroked="f">
                    <v:path arrowok="t"/>
                  </v:rect>
                  <v:rect id="Rectangle 2740" o:spid="_x0000_s1069" style="position:absolute;left:9139;top:373;width:2360;height: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LX3MkA&#10;AADdAAAADwAAAGRycy9kb3ducmV2LnhtbESPW2sCMRSE3wv9D+EU+lI0a1tvW6O0BalPihcQ346b&#10;093VzcmSpOv23zdCwcdhZr5hJrPWVKIh50vLCnrdBARxZnXJuYLddt4ZgfABWWNlmRT8kofZ9P5u&#10;gqm2F15Tswm5iBD2KSooQqhTKX1WkEHftTVx9L6tMxiidLnUDi8Rbir5nCQDabDkuFBgTZ8FZefN&#10;j1Fw2n+5j/Ghv1plx6qZ02CZ9IZPSj0+tO9vIAK14Rb+by+0gmH/5RWub+ITkNM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DcLX3MkAAADdAAAADwAAAAAAAAAAAAAAAACYAgAA&#10;ZHJzL2Rvd25yZXYueG1sUEsFBgAAAAAEAAQA9QAAAI4DAAAAAA==&#10;" filled="f" strokecolor="#a3a3a3" strokeweight="2pt">
                    <v:path arrowok="t"/>
                  </v:rect>
                  <v:rect id="Rectangle 2741" o:spid="_x0000_s1070" style="position:absolute;left:11145;top:2485;width:1094;height: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tYpckA&#10;AADdAAAADwAAAGRycy9kb3ducmV2LnhtbESPT2vCQBTE74LfYXlCL1I38U8t0VWkVOlBSpvaQ2+P&#10;7DMJZt/G7NbEb+8WCh6HmfkNs1x3phIXalxpWUE8ikAQZ1aXnCs4fG0fn0E4j6yxskwKruRgver3&#10;lpho2/InXVKfiwBhl6CCwvs6kdJlBRl0I1sTB+9oG4M+yCaXusE2wE0lx1H0JA2WHBYKrOmloOyU&#10;/hoFu/frfjw8xd/xa9eWh+nPOf+Yo1IPg26zAOGp8/fwf/tNK5jPJjP4exOegFzd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NTtYpckAAADdAAAADwAAAAAAAAAAAAAAAACYAgAA&#10;ZHJzL2Rvd25yZXYueG1sUEsFBgAAAAAEAAQA9QAAAI4DAAAAAA==&#10;" fillcolor="#191919" stroked="f">
                    <v:path arrowok="t"/>
                  </v:rect>
                  <v:rect id="Rectangle 2742" o:spid="_x0000_s1071" style="position:absolute;left:11145;top:4285;width:1094;height: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nG0sgA&#10;AADdAAAADwAAAGRycy9kb3ducmV2LnhtbESPQWvCQBSE70L/w/IKXqRuYmssqasUUfEg0lp76O2R&#10;fU2C2bcxu5r477sFweMwM98w03lnKnGhxpWWFcTDCARxZnXJuYLD1+rpFYTzyBory6TgSg7ms4fe&#10;FFNtW/6ky97nIkDYpaig8L5OpXRZQQbd0NbEwfu1jUEfZJNL3WAb4KaSoyhKpMGSw0KBNS0Kyo77&#10;s1Gw3l23o8Ex/o6XXVseXn5O+ccEleo/du9vIDx1/h6+tTdawWT8nMD/m/AE5O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F6cbSyAAAAN0AAAAPAAAAAAAAAAAAAAAAAJgCAABk&#10;cnMvZG93bnJldi54bWxQSwUGAAAAAAQABAD1AAAAjQMAAAAA&#10;" fillcolor="#191919" stroked="f">
                    <v:path arrowok="t"/>
                  </v:rect>
                  <v:group id="Group 2743" o:spid="_x0000_s1072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xpWIMxgAAAN0A&#10;AAAPAAAAAAAAAAAAAAAAAKoCAABkcnMvZG93bnJldi54bWxQSwUGAAAAAAQABAD6AAAAnQMAAAAA&#10;">
                    <v:shape id="Freeform 2744" o:spid="_x0000_s1073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ikB8MA&#10;AADdAAAADwAAAGRycy9kb3ducmV2LnhtbERPTYvCMBC9L/gfwgheFk1VqlKNIoLgadlVC3obmrEt&#10;NpPSxFr3128OCx4f73u16UwlWmpcaVnBeBSBIM6sLjlXcD7thwsQziNrrCyTghc52Kx7HytMtH3y&#10;D7VHn4sQwi5BBYX3dSKlywoy6Ea2Jg7czTYGfYBNLnWDzxBuKjmJopk0WHJoKLCmXUHZ/fgwChZV&#10;PCVKv6+fbfr7tY/byytLL0oN+t12CcJT59/if/dBK5jH0zA3vAlP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pikB8MAAADdAAAADwAAAAAAAAAAAAAAAACYAgAAZHJzL2Rv&#10;d25yZXYueG1sUEsFBgAAAAAEAAQA9QAAAIgDAAAAAA==&#10;" path="m1094,l,e" filled="f" strokecolor="#191919" strokeweight="2pt">
                      <v:path arrowok="t" o:connecttype="custom" o:connectlocs="1094,0;0,0" o:connectangles="0,0"/>
                    </v:shape>
                    <v:shape id="Freeform 2745" o:spid="_x0000_s1074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QBnMcA&#10;AADdAAAADwAAAGRycy9kb3ducmV2LnhtbESPT2vCQBTE7wW/w/IEL6VuVGI1ukopCD0V/wX09sg+&#10;k2D2bchuY+yn7xYEj8PM/IZZrjtTiZYaV1pWMBpGIIgzq0vOFRwPm7cZCOeRNVaWScGdHKxXvZcl&#10;JtreeEft3uciQNglqKDwvk6kdFlBBt3Q1sTBu9jGoA+yyaVu8BbgppLjKJpKgyWHhQJr+iwou+5/&#10;jIJZFU+I0u35tU1/vzdxe7pn6UmpQb/7WIDw1Pln+NH+0gre48kc/t+EJyB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HUAZzHAAAA3QAAAA8AAAAAAAAAAAAAAAAAmAIAAGRy&#10;cy9kb3ducmV2LnhtbFBLBQYAAAAABAAEAPUAAACMAwAAAAA=&#10;" path="m,l1094,e" filled="f" strokecolor="#191919" strokeweight="2pt">
                      <v:path arrowok="t" o:connecttype="custom" o:connectlocs="0,0;1094,0" o:connectangles="0,0"/>
                    </v:shape>
                  </v:group>
                  <v:group id="Group 2746" o:spid="_x0000_s1075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ZKiQXFAAAA3QAA&#10;AA8AAAAAAAAAAAAAAAAAqgIAAGRycy9kb3ducmV2LnhtbFBLBQYAAAAABAAEAPoAAACcAwAAAAA=&#10;">
                    <v:shape id="Freeform 2747" o:spid="_x0000_s1076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/wdscA&#10;AADdAAAADwAAAGRycy9kb3ducmV2LnhtbESPS2vDMBCE74H+B7GFXkItpziPulGCKbjkEkqTHnLc&#10;WusHtVbGUmL331eBQI7DzHzDrLejacWFetdYVjCLYhDEhdUNVwq+j/nzCoTzyBpby6TgjxxsNw+T&#10;NabaDvxFl4OvRICwS1FB7X2XSumKmgy6yHbEwSttb9AH2VdS9zgEuGnlSxwvpMGGw0KNHb3XVPwe&#10;zkbBaZqXJnav8+nnB/3QMdHnrNgr9fQ4Zm8gPI3+Hr61d1rBcp7M4PomPAG5+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vv8HbHAAAA3QAAAA8AAAAAAAAAAAAAAAAAmAIAAGRy&#10;cy9kb3ducmV2LnhtbFBLBQYAAAAABAAEAPUAAACMAwAAAAA=&#10;" path="m1094,l,e" filled="f" strokecolor="#191919" strokeweight="2pt">
                      <v:path arrowok="t" o:connecttype="custom" o:connectlocs="1094,0;0,0" o:connectangles="0,0"/>
                    </v:shape>
                    <v:shape id="Freeform 2748" o:spid="_x0000_s1077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1uAcQA&#10;AADdAAAADwAAAGRycy9kb3ducmV2LnhtbESPzarCMBSE94LvEI7gRjRV/K1GEUFxI5erLlwem2Nb&#10;bE5KE7X37W8EweUwM98wi1VtCvGkyuWWFfR7EQjixOqcUwXn07Y7BeE8ssbCMin4IwerZbOxwFjb&#10;F//S8+hTESDsYlSQeV/GUrokI4OuZ0vi4N1sZdAHWaVSV/gKcFPIQRSNpcGcw0KGJW0ySu7Hh1Fw&#10;6WxvJnKzUednR1c6DfVjnRyUarfq9RyEp9p/w5/2XiuYjIYDeL8JT0A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9bgHEAAAA3QAAAA8AAAAAAAAAAAAAAAAAmAIAAGRycy9k&#10;b3ducmV2LnhtbFBLBQYAAAAABAAEAPUAAACJAwAAAAA=&#10;" path="m,l1094,e" filled="f" strokecolor="#191919" strokeweight="2pt">
                      <v:path arrowok="t" o:connecttype="custom" o:connectlocs="0,0;1094,0" o:connectangles="0,0"/>
                    </v:shape>
                  </v:group>
                  <v:group id="Group 2749" o:spid="_x0000_s1078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pgXcs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XyPP0f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WmBdyxgAAAN0A&#10;AAAPAAAAAAAAAAAAAAAAAKoCAABkcnMvZG93bnJldi54bWxQSwUGAAAAAAQABAD6AAAAnQMAAAAA&#10;">
                    <v:shape id="Freeform 2750" o:spid="_x0000_s1079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Pdf8cA&#10;AADdAAAADwAAAGRycy9kb3ducmV2LnhtbESPT2vCQBTE70K/w/IKXqRubE0r0VWkIPQk/mlAb4/s&#10;Mwlm34bsGqOfvlsQPA4z8xtmtuhMJVpqXGlZwWgYgSDOrC45V/C7X71NQDiPrLGyTApu5GAxf+nN&#10;MNH2yltqdz4XAcIuQQWF93UipcsKMuiGtiYO3sk2Bn2QTS51g9cAN5V8j6JPabDksFBgTd8FZefd&#10;xSiYVPEHUbo5Dtr0vl7F7eGWpQel+q/dcgrCU+ef4Uf7Ryv4isdj+H8TnoCc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fT3X/HAAAA3QAAAA8AAAAAAAAAAAAAAAAAmAIAAGRy&#10;cy9kb3ducmV2LnhtbFBLBQYAAAAABAAEAPUAAACMAwAAAAA=&#10;" path="m1094,l,e" filled="f" strokecolor="#191919" strokeweight="2pt">
                      <v:path arrowok="t" o:connecttype="custom" o:connectlocs="1094,0;0,0" o:connectangles="0,0"/>
                    </v:shape>
                    <v:shape id="Freeform 2751" o:spid="_x0000_s1080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945MYA&#10;AADdAAAADwAAAGRycy9kb3ducmV2LnhtbESPQWvCQBSE70L/w/IKXkQ3tUYluooIgqdSbQN6e2Sf&#10;SWj2bciuMfbXdwuCx2FmvmGW685UoqXGlZYVvI0iEMSZ1SXnCr6/dsM5COeRNVaWScGdHKxXL70l&#10;Jtre+EDt0eciQNglqKDwvk6kdFlBBt3I1sTBu9jGoA+yyaVu8BbgppLjKJpKgyWHhQJr2haU/Ryv&#10;RsG8it+J0s/zoE1/P3Zxe7pn6Ump/mu3WYDw1Pln+NHeawWzeBLD/5vwBOTq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J945MYAAADdAAAADwAAAAAAAAAAAAAAAACYAgAAZHJz&#10;L2Rvd25yZXYueG1sUEsFBgAAAAAEAAQA9QAAAIsDAAAAAA==&#10;" path="m,l1094,e" filled="f" strokecolor="#191919" strokeweight="2pt">
                      <v:path arrowok="t" o:connecttype="custom" o:connectlocs="0,0;1094,0" o:connectangles="0,0"/>
                    </v:shape>
                  </v:group>
                  <v:group id="Group 2752" o:spid="_x0000_s1081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hu+06scAAADd&#10;AAAADwAAAAAAAAAAAAAAAACqAgAAZHJzL2Rvd25yZXYueG1sUEsFBgAAAAAEAAQA+gAAAJ4DAAAA&#10;AA==&#10;">
                    <v:shape id="Freeform 2753" o:spid="_x0000_s1082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FDCMcA&#10;AADdAAAADwAAAGRycy9kb3ducmV2LnhtbESPT2vCQBTE70K/w/IKXqRuqqZK6ioiCJ6Kfxqwt0f2&#10;NQnNvg3ZNUY/fVcQPA4z8xtmvuxMJVpqXGlZwfswAkGcWV1yruD7uHmbgXAeWWNlmRRcycFy8dKb&#10;Y6LthffUHnwuAoRdggoK7+tESpcVZNANbU0cvF/bGPRBNrnUDV4C3FRyFEUf0mDJYaHAmtYFZX+H&#10;s1Ewq+IxUbr7GbTp7WsTt6drlp6U6r92q08Qnjr/DD/aW61gGk+mcH8TnoBc/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cBQwjHAAAA3QAAAA8AAAAAAAAAAAAAAAAAmAIAAGRy&#10;cy9kb3ducmV2LnhtbFBLBQYAAAAABAAEAPUAAACMAwAAAAA=&#10;" path="m1094,l,e" filled="f" strokecolor="#191919" strokeweight="2pt">
                      <v:path arrowok="t" o:connecttype="custom" o:connectlocs="1094,0;0,0" o:connectangles="0,0"/>
                    </v:shape>
                    <v:shape id="Freeform 2754" o:spid="_x0000_s1083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92TccA&#10;AADdAAAADwAAAGRycy9kb3ducmV2LnhtbESPQWvCQBSE70L/w/IKXqRuqqSVmI2UguBJqjYQb4/s&#10;axKafRuy2xj767sFweMwM98w6WY0rRiod41lBc/zCARxaXXDlYLP0/ZpBcJ5ZI2tZVJwJQeb7GGS&#10;YqLthQ80HH0lAoRdggpq77tESlfWZNDNbUccvC/bG/RB9pXUPV4C3LRyEUUv0mDDYaHGjt5rKr+P&#10;P0bBqo2XRPnHeTbkv/ttPBTXMi+Umj6Ob2sQnkZ/D9/aO63gNY4X8P8mPAGZ/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Kvdk3HAAAA3QAAAA8AAAAAAAAAAAAAAAAAmAIAAGRy&#10;cy9kb3ducmV2LnhtbFBLBQYAAAAABAAEAPUAAACMAwAAAAA=&#10;" path="m,l1094,e" filled="f" strokecolor="#191919" strokeweight="2pt">
                      <v:path arrowok="t" o:connecttype="custom" o:connectlocs="0,0;1094,0" o:connectangles="0,0"/>
                    </v:shape>
                  </v:group>
                  <v:group id="Group 2755" o:spid="_x0000_s1084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TQYGvxgAAAN0A&#10;AAAPAAAAAAAAAAAAAAAAAKoCAABkcnMvZG93bnJldi54bWxQSwUGAAAAAAQABAD6AAAAnQMAAAAA&#10;">
                    <v:shape id="Freeform 2756" o:spid="_x0000_s1085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OFfsgA&#10;AADdAAAADwAAAGRycy9kb3ducmV2LnhtbESP0WrCQBRE34X+w3IFX6RuIk1aUleRYqGlIEb7AZfs&#10;bRLN3o3ZbUz/3hUKPg4zc4ZZrAbTiJ46V1tWEM8iEMSF1TWXCr4P748vIJxH1thYJgV/5GC1fBgt&#10;MNP2wjn1e1+KAGGXoYLK+zaT0hUVGXQz2xIH78d2Bn2QXSl1h5cAN42cR1EqDdYcFips6a2i4rT/&#10;NQrSfL6Nj+dkc9TTr3V/iHfn/HOn1GQ8rF9BeBr8Pfzf/tAKnpPkCW5vwhOQy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n44V+yAAAAN0AAAAPAAAAAAAAAAAAAAAAAJgCAABk&#10;cnMvZG93bnJldi54bWxQSwUGAAAAAAQABAD1AAAAjQMAAAAA&#10;" path="m1094,l,e" filled="f" strokecolor="#191919" strokeweight="2pt">
                      <v:path arrowok="t" o:connecttype="custom" o:connectlocs="1094,0;0,0" o:connectangles="0,0"/>
                    </v:shape>
                    <v:shape id="Freeform 2757" o:spid="_x0000_s1086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8g5ccA&#10;AADdAAAADwAAAGRycy9kb3ducmV2LnhtbESP0WrCQBRE34X+w3ILvohuIkQluoqUFpRCMeoHXLLX&#10;JDZ7N2bXmP59t1DwcZiZM8xq05tadNS6yrKCeBKBIM6trrhQcD59jBcgnEfWWFsmBT/kYLN+Gaww&#10;1fbBGXVHX4gAYZeigtL7JpXS5SUZdBPbEAfvYluDPsi2kLrFR4CbWk6jaCYNVhwWSmzoraT8+3g3&#10;CmbZ9Cu+3pL3qx59brtTfLhl+4NSw9d+uwThqffP8H97pxXMkySBvzfhCcj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ivIOXHAAAA3QAAAA8AAAAAAAAAAAAAAAAAmAIAAGRy&#10;cy9kb3ducmV2LnhtbFBLBQYAAAAABAAEAPUAAACMAwAAAAA=&#10;" path="m,l1094,e" filled="f" strokecolor="#191919" strokeweight="2pt">
                      <v:path arrowok="t" o:connecttype="custom" o:connectlocs="0,0;1094,0" o:connectangles="0,0"/>
                    </v:shape>
                  </v:group>
                  <v:shape id="Freeform 2758" o:spid="_x0000_s1087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sh1cUA&#10;AADdAAAADwAAAGRycy9kb3ducmV2LnhtbESPQYvCMBSE74L/ITxhb5qqWKVrFBEEYUHQSvH4tnnb&#10;lm1eahO1++83guBxmJlvmOW6M7W4U+sqywrGowgEcW51xYWCc7obLkA4j6yxtkwK/sjBetXvLTHR&#10;9sFHup98IQKEXYIKSu+bREqXl2TQjWxDHLwf2xr0QbaF1C0+AtzUchJFsTRYcVgosaFtSfnv6WYU&#10;2KzYfqfZNfeH41ck04ubHuKFUh+DbvMJwlPn3+FXe68VzGezGJ5vwhO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GyHVxQAAAN0AAAAPAAAAAAAAAAAAAAAAAJgCAABkcnMv&#10;ZG93bnJldi54bWxQSwUGAAAAAAQABAD1AAAAigMAAAAA&#10;" path="m,l423,e" filled="f" strokecolor="#191919" strokeweight="2pt">
                    <v:path arrowok="t" o:connecttype="custom" o:connectlocs="0,0;423,0" o:connectangles="0,0"/>
                  </v:shape>
                  <v:shape id="Freeform 2759" o:spid="_x0000_s1088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q7J8UA&#10;AADdAAAADwAAAGRycy9kb3ducmV2LnhtbESPQUsDMRSE70L/Q3gFL2KzVdota9NSikqvrSL09tw8&#10;k8XNS0hiu/33RhB6HGbmG2a5HlwvThRT51nBdFKBIG697tgoeH97uV+ASBlZY++ZFFwowXo1ulli&#10;o/2Z93Q6ZCMKhFODCmzOoZEytZYcpokPxMX78tFhLjIaqSOeC9z18qGq5tJhx2XBYqCtpfb78OMU&#10;7Ov6k8Luzpj5Y+xeL5tgnz+OSt2Oh80TiExDvob/2zutoJ7Navh7U56A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+rsnxQAAAN0AAAAPAAAAAAAAAAAAAAAAAJgCAABkcnMv&#10;ZG93bnJldi54bWxQSwUGAAAAAAQABAD1AAAAigMAAAAA&#10;" path="m,l,40e" filled="f" strokecolor="#191919" strokeweight="2pt">
                    <v:path arrowok="t" o:connecttype="custom" o:connectlocs="0,0;0,40" o:connectangles="0,0"/>
                  </v:shape>
                  <v:rect id="Rectangle 2760" o:spid="_x0000_s1089" style="position:absolute;left:11176;top:14864;width:640;height:6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KppsIA&#10;AADdAAAADwAAAGRycy9kb3ducmV2LnhtbERPy4rCMBTdC/5DuMLsNFWoSqepDIIyI258bNzdNnfa&#10;Ms1NaWLt/L1ZCC4P551uBtOInjpXW1Ywn0UgiAuray4VXC+76RqE88gaG8uk4J8cbLLxKMVE2wef&#10;qD/7UoQQdgkqqLxvEyldUZFBN7MtceB+bWfQB9iVUnf4COGmkYsoWkqDNYeGClvaVlT8ne9GQf5z&#10;PPn94brv13nZNja/zY82VupjMnx9gvA0+Lf45f7WClZxHOaGN+EJy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AqmmwgAAAN0AAAAPAAAAAAAAAAAAAAAAAJgCAABkcnMvZG93&#10;bnJldi54bWxQSwUGAAAAAAQABAD1AAAAhwMAAAAA&#10;" stroked="f">
                    <v:path arrowok="t"/>
                  </v:rect>
                  <v:rect id="Rectangle 2761" o:spid="_x0000_s1090" style="position:absolute;left:11156;top:14844;width:680;height:6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BmNscA&#10;AADdAAAADwAAAGRycy9kb3ducmV2LnhtbESP0UoDMRRE3wX/IVzBF7HZimvttmkpglL7Im77AdfN&#10;7Wbb5GZJ0nb9eyMIPg4zc4aZLwdnxZlC7DwrGI8KEMSN1x23Cnbb1/tnEDEha7SeScE3RVgurq/m&#10;WGl/4U8616kVGcKxQgUmpb6SMjaGHMaR74mzt/fBYcoytFIHvGS4s/KhKJ6kw47zgsGeXgw1x/rk&#10;FNDH3Xv5tj4cNwdtrZk+ftWnSVDq9mZYzUAkGtJ/+K+91gomZTmF3zf5CcjF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bwZjbHAAAA3QAAAA8AAAAAAAAAAAAAAAAAmAIAAGRy&#10;cy9kb3ducmV2LnhtbFBLBQYAAAAABAAEAPUAAACMAwAAAAA=&#10;" filled="f" strokecolor="#191919" strokeweight="2pt">
                    <v:path arrowok="t"/>
                  </v:rect>
                </v:group>
                <v:shape id="Text Box 2594" o:spid="_x0000_s1091" type="#_x0000_t202" style="position:absolute;left:11203;top:8034;width:720;height:11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vYL8YA&#10;AADdAAAADwAAAGRycy9kb3ducmV2LnhtbERPy2oCMRTdF/yHcAV3NWN9tIxGqY9CEYXWtovuLpPr&#10;zODkZpykTvx7sxC6PJz3bBFMJS7UuNKygkE/AUGcWV1yruD76+3xBYTzyBory6TgSg4W887DDFNt&#10;W/6ky8HnIoawS1FB4X2dSumyggy6vq2JI3e0jUEfYZNL3WAbw00ln5JkIg2WHBsKrGlVUHY6/BkF&#10;m+XHdr0/h3Bsl4NyhOvxz3D3q1SvG16nIDwF/y++u9+1gufxJO6Pb+ITkP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kvYL8YAAADdAAAADwAAAAAAAAAAAAAAAACYAgAAZHJz&#10;L2Rvd25yZXYueG1sUEsFBgAAAAAEAAQA9QAAAIsDAAAAAA==&#10;" filled="f" stroked="f">
                  <v:textbox style="layout-flow:vertical" inset="0,0,0,0">
                    <w:txbxContent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-15" w:right="-15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Sciences &amp;</w:t>
                        </w:r>
                      </w:p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exact"/>
                          <w:ind w:left="202" w:right="202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Health</w:t>
                        </w:r>
                      </w:p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exact"/>
                          <w:ind w:left="-7" w:right="-7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Professions</w:t>
                        </w:r>
                      </w:p>
                    </w:txbxContent>
                  </v:textbox>
                </v:shape>
                <v:shape id="Text Box 2593" o:spid="_x0000_s1092" type="#_x0000_t202" style="position:absolute;left:11423;top:9772;width:480;height:9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d9tMgA&#10;AADdAAAADwAAAGRycy9kb3ducmV2LnhtbESPQWvCQBSE70L/w/IKvekmbbUlukqtFoq00Fo9eHtk&#10;n0lo9m3Mbs36792C4HGYmW+YySyYWhypdZVlBekgAUGcW11xoWDz89Z/BuE8ssbaMik4kYPZ9KY3&#10;wUzbjr/puPaFiBB2GSoovW8yKV1ekkE3sA1x9Pa2NeijbAupW+wi3NTyPklG0mDFcaHEhl5Lyn/X&#10;f0bBcv61WnweQth387R6xMVw+/CxU+ruNryMQXgK/hq+tN+1gqfhKIX/N/EJyOkZ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xB320yAAAAN0AAAAPAAAAAAAAAAAAAAAAAJgCAABk&#10;cnMvZG93bnJldi54bWxQSwUGAAAAAAQABAD1AAAAjQMAAAAA&#10;" filled="f" stroked="f">
                  <v:textbox style="layout-flow:vertical" inset="0,0,0,0">
                    <w:txbxContent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-15" w:right="-15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Graduate</w:t>
                        </w:r>
                      </w:p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exact"/>
                          <w:ind w:right="125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School</w:t>
                        </w:r>
                      </w:p>
                    </w:txbxContent>
                  </v:textbox>
                </v:shape>
                <v:shape id="Text Box 2592" o:spid="_x0000_s1093" type="#_x0000_t202" style="position:absolute;left:11403;top:11621;width:480;height:1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Xjw8kA&#10;AADdAAAADwAAAGRycy9kb3ducmV2LnhtbESPT2sCMRTE70K/Q3gFbzWr1j9sjVJrBSkKattDb4/N&#10;c3fp5mXdpG789k2h4HGYmd8ws0UwlbhQ40rLCvq9BARxZnXJuYKP9/XDFITzyBory6TgSg4W87vO&#10;DFNtWz7Q5ehzESHsUlRQeF+nUrqsIIOuZ2vi6J1sY9BH2eRSN9hGuKnkIEnG0mDJcaHAml4Kyr6P&#10;P0bB63L/ttqdQzi1y375iKvR53D7pVT3Pjw/gfAU/C38395oBZPReAB/b+ITkPN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wdXjw8kAAADdAAAADwAAAAAAAAAAAAAAAACYAgAA&#10;ZHJzL2Rvd25yZXYueG1sUEsFBgAAAAAEAAQA9QAAAI4DAAAAAA==&#10;" filled="f" stroked="f">
                  <v:textbox style="layout-flow:vertical" inset="0,0,0,0">
                    <w:txbxContent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229" w:right="229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Course</w:t>
                        </w:r>
                      </w:p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exact"/>
                          <w:ind w:left="-15" w:right="-15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Descriptions</w:t>
                        </w:r>
                      </w:p>
                    </w:txbxContent>
                  </v:textbox>
                </v:shape>
                <v:shape id="Text Box 2591" o:spid="_x0000_s1094" type="#_x0000_t202" style="position:absolute;left:11383;top:13480;width:480;height:11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lGWMkA&#10;AADdAAAADwAAAGRycy9kb3ducmV2LnhtbESPT2sCMRTE70K/Q3gFbzVrrX/YGqVqBSkKattDb4/N&#10;c3fp5mXdpG789k2h4HGYmd8w03kwlbhQ40rLCvq9BARxZnXJuYKP9/XDBITzyBory6TgSg7ms7vO&#10;FFNtWz7Q5ehzESHsUlRQeF+nUrqsIIOuZ2vi6J1sY9BH2eRSN9hGuKnkY5KMpMGS40KBNS0Lyr6P&#10;P0bB62L/ttqdQzi1i375hKvh52D7pVT3Prw8g/AU/C38395oBePhaAB/b+ITkLN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rplGWMkAAADdAAAADwAAAAAAAAAAAAAAAACYAgAA&#10;ZHJzL2Rvd25yZXYueG1sUEsFBgAAAAAEAAQA9QAAAI4DAAAAAA==&#10;" filled="f" stroked="f">
                  <v:textbox style="layout-flow:vertical" inset="0,0,0,0">
                    <w:txbxContent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-15" w:right="-15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Personnel &amp;Index</w:t>
                        </w:r>
                      </w:p>
                    </w:txbxContent>
                  </v:textbox>
                </v:shape>
                <v:shape id="Text Box 2590" o:spid="_x0000_s1095" type="#_x0000_t202" style="position:absolute;left:11515;top:577;width:377;height:17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DeLMgA&#10;AADdAAAADwAAAGRycy9kb3ducmV2LnhtbESPT2sCMRTE7wW/Q3iCt5q1/iurUapWEGnB2vbQ22Pz&#10;3F3cvGw3qRu/fSMUehxm5jfMfBlMJS7UuNKygkE/AUGcWV1yruDjfXv/CMJ5ZI2VZVJwJQfLRedu&#10;jqm2Lb/R5ehzESHsUlRQeF+nUrqsIIOub2vi6J1sY9BH2eRSN9hGuKnkQ5JMpMGS40KBNa0Lys7H&#10;H6PgeXXYb16/Qzi1q0E5ws34c/jypVSvG55mIDwF/x/+a++0gul4MoLbm/gE5OI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hcN4syAAAAN0AAAAPAAAAAAAAAAAAAAAAAJgCAABk&#10;cnMvZG93bnJldi54bWxQSwUGAAAAAAQABAD1AAAAjQMAAAAA&#10;" filled="f" stroked="f">
                  <v:textbox style="layout-flow:vertical" inset="0,0,0,0">
                    <w:txbxContent>
                      <w:p w:rsidR="004648B7" w:rsidRPr="008A161B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20" w:right="-30"/>
                          <w:rPr>
                            <w:rFonts w:ascii="Century Gothic" w:hAnsi="Century Gothic" w:cs="Century Gothic"/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8A161B">
                          <w:rPr>
                            <w:rFonts w:ascii="Century Gothic" w:hAnsi="Century Gothic" w:cs="Century Gothic"/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Albany State</w:t>
                        </w:r>
                      </w:p>
                    </w:txbxContent>
                  </v:textbox>
                </v:shape>
                <v:shape id="Text Box 2588" o:spid="_x0000_s1096" type="#_x0000_t202" style="position:absolute;left:11623;top:4416;width:240;height: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x7t8gA&#10;AADdAAAADwAAAGRycy9kb3ducmV2LnhtbESPQWvCQBSE74X+h+UVetONrdESXaXWCiItVKsHb4/s&#10;MwnNvk2zq9n++25B6HGYmW+Y6TyYWlyodZVlBYN+AoI4t7riQsH+c9V7AuE8ssbaMin4IQfz2e3N&#10;FDNtO97SZecLESHsMlRQet9kUrq8JIOubxvi6J1sa9BH2RZSt9hFuKnlQ5KMpMGK40KJDb2UlH/t&#10;zkbB6+Jjs3z/DuHULQbVEJfp4fHtqNT9XXiegPAU/H/42l5rBeN0lMLfm/gE5Ow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OPHu3yAAAAN0AAAAPAAAAAAAAAAAAAAAAAJgCAABk&#10;cnMvZG93bnJldi54bWxQSwUGAAAAAAQABAD1AAAAjQMAAAAA&#10;" filled="f" stroked="f">
                  <v:textbox style="layout-flow:vertical" inset="0,0,0,0">
                    <w:txbxContent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20" w:right="-30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Business</w:t>
                        </w:r>
                      </w:p>
                    </w:txbxContent>
                  </v:textbox>
                </v:shape>
                <v:shape id="Text Box 2587" o:spid="_x0000_s1097" type="#_x0000_t202" style="position:absolute;left:11623;top:6136;width:240;height:10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7lwMkA&#10;AADdAAAADwAAAGRycy9kb3ducmV2LnhtbESPT2vCQBTE74V+h+UVvNWNWtOSuor/CkVaaK0eentk&#10;n0kw+zZmt2b99m6h0OMwM79hJrNganGm1lWWFQz6CQji3OqKCwW7r5f7JxDOI2usLZOCCzmYTW9v&#10;Jphp2/Ennbe+EBHCLkMFpfdNJqXLSzLo+rYhjt7BtgZ9lG0hdYtdhJtaDpMklQYrjgslNrQsKT9u&#10;f4yC9eJjs3o/hXDoFoPqAVfj/ejtW6neXZg/g/AU/H/4r/2qFTyO0xR+38QnIKdX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vu7lwMkAAADdAAAADwAAAAAAAAAAAAAAAACYAgAA&#10;ZHJzL2Rvd25yZXYueG1sUEsFBgAAAAAEAAQA9QAAAI4DAAAAAA==&#10;" filled="f" stroked="f">
                  <v:textbox style="layout-flow:vertical" inset="0,0,0,0">
                    <w:txbxContent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20" w:right="-30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Education</w:t>
                        </w:r>
                      </w:p>
                    </w:txbxContent>
                  </v:textbox>
                </v:shape>
                <v:shape id="Text Box 2589" o:spid="_x0000_s1098" type="#_x0000_t202" style="position:absolute;left:11383;top:2499;width:530;height:17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JAW8gA&#10;AADdAAAADwAAAGRycy9kb3ducmV2LnhtbESPQWsCMRSE74L/IbyCN81qq5atUbRWKMVCa9tDb4/N&#10;c3dx87Juohv/vSkUPA4z8w0zWwRTiTM1rrSsYDhIQBBnVpecK/j+2vQfQTiPrLGyTAou5GAx73Zm&#10;mGrb8ieddz4XEcIuRQWF93UqpcsKMugGtiaO3t42Bn2UTS51g22Em0qOkmQiDZYcFwqs6bmg7LA7&#10;GQUvq4+39fsxhH27GpYPuB7/3G9/lerdheUTCE/B38L/7VetYDqeTOHvTXwCcn4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RokBbyAAAAN0AAAAPAAAAAAAAAAAAAAAAAJgCAABk&#10;cnMvZG93bnJldi54bWxQSwUGAAAAAAQABAD1AAAAjQMAAAAA&#10;" filled="f" stroked="f">
                  <v:textbox style="layout-flow:vertical" inset="0,0,0,0">
                    <w:txbxContent>
                      <w:p w:rsidR="004648B7" w:rsidRPr="008A161B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20" w:right="-30"/>
                          <w:rPr>
                            <w:rFonts w:ascii="Century Gothic" w:hAnsi="Century Gothic" w:cs="Century Gothic"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8A161B">
                          <w:rPr>
                            <w:rFonts w:ascii="Century Gothic" w:hAnsi="Century Gothic" w:cs="Century Gothic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Arts &amp; Humanities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0592" behindDoc="1" locked="0" layoutInCell="0" allowOverlap="1">
                <wp:simplePos x="0" y="0"/>
                <wp:positionH relativeFrom="page">
                  <wp:posOffset>7212965</wp:posOffset>
                </wp:positionH>
                <wp:positionV relativeFrom="page">
                  <wp:posOffset>8571230</wp:posOffset>
                </wp:positionV>
                <wp:extent cx="304800" cy="741680"/>
                <wp:effectExtent l="0" t="0" r="0" b="1270"/>
                <wp:wrapNone/>
                <wp:docPr id="7551" name="Text Box 19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741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1F2C" w:rsidRDefault="00C11F2C" w:rsidP="00C11F2C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21" w:lineRule="exact"/>
                              <w:ind w:left="-15" w:right="-15"/>
                              <w:jc w:val="center"/>
                              <w:rPr>
                                <w:rFonts w:ascii="Century Gothic" w:hAnsi="Century Gothic" w:cs="Century Gothic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hAnsi="Century Gothic" w:cs="Century Gothic"/>
                                <w:b/>
                                <w:bCs/>
                                <w:color w:val="191919"/>
                                <w:sz w:val="20"/>
                                <w:szCs w:val="20"/>
                              </w:rPr>
                              <w:t>Personnel &amp;</w:t>
                            </w:r>
                          </w:p>
                          <w:p w:rsidR="00C11F2C" w:rsidRDefault="00C11F2C" w:rsidP="00C11F2C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exact"/>
                              <w:ind w:left="275" w:right="275"/>
                              <w:jc w:val="center"/>
                              <w:rPr>
                                <w:rFonts w:ascii="Century Gothic" w:hAnsi="Century Gothic" w:cs="Century Gothic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hAnsi="Century Gothic" w:cs="Century Gothic"/>
                                <w:b/>
                                <w:bCs/>
                                <w:color w:val="191919"/>
                                <w:sz w:val="20"/>
                                <w:szCs w:val="20"/>
                              </w:rPr>
                              <w:t>Index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38" o:spid="_x0000_s1099" type="#_x0000_t202" style="position:absolute;left:0;text-align:left;margin-left:567.95pt;margin-top:674.9pt;width:24pt;height:58.4pt;z-index:-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" o:allowincell="f" filled="f" stroked="f">
                <v:textbox style="layout-flow:vertical" inset="0,0,0,0">
                  <w:txbxContent>
                    <w:p w:rsidR="00C11F2C" w:rsidRDefault="00C11F2C" w:rsidP="00C11F2C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21" w:lineRule="exact"/>
                        <w:ind w:left="-15" w:right="-15"/>
                        <w:jc w:val="center"/>
                        <w:rPr>
                          <w:rFonts w:ascii="Century Gothic" w:hAnsi="Century Gothic" w:cs="Century Gothic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hAnsi="Century Gothic" w:cs="Century Gothic"/>
                          <w:b/>
                          <w:bCs/>
                          <w:color w:val="191919"/>
                          <w:sz w:val="20"/>
                          <w:szCs w:val="20"/>
                        </w:rPr>
                        <w:t>Personnel &amp;</w:t>
                      </w:r>
                    </w:p>
                    <w:p w:rsidR="00C11F2C" w:rsidRDefault="00C11F2C" w:rsidP="00C11F2C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exact"/>
                        <w:ind w:left="275" w:right="275"/>
                        <w:jc w:val="center"/>
                        <w:rPr>
                          <w:rFonts w:ascii="Century Gothic" w:hAnsi="Century Gothic" w:cs="Century Gothic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hAnsi="Century Gothic" w:cs="Century Gothic"/>
                          <w:b/>
                          <w:bCs/>
                          <w:color w:val="191919"/>
                          <w:sz w:val="20"/>
                          <w:szCs w:val="20"/>
                        </w:rPr>
                        <w:t>Index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1616" behindDoc="1" locked="0" layoutInCell="0" allowOverlap="1">
                <wp:simplePos x="0" y="0"/>
                <wp:positionH relativeFrom="page">
                  <wp:posOffset>7212965</wp:posOffset>
                </wp:positionH>
                <wp:positionV relativeFrom="page">
                  <wp:posOffset>7477125</wp:posOffset>
                </wp:positionV>
                <wp:extent cx="304800" cy="769620"/>
                <wp:effectExtent l="0" t="0" r="0" b="11430"/>
                <wp:wrapNone/>
                <wp:docPr id="7550" name="Text Box 19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769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1F2C" w:rsidRDefault="00C11F2C" w:rsidP="00C11F2C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21" w:lineRule="exact"/>
                              <w:ind w:left="229" w:right="229"/>
                              <w:jc w:val="center"/>
                              <w:rPr>
                                <w:rFonts w:ascii="Century Gothic" w:hAnsi="Century Gothic" w:cs="Century Gothic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hAnsi="Century Gothic" w:cs="Century Gothic"/>
                                <w:b/>
                                <w:bCs/>
                                <w:color w:val="191919"/>
                                <w:sz w:val="20"/>
                                <w:szCs w:val="20"/>
                              </w:rPr>
                              <w:t>Course</w:t>
                            </w:r>
                          </w:p>
                          <w:p w:rsidR="00C11F2C" w:rsidRDefault="00C11F2C" w:rsidP="00C11F2C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exact"/>
                              <w:ind w:left="-15" w:right="-15"/>
                              <w:jc w:val="center"/>
                              <w:rPr>
                                <w:rFonts w:ascii="Century Gothic" w:hAnsi="Century Gothic" w:cs="Century Gothic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hAnsi="Century Gothic" w:cs="Century Gothic"/>
                                <w:b/>
                                <w:bCs/>
                                <w:color w:val="191919"/>
                                <w:sz w:val="20"/>
                                <w:szCs w:val="20"/>
                              </w:rPr>
                              <w:t>Descriptions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39" o:spid="_x0000_s1100" type="#_x0000_t202" style="position:absolute;left:0;text-align:left;margin-left:567.95pt;margin-top:588.75pt;width:24pt;height:60.6pt;z-index:-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" o:allowincell="f" filled="f" stroked="f">
                <v:textbox style="layout-flow:vertical" inset="0,0,0,0">
                  <w:txbxContent>
                    <w:p w:rsidR="00C11F2C" w:rsidRDefault="00C11F2C" w:rsidP="00C11F2C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21" w:lineRule="exact"/>
                        <w:ind w:left="229" w:right="229"/>
                        <w:jc w:val="center"/>
                        <w:rPr>
                          <w:rFonts w:ascii="Century Gothic" w:hAnsi="Century Gothic" w:cs="Century Gothic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hAnsi="Century Gothic" w:cs="Century Gothic"/>
                          <w:b/>
                          <w:bCs/>
                          <w:color w:val="191919"/>
                          <w:sz w:val="20"/>
                          <w:szCs w:val="20"/>
                        </w:rPr>
                        <w:t>Course</w:t>
                      </w:r>
                    </w:p>
                    <w:p w:rsidR="00C11F2C" w:rsidRDefault="00C11F2C" w:rsidP="00C11F2C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exact"/>
                        <w:ind w:left="-15" w:right="-15"/>
                        <w:jc w:val="center"/>
                        <w:rPr>
                          <w:rFonts w:ascii="Century Gothic" w:hAnsi="Century Gothic" w:cs="Century Gothic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hAnsi="Century Gothic" w:cs="Century Gothic"/>
                          <w:b/>
                          <w:bCs/>
                          <w:color w:val="191919"/>
                          <w:sz w:val="20"/>
                          <w:szCs w:val="20"/>
                        </w:rPr>
                        <w:t>Descriptions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2640" behindDoc="1" locked="0" layoutInCell="0" allowOverlap="1">
                <wp:simplePos x="0" y="0"/>
                <wp:positionH relativeFrom="page">
                  <wp:posOffset>7225665</wp:posOffset>
                </wp:positionH>
                <wp:positionV relativeFrom="page">
                  <wp:posOffset>6409055</wp:posOffset>
                </wp:positionV>
                <wp:extent cx="304800" cy="619760"/>
                <wp:effectExtent l="0" t="0" r="0" b="8890"/>
                <wp:wrapNone/>
                <wp:docPr id="7549" name="Text Box 19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619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1F2C" w:rsidRDefault="00C11F2C" w:rsidP="00C11F2C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21" w:lineRule="exact"/>
                              <w:ind w:left="-15" w:right="-15"/>
                              <w:jc w:val="center"/>
                              <w:rPr>
                                <w:rFonts w:ascii="Century Gothic" w:hAnsi="Century Gothic" w:cs="Century Gothic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hAnsi="Century Gothic" w:cs="Century Gothic"/>
                                <w:b/>
                                <w:bCs/>
                                <w:color w:val="191919"/>
                                <w:sz w:val="20"/>
                                <w:szCs w:val="20"/>
                              </w:rPr>
                              <w:t>Graduate</w:t>
                            </w:r>
                          </w:p>
                          <w:p w:rsidR="00C11F2C" w:rsidRDefault="00C11F2C" w:rsidP="00C11F2C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exact"/>
                              <w:ind w:left="125" w:right="125"/>
                              <w:jc w:val="center"/>
                              <w:rPr>
                                <w:rFonts w:ascii="Century Gothic" w:hAnsi="Century Gothic" w:cs="Century Gothic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hAnsi="Century Gothic" w:cs="Century Gothic"/>
                                <w:b/>
                                <w:bCs/>
                                <w:color w:val="191919"/>
                                <w:sz w:val="20"/>
                                <w:szCs w:val="20"/>
                              </w:rPr>
                              <w:t>School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40" o:spid="_x0000_s1101" type="#_x0000_t202" style="position:absolute;left:0;text-align:left;margin-left:568.95pt;margin-top:504.65pt;width:24pt;height:48.8pt;z-index:-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" o:allowincell="f" filled="f" stroked="f">
                <v:textbox style="layout-flow:vertical" inset="0,0,0,0">
                  <w:txbxContent>
                    <w:p w:rsidR="00C11F2C" w:rsidRDefault="00C11F2C" w:rsidP="00C11F2C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21" w:lineRule="exact"/>
                        <w:ind w:left="-15" w:right="-15"/>
                        <w:jc w:val="center"/>
                        <w:rPr>
                          <w:rFonts w:ascii="Century Gothic" w:hAnsi="Century Gothic" w:cs="Century Gothic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hAnsi="Century Gothic" w:cs="Century Gothic"/>
                          <w:b/>
                          <w:bCs/>
                          <w:color w:val="191919"/>
                          <w:sz w:val="20"/>
                          <w:szCs w:val="20"/>
                        </w:rPr>
                        <w:t>Graduate</w:t>
                      </w:r>
                    </w:p>
                    <w:p w:rsidR="00C11F2C" w:rsidRDefault="00C11F2C" w:rsidP="00C11F2C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exact"/>
                        <w:ind w:left="125" w:right="125"/>
                        <w:jc w:val="center"/>
                        <w:rPr>
                          <w:rFonts w:ascii="Century Gothic" w:hAnsi="Century Gothic" w:cs="Century Gothic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hAnsi="Century Gothic" w:cs="Century Gothic"/>
                          <w:b/>
                          <w:bCs/>
                          <w:color w:val="191919"/>
                          <w:sz w:val="20"/>
                          <w:szCs w:val="20"/>
                        </w:rPr>
                        <w:t>School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3664" behindDoc="1" locked="0" layoutInCell="0" allowOverlap="1">
                <wp:simplePos x="0" y="0"/>
                <wp:positionH relativeFrom="page">
                  <wp:posOffset>7085965</wp:posOffset>
                </wp:positionH>
                <wp:positionV relativeFrom="page">
                  <wp:posOffset>5225415</wp:posOffset>
                </wp:positionV>
                <wp:extent cx="457200" cy="701040"/>
                <wp:effectExtent l="0" t="0" r="0" b="3810"/>
                <wp:wrapNone/>
                <wp:docPr id="7548" name="Text Box 19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701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1F2C" w:rsidRDefault="00C11F2C" w:rsidP="00C11F2C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21" w:lineRule="exact"/>
                              <w:ind w:left="-15" w:right="-15"/>
                              <w:jc w:val="center"/>
                              <w:rPr>
                                <w:rFonts w:ascii="Century Gothic" w:hAnsi="Century Gothic" w:cs="Century Gothic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hAnsi="Century Gothic" w:cs="Century Gothic"/>
                                <w:b/>
                                <w:bCs/>
                                <w:color w:val="191919"/>
                                <w:sz w:val="20"/>
                                <w:szCs w:val="20"/>
                              </w:rPr>
                              <w:t>Sciences &amp;</w:t>
                            </w:r>
                          </w:p>
                          <w:p w:rsidR="00C11F2C" w:rsidRDefault="00C11F2C" w:rsidP="00C11F2C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exact"/>
                              <w:ind w:left="202" w:right="202"/>
                              <w:jc w:val="center"/>
                              <w:rPr>
                                <w:rFonts w:ascii="Century Gothic" w:hAnsi="Century Gothic" w:cs="Century Gothic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hAnsi="Century Gothic" w:cs="Century Gothic"/>
                                <w:b/>
                                <w:bCs/>
                                <w:color w:val="191919"/>
                                <w:sz w:val="20"/>
                                <w:szCs w:val="20"/>
                              </w:rPr>
                              <w:t>Health</w:t>
                            </w:r>
                          </w:p>
                          <w:p w:rsidR="00C11F2C" w:rsidRDefault="00C11F2C" w:rsidP="00C11F2C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exact"/>
                              <w:ind w:left="-7" w:right="-7"/>
                              <w:jc w:val="center"/>
                              <w:rPr>
                                <w:rFonts w:ascii="Century Gothic" w:hAnsi="Century Gothic" w:cs="Century Gothic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hAnsi="Century Gothic" w:cs="Century Gothic"/>
                                <w:b/>
                                <w:bCs/>
                                <w:color w:val="191919"/>
                                <w:sz w:val="20"/>
                                <w:szCs w:val="20"/>
                              </w:rPr>
                              <w:t>Professions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41" o:spid="_x0000_s1102" type="#_x0000_t202" style="position:absolute;left:0;text-align:left;margin-left:557.95pt;margin-top:411.45pt;width:36pt;height:55.2pt;z-index:-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" o:allowincell="f" filled="f" stroked="f">
                <v:textbox style="layout-flow:vertical" inset="0,0,0,0">
                  <w:txbxContent>
                    <w:p w:rsidR="00C11F2C" w:rsidRDefault="00C11F2C" w:rsidP="00C11F2C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21" w:lineRule="exact"/>
                        <w:ind w:left="-15" w:right="-15"/>
                        <w:jc w:val="center"/>
                        <w:rPr>
                          <w:rFonts w:ascii="Century Gothic" w:hAnsi="Century Gothic" w:cs="Century Gothic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hAnsi="Century Gothic" w:cs="Century Gothic"/>
                          <w:b/>
                          <w:bCs/>
                          <w:color w:val="191919"/>
                          <w:sz w:val="20"/>
                          <w:szCs w:val="20"/>
                        </w:rPr>
                        <w:t>Sciences &amp;</w:t>
                      </w:r>
                    </w:p>
                    <w:p w:rsidR="00C11F2C" w:rsidRDefault="00C11F2C" w:rsidP="00C11F2C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exact"/>
                        <w:ind w:left="202" w:right="202"/>
                        <w:jc w:val="center"/>
                        <w:rPr>
                          <w:rFonts w:ascii="Century Gothic" w:hAnsi="Century Gothic" w:cs="Century Gothic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hAnsi="Century Gothic" w:cs="Century Gothic"/>
                          <w:b/>
                          <w:bCs/>
                          <w:color w:val="191919"/>
                          <w:sz w:val="20"/>
                          <w:szCs w:val="20"/>
                        </w:rPr>
                        <w:t>Health</w:t>
                      </w:r>
                    </w:p>
                    <w:p w:rsidR="00C11F2C" w:rsidRDefault="00C11F2C" w:rsidP="00C11F2C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exact"/>
                        <w:ind w:left="-7" w:right="-7"/>
                        <w:jc w:val="center"/>
                        <w:rPr>
                          <w:rFonts w:ascii="Century Gothic" w:hAnsi="Century Gothic" w:cs="Century Gothic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hAnsi="Century Gothic" w:cs="Century Gothic"/>
                          <w:b/>
                          <w:bCs/>
                          <w:color w:val="191919"/>
                          <w:sz w:val="20"/>
                          <w:szCs w:val="20"/>
                        </w:rPr>
                        <w:t>Professions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C11F2C">
        <w:rPr>
          <w:rFonts w:ascii="Century Gothic" w:hAnsi="Century Gothic" w:cs="Century Gothic"/>
          <w:b/>
          <w:bCs/>
          <w:color w:val="191919"/>
          <w:sz w:val="16"/>
          <w:szCs w:val="16"/>
        </w:rPr>
        <w:t>Honors/Outreach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2" w:after="0" w:line="120" w:lineRule="exact"/>
        <w:rPr>
          <w:rFonts w:ascii="Century Gothic" w:hAnsi="Century Gothic" w:cs="Century Gothic"/>
          <w:color w:val="000000"/>
          <w:sz w:val="12"/>
          <w:szCs w:val="12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before="20" w:after="0" w:line="240" w:lineRule="auto"/>
        <w:ind w:left="116" w:right="8758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H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H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ONOR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ROGRAM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16" w:right="994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Honor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designe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superio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opportunitie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maximiz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ellectua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poten- tia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degree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challeng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competition</w:t>
      </w:r>
      <w:r>
        <w:rPr>
          <w:rFonts w:ascii="Times New Roman" w:hAnsi="Times New Roman"/>
          <w:color w:val="191919"/>
          <w:sz w:val="18"/>
          <w:szCs w:val="18"/>
        </w:rPr>
        <w:t xml:space="preserve">. 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end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Honor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opportunit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to receiv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individualize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instruction</w:t>
      </w:r>
      <w:r>
        <w:rPr>
          <w:rFonts w:ascii="Times New Roman" w:hAnsi="Times New Roman"/>
          <w:color w:val="191919"/>
          <w:sz w:val="18"/>
          <w:szCs w:val="18"/>
        </w:rPr>
        <w:t xml:space="preserve">,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thereb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interactin</w:t>
      </w:r>
      <w:r>
        <w:rPr>
          <w:rFonts w:ascii="Times New Roman" w:hAnsi="Times New Roman"/>
          <w:color w:val="191919"/>
          <w:sz w:val="18"/>
          <w:szCs w:val="18"/>
        </w:rPr>
        <w:t xml:space="preserve">g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 xml:space="preserve">h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to</w:t>
      </w:r>
      <w:r>
        <w:rPr>
          <w:rFonts w:ascii="Times New Roman" w:hAnsi="Times New Roman"/>
          <w:color w:val="191919"/>
          <w:sz w:val="18"/>
          <w:szCs w:val="18"/>
        </w:rPr>
        <w:t xml:space="preserve">p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facult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members</w:t>
      </w:r>
      <w:r>
        <w:rPr>
          <w:rFonts w:ascii="Times New Roman" w:hAnsi="Times New Roman"/>
          <w:color w:val="191919"/>
          <w:sz w:val="18"/>
          <w:szCs w:val="18"/>
        </w:rPr>
        <w:t xml:space="preserve">;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small</w:t>
      </w:r>
      <w:r>
        <w:rPr>
          <w:rFonts w:ascii="Times New Roman" w:hAnsi="Times New Roman"/>
          <w:color w:val="191919"/>
          <w:sz w:val="18"/>
          <w:szCs w:val="18"/>
        </w:rPr>
        <w:t xml:space="preserve">,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enriche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classes</w:t>
      </w:r>
      <w:r>
        <w:rPr>
          <w:rFonts w:ascii="Times New Roman" w:hAnsi="Times New Roman"/>
          <w:color w:val="191919"/>
          <w:sz w:val="18"/>
          <w:szCs w:val="18"/>
        </w:rPr>
        <w:t xml:space="preserve">;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pur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area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interest throug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independen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project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research</w:t>
      </w:r>
      <w:r>
        <w:rPr>
          <w:rFonts w:ascii="Times New Roman" w:hAnsi="Times New Roman"/>
          <w:color w:val="191919"/>
          <w:sz w:val="18"/>
          <w:szCs w:val="18"/>
        </w:rPr>
        <w:t>;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participat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other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simila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abilities.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16" w:right="9914"/>
        <w:jc w:val="both"/>
        <w:rPr>
          <w:rFonts w:ascii="Times New Roman" w:hAnsi="Times New Roman"/>
          <w:color w:val="000000"/>
          <w:sz w:val="19"/>
          <w:szCs w:val="19"/>
        </w:rPr>
      </w:pPr>
      <w:r>
        <w:rPr>
          <w:rFonts w:ascii="Times New Roman" w:hAnsi="Times New Roman"/>
          <w:b/>
          <w:bCs/>
          <w:color w:val="191919"/>
          <w:spacing w:val="-3"/>
          <w:sz w:val="26"/>
          <w:szCs w:val="26"/>
        </w:rPr>
        <w:t>A</w:t>
      </w:r>
      <w:r>
        <w:rPr>
          <w:rFonts w:ascii="Times New Roman" w:hAnsi="Times New Roman"/>
          <w:b/>
          <w:bCs/>
          <w:color w:val="191919"/>
          <w:spacing w:val="-3"/>
          <w:w w:val="102"/>
          <w:sz w:val="19"/>
          <w:szCs w:val="19"/>
        </w:rPr>
        <w:t>DMISSION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6" w:after="0" w:line="249" w:lineRule="auto"/>
        <w:ind w:left="116" w:right="994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Honor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seek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recrui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academicall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talente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whos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record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performanc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reflec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desir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in-dept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and enriche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experience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standard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measur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individua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arbitrar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freshma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ordinari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(1) 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aggregat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minimu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1000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(2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ran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to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5</w:t>
      </w:r>
      <w:r>
        <w:rPr>
          <w:rFonts w:ascii="Times New Roman" w:hAnsi="Times New Roman"/>
          <w:color w:val="191919"/>
          <w:sz w:val="18"/>
          <w:szCs w:val="18"/>
        </w:rPr>
        <w:t>%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hi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graduatin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class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(3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exhibi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po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entia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lead- ershi</w:t>
      </w:r>
      <w:r>
        <w:rPr>
          <w:rFonts w:ascii="Times New Roman" w:hAnsi="Times New Roman"/>
          <w:color w:val="191919"/>
          <w:sz w:val="18"/>
          <w:szCs w:val="18"/>
        </w:rPr>
        <w:t xml:space="preserve">p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excellence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(4</w:t>
      </w:r>
      <w:r>
        <w:rPr>
          <w:rFonts w:ascii="Times New Roman" w:hAnsi="Times New Roman"/>
          <w:color w:val="191919"/>
          <w:sz w:val="18"/>
          <w:szCs w:val="18"/>
        </w:rPr>
        <w:t xml:space="preserve">)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demonstrat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abilit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 xml:space="preserve">h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comprehensio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utiliz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communicatio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skill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(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ora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writ- ten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fectivel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16" w:right="9966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ETENTION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16" w:right="996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candidate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admittanc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Honor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doe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necessaril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remai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earl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ins w:id="0" w:author="cjones" w:date="2011-05-18T13:34:00Z">
        <w:r w:rsidR="00F345E1" w:rsidRPr="00F345E1">
          <w:rPr>
            <w:rFonts w:ascii="Times New Roman" w:hAnsi="Times New Roman"/>
            <w:color w:val="191919"/>
            <w:spacing w:val="-2"/>
            <w:sz w:val="18"/>
            <w:szCs w:val="18"/>
          </w:rPr>
          <w:t>Honors Program Advisory and Planning Committee</w:t>
        </w:r>
      </w:ins>
      <w:del w:id="1" w:author="cjones" w:date="2011-05-18T13:34:00Z">
        <w:r w:rsidDel="00F345E1">
          <w:rPr>
            <w:rFonts w:ascii="Times New Roman" w:hAnsi="Times New Roman"/>
            <w:color w:val="191919"/>
            <w:spacing w:val="-2"/>
            <w:sz w:val="18"/>
            <w:szCs w:val="18"/>
          </w:rPr>
          <w:delText>Honor</w:delText>
        </w:r>
        <w:r w:rsidDel="00F345E1">
          <w:rPr>
            <w:rFonts w:ascii="Times New Roman" w:hAnsi="Times New Roman"/>
            <w:color w:val="191919"/>
            <w:sz w:val="18"/>
            <w:szCs w:val="18"/>
          </w:rPr>
          <w:delText>s</w:delText>
        </w:r>
        <w:r w:rsidDel="00F345E1">
          <w:rPr>
            <w:rFonts w:ascii="Times New Roman" w:hAnsi="Times New Roman"/>
            <w:color w:val="191919"/>
            <w:spacing w:val="-15"/>
            <w:sz w:val="18"/>
            <w:szCs w:val="18"/>
          </w:rPr>
          <w:delText xml:space="preserve"> </w:delText>
        </w:r>
        <w:r w:rsidDel="00F345E1">
          <w:rPr>
            <w:rFonts w:ascii="Times New Roman" w:hAnsi="Times New Roman"/>
            <w:color w:val="191919"/>
            <w:spacing w:val="-2"/>
            <w:sz w:val="18"/>
            <w:szCs w:val="18"/>
          </w:rPr>
          <w:delText>Aca- demi</w:delText>
        </w:r>
        <w:r w:rsidDel="00F345E1">
          <w:rPr>
            <w:rFonts w:ascii="Times New Roman" w:hAnsi="Times New Roman"/>
            <w:color w:val="191919"/>
            <w:sz w:val="18"/>
            <w:szCs w:val="18"/>
          </w:rPr>
          <w:delText>c</w:delText>
        </w:r>
        <w:r w:rsidDel="00F345E1">
          <w:rPr>
            <w:rFonts w:ascii="Times New Roman" w:hAnsi="Times New Roman"/>
            <w:color w:val="191919"/>
            <w:spacing w:val="-10"/>
            <w:sz w:val="18"/>
            <w:szCs w:val="18"/>
          </w:rPr>
          <w:delText xml:space="preserve"> </w:delText>
        </w:r>
        <w:r w:rsidDel="00F345E1">
          <w:rPr>
            <w:rFonts w:ascii="Times New Roman" w:hAnsi="Times New Roman"/>
            <w:color w:val="191919"/>
            <w:spacing w:val="-2"/>
            <w:sz w:val="18"/>
            <w:szCs w:val="18"/>
          </w:rPr>
          <w:delText>Polic</w:delText>
        </w:r>
        <w:r w:rsidDel="00F345E1">
          <w:rPr>
            <w:rFonts w:ascii="Times New Roman" w:hAnsi="Times New Roman"/>
            <w:color w:val="191919"/>
            <w:sz w:val="18"/>
            <w:szCs w:val="18"/>
          </w:rPr>
          <w:delText>y</w:delText>
        </w:r>
        <w:r w:rsidDel="00F345E1">
          <w:rPr>
            <w:rFonts w:ascii="Times New Roman" w:hAnsi="Times New Roman"/>
            <w:color w:val="191919"/>
            <w:spacing w:val="-10"/>
            <w:sz w:val="18"/>
            <w:szCs w:val="18"/>
          </w:rPr>
          <w:delText xml:space="preserve"> </w:delText>
        </w:r>
        <w:r w:rsidDel="00F345E1">
          <w:rPr>
            <w:rFonts w:ascii="Times New Roman" w:hAnsi="Times New Roman"/>
            <w:color w:val="191919"/>
            <w:spacing w:val="-2"/>
            <w:sz w:val="18"/>
            <w:szCs w:val="18"/>
          </w:rPr>
          <w:delText>an</w:delText>
        </w:r>
        <w:r w:rsidDel="00F345E1">
          <w:rPr>
            <w:rFonts w:ascii="Times New Roman" w:hAnsi="Times New Roman"/>
            <w:color w:val="191919"/>
            <w:sz w:val="18"/>
            <w:szCs w:val="18"/>
          </w:rPr>
          <w:delText>d</w:delText>
        </w:r>
        <w:r w:rsidDel="00F345E1">
          <w:rPr>
            <w:rFonts w:ascii="Times New Roman" w:hAnsi="Times New Roman"/>
            <w:color w:val="191919"/>
            <w:spacing w:val="-10"/>
            <w:sz w:val="18"/>
            <w:szCs w:val="18"/>
          </w:rPr>
          <w:delText xml:space="preserve"> </w:delText>
        </w:r>
        <w:r w:rsidDel="00F345E1">
          <w:rPr>
            <w:rFonts w:ascii="Times New Roman" w:hAnsi="Times New Roman"/>
            <w:color w:val="191919"/>
            <w:spacing w:val="-2"/>
            <w:sz w:val="18"/>
            <w:szCs w:val="18"/>
          </w:rPr>
          <w:delText>Plannin</w:delText>
        </w:r>
        <w:r w:rsidDel="00F345E1">
          <w:rPr>
            <w:rFonts w:ascii="Times New Roman" w:hAnsi="Times New Roman"/>
            <w:color w:val="191919"/>
            <w:sz w:val="18"/>
            <w:szCs w:val="18"/>
          </w:rPr>
          <w:delText>g</w:delText>
        </w:r>
        <w:r w:rsidDel="00F345E1">
          <w:rPr>
            <w:rFonts w:ascii="Times New Roman" w:hAnsi="Times New Roman"/>
            <w:color w:val="191919"/>
            <w:spacing w:val="-10"/>
            <w:sz w:val="18"/>
            <w:szCs w:val="18"/>
          </w:rPr>
          <w:delText xml:space="preserve"> </w:delText>
        </w:r>
        <w:r w:rsidDel="00F345E1">
          <w:rPr>
            <w:rFonts w:ascii="Times New Roman" w:hAnsi="Times New Roman"/>
            <w:color w:val="191919"/>
            <w:spacing w:val="-2"/>
            <w:sz w:val="18"/>
            <w:szCs w:val="18"/>
          </w:rPr>
          <w:delText>Committe</w:delText>
        </w:r>
        <w:r w:rsidDel="00F345E1">
          <w:rPr>
            <w:rFonts w:ascii="Times New Roman" w:hAnsi="Times New Roman"/>
            <w:color w:val="191919"/>
            <w:sz w:val="18"/>
            <w:szCs w:val="18"/>
          </w:rPr>
          <w:delText>e</w:delText>
        </w:r>
      </w:del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review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determine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whethe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contin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u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pro- gram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accepte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Honor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unde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conditions: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476" w:right="1297" w:hanging="1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del w:id="2" w:author="cjones" w:date="2011-05-18T13:35:00Z">
        <w:r w:rsidDel="00F345E1">
          <w:rPr>
            <w:rFonts w:ascii="Times New Roman" w:hAnsi="Times New Roman"/>
            <w:color w:val="191919"/>
            <w:spacing w:val="-2"/>
            <w:sz w:val="18"/>
            <w:szCs w:val="18"/>
          </w:rPr>
          <w:delText>GENERA</w:delText>
        </w:r>
        <w:r w:rsidDel="00F345E1">
          <w:rPr>
            <w:rFonts w:ascii="Times New Roman" w:hAnsi="Times New Roman"/>
            <w:color w:val="191919"/>
            <w:sz w:val="18"/>
            <w:szCs w:val="18"/>
          </w:rPr>
          <w:delText>L</w:delText>
        </w:r>
        <w:r w:rsidDel="00F345E1">
          <w:rPr>
            <w:rFonts w:ascii="Times New Roman" w:hAnsi="Times New Roman"/>
            <w:color w:val="191919"/>
            <w:spacing w:val="-10"/>
            <w:sz w:val="18"/>
            <w:szCs w:val="18"/>
          </w:rPr>
          <w:delText xml:space="preserve"> </w:delText>
        </w:r>
        <w:r w:rsidDel="00F345E1">
          <w:rPr>
            <w:rFonts w:ascii="Times New Roman" w:hAnsi="Times New Roman"/>
            <w:color w:val="191919"/>
            <w:spacing w:val="-2"/>
            <w:sz w:val="18"/>
            <w:szCs w:val="18"/>
          </w:rPr>
          <w:delText>HONOR</w:delText>
        </w:r>
        <w:r w:rsidDel="00F345E1">
          <w:rPr>
            <w:rFonts w:ascii="Times New Roman" w:hAnsi="Times New Roman"/>
            <w:color w:val="191919"/>
            <w:sz w:val="18"/>
            <w:szCs w:val="18"/>
          </w:rPr>
          <w:delText>S</w:delText>
        </w:r>
        <w:r w:rsidDel="00F345E1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</w:del>
      <w:ins w:id="3" w:author="cjones" w:date="2011-05-18T13:35:00Z">
        <w:r w:rsidR="00F345E1">
          <w:rPr>
            <w:rFonts w:ascii="Times New Roman" w:hAnsi="Times New Roman"/>
            <w:color w:val="191919"/>
            <w:spacing w:val="-2"/>
            <w:sz w:val="18"/>
            <w:szCs w:val="18"/>
          </w:rPr>
          <w:t xml:space="preserve">Honors Program Merit Scholar </w:t>
        </w:r>
      </w:ins>
      <w:r>
        <w:rPr>
          <w:rFonts w:ascii="Times New Roman" w:hAnsi="Times New Roman"/>
          <w:color w:val="191919"/>
          <w:spacing w:val="-2"/>
          <w:sz w:val="18"/>
          <w:szCs w:val="18"/>
        </w:rPr>
        <w:t>designation</w:t>
      </w:r>
      <w:r>
        <w:rPr>
          <w:rFonts w:ascii="Times New Roman" w:hAnsi="Times New Roman"/>
          <w:color w:val="191919"/>
          <w:sz w:val="18"/>
          <w:szCs w:val="18"/>
        </w:rPr>
        <w:t>: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Thos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fulfill Honor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overal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poin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averag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3.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abov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del w:id="4" w:author="cjones" w:date="2011-05-18T13:35:00Z">
        <w:r w:rsidDel="00F345E1">
          <w:rPr>
            <w:rFonts w:ascii="Times New Roman" w:hAnsi="Times New Roman"/>
            <w:color w:val="191919"/>
            <w:spacing w:val="-2"/>
            <w:sz w:val="18"/>
            <w:szCs w:val="18"/>
          </w:rPr>
          <w:delText>GENERAL HONOR</w:delText>
        </w:r>
        <w:r w:rsidDel="00F345E1">
          <w:rPr>
            <w:rFonts w:ascii="Times New Roman" w:hAnsi="Times New Roman"/>
            <w:color w:val="191919"/>
            <w:sz w:val="18"/>
            <w:szCs w:val="18"/>
          </w:rPr>
          <w:delText>S</w:delText>
        </w:r>
        <w:r w:rsidDel="00F345E1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</w:del>
      <w:ins w:id="5" w:author="cjones" w:date="2011-05-18T13:35:00Z">
        <w:r w:rsidR="00F345E1">
          <w:rPr>
            <w:rFonts w:ascii="Times New Roman" w:hAnsi="Times New Roman"/>
            <w:color w:val="191919"/>
            <w:spacing w:val="-2"/>
            <w:sz w:val="18"/>
            <w:szCs w:val="18"/>
          </w:rPr>
          <w:t xml:space="preserve">Honors Program Merit Scholar </w:t>
        </w:r>
      </w:ins>
      <w:r>
        <w:rPr>
          <w:rFonts w:ascii="Times New Roman" w:hAnsi="Times New Roman"/>
          <w:color w:val="191919"/>
          <w:spacing w:val="-2"/>
          <w:sz w:val="18"/>
          <w:szCs w:val="18"/>
        </w:rPr>
        <w:t>designation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(Existin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honor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solel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grade-poin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averag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continu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ru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paralle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to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443" w:right="9182"/>
        <w:jc w:val="center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Honor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Program).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476" w:right="1284" w:hanging="1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5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oluntar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transfe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regula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degre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</w:t>
      </w:r>
      <w:r>
        <w:rPr>
          <w:rFonts w:ascii="Times New Roman" w:hAnsi="Times New Roman"/>
          <w:color w:val="191919"/>
          <w:sz w:val="18"/>
          <w:szCs w:val="18"/>
        </w:rPr>
        <w:t>: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Som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elec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qualif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del w:id="6" w:author="cjones" w:date="2011-05-18T13:35:00Z">
        <w:r w:rsidDel="00F345E1">
          <w:rPr>
            <w:rFonts w:ascii="Times New Roman" w:hAnsi="Times New Roman"/>
            <w:color w:val="191919"/>
            <w:spacing w:val="-2"/>
            <w:sz w:val="18"/>
            <w:szCs w:val="18"/>
          </w:rPr>
          <w:delText>GENERA</w:delText>
        </w:r>
        <w:r w:rsidDel="00F345E1">
          <w:rPr>
            <w:rFonts w:ascii="Times New Roman" w:hAnsi="Times New Roman"/>
            <w:color w:val="191919"/>
            <w:sz w:val="18"/>
            <w:szCs w:val="18"/>
          </w:rPr>
          <w:delText>L</w:delText>
        </w:r>
        <w:r w:rsidDel="00F345E1">
          <w:rPr>
            <w:rFonts w:ascii="Times New Roman" w:hAnsi="Times New Roman"/>
            <w:color w:val="191919"/>
            <w:spacing w:val="-10"/>
            <w:sz w:val="18"/>
            <w:szCs w:val="18"/>
          </w:rPr>
          <w:delText xml:space="preserve"> </w:delText>
        </w:r>
        <w:r w:rsidDel="00F345E1">
          <w:rPr>
            <w:rFonts w:ascii="Times New Roman" w:hAnsi="Times New Roman"/>
            <w:color w:val="191919"/>
            <w:spacing w:val="-2"/>
            <w:sz w:val="18"/>
            <w:szCs w:val="18"/>
          </w:rPr>
          <w:delText>HONOR</w:delText>
        </w:r>
        <w:r w:rsidDel="00F345E1">
          <w:rPr>
            <w:rFonts w:ascii="Times New Roman" w:hAnsi="Times New Roman"/>
            <w:color w:val="191919"/>
            <w:sz w:val="18"/>
            <w:szCs w:val="18"/>
          </w:rPr>
          <w:delText>S</w:delText>
        </w:r>
        <w:r w:rsidDel="00F345E1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</w:del>
      <w:ins w:id="7" w:author="cjones" w:date="2011-05-18T13:35:00Z">
        <w:r w:rsidR="00F345E1">
          <w:rPr>
            <w:rFonts w:ascii="Times New Roman" w:hAnsi="Times New Roman"/>
            <w:color w:val="191919"/>
            <w:spacing w:val="-2"/>
            <w:sz w:val="18"/>
            <w:szCs w:val="18"/>
          </w:rPr>
          <w:t xml:space="preserve">Honors Program Merit Scholar </w:t>
        </w:r>
      </w:ins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choos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only portion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Honor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curriculu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satisf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standar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requirements.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476" w:right="993" w:hanging="1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Mandator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transfe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regula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degre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</w:t>
      </w:r>
      <w:r>
        <w:rPr>
          <w:rFonts w:ascii="Times New Roman" w:hAnsi="Times New Roman"/>
          <w:color w:val="191919"/>
          <w:sz w:val="18"/>
          <w:szCs w:val="18"/>
        </w:rPr>
        <w:t>: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Upo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revie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candidate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performanc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del w:id="8" w:author="cjones" w:date="2011-05-18T13:34:00Z">
        <w:r w:rsidDel="00F345E1">
          <w:rPr>
            <w:rFonts w:ascii="Times New Roman" w:hAnsi="Times New Roman"/>
            <w:color w:val="191919"/>
            <w:spacing w:val="-2"/>
            <w:sz w:val="18"/>
            <w:szCs w:val="18"/>
          </w:rPr>
          <w:delText>Honor</w:delText>
        </w:r>
        <w:r w:rsidDel="00F345E1">
          <w:rPr>
            <w:rFonts w:ascii="Times New Roman" w:hAnsi="Times New Roman"/>
            <w:color w:val="191919"/>
            <w:sz w:val="18"/>
            <w:szCs w:val="18"/>
          </w:rPr>
          <w:delText>s</w:delText>
        </w:r>
        <w:r w:rsidDel="00F345E1">
          <w:rPr>
            <w:rFonts w:ascii="Times New Roman" w:hAnsi="Times New Roman"/>
            <w:color w:val="191919"/>
            <w:spacing w:val="-14"/>
            <w:sz w:val="18"/>
            <w:szCs w:val="18"/>
          </w:rPr>
          <w:delText xml:space="preserve"> </w:delText>
        </w:r>
        <w:r w:rsidDel="00F345E1">
          <w:rPr>
            <w:rFonts w:ascii="Times New Roman" w:hAnsi="Times New Roman"/>
            <w:color w:val="191919"/>
            <w:spacing w:val="-2"/>
            <w:sz w:val="18"/>
            <w:szCs w:val="18"/>
          </w:rPr>
          <w:delText>Academi</w:delText>
        </w:r>
        <w:r w:rsidDel="00F345E1">
          <w:rPr>
            <w:rFonts w:ascii="Times New Roman" w:hAnsi="Times New Roman"/>
            <w:color w:val="191919"/>
            <w:sz w:val="18"/>
            <w:szCs w:val="18"/>
          </w:rPr>
          <w:delText>c</w:delText>
        </w:r>
        <w:r w:rsidDel="00F345E1">
          <w:rPr>
            <w:rFonts w:ascii="Times New Roman" w:hAnsi="Times New Roman"/>
            <w:color w:val="191919"/>
            <w:spacing w:val="-3"/>
            <w:sz w:val="18"/>
            <w:szCs w:val="18"/>
          </w:rPr>
          <w:delText xml:space="preserve"> </w:delText>
        </w:r>
        <w:r w:rsidDel="00F345E1">
          <w:rPr>
            <w:rFonts w:ascii="Times New Roman" w:hAnsi="Times New Roman"/>
            <w:color w:val="191919"/>
            <w:spacing w:val="-2"/>
            <w:sz w:val="18"/>
            <w:szCs w:val="18"/>
          </w:rPr>
          <w:delText>Polic</w:delText>
        </w:r>
        <w:r w:rsidDel="00F345E1">
          <w:rPr>
            <w:rFonts w:ascii="Times New Roman" w:hAnsi="Times New Roman"/>
            <w:color w:val="191919"/>
            <w:sz w:val="18"/>
            <w:szCs w:val="18"/>
          </w:rPr>
          <w:delText>y</w:delText>
        </w:r>
        <w:r w:rsidDel="00F345E1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F345E1">
          <w:rPr>
            <w:rFonts w:ascii="Times New Roman" w:hAnsi="Times New Roman"/>
            <w:color w:val="191919"/>
            <w:spacing w:val="-2"/>
            <w:sz w:val="18"/>
            <w:szCs w:val="18"/>
          </w:rPr>
          <w:delText>and Plannin</w:delText>
        </w:r>
        <w:r w:rsidDel="00F345E1">
          <w:rPr>
            <w:rFonts w:ascii="Times New Roman" w:hAnsi="Times New Roman"/>
            <w:color w:val="191919"/>
            <w:sz w:val="18"/>
            <w:szCs w:val="18"/>
          </w:rPr>
          <w:delText>g</w:delText>
        </w:r>
        <w:r w:rsidDel="00F345E1">
          <w:rPr>
            <w:rFonts w:ascii="Times New Roman" w:hAnsi="Times New Roman"/>
            <w:color w:val="191919"/>
            <w:spacing w:val="-4"/>
            <w:sz w:val="18"/>
            <w:szCs w:val="18"/>
          </w:rPr>
          <w:delText xml:space="preserve"> </w:delText>
        </w:r>
        <w:r w:rsidDel="00F345E1">
          <w:rPr>
            <w:rFonts w:ascii="Times New Roman" w:hAnsi="Times New Roman"/>
            <w:color w:val="191919"/>
            <w:spacing w:val="-2"/>
            <w:sz w:val="18"/>
            <w:szCs w:val="18"/>
          </w:rPr>
          <w:delText>Committee</w:delText>
        </w:r>
      </w:del>
      <w:ins w:id="9" w:author="cjones" w:date="2011-05-18T13:34:00Z">
        <w:r w:rsidR="00F345E1">
          <w:rPr>
            <w:rFonts w:ascii="Times New Roman" w:hAnsi="Times New Roman"/>
            <w:color w:val="191919"/>
            <w:spacing w:val="-2"/>
            <w:sz w:val="18"/>
            <w:szCs w:val="18"/>
          </w:rPr>
          <w:t>Honors Program Advisory and Planning Committee</w:t>
        </w:r>
      </w:ins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droppe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poin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averag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fall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belo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3.0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grade poin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averag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fall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belo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3.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counsele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informe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droppe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fail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achiev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 xml:space="preserve">a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grad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poin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averag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3.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followin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semeste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shoul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see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maintai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grad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poin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averag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3.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abov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>times.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before="14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16" w:right="8875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O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UTREAC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H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ROGRAMS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9" w:lineRule="auto"/>
        <w:ind w:left="116" w:right="99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Outreac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lifelon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citizen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Southwes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need nontraditiona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programmin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system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deliver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variou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classifie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non-credi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Categor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Continuin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Units, (CEUs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Categor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I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conferences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independen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pre-colleg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curricul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soun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grams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which giv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participan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genera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wel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specialize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education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non-credi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categor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include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caree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development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persona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enrich- ment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specia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conferences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workshops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lectures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institutes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consultan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variet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professiona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communit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needs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Independ- </w:t>
      </w:r>
      <w:r>
        <w:rPr>
          <w:rFonts w:ascii="Times New Roman" w:hAnsi="Times New Roman"/>
          <w:color w:val="191919"/>
          <w:sz w:val="18"/>
          <w:szCs w:val="18"/>
        </w:rPr>
        <w:t xml:space="preserve">ent study may be arranged at the high school and University levels through distance learning such as GSAMS, satellite, and/or web based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instruction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planne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citizen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varie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backgrounds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feren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level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maturit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limite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furthe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ed- ucation.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16" w:right="9808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SD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U</w:t>
      </w:r>
      <w:r>
        <w:rPr>
          <w:rFonts w:ascii="Times New Roman" w:hAnsi="Times New Roman"/>
          <w:b/>
          <w:bCs/>
          <w:color w:val="191919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C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REDIT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9" w:lineRule="auto"/>
        <w:ind w:left="116" w:right="1004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Individua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“Sta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Developmen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Units</w:t>
      </w:r>
      <w:r>
        <w:rPr>
          <w:rFonts w:ascii="Times New Roman" w:hAnsi="Times New Roman"/>
          <w:color w:val="191919"/>
          <w:sz w:val="18"/>
          <w:szCs w:val="18"/>
        </w:rPr>
        <w:t>”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syste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employee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agencie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awarde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contingen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upo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PRIOR APPRO</w:t>
      </w:r>
      <w:r>
        <w:rPr>
          <w:rFonts w:ascii="Times New Roman" w:hAnsi="Times New Roman"/>
          <w:color w:val="191919"/>
          <w:spacing w:val="-25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appropriat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certifyin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respectiv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agenc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16" w:right="8894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N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ON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-C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REDI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C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OURSES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0" w:lineRule="auto"/>
        <w:ind w:left="116" w:right="732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Non-credi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areas: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16" w:right="979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Arts Computers Englis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Language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16" w:right="971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Foreig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Languages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9" w:after="0" w:line="240" w:lineRule="auto"/>
        <w:ind w:left="116" w:right="10135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Healt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Issues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9" w:after="0" w:line="240" w:lineRule="auto"/>
        <w:ind w:left="116" w:right="921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Professiona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Development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9" w:after="0" w:line="249" w:lineRule="auto"/>
        <w:ind w:left="116" w:right="993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eleconferences 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omen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Issues 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out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Courses Jus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Plai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Fun!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6" w:after="0" w:line="100" w:lineRule="exact"/>
        <w:rPr>
          <w:rFonts w:ascii="Times New Roman" w:hAnsi="Times New Roman"/>
          <w:color w:val="000000"/>
          <w:sz w:val="10"/>
          <w:szCs w:val="1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tabs>
          <w:tab w:val="left" w:pos="10680"/>
        </w:tabs>
        <w:autoSpaceDE w:val="0"/>
        <w:autoSpaceDN w:val="0"/>
        <w:adjustRightInd w:val="0"/>
        <w:spacing w:after="0" w:line="451" w:lineRule="exact"/>
        <w:ind w:left="4130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Times New Roman" w:hAnsi="Times New Roman"/>
          <w:color w:val="191919"/>
          <w:position w:val="-5"/>
          <w:sz w:val="20"/>
          <w:szCs w:val="20"/>
        </w:rPr>
        <w:lastRenderedPageBreak/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>graduate Catalog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ab/>
      </w:r>
    </w:p>
    <w:p w:rsidR="00C11F2C" w:rsidRDefault="00C11F2C" w:rsidP="00C11F2C">
      <w:pPr>
        <w:spacing w:after="0" w:line="240" w:lineRule="auto"/>
        <w:rPr>
          <w:rFonts w:ascii="Century Gothic" w:hAnsi="Century Gothic" w:cs="Century Gothic"/>
          <w:color w:val="000000"/>
          <w:sz w:val="36"/>
          <w:szCs w:val="36"/>
        </w:rPr>
        <w:sectPr w:rsidR="00C11F2C">
          <w:pgSz w:w="12240" w:h="15840"/>
          <w:pgMar w:top="380" w:right="420" w:bottom="280" w:left="600" w:header="720" w:footer="720" w:gutter="0"/>
          <w:cols w:space="720"/>
        </w:sectPr>
      </w:pPr>
    </w:p>
    <w:p w:rsidR="00C11F2C" w:rsidRDefault="000F3002" w:rsidP="00C11F2C">
      <w:pPr>
        <w:widowControl w:val="0"/>
        <w:autoSpaceDE w:val="0"/>
        <w:autoSpaceDN w:val="0"/>
        <w:adjustRightInd w:val="0"/>
        <w:spacing w:after="0" w:line="195" w:lineRule="exact"/>
        <w:ind w:left="469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4800" behindDoc="1" locked="0" layoutInCell="1" allowOverlap="1">
                <wp:simplePos x="0" y="0"/>
                <wp:positionH relativeFrom="column">
                  <wp:posOffset>-730250</wp:posOffset>
                </wp:positionH>
                <wp:positionV relativeFrom="paragraph">
                  <wp:posOffset>-267335</wp:posOffset>
                </wp:positionV>
                <wp:extent cx="2425700" cy="10107295"/>
                <wp:effectExtent l="0" t="0" r="19050" b="0"/>
                <wp:wrapNone/>
                <wp:docPr id="7491" name="Group 1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25700" cy="10107295"/>
                          <a:chOff x="-720" y="-62"/>
                          <a:chExt cx="3820" cy="15917"/>
                        </a:xfrm>
                      </wpg:grpSpPr>
                      <wpg:grpSp>
                        <wpg:cNvPr id="7492" name="Group 1344"/>
                        <wpg:cNvGrpSpPr>
                          <a:grpSpLocks/>
                        </wpg:cNvGrpSpPr>
                        <wpg:grpSpPr bwMode="auto">
                          <a:xfrm>
                            <a:off x="-720" y="-62"/>
                            <a:ext cx="3820" cy="15917"/>
                            <a:chOff x="-720" y="-62"/>
                            <a:chExt cx="3820" cy="15839"/>
                          </a:xfrm>
                        </wpg:grpSpPr>
                        <wps:wsp>
                          <wps:cNvPr id="7493" name="Rectangle 1345"/>
                          <wps:cNvSpPr>
                            <a:spLocks/>
                          </wps:cNvSpPr>
                          <wps:spPr bwMode="auto">
                            <a:xfrm>
                              <a:off x="0" y="-62"/>
                              <a:ext cx="1080" cy="2488"/>
                            </a:xfrm>
                            <a:prstGeom prst="rect">
                              <a:avLst/>
                            </a:prstGeom>
                            <a:solidFill>
                              <a:srgbClr val="47474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94" name="Rectangle 2702"/>
                          <wps:cNvSpPr>
                            <a:spLocks/>
                          </wps:cNvSpPr>
                          <wps:spPr bwMode="auto">
                            <a:xfrm>
                              <a:off x="0" y="4232"/>
                              <a:ext cx="1080" cy="11545"/>
                            </a:xfrm>
                            <a:prstGeom prst="rect">
                              <a:avLst/>
                            </a:prstGeom>
                            <a:solidFill>
                              <a:srgbClr val="DCDCD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95" name="Rectangle 2703"/>
                          <wps:cNvSpPr>
                            <a:spLocks/>
                          </wps:cNvSpPr>
                          <wps:spPr bwMode="auto">
                            <a:xfrm>
                              <a:off x="0" y="2426"/>
                              <a:ext cx="1080" cy="1806"/>
                            </a:xfrm>
                            <a:prstGeom prst="rect">
                              <a:avLst/>
                            </a:prstGeom>
                            <a:solidFill>
                              <a:srgbClr val="DCDCD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96" name="Rectangle 1348"/>
                          <wps:cNvSpPr>
                            <a:spLocks/>
                          </wps:cNvSpPr>
                          <wps:spPr bwMode="auto">
                            <a:xfrm>
                              <a:off x="760" y="331"/>
                              <a:ext cx="2320" cy="39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97" name="Rectangle 1349"/>
                          <wps:cNvSpPr>
                            <a:spLocks/>
                          </wps:cNvSpPr>
                          <wps:spPr bwMode="auto">
                            <a:xfrm>
                              <a:off x="740" y="311"/>
                              <a:ext cx="2360" cy="439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A3A3A3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98" name="Rectangle 2706"/>
                          <wps:cNvSpPr>
                            <a:spLocks/>
                          </wps:cNvSpPr>
                          <wps:spPr bwMode="auto">
                            <a:xfrm>
                              <a:off x="0" y="2422"/>
                              <a:ext cx="1084" cy="40"/>
                            </a:xfrm>
                            <a:prstGeom prst="rect">
                              <a:avLst/>
                            </a:prstGeom>
                            <a:solidFill>
                              <a:srgbClr val="19191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99" name="Rectangle 2707"/>
                          <wps:cNvSpPr>
                            <a:spLocks/>
                          </wps:cNvSpPr>
                          <wps:spPr bwMode="auto">
                            <a:xfrm>
                              <a:off x="0" y="4222"/>
                              <a:ext cx="1084" cy="40"/>
                            </a:xfrm>
                            <a:prstGeom prst="rect">
                              <a:avLst/>
                            </a:prstGeom>
                            <a:solidFill>
                              <a:srgbClr val="19191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7500" name="Group 2708"/>
                          <wpg:cNvGrpSpPr>
                            <a:grpSpLocks/>
                          </wpg:cNvGrpSpPr>
                          <wpg:grpSpPr bwMode="auto">
                            <a:xfrm>
                              <a:off x="-720" y="6042"/>
                              <a:ext cx="1804" cy="0"/>
                              <a:chOff x="-720" y="6104"/>
                              <a:chExt cx="1804" cy="0"/>
                            </a:xfrm>
                          </wpg:grpSpPr>
                          <wps:wsp>
                            <wps:cNvPr id="7501" name="Freeform 2709"/>
                            <wps:cNvSpPr>
                              <a:spLocks/>
                            </wps:cNvSpPr>
                            <wps:spPr bwMode="auto">
                              <a:xfrm>
                                <a:off x="-720" y="6104"/>
                                <a:ext cx="1804" cy="0"/>
                              </a:xfrm>
                              <a:custGeom>
                                <a:avLst/>
                                <a:gdLst>
                                  <a:gd name="T0" fmla="*/ 1804 w 1804"/>
                                  <a:gd name="T1" fmla="*/ 720 w 1804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804">
                                    <a:moveTo>
                                      <a:pt x="1804" y="0"/>
                                    </a:moveTo>
                                    <a:lnTo>
                                      <a:pt x="720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02" name="Freeform 2710"/>
                            <wps:cNvSpPr>
                              <a:spLocks/>
                            </wps:cNvSpPr>
                            <wps:spPr bwMode="auto">
                              <a:xfrm>
                                <a:off x="-720" y="6104"/>
                                <a:ext cx="1804" cy="0"/>
                              </a:xfrm>
                              <a:custGeom>
                                <a:avLst/>
                                <a:gdLst>
                                  <a:gd name="T0" fmla="*/ 720 w 1804"/>
                                  <a:gd name="T1" fmla="*/ 1804 w 1804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804">
                                    <a:moveTo>
                                      <a:pt x="720" y="0"/>
                                    </a:moveTo>
                                    <a:lnTo>
                                      <a:pt x="1804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7503" name="Group 2711"/>
                          <wpg:cNvGrpSpPr>
                            <a:grpSpLocks/>
                          </wpg:cNvGrpSpPr>
                          <wpg:grpSpPr bwMode="auto">
                            <a:xfrm>
                              <a:off x="-696" y="7842"/>
                              <a:ext cx="1780" cy="0"/>
                              <a:chOff x="-696" y="7904"/>
                              <a:chExt cx="1780" cy="0"/>
                            </a:xfrm>
                          </wpg:grpSpPr>
                          <wps:wsp>
                            <wps:cNvPr id="7504" name="Freeform 2712"/>
                            <wps:cNvSpPr>
                              <a:spLocks/>
                            </wps:cNvSpPr>
                            <wps:spPr bwMode="auto">
                              <a:xfrm>
                                <a:off x="-696" y="7904"/>
                                <a:ext cx="1780" cy="0"/>
                              </a:xfrm>
                              <a:custGeom>
                                <a:avLst/>
                                <a:gdLst>
                                  <a:gd name="T0" fmla="*/ 1781 w 1780"/>
                                  <a:gd name="T1" fmla="*/ 696 w 1780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780">
                                    <a:moveTo>
                                      <a:pt x="1781" y="0"/>
                                    </a:moveTo>
                                    <a:lnTo>
                                      <a:pt x="696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05" name="Freeform 2713"/>
                            <wps:cNvSpPr>
                              <a:spLocks/>
                            </wps:cNvSpPr>
                            <wps:spPr bwMode="auto">
                              <a:xfrm>
                                <a:off x="-696" y="7904"/>
                                <a:ext cx="1780" cy="0"/>
                              </a:xfrm>
                              <a:custGeom>
                                <a:avLst/>
                                <a:gdLst>
                                  <a:gd name="T0" fmla="*/ 696 w 1780"/>
                                  <a:gd name="T1" fmla="*/ 1781 w 1780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780">
                                    <a:moveTo>
                                      <a:pt x="696" y="0"/>
                                    </a:moveTo>
                                    <a:lnTo>
                                      <a:pt x="1781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7506" name="Group 2714"/>
                          <wpg:cNvGrpSpPr>
                            <a:grpSpLocks/>
                          </wpg:cNvGrpSpPr>
                          <wpg:grpSpPr bwMode="auto">
                            <a:xfrm>
                              <a:off x="-687" y="9642"/>
                              <a:ext cx="1771" cy="0"/>
                              <a:chOff x="-687" y="9704"/>
                              <a:chExt cx="1771" cy="0"/>
                            </a:xfrm>
                          </wpg:grpSpPr>
                          <wps:wsp>
                            <wps:cNvPr id="7507" name="Freeform 2715"/>
                            <wps:cNvSpPr>
                              <a:spLocks/>
                            </wps:cNvSpPr>
                            <wps:spPr bwMode="auto">
                              <a:xfrm>
                                <a:off x="-687" y="9704"/>
                                <a:ext cx="1771" cy="0"/>
                              </a:xfrm>
                              <a:custGeom>
                                <a:avLst/>
                                <a:gdLst>
                                  <a:gd name="T0" fmla="*/ 1772 w 1771"/>
                                  <a:gd name="T1" fmla="*/ 687 w 1771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771">
                                    <a:moveTo>
                                      <a:pt x="1772" y="0"/>
                                    </a:moveTo>
                                    <a:lnTo>
                                      <a:pt x="687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08" name="Freeform 2716"/>
                            <wps:cNvSpPr>
                              <a:spLocks/>
                            </wps:cNvSpPr>
                            <wps:spPr bwMode="auto">
                              <a:xfrm>
                                <a:off x="-687" y="9704"/>
                                <a:ext cx="1771" cy="0"/>
                              </a:xfrm>
                              <a:custGeom>
                                <a:avLst/>
                                <a:gdLst>
                                  <a:gd name="T0" fmla="*/ 687 w 1771"/>
                                  <a:gd name="T1" fmla="*/ 1772 w 1771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771">
                                    <a:moveTo>
                                      <a:pt x="687" y="0"/>
                                    </a:moveTo>
                                    <a:lnTo>
                                      <a:pt x="1772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7509" name="Group 2717"/>
                          <wpg:cNvGrpSpPr>
                            <a:grpSpLocks/>
                          </wpg:cNvGrpSpPr>
                          <wpg:grpSpPr bwMode="auto">
                            <a:xfrm>
                              <a:off x="-705" y="11442"/>
                              <a:ext cx="1789" cy="0"/>
                              <a:chOff x="-705" y="11504"/>
                              <a:chExt cx="1789" cy="0"/>
                            </a:xfrm>
                          </wpg:grpSpPr>
                          <wps:wsp>
                            <wps:cNvPr id="7510" name="Freeform 2718"/>
                            <wps:cNvSpPr>
                              <a:spLocks/>
                            </wps:cNvSpPr>
                            <wps:spPr bwMode="auto">
                              <a:xfrm>
                                <a:off x="-705" y="11504"/>
                                <a:ext cx="1789" cy="0"/>
                              </a:xfrm>
                              <a:custGeom>
                                <a:avLst/>
                                <a:gdLst>
                                  <a:gd name="T0" fmla="*/ 1790 w 1789"/>
                                  <a:gd name="T1" fmla="*/ 705 w 1789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789">
                                    <a:moveTo>
                                      <a:pt x="1790" y="0"/>
                                    </a:moveTo>
                                    <a:lnTo>
                                      <a:pt x="705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11" name="Freeform 2719"/>
                            <wps:cNvSpPr>
                              <a:spLocks/>
                            </wps:cNvSpPr>
                            <wps:spPr bwMode="auto">
                              <a:xfrm>
                                <a:off x="-705" y="11504"/>
                                <a:ext cx="1789" cy="0"/>
                              </a:xfrm>
                              <a:custGeom>
                                <a:avLst/>
                                <a:gdLst>
                                  <a:gd name="T0" fmla="*/ 705 w 1789"/>
                                  <a:gd name="T1" fmla="*/ 1790 w 1789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789">
                                    <a:moveTo>
                                      <a:pt x="705" y="0"/>
                                    </a:moveTo>
                                    <a:lnTo>
                                      <a:pt x="1790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7512" name="Group 1364"/>
                          <wpg:cNvGrpSpPr>
                            <a:grpSpLocks/>
                          </wpg:cNvGrpSpPr>
                          <wpg:grpSpPr bwMode="auto">
                            <a:xfrm>
                              <a:off x="-696" y="13242"/>
                              <a:ext cx="1780" cy="0"/>
                              <a:chOff x="-696" y="13304"/>
                              <a:chExt cx="1780" cy="0"/>
                            </a:xfrm>
                          </wpg:grpSpPr>
                          <wps:wsp>
                            <wps:cNvPr id="7513" name="Freeform 2721"/>
                            <wps:cNvSpPr>
                              <a:spLocks/>
                            </wps:cNvSpPr>
                            <wps:spPr bwMode="auto">
                              <a:xfrm>
                                <a:off x="-696" y="13304"/>
                                <a:ext cx="1780" cy="0"/>
                              </a:xfrm>
                              <a:custGeom>
                                <a:avLst/>
                                <a:gdLst>
                                  <a:gd name="T0" fmla="*/ 1781 w 1780"/>
                                  <a:gd name="T1" fmla="*/ 696 w 1780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780">
                                    <a:moveTo>
                                      <a:pt x="1781" y="0"/>
                                    </a:moveTo>
                                    <a:lnTo>
                                      <a:pt x="696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14" name="Freeform 2722"/>
                            <wps:cNvSpPr>
                              <a:spLocks/>
                            </wps:cNvSpPr>
                            <wps:spPr bwMode="auto">
                              <a:xfrm>
                                <a:off x="-696" y="13304"/>
                                <a:ext cx="1780" cy="0"/>
                              </a:xfrm>
                              <a:custGeom>
                                <a:avLst/>
                                <a:gdLst>
                                  <a:gd name="T0" fmla="*/ 696 w 1780"/>
                                  <a:gd name="T1" fmla="*/ 1781 w 1780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780">
                                    <a:moveTo>
                                      <a:pt x="696" y="0"/>
                                    </a:moveTo>
                                    <a:lnTo>
                                      <a:pt x="1781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7516" name="Freeform 1367"/>
                          <wps:cNvSpPr>
                            <a:spLocks/>
                          </wps:cNvSpPr>
                          <wps:spPr bwMode="auto">
                            <a:xfrm>
                              <a:off x="1039" y="15042"/>
                              <a:ext cx="45" cy="0"/>
                            </a:xfrm>
                            <a:custGeom>
                              <a:avLst/>
                              <a:gdLst>
                                <a:gd name="T0" fmla="*/ 0 w 45"/>
                                <a:gd name="T1" fmla="*/ 44 w 45"/>
                                <a:gd name="T2" fmla="*/ 0 60000 65536"/>
                                <a:gd name="T3" fmla="*/ 0 60000 65536"/>
                              </a:gdLst>
                              <a:ahLst/>
                              <a:cxnLst>
                                <a:cxn ang="T2">
                                  <a:pos x="T0" y="0"/>
                                </a:cxn>
                                <a:cxn ang="T3">
                                  <a:pos x="T1" y="0"/>
                                </a:cxn>
                              </a:cxnLst>
                              <a:rect l="0" t="0" r="r" b="b"/>
                              <a:pathLst>
                                <a:path w="45">
                                  <a:moveTo>
                                    <a:pt x="0" y="0"/>
                                  </a:moveTo>
                                  <a:lnTo>
                                    <a:pt x="44" y="0"/>
                                  </a:ln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19191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17" name="Freeform 1368"/>
                          <wps:cNvSpPr>
                            <a:spLocks/>
                          </wps:cNvSpPr>
                          <wps:spPr bwMode="auto">
                            <a:xfrm>
                              <a:off x="0" y="15042"/>
                              <a:ext cx="400" cy="0"/>
                            </a:xfrm>
                            <a:custGeom>
                              <a:avLst/>
                              <a:gdLst>
                                <a:gd name="T0" fmla="*/ 0 w 400"/>
                                <a:gd name="T1" fmla="*/ 400 w 400"/>
                                <a:gd name="T2" fmla="*/ 0 60000 65536"/>
                                <a:gd name="T3" fmla="*/ 0 60000 65536"/>
                              </a:gdLst>
                              <a:ahLst/>
                              <a:cxnLst>
                                <a:cxn ang="T2">
                                  <a:pos x="T0" y="0"/>
                                </a:cxn>
                                <a:cxn ang="T3">
                                  <a:pos x="T1" y="0"/>
                                </a:cxn>
                              </a:cxnLst>
                              <a:rect l="0" t="0" r="r" b="b"/>
                              <a:pathLst>
                                <a:path w="400">
                                  <a:moveTo>
                                    <a:pt x="0" y="0"/>
                                  </a:moveTo>
                                  <a:lnTo>
                                    <a:pt x="400" y="0"/>
                                  </a:ln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19191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18" name="Rectangle 1369"/>
                          <wps:cNvSpPr>
                            <a:spLocks/>
                          </wps:cNvSpPr>
                          <wps:spPr bwMode="auto">
                            <a:xfrm>
                              <a:off x="400" y="14802"/>
                              <a:ext cx="640" cy="6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19" name="Rectangle 1370"/>
                          <wps:cNvSpPr>
                            <a:spLocks/>
                          </wps:cNvSpPr>
                          <wps:spPr bwMode="auto">
                            <a:xfrm>
                              <a:off x="380" y="14782"/>
                              <a:ext cx="680" cy="68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191919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7520" name="Text Box 2699"/>
                        <wps:cNvSpPr txBox="1">
                          <a:spLocks noChangeArrowheads="1"/>
                        </wps:cNvSpPr>
                        <wps:spPr bwMode="auto">
                          <a:xfrm>
                            <a:off x="377" y="13537"/>
                            <a:ext cx="480" cy="1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796A" w:rsidRDefault="00AD796A" w:rsidP="00AD796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-15" w:right="-15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Personnel &amp;Index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7521" name="Text Box 2698"/>
                        <wps:cNvSpPr txBox="1">
                          <a:spLocks noChangeArrowheads="1"/>
                        </wps:cNvSpPr>
                        <wps:spPr bwMode="auto">
                          <a:xfrm>
                            <a:off x="377" y="8243"/>
                            <a:ext cx="720" cy="1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796A" w:rsidRDefault="00AD796A" w:rsidP="00AD796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-15" w:right="-15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Sciences &amp;</w:t>
                              </w:r>
                            </w:p>
                            <w:p w:rsidR="00AD796A" w:rsidRDefault="00AD796A" w:rsidP="00AD796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exact"/>
                                <w:ind w:right="202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Health</w:t>
                              </w:r>
                            </w:p>
                            <w:p w:rsidR="00AD796A" w:rsidRDefault="00AD796A" w:rsidP="00AD796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exact"/>
                                <w:ind w:left="-7" w:right="-7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Professions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7522" name="Text Box 2697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806"/>
                            <a:ext cx="480" cy="1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796A" w:rsidRDefault="00AD796A" w:rsidP="00AD796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right="229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Course</w:t>
                              </w:r>
                            </w:p>
                            <w:p w:rsidR="00AD796A" w:rsidRDefault="00AD796A" w:rsidP="00AD796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exact"/>
                                <w:ind w:left="-15" w:right="-15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Descriptions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7523" name="Text Box 2696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116"/>
                            <a:ext cx="480" cy="9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796A" w:rsidRDefault="00AD796A" w:rsidP="00AD796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-15" w:right="-15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Graduate</w:t>
                              </w:r>
                            </w:p>
                            <w:p w:rsidR="00AD796A" w:rsidRDefault="00AD796A" w:rsidP="00AD796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exact"/>
                                <w:ind w:right="125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School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7524" name="Text Box 2695"/>
                        <wps:cNvSpPr txBox="1">
                          <a:spLocks noChangeArrowheads="1"/>
                        </wps:cNvSpPr>
                        <wps:spPr bwMode="auto">
                          <a:xfrm>
                            <a:off x="417" y="6480"/>
                            <a:ext cx="240" cy="10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796A" w:rsidRDefault="00AD796A" w:rsidP="00AD796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20" w:right="-30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Education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7525" name="Text Box 2694"/>
                        <wps:cNvSpPr txBox="1">
                          <a:spLocks noChangeArrowheads="1"/>
                        </wps:cNvSpPr>
                        <wps:spPr bwMode="auto">
                          <a:xfrm>
                            <a:off x="417" y="4760"/>
                            <a:ext cx="240" cy="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796A" w:rsidRDefault="00AD796A" w:rsidP="00AD796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20" w:right="-30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Business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7526" name="Text Box 269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2475"/>
                            <a:ext cx="570" cy="17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796A" w:rsidRPr="008A161B" w:rsidRDefault="00AD796A" w:rsidP="00AD796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20" w:right="-30"/>
                                <w:rPr>
                                  <w:rFonts w:ascii="Century Gothic" w:hAnsi="Century Gothic" w:cs="Century Gothic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8A161B"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Arts &amp; Humanities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7527" name="Text Box 2692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591"/>
                            <a:ext cx="477" cy="1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D796A" w:rsidRPr="008A161B" w:rsidRDefault="00AD796A" w:rsidP="00AD796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20" w:right="-30"/>
                                <w:rPr>
                                  <w:rFonts w:ascii="Century Gothic" w:hAnsi="Century Gothic" w:cs="Century Gothic"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8A161B"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Albany State 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43" o:spid="_x0000_s1103" style="position:absolute;left:0;text-align:left;margin-left:-57.5pt;margin-top:-21.05pt;width:191pt;height:795.85pt;z-index:-251591680" coordorigin="-720,-62" coordsize="3820,159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">
                <v:group id="Group 1344" o:spid="_x0000_s1104" style="position:absolute;left:-720;top:-62;width:3820;height:15917" coordorigin="-720,-62" coordsize="3820,158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8VWRM8cAAADd&#10;AAAADwAAAAAAAAAAAAAAAACqAgAAZHJzL2Rvd25yZXYueG1sUEsFBgAAAAAEAAQA+gAAAJ4DAAAA&#10;AA==&#10;">
                  <v:rect id="Rectangle 1345" o:spid="_x0000_s1105" style="position:absolute;top:-62;width:1080;height:2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OP48cA&#10;AADdAAAADwAAAGRycy9kb3ducmV2LnhtbESPT2vCQBTE7wW/w/IEL0U3RlGbuooUBaF4iH+KvT2y&#10;zyQ0+zZkV02/fbcgeBxm5jfMfNmaStyocaVlBcNBBII4s7rkXMHxsOnPQDiPrLGyTAp+ycFy0XmZ&#10;Y6LtnVO67X0uAoRdggoK7+tESpcVZNANbE0cvIttDPogm1zqBu8BbioZR9FEGiw5LBRY00dB2c/+&#10;ahSs4/Pq8lmldboz59OQYvOafX8p1eu2q3cQnlr/DD/aW61gOn4bwf+b8ATk4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0jj+PHAAAA3QAAAA8AAAAAAAAAAAAAAAAAmAIAAGRy&#10;cy9kb3ducmV2LnhtbFBLBQYAAAAABAAEAPUAAACMAwAAAAA=&#10;" fillcolor="#474747" stroked="f">
                    <v:path arrowok="t"/>
                  </v:rect>
                  <v:rect id="Rectangle 2702" o:spid="_x0000_s1106" style="position:absolute;top:4232;width:1080;height:115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WczsYA&#10;AADdAAAADwAAAGRycy9kb3ducmV2LnhtbESPT2vCQBTE74V+h+UVvNWN4r+kWaUIFvFiqxWvr9ln&#10;Epp9G3a3Jn77bkHocZiZ3zD5qjeNuJLztWUFo2ECgriwuuZSwedx87wA4QOyxsYyKbiRh9Xy8SHH&#10;TNuOP+h6CKWIEPYZKqhCaDMpfVGRQT+0LXH0LtYZDFG6UmqHXYSbRo6TZCYN1hwXKmxpXVHxffgx&#10;CjrX0/St1PvFbHc6puevObbvTqnBU//6AiJQH/7D9/ZWK5hP0gn8vYlPQC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FWczsYAAADdAAAADwAAAAAAAAAAAAAAAACYAgAAZHJz&#10;L2Rvd25yZXYueG1sUEsFBgAAAAAEAAQA9QAAAIsDAAAAAA==&#10;" fillcolor="#dcdcdc" stroked="f">
                    <v:path arrowok="t"/>
                  </v:rect>
                  <v:rect id="Rectangle 2703" o:spid="_x0000_s1107" style="position:absolute;top:2426;width:1080;height:18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k5VcUA&#10;AADdAAAADwAAAGRycy9kb3ducmV2LnhtbESPT2sCMRTE74LfITyhN81a/Ls1ihQsxYtWK15fN8/d&#10;xc3LkqTu+u2bguBxmJnfMItVaypxI+dLywqGgwQEcWZ1ybmC7+OmPwPhA7LGyjIpuJOH1bLbWWCq&#10;bcNfdDuEXEQI+xQVFCHUqZQ+K8igH9iaOHoX6wyGKF0utcMmwk0lX5NkIg2WHBcKrOm9oOx6+DUK&#10;GtfS+CPXu9lkezrOzz9TrPdOqZdeu34DEagNz/Cj/akVTEfzMfy/iU9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GTlVxQAAAN0AAAAPAAAAAAAAAAAAAAAAAJgCAABkcnMv&#10;ZG93bnJldi54bWxQSwUGAAAAAAQABAD1AAAAigMAAAAA&#10;" fillcolor="#dcdcdc" stroked="f">
                    <v:path arrowok="t"/>
                  </v:rect>
                  <v:rect id="Rectangle 1348" o:spid="_x0000_s1108" style="position:absolute;left:760;top:331;width:2320;height:3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ktSMcA&#10;AADdAAAADwAAAGRycy9kb3ducmV2LnhtbESPzWrDMBCE74W+g9hAb43skiapEzmUQkJTfMnPpbe1&#10;tbFNrJWxVNt9+ypQyHGYmW+Y9WY0jeipc7VlBfE0AkFcWF1zqeB82j4vQTiPrLGxTAp+ycEmfXxY&#10;Y6LtwAfqj74UAcIuQQWV920ipSsqMuimtiUO3sV2Bn2QXSl1h0OAm0a+RNFcGqw5LFTY0kdFxfX4&#10;YxTk++zgd1/nXb/My7ax+Xec2Velnibj+wqEp9Hfw//tT61gMXubw+1NeAIy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6JLUjHAAAA3QAAAA8AAAAAAAAAAAAAAAAAmAIAAGRy&#10;cy9kb3ducmV2LnhtbFBLBQYAAAAABAAEAPUAAACMAwAAAAA=&#10;" stroked="f">
                    <v:path arrowok="t"/>
                  </v:rect>
                  <v:rect id="Rectangle 1349" o:spid="_x0000_s1109" style="position:absolute;left:740;top:311;width:2360;height: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cZDMgA&#10;AADdAAAADwAAAGRycy9kb3ducmV2LnhtbESPT2vCQBTE7wW/w/IEL0U3Sms0dRUtSHuq+Aekt9fs&#10;a5I2+zbsbmP67bsFweMwM79hFqvO1KIl5yvLCsajBARxbnXFhYLTcTucgfABWWNtmRT8kofVsne3&#10;wEzbC++pPYRCRAj7DBWUITSZlD4vyaAf2YY4ep/WGQxRukJqh5cIN7WcJMlUGqw4LpTY0HNJ+ffh&#10;xyj4Or+4zfz9cbfLP+p2S9O3ZJzeKzXod+snEIG6cAtf269aQfowT+H/TXwCcvk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tlxkMyAAAAN0AAAAPAAAAAAAAAAAAAAAAAJgCAABk&#10;cnMvZG93bnJldi54bWxQSwUGAAAAAAQABAD1AAAAjQMAAAAA&#10;" filled="f" strokecolor="#a3a3a3" strokeweight="2pt">
                    <v:path arrowok="t"/>
                  </v:rect>
                  <v:rect id="Rectangle 2706" o:spid="_x0000_s1110" style="position:absolute;top:2422;width:1084;height: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2nnMQA&#10;AADdAAAADwAAAGRycy9kb3ducmV2LnhtbERPy2rCQBTdC/7DcIVuRCcRqRodRUorLor4XLi7ZK5J&#10;MHMnzUxN/PvOouDycN6LVWtK8aDaFZYVxMMIBHFqdcGZgvPpazAF4TyyxtIyKXiSg9Wy21lgom3D&#10;B3ocfSZCCLsEFeTeV4mULs3JoBvaijhwN1sb9AHWmdQ1NiHclHIURe/SYMGhIceKPnJK78dfo2Cz&#10;e36P+vf4En+2TXEeX3+y/QSVeuu16zkIT61/if/dW61gMp6FueFNeAJ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9p5zEAAAA3QAAAA8AAAAAAAAAAAAAAAAAmAIAAGRycy9k&#10;b3ducmV2LnhtbFBLBQYAAAAABAAEAPUAAACJAwAAAAA=&#10;" fillcolor="#191919" stroked="f">
                    <v:path arrowok="t"/>
                  </v:rect>
                  <v:rect id="Rectangle 2707" o:spid="_x0000_s1111" style="position:absolute;top:4222;width:1084;height: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ECB8kA&#10;AADdAAAADwAAAGRycy9kb3ducmV2LnhtbESPzWvCQBTE70L/h+UVepG6iYgf0VVKacVDkWrtobdH&#10;9pkEs2/T7JqP/94tCD0OM/MbZrXpTCkaql1hWUE8ikAQp1YXnCk4fb0/z0E4j6yxtEwKenKwWT8M&#10;Vpho2/KBmqPPRICwS1BB7n2VSOnSnAy6ka2Ig3e2tUEfZJ1JXWMb4KaU4yiaSoMFh4UcK3rNKb0c&#10;r0bBdt9/jIeX+Dt+69riNPn5zT5nqNTTY/eyBOGp8//he3unFcwmiwX8vQlPQK5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5PECB8kAAADdAAAADwAAAAAAAAAAAAAAAACYAgAA&#10;ZHJzL2Rvd25yZXYueG1sUEsFBgAAAAAEAAQA9QAAAI4DAAAAAA==&#10;" fillcolor="#191919" stroked="f">
                    <v:path arrowok="t"/>
                  </v:rect>
                  <v:group id="Group 2708" o:spid="_x0000_s1112" style="position:absolute;left:-720;top:6042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wIDDFwwAAAN0AAAAP&#10;AAAAAAAAAAAAAAAAAKoCAABkcnMvZG93bnJldi54bWxQSwUGAAAAAAQABAD6AAAAmgMAAAAA&#10;">
                    <v:shape id="Freeform 2709" o:spid="_x0000_s1113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pOIMQA&#10;AADdAAAADwAAAGRycy9kb3ducmV2LnhtbESPQWsCMRSE7wX/Q3iCt25WQS1bo4goKHqptpTeHpvX&#10;7NLNy5JEXf+9EQoeh5n5hpktOtuIC/lQO1YwzHIQxKXTNRsFn6fN6xuIEJE1No5JwY0CLOa9lxkW&#10;2l35gy7HaESCcChQQRVjW0gZyooshsy1xMn7dd5iTNIbqT1eE9w2cpTnE2mx5rRQYUurisq/49kq&#10;COtd/RV2tjvYxv3sv/3UmL1XatDvlu8gInXxGf5vb7WC6TgfwuNNegJyf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6TiDEAAAA3QAAAA8AAAAAAAAAAAAAAAAAmAIAAGRycy9k&#10;b3ducmV2LnhtbFBLBQYAAAAABAAEAPUAAACJAwAAAAA=&#10;" path="m1804,l720,e" filled="f" strokecolor="#191919" strokeweight="2pt">
                      <v:path arrowok="t" o:connecttype="custom" o:connectlocs="1804,0;720,0" o:connectangles="0,0"/>
                    </v:shape>
                    <v:shape id="Freeform 2710" o:spid="_x0000_s1114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jQV8QA&#10;AADdAAAADwAAAGRycy9kb3ducmV2LnhtbESPQWsCMRSE7wX/Q3iCt25WwSpbo4goKPZStZTeHptn&#10;dnHzsiRR13/fFAoeh5n5hpktOtuIG/lQO1YwzHIQxKXTNRsFp+PmdQoiRGSNjWNS8KAAi3nvZYaF&#10;dnf+pNshGpEgHApUUMXYFlKGsiKLIXMtcfLOzluMSXojtcd7gttGjvL8TVqsOS1U2NKqovJyuFoF&#10;Yb2rv8LOdh+2cT/7bz8xZu+VGvS75TuISF18hv/bW61gMs5H8PcmPQE5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o0FfEAAAA3QAAAA8AAAAAAAAAAAAAAAAAmAIAAGRycy9k&#10;b3ducmV2LnhtbFBLBQYAAAAABAAEAPUAAACJAwAAAAA=&#10;" path="m720,l1804,e" filled="f" strokecolor="#191919" strokeweight="2pt">
                      <v:path arrowok="t" o:connecttype="custom" o:connectlocs="720,0;1804,0" o:connectangles="0,0"/>
                    </v:shape>
                  </v:group>
                  <v:group id="Group 2711" o:spid="_x0000_s1115" style="position:absolute;left:-696;top:7842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KusscAAADd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4SeMl&#10;/L4JT0Cuf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APKusscAAADd&#10;AAAADwAAAAAAAAAAAAAAAACqAgAAZHJzL2Rvd25yZXYueG1sUEsFBgAAAAAEAAQA+gAAAJ4DAAAA&#10;AA==&#10;">
                    <v:shape id="Freeform 2712" o:spid="_x0000_s1116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fjuMUA&#10;AADdAAAADwAAAGRycy9kb3ducmV2LnhtbESPT2vCQBTE7wW/w/KEXoruKqlKdBWRSHvoxT94fmSf&#10;SUj2bchuY/z23UKhx2FmfsNsdoNtRE+drxxrmE0VCOLcmYoLDdfLcbIC4QOywcYxaXiSh9129LLB&#10;1LgHn6g/h0JECPsUNZQhtKmUPi/Jop+6ljh6d9dZDFF2hTQdPiLcNnKu1EJarDgulNjSoaS8Pn9b&#10;DUOWyP5D1eor52SW1W/zLFxuWr+Oh/0aRKAh/If/2p9Gw/JdJfD7Jj4Bu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d+O4xQAAAN0AAAAPAAAAAAAAAAAAAAAAAJgCAABkcnMv&#10;ZG93bnJldi54bWxQSwUGAAAAAAQABAD1AAAAigMAAAAA&#10;" path="m1781,l696,e" filled="f" strokecolor="#191919" strokeweight="2pt">
                      <v:path arrowok="t" o:connecttype="custom" o:connectlocs="1781,0;696,0" o:connectangles="0,0"/>
                    </v:shape>
                    <v:shape id="Freeform 2713" o:spid="_x0000_s1117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tGI8UA&#10;AADdAAAADwAAAGRycy9kb3ducmV2LnhtbESPQWvCQBSE70L/w/IKvYjuKmoldZVSUvTgxVg8P7LP&#10;JCT7NmS3Mf33XUHwOMzMN8xmN9hG9NT5yrGG2VSBIM6dqbjQ8HP+nqxB+IBssHFMGv7Iw277Mtpg&#10;YtyNT9RnoRARwj5BDWUIbSKlz0uy6KeuJY7e1XUWQ5RdIU2Htwi3jZwrtZIWK44LJbb0VVJeZ79W&#10;w5AuZL9XtTrmvJil9XiehvNF67fX4fMDRKAhPMOP9sFoeF+qJdzfxCcgt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O0YjxQAAAN0AAAAPAAAAAAAAAAAAAAAAAJgCAABkcnMv&#10;ZG93bnJldi54bWxQSwUGAAAAAAQABAD1AAAAigMAAAAA&#10;" path="m696,l1781,e" filled="f" strokecolor="#191919" strokeweight="2pt">
                      <v:path arrowok="t" o:connecttype="custom" o:connectlocs="696,0;1781,0" o:connectangles="0,0"/>
                    </v:shape>
                  </v:group>
                  <v:group id="Group 2714" o:spid="_x0000_s1118" style="position:absolute;left:-687;top:9642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CFDSrFAAAA3QAA&#10;AA8AAAAAAAAAAAAAAAAAqgIAAGRycy9kb3ducmV2LnhtbFBLBQYAAAAABAAEAPoAAACcAwAAAAA=&#10;">
                    <v:shape id="Freeform 2715" o:spid="_x0000_s1119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RSQ8YA&#10;AADdAAAADwAAAGRycy9kb3ducmV2LnhtbESP3WoCMRSE7wt9h3AK3hTN2uIPq1HaUtELKbj6AMfN&#10;cXdxc7IkUVef3ghCL4eZb4aZzltTizM5X1lW0O8lIIhzqysuFOy2i+4YhA/IGmvLpOBKHuaz15cp&#10;ptpeeEPnLBQilrBPUUEZQpNK6fOSDPqebYijd7DOYIjSFVI7vMRyU8uPJBlKgxXHhRIb+ikpP2Yn&#10;o2B06/9+asPDOnPr5ffm+rfeL96V6ry1XxMQgdrwH37SKx25QTKCx5v4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7RSQ8YAAADdAAAADwAAAAAAAAAAAAAAAACYAgAAZHJz&#10;L2Rvd25yZXYueG1sUEsFBgAAAAAEAAQA9QAAAIsDAAAAAA==&#10;" path="m1772,l687,e" filled="f" strokecolor="#191919" strokeweight="2pt">
                      <v:path arrowok="t" o:connecttype="custom" o:connectlocs="1772,0;687,0" o:connectangles="0,0"/>
                    </v:shape>
                    <v:shape id="Freeform 2716" o:spid="_x0000_s1120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vGMcQA&#10;AADdAAAADwAAAGRycy9kb3ducmV2LnhtbERPzWrCQBC+F/oOyxR6KbrRUiupq7RSqQcpGH2AaXZM&#10;gtnZsLvV2Kd3DgWPH9//bNG7Vp0oxMazgdEwA0VcettwZWC/Ww2moGJCtth6JgMXirCY39/NMLf+&#10;zFs6FalSEsIxRwN1Sl2udSxrchiHviMW7uCDwyQwVNoGPEu4a/U4yybaYcPSUGNHy5rKY/HrDLz+&#10;jT6freNJW4TN18f28r35WT0Z8/jQv7+BStSnm/jfvbbie8lkrryRJ6D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4rxjHEAAAA3QAAAA8AAAAAAAAAAAAAAAAAmAIAAGRycy9k&#10;b3ducmV2LnhtbFBLBQYAAAAABAAEAPUAAACJAwAAAAA=&#10;" path="m687,l1772,e" filled="f" strokecolor="#191919" strokeweight="2pt">
                      <v:path arrowok="t" o:connecttype="custom" o:connectlocs="687,0;1772,0" o:connectangles="0,0"/>
                    </v:shape>
                  </v:group>
                  <v:group id="Group 2717" o:spid="_x0000_s1121" style="position:absolute;left:-705;top:11442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hGplYxgAAAN0A&#10;AAAPAAAAAAAAAAAAAAAAAKoCAABkcnMvZG93bnJldi54bWxQSwUGAAAAAAQABAD6AAAAnQMAAAAA&#10;">
                    <v:shape id="Freeform 2718" o:spid="_x0000_s1122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RmIMMA&#10;AADdAAAADwAAAGRycy9kb3ducmV2LnhtbERPzUrDQBC+C77DMoK3dhOhVtNuigi2SinF2gcYsmM2&#10;JDsTs2sbfXr3UPD48f0vV6Pv1ImG0AgbyKcZKOJKbMO1gePHy+QBVIjIFjthMvBDAVbl9dUSCytn&#10;fqfTIdYqhXAo0ICLsS+0DpUjj2EqPXHiPmXwGBMcam0HPKdw3+m7LLvXHhtODQ57enZUtYdvb2C9&#10;edzk218n0mqffVW7vbz12pjbm/FpASrSGP/FF/erNTCf5Wl/epOegC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kRmIMMAAADdAAAADwAAAAAAAAAAAAAAAACYAgAAZHJzL2Rv&#10;d25yZXYueG1sUEsFBgAAAAAEAAQA9QAAAIgDAAAAAA==&#10;" path="m1790,l705,e" filled="f" strokecolor="#191919" strokeweight="2pt">
                      <v:path arrowok="t" o:connecttype="custom" o:connectlocs="1790,0;705,0" o:connectangles="0,0"/>
                    </v:shape>
                    <v:shape id="Freeform 2719" o:spid="_x0000_s1123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jDu8YA&#10;AADdAAAADwAAAGRycy9kb3ducmV2LnhtbESPUWvCQBCE3wv9D8cWfKuXCFabeooIrZYiUtsfsOS2&#10;uWBuN+ZOTfvre0Khj8PMfMPMFr1v1Jm6UAsbyIcZKOJSbM2Vgc+P5/spqBCRLTbCZOCbAizmtzcz&#10;LKxc+J3O+1ipBOFQoAEXY1toHUpHHsNQWuLkfUnnMSbZVdp2eElw3+hRlj1ojzWnBYctrRyVh/3J&#10;G3hZP67ztx8nctA+O5bbnby22pjBXb98AhWpj//hv/bGGpiM8xyub9IT0P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QjDu8YAAADdAAAADwAAAAAAAAAAAAAAAACYAgAAZHJz&#10;L2Rvd25yZXYueG1sUEsFBgAAAAAEAAQA9QAAAIsDAAAAAA==&#10;" path="m705,l1790,e" filled="f" strokecolor="#191919" strokeweight="2pt">
                      <v:path arrowok="t" o:connecttype="custom" o:connectlocs="705,0;1790,0" o:connectangles="0,0"/>
                    </v:shape>
                  </v:group>
                  <v:group id="Group 1364" o:spid="_x0000_s1124" style="position:absolute;left:-696;top:13242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ed9MUAAADd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dNxPILn&#10;m/AE5OI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pnnfTFAAAA3QAA&#10;AA8AAAAAAAAAAAAAAAAAqgIAAGRycy9kb3ducmV2LnhtbFBLBQYAAAAABAAEAPoAAACcAwAAAAA=&#10;">
                    <v:shape id="Freeform 2721" o:spid="_x0000_s1125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ftEcUA&#10;AADdAAAADwAAAGRycy9kb3ducmV2LnhtbESPzWrDMBCE74W8g9hALyWRnH+cKCEUh/bQS5OQ82Jt&#10;bGNrZSzVcd++KhR6HGbmG2Z3GGwjeup85VhDMlUgiHNnKi40XC+nyQaED8gGG8ek4Zs8HPajpx2m&#10;xj34k/pzKESEsE9RQxlCm0rp85Is+qlriaN3d53FEGVXSNPhI8JtI2dKraTFiuNCiS29lpTX5y+r&#10;YcgWsn9TtfrIeZFk9cssC5eb1s/j4bgFEWgI/+G/9rvRsF4mc/h9E5+A3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R+0RxQAAAN0AAAAPAAAAAAAAAAAAAAAAAJgCAABkcnMv&#10;ZG93bnJldi54bWxQSwUGAAAAAAQABAD1AAAAigMAAAAA&#10;" path="m1781,l696,e" filled="f" strokecolor="#191919" strokeweight="2pt">
                      <v:path arrowok="t" o:connecttype="custom" o:connectlocs="1781,0;696,0" o:connectangles="0,0"/>
                    </v:shape>
                    <v:shape id="Freeform 2722" o:spid="_x0000_s1126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51ZcYA&#10;AADdAAAADwAAAGRycy9kb3ducmV2LnhtbESPzWrDMBCE74W8g9hALiWRHNykuFFCCA7toZf80PNi&#10;bW1ja2UsxXHevioUehxm5htmsxttKwbqfe1YQ7JQIIgLZ2ouNVwvx/krCB+QDbaOScODPOy2k6cN&#10;Zsbd+UTDOZQiQthnqKEKocuk9EVFFv3CdcTR+3a9xRBlX0rT4z3CbSuXSq2kxZrjQoUdHSoqmvPN&#10;ahjzVA7vqlGfBadJ3jwv83D50no2HfdvIAKN4T/81/4wGtYvSQq/b+ITkN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a51ZcYAAADdAAAADwAAAAAAAAAAAAAAAACYAgAAZHJz&#10;L2Rvd25yZXYueG1sUEsFBgAAAAAEAAQA9QAAAIsDAAAAAA==&#10;" path="m696,l1781,e" filled="f" strokecolor="#191919" strokeweight="2pt">
                      <v:path arrowok="t" o:connecttype="custom" o:connectlocs="696,0;1781,0" o:connectangles="0,0"/>
                    </v:shape>
                  </v:group>
                  <v:shape id="Freeform 1367" o:spid="_x0000_s1127" style="position:absolute;left:1039;top:15042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oiUsUA&#10;AADdAAAADwAAAGRycy9kb3ducmV2LnhtbESPT2uDQBTE74V8h+UFemvWBPIH6xqKsZBLD5rQ88N9&#10;UVP3rbhbtd++WyjkOMzMb5jkOJtOjDS41rKC9SoCQVxZ3XKt4Hp5fzmAcB5ZY2eZFPyQg2O6eEow&#10;1nbigsbS1yJA2MWooPG+j6V0VUMG3cr2xMG72cGgD3KopR5wCnDTyU0U7aTBlsNCgz1lDVVf5bdR&#10;MPW5u59NlZWfsvzIC5rz7alQ6nk5v72C8DT7R/i/fdYK9tv1Dv7ehCcg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eiJSxQAAAN0AAAAPAAAAAAAAAAAAAAAAAJgCAABkcnMv&#10;ZG93bnJldi54bWxQSwUGAAAAAAQABAD1AAAAigMAAAAA&#10;" path="m,l44,e" filled="f" strokecolor="#191919" strokeweight="2pt">
                    <v:path arrowok="t" o:connecttype="custom" o:connectlocs="0,0;44,0" o:connectangles="0,0"/>
                  </v:shape>
                  <v:shape id="Freeform 1368" o:spid="_x0000_s1128" style="position:absolute;top:15042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T3Q8YA&#10;AADdAAAADwAAAGRycy9kb3ducmV2LnhtbESPQWvCQBSE7wX/w/KEXkrdWLQpqauIWCjeqjn0+Mi+&#10;ZqPZtyG7ms2/7xaEHoeZ+YZZbaJtxY163zhWMJ9lIIgrpxuuFZSnj+c3ED4ga2wdk4KRPGzWk4cV&#10;FtoN/EW3Y6hFgrAvUIEJoSuk9JUhi37mOuLk/bjeYkiyr6XucUhw28qXLHuVFhtOCwY72hmqLser&#10;VZCd4hIX5fm7k/t2+0T7uDiMRqnHady+gwgUw3/43v7UCvLlPIe/N+kJ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AT3Q8YAAADdAAAADwAAAAAAAAAAAAAAAACYAgAAZHJz&#10;L2Rvd25yZXYueG1sUEsFBgAAAAAEAAQA9QAAAIsDAAAAAA==&#10;" path="m,l400,e" filled="f" strokecolor="#191919" strokeweight="2pt">
                    <v:path arrowok="t" o:connecttype="custom" o:connectlocs="0,0;400,0" o:connectangles="0,0"/>
                  </v:shape>
                  <v:rect id="Rectangle 1369" o:spid="_x0000_s1129" style="position:absolute;left:400;top:14802;width:640;height:6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gQZsIA&#10;AADdAAAADwAAAGRycy9kb3ducmV2LnhtbERPTYvCMBC9C/6HMII3TSvoSrepLIKi4kXXy96mzWxb&#10;tpmUJtb6781B2OPjfaebwTSip87VlhXE8wgEcWF1zaWC2/dutgbhPLLGxjIpeJKDTTYepZho++AL&#10;9VdfihDCLkEFlfdtIqUrKjLo5rYlDtyv7Qz6ALtS6g4fIdw0chFFK2mw5tBQYUvbioq/690oyI/n&#10;i9+fbvt+nZdtY/Of+GyXSk0nw9cnCE+D/xe/3Qet4GMZh7nhTXgCMn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aBBmwgAAAN0AAAAPAAAAAAAAAAAAAAAAAJgCAABkcnMvZG93&#10;bnJldi54bWxQSwUGAAAAAAQABAD1AAAAhwMAAAAA&#10;" stroked="f">
                    <v:path arrowok="t"/>
                  </v:rect>
                  <v:rect id="Rectangle 1370" o:spid="_x0000_s1130" style="position:absolute;left:380;top:14782;width:680;height:6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rf9scA&#10;AADdAAAADwAAAGRycy9kb3ducmV2LnhtbESP0WoCMRRE34X+Q7iFvhTNWmrVrVFKocX6Il39gNvN&#10;7WY1uVmSqNu/bwoFH4eZOcMsVr2z4kwhtp4VjEcFCOLa65YbBfvd23AGIiZkjdYzKfihCKvlzWCB&#10;pfYX/qRzlRqRIRxLVGBS6kopY23IYRz5jjh73z44TFmGRuqAlwx3Vj4UxZN02HJeMNjRq6H6WJ2c&#10;Atref0ze14fj5qCtNfPHr+o0DUrd3fYvzyAS9eka/m+vtYLpZDyHvzf5Ccjl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Ca3/bHAAAA3QAAAA8AAAAAAAAAAAAAAAAAmAIAAGRy&#10;cy9kb3ducmV2LnhtbFBLBQYAAAAABAAEAPUAAACMAwAAAAA=&#10;" filled="f" strokecolor="#191919" strokeweight="2pt">
                    <v:path arrowok="t"/>
                  </v:rect>
                </v:group>
                <v:shape id="Text Box 2699" o:spid="_x0000_s1131" type="#_x0000_t202" style="position:absolute;left:377;top:13537;width:480;height:11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/AnMEA&#10;AADdAAAADwAAAGRycy9kb3ducmV2LnhtbERPy4rCMBTdD/gP4QqzG1Mr1qEaRQoyrgQfH3Bp7jTF&#10;5qY2Gdv+/WQhuDyc92Y32EY8qfO1YwXzWQKCuHS65krB7Xr4+gbhA7LGxjEpGMnDbjv52GCuXc9n&#10;el5CJWII+xwVmBDaXEpfGrLoZ64ljtyv6yyGCLtK6g77GG4bmSZJJi3WHBsMtlQYKu+XP6vgNErT&#10;L+zyVhZFdsoWjwPefxqlPqfDfg0i0BDe4pf7qBWslmncH9/EJyC3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afwJzBAAAA3QAAAA8AAAAAAAAAAAAAAAAAmAIAAGRycy9kb3du&#10;cmV2LnhtbFBLBQYAAAAABAAEAPUAAACGAwAAAAA=&#10;" filled="f" stroked="f">
                  <v:textbox style="layout-flow:vertical;mso-layout-flow-alt:bottom-to-top" inset="0,0,0,0">
                    <w:txbxContent>
                      <w:p w:rsidR="00AD796A" w:rsidRDefault="00AD796A" w:rsidP="00AD796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-15" w:right="-15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Personnel &amp;Index</w:t>
                        </w:r>
                      </w:p>
                    </w:txbxContent>
                  </v:textbox>
                </v:shape>
                <v:shape id="Text Box 2698" o:spid="_x0000_s1132" type="#_x0000_t202" style="position:absolute;left:377;top:8243;width:720;height:11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NlB8MA&#10;AADdAAAADwAAAGRycy9kb3ducmV2LnhtbESP0YrCMBRE3wX/IVzBN01V7Eo1ihTEfRJ0/YBLc22K&#10;zU1toq1/v1lY8HGYmTPMZtfbWryo9ZVjBbNpAoK4cLriUsH15zBZgfABWWPtmBS8ycNuOxxsMNOu&#10;4zO9LqEUEcI+QwUmhCaT0heGLPqpa4ijd3OtxRBlW0rdYhfhtpbzJEmlxYrjgsGGckPF/fK0Ck5v&#10;abqFXV6LPE9P6eJxwPuxVmo86vdrEIH68An/t7+1gq/lfAZ/b+IT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dNlB8MAAADdAAAADwAAAAAAAAAAAAAAAACYAgAAZHJzL2Rv&#10;d25yZXYueG1sUEsFBgAAAAAEAAQA9QAAAIgDAAAAAA==&#10;" filled="f" stroked="f">
                  <v:textbox style="layout-flow:vertical;mso-layout-flow-alt:bottom-to-top" inset="0,0,0,0">
                    <w:txbxContent>
                      <w:p w:rsidR="00AD796A" w:rsidRDefault="00AD796A" w:rsidP="00AD796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-15" w:right="-15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Sciences &amp;</w:t>
                        </w:r>
                      </w:p>
                      <w:p w:rsidR="00AD796A" w:rsidRDefault="00AD796A" w:rsidP="00AD796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exact"/>
                          <w:ind w:right="202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Health</w:t>
                        </w:r>
                      </w:p>
                      <w:p w:rsidR="00AD796A" w:rsidRDefault="00AD796A" w:rsidP="00AD796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exact"/>
                          <w:ind w:left="-7" w:right="-7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Professions</w:t>
                        </w:r>
                      </w:p>
                    </w:txbxContent>
                  </v:textbox>
                </v:shape>
                <v:shape id="Text Box 2697" o:spid="_x0000_s1133" type="#_x0000_t202" style="position:absolute;left:397;top:11806;width:480;height:12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H7cMQA&#10;AADdAAAADwAAAGRycy9kb3ducmV2LnhtbESP3YrCMBSE7xd8h3AE79bUilWqUZaCuFeCPw9waI5N&#10;sTmpTdbWt98sLHg5zMw3zGY32EY8qfO1YwWzaQKCuHS65krB9bL/XIHwAVlj45gUvMjDbjv62GCu&#10;Xc8nep5DJSKEfY4KTAhtLqUvDVn0U9cSR+/mOoshyq6SusM+wm0j0yTJpMWa44LBlgpD5f38YxUc&#10;X9L0c7u4lkWRHbP5Y4/3Q6PUZDx8rUEEGsI7/N/+1gqWizSFvzfxCc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kB+3DEAAAA3QAAAA8AAAAAAAAAAAAAAAAAmAIAAGRycy9k&#10;b3ducmV2LnhtbFBLBQYAAAAABAAEAPUAAACJAwAAAAA=&#10;" filled="f" stroked="f">
                  <v:textbox style="layout-flow:vertical;mso-layout-flow-alt:bottom-to-top" inset="0,0,0,0">
                    <w:txbxContent>
                      <w:p w:rsidR="00AD796A" w:rsidRDefault="00AD796A" w:rsidP="00AD796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right="229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Course</w:t>
                        </w:r>
                      </w:p>
                      <w:p w:rsidR="00AD796A" w:rsidRDefault="00AD796A" w:rsidP="00AD796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exact"/>
                          <w:ind w:left="-15" w:right="-15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Descriptions</w:t>
                        </w:r>
                      </w:p>
                    </w:txbxContent>
                  </v:textbox>
                </v:shape>
                <v:shape id="Text Box 2696" o:spid="_x0000_s1134" type="#_x0000_t202" style="position:absolute;left:397;top:10116;width:480;height: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1e68MA&#10;AADdAAAADwAAAGRycy9kb3ducmV2LnhtbESP0YrCMBRE3xf8h3AF39ZUi1WqUZaC6JOw6gdcmmtT&#10;bG5qk7X1783Cwj4OM3OG2ewG24gndb52rGA2TUAQl07XXCm4XvafKxA+IGtsHJOCF3nYbUcfG8y1&#10;6/mbnudQiQhhn6MCE0KbS+lLQxb91LXE0bu5zmKIsquk7rCPcNvIeZJk0mLNccFgS4Wh8n7+sQpO&#10;L2n61C6uZVFkpyx97PF+aJSajIevNYhAQ/gP/7WPWsFyMU/h9018AnL7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k1e68MAAADdAAAADwAAAAAAAAAAAAAAAACYAgAAZHJzL2Rv&#10;d25yZXYueG1sUEsFBgAAAAAEAAQA9QAAAIgDAAAAAA==&#10;" filled="f" stroked="f">
                  <v:textbox style="layout-flow:vertical;mso-layout-flow-alt:bottom-to-top" inset="0,0,0,0">
                    <w:txbxContent>
                      <w:p w:rsidR="00AD796A" w:rsidRDefault="00AD796A" w:rsidP="00AD796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-15" w:right="-15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Graduate</w:t>
                        </w:r>
                      </w:p>
                      <w:p w:rsidR="00AD796A" w:rsidRDefault="00AD796A" w:rsidP="00AD796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exact"/>
                          <w:ind w:right="125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School</w:t>
                        </w:r>
                      </w:p>
                    </w:txbxContent>
                  </v:textbox>
                </v:shape>
                <v:shape id="Text Box 2695" o:spid="_x0000_s1135" type="#_x0000_t202" style="position:absolute;left:417;top:6480;width:240;height:10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TGn8QA&#10;AADdAAAADwAAAGRycy9kb3ducmV2LnhtbESP3YrCMBSE7xd8h3CEvVtTda1SjSIFca8Efx7g0Byb&#10;YnNSm6ytb28WFrwcZuYbZrXpbS0e1PrKsYLxKAFBXDhdcangct59LUD4gKyxdkwKnuRhsx58rDDT&#10;ruMjPU6hFBHCPkMFJoQmk9IXhiz6kWuIo3d1rcUQZVtK3WIX4baWkyRJpcWK44LBhnJDxe30axUc&#10;ntJ0Uzu7FHmeHtLpfYe3fa3U57DfLkEE6sM7/N/+0Qrms8k3/L2JT0Cu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mkxp/EAAAA3QAAAA8AAAAAAAAAAAAAAAAAmAIAAGRycy9k&#10;b3ducmV2LnhtbFBLBQYAAAAABAAEAPUAAACJAwAAAAA=&#10;" filled="f" stroked="f">
                  <v:textbox style="layout-flow:vertical;mso-layout-flow-alt:bottom-to-top" inset="0,0,0,0">
                    <w:txbxContent>
                      <w:p w:rsidR="00AD796A" w:rsidRDefault="00AD796A" w:rsidP="00AD796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20" w:right="-30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Education</w:t>
                        </w:r>
                      </w:p>
                    </w:txbxContent>
                  </v:textbox>
                </v:shape>
                <v:shape id="Text Box 2694" o:spid="_x0000_s1136" type="#_x0000_t202" style="position:absolute;left:417;top:4760;width:240;height: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hjBMMA&#10;AADdAAAADwAAAGRycy9kb3ducmV2LnhtbESP0YrCMBRE3wX/IdwF3zRdpVWqUZaCuE/Cqh9waa5N&#10;sbmpTdbWv98Iwj4OM3OG2ewG24gHdb52rOBzloAgLp2uuVJwOe+nKxA+IGtsHJOCJ3nYbcejDeba&#10;9fxDj1OoRISwz1GBCaHNpfSlIYt+5lri6F1dZzFE2VVSd9hHuG3kPEkyabHmuGCwpcJQeTv9WgXH&#10;pzT9wqaXsiiyY7a47/F2aJSafAxfaxCBhvAffre/tYJlOk/h9SY+Ab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uhjBMMAAADdAAAADwAAAAAAAAAAAAAAAACYAgAAZHJzL2Rv&#10;d25yZXYueG1sUEsFBgAAAAAEAAQA9QAAAIgDAAAAAA==&#10;" filled="f" stroked="f">
                  <v:textbox style="layout-flow:vertical;mso-layout-flow-alt:bottom-to-top" inset="0,0,0,0">
                    <w:txbxContent>
                      <w:p w:rsidR="00AD796A" w:rsidRDefault="00AD796A" w:rsidP="00AD796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20" w:right="-30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Business</w:t>
                        </w:r>
                      </w:p>
                    </w:txbxContent>
                  </v:textbox>
                </v:shape>
                <v:shape id="Text Box 2693" o:spid="_x0000_s1137" type="#_x0000_t202" style="position:absolute;left:397;top:2475;width:570;height:17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r9c8MA&#10;AADdAAAADwAAAGRycy9kb3ducmV2LnhtbESP3YrCMBSE7xd8h3AE79ZUxSrVKEtB9Erw5wEOzbEp&#10;Nie1ydr69mZhwcthZr5h1tve1uJJra8cK5iMExDEhdMVlwqul933EoQPyBprx6TgRR62m8HXGjPt&#10;Oj7R8xxKESHsM1RgQmgyKX1hyKIfu4Y4ejfXWgxRtqXULXYRbms5TZJUWqw4LhhsKDdU3M+/VsHx&#10;JU03s/NrkefpMZ09dnjf10qNhv3PCkSgPnzC/+2DVrCYT1P4exOfgNy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jr9c8MAAADdAAAADwAAAAAAAAAAAAAAAACYAgAAZHJzL2Rv&#10;d25yZXYueG1sUEsFBgAAAAAEAAQA9QAAAIgDAAAAAA==&#10;" filled="f" stroked="f">
                  <v:textbox style="layout-flow:vertical;mso-layout-flow-alt:bottom-to-top" inset="0,0,0,0">
                    <w:txbxContent>
                      <w:p w:rsidR="00AD796A" w:rsidRPr="008A161B" w:rsidRDefault="00AD796A" w:rsidP="00AD796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20" w:right="-30"/>
                          <w:rPr>
                            <w:rFonts w:ascii="Century Gothic" w:hAnsi="Century Gothic" w:cs="Century Gothic"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8A161B">
                          <w:rPr>
                            <w:rFonts w:ascii="Century Gothic" w:hAnsi="Century Gothic" w:cs="Century Gothic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Arts &amp; Humanities</w:t>
                        </w:r>
                      </w:p>
                    </w:txbxContent>
                  </v:textbox>
                </v:shape>
                <v:shape id="Text Box 2692" o:spid="_x0000_s1138" type="#_x0000_t202" style="position:absolute;left:400;top:591;width:477;height:16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ZY6MMA&#10;AADdAAAADwAAAGRycy9kb3ducmV2LnhtbESP0YrCMBRE3wX/IVzBN01VrEs1ihTEfRJ0/YBLc22K&#10;zU1toq1/v1lY8HGYmTPMZtfbWryo9ZVjBbNpAoK4cLriUsH15zD5AuEDssbaMSl4k4fddjjYYKZd&#10;x2d6XUIpIoR9hgpMCE0mpS8MWfRT1xBH7+ZaiyHKtpS6xS7CbS3nSZJKixXHBYMN5YaK++VpFZze&#10;0nQLu7wWeZ6e0sXjgPdjrdR41O/XIAL14RP+b39rBavlfAV/b+IT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XZY6MMAAADdAAAADwAAAAAAAAAAAAAAAACYAgAAZHJzL2Rv&#10;d25yZXYueG1sUEsFBgAAAAAEAAQA9QAAAIgDAAAAAA==&#10;" filled="f" stroked="f">
                  <v:textbox style="layout-flow:vertical;mso-layout-flow-alt:bottom-to-top" inset="0,0,0,0">
                    <w:txbxContent>
                      <w:p w:rsidR="00AD796A" w:rsidRPr="008A161B" w:rsidRDefault="00AD796A" w:rsidP="00AD796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20" w:right="-30"/>
                          <w:rPr>
                            <w:rFonts w:ascii="Century Gothic" w:hAnsi="Century Gothic" w:cs="Century Gothic"/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8A161B">
                          <w:rPr>
                            <w:rFonts w:ascii="Century Gothic" w:hAnsi="Century Gothic" w:cs="Century Gothic"/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 xml:space="preserve">Albany State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1" locked="0" layoutInCell="0" allowOverlap="1">
                <wp:simplePos x="0" y="0"/>
                <wp:positionH relativeFrom="page">
                  <wp:posOffset>264795</wp:posOffset>
                </wp:positionH>
                <wp:positionV relativeFrom="page">
                  <wp:posOffset>623570</wp:posOffset>
                </wp:positionV>
                <wp:extent cx="152400" cy="810260"/>
                <wp:effectExtent l="0" t="0" r="0" b="8890"/>
                <wp:wrapNone/>
                <wp:docPr id="7515" name="Text Box 19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" cy="810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1F2C" w:rsidRDefault="00C11F2C" w:rsidP="00C11F2C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21" w:lineRule="exact"/>
                              <w:ind w:left="20" w:right="-30"/>
                              <w:rPr>
                                <w:rFonts w:ascii="Century Gothic" w:hAnsi="Century Gothic" w:cs="Century Gothic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hAnsi="Century Gothic" w:cs="Century Gothic"/>
                                <w:b/>
                                <w:bCs/>
                                <w:color w:val="FFFFFF"/>
                                <w:sz w:val="20"/>
                                <w:szCs w:val="20"/>
                              </w:rPr>
                              <w:t>Albany State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974" o:spid="_x0000_s1139" type="#_x0000_t202" style="position:absolute;left:0;text-align:left;margin-left:20.85pt;margin-top:49.1pt;width:12pt;height:63.8pt;z-index:-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" o:allowincell="f" filled="f" stroked="f">
                <v:textbox style="layout-flow:vertical;mso-layout-flow-alt:bottom-to-top" inset="0,0,0,0">
                  <w:txbxContent>
                    <w:p w:rsidR="00C11F2C" w:rsidRDefault="00C11F2C" w:rsidP="00C11F2C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21" w:lineRule="exact"/>
                        <w:ind w:left="20" w:right="-30"/>
                        <w:rPr>
                          <w:rFonts w:ascii="Century Gothic" w:hAnsi="Century Gothic" w:cs="Century Gothic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hAnsi="Century Gothic" w:cs="Century Gothic"/>
                          <w:b/>
                          <w:bCs/>
                          <w:color w:val="FFFFFF"/>
                          <w:sz w:val="20"/>
                          <w:szCs w:val="20"/>
                        </w:rPr>
                        <w:t>Albany State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C11F2C">
        <w:rPr>
          <w:rFonts w:ascii="Century Gothic" w:hAnsi="Century Gothic" w:cs="Century Gothic"/>
          <w:b/>
          <w:bCs/>
          <w:color w:val="191919"/>
          <w:sz w:val="16"/>
          <w:szCs w:val="16"/>
        </w:rPr>
        <w:t>Outreach/Military Science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8" w:after="0" w:line="130" w:lineRule="exact"/>
        <w:rPr>
          <w:rFonts w:ascii="Century Gothic" w:hAnsi="Century Gothic" w:cs="Century Gothic"/>
          <w:color w:val="000000"/>
          <w:sz w:val="13"/>
          <w:szCs w:val="13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before="20" w:after="0" w:line="240" w:lineRule="auto"/>
        <w:ind w:left="1020" w:right="7638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C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OOPER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TIV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DUC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TION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9" w:lineRule="auto"/>
        <w:ind w:left="1020" w:right="7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Cooperativ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designe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forma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paid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productiv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wor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experience 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fiel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relate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caree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goals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cooperativ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segment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begi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durin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sophomor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continu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during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junio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senio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years.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71" w:lineRule="auto"/>
        <w:ind w:left="10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enable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prepar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realisticall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meaningfu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career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relat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classroo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ctica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application 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job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engage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productiv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employment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observ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skille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professional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wor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fields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specialty–a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opportunit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hel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the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decid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whethe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vocationa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aspiration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sho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promis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lon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rang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person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satisfaction.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49" w:lineRule="auto"/>
        <w:ind w:left="1020" w:right="275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Co-o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area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professiona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interests 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preparation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Co-o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follows: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020" w:right="3832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Successfu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thirt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(30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2.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grade poin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averag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bette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possibl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4.0.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020" w:right="3436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Successfu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interview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Director/Coordinato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Cooperative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9" w:after="0" w:line="240" w:lineRule="auto"/>
        <w:ind w:left="1020" w:right="9396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Education.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9" w:after="0" w:line="240" w:lineRule="auto"/>
        <w:ind w:left="1020" w:right="3212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transfe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bot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abov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twelve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9" w:after="0" w:line="249" w:lineRule="auto"/>
        <w:ind w:left="1020" w:right="2758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(12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wor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2.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poin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averag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better ou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possibl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4.0.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020" w:right="774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O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FF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-C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AMPU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ROGRAMS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9" w:lineRule="auto"/>
        <w:ind w:left="10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f-Campu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coordinate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fair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thereb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governe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3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policie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airs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 purpos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f-campu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instruction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ice-Presiden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fair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assiste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coordinato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who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capacit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work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deans 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chairperson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assessin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fering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site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University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vic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area.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020" w:right="72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3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ficienc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ha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identifie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f-campu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site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disperse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throughou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geographica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area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f-campu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programs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sit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throug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ide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Conferencing.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0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f-campu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site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currentl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locate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Bainbridge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For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alle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aycros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ifton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Instructiona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Cente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Liaiso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serve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f-campus sit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wher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need.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61" w:lineRule="auto"/>
        <w:ind w:left="1020" w:right="6688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D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TMEN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F</w:t>
      </w:r>
      <w:r>
        <w:rPr>
          <w:rFonts w:ascii="Times New Roman" w:hAnsi="Times New Roman"/>
          <w:b/>
          <w:bCs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M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ILI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CIENCE Arm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ROT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C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P</w:t>
      </w:r>
      <w:r>
        <w:rPr>
          <w:rFonts w:ascii="Times New Roman" w:hAnsi="Times New Roman"/>
          <w:b/>
          <w:bCs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ogram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199" w:lineRule="exact"/>
        <w:ind w:left="1020" w:right="7812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Reserv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fice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rainin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Corps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9" w:after="0" w:line="249" w:lineRule="auto"/>
        <w:ind w:left="10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Advance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Militar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Science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take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durin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freshma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sophomore years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designe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principle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technique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leadershi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understandin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Arm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defens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States.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0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purpos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advance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take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durin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junio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senio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selecte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balance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train- ing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bot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theoretica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practical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qualif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perfor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dutie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commissione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Arm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States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Upon receivin</w:t>
      </w:r>
      <w:r>
        <w:rPr>
          <w:rFonts w:ascii="Times New Roman" w:hAnsi="Times New Roman"/>
          <w:color w:val="191919"/>
          <w:sz w:val="18"/>
          <w:szCs w:val="18"/>
        </w:rPr>
        <w:t xml:space="preserve">g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Bachelo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degre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 xml:space="preserve">h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successfull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complete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advance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commissione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 xml:space="preserve">s a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secon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eutenan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 on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caree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branche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Arm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0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Whil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participatin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advance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$20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mont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excee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month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each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tw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Additionall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durin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summe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betwee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junio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senio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Advance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OT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Summer Camp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he/sh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receiv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approximatel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one-hal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secon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lieutenant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five-wee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period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activitie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lud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participating 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Range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Challenge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Dril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eam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Guard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Pershin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Rifle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Militar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Fraternit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planne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weekl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Fiel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rainin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Exercise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(FT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X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s)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host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fund-raisin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activitie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throughou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020" w:right="802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WO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-Y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ROGRAM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9" w:lineRule="auto"/>
        <w:ind w:left="10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thos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wer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unable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elect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desir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pursu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commission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Arm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devel- ope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two-yea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six-wee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eteran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wis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ursu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com- 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advance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evidenc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satisfactor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appropriat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standin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approva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Professor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Militar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Science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tw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fou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JROT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desirin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pursu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advance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ourse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pro- vid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cade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performanc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instructo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academicall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aligne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junio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approve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Professo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Science.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" w:after="0" w:line="110" w:lineRule="exact"/>
        <w:rPr>
          <w:rFonts w:ascii="Times New Roman" w:hAnsi="Times New Roman"/>
          <w:color w:val="000000"/>
          <w:sz w:val="11"/>
          <w:szCs w:val="11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451" w:lineRule="exact"/>
        <w:ind w:left="105"/>
        <w:rPr>
          <w:rFonts w:ascii="Times New Roman" w:hAnsi="Times New Roman"/>
          <w:color w:val="000000"/>
          <w:sz w:val="20"/>
          <w:szCs w:val="20"/>
        </w:rPr>
      </w:pPr>
      <w: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tab/>
      </w: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>graduate Catalog</w:t>
      </w:r>
    </w:p>
    <w:p w:rsidR="00C11F2C" w:rsidRDefault="00C11F2C" w:rsidP="00C11F2C">
      <w:pPr>
        <w:spacing w:after="0" w:line="240" w:lineRule="auto"/>
        <w:rPr>
          <w:rFonts w:ascii="Times New Roman" w:hAnsi="Times New Roman"/>
          <w:color w:val="000000"/>
          <w:sz w:val="20"/>
          <w:szCs w:val="20"/>
        </w:rPr>
        <w:sectPr w:rsidR="00C11F2C">
          <w:pgSz w:w="12240" w:h="15840"/>
          <w:pgMar w:top="420" w:right="620" w:bottom="280" w:left="420" w:header="720" w:footer="720" w:gutter="0"/>
          <w:cols w:space="720"/>
        </w:sectPr>
      </w:pPr>
    </w:p>
    <w:p w:rsidR="00C11F2C" w:rsidRDefault="000F3002" w:rsidP="00C11F2C">
      <w:pPr>
        <w:widowControl w:val="0"/>
        <w:autoSpaceDE w:val="0"/>
        <w:autoSpaceDN w:val="0"/>
        <w:adjustRightInd w:val="0"/>
        <w:spacing w:after="0" w:line="195" w:lineRule="exact"/>
        <w:ind w:right="898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7632" behindDoc="1" locked="0" layoutInCell="1" allowOverlap="1">
                <wp:simplePos x="0" y="0"/>
                <wp:positionH relativeFrom="column">
                  <wp:posOffset>5421630</wp:posOffset>
                </wp:positionH>
                <wp:positionV relativeFrom="paragraph">
                  <wp:posOffset>-267970</wp:posOffset>
                </wp:positionV>
                <wp:extent cx="1981835" cy="10107295"/>
                <wp:effectExtent l="1905" t="0" r="16510" b="0"/>
                <wp:wrapNone/>
                <wp:docPr id="7454" name="Group 10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81835" cy="10107295"/>
                          <a:chOff x="9121" y="-62"/>
                          <a:chExt cx="3121" cy="15917"/>
                        </a:xfrm>
                      </wpg:grpSpPr>
                      <wpg:grpSp>
                        <wpg:cNvPr id="7455" name="Group 2735"/>
                        <wpg:cNvGrpSpPr>
                          <a:grpSpLocks/>
                        </wpg:cNvGrpSpPr>
                        <wpg:grpSpPr bwMode="auto">
                          <a:xfrm>
                            <a:off x="9121" y="-62"/>
                            <a:ext cx="3121" cy="15917"/>
                            <a:chOff x="9119" y="0"/>
                            <a:chExt cx="3121" cy="15840"/>
                          </a:xfrm>
                        </wpg:grpSpPr>
                        <wps:wsp>
                          <wps:cNvPr id="7456" name="Rectangle 2736"/>
                          <wps:cNvSpPr>
                            <a:spLocks/>
                          </wps:cNvSpPr>
                          <wps:spPr bwMode="auto">
                            <a:xfrm>
                              <a:off x="11160" y="0"/>
                              <a:ext cx="1080" cy="2513"/>
                            </a:xfrm>
                            <a:prstGeom prst="rect">
                              <a:avLst/>
                            </a:prstGeom>
                            <a:solidFill>
                              <a:srgbClr val="47474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57" name="Rectangle 2737"/>
                          <wps:cNvSpPr>
                            <a:spLocks/>
                          </wps:cNvSpPr>
                          <wps:spPr bwMode="auto">
                            <a:xfrm>
                              <a:off x="11160" y="4294"/>
                              <a:ext cx="1080" cy="11545"/>
                            </a:xfrm>
                            <a:prstGeom prst="rect">
                              <a:avLst/>
                            </a:prstGeom>
                            <a:solidFill>
                              <a:srgbClr val="DCDCD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58" name="Rectangle 2738"/>
                          <wps:cNvSpPr>
                            <a:spLocks/>
                          </wps:cNvSpPr>
                          <wps:spPr bwMode="auto">
                            <a:xfrm>
                              <a:off x="11160" y="2513"/>
                              <a:ext cx="1080" cy="1781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85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59" name="Rectangle 1096"/>
                          <wps:cNvSpPr>
                            <a:spLocks/>
                          </wps:cNvSpPr>
                          <wps:spPr bwMode="auto">
                            <a:xfrm>
                              <a:off x="9159" y="393"/>
                              <a:ext cx="2320" cy="39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60" name="Rectangle 2740"/>
                          <wps:cNvSpPr>
                            <a:spLocks/>
                          </wps:cNvSpPr>
                          <wps:spPr bwMode="auto">
                            <a:xfrm>
                              <a:off x="9139" y="373"/>
                              <a:ext cx="2360" cy="439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A3A3A3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61" name="Rectangle 2741"/>
                          <wps:cNvSpPr>
                            <a:spLocks/>
                          </wps:cNvSpPr>
                          <wps:spPr bwMode="auto">
                            <a:xfrm>
                              <a:off x="11145" y="2485"/>
                              <a:ext cx="1094" cy="40"/>
                            </a:xfrm>
                            <a:prstGeom prst="rect">
                              <a:avLst/>
                            </a:prstGeom>
                            <a:solidFill>
                              <a:srgbClr val="19191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62" name="Rectangle 2742"/>
                          <wps:cNvSpPr>
                            <a:spLocks/>
                          </wps:cNvSpPr>
                          <wps:spPr bwMode="auto">
                            <a:xfrm>
                              <a:off x="11145" y="4285"/>
                              <a:ext cx="1094" cy="40"/>
                            </a:xfrm>
                            <a:prstGeom prst="rect">
                              <a:avLst/>
                            </a:prstGeom>
                            <a:solidFill>
                              <a:srgbClr val="19191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7463" name="Group 2743"/>
                          <wpg:cNvGrpSpPr>
                            <a:grpSpLocks/>
                          </wpg:cNvGrpSpPr>
                          <wpg:grpSpPr bwMode="auto">
                            <a:xfrm>
                              <a:off x="11145" y="6105"/>
                              <a:ext cx="1967" cy="0"/>
                              <a:chOff x="11145" y="6105"/>
                              <a:chExt cx="1967" cy="0"/>
                            </a:xfrm>
                          </wpg:grpSpPr>
                          <wps:wsp>
                            <wps:cNvPr id="7464" name="Freeform 2744"/>
                            <wps:cNvSpPr>
                              <a:spLocks/>
                            </wps:cNvSpPr>
                            <wps:spPr bwMode="auto">
                              <a:xfrm>
                                <a:off x="11145" y="6105"/>
                                <a:ext cx="1967" cy="0"/>
                              </a:xfrm>
                              <a:custGeom>
                                <a:avLst/>
                                <a:gdLst>
                                  <a:gd name="T0" fmla="*/ 1094 w 1967"/>
                                  <a:gd name="T1" fmla="*/ 0 w 1967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967">
                                    <a:moveTo>
                                      <a:pt x="1094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65" name="Freeform 2745"/>
                            <wps:cNvSpPr>
                              <a:spLocks/>
                            </wps:cNvSpPr>
                            <wps:spPr bwMode="auto">
                              <a:xfrm>
                                <a:off x="11145" y="6105"/>
                                <a:ext cx="1967" cy="0"/>
                              </a:xfrm>
                              <a:custGeom>
                                <a:avLst/>
                                <a:gdLst>
                                  <a:gd name="T0" fmla="*/ 0 w 1967"/>
                                  <a:gd name="T1" fmla="*/ 1094 w 1967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967">
                                    <a:moveTo>
                                      <a:pt x="0" y="0"/>
                                    </a:moveTo>
                                    <a:lnTo>
                                      <a:pt x="1094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7466" name="Group 2746"/>
                          <wpg:cNvGrpSpPr>
                            <a:grpSpLocks/>
                          </wpg:cNvGrpSpPr>
                          <wpg:grpSpPr bwMode="auto">
                            <a:xfrm>
                              <a:off x="11145" y="7905"/>
                              <a:ext cx="1953" cy="0"/>
                              <a:chOff x="11145" y="7905"/>
                              <a:chExt cx="1953" cy="0"/>
                            </a:xfrm>
                          </wpg:grpSpPr>
                          <wps:wsp>
                            <wps:cNvPr id="7467" name="Freeform 2747"/>
                            <wps:cNvSpPr>
                              <a:spLocks/>
                            </wps:cNvSpPr>
                            <wps:spPr bwMode="auto">
                              <a:xfrm>
                                <a:off x="11145" y="7905"/>
                                <a:ext cx="1953" cy="0"/>
                              </a:xfrm>
                              <a:custGeom>
                                <a:avLst/>
                                <a:gdLst>
                                  <a:gd name="T0" fmla="*/ 1094 w 1953"/>
                                  <a:gd name="T1" fmla="*/ 0 w 1953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953">
                                    <a:moveTo>
                                      <a:pt x="1094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68" name="Freeform 2748"/>
                            <wps:cNvSpPr>
                              <a:spLocks/>
                            </wps:cNvSpPr>
                            <wps:spPr bwMode="auto">
                              <a:xfrm>
                                <a:off x="11145" y="7905"/>
                                <a:ext cx="1953" cy="0"/>
                              </a:xfrm>
                              <a:custGeom>
                                <a:avLst/>
                                <a:gdLst>
                                  <a:gd name="T0" fmla="*/ 0 w 1953"/>
                                  <a:gd name="T1" fmla="*/ 1094 w 1953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953">
                                    <a:moveTo>
                                      <a:pt x="0" y="0"/>
                                    </a:moveTo>
                                    <a:lnTo>
                                      <a:pt x="1094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7469" name="Group 2749"/>
                          <wpg:cNvGrpSpPr>
                            <a:grpSpLocks/>
                          </wpg:cNvGrpSpPr>
                          <wpg:grpSpPr bwMode="auto">
                            <a:xfrm>
                              <a:off x="11145" y="9705"/>
                              <a:ext cx="1967" cy="0"/>
                              <a:chOff x="11145" y="9705"/>
                              <a:chExt cx="1967" cy="0"/>
                            </a:xfrm>
                          </wpg:grpSpPr>
                          <wps:wsp>
                            <wps:cNvPr id="7470" name="Freeform 2750"/>
                            <wps:cNvSpPr>
                              <a:spLocks/>
                            </wps:cNvSpPr>
                            <wps:spPr bwMode="auto">
                              <a:xfrm>
                                <a:off x="11145" y="9705"/>
                                <a:ext cx="1967" cy="0"/>
                              </a:xfrm>
                              <a:custGeom>
                                <a:avLst/>
                                <a:gdLst>
                                  <a:gd name="T0" fmla="*/ 1094 w 1967"/>
                                  <a:gd name="T1" fmla="*/ 0 w 1967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967">
                                    <a:moveTo>
                                      <a:pt x="1094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71" name="Freeform 2751"/>
                            <wps:cNvSpPr>
                              <a:spLocks/>
                            </wps:cNvSpPr>
                            <wps:spPr bwMode="auto">
                              <a:xfrm>
                                <a:off x="11145" y="9705"/>
                                <a:ext cx="1967" cy="0"/>
                              </a:xfrm>
                              <a:custGeom>
                                <a:avLst/>
                                <a:gdLst>
                                  <a:gd name="T0" fmla="*/ 0 w 1967"/>
                                  <a:gd name="T1" fmla="*/ 1094 w 1967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967">
                                    <a:moveTo>
                                      <a:pt x="0" y="0"/>
                                    </a:moveTo>
                                    <a:lnTo>
                                      <a:pt x="1094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7472" name="Group 2752"/>
                          <wpg:cNvGrpSpPr>
                            <a:grpSpLocks/>
                          </wpg:cNvGrpSpPr>
                          <wpg:grpSpPr bwMode="auto">
                            <a:xfrm>
                              <a:off x="11145" y="11505"/>
                              <a:ext cx="1967" cy="0"/>
                              <a:chOff x="11145" y="11505"/>
                              <a:chExt cx="1967" cy="0"/>
                            </a:xfrm>
                          </wpg:grpSpPr>
                          <wps:wsp>
                            <wps:cNvPr id="7473" name="Freeform 2753"/>
                            <wps:cNvSpPr>
                              <a:spLocks/>
                            </wps:cNvSpPr>
                            <wps:spPr bwMode="auto">
                              <a:xfrm>
                                <a:off x="11145" y="11505"/>
                                <a:ext cx="1967" cy="0"/>
                              </a:xfrm>
                              <a:custGeom>
                                <a:avLst/>
                                <a:gdLst>
                                  <a:gd name="T0" fmla="*/ 1094 w 1967"/>
                                  <a:gd name="T1" fmla="*/ 0 w 1967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967">
                                    <a:moveTo>
                                      <a:pt x="1094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74" name="Freeform 2754"/>
                            <wps:cNvSpPr>
                              <a:spLocks/>
                            </wps:cNvSpPr>
                            <wps:spPr bwMode="auto">
                              <a:xfrm>
                                <a:off x="11145" y="11505"/>
                                <a:ext cx="1967" cy="0"/>
                              </a:xfrm>
                              <a:custGeom>
                                <a:avLst/>
                                <a:gdLst>
                                  <a:gd name="T0" fmla="*/ 0 w 1967"/>
                                  <a:gd name="T1" fmla="*/ 1094 w 1967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967">
                                    <a:moveTo>
                                      <a:pt x="0" y="0"/>
                                    </a:moveTo>
                                    <a:lnTo>
                                      <a:pt x="1094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7475" name="Group 2755"/>
                          <wpg:cNvGrpSpPr>
                            <a:grpSpLocks/>
                          </wpg:cNvGrpSpPr>
                          <wpg:grpSpPr bwMode="auto">
                            <a:xfrm>
                              <a:off x="11145" y="13305"/>
                              <a:ext cx="1939" cy="0"/>
                              <a:chOff x="11145" y="13305"/>
                              <a:chExt cx="1939" cy="0"/>
                            </a:xfrm>
                          </wpg:grpSpPr>
                          <wps:wsp>
                            <wps:cNvPr id="7477" name="Freeform 2756"/>
                            <wps:cNvSpPr>
                              <a:spLocks/>
                            </wps:cNvSpPr>
                            <wps:spPr bwMode="auto">
                              <a:xfrm>
                                <a:off x="11145" y="13305"/>
                                <a:ext cx="1939" cy="0"/>
                              </a:xfrm>
                              <a:custGeom>
                                <a:avLst/>
                                <a:gdLst>
                                  <a:gd name="T0" fmla="*/ 1094 w 1939"/>
                                  <a:gd name="T1" fmla="*/ 0 w 1939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939">
                                    <a:moveTo>
                                      <a:pt x="1094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78" name="Freeform 2757"/>
                            <wps:cNvSpPr>
                              <a:spLocks/>
                            </wps:cNvSpPr>
                            <wps:spPr bwMode="auto">
                              <a:xfrm>
                                <a:off x="11145" y="13305"/>
                                <a:ext cx="1939" cy="0"/>
                              </a:xfrm>
                              <a:custGeom>
                                <a:avLst/>
                                <a:gdLst>
                                  <a:gd name="T0" fmla="*/ 0 w 1939"/>
                                  <a:gd name="T1" fmla="*/ 1094 w 1939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939">
                                    <a:moveTo>
                                      <a:pt x="0" y="0"/>
                                    </a:moveTo>
                                    <a:lnTo>
                                      <a:pt x="1094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7479" name="Freeform 2758"/>
                          <wps:cNvSpPr>
                            <a:spLocks/>
                          </wps:cNvSpPr>
                          <wps:spPr bwMode="auto">
                            <a:xfrm>
                              <a:off x="11816" y="15105"/>
                              <a:ext cx="424" cy="0"/>
                            </a:xfrm>
                            <a:custGeom>
                              <a:avLst/>
                              <a:gdLst>
                                <a:gd name="T0" fmla="*/ 0 w 424"/>
                                <a:gd name="T1" fmla="*/ 423 w 424"/>
                                <a:gd name="T2" fmla="*/ 0 60000 65536"/>
                                <a:gd name="T3" fmla="*/ 0 60000 65536"/>
                              </a:gdLst>
                              <a:ahLst/>
                              <a:cxnLst>
                                <a:cxn ang="T2">
                                  <a:pos x="T0" y="0"/>
                                </a:cxn>
                                <a:cxn ang="T3">
                                  <a:pos x="T1" y="0"/>
                                </a:cxn>
                              </a:cxnLst>
                              <a:rect l="0" t="0" r="r" b="b"/>
                              <a:pathLst>
                                <a:path w="424">
                                  <a:moveTo>
                                    <a:pt x="0" y="0"/>
                                  </a:moveTo>
                                  <a:lnTo>
                                    <a:pt x="423" y="0"/>
                                  </a:ln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19191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80" name="Freeform 2759"/>
                          <wps:cNvSpPr>
                            <a:spLocks/>
                          </wps:cNvSpPr>
                          <wps:spPr bwMode="auto">
                            <a:xfrm>
                              <a:off x="11160" y="15085"/>
                              <a:ext cx="0" cy="40"/>
                            </a:xfrm>
                            <a:custGeom>
                              <a:avLst/>
                              <a:gdLst>
                                <a:gd name="T0" fmla="*/ 0 h 40"/>
                                <a:gd name="T1" fmla="*/ 40 h 40"/>
                                <a:gd name="T2" fmla="*/ 0 60000 65536"/>
                                <a:gd name="T3" fmla="*/ 0 60000 65536"/>
                              </a:gdLst>
                              <a:ahLst/>
                              <a:cxnLst>
                                <a:cxn ang="T2">
                                  <a:pos x="0" y="T0"/>
                                </a:cxn>
                                <a:cxn ang="T3">
                                  <a:pos x="0" y="T1"/>
                                </a:cxn>
                              </a:cxnLst>
                              <a:rect l="0" t="0" r="r" b="b"/>
                              <a:pathLst>
                                <a:path h="40">
                                  <a:moveTo>
                                    <a:pt x="0" y="0"/>
                                  </a:moveTo>
                                  <a:lnTo>
                                    <a:pt x="0" y="40"/>
                                  </a:ln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19191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81" name="Rectangle 2760"/>
                          <wps:cNvSpPr>
                            <a:spLocks/>
                          </wps:cNvSpPr>
                          <wps:spPr bwMode="auto">
                            <a:xfrm>
                              <a:off x="11176" y="14864"/>
                              <a:ext cx="640" cy="6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82" name="Rectangle 2761"/>
                          <wps:cNvSpPr>
                            <a:spLocks/>
                          </wps:cNvSpPr>
                          <wps:spPr bwMode="auto">
                            <a:xfrm>
                              <a:off x="11156" y="14844"/>
                              <a:ext cx="680" cy="68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191919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7483" name="Text Box 2594"/>
                        <wps:cNvSpPr txBox="1">
                          <a:spLocks noChangeArrowheads="1"/>
                        </wps:cNvSpPr>
                        <wps:spPr bwMode="auto">
                          <a:xfrm>
                            <a:off x="11203" y="8034"/>
                            <a:ext cx="720" cy="1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-15" w:right="-15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Sciences &amp;</w:t>
                              </w:r>
                            </w:p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exact"/>
                                <w:ind w:left="202" w:right="202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Health</w:t>
                              </w:r>
                            </w:p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exact"/>
                                <w:ind w:left="-7" w:right="-7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Professions</w:t>
                              </w:r>
                            </w:p>
                          </w:txbxContent>
                        </wps:txbx>
                        <wps:bodyPr rot="0" vert="vert" wrap="square" lIns="0" tIns="0" rIns="0" bIns="0" anchor="t" anchorCtr="0" upright="1">
                          <a:noAutofit/>
                        </wps:bodyPr>
                      </wps:wsp>
                      <wps:wsp>
                        <wps:cNvPr id="7484" name="Text Box 2593"/>
                        <wps:cNvSpPr txBox="1">
                          <a:spLocks noChangeArrowheads="1"/>
                        </wps:cNvSpPr>
                        <wps:spPr bwMode="auto">
                          <a:xfrm>
                            <a:off x="11423" y="9772"/>
                            <a:ext cx="480" cy="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-15" w:right="-15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Graduate</w:t>
                              </w:r>
                            </w:p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exact"/>
                                <w:ind w:right="125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School</w:t>
                              </w:r>
                            </w:p>
                          </w:txbxContent>
                        </wps:txbx>
                        <wps:bodyPr rot="0" vert="vert" wrap="square" lIns="0" tIns="0" rIns="0" bIns="0" anchor="t" anchorCtr="0" upright="1">
                          <a:noAutofit/>
                        </wps:bodyPr>
                      </wps:wsp>
                      <wps:wsp>
                        <wps:cNvPr id="7485" name="Text Box 2592"/>
                        <wps:cNvSpPr txBox="1">
                          <a:spLocks noChangeArrowheads="1"/>
                        </wps:cNvSpPr>
                        <wps:spPr bwMode="auto">
                          <a:xfrm>
                            <a:off x="11403" y="11621"/>
                            <a:ext cx="480" cy="1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229" w:right="229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Course</w:t>
                              </w:r>
                            </w:p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exact"/>
                                <w:ind w:left="-15" w:right="-15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Descriptions</w:t>
                              </w:r>
                            </w:p>
                          </w:txbxContent>
                        </wps:txbx>
                        <wps:bodyPr rot="0" vert="vert" wrap="square" lIns="0" tIns="0" rIns="0" bIns="0" anchor="t" anchorCtr="0" upright="1">
                          <a:noAutofit/>
                        </wps:bodyPr>
                      </wps:wsp>
                      <wps:wsp>
                        <wps:cNvPr id="7486" name="Text Box 2591"/>
                        <wps:cNvSpPr txBox="1">
                          <a:spLocks noChangeArrowheads="1"/>
                        </wps:cNvSpPr>
                        <wps:spPr bwMode="auto">
                          <a:xfrm>
                            <a:off x="11383" y="13480"/>
                            <a:ext cx="480" cy="1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-15" w:right="-15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Personnel &amp;Index</w:t>
                              </w:r>
                            </w:p>
                          </w:txbxContent>
                        </wps:txbx>
                        <wps:bodyPr rot="0" vert="vert" wrap="square" lIns="0" tIns="0" rIns="0" bIns="0" anchor="t" anchorCtr="0" upright="1">
                          <a:noAutofit/>
                        </wps:bodyPr>
                      </wps:wsp>
                      <wps:wsp>
                        <wps:cNvPr id="7487" name="Text Box 2590"/>
                        <wps:cNvSpPr txBox="1">
                          <a:spLocks noChangeArrowheads="1"/>
                        </wps:cNvSpPr>
                        <wps:spPr bwMode="auto">
                          <a:xfrm>
                            <a:off x="11515" y="577"/>
                            <a:ext cx="377" cy="1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48B7" w:rsidRPr="008A161B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20" w:right="-30"/>
                                <w:rPr>
                                  <w:rFonts w:ascii="Century Gothic" w:hAnsi="Century Gothic" w:cs="Century Gothic"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8A161B"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  <w:t>Albany State</w:t>
                              </w:r>
                            </w:p>
                          </w:txbxContent>
                        </wps:txbx>
                        <wps:bodyPr rot="0" vert="vert" wrap="square" lIns="0" tIns="0" rIns="0" bIns="0" anchor="t" anchorCtr="0" upright="1">
                          <a:noAutofit/>
                        </wps:bodyPr>
                      </wps:wsp>
                      <wps:wsp>
                        <wps:cNvPr id="7488" name="Text Box 2588"/>
                        <wps:cNvSpPr txBox="1">
                          <a:spLocks noChangeArrowheads="1"/>
                        </wps:cNvSpPr>
                        <wps:spPr bwMode="auto">
                          <a:xfrm>
                            <a:off x="11623" y="4416"/>
                            <a:ext cx="240" cy="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20" w:right="-30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Business</w:t>
                              </w:r>
                            </w:p>
                          </w:txbxContent>
                        </wps:txbx>
                        <wps:bodyPr rot="0" vert="vert" wrap="square" lIns="0" tIns="0" rIns="0" bIns="0" anchor="t" anchorCtr="0" upright="1">
                          <a:noAutofit/>
                        </wps:bodyPr>
                      </wps:wsp>
                      <wps:wsp>
                        <wps:cNvPr id="7489" name="Text Box 2587"/>
                        <wps:cNvSpPr txBox="1">
                          <a:spLocks noChangeArrowheads="1"/>
                        </wps:cNvSpPr>
                        <wps:spPr bwMode="auto">
                          <a:xfrm>
                            <a:off x="11623" y="6136"/>
                            <a:ext cx="240" cy="10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20" w:right="-30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Education</w:t>
                              </w:r>
                            </w:p>
                          </w:txbxContent>
                        </wps:txbx>
                        <wps:bodyPr rot="0" vert="vert" wrap="square" lIns="0" tIns="0" rIns="0" bIns="0" anchor="t" anchorCtr="0" upright="1">
                          <a:noAutofit/>
                        </wps:bodyPr>
                      </wps:wsp>
                      <wps:wsp>
                        <wps:cNvPr id="7490" name="Text Box 2589"/>
                        <wps:cNvSpPr txBox="1">
                          <a:spLocks noChangeArrowheads="1"/>
                        </wps:cNvSpPr>
                        <wps:spPr bwMode="auto">
                          <a:xfrm>
                            <a:off x="11383" y="2499"/>
                            <a:ext cx="530" cy="1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48B7" w:rsidRPr="008A161B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20" w:right="-30"/>
                                <w:rPr>
                                  <w:rFonts w:ascii="Century Gothic" w:hAnsi="Century Gothic" w:cs="Century Gothic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8A161B"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Arts &amp; Humanities</w:t>
                              </w:r>
                            </w:p>
                          </w:txbxContent>
                        </wps:txbx>
                        <wps:bodyPr rot="0" vert="vert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091" o:spid="_x0000_s1140" style="position:absolute;left:0;text-align:left;margin-left:426.9pt;margin-top:-21.1pt;width:156.05pt;height:795.85pt;z-index:-251598848" coordorigin="9121,-62" coordsize="3121,159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">
                <v:group id="Group 2735" o:spid="_x0000_s1141" style="position:absolute;left:9121;top:-62;width:3121;height:15917" coordorigin="9119" coordsize="3121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FBbPdxgAAAN0A&#10;AAAPAAAAAAAAAAAAAAAAAKoCAABkcnMvZG93bnJldi54bWxQSwUGAAAAAAQABAD6AAAAnQMAAAAA&#10;">
                  <v:rect id="Rectangle 2736" o:spid="_x0000_s1142" style="position:absolute;left:11160;width:1080;height:2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2W4ccA&#10;AADdAAAADwAAAGRycy9kb3ducmV2LnhtbESPQWvCQBSE74X+h+UVvBTdGGxaUlcRURCkh2gt9vbI&#10;PpNg9m3Irhr/vSsIHoeZ+YYZTztTizO1rrKsYDiIQBDnVldcKPjdLvtfIJxH1lhbJgVXcjCdvL6M&#10;MdX2whmdN74QAcIuRQWl900qpctLMugGtiEO3sG2Bn2QbSF1i5cAN7WMoyiRBisOCyU2NC8pP25O&#10;RsEi3s8O6zprsh+z3w0pNu/5/59Svbdu9g3CU+ef4Ud7pRV8jj4SuL8JT0BOb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btluHHAAAA3QAAAA8AAAAAAAAAAAAAAAAAmAIAAGRy&#10;cy9kb3ducmV2LnhtbFBLBQYAAAAABAAEAPUAAACMAwAAAAA=&#10;" fillcolor="#474747" stroked="f">
                    <v:path arrowok="t"/>
                  </v:rect>
                  <v:rect id="Rectangle 2737" o:spid="_x0000_s1143" style="position:absolute;left:11160;top:4294;width:1080;height:115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64I8YA&#10;AADdAAAADwAAAGRycy9kb3ducmV2LnhtbESPT2vCQBTE70K/w/IKvelGUWNTVxFBES/1T0uvr9ln&#10;Esy+DbtbE799t1DwOMzMb5j5sjO1uJHzlWUFw0ECgji3uuJCwcd505+B8AFZY22ZFNzJw3Lx1Jtj&#10;pm3LR7qdQiEihH2GCsoQmkxKn5dk0A9sQxy9i3UGQ5SukNphG+GmlqMkmUqDFceFEhtal5RfTz9G&#10;Qes6mmwL/T6b7j/Pr1/fKTYHp9TLc7d6AxGoC4/wf3unFaTjSQp/b+ITk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z64I8YAAADdAAAADwAAAAAAAAAAAAAAAACYAgAAZHJz&#10;L2Rvd25yZXYueG1sUEsFBgAAAAAEAAQA9QAAAIsDAAAAAA==&#10;" fillcolor="#dcdcdc" stroked="f">
                    <v:path arrowok="t"/>
                  </v:rect>
                  <v:rect id="Rectangle 2738" o:spid="_x0000_s1144" style="position:absolute;left:11160;top:2513;width:1080;height:17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vKyccA&#10;AADdAAAADwAAAGRycy9kb3ducmV2LnhtbESPwWrCQBCG74W+wzIFb3WjtFqiq4gYKT2Umnrpbdgd&#10;k2B2NmS3MX37zqHQ4/DP/8186+3oWzVQH5vABmbTDBSxDa7hysD5s3h8ARUTssM2MBn4oQjbzf3d&#10;GnMXbnyioUyVEgjHHA3UKXW51tHW5DFOQ0cs2SX0HpOMfaVdjzeB+1bPs2yhPTYsF2rsaF+TvZbf&#10;Xij7xeE6+xjKcLLLr/fCHt6OxdmYycO4W4FKNKb/5b/2qzOwfHqWd8VGTEBv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8bysnHAAAA3QAAAA8AAAAAAAAAAAAAAAAAmAIAAGRy&#10;cy9kb3ducmV2LnhtbFBLBQYAAAAABAAEAPUAAACMAwAAAAA=&#10;" fillcolor="#d8d8d8 [2732]" stroked="f">
                    <v:path arrowok="t"/>
                  </v:rect>
                  <v:rect id="Rectangle 1096" o:spid="_x0000_s1145" style="position:absolute;left:9159;top:393;width:2320;height:3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8DoMcA&#10;AADdAAAADwAAAGRycy9kb3ducmV2LnhtbESPzWrDMBCE74W+g9hAb43sEjepEzmUQkJTcsnPpbe1&#10;tbFNrJWxVNt9+6hQyHGYmW+Y1Xo0jeipc7VlBfE0AkFcWF1zqeB82jwvQDiPrLGxTAp+ycE6e3xY&#10;YartwAfqj74UAcIuRQWV920qpSsqMuimtiUO3sV2Bn2QXSl1h0OAm0a+RNGrNFhzWKiwpY+Kiuvx&#10;xyjId/uD336dt/0iL9vG5t/x3iZKPU3G9yUIT6O/h//bn1rBfJa8wd+b8ARkd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SvA6DHAAAA3QAAAA8AAAAAAAAAAAAAAAAAmAIAAGRy&#10;cy9kb3ducmV2LnhtbFBLBQYAAAAABAAEAPUAAACMAwAAAAA=&#10;" stroked="f">
                    <v:path arrowok="t"/>
                  </v:rect>
                  <v:rect id="Rectangle 2740" o:spid="_x0000_s1146" style="position:absolute;left:9139;top:373;width:2360;height: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vxX8UA&#10;AADdAAAADwAAAGRycy9kb3ducmV2LnhtbERPy2rCQBTdC/2H4Ra6EZ1Y2qjRUbQg7ariA8TdNXNN&#10;0mbuhJlpTP++syi4PJz3fNmZWrTkfGVZwWiYgCDOra64UHA8bAYTED4ga6wtk4Jf8rBcPPTmmGl7&#10;4x21+1CIGMI+QwVlCE0mpc9LMuiHtiGO3NU6gyFCV0jt8BbDTS2fkySVBiuODSU29FZS/r3/MQq+&#10;Tu9uPT2/brf5pW43lH4mo3FfqafHbjUDEagLd/G/+0MrGL+kcX98E5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q/FfxQAAAN0AAAAPAAAAAAAAAAAAAAAAAJgCAABkcnMv&#10;ZG93bnJldi54bWxQSwUGAAAAAAQABAD1AAAAigMAAAAA&#10;" filled="f" strokecolor="#a3a3a3" strokeweight="2pt">
                    <v:path arrowok="t"/>
                  </v:rect>
                  <v:rect id="Rectangle 2741" o:spid="_x0000_s1147" style="position:absolute;left:11145;top:2485;width:1094;height: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1J+JsgA&#10;AADdAAAADwAAAGRycy9kb3ducmV2LnhtbESPQWvCQBSE7wX/w/KEXopuIqISs5FS2tJDKRr14O2R&#10;fSbB7Ns0uzXx33cLBY/DzHzDpJvBNOJKnastK4inEQjiwuqaSwWH/dtkBcJ5ZI2NZVJwIwebbPSQ&#10;YqJtzzu65r4UAcIuQQWV920ipSsqMuimtiUO3tl2Bn2QXSl1h32Am0bOomghDdYcFips6aWi4pL/&#10;GAXvX7fP2dMlPsavQ18f5qfvcrtEpR7Hw/MahKfB38P/7Q+tYDlfxPD3JjwBmf0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vUn4myAAAAN0AAAAPAAAAAAAAAAAAAAAAAJgCAABk&#10;cnMvZG93bnJldi54bWxQSwUGAAAAAAQABAD1AAAAjQMAAAAA&#10;" fillcolor="#191919" stroked="f">
                    <v:path arrowok="t"/>
                  </v:rect>
                  <v:rect id="Rectangle 2742" o:spid="_x0000_s1148" style="position:absolute;left:11145;top:4285;width:1094;height: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DgUcgA&#10;AADdAAAADwAAAGRycy9kb3ducmV2LnhtbESPQWvCQBSE74X+h+UVvBSzSRCVNKuIaOmhlNbqwdsj&#10;+5oEs29jdmviv3eFQo/DzHzD5MvBNOJCnastK0iiGARxYXXNpYL993Y8B+E8ssbGMim4koPl4vEh&#10;x0zbnr/osvOlCBB2GSqovG8zKV1RkUEX2ZY4eD+2M+iD7EqpO+wD3DQyjeOpNFhzWKiwpXVFxWn3&#10;axS8flzf0+dTckg2Q1/vJ8dz+TlDpUZPw+oFhKfB/4f/2m9awWwyTeH+JjwBubg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fgOBRyAAAAN0AAAAPAAAAAAAAAAAAAAAAAJgCAABk&#10;cnMvZG93bnJldi54bWxQSwUGAAAAAAQABAD1AAAAjQMAAAAA&#10;" fillcolor="#191919" stroked="f">
                    <v:path arrowok="t"/>
                  </v:rect>
                  <v:group id="Group 2743" o:spid="_x0000_s1149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8xEj8cAAADdAAAADwAAAGRycy9kb3ducmV2LnhtbESPT2vCQBTE7wW/w/KE&#10;3nQTbVWiq4jU0oMI/gHx9sg+k2D2bciuSfz23YLQ4zAzv2EWq86UoqHaFZYVxMMIBHFqdcGZgvNp&#10;O5iBcB5ZY2mZFDzJwWrZe1tgom3LB2qOPhMBwi5BBbn3VSKlS3My6Ia2Ig7ezdYGfZB1JnWNbYCb&#10;Uo6iaCINFhwWcqxok1N6Pz6Mgu8W2/U4/mp299vmeT197i+7mJR673frOQhPnf8Pv9o/WsH0YzKG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8xEj8cAAADd&#10;AAAADwAAAAAAAAAAAAAAAACqAgAAZHJzL2Rvd25yZXYueG1sUEsFBgAAAAAEAAQA+gAAAJ4DAAAA&#10;AA==&#10;">
                    <v:shape id="Freeform 2744" o:spid="_x0000_s1150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eOgsgA&#10;AADdAAAADwAAAGRycy9kb3ducmV2LnhtbESPT2vCQBTE70K/w/IKvYhuao1KdJUiCD2VahvQ2yP7&#10;TILZtyG7zZ9++m6h4HGYmd8wm11vKtFS40rLCp6nEQjizOqScwVfn4fJCoTzyBory6RgIAe77cNo&#10;g4m2HR+pPflcBAi7BBUU3teJlC4ryKCb2po4eFfbGPRBNrnUDXYBbio5i6KFNFhyWCiwpn1B2e30&#10;bRSsqviFKP24jNv05/0Qt+chS89KPT32r2sQnnp/D/+337SC5Xwxh7834Qn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ah46CyAAAAN0AAAAPAAAAAAAAAAAAAAAAAJgCAABk&#10;cnMvZG93bnJldi54bWxQSwUGAAAAAAQABAD1AAAAjQMAAAAA&#10;" path="m1094,l,e" filled="f" strokecolor="#191919" strokeweight="2pt">
                      <v:path arrowok="t" o:connecttype="custom" o:connectlocs="1094,0;0,0" o:connectangles="0,0"/>
                    </v:shape>
                    <v:shape id="Freeform 2745" o:spid="_x0000_s1151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srGccA&#10;AADdAAAADwAAAGRycy9kb3ducmV2LnhtbESPQWvCQBSE7wX/w/KEXorZ2DYqMauUgtCTVGtAb4/s&#10;Mwlm34bsNsb+erdQ6HGYmW+YbD2YRvTUudqygmkUgyAurK65VHD42kwWIJxH1thYJgU3crBejR4y&#10;TLW98o76vS9FgLBLUUHlfZtK6YqKDLrItsTBO9vOoA+yK6Xu8BrgppHPcTyTBmsOCxW29F5Rcdl/&#10;GwWLJnkhyj9PT33+s90k/fFW5EelHsfD2xKEp8H/h//aH1rB/HWWwO+b8ATk6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XLKxnHAAAA3QAAAA8AAAAAAAAAAAAAAAAAmAIAAGRy&#10;cy9kb3ducmV2LnhtbFBLBQYAAAAABAAEAPUAAACMAwAAAAA=&#10;" path="m,l1094,e" filled="f" strokecolor="#191919" strokeweight="2pt">
                      <v:path arrowok="t" o:connecttype="custom" o:connectlocs="0,0;1094,0" o:connectangles="0,0"/>
                    </v:shape>
                  </v:group>
                  <v:group id="Group 2746" o:spid="_x0000_s1152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7u+cXxgAAAN0A&#10;AAAPAAAAAAAAAAAAAAAAAKoCAABkcnMvZG93bnJldi54bWxQSwUGAAAAAAQABAD6AAAAnQMAAAAA&#10;">
                    <v:shape id="Freeform 2747" o:spid="_x0000_s1153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6eZMQA&#10;AADdAAAADwAAAGRycy9kb3ducmV2LnhtbESPS6vCMBSE94L/IRzBjWh6xdetRpELihsRHwuX5zbH&#10;tticlCZq/fdGEFwOM/MNM1vUphB3qlxuWcFPLwJBnFidc6rgdFx1JyCcR9ZYWCYFT3KwmDcbM4y1&#10;ffCe7gefigBhF6OCzPsyltIlGRl0PVsSB+9iK4M+yCqVusJHgJtC9qNoJA3mHBYyLOkvo+R6uBkF&#10;587qYiL3O+zs1vRPx4G+LZOtUu1WvZyC8FT7b/jT3mgF48FoDO834QnI+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YenmTEAAAA3QAAAA8AAAAAAAAAAAAAAAAAmAIAAGRycy9k&#10;b3ducmV2LnhtbFBLBQYAAAAABAAEAPUAAACJAwAAAAA=&#10;" path="m1094,l,e" filled="f" strokecolor="#191919" strokeweight="2pt">
                      <v:path arrowok="t" o:connecttype="custom" o:connectlocs="1094,0;0,0" o:connectangles="0,0"/>
                    </v:shape>
                    <v:shape id="Freeform 2748" o:spid="_x0000_s1154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4EKFsAA&#10;AADdAAAADwAAAGRycy9kb3ducmV2LnhtbERPy6rCMBDdX/AfwghuRFPFZzWKCIobER8Ll2MztsVm&#10;Upqo9e/NQrjLw3nPl7UpxIsql1tW0OtGIIgTq3NOFVzOm84EhPPIGgvLpOBDDpaLxt8cY23ffKTX&#10;yacihLCLUUHmfRlL6ZKMDLquLYkDd7eVQR9glUpd4TuEm0L2o2gkDeYcGjIsaZ1R8jg9jYJre3M3&#10;kZsO24ct3eg80M9Vsleq1axXMxCeav8v/rl3WsF4MApzw5vwBOTi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4EKFsAAAADdAAAADwAAAAAAAAAAAAAAAACYAgAAZHJzL2Rvd25y&#10;ZXYueG1sUEsFBgAAAAAEAAQA9QAAAIUDAAAAAA==&#10;" path="m,l1094,e" filled="f" strokecolor="#191919" strokeweight="2pt">
                      <v:path arrowok="t" o:connecttype="custom" o:connectlocs="0,0;1094,0" o:connectangles="0,0"/>
                    </v:shape>
                  </v:group>
                  <v:group id="Group 2749" o:spid="_x0000_s1155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yiRzZccAAADd&#10;AAAADwAAAAAAAAAAAAAAAACqAgAAZHJzL2Rvd25yZXYueG1sUEsFBgAAAAAEAAQA+gAAAJ4DAAAA&#10;AA==&#10;">
                    <v:shape id="Freeform 2750" o:spid="_x0000_s1156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UeXMUA&#10;AADdAAAADwAAAGRycy9kb3ducmV2LnhtbERPy2rCQBTdC/7DcIVuRCe29UF0EqQQ6KpY24DdXTK3&#10;STBzJ2SmSezXO4tCl4fzPqSjaURPnastK1gtIxDEhdU1lwo+P7LFDoTzyBoby6TgRg7SZDo5YKzt&#10;wO/Un30pQgi7GBVU3rexlK6oyKBb2pY4cN+2M+gD7EqpOxxCuGnkYxRtpMGaQ0OFLb1UVFzPP0bB&#10;rlk/EeWnr3mf/75l6/5yK/KLUg+z8bgH4Wn0/+I/96tWsH3ehv3hTXgCMr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ZR5cxQAAAN0AAAAPAAAAAAAAAAAAAAAAAJgCAABkcnMv&#10;ZG93bnJldi54bWxQSwUGAAAAAAQABAD1AAAAigMAAAAA&#10;" path="m1094,l,e" filled="f" strokecolor="#191919" strokeweight="2pt">
                      <v:path arrowok="t" o:connecttype="custom" o:connectlocs="1094,0;0,0" o:connectangles="0,0"/>
                    </v:shape>
                    <v:shape id="Freeform 2751" o:spid="_x0000_s1157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m7x8cA&#10;AADdAAAADwAAAGRycy9kb3ducmV2LnhtbESPT2vCQBTE7wW/w/IEL0U32vqH6CoiCJ6kVQN6e2Sf&#10;STD7NmTXGPvp3UKhx2FmfsMsVq0pRUO1KywrGA4iEMSp1QVnCk7HbX8GwnlkjaVlUvAkB6tl522B&#10;sbYP/qbm4DMRIOxiVJB7X8VSujQng25gK+LgXW1t0AdZZ1LX+AhwU8pRFE2kwYLDQo4VbXJKb4e7&#10;UTArxx9EydflvUl+9ttxc36myVmpXrddz0F4av1/+K+90wqmn9Mh/L4JT0Au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8pu8fHAAAA3QAAAA8AAAAAAAAAAAAAAAAAmAIAAGRy&#10;cy9kb3ducmV2LnhtbFBLBQYAAAAABAAEAPUAAACMAwAAAAA=&#10;" path="m,l1094,e" filled="f" strokecolor="#191919" strokeweight="2pt">
                      <v:path arrowok="t" o:connecttype="custom" o:connectlocs="0,0;1094,0" o:connectangles="0,0"/>
                    </v:shape>
                  </v:group>
                  <v:group id="Group 2752" o:spid="_x0000_s1158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Vl3yc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HkczKC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Vl3yccAAADd&#10;AAAADwAAAAAAAAAAAAAAAACqAgAAZHJzL2Rvd25yZXYueG1sUEsFBgAAAAAEAAQA+gAAAJ4DAAAA&#10;AA==&#10;">
                    <v:shape id="Freeform 2753" o:spid="_x0000_s1159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eAK8YA&#10;AADdAAAADwAAAGRycy9kb3ducmV2LnhtbESPT2vCQBTE7wW/w/IEL0U3/pfUVUQQPEmrBuztkX1N&#10;QrNvQ3aN0U/vFoQeh5n5DbNct6YUDdWusKxgOIhAEKdWF5wpOJ92/QUI55E1lpZJwZ0crFedtyXG&#10;2t74i5qjz0SAsItRQe59FUvp0pwMuoGtiIP3Y2uDPsg6k7rGW4CbUo6iaCYNFhwWcqxom1P6e7wa&#10;BYtyOiZKPr/fm+Rx2E2byz1NLkr1uu3mA4Sn1v+HX+29VjCfzMfw9yY8Abl6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LeAK8YAAADdAAAADwAAAAAAAAAAAAAAAACYAgAAZHJz&#10;L2Rvd25yZXYueG1sUEsFBgAAAAAEAAQA9QAAAIsDAAAAAA==&#10;" path="m1094,l,e" filled="f" strokecolor="#191919" strokeweight="2pt">
                      <v:path arrowok="t" o:connecttype="custom" o:connectlocs="1094,0;0,0" o:connectangles="0,0"/>
                    </v:shape>
                    <v:shape id="Freeform 2754" o:spid="_x0000_s1160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4YX8gA&#10;AADdAAAADwAAAGRycy9kb3ducmV2LnhtbESPT2vCQBTE70K/w/IKvYjZ1BoNqasUQeip1D8Be3tk&#10;X5PQ7NuQ3cbYT+8KBY/DzPyGWa4H04ieOldbVvAcxSCIC6trLhUcD9tJCsJ5ZI2NZVJwIQfr1cNo&#10;iZm2Z95Rv/elCBB2GSqovG8zKV1RkUEX2ZY4eN+2M+iD7EqpOzwHuGnkNI7n0mDNYaHCljYVFT/7&#10;X6MgbZIXovzza9znfx/bpD9divyk1NPj8PYKwtPg7+H/9rtWsJgtZnB7E56AXF0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XhhfyAAAAN0AAAAPAAAAAAAAAAAAAAAAAJgCAABk&#10;cnMvZG93bnJldi54bWxQSwUGAAAAAAQABAD1AAAAjQMAAAAA&#10;" path="m,l1094,e" filled="f" strokecolor="#191919" strokeweight="2pt">
                      <v:path arrowok="t" o:connecttype="custom" o:connectlocs="0,0;1094,0" o:connectangles="0,0"/>
                    </v:shape>
                  </v:group>
                  <v:group id="Group 2755" o:spid="_x0000_s1161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M6w773IAAAA&#10;3QAAAA8AAAAAAAAAAAAAAAAAqgIAAGRycy9kb3ducmV2LnhtbFBLBQYAAAAABAAEAPoAAACfAwAA&#10;AAA=&#10;">
                    <v:shape id="Freeform 2756" o:spid="_x0000_s1162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VI9McA&#10;AADdAAAADwAAAGRycy9kb3ducmV2LnhtbESP0WrCQBRE3wX/YblCX0Q3ETUldRUpLbQIxagfcMne&#10;JrHZuzG7jfHvu4LQx2FmzjCrTW9q0VHrKssK4mkEgji3uuJCwen4PnkG4TyyxtoyKbiRg816OFhh&#10;qu2VM+oOvhABwi5FBaX3TSqly0sy6Ka2IQ7et20N+iDbQuoWrwFuajmLoqU0WHFYKLGh15Lyn8Ov&#10;UbDMZl/x+bJ4O+vxbtsd4/0l+9wr9TTqty8gPPX+P/xof2gFyTxJ4P4mPAG5/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plSPTHAAAA3QAAAA8AAAAAAAAAAAAAAAAAmAIAAGRy&#10;cy9kb3ducmV2LnhtbFBLBQYAAAAABAAEAPUAAACMAwAAAAA=&#10;" path="m1094,l,e" filled="f" strokecolor="#191919" strokeweight="2pt">
                      <v:path arrowok="t" o:connecttype="custom" o:connectlocs="1094,0;0,0" o:connectangles="0,0"/>
                    </v:shape>
                    <v:shape id="Freeform 2757" o:spid="_x0000_s1163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rchsQA&#10;AADdAAAADwAAAGRycy9kb3ducmV2LnhtbERP3WrCMBS+H/gO4Qi7GZpWNpVqFJEJG4JY9QEOzbGt&#10;Nie1ibV7e3Mx8PLj+58vO1OJlhpXWlYQDyMQxJnVJecKTsfNYArCeWSNlWVS8EcOlove2xwTbR+c&#10;UnvwuQgh7BJUUHhfJ1K6rCCDbmhr4sCdbWPQB9jkUjf4COGmkqMoGkuDJYeGAmtaF5RdD3ejYJyO&#10;dvHl9vV90R/bVXuM97f0d6/Ue79bzUB46vxL/O/+0Qomn5MwN7wJT0A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63IbEAAAA3QAAAA8AAAAAAAAAAAAAAAAAmAIAAGRycy9k&#10;b3ducmV2LnhtbFBLBQYAAAAABAAEAPUAAACJAwAAAAA=&#10;" path="m,l1094,e" filled="f" strokecolor="#191919" strokeweight="2pt">
                      <v:path arrowok="t" o:connecttype="custom" o:connectlocs="0,0;1094,0" o:connectangles="0,0"/>
                    </v:shape>
                  </v:group>
                  <v:shape id="Freeform 2758" o:spid="_x0000_s1164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DmWsUA&#10;AADdAAAADwAAAGRycy9kb3ducmV2LnhtbESP3YrCMBSE7wXfIRxh7zT1B+12jSKCsLAgaEX28mxz&#10;bIvNSW2yWt/eCIKXw8x8w8yXranElRpXWlYwHEQgiDOrS84VHNJNPwbhPLLGyjIpuJOD5aLbmWOi&#10;7Y13dN37XAQIuwQVFN7XiZQuK8igG9iaOHgn2xj0QTa51A3eAtxUchRFU2mw5LBQYE3rgrLz/t8o&#10;sMd8/ZceL5nf7n4imf668XYaK/XRa1dfIDy1/h1+tb+1gtlk9gnPN+EJyM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0OZaxQAAAN0AAAAPAAAAAAAAAAAAAAAAAJgCAABkcnMv&#10;ZG93bnJldi54bWxQSwUGAAAAAAQABAD1AAAAigMAAAAA&#10;" path="m,l423,e" filled="f" strokecolor="#191919" strokeweight="2pt">
                    <v:path arrowok="t" o:connecttype="custom" o:connectlocs="0,0;423,0" o:connectangles="0,0"/>
                  </v:shape>
                  <v:shape id="Freeform 2759" o:spid="_x0000_s1165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IAicIA&#10;AADdAAAADwAAAGRycy9kb3ducmV2LnhtbERPy2oCMRTdF/oP4Ra6KTXTVhwZjSKlLW59UHB3nVyT&#10;oZObkKQ6/n2zKLg8nPd8ObhenCmmzrOCl1EFgrj1umOjYL/7fJ6CSBlZY++ZFFwpwXJxfzfHRvsL&#10;b+i8zUaUEE4NKrA5h0bK1FpymEY+EBfu5KPDXGA0Uke8lHDXy9eqmkiHHZcGi4HeLbU/21+nYFPX&#10;RwrrJ2Mmb7H7uq6C/fg+KPX4MKxmIDIN+Sb+d6+1gno8LfvLm/IE5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kgCJwgAAAN0AAAAPAAAAAAAAAAAAAAAAAJgCAABkcnMvZG93&#10;bnJldi54bWxQSwUGAAAAAAQABAD1AAAAhwMAAAAA&#10;" path="m,l,40e" filled="f" strokecolor="#191919" strokeweight="2pt">
                    <v:path arrowok="t" o:connecttype="custom" o:connectlocs="0,0;0,40" o:connectangles="0,0"/>
                  </v:shape>
                  <v:rect id="Rectangle 2760" o:spid="_x0000_s1166" style="position:absolute;left:11176;top:14864;width:640;height:6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kj4cYA&#10;AADdAAAADwAAAGRycy9kb3ducmV2LnhtbESPT2vCQBTE7wW/w/IEb3UT0RpSVxFB0eLFP5feXrKv&#10;SWj2bciuMX57t1DwOMzMb5jFqje16Kh1lWUF8TgCQZxbXXGh4HrZvicgnEfWWFsmBQ9ysFoO3haY&#10;anvnE3VnX4gAYZeigtL7JpXS5SUZdGPbEAfvx7YGfZBtIXWL9wA3tZxE0Yc0WHFYKLGhTUn57/lm&#10;FGSH48nvvq67LsmKprbZd3y0M6VGw379CcJT71/h//ZeK5hPkxj+3oQnIJ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Lkj4cYAAADdAAAADwAAAAAAAAAAAAAAAACYAgAAZHJz&#10;L2Rvd25yZXYueG1sUEsFBgAAAAAEAAQA9QAAAIsDAAAAAA==&#10;" stroked="f">
                    <v:path arrowok="t"/>
                  </v:rect>
                  <v:rect id="Rectangle 2761" o:spid="_x0000_s1167" style="position:absolute;left:11156;top:14844;width:680;height:6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XXnccA&#10;AADdAAAADwAAAGRycy9kb3ducmV2LnhtbESP0WoCMRRE34X+Q7iFvhTNVrTarVFKocX2pXT1A66b&#10;281qcrMkUbd/3wgFH4eZOcMsVr2z4kQhtp4VPIwKEMS11y03Crabt+EcREzIGq1nUvBLEVbLm8EC&#10;S+3P/E2nKjUiQziWqMCk1JVSxtqQwzjyHXH2fnxwmLIMjdQBzxnurBwXxaN02HJeMNjRq6H6UB2d&#10;Avq6/5i+r/eHz7221jxNdtVxFpS6u+1fnkEk6tM1/N9eawWzyXwMlzf5Ccj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DV153HAAAA3QAAAA8AAAAAAAAAAAAAAAAAmAIAAGRy&#10;cy9kb3ducmV2LnhtbFBLBQYAAAAABAAEAPUAAACMAwAAAAA=&#10;" filled="f" strokecolor="#191919" strokeweight="2pt">
                    <v:path arrowok="t"/>
                  </v:rect>
                </v:group>
                <v:shape id="Text Box 2594" o:spid="_x0000_s1168" type="#_x0000_t202" style="position:absolute;left:11203;top:8034;width:720;height:11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SvP8gA&#10;AADdAAAADwAAAGRycy9kb3ducmV2LnhtbESPQWsCMRSE74L/ITzBm2attpWtUbRWkNJC1fbQ22Pz&#10;3F3cvKyb1E3/fVMQPA4z8w0zWwRTiQs1rrSsYDRMQBBnVpecK/g8bAZTEM4ja6wsk4JfcrCYdzsz&#10;TLVteUeXvc9FhLBLUUHhfZ1K6bKCDLqhrYmjd7SNQR9lk0vdYBvhppJ3SfIgDZYcFwqs6bmg7LT/&#10;MQpeVh+v6/dzCMd2NSonuL7/Gr99K9XvheUTCE/B38LX9lYreJxMx/D/Jj4BOf8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odK8/yAAAAN0AAAAPAAAAAAAAAAAAAAAAAJgCAABk&#10;cnMvZG93bnJldi54bWxQSwUGAAAAAAQABAD1AAAAjQMAAAAA&#10;" filled="f" stroked="f">
                  <v:textbox style="layout-flow:vertical" inset="0,0,0,0">
                    <w:txbxContent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-15" w:right="-15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Sciences &amp;</w:t>
                        </w:r>
                      </w:p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exact"/>
                          <w:ind w:left="202" w:right="202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Health</w:t>
                        </w:r>
                      </w:p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exact"/>
                          <w:ind w:left="-7" w:right="-7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Professions</w:t>
                        </w:r>
                      </w:p>
                    </w:txbxContent>
                  </v:textbox>
                </v:shape>
                <v:shape id="Text Box 2593" o:spid="_x0000_s1169" type="#_x0000_t202" style="position:absolute;left:11423;top:9772;width:480;height:9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503S8gA&#10;AADdAAAADwAAAGRycy9kb3ducmV2LnhtbESPQWvCQBSE74L/YXlCb3WjTa1EV9FaQcRCa9tDb4/s&#10;Mwlm36bZrdn++26h4HGYmW+Y+TKYWlyodZVlBaNhAoI4t7riQsH72/Z2CsJ5ZI21ZVLwQw6Wi35v&#10;jpm2Hb/S5egLESHsMlRQet9kUrq8JINuaBvi6J1sa9BH2RZSt9hFuKnlOEkm0mDFcaHEhh5Lys/H&#10;b6Pgaf2y3zx/hXDq1qMqxc39x93hU6mbQVjNQHgK/hr+b++0god0msLfm/gE5OI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nnTdLyAAAAN0AAAAPAAAAAAAAAAAAAAAAAJgCAABk&#10;cnMvZG93bnJldi54bWxQSwUGAAAAAAQABAD1AAAAjQMAAAAA&#10;" filled="f" stroked="f">
                  <v:textbox style="layout-flow:vertical" inset="0,0,0,0">
                    <w:txbxContent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-15" w:right="-15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Graduate</w:t>
                        </w:r>
                      </w:p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exact"/>
                          <w:ind w:right="125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School</w:t>
                        </w:r>
                      </w:p>
                    </w:txbxContent>
                  </v:textbox>
                </v:shape>
                <v:shape id="Text Box 2592" o:spid="_x0000_s1170" type="#_x0000_t202" style="position:absolute;left:11403;top:11621;width:480;height:1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GS0MkA&#10;AADdAAAADwAAAGRycy9kb3ducmV2LnhtbESPS2vDMBCE74X+B7GF3ho5aV64UUIeLYSQQB7tobfF&#10;2tgm1sq11Fj991Wg0OMwM98wk1kwlbhS40rLCrqdBARxZnXJuYL309vTGITzyBory6TghxzMpvd3&#10;E0y1bflA16PPRYSwS1FB4X2dSumyggy6jq2Jo3e2jUEfZZNL3WAb4aaSvSQZSoMlx4UCa1oWlF2O&#10;30bB62K/We2+Qji3i27Zx9Xg43n7qdTjQ5i/gPAU/H/4r73WCkb98QBub+ITkNN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iNGS0MkAAADdAAAADwAAAAAAAAAAAAAAAACYAgAA&#10;ZHJzL2Rvd25yZXYueG1sUEsFBgAAAAAEAAQA9QAAAI4DAAAAAA==&#10;" filled="f" stroked="f">
                  <v:textbox style="layout-flow:vertical" inset="0,0,0,0">
                    <w:txbxContent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229" w:right="229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Course</w:t>
                        </w:r>
                      </w:p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exact"/>
                          <w:ind w:left="-15" w:right="-15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Descriptions</w:t>
                        </w:r>
                      </w:p>
                    </w:txbxContent>
                  </v:textbox>
                </v:shape>
                <v:shape id="Text Box 2591" o:spid="_x0000_s1171" type="#_x0000_t202" style="position:absolute;left:11383;top:13480;width:480;height:11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MMp8kA&#10;AADdAAAADwAAAGRycy9kb3ducmV2LnhtbESPS2vDMBCE74X+B7GF3Bo5zRM3SkiaFkJJII/20Nti&#10;bWwTa+VYaqz8+6pQ6HGYmW+Y6TyYSlypcaVlBb1uAoI4s7rkXMHH8e1xAsJ5ZI2VZVJwIwfz2f3d&#10;FFNtW97T9eBzESHsUlRQeF+nUrqsIIOua2vi6J1sY9BH2eRSN9hGuKnkU5KMpMGS40KBNb0UlJ0P&#10;30bB63L3vtpeQji1y145wNXws7/5UqrzEBbPIDwF/x/+a6+1gvFgMoLfN/EJyNkP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eAMMp8kAAADdAAAADwAAAAAAAAAAAAAAAACYAgAA&#10;ZHJzL2Rvd25yZXYueG1sUEsFBgAAAAAEAAQA9QAAAI4DAAAAAA==&#10;" filled="f" stroked="f">
                  <v:textbox style="layout-flow:vertical" inset="0,0,0,0">
                    <w:txbxContent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-15" w:right="-15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Personnel &amp;Index</w:t>
                        </w:r>
                      </w:p>
                    </w:txbxContent>
                  </v:textbox>
                </v:shape>
                <v:shape id="Text Box 2590" o:spid="_x0000_s1172" type="#_x0000_t202" style="position:absolute;left:11515;top:577;width:377;height:17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+pPMkA&#10;AADdAAAADwAAAGRycy9kb3ducmV2LnhtbESPT2sCMRTE74V+h/AK3mrWalW2RtHagpQK/mkPvT02&#10;z93Fzcu6Sd347Ruh4HGYmd8wk1kwlThT40rLCnrdBARxZnXJuYKv/fvjGITzyBory6TgQg5m0/u7&#10;Cabatryl887nIkLYpaig8L5OpXRZQQZd19bE0TvYxqCPssmlbrCNcFPJpyQZSoMlx4UCa3otKDvu&#10;fo2Ct8XmY7k+hXBoF71ygMvn7/7nj1KdhzB/AeEp+Fv4v73SCkaD8Qiub+ITkNM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F0+pPMkAAADdAAAADwAAAAAAAAAAAAAAAACYAgAA&#10;ZHJzL2Rvd25yZXYueG1sUEsFBgAAAAAEAAQA9QAAAI4DAAAAAA==&#10;" filled="f" stroked="f">
                  <v:textbox style="layout-flow:vertical" inset="0,0,0,0">
                    <w:txbxContent>
                      <w:p w:rsidR="004648B7" w:rsidRPr="008A161B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20" w:right="-30"/>
                          <w:rPr>
                            <w:rFonts w:ascii="Century Gothic" w:hAnsi="Century Gothic" w:cs="Century Gothic"/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8A161B">
                          <w:rPr>
                            <w:rFonts w:ascii="Century Gothic" w:hAnsi="Century Gothic" w:cs="Century Gothic"/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Albany State</w:t>
                        </w:r>
                      </w:p>
                    </w:txbxContent>
                  </v:textbox>
                </v:shape>
                <v:shape id="Text Box 2588" o:spid="_x0000_s1173" type="#_x0000_t202" style="position:absolute;left:11623;top:4416;width:240;height: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A9TsYA&#10;AADdAAAADwAAAGRycy9kb3ducmV2LnhtbERPy2oCMRTdC/5DuEJ3NaO1KqNRfLRQSgUf7cLdZXKd&#10;GZzcTCepk/59syi4PJz3fBlMJW7UuNKygkE/AUGcWV1yruDz9Po4BeE8ssbKMin4JQfLRbczx1Tb&#10;lg90O/pcxBB2KSoovK9TKV1WkEHXtzVx5C62MegjbHKpG2xjuKnkMEnG0mDJsaHAmjYFZdfjj1Hw&#10;st6/b3ffIVza9aAc4fb56+njrNRDL6xmIDwFfxf/u9+0gsloGufGN/EJyM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tA9TsYAAADdAAAADwAAAAAAAAAAAAAAAACYAgAAZHJz&#10;L2Rvd25yZXYueG1sUEsFBgAAAAAEAAQA9QAAAIsDAAAAAA==&#10;" filled="f" stroked="f">
                  <v:textbox style="layout-flow:vertical" inset="0,0,0,0">
                    <w:txbxContent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20" w:right="-30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Business</w:t>
                        </w:r>
                      </w:p>
                    </w:txbxContent>
                  </v:textbox>
                </v:shape>
                <v:shape id="Text Box 2587" o:spid="_x0000_s1174" type="#_x0000_t202" style="position:absolute;left:11623;top:6136;width:240;height:10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yY1ckA&#10;AADdAAAADwAAAGRycy9kb3ducmV2LnhtbESPT2sCMRTE74LfIbxCb5q1tf7ZGqXWCqVYsFYP3h6b&#10;5+7i5mW7Sd302zdCocdhZn7DzBbBVOJCjSstKxj0ExDEmdUl5wr2n+veBITzyBory6Tghxws5t3O&#10;DFNtW/6gy87nIkLYpaig8L5OpXRZQQZd39bE0TvZxqCPssmlbrCNcFPJuyQZSYMlx4UCa3ouKDvv&#10;vo2Cl+X2bfX+FcKpXQ7KIa4eDvebo1K3N+HpEYSn4P/Df+1XrWA8nEzh+iY+ATn/B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CZyY1ckAAADdAAAADwAAAAAAAAAAAAAAAACYAgAA&#10;ZHJzL2Rvd25yZXYueG1sUEsFBgAAAAAEAAQA9QAAAI4DAAAAAA==&#10;" filled="f" stroked="f">
                  <v:textbox style="layout-flow:vertical" inset="0,0,0,0">
                    <w:txbxContent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20" w:right="-30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Education</w:t>
                        </w:r>
                      </w:p>
                    </w:txbxContent>
                  </v:textbox>
                </v:shape>
                <v:shape id="Text Box 2589" o:spid="_x0000_s1175" type="#_x0000_t202" style="position:absolute;left:11383;top:2499;width:530;height:17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+nlcYA&#10;AADdAAAADwAAAGRycy9kb3ducmV2LnhtbERPy0rDQBTdC/7DcAV3ZtIaX7GT0NgKIgpadeHukrlN&#10;gpk7MTNtpn/fWQguD+e9KIPpxZ5G11lWMEtSEMS11R03Cj4/Hi9uQTiPrLG3TAoO5KAsTk8WmGs7&#10;8TvtN74RMYRdjgpa74dcSle3ZNAldiCO3NaOBn2EYyP1iFMMN72cp+m1NNhxbGhxoIeW6p/NzihY&#10;V2/Pq9ffELZTNesyXF19Xb58K3V+Fpb3IDwF/y/+cz9pBTfZXdwf38QnIIsj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X+nlcYAAADdAAAADwAAAAAAAAAAAAAAAACYAgAAZHJz&#10;L2Rvd25yZXYueG1sUEsFBgAAAAAEAAQA9QAAAIsDAAAAAA==&#10;" filled="f" stroked="f">
                  <v:textbox style="layout-flow:vertical" inset="0,0,0,0">
                    <w:txbxContent>
                      <w:p w:rsidR="004648B7" w:rsidRPr="008A161B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20" w:right="-30"/>
                          <w:rPr>
                            <w:rFonts w:ascii="Century Gothic" w:hAnsi="Century Gothic" w:cs="Century Gothic"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8A161B">
                          <w:rPr>
                            <w:rFonts w:ascii="Century Gothic" w:hAnsi="Century Gothic" w:cs="Century Gothic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Arts &amp; Humanities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1" locked="0" layoutInCell="0" allowOverlap="1">
                <wp:simplePos x="0" y="0"/>
                <wp:positionH relativeFrom="page">
                  <wp:posOffset>7355205</wp:posOffset>
                </wp:positionH>
                <wp:positionV relativeFrom="page">
                  <wp:posOffset>623570</wp:posOffset>
                </wp:positionV>
                <wp:extent cx="152400" cy="810260"/>
                <wp:effectExtent l="0" t="0" r="0" b="8890"/>
                <wp:wrapNone/>
                <wp:docPr id="7476" name="Text Box 20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" cy="810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1F2C" w:rsidRDefault="00C11F2C" w:rsidP="00C11F2C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21" w:lineRule="exact"/>
                              <w:ind w:left="20" w:right="-30"/>
                              <w:rPr>
                                <w:rFonts w:ascii="Century Gothic" w:hAnsi="Century Gothic" w:cs="Century Gothic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hAnsi="Century Gothic" w:cs="Century Gothic"/>
                                <w:b/>
                                <w:bCs/>
                                <w:color w:val="FFFFFF"/>
                                <w:sz w:val="20"/>
                                <w:szCs w:val="20"/>
                              </w:rPr>
                              <w:t>Albany State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13" o:spid="_x0000_s1176" type="#_x0000_t202" style="position:absolute;left:0;text-align:left;margin-left:579.15pt;margin-top:49.1pt;width:12pt;height:63.8pt;z-index:-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" o:allowincell="f" filled="f" stroked="f">
                <v:textbox style="layout-flow:vertical" inset="0,0,0,0">
                  <w:txbxContent>
                    <w:p w:rsidR="00C11F2C" w:rsidRDefault="00C11F2C" w:rsidP="00C11F2C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21" w:lineRule="exact"/>
                        <w:ind w:left="20" w:right="-30"/>
                        <w:rPr>
                          <w:rFonts w:ascii="Century Gothic" w:hAnsi="Century Gothic" w:cs="Century Gothic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hAnsi="Century Gothic" w:cs="Century Gothic"/>
                          <w:b/>
                          <w:bCs/>
                          <w:color w:val="FFFFFF"/>
                          <w:sz w:val="20"/>
                          <w:szCs w:val="20"/>
                        </w:rPr>
                        <w:t>Albany State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C11F2C">
        <w:rPr>
          <w:rFonts w:ascii="Century Gothic" w:hAnsi="Century Gothic" w:cs="Century Gothic"/>
          <w:b/>
          <w:bCs/>
          <w:color w:val="191919"/>
          <w:sz w:val="16"/>
          <w:szCs w:val="16"/>
        </w:rPr>
        <w:t>Military Science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8" w:after="0" w:line="130" w:lineRule="exact"/>
        <w:rPr>
          <w:rFonts w:ascii="Century Gothic" w:hAnsi="Century Gothic" w:cs="Century Gothic"/>
          <w:color w:val="000000"/>
          <w:sz w:val="13"/>
          <w:szCs w:val="13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before="20" w:after="0" w:line="240" w:lineRule="auto"/>
        <w:ind w:left="120" w:right="8729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CHOLARSHI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P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ROGRAM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9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Arm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ROT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assistanc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outstandin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youn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women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pay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tuition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books, lab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associate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plu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subsistenc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allowanc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$2,00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($20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month)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scholarship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benefit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un- les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otherwis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noted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recipien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fulfil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reserv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(Arm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Reserve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Arm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Guard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 obligatio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upo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ROT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Pleas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Professo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Militar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details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ROT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of- fer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variet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scholarships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are: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Fou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-yea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qualifie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accepte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fou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-yea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college</w:t>
      </w:r>
      <w:r>
        <w:rPr>
          <w:rFonts w:ascii="Times New Roman" w:hAnsi="Times New Roman"/>
          <w:color w:val="191919"/>
          <w:sz w:val="18"/>
          <w:szCs w:val="18"/>
        </w:rPr>
        <w:t>/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ROT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am.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480" w:right="991" w:hanging="1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fou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-yea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pay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tuition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laborator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boo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sli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$50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(divide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$25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each semester)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als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roo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boar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tuitio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incentiv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fou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-yea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ROT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recipient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(Fou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-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Nation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Fou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 xml:space="preserve">- 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Gree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Gol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Fou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-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HBC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winners.)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Fou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-yea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Historicall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Blac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College/Universit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(HBCU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qualifie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accepte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HBC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9" w:after="0" w:line="240" w:lineRule="auto"/>
        <w:ind w:left="4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ROT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Fou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-yea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Gree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Gol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Arm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veteran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afte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enlistmen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Regula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Arm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minimu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thes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scholarship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are</w:t>
      </w:r>
      <w:r>
        <w:rPr>
          <w:rFonts w:ascii="Times New Roman" w:hAnsi="Times New Roman"/>
          <w:color w:val="191919"/>
          <w:sz w:val="18"/>
          <w:szCs w:val="18"/>
        </w:rPr>
        <w:t xml:space="preserve">: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U.S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citizenship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leas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 xml:space="preserve">7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ol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Octobe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awa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older tha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>7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(waive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4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service)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equivalent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92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T/1</w:t>
      </w:r>
      <w:r>
        <w:rPr>
          <w:rFonts w:ascii="Times New Roman" w:hAnsi="Times New Roman"/>
          <w:color w:val="191919"/>
          <w:sz w:val="18"/>
          <w:szCs w:val="18"/>
        </w:rPr>
        <w:t>9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mili- tar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physica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Arm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fitnes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exam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DEADLINES</w:t>
      </w:r>
      <w:r>
        <w:rPr>
          <w:rFonts w:ascii="Times New Roman" w:hAnsi="Times New Roman"/>
          <w:color w:val="191919"/>
          <w:sz w:val="18"/>
          <w:szCs w:val="18"/>
        </w:rPr>
        <w:t>: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Earl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Decisio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Cycl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Jul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T/AC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Novembe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in- ner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announce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Decembe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Regula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Decisio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Cycl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Novembe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T/AC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Novembe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winner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announce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rch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480" w:right="992" w:hanging="1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Three-yea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Campu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full-tim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regardles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whethe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currentl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ROTC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Thos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winne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not currentl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compres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freshma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(MIL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11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10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120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sophomor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(MIL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2210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2220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classe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receive placemen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(i.e.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JROT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veterans)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deadlin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Apri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winner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announce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Qualifications-92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3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9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AC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2.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minimu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>7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hours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ful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year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remaining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pas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physica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exam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Arm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Physica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Fitnes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(APFT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5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point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event.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480" w:right="991" w:hanging="1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wo-yea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Campu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full-tim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compressio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classe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allowed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Non-enrolle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winner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v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eteran, 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take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fou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JROTC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six-wee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cam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rainin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Boo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Camp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Knox, Kentuck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rave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camp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meals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lodgin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expens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als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receives approximatel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$70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camp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Qualification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2.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minimu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6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tw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years remaining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physica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exam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APF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Camp.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480" w:right="993" w:hanging="1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wo-yea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Campu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three-yea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excep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compressio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allowed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Nonenrolle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winner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eithe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veteran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to atten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six-wee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cam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4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Knox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Kentuck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(travel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cam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meal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lodgin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provided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plu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appro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x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imately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4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$76</w:t>
      </w:r>
      <w:r>
        <w:rPr>
          <w:rFonts w:ascii="Times New Roman" w:hAnsi="Times New Roman"/>
          <w:color w:val="191919"/>
          <w:sz w:val="18"/>
          <w:szCs w:val="18"/>
        </w:rPr>
        <w:t>7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stipend)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Qualification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2.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>P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tw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lef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degre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requirements.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wo-yea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Cam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specia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cam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alread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winners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Qualification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2.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 xml:space="preserve">• </w:t>
      </w:r>
      <w:r>
        <w:rPr>
          <w:rFonts w:ascii="Times New Roman" w:hAnsi="Times New Roman"/>
          <w:color w:val="191919"/>
          <w:spacing w:val="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Professo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Militar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(PMS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wo-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Incentiv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specia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awarde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PM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qualifie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7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20" w:right="8685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D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P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TMEN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M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ISSION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9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ROT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instruc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trai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ROT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cade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graduat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shal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qualitie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att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ibute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essential 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progressiv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continuin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caree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branche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Arm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Inheren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objectives: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Menta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collegiat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mutuall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agree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disciplin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Bachelo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degree.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480" w:right="1267" w:hanging="1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cade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sens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attribute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characte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emphasi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integrit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disciplin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motivation essentia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professio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arms.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3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Physica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cade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thos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physica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attribute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essentia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caree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Arm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480" w:right="991" w:hanging="18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4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Militar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broa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militar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rathe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individua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proficienc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technica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dutie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junio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ficers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proficiency 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necessit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development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responsibilit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evolve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themselve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upo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command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schools 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assigne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afte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commissioned.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*An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successfull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militar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(MIL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11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10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120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221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2220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“C</w:t>
      </w:r>
      <w:r>
        <w:rPr>
          <w:rFonts w:ascii="Times New Roman" w:hAnsi="Times New Roman"/>
          <w:color w:val="191919"/>
          <w:sz w:val="18"/>
          <w:szCs w:val="18"/>
        </w:rPr>
        <w:t>”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bette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subs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itut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unit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Physica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towar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credit.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9" w:after="0" w:line="160" w:lineRule="exact"/>
        <w:rPr>
          <w:rFonts w:ascii="Times New Roman" w:hAnsi="Times New Roman"/>
          <w:color w:val="000000"/>
          <w:sz w:val="16"/>
          <w:szCs w:val="16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tabs>
          <w:tab w:val="left" w:pos="10700"/>
        </w:tabs>
        <w:autoSpaceDE w:val="0"/>
        <w:autoSpaceDN w:val="0"/>
        <w:adjustRightInd w:val="0"/>
        <w:spacing w:after="0" w:line="451" w:lineRule="exact"/>
        <w:ind w:left="4133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>graduate Catalog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ab/>
      </w:r>
    </w:p>
    <w:p w:rsidR="00C11F2C" w:rsidRDefault="00C11F2C" w:rsidP="00C11F2C">
      <w:pPr>
        <w:spacing w:after="0" w:line="240" w:lineRule="auto"/>
        <w:rPr>
          <w:rFonts w:ascii="Century Gothic" w:hAnsi="Century Gothic" w:cs="Century Gothic"/>
          <w:color w:val="000000"/>
          <w:sz w:val="36"/>
          <w:szCs w:val="36"/>
        </w:rPr>
        <w:sectPr w:rsidR="00C11F2C">
          <w:pgSz w:w="12240" w:h="15840"/>
          <w:pgMar w:top="420" w:right="420" w:bottom="280" w:left="600" w:header="720" w:footer="720" w:gutter="0"/>
          <w:cols w:space="720"/>
        </w:sectPr>
      </w:pPr>
    </w:p>
    <w:p w:rsidR="00C11F2C" w:rsidRDefault="000F3002" w:rsidP="00C11F2C">
      <w:pPr>
        <w:widowControl w:val="0"/>
        <w:autoSpaceDE w:val="0"/>
        <w:autoSpaceDN w:val="0"/>
        <w:adjustRightInd w:val="0"/>
        <w:spacing w:after="0" w:line="195" w:lineRule="exact"/>
        <w:ind w:left="607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3776" behindDoc="1" locked="0" layoutInCell="1" allowOverlap="1">
                <wp:simplePos x="0" y="0"/>
                <wp:positionH relativeFrom="column">
                  <wp:posOffset>-723900</wp:posOffset>
                </wp:positionH>
                <wp:positionV relativeFrom="paragraph">
                  <wp:posOffset>-269875</wp:posOffset>
                </wp:positionV>
                <wp:extent cx="2425700" cy="10107295"/>
                <wp:effectExtent l="0" t="0" r="12700" b="1905"/>
                <wp:wrapNone/>
                <wp:docPr id="7417" name="Group 1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25700" cy="10107295"/>
                          <a:chOff x="-720" y="-62"/>
                          <a:chExt cx="3820" cy="15917"/>
                        </a:xfrm>
                      </wpg:grpSpPr>
                      <wpg:grpSp>
                        <wpg:cNvPr id="7418" name="Group 1308"/>
                        <wpg:cNvGrpSpPr>
                          <a:grpSpLocks/>
                        </wpg:cNvGrpSpPr>
                        <wpg:grpSpPr bwMode="auto">
                          <a:xfrm>
                            <a:off x="-720" y="-62"/>
                            <a:ext cx="3820" cy="15917"/>
                            <a:chOff x="-720" y="-62"/>
                            <a:chExt cx="3820" cy="15839"/>
                          </a:xfrm>
                        </wpg:grpSpPr>
                        <wps:wsp>
                          <wps:cNvPr id="7419" name="Rectangle 1309"/>
                          <wps:cNvSpPr>
                            <a:spLocks/>
                          </wps:cNvSpPr>
                          <wps:spPr bwMode="auto">
                            <a:xfrm>
                              <a:off x="0" y="-62"/>
                              <a:ext cx="1080" cy="2488"/>
                            </a:xfrm>
                            <a:prstGeom prst="rect">
                              <a:avLst/>
                            </a:prstGeom>
                            <a:solidFill>
                              <a:srgbClr val="47474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20" name="Rectangle 2702"/>
                          <wps:cNvSpPr>
                            <a:spLocks/>
                          </wps:cNvSpPr>
                          <wps:spPr bwMode="auto">
                            <a:xfrm>
                              <a:off x="0" y="4232"/>
                              <a:ext cx="1080" cy="11545"/>
                            </a:xfrm>
                            <a:prstGeom prst="rect">
                              <a:avLst/>
                            </a:prstGeom>
                            <a:solidFill>
                              <a:srgbClr val="DCDCD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21" name="Rectangle 2703"/>
                          <wps:cNvSpPr>
                            <a:spLocks/>
                          </wps:cNvSpPr>
                          <wps:spPr bwMode="auto">
                            <a:xfrm>
                              <a:off x="0" y="2426"/>
                              <a:ext cx="1080" cy="1806"/>
                            </a:xfrm>
                            <a:prstGeom prst="rect">
                              <a:avLst/>
                            </a:prstGeom>
                            <a:solidFill>
                              <a:srgbClr val="DCDCD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22" name="Rectangle 1312"/>
                          <wps:cNvSpPr>
                            <a:spLocks/>
                          </wps:cNvSpPr>
                          <wps:spPr bwMode="auto">
                            <a:xfrm>
                              <a:off x="760" y="331"/>
                              <a:ext cx="2320" cy="39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23" name="Rectangle 1313"/>
                          <wps:cNvSpPr>
                            <a:spLocks/>
                          </wps:cNvSpPr>
                          <wps:spPr bwMode="auto">
                            <a:xfrm>
                              <a:off x="740" y="311"/>
                              <a:ext cx="2360" cy="439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A3A3A3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24" name="Rectangle 2706"/>
                          <wps:cNvSpPr>
                            <a:spLocks/>
                          </wps:cNvSpPr>
                          <wps:spPr bwMode="auto">
                            <a:xfrm>
                              <a:off x="0" y="2422"/>
                              <a:ext cx="1084" cy="40"/>
                            </a:xfrm>
                            <a:prstGeom prst="rect">
                              <a:avLst/>
                            </a:prstGeom>
                            <a:solidFill>
                              <a:srgbClr val="19191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25" name="Rectangle 2707"/>
                          <wps:cNvSpPr>
                            <a:spLocks/>
                          </wps:cNvSpPr>
                          <wps:spPr bwMode="auto">
                            <a:xfrm>
                              <a:off x="0" y="4222"/>
                              <a:ext cx="1084" cy="40"/>
                            </a:xfrm>
                            <a:prstGeom prst="rect">
                              <a:avLst/>
                            </a:prstGeom>
                            <a:solidFill>
                              <a:srgbClr val="19191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7426" name="Group 2708"/>
                          <wpg:cNvGrpSpPr>
                            <a:grpSpLocks/>
                          </wpg:cNvGrpSpPr>
                          <wpg:grpSpPr bwMode="auto">
                            <a:xfrm>
                              <a:off x="-720" y="6042"/>
                              <a:ext cx="1804" cy="0"/>
                              <a:chOff x="-720" y="6104"/>
                              <a:chExt cx="1804" cy="0"/>
                            </a:xfrm>
                          </wpg:grpSpPr>
                          <wps:wsp>
                            <wps:cNvPr id="7427" name="Freeform 2709"/>
                            <wps:cNvSpPr>
                              <a:spLocks/>
                            </wps:cNvSpPr>
                            <wps:spPr bwMode="auto">
                              <a:xfrm>
                                <a:off x="-720" y="6104"/>
                                <a:ext cx="1804" cy="0"/>
                              </a:xfrm>
                              <a:custGeom>
                                <a:avLst/>
                                <a:gdLst>
                                  <a:gd name="T0" fmla="*/ 1804 w 1804"/>
                                  <a:gd name="T1" fmla="*/ 720 w 1804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804">
                                    <a:moveTo>
                                      <a:pt x="1804" y="0"/>
                                    </a:moveTo>
                                    <a:lnTo>
                                      <a:pt x="720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28" name="Freeform 2710"/>
                            <wps:cNvSpPr>
                              <a:spLocks/>
                            </wps:cNvSpPr>
                            <wps:spPr bwMode="auto">
                              <a:xfrm>
                                <a:off x="-720" y="6104"/>
                                <a:ext cx="1804" cy="0"/>
                              </a:xfrm>
                              <a:custGeom>
                                <a:avLst/>
                                <a:gdLst>
                                  <a:gd name="T0" fmla="*/ 720 w 1804"/>
                                  <a:gd name="T1" fmla="*/ 1804 w 1804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804">
                                    <a:moveTo>
                                      <a:pt x="720" y="0"/>
                                    </a:moveTo>
                                    <a:lnTo>
                                      <a:pt x="1804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7429" name="Group 2711"/>
                          <wpg:cNvGrpSpPr>
                            <a:grpSpLocks/>
                          </wpg:cNvGrpSpPr>
                          <wpg:grpSpPr bwMode="auto">
                            <a:xfrm>
                              <a:off x="-696" y="7842"/>
                              <a:ext cx="1780" cy="0"/>
                              <a:chOff x="-696" y="7904"/>
                              <a:chExt cx="1780" cy="0"/>
                            </a:xfrm>
                          </wpg:grpSpPr>
                          <wps:wsp>
                            <wps:cNvPr id="7430" name="Freeform 2712"/>
                            <wps:cNvSpPr>
                              <a:spLocks/>
                            </wps:cNvSpPr>
                            <wps:spPr bwMode="auto">
                              <a:xfrm>
                                <a:off x="-696" y="7904"/>
                                <a:ext cx="1780" cy="0"/>
                              </a:xfrm>
                              <a:custGeom>
                                <a:avLst/>
                                <a:gdLst>
                                  <a:gd name="T0" fmla="*/ 1781 w 1780"/>
                                  <a:gd name="T1" fmla="*/ 696 w 1780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780">
                                    <a:moveTo>
                                      <a:pt x="1781" y="0"/>
                                    </a:moveTo>
                                    <a:lnTo>
                                      <a:pt x="696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31" name="Freeform 2713"/>
                            <wps:cNvSpPr>
                              <a:spLocks/>
                            </wps:cNvSpPr>
                            <wps:spPr bwMode="auto">
                              <a:xfrm>
                                <a:off x="-696" y="7904"/>
                                <a:ext cx="1780" cy="0"/>
                              </a:xfrm>
                              <a:custGeom>
                                <a:avLst/>
                                <a:gdLst>
                                  <a:gd name="T0" fmla="*/ 696 w 1780"/>
                                  <a:gd name="T1" fmla="*/ 1781 w 1780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780">
                                    <a:moveTo>
                                      <a:pt x="696" y="0"/>
                                    </a:moveTo>
                                    <a:lnTo>
                                      <a:pt x="1781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7432" name="Group 2714"/>
                          <wpg:cNvGrpSpPr>
                            <a:grpSpLocks/>
                          </wpg:cNvGrpSpPr>
                          <wpg:grpSpPr bwMode="auto">
                            <a:xfrm>
                              <a:off x="-687" y="9642"/>
                              <a:ext cx="1771" cy="0"/>
                              <a:chOff x="-687" y="9704"/>
                              <a:chExt cx="1771" cy="0"/>
                            </a:xfrm>
                          </wpg:grpSpPr>
                          <wps:wsp>
                            <wps:cNvPr id="7433" name="Freeform 2715"/>
                            <wps:cNvSpPr>
                              <a:spLocks/>
                            </wps:cNvSpPr>
                            <wps:spPr bwMode="auto">
                              <a:xfrm>
                                <a:off x="-687" y="9704"/>
                                <a:ext cx="1771" cy="0"/>
                              </a:xfrm>
                              <a:custGeom>
                                <a:avLst/>
                                <a:gdLst>
                                  <a:gd name="T0" fmla="*/ 1772 w 1771"/>
                                  <a:gd name="T1" fmla="*/ 687 w 1771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771">
                                    <a:moveTo>
                                      <a:pt x="1772" y="0"/>
                                    </a:moveTo>
                                    <a:lnTo>
                                      <a:pt x="687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34" name="Freeform 2716"/>
                            <wps:cNvSpPr>
                              <a:spLocks/>
                            </wps:cNvSpPr>
                            <wps:spPr bwMode="auto">
                              <a:xfrm>
                                <a:off x="-687" y="9704"/>
                                <a:ext cx="1771" cy="0"/>
                              </a:xfrm>
                              <a:custGeom>
                                <a:avLst/>
                                <a:gdLst>
                                  <a:gd name="T0" fmla="*/ 687 w 1771"/>
                                  <a:gd name="T1" fmla="*/ 1772 w 1771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771">
                                    <a:moveTo>
                                      <a:pt x="687" y="0"/>
                                    </a:moveTo>
                                    <a:lnTo>
                                      <a:pt x="1772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7435" name="Group 2717"/>
                          <wpg:cNvGrpSpPr>
                            <a:grpSpLocks/>
                          </wpg:cNvGrpSpPr>
                          <wpg:grpSpPr bwMode="auto">
                            <a:xfrm>
                              <a:off x="-705" y="11442"/>
                              <a:ext cx="1789" cy="0"/>
                              <a:chOff x="-705" y="11504"/>
                              <a:chExt cx="1789" cy="0"/>
                            </a:xfrm>
                          </wpg:grpSpPr>
                          <wps:wsp>
                            <wps:cNvPr id="7436" name="Freeform 2718"/>
                            <wps:cNvSpPr>
                              <a:spLocks/>
                            </wps:cNvSpPr>
                            <wps:spPr bwMode="auto">
                              <a:xfrm>
                                <a:off x="-705" y="11504"/>
                                <a:ext cx="1789" cy="0"/>
                              </a:xfrm>
                              <a:custGeom>
                                <a:avLst/>
                                <a:gdLst>
                                  <a:gd name="T0" fmla="*/ 1790 w 1789"/>
                                  <a:gd name="T1" fmla="*/ 705 w 1789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789">
                                    <a:moveTo>
                                      <a:pt x="1790" y="0"/>
                                    </a:moveTo>
                                    <a:lnTo>
                                      <a:pt x="705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37" name="Freeform 2719"/>
                            <wps:cNvSpPr>
                              <a:spLocks/>
                            </wps:cNvSpPr>
                            <wps:spPr bwMode="auto">
                              <a:xfrm>
                                <a:off x="-705" y="11504"/>
                                <a:ext cx="1789" cy="0"/>
                              </a:xfrm>
                              <a:custGeom>
                                <a:avLst/>
                                <a:gdLst>
                                  <a:gd name="T0" fmla="*/ 705 w 1789"/>
                                  <a:gd name="T1" fmla="*/ 1790 w 1789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789">
                                    <a:moveTo>
                                      <a:pt x="705" y="0"/>
                                    </a:moveTo>
                                    <a:lnTo>
                                      <a:pt x="1790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7438" name="Group 1328"/>
                          <wpg:cNvGrpSpPr>
                            <a:grpSpLocks/>
                          </wpg:cNvGrpSpPr>
                          <wpg:grpSpPr bwMode="auto">
                            <a:xfrm>
                              <a:off x="-696" y="13242"/>
                              <a:ext cx="1780" cy="0"/>
                              <a:chOff x="-696" y="13304"/>
                              <a:chExt cx="1780" cy="0"/>
                            </a:xfrm>
                          </wpg:grpSpPr>
                          <wps:wsp>
                            <wps:cNvPr id="7439" name="Freeform 2721"/>
                            <wps:cNvSpPr>
                              <a:spLocks/>
                            </wps:cNvSpPr>
                            <wps:spPr bwMode="auto">
                              <a:xfrm>
                                <a:off x="-696" y="13304"/>
                                <a:ext cx="1780" cy="0"/>
                              </a:xfrm>
                              <a:custGeom>
                                <a:avLst/>
                                <a:gdLst>
                                  <a:gd name="T0" fmla="*/ 1781 w 1780"/>
                                  <a:gd name="T1" fmla="*/ 696 w 1780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780">
                                    <a:moveTo>
                                      <a:pt x="1781" y="0"/>
                                    </a:moveTo>
                                    <a:lnTo>
                                      <a:pt x="696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40" name="Freeform 2722"/>
                            <wps:cNvSpPr>
                              <a:spLocks/>
                            </wps:cNvSpPr>
                            <wps:spPr bwMode="auto">
                              <a:xfrm>
                                <a:off x="-696" y="13304"/>
                                <a:ext cx="1780" cy="0"/>
                              </a:xfrm>
                              <a:custGeom>
                                <a:avLst/>
                                <a:gdLst>
                                  <a:gd name="T0" fmla="*/ 696 w 1780"/>
                                  <a:gd name="T1" fmla="*/ 1781 w 1780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780">
                                    <a:moveTo>
                                      <a:pt x="696" y="0"/>
                                    </a:moveTo>
                                    <a:lnTo>
                                      <a:pt x="1781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7441" name="Freeform 1331"/>
                          <wps:cNvSpPr>
                            <a:spLocks/>
                          </wps:cNvSpPr>
                          <wps:spPr bwMode="auto">
                            <a:xfrm>
                              <a:off x="1039" y="15042"/>
                              <a:ext cx="45" cy="0"/>
                            </a:xfrm>
                            <a:custGeom>
                              <a:avLst/>
                              <a:gdLst>
                                <a:gd name="T0" fmla="*/ 0 w 45"/>
                                <a:gd name="T1" fmla="*/ 44 w 45"/>
                                <a:gd name="T2" fmla="*/ 0 60000 65536"/>
                                <a:gd name="T3" fmla="*/ 0 60000 65536"/>
                              </a:gdLst>
                              <a:ahLst/>
                              <a:cxnLst>
                                <a:cxn ang="T2">
                                  <a:pos x="T0" y="0"/>
                                </a:cxn>
                                <a:cxn ang="T3">
                                  <a:pos x="T1" y="0"/>
                                </a:cxn>
                              </a:cxnLst>
                              <a:rect l="0" t="0" r="r" b="b"/>
                              <a:pathLst>
                                <a:path w="45">
                                  <a:moveTo>
                                    <a:pt x="0" y="0"/>
                                  </a:moveTo>
                                  <a:lnTo>
                                    <a:pt x="44" y="0"/>
                                  </a:ln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19191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42" name="Freeform 1332"/>
                          <wps:cNvSpPr>
                            <a:spLocks/>
                          </wps:cNvSpPr>
                          <wps:spPr bwMode="auto">
                            <a:xfrm>
                              <a:off x="0" y="15042"/>
                              <a:ext cx="400" cy="0"/>
                            </a:xfrm>
                            <a:custGeom>
                              <a:avLst/>
                              <a:gdLst>
                                <a:gd name="T0" fmla="*/ 0 w 400"/>
                                <a:gd name="T1" fmla="*/ 400 w 400"/>
                                <a:gd name="T2" fmla="*/ 0 60000 65536"/>
                                <a:gd name="T3" fmla="*/ 0 60000 65536"/>
                              </a:gdLst>
                              <a:ahLst/>
                              <a:cxnLst>
                                <a:cxn ang="T2">
                                  <a:pos x="T0" y="0"/>
                                </a:cxn>
                                <a:cxn ang="T3">
                                  <a:pos x="T1" y="0"/>
                                </a:cxn>
                              </a:cxnLst>
                              <a:rect l="0" t="0" r="r" b="b"/>
                              <a:pathLst>
                                <a:path w="400">
                                  <a:moveTo>
                                    <a:pt x="0" y="0"/>
                                  </a:moveTo>
                                  <a:lnTo>
                                    <a:pt x="400" y="0"/>
                                  </a:ln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19191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44" name="Rectangle 1333"/>
                          <wps:cNvSpPr>
                            <a:spLocks/>
                          </wps:cNvSpPr>
                          <wps:spPr bwMode="auto">
                            <a:xfrm>
                              <a:off x="400" y="14802"/>
                              <a:ext cx="640" cy="6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45" name="Rectangle 1334"/>
                          <wps:cNvSpPr>
                            <a:spLocks/>
                          </wps:cNvSpPr>
                          <wps:spPr bwMode="auto">
                            <a:xfrm>
                              <a:off x="380" y="14782"/>
                              <a:ext cx="680" cy="68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191919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7446" name="Text Box 2699"/>
                        <wps:cNvSpPr txBox="1">
                          <a:spLocks noChangeArrowheads="1"/>
                        </wps:cNvSpPr>
                        <wps:spPr bwMode="auto">
                          <a:xfrm>
                            <a:off x="377" y="13537"/>
                            <a:ext cx="480" cy="1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-15" w:right="-15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Personnel &amp;Index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7447" name="Text Box 2698"/>
                        <wps:cNvSpPr txBox="1">
                          <a:spLocks noChangeArrowheads="1"/>
                        </wps:cNvSpPr>
                        <wps:spPr bwMode="auto">
                          <a:xfrm>
                            <a:off x="377" y="8243"/>
                            <a:ext cx="720" cy="1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-15" w:right="-15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Sciences &amp;</w:t>
                              </w:r>
                            </w:p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exact"/>
                                <w:ind w:right="202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Health</w:t>
                              </w:r>
                            </w:p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exact"/>
                                <w:ind w:left="-7" w:right="-7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Professions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7448" name="Text Box 2697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806"/>
                            <a:ext cx="480" cy="1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right="229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Course</w:t>
                              </w:r>
                            </w:p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exact"/>
                                <w:ind w:left="-15" w:right="-15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Descriptions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7449" name="Text Box 2696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116"/>
                            <a:ext cx="480" cy="9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-15" w:right="-15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Graduate</w:t>
                              </w:r>
                            </w:p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exact"/>
                                <w:ind w:right="125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School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7450" name="Text Box 2695"/>
                        <wps:cNvSpPr txBox="1">
                          <a:spLocks noChangeArrowheads="1"/>
                        </wps:cNvSpPr>
                        <wps:spPr bwMode="auto">
                          <a:xfrm>
                            <a:off x="417" y="6480"/>
                            <a:ext cx="240" cy="10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20" w:right="-30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Education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7451" name="Text Box 2694"/>
                        <wps:cNvSpPr txBox="1">
                          <a:spLocks noChangeArrowheads="1"/>
                        </wps:cNvSpPr>
                        <wps:spPr bwMode="auto">
                          <a:xfrm>
                            <a:off x="417" y="4760"/>
                            <a:ext cx="240" cy="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20" w:right="-30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Business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7452" name="Text Box 269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2475"/>
                            <a:ext cx="570" cy="17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48B7" w:rsidRPr="008A161B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20" w:right="-30"/>
                                <w:rPr>
                                  <w:rFonts w:ascii="Century Gothic" w:hAnsi="Century Gothic" w:cs="Century Gothic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8A161B"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Arts &amp; Humanities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7453" name="Text Box 2692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591"/>
                            <a:ext cx="477" cy="1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48B7" w:rsidRPr="008A161B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20" w:right="-30"/>
                                <w:rPr>
                                  <w:rFonts w:ascii="Century Gothic" w:hAnsi="Century Gothic" w:cs="Century Gothic"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8A161B"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Albany State 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307" o:spid="_x0000_s1177" style="position:absolute;left:0;text-align:left;margin-left:-57pt;margin-top:-21.25pt;width:191pt;height:795.85pt;z-index:-251592704" coordorigin="-720,-62" coordsize="3820,159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">
                <v:group id="Group 1308" o:spid="_x0000_s1178" style="position:absolute;left:-720;top:-62;width:3820;height:15917" coordorigin="-720,-62" coordsize="3820,158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W6lg8QAAADdAAAA&#10;DwAAAAAAAAAAAAAAAACqAgAAZHJzL2Rvd25yZXYueG1sUEsFBgAAAAAEAAQA+gAAAJsDAAAAAA==&#10;">
                  <v:rect id="Rectangle 1309" o:spid="_x0000_s1179" style="position:absolute;top:-62;width:1080;height:2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i7U8cA&#10;AADdAAAADwAAAGRycy9kb3ducmV2LnhtbESPQWvCQBSE74L/YXlCL6KbhFLb6CoiLRRKD4m16O2R&#10;fSbB7NuQ3Zr033cLgsdhZr5hVpvBNOJKnastK4jnEQjiwuqaSwVf+7fZMwjnkTU2lknBLznYrMej&#10;Faba9pzRNfelCBB2KSqovG9TKV1RkUE3ty1x8M62M+iD7EqpO+wD3DQyiaInabDmsFBhS7uKikv+&#10;YxS8Jsft+aPJ2uzTHA8xJWZanL6VepgM2yUIT4O/h2/td61g8Ri/wP+b8ATk+g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EYu1PHAAAA3QAAAA8AAAAAAAAAAAAAAAAAmAIAAGRy&#10;cy9kb3ducmV2LnhtbFBLBQYAAAAABAAEAPUAAACMAwAAAAA=&#10;" fillcolor="#474747" stroked="f">
                    <v:path arrowok="t"/>
                  </v:rect>
                  <v:rect id="Rectangle 2702" o:spid="_x0000_s1180" style="position:absolute;top:4232;width:1080;height:115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FTKsMA&#10;AADdAAAADwAAAGRycy9kb3ducmV2LnhtbERPz2vCMBS+C/4P4Qm7aao47WqjjIEiu7jphtdn82yL&#10;zUtJMtv998tB2PHj+51vetOIOzlfW1YwnSQgiAuray4VfJ224xSED8gaG8uk4Jc8bNbDQY6Zth1/&#10;0v0YShFD2GeooAqhzaT0RUUG/cS2xJG7WmcwROhKqR12Mdw0cpYkC2mw5thQYUtvFRW3449R0Lme&#10;nnelPqSL9+/Ty/myxPbDKfU06l9XIAL14V/8cO+1guV8FvfHN/EJ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NFTKsMAAADdAAAADwAAAAAAAAAAAAAAAACYAgAAZHJzL2Rv&#10;d25yZXYueG1sUEsFBgAAAAAEAAQA9QAAAIgDAAAAAA==&#10;" fillcolor="#dcdcdc" stroked="f">
                    <v:path arrowok="t"/>
                  </v:rect>
                  <v:rect id="Rectangle 2703" o:spid="_x0000_s1181" style="position:absolute;top:2426;width:1080;height:18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32scUA&#10;AADdAAAADwAAAGRycy9kb3ducmV2LnhtbESPW2sCMRSE3wv9D+EUfKtZxetqFBEU6Yv1Rl9PN8fd&#10;xc3JkkR3+++bgtDHYWa+YebL1lTiQc6XlhX0ugkI4szqknMF59PmfQLCB2SNlWVS8EMelovXlzmm&#10;2jZ8oMcx5CJC2KeooAihTqX0WUEGfdfWxNG7WmcwROlyqR02EW4q2U+SkTRYclwosKZ1QdnteDcK&#10;GtfScJvr/WT0cTlNv77HWH86pTpv7WoGIlAb/sPP9k4rGA/6Pfh7E5+AX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nfaxxQAAAN0AAAAPAAAAAAAAAAAAAAAAAJgCAABkcnMv&#10;ZG93bnJldi54bWxQSwUGAAAAAAQABAD1AAAAigMAAAAA&#10;" fillcolor="#dcdcdc" stroked="f">
                    <v:path arrowok="t"/>
                  </v:rect>
                  <v:rect id="Rectangle 1312" o:spid="_x0000_s1182" style="position:absolute;left:760;top:331;width:2320;height:3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3irMYA&#10;AADdAAAADwAAAGRycy9kb3ducmV2LnhtbESPQWvCQBSE7wX/w/KE3ppNgm0lugYpVNriRc3F20v2&#10;mQSzb0N2jem/7xYKPQ4z8w2zzifTiZEG11pWkEQxCOLK6pZrBcXp/WkJwnlkjZ1lUvBNDvLN7GGN&#10;mbZ3PtB49LUIEHYZKmi87zMpXdWQQRfZnjh4FzsY9EEOtdQD3gPcdDKN4xdpsOWw0GBPbw1V1+PN&#10;KCg/9we/+yp247Ks+86W52Rvn5V6nE/bFQhPk/8P/7U/tILXRZrC75vwBOTm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g3irMYAAADdAAAADwAAAAAAAAAAAAAAAACYAgAAZHJz&#10;L2Rvd25yZXYueG1sUEsFBgAAAAAEAAQA9QAAAIsDAAAAAA==&#10;" stroked="f">
                    <v:path arrowok="t"/>
                  </v:rect>
                  <v:rect id="Rectangle 1313" o:spid="_x0000_s1183" style="position:absolute;left:740;top:311;width:2360;height: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PW6MkA&#10;AADdAAAADwAAAGRycy9kb3ducmV2LnhtbESPW2sCMRSE3wv9D+EU+lI0q623rVHagtQnxQuIb8fN&#10;6e7q5mRJ0nX775tCwcdhZr5hpvPWVKIh50vLCnrdBARxZnXJuYL9btEZg/ABWWNlmRT8kIf57P5u&#10;iqm2V95Qsw25iBD2KSooQqhTKX1WkEHftTVx9L6sMxiidLnUDq8RbirZT5KhNFhyXCiwpo+Cssv2&#10;2yg4Hz7d++Q4WK+zU9UsaLhKeqMnpR4f2rdXEIHacAv/t5daweil/wx/b+ITkLN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cRPW6MkAAADdAAAADwAAAAAAAAAAAAAAAACYAgAA&#10;ZHJzL2Rvd25yZXYueG1sUEsFBgAAAAAEAAQA9QAAAI4DAAAAAA==&#10;" filled="f" strokecolor="#a3a3a3" strokeweight="2pt">
                    <v:path arrowok="t"/>
                  </v:rect>
                  <v:rect id="Rectangle 2706" o:spid="_x0000_s1184" style="position:absolute;top:2422;width:1084;height: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9kfsgA&#10;AADdAAAADwAAAGRycy9kb3ducmV2LnhtbESPQWvCQBSE74X+h+UJvRTdJIRaUlcp0pYeRDTVQ2+P&#10;7DMJZt/G7NbEf+8KBY/DzHzDzBaDacSZOldbVhBPIhDEhdU1lwp2P5/jVxDOI2tsLJOCCzlYzB8f&#10;Zphp2/OWzrkvRYCwy1BB5X2bSemKigy6iW2Jg3ewnUEfZFdK3WEf4KaRSRS9SIM1h4UKW1pWVBzz&#10;P6Pga31ZJc/HeB9/DH29S39P5WaKSj2Nhvc3EJ4Gfw//t7+1gmmapHB7E56AnF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pT2R+yAAAAN0AAAAPAAAAAAAAAAAAAAAAAJgCAABk&#10;cnMvZG93bnJldi54bWxQSwUGAAAAAAQABAD1AAAAjQMAAAAA&#10;" fillcolor="#191919" stroked="f">
                    <v:path arrowok="t"/>
                  </v:rect>
                  <v:rect id="Rectangle 2707" o:spid="_x0000_s1185" style="position:absolute;top:4222;width:1084;height: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PB5ckA&#10;AADdAAAADwAAAGRycy9kb3ducmV2LnhtbESPT2vCQBTE74V+h+UVvIhuErSR1FVKUfFQSuufQ2+P&#10;7GsSzL5Ns6uJ374rCD0OM/MbZr7sTS0u1LrKsoJ4HIEgzq2uuFBw2K9HMxDOI2usLZOCKzlYLh4f&#10;5php2/EXXXa+EAHCLkMFpfdNJqXLSzLoxrYhDt6PbQ36INtC6ha7ADe1TKLoWRqsOCyU2NBbSflp&#10;dzYKNh/X92R4io/xqu+qw+T7t/hMUanBU//6AsJT7//D9/ZWK0gnyRRub8ITkIs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xgPB5ckAAADdAAAADwAAAAAAAAAAAAAAAACYAgAA&#10;ZHJzL2Rvd25yZXYueG1sUEsFBgAAAAAEAAQA9QAAAI4DAAAAAA==&#10;" fillcolor="#191919" stroked="f">
                    <v:path arrowok="t"/>
                  </v:rect>
                  <v:group id="Group 2708" o:spid="_x0000_s1186" style="position:absolute;left:-720;top:6042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LdFe18cAAADd&#10;AAAADwAAAAAAAAAAAAAAAACqAgAAZHJzL2Rvd25yZXYueG1sUEsFBgAAAAAEAAQA+gAAAJ4DAAAA&#10;AA==&#10;">
                    <v:shape id="Freeform 2709" o:spid="_x0000_s1187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sgMsUA&#10;AADdAAAADwAAAGRycy9kb3ducmV2LnhtbESPQWsCMRSE74L/ITyhN80qpSur2UXEQsVetJbi7bF5&#10;zS7dvCxJqtt/3xSEHoeZ+YZZV4PtxJV8aB0rmM8yEMS10y0bBee35+kSRIjIGjvHpOCHAlTleLTG&#10;QrsbH+l6ikYkCIcCFTQx9oWUoW7IYpi5njh5n85bjEl6I7XHW4LbTi6y7ElabDktNNjTtqH66/Rt&#10;FYTdvn0Pezu82s5dDh8+N+bglXqYDJsViEhD/A/f2y9aQf64yOHvTXoCsv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SyAyxQAAAN0AAAAPAAAAAAAAAAAAAAAAAJgCAABkcnMv&#10;ZG93bnJldi54bWxQSwUGAAAAAAQABAD1AAAAigMAAAAA&#10;" path="m1804,l720,e" filled="f" strokecolor="#191919" strokeweight="2pt">
                      <v:path arrowok="t" o:connecttype="custom" o:connectlocs="1804,0;720,0" o:connectangles="0,0"/>
                    </v:shape>
                    <v:shape id="Freeform 2710" o:spid="_x0000_s1188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S0QMEA&#10;AADdAAAADwAAAGRycy9kb3ducmV2LnhtbERPy4rCMBTdD/gP4QqzG1NFVKpRRBxQdDM+EHeX5poW&#10;m5uSZLTz92YhzPJw3rNFa2vxIB8qxwr6vQwEceF0xUbB6fj9NQERIrLG2jEp+KMAi3nnY4a5dk/+&#10;occhGpFCOOSooIyxyaUMRUkWQ881xIm7OW8xJuiN1B6fKdzWcpBlI2mx4tRQYkOrkor74dcqCOtt&#10;dQ5b2+5t7a67ix8bs/NKfXbb5RREpDb+i9/ujVYwHg7S3PQmPQE5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/UtEDBAAAA3QAAAA8AAAAAAAAAAAAAAAAAmAIAAGRycy9kb3du&#10;cmV2LnhtbFBLBQYAAAAABAAEAPUAAACGAwAAAAA=&#10;" path="m720,l1804,e" filled="f" strokecolor="#191919" strokeweight="2pt">
                      <v:path arrowok="t" o:connecttype="custom" o:connectlocs="720,0;1804,0" o:connectangles="0,0"/>
                    </v:shape>
                  </v:group>
                  <v:group id="Group 2711" o:spid="_x0000_s1189" style="position:absolute;left:-696;top:7842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XE7KpccAAADd&#10;AAAADwAAAAAAAAAAAAAAAACqAgAAZHJzL2Rvd25yZXYueG1sUEsFBgAAAAAEAAQA+gAAAJ4DAAAA&#10;AA==&#10;">
                    <v:shape id="Freeform 2712" o:spid="_x0000_s1190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Egm8MA&#10;AADdAAAADwAAAGRycy9kb3ducmV2LnhtbERPu2rDMBTdC/kHcQNdSiIlNUlwLIdQXNqhSx5kvlg3&#10;trF1ZSzVcf++GgodD+edHSbbiZEG3zjWsFoqEMSlMw1XGq6X98UOhA/IBjvHpOGHPBzy2VOGqXEP&#10;PtF4DpWIIexT1FCH0KdS+rImi37peuLI3d1gMUQ4VNIM+IjhtpNrpTbSYsOxocae3moq2/O31TAV&#10;iRw/VKu+Sk5WRfuyLsLlpvXzfDruQQSawr/4z/1pNGyT17g/volPQO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8Egm8MAAADdAAAADwAAAAAAAAAAAAAAAACYAgAAZHJzL2Rv&#10;d25yZXYueG1sUEsFBgAAAAAEAAQA9QAAAIgDAAAAAA==&#10;" path="m1781,l696,e" filled="f" strokecolor="#191919" strokeweight="2pt">
                      <v:path arrowok="t" o:connecttype="custom" o:connectlocs="1781,0;696,0" o:connectangles="0,0"/>
                    </v:shape>
                    <v:shape id="Freeform 2713" o:spid="_x0000_s1191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2FAMYA&#10;AADdAAAADwAAAGRycy9kb3ducmV2LnhtbESPQWvCQBSE74L/YXlCL1J3Y4MtqauUkmIPXozS8yP7&#10;moRk34bsNqb/3i0UPA4z8w2z3U+2EyMNvnGsIVkpEMSlMw1XGi7nj8cXED4gG+wck4Zf8rDfzWdb&#10;zIy78onGIlQiQthnqKEOoc+k9GVNFv3K9cTR+3aDxRDlUEkz4DXCbSfXSm2kxYbjQo09vddUtsWP&#10;1TDlqRwPqlXHktMkb5frPJy/tH5YTG+vIAJN4R7+b38aDc/pUwJ/b+ITkL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I2FAMYAAADdAAAADwAAAAAAAAAAAAAAAACYAgAAZHJz&#10;L2Rvd25yZXYueG1sUEsFBgAAAAAEAAQA9QAAAIsDAAAAAA==&#10;" path="m696,l1781,e" filled="f" strokecolor="#191919" strokeweight="2pt">
                      <v:path arrowok="t" o:connecttype="custom" o:connectlocs="696,0;1781,0" o:connectangles="0,0"/>
                    </v:shape>
                  </v:group>
                  <v:group id="Group 2714" o:spid="_x0000_s1192" style="position:absolute;left:-687;top:9642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1zPOCccAAADd&#10;AAAADwAAAAAAAAAAAAAAAACqAgAAZHJzL2Rvd25yZXYueG1sUEsFBgAAAAAEAAQA+gAAAJ4DAAAA&#10;AA==&#10;">
                    <v:shape id="Freeform 2715" o:spid="_x0000_s1193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KRYMYA&#10;AADdAAAADwAAAGRycy9kb3ducmV2LnhtbESP0WrCQBRE34X+w3KFvkjd2BRboqtUqdgHKRj9gNvs&#10;NQlm74bdrUa/3hWEPg4zZ4aZzjvTiBM5X1tWMBomIIgLq2suFex3q5cPED4ga2wsk4ILeZjPnnpT&#10;zLQ985ZOeShFLGGfoYIqhDaT0hcVGfRD2xJH72CdwRClK6V2eI7lppGvSTKWBmuOCxW2tKyoOOZ/&#10;RsH7dfSVasPjJneb9WJ7+dn8rgZKPfe7zwmIQF34Dz/obx25tzSF+5v4BOTs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AKRYMYAAADdAAAADwAAAAAAAAAAAAAAAACYAgAAZHJz&#10;L2Rvd25yZXYueG1sUEsFBgAAAAAEAAQA9QAAAIsDAAAAAA==&#10;" path="m1772,l687,e" filled="f" strokecolor="#191919" strokeweight="2pt">
                      <v:path arrowok="t" o:connecttype="custom" o:connectlocs="1772,0;687,0" o:connectangles="0,0"/>
                    </v:shape>
                    <v:shape id="Freeform 2716" o:spid="_x0000_s1194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+sJFMcA&#10;AADdAAAADwAAAGRycy9kb3ducmV2LnhtbESP0WrCQBRE3wv+w3KFvhTdWEUluglaKu2DCEY/4Jq9&#10;TUKzd8PuVmO/vlso9HGYOTPMOu9NK67kfGNZwWScgCAurW64UnA+7UZLED4ga2wtk4I7ecizwcMa&#10;U21vfKRrESoRS9inqKAOoUul9GVNBv3YdsTR+7DOYIjSVVI7vMVy08rnJJlLgw3HhRo7eqmp/Cy+&#10;jILF9+R1qg3P28Lt37bH+2F/2T0p9TjsNysQgfrwH/6j33XkZtMZ/L6JT0Bm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frCRTHAAAA3QAAAA8AAAAAAAAAAAAAAAAAmAIAAGRy&#10;cy9kb3ducmV2LnhtbFBLBQYAAAAABAAEAPUAAACMAwAAAAA=&#10;" path="m687,l1772,e" filled="f" strokecolor="#191919" strokeweight="2pt">
                      <v:path arrowok="t" o:connecttype="custom" o:connectlocs="687,0;1772,0" o:connectangles="0,0"/>
                    </v:shape>
                  </v:group>
                  <v:group id="Group 2717" o:spid="_x0000_s1195" style="position:absolute;left:-705;top:11442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Y2lZ9xgAAAN0A&#10;AAAPAAAAAAAAAAAAAAAAAKoCAABkcnMvZG93bnJldi54bWxQSwUGAAAAAAQABAD6AAAAnQMAAAAA&#10;">
                    <v:shape id="Freeform 2718" o:spid="_x0000_s1196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UIMsYA&#10;AADdAAAADwAAAGRycy9kb3ducmV2LnhtbESPUWsCMRCE3wv9D2ELfas5rdh6GkUK1RYpovUHLJf1&#10;cnjZvV5SvfrrTaHQx2FmvmGm887X6kRtqIQN9HsZKOJCbMWlgf3n68MzqBCRLdbCZOCHAsxntzdT&#10;zK2ceUunXSxVgnDI0YCLscm1DoUjj6EnDXHyDtJ6jEm2pbYtnhPc13qQZSPtseK04LChF0fFcfft&#10;DSxX41V/fXEiR+2zr+JjI++NNub+rltMQEXq4n/4r/1mDTwNH0fw+yY9AT27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7UIMsYAAADdAAAADwAAAAAAAAAAAAAAAACYAgAAZHJz&#10;L2Rvd25yZXYueG1sUEsFBgAAAAAEAAQA9QAAAIsDAAAAAA==&#10;" path="m1790,l705,e" filled="f" strokecolor="#191919" strokeweight="2pt">
                      <v:path arrowok="t" o:connecttype="custom" o:connectlocs="1790,0;705,0" o:connectangles="0,0"/>
                    </v:shape>
                    <v:shape id="Freeform 2719" o:spid="_x0000_s1197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mtqcYA&#10;AADdAAAADwAAAGRycy9kb3ducmV2LnhtbESPUWsCMRCE3wv9D2ELfas5rdR6GkUK1RYpovUHLJf1&#10;cnjZvV5SvfrrTaHQx2FmvmGm887X6kRtqIQN9HsZKOJCbMWlgf3n68MzqBCRLdbCZOCHAsxntzdT&#10;zK2ceUunXSxVgnDI0YCLscm1DoUjj6EnDXHyDtJ6jEm2pbYtnhPc13qQZU/aY8VpwWFDL46K4+7b&#10;G1iuxqv++uJEjtpnX8XHRt4bbcz9XbeYgIrUxf/wX/vNGhgNH0fw+yY9AT27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PmtqcYAAADdAAAADwAAAAAAAAAAAAAAAACYAgAAZHJz&#10;L2Rvd25yZXYueG1sUEsFBgAAAAAEAAQA9QAAAIsDAAAAAA==&#10;" path="m705,l1790,e" filled="f" strokecolor="#191919" strokeweight="2pt">
                      <v:path arrowok="t" o:connecttype="custom" o:connectlocs="705,0;1790,0" o:connectangles="0,0"/>
                    </v:shape>
                  </v:group>
                  <v:group id="Group 1328" o:spid="_x0000_s1198" style="position:absolute;left:-696;top:13242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22/njwwAAAN0AAAAP&#10;AAAAAAAAAAAAAAAAAKoCAABkcnMvZG93bnJldi54bWxQSwUGAAAAAAQABAD6AAAAmgMAAAAA&#10;">
                    <v:shape id="Freeform 2721" o:spid="_x0000_s1199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uJBsYA&#10;AADdAAAADwAAAGRycy9kb3ducmV2LnhtbESPS2vDMBCE74X8B7GBXkoiJTV5OFFCKC7tIZc8yHmx&#10;NraxtTKW6rj/vioUehxm5htmux9sI3rqfOVYw2yqQBDnzlRcaLhe3icrED4gG2wck4Zv8rDfjZ62&#10;mBr34BP151CICGGfooYyhDaV0uclWfRT1xJH7+46iyHKrpCmw0eE20bOlVpIixXHhRJbeispr89f&#10;VsOQJbL/ULU65pzMsvplnoXLTevn8XDYgAg0hP/wX/vTaFgmr2v4fROfgNz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vuJBsYAAADdAAAADwAAAAAAAAAAAAAAAACYAgAAZHJz&#10;L2Rvd25yZXYueG1sUEsFBgAAAAAEAAQA9QAAAIsDAAAAAA==&#10;" path="m1781,l696,e" filled="f" strokecolor="#191919" strokeweight="2pt">
                      <v:path arrowok="t" o:connecttype="custom" o:connectlocs="1781,0;696,0" o:connectangles="0,0"/>
                    </v:shape>
                    <v:shape id="Freeform 2722" o:spid="_x0000_s1200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dT5sIA&#10;AADdAAAADwAAAGRycy9kb3ducmV2LnhtbERPz2uDMBS+F/Y/hDfYpayJRdrhmpYxLN1hl+nY+WHe&#10;VDQvYlJ1/31zGPT48f0+nBbbi4lG3zrWkGwUCOLKmZZrDd/l+fkFhA/IBnvHpOGPPJyOD6sDZsbN&#10;/EVTEWoRQ9hnqKEJYcik9FVDFv3GDcSR+3WjxRDhWEsz4hzDbS+3Su2kxZZjQ4MDvTdUdcXValjy&#10;VE4X1anPitMk79bbPJQ/Wj89Lm+vIAIt4S7+d38YDfs0jfvjm/gE5PE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x1PmwgAAAN0AAAAPAAAAAAAAAAAAAAAAAJgCAABkcnMvZG93&#10;bnJldi54bWxQSwUGAAAAAAQABAD1AAAAhwMAAAAA&#10;" path="m696,l1781,e" filled="f" strokecolor="#191919" strokeweight="2pt">
                      <v:path arrowok="t" o:connecttype="custom" o:connectlocs="696,0;1781,0" o:connectangles="0,0"/>
                    </v:shape>
                  </v:group>
                  <v:shape id="Freeform 1331" o:spid="_x0000_s1201" style="position:absolute;left:1039;top:15042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GapsQA&#10;AADdAAAADwAAAGRycy9kb3ducmV2LnhtbESPQYvCMBSE74L/ITzBm6aKq1KNIm4FL3toFc+P5tlW&#10;m5fSZG33328WFjwOM/MNs933phYval1lWcFsGoEgzq2uuFBwvZwmaxDOI2usLZOCH3Kw3w0HW4y1&#10;7TilV+YLESDsYlRQet/EUrq8JINuahvi4N1ta9AH2RZSt9gFuKnlPIqW0mDFYaHEho4l5c/s2yjo&#10;msQ9ziY/ZjeZfSUp9cnHZ6rUeNQfNiA89f4d/m+ftYLVYjGDvzfhCcjd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BmqbEAAAA3QAAAA8AAAAAAAAAAAAAAAAAmAIAAGRycy9k&#10;b3ducmV2LnhtbFBLBQYAAAAABAAEAPUAAACJAwAAAAA=&#10;" path="m,l44,e" filled="f" strokecolor="#191919" strokeweight="2pt">
                    <v:path arrowok="t" o:connecttype="custom" o:connectlocs="0,0;44,0" o:connectangles="0,0"/>
                  </v:shape>
                  <v:shape id="Freeform 1332" o:spid="_x0000_s1202" style="position:absolute;top:15042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F0W8QA&#10;AADdAAAADwAAAGRycy9kb3ducmV2LnhtbESPQWsCMRSE7wX/Q3iCl6JZZVtlNYoUBemt6qHHx+a5&#10;Wd28LJtU4783BcHjMDPfMItVtI24UudrxwrGowwEcel0zZWC42E7nIHwAVlj45gU3MnDatl7W2Ch&#10;3Y1/6LoPlUgQ9gUqMCG0hZS+NGTRj1xLnLyT6yyGJLtK6g5vCW4bOcmyT2mx5rRgsKUvQ+Vl/2cV&#10;ZIf4gfnx/NvKTbN+p03Mv+9GqUE/rucgAsXwCj/bO61gmucT+H+Tno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hdFvEAAAA3QAAAA8AAAAAAAAAAAAAAAAAmAIAAGRycy9k&#10;b3ducmV2LnhtbFBLBQYAAAAABAAEAPUAAACJAwAAAAA=&#10;" path="m,l400,e" filled="f" strokecolor="#191919" strokeweight="2pt">
                    <v:path arrowok="t" o:connecttype="custom" o:connectlocs="0,0;400,0" o:connectangles="0,0"/>
                  </v:shape>
                  <v:rect id="Rectangle 1333" o:spid="_x0000_s1203" style="position:absolute;left:400;top:14802;width:640;height:6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c648UA&#10;AADdAAAADwAAAGRycy9kb3ducmV2LnhtbESPT4vCMBTE78J+h/AW9qapUv9QjbIIyipedL3s7bV5&#10;tmWbl9LEWr+9EQSPw8z8hlmsOlOJlhpXWlYwHEQgiDOrS84VnH83/RkI55E1VpZJwZ0crJYfvQUm&#10;2t74SO3J5yJA2CWooPC+TqR0WUEG3cDWxMG72MagD7LJpW7wFuCmkqMomkiDJYeFAmtaF5T9n65G&#10;Qbo7HP12f962szSvK5v+DQ92rNTXZ/c9B+Gp8+/wq/2jFUzjOIbnm/AE5PI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dzrjxQAAAN0AAAAPAAAAAAAAAAAAAAAAAJgCAABkcnMv&#10;ZG93bnJldi54bWxQSwUGAAAAAAQABAD1AAAAigMAAAAA&#10;" stroked="f">
                    <v:path arrowok="t"/>
                  </v:rect>
                  <v:rect id="Rectangle 1334" o:spid="_x0000_s1204" style="position:absolute;left:380;top:14782;width:680;height:6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X1c8cA&#10;AADdAAAADwAAAGRycy9kb3ducmV2LnhtbESP0UoDMRRE3wX/IdyCL2KzytbqtmkRQWn7Im77AdfN&#10;dbNtcrMkabv+vSkIPg4zc4aZLwdnxYlC7DwruB8XIIgbrztuFey2b3dPIGJC1mg9k4IfirBcXF/N&#10;sdL+zJ90qlMrMoRjhQpMSn0lZWwMOYxj3xNn79sHhynL0Eod8JzhzsqHoniUDjvOCwZ7ejXUHOqj&#10;U0Aft+vJ+2p/2Oy1tea5/KqP06DUzWh4mYFINKT/8F97pRVMy3IClzf5Cc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SF9XPHAAAA3QAAAA8AAAAAAAAAAAAAAAAAmAIAAGRy&#10;cy9kb3ducmV2LnhtbFBLBQYAAAAABAAEAPUAAACMAwAAAAA=&#10;" filled="f" strokecolor="#191919" strokeweight="2pt">
                    <v:path arrowok="t"/>
                  </v:rect>
                </v:group>
                <v:shape id="Text Box 2699" o:spid="_x0000_s1205" type="#_x0000_t202" style="position:absolute;left:377;top:13537;width:480;height:11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QXTsQA&#10;AADdAAAADwAAAGRycy9kb3ducmV2LnhtbESP3YrCMBSE7xf2HcJZ8G5Nd9Uq1ShLQfRK8OcBDs2x&#10;KTYn3Sba+vZGELwcZuYbZrHqbS1u1PrKsYKfYQKCuHC64lLB6bj+noHwAVlj7ZgU3MnDavn5scBM&#10;u473dDuEUkQI+wwVmBCaTEpfGLLoh64hjt7ZtRZDlG0pdYtdhNta/iZJKi1WHBcMNpQbKi6Hq1Ww&#10;u0vTjezkVOR5uktH/2u8bGqlBl/93xxEoD68w6/2ViuYjscpPN/EJ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0EF07EAAAA3QAAAA8AAAAAAAAAAAAAAAAAmAIAAGRycy9k&#10;b3ducmV2LnhtbFBLBQYAAAAABAAEAPUAAACJAwAAAAA=&#10;" filled="f" stroked="f">
                  <v:textbox style="layout-flow:vertical;mso-layout-flow-alt:bottom-to-top" inset="0,0,0,0">
                    <w:txbxContent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-15" w:right="-15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Personnel &amp;Index</w:t>
                        </w:r>
                      </w:p>
                    </w:txbxContent>
                  </v:textbox>
                </v:shape>
                <v:shape id="Text Box 2698" o:spid="_x0000_s1206" type="#_x0000_t202" style="position:absolute;left:377;top:8243;width:720;height:11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iy1cMA&#10;AADdAAAADwAAAGRycy9kb3ducmV2LnhtbESP0YrCMBRE3wX/IVzBN01d3SrVKEtB3Cdh1Q+4NNem&#10;2NzUJtr692ZhYR+HmTnDbHa9rcWTWl85VjCbJiCIC6crLhVczvvJCoQPyBprx6TgRR522+Fgg5l2&#10;Hf/Q8xRKESHsM1RgQmgyKX1hyKKfuoY4elfXWgxRtqXULXYRbmv5kSSptFhxXDDYUG6ouJ0eVsHx&#10;JU03t5+XIs/TYzq/7/F2qJUaj/qvNYhAffgP/7W/tYLlYrGE3zfxCcjtG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kiy1cMAAADdAAAADwAAAAAAAAAAAAAAAACYAgAAZHJzL2Rv&#10;d25yZXYueG1sUEsFBgAAAAAEAAQA9QAAAIgDAAAAAA==&#10;" filled="f" stroked="f">
                  <v:textbox style="layout-flow:vertical;mso-layout-flow-alt:bottom-to-top" inset="0,0,0,0">
                    <w:txbxContent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-15" w:right="-15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Sciences &amp;</w:t>
                        </w:r>
                      </w:p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exact"/>
                          <w:ind w:right="202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Health</w:t>
                        </w:r>
                      </w:p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exact"/>
                          <w:ind w:left="-7" w:right="-7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Professions</w:t>
                        </w:r>
                      </w:p>
                    </w:txbxContent>
                  </v:textbox>
                </v:shape>
                <v:shape id="Text Box 2697" o:spid="_x0000_s1207" type="#_x0000_t202" style="position:absolute;left:397;top:11806;width:480;height:12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cmp8IA&#10;AADdAAAADwAAAGRycy9kb3ducmV2LnhtbERP3WrCMBS+H/gO4QjezXSz60ZnWqQgelWY8wEOzVlT&#10;bE5qk9n69uZisMuP739bzrYXNxp951jByzoBQdw43XGr4Py9f/4A4QOyxt4xKbiTh7JYPG0x127i&#10;L7qdQitiCPscFZgQhlxK3xiy6NduII7cjxsthgjHVuoRpxhue/maJJm02HFsMDhQZai5nH6tgvou&#10;zbSxb+emqrI621z3eDn0Sq2W8+4TRKA5/Iv/3Eet4D1N49z4Jj4BWT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1yanwgAAAN0AAAAPAAAAAAAAAAAAAAAAAJgCAABkcnMvZG93&#10;bnJldi54bWxQSwUGAAAAAAQABAD1AAAAhwMAAAAA&#10;" filled="f" stroked="f">
                  <v:textbox style="layout-flow:vertical;mso-layout-flow-alt:bottom-to-top" inset="0,0,0,0">
                    <w:txbxContent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right="229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Course</w:t>
                        </w:r>
                      </w:p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exact"/>
                          <w:ind w:left="-15" w:right="-15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Descriptions</w:t>
                        </w:r>
                      </w:p>
                    </w:txbxContent>
                  </v:textbox>
                </v:shape>
                <v:shape id="Text Box 2696" o:spid="_x0000_s1208" type="#_x0000_t202" style="position:absolute;left:397;top:10116;width:480;height: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uDPMUA&#10;AADdAAAADwAAAGRycy9kb3ducmV2LnhtbESP3WrCQBSE7wu+w3KE3tWNP40aXaUERK+EWh/gkD1m&#10;g9mzMbs18e27gtDLYWa+Ydbb3tbiTq2vHCsYjxIQxIXTFZcKzj+7jwUIH5A11o5JwYM8bDeDtzVm&#10;2nX8TfdTKEWEsM9QgQmhyaT0hSGLfuQa4uhdXGsxRNmWUrfYRbit5SRJUmmx4rhgsKHcUHE9/VoF&#10;x4c03dR+nos8T4/p9LbD675W6n3Yf61ABOrDf/jVPmgF89lsCc838QnIz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m4M8xQAAAN0AAAAPAAAAAAAAAAAAAAAAAJgCAABkcnMv&#10;ZG93bnJldi54bWxQSwUGAAAAAAQABAD1AAAAigMAAAAA&#10;" filled="f" stroked="f">
                  <v:textbox style="layout-flow:vertical;mso-layout-flow-alt:bottom-to-top" inset="0,0,0,0">
                    <w:txbxContent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-15" w:right="-15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Graduate</w:t>
                        </w:r>
                      </w:p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exact"/>
                          <w:ind w:right="125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School</w:t>
                        </w:r>
                      </w:p>
                    </w:txbxContent>
                  </v:textbox>
                </v:shape>
                <v:shape id="Text Box 2695" o:spid="_x0000_s1209" type="#_x0000_t202" style="position:absolute;left:417;top:6480;width:240;height:10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i8fMIA&#10;AADdAAAADwAAAGRycy9kb3ducmV2LnhtbERP3WrCMBS+H/gO4QjezXRz7UZnWqQgelWY8wEOzVlT&#10;bE5qk9n69uZisMuP739bzrYXNxp951jByzoBQdw43XGr4Py9f/4A4QOyxt4xKbiTh7JYPG0x127i&#10;L7qdQitiCPscFZgQhlxK3xiy6NduII7cjxsthgjHVuoRpxhue/maJJm02HFsMDhQZai5nH6tgvou&#10;zbSx6bmpqqzONtc9Xg69UqvlvPsEEWgO/+I/91EreH9L4/74Jj4BWT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eLx8wgAAAN0AAAAPAAAAAAAAAAAAAAAAAJgCAABkcnMvZG93&#10;bnJldi54bWxQSwUGAAAAAAQABAD1AAAAhwMAAAAA&#10;" filled="f" stroked="f">
                  <v:textbox style="layout-flow:vertical;mso-layout-flow-alt:bottom-to-top" inset="0,0,0,0">
                    <w:txbxContent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20" w:right="-30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Education</w:t>
                        </w:r>
                      </w:p>
                    </w:txbxContent>
                  </v:textbox>
                </v:shape>
                <v:shape id="Text Box 2694" o:spid="_x0000_s1210" type="#_x0000_t202" style="position:absolute;left:417;top:4760;width:240;height: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QZ58MA&#10;AADdAAAADwAAAGRycy9kb3ducmV2LnhtbESP0YrCMBRE3xf8h3AF39bUde1KNcpSEPdJ0PUDLs21&#10;KTY3tYm2/r0RBB+HmTnDLNe9rcWNWl85VjAZJyCIC6crLhUc/zefcxA+IGusHZOCO3lYrwYfS8y0&#10;63hPt0MoRYSwz1CBCaHJpPSFIYt+7Bri6J1cazFE2ZZSt9hFuK3lV5Kk0mLFccFgQ7mh4ny4WgW7&#10;uzTd1M6ORZ6nu3R62eB5Wys1Gva/CxCB+vAOv9p/WsHP92wCzzfxCcjV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zQZ58MAAADdAAAADwAAAAAAAAAAAAAAAACYAgAAZHJzL2Rv&#10;d25yZXYueG1sUEsFBgAAAAAEAAQA9QAAAIgDAAAAAA==&#10;" filled="f" stroked="f">
                  <v:textbox style="layout-flow:vertical;mso-layout-flow-alt:bottom-to-top" inset="0,0,0,0">
                    <w:txbxContent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20" w:right="-30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Business</w:t>
                        </w:r>
                      </w:p>
                    </w:txbxContent>
                  </v:textbox>
                </v:shape>
                <v:shape id="Text Box 2693" o:spid="_x0000_s1211" type="#_x0000_t202" style="position:absolute;left:397;top:2475;width:570;height:17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aHkMQA&#10;AADdAAAADwAAAGRycy9kb3ducmV2LnhtbESP3YrCMBSE7xd8h3CEvVtTda1SjSIFca8Efx7g0Byb&#10;YnNSm6ytb28WFrwcZuYbZrXpbS0e1PrKsYLxKAFBXDhdcangct59LUD4gKyxdkwKnuRhsx58rDDT&#10;ruMjPU6hFBHCPkMFJoQmk9IXhiz6kWuIo3d1rcUQZVtK3WIX4baWkyRJpcWK44LBhnJDxe30axUc&#10;ntJ0Uzu7FHmeHtLpfYe3fa3U57DfLkEE6sM7/N/+0Qrm37MJ/L2JT0Cu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mh5DEAAAA3QAAAA8AAAAAAAAAAAAAAAAAmAIAAGRycy9k&#10;b3ducmV2LnhtbFBLBQYAAAAABAAEAPUAAACJAwAAAAA=&#10;" filled="f" stroked="f">
                  <v:textbox style="layout-flow:vertical;mso-layout-flow-alt:bottom-to-top" inset="0,0,0,0">
                    <w:txbxContent>
                      <w:p w:rsidR="004648B7" w:rsidRPr="008A161B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20" w:right="-30"/>
                          <w:rPr>
                            <w:rFonts w:ascii="Century Gothic" w:hAnsi="Century Gothic" w:cs="Century Gothic"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8A161B">
                          <w:rPr>
                            <w:rFonts w:ascii="Century Gothic" w:hAnsi="Century Gothic" w:cs="Century Gothic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Arts &amp; Humanities</w:t>
                        </w:r>
                      </w:p>
                    </w:txbxContent>
                  </v:textbox>
                </v:shape>
                <v:shape id="Text Box 2692" o:spid="_x0000_s1212" type="#_x0000_t202" style="position:absolute;left:400;top:591;width:477;height:16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oiC8QA&#10;AADdAAAADwAAAGRycy9kb3ducmV2LnhtbESP0WrCQBRE3wv+w3IF3+rGpkaJrlICYp+Eqh9wyV6z&#10;wezdmF1N/Hu3UOjjMDNnmPV2sI14UOdrxwpm0wQEcel0zZWC82n3vgThA7LGxjEpeJKH7Wb0tsZc&#10;u55/6HEMlYgQ9jkqMCG0uZS+NGTRT11LHL2L6yyGKLtK6g77CLeN/EiSTFqsOS4YbKkwVF6Pd6vg&#10;8JSmT+38XBZFdsjS2w6v+0apyXj4WoEINIT/8F/7WytYfM5T+H0Tn4Dcv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qIgvEAAAA3QAAAA8AAAAAAAAAAAAAAAAAmAIAAGRycy9k&#10;b3ducmV2LnhtbFBLBQYAAAAABAAEAPUAAACJAwAAAAA=&#10;" filled="f" stroked="f">
                  <v:textbox style="layout-flow:vertical;mso-layout-flow-alt:bottom-to-top" inset="0,0,0,0">
                    <w:txbxContent>
                      <w:p w:rsidR="004648B7" w:rsidRPr="008A161B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20" w:right="-30"/>
                          <w:rPr>
                            <w:rFonts w:ascii="Century Gothic" w:hAnsi="Century Gothic" w:cs="Century Gothic"/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8A161B">
                          <w:rPr>
                            <w:rFonts w:ascii="Century Gothic" w:hAnsi="Century Gothic" w:cs="Century Gothic"/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 xml:space="preserve">Albany State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0" allowOverlap="1">
                <wp:simplePos x="0" y="0"/>
                <wp:positionH relativeFrom="page">
                  <wp:posOffset>266065</wp:posOffset>
                </wp:positionH>
                <wp:positionV relativeFrom="page">
                  <wp:posOffset>623570</wp:posOffset>
                </wp:positionV>
                <wp:extent cx="152400" cy="810260"/>
                <wp:effectExtent l="0" t="0" r="0" b="8890"/>
                <wp:wrapNone/>
                <wp:docPr id="7443" name="Text Box 20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" cy="810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1F2C" w:rsidRDefault="00C11F2C" w:rsidP="00C11F2C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21" w:lineRule="exact"/>
                              <w:ind w:left="20" w:right="-30"/>
                              <w:rPr>
                                <w:rFonts w:ascii="Century Gothic" w:hAnsi="Century Gothic" w:cs="Century Gothic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hAnsi="Century Gothic" w:cs="Century Gothic"/>
                                <w:b/>
                                <w:bCs/>
                                <w:color w:val="FFFFFF"/>
                                <w:sz w:val="20"/>
                                <w:szCs w:val="20"/>
                              </w:rPr>
                              <w:t>Albany State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46" o:spid="_x0000_s1213" type="#_x0000_t202" style="position:absolute;left:0;text-align:left;margin-left:20.95pt;margin-top:49.1pt;width:12pt;height:63.8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" o:allowincell="f" filled="f" stroked="f">
                <v:textbox style="layout-flow:vertical;mso-layout-flow-alt:bottom-to-top" inset="0,0,0,0">
                  <w:txbxContent>
                    <w:p w:rsidR="00C11F2C" w:rsidRDefault="00C11F2C" w:rsidP="00C11F2C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21" w:lineRule="exact"/>
                        <w:ind w:left="20" w:right="-30"/>
                        <w:rPr>
                          <w:rFonts w:ascii="Century Gothic" w:hAnsi="Century Gothic" w:cs="Century Gothic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hAnsi="Century Gothic" w:cs="Century Gothic"/>
                          <w:b/>
                          <w:bCs/>
                          <w:color w:val="FFFFFF"/>
                          <w:sz w:val="20"/>
                          <w:szCs w:val="20"/>
                        </w:rPr>
                        <w:t>Albany State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C11F2C">
        <w:rPr>
          <w:rFonts w:ascii="Century Gothic" w:hAnsi="Century Gothic" w:cs="Century Gothic"/>
          <w:b/>
          <w:bCs/>
          <w:color w:val="191919"/>
          <w:sz w:val="16"/>
          <w:szCs w:val="16"/>
        </w:rPr>
        <w:t>Military Science/CETLA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6" w:after="0" w:line="160" w:lineRule="exact"/>
        <w:rPr>
          <w:rFonts w:ascii="Century Gothic" w:hAnsi="Century Gothic" w:cs="Century Gothic"/>
          <w:color w:val="000000"/>
          <w:sz w:val="16"/>
          <w:szCs w:val="16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before="20" w:after="0" w:line="240" w:lineRule="auto"/>
        <w:ind w:left="10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EQUIREMENT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S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ROTC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27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.</w:t>
      </w:r>
      <w:r>
        <w:rPr>
          <w:rFonts w:ascii="Times New Roman" w:hAnsi="Times New Roman"/>
          <w:b/>
          <w:bCs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General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2" w:after="0" w:line="240" w:lineRule="auto"/>
        <w:ind w:left="12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Characte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goo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characte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evidence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recor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home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communit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institutio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wher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enrolled.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2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Citizenshi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citize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describe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145-1.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380" w:right="71" w:hanging="18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7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advance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unde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8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femal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are unde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lega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establishe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lega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residenc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parenta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consent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maximu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pointment (waiverabl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4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non-scholarshi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applicants)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applicants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minimu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7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Octobe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ollmen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and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maximu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>7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Jun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commissionin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(waiverabl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4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service).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20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4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Medica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physicall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define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145-</w:t>
      </w:r>
      <w:r>
        <w:rPr>
          <w:rFonts w:ascii="Times New Roman" w:hAnsi="Times New Roman"/>
          <w:color w:val="191919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40-501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0" w:after="0" w:line="100" w:lineRule="exact"/>
        <w:rPr>
          <w:rFonts w:ascii="Times New Roman" w:hAnsi="Times New Roman"/>
          <w:color w:val="000000"/>
          <w:sz w:val="10"/>
          <w:szCs w:val="10"/>
        </w:rPr>
      </w:pPr>
    </w:p>
    <w:tbl>
      <w:tblPr>
        <w:tblW w:w="0" w:type="auto"/>
        <w:tblInd w:w="9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31"/>
        <w:gridCol w:w="995"/>
        <w:gridCol w:w="1124"/>
      </w:tblGrid>
      <w:tr w:rsidR="00C11F2C" w:rsidTr="00C11F2C">
        <w:trPr>
          <w:trHeight w:hRule="exact" w:val="732"/>
        </w:trPr>
        <w:tc>
          <w:tcPr>
            <w:tcW w:w="4231" w:type="dxa"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B</w:t>
            </w:r>
            <w:r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.</w:t>
            </w:r>
            <w:r>
              <w:rPr>
                <w:rFonts w:ascii="Times New Roman" w:hAnsi="Times New Roman"/>
                <w:b/>
                <w:bCs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Militar</w:t>
            </w:r>
            <w:r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y</w:t>
            </w:r>
            <w:r>
              <w:rPr>
                <w:rFonts w:ascii="Times New Roman" w:hAnsi="Times New Roman"/>
                <w:b/>
                <w:bCs/>
                <w:color w:val="191919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Scienc</w:t>
            </w:r>
            <w:r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</w:t>
            </w:r>
            <w:r>
              <w:rPr>
                <w:rFonts w:ascii="Times New Roman" w:hAnsi="Times New Roman"/>
                <w:b/>
                <w:bCs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Curriculum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5" w:after="0" w:line="220" w:lineRule="exact"/>
              <w:rPr>
                <w:rFonts w:ascii="Times New Roman" w:hAnsi="Times New Roman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F</w:t>
            </w:r>
            <w:r>
              <w:rPr>
                <w:rFonts w:ascii="Times New Roman" w:hAnsi="Times New Roman"/>
                <w:b/>
                <w:bCs/>
                <w:color w:val="191919"/>
                <w:spacing w:val="-5"/>
                <w:sz w:val="18"/>
                <w:szCs w:val="18"/>
              </w:rPr>
              <w:t>r</w:t>
            </w: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eshma</w:t>
            </w:r>
            <w:r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n</w:t>
            </w:r>
            <w:r>
              <w:rPr>
                <w:rFonts w:ascii="Times New Roman" w:hAnsi="Times New Roman"/>
                <w:b/>
                <w:bCs/>
                <w:color w:val="191919"/>
                <w:spacing w:val="-10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color w:val="191919"/>
                <w:spacing w:val="-22"/>
                <w:sz w:val="18"/>
                <w:szCs w:val="18"/>
              </w:rPr>
              <w:t>Y</w:t>
            </w: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ear</w:t>
            </w:r>
          </w:p>
        </w:tc>
        <w:tc>
          <w:tcPr>
            <w:tcW w:w="995" w:type="dxa"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3" w:after="0" w:line="100" w:lineRule="exact"/>
              <w:rPr>
                <w:rFonts w:ascii="Times New Roman" w:hAnsi="Times New Roman"/>
                <w:sz w:val="10"/>
                <w:szCs w:val="10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29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Fall</w:t>
            </w:r>
          </w:p>
        </w:tc>
        <w:tc>
          <w:tcPr>
            <w:tcW w:w="1124" w:type="dxa"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3" w:after="0" w:line="100" w:lineRule="exact"/>
              <w:rPr>
                <w:rFonts w:ascii="Times New Roman" w:hAnsi="Times New Roman"/>
                <w:sz w:val="10"/>
                <w:szCs w:val="10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7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Spring</w:t>
            </w:r>
          </w:p>
        </w:tc>
      </w:tr>
      <w:tr w:rsidR="00C11F2C" w:rsidTr="00C11F2C">
        <w:trPr>
          <w:trHeight w:hRule="exact" w:val="218"/>
        </w:trPr>
        <w:tc>
          <w:tcPr>
            <w:tcW w:w="4231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1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0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Introductio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t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ROTC</w:t>
            </w:r>
          </w:p>
        </w:tc>
        <w:tc>
          <w:tcPr>
            <w:tcW w:w="995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129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1124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540" w:right="426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C11F2C" w:rsidTr="00C11F2C">
        <w:trPr>
          <w:trHeight w:hRule="exact" w:val="322"/>
        </w:trPr>
        <w:tc>
          <w:tcPr>
            <w:tcW w:w="4231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12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0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Introductio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t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Militar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Leadership</w:t>
            </w:r>
          </w:p>
        </w:tc>
        <w:tc>
          <w:tcPr>
            <w:tcW w:w="995" w:type="dxa"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24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195" w:lineRule="exact"/>
              <w:ind w:left="540" w:right="426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C11F2C" w:rsidTr="00C11F2C">
        <w:trPr>
          <w:trHeight w:hRule="exact" w:val="864"/>
        </w:trPr>
        <w:tc>
          <w:tcPr>
            <w:tcW w:w="4231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Sophomo</w:t>
            </w:r>
            <w:r>
              <w:rPr>
                <w:rFonts w:ascii="Times New Roman" w:hAnsi="Times New Roman"/>
                <w:b/>
                <w:bCs/>
                <w:color w:val="191919"/>
                <w:spacing w:val="-5"/>
                <w:sz w:val="18"/>
                <w:szCs w:val="18"/>
              </w:rPr>
              <w:t>r</w:t>
            </w:r>
            <w:r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221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0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Basi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Militar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Lan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Navigatio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an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Firs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t</w:t>
            </w:r>
            <w:r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Aid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222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0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Basi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c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Militar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Skill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an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T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actics</w:t>
            </w:r>
          </w:p>
        </w:tc>
        <w:tc>
          <w:tcPr>
            <w:tcW w:w="995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129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Fall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129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  <w:tc>
          <w:tcPr>
            <w:tcW w:w="1124" w:type="dxa"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574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Spring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8" w:after="0" w:line="220" w:lineRule="exact"/>
              <w:rPr>
                <w:rFonts w:ascii="Times New Roman" w:hAnsi="Times New Roman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40" w:right="426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</w:tr>
      <w:tr w:rsidR="00C11F2C" w:rsidTr="00C11F2C">
        <w:trPr>
          <w:trHeight w:hRule="exact" w:val="840"/>
        </w:trPr>
        <w:tc>
          <w:tcPr>
            <w:tcW w:w="4231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Junio</w:t>
            </w:r>
            <w:r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r</w:t>
            </w:r>
            <w:r>
              <w:rPr>
                <w:rFonts w:ascii="Times New Roman" w:hAnsi="Times New Roman"/>
                <w:b/>
                <w:bCs/>
                <w:color w:val="191919"/>
                <w:spacing w:val="-1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color w:val="191919"/>
                <w:spacing w:val="-22"/>
                <w:sz w:val="18"/>
                <w:szCs w:val="18"/>
              </w:rPr>
              <w:t>Y</w:t>
            </w: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ear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331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0</w:t>
            </w:r>
            <w:r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Advance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Leadershi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p</w:t>
            </w:r>
            <w:r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an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Militar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T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actics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332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0</w:t>
            </w:r>
            <w:r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Advance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Leadershi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p</w:t>
            </w:r>
            <w:r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an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Militar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y</w:t>
            </w:r>
            <w:r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T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actic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II</w:t>
            </w:r>
          </w:p>
        </w:tc>
        <w:tc>
          <w:tcPr>
            <w:tcW w:w="995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129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Fall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129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24" w:type="dxa"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574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Spring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8" w:after="0" w:line="220" w:lineRule="exact"/>
              <w:rPr>
                <w:rFonts w:ascii="Times New Roman" w:hAnsi="Times New Roman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40" w:right="426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C11F2C" w:rsidRDefault="00C11F2C" w:rsidP="00C11F2C">
      <w:pPr>
        <w:widowControl w:val="0"/>
        <w:autoSpaceDE w:val="0"/>
        <w:autoSpaceDN w:val="0"/>
        <w:adjustRightInd w:val="0"/>
        <w:spacing w:before="9" w:after="0" w:line="110" w:lineRule="exact"/>
        <w:rPr>
          <w:rFonts w:ascii="Times New Roman" w:hAnsi="Times New Roman"/>
          <w:sz w:val="11"/>
          <w:szCs w:val="11"/>
        </w:rPr>
      </w:pPr>
    </w:p>
    <w:p w:rsidR="00C11F2C" w:rsidRDefault="00C11F2C" w:rsidP="00C11F2C">
      <w:pPr>
        <w:widowControl w:val="0"/>
        <w:tabs>
          <w:tab w:val="left" w:pos="5160"/>
          <w:tab w:val="left" w:pos="6780"/>
        </w:tabs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Senio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2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ea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Fal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ab/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Spring</w:t>
      </w:r>
    </w:p>
    <w:p w:rsidR="00C11F2C" w:rsidRDefault="00C11F2C" w:rsidP="00C11F2C">
      <w:pPr>
        <w:widowControl w:val="0"/>
        <w:tabs>
          <w:tab w:val="left" w:pos="5340"/>
        </w:tabs>
        <w:autoSpaceDE w:val="0"/>
        <w:autoSpaceDN w:val="0"/>
        <w:adjustRightInd w:val="0"/>
        <w:spacing w:before="12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MIL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441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Leadershi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Challeng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Goa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Settin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C11F2C" w:rsidRDefault="00C11F2C" w:rsidP="00C11F2C">
      <w:pPr>
        <w:widowControl w:val="0"/>
        <w:tabs>
          <w:tab w:val="left" w:pos="6780"/>
        </w:tabs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MIL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442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ransitio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Lieutenan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ab/>
        <w:t>3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3"/>
          <w:sz w:val="18"/>
          <w:szCs w:val="18"/>
        </w:rPr>
        <w:t>Freshma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take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orde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Sophomor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take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orde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bu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shoul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starte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befor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MIL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11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1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MILS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9" w:after="0" w:line="240" w:lineRule="auto"/>
        <w:ind w:left="1020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8"/>
          <w:sz w:val="18"/>
          <w:szCs w:val="18"/>
        </w:rPr>
        <w:t>1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12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completed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Leadershi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</w:t>
      </w:r>
      <w:r>
        <w:rPr>
          <w:rFonts w:ascii="Times New Roman" w:hAnsi="Times New Roman"/>
          <w:color w:val="191919"/>
          <w:sz w:val="18"/>
          <w:szCs w:val="18"/>
        </w:rPr>
        <w:t>b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meet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wee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tw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4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udents.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2" w:after="0" w:line="150" w:lineRule="exact"/>
        <w:rPr>
          <w:rFonts w:ascii="Times New Roman" w:hAnsi="Times New Roman"/>
          <w:color w:val="000000"/>
          <w:sz w:val="15"/>
          <w:szCs w:val="15"/>
        </w:rPr>
      </w:pPr>
    </w:p>
    <w:tbl>
      <w:tblPr>
        <w:tblW w:w="0" w:type="auto"/>
        <w:tblInd w:w="9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09"/>
        <w:gridCol w:w="1317"/>
        <w:gridCol w:w="1124"/>
      </w:tblGrid>
      <w:tr w:rsidR="00C11F2C" w:rsidTr="00C11F2C">
        <w:trPr>
          <w:trHeight w:hRule="exact" w:val="732"/>
        </w:trPr>
        <w:tc>
          <w:tcPr>
            <w:tcW w:w="3909" w:type="dxa"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70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Suggeste</w:t>
            </w:r>
            <w:r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d</w:t>
            </w:r>
            <w:r>
              <w:rPr>
                <w:rFonts w:ascii="Times New Roman" w:hAnsi="Times New Roman"/>
                <w:b/>
                <w:bCs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Cours</w:t>
            </w:r>
            <w:r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</w:t>
            </w:r>
            <w:r>
              <w:rPr>
                <w:rFonts w:ascii="Times New Roman" w:hAnsi="Times New Roman"/>
                <w:b/>
                <w:bCs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o</w:t>
            </w:r>
            <w:r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f</w:t>
            </w:r>
            <w:r>
              <w:rPr>
                <w:rFonts w:ascii="Times New Roman" w:hAnsi="Times New Roman"/>
                <w:b/>
                <w:bCs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Study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5" w:after="0" w:line="220" w:lineRule="exact"/>
              <w:rPr>
                <w:rFonts w:ascii="Times New Roman" w:hAnsi="Times New Roman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F</w:t>
            </w:r>
            <w:r>
              <w:rPr>
                <w:rFonts w:ascii="Times New Roman" w:hAnsi="Times New Roman"/>
                <w:b/>
                <w:bCs/>
                <w:color w:val="191919"/>
                <w:spacing w:val="-5"/>
                <w:sz w:val="18"/>
                <w:szCs w:val="18"/>
              </w:rPr>
              <w:t>r</w:t>
            </w: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eshma</w:t>
            </w:r>
            <w:r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n</w:t>
            </w:r>
            <w:r>
              <w:rPr>
                <w:rFonts w:ascii="Times New Roman" w:hAnsi="Times New Roman"/>
                <w:b/>
                <w:bCs/>
                <w:color w:val="191919"/>
                <w:spacing w:val="-10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color w:val="191919"/>
                <w:spacing w:val="-22"/>
                <w:sz w:val="18"/>
                <w:szCs w:val="18"/>
              </w:rPr>
              <w:t>Y</w:t>
            </w: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ear</w:t>
            </w:r>
          </w:p>
        </w:tc>
        <w:tc>
          <w:tcPr>
            <w:tcW w:w="1317" w:type="dxa"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3" w:after="0" w:line="100" w:lineRule="exact"/>
              <w:rPr>
                <w:rFonts w:ascii="Times New Roman" w:hAnsi="Times New Roman"/>
                <w:sz w:val="10"/>
                <w:szCs w:val="10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17" w:right="54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Fall</w:t>
            </w:r>
          </w:p>
        </w:tc>
        <w:tc>
          <w:tcPr>
            <w:tcW w:w="1124" w:type="dxa"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3" w:after="0" w:line="100" w:lineRule="exact"/>
              <w:rPr>
                <w:rFonts w:ascii="Times New Roman" w:hAnsi="Times New Roman"/>
                <w:sz w:val="10"/>
                <w:szCs w:val="10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7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Spring</w:t>
            </w:r>
          </w:p>
        </w:tc>
      </w:tr>
      <w:tr w:rsidR="00C11F2C" w:rsidTr="00C11F2C">
        <w:trPr>
          <w:trHeight w:hRule="exact" w:val="540"/>
        </w:trPr>
        <w:tc>
          <w:tcPr>
            <w:tcW w:w="3909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111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Leadershi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p</w:t>
            </w:r>
            <w:r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an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d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Persona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Development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12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Introductio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t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o</w:t>
            </w:r>
            <w:r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T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actica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Leadership</w:t>
            </w:r>
          </w:p>
        </w:tc>
        <w:tc>
          <w:tcPr>
            <w:tcW w:w="1317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197" w:lineRule="exact"/>
              <w:ind w:left="417" w:right="74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  <w:tc>
          <w:tcPr>
            <w:tcW w:w="1124" w:type="dxa"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6"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41" w:right="426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</w:p>
        </w:tc>
      </w:tr>
      <w:tr w:rsidR="00C11F2C" w:rsidTr="00C11F2C">
        <w:trPr>
          <w:trHeight w:hRule="exact" w:val="864"/>
        </w:trPr>
        <w:tc>
          <w:tcPr>
            <w:tcW w:w="3909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Sophomo</w:t>
            </w:r>
            <w:r>
              <w:rPr>
                <w:rFonts w:ascii="Times New Roman" w:hAnsi="Times New Roman"/>
                <w:b/>
                <w:bCs/>
                <w:color w:val="191919"/>
                <w:spacing w:val="-5"/>
                <w:sz w:val="18"/>
                <w:szCs w:val="18"/>
              </w:rPr>
              <w:t>r</w:t>
            </w:r>
            <w:r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e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22</w:t>
            </w:r>
            <w:r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Innovativ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T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ea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Leadership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222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Foundation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o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f</w:t>
            </w:r>
            <w:r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T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actica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l</w:t>
            </w:r>
            <w:r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Leadership</w:t>
            </w:r>
          </w:p>
        </w:tc>
        <w:tc>
          <w:tcPr>
            <w:tcW w:w="1317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417" w:right="540"/>
              <w:jc w:val="center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Fall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417" w:right="74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  <w:tc>
          <w:tcPr>
            <w:tcW w:w="1124" w:type="dxa"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574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Spring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8" w:after="0" w:line="220" w:lineRule="exact"/>
              <w:rPr>
                <w:rFonts w:ascii="Times New Roman" w:hAnsi="Times New Roman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40" w:right="426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z w:val="18"/>
                <w:szCs w:val="18"/>
              </w:rPr>
              <w:t>2</w:t>
            </w:r>
          </w:p>
        </w:tc>
      </w:tr>
      <w:tr w:rsidR="00C11F2C" w:rsidTr="00C11F2C">
        <w:trPr>
          <w:trHeight w:hRule="exact" w:val="864"/>
        </w:trPr>
        <w:tc>
          <w:tcPr>
            <w:tcW w:w="3909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Junio</w:t>
            </w:r>
            <w:r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r</w:t>
            </w:r>
            <w:r>
              <w:rPr>
                <w:rFonts w:ascii="Times New Roman" w:hAnsi="Times New Roman"/>
                <w:b/>
                <w:bCs/>
                <w:color w:val="191919"/>
                <w:spacing w:val="-1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color w:val="191919"/>
                <w:spacing w:val="-22"/>
                <w:sz w:val="18"/>
                <w:szCs w:val="18"/>
              </w:rPr>
              <w:t>Y</w:t>
            </w: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ear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33</w:t>
            </w:r>
            <w:r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  <w:r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Adaptiv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14"/>
                <w:sz w:val="18"/>
                <w:szCs w:val="18"/>
              </w:rPr>
              <w:t>T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ea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m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Leadership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332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Leadershi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p</w:t>
            </w:r>
            <w:r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i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Changin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Environments</w:t>
            </w:r>
          </w:p>
        </w:tc>
        <w:tc>
          <w:tcPr>
            <w:tcW w:w="1317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417" w:right="540"/>
              <w:jc w:val="center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Fall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417" w:right="74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24" w:type="dxa"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574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Spring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8" w:after="0" w:line="220" w:lineRule="exact"/>
              <w:rPr>
                <w:rFonts w:ascii="Times New Roman" w:hAnsi="Times New Roman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40" w:right="426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  <w:tr w:rsidR="00C11F2C" w:rsidTr="00C11F2C">
        <w:trPr>
          <w:trHeight w:hRule="exact" w:val="840"/>
        </w:trPr>
        <w:tc>
          <w:tcPr>
            <w:tcW w:w="3909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Senio</w:t>
            </w:r>
            <w:r>
              <w:rPr>
                <w:rFonts w:ascii="Times New Roman" w:hAnsi="Times New Roman"/>
                <w:b/>
                <w:bCs/>
                <w:color w:val="191919"/>
                <w:sz w:val="18"/>
                <w:szCs w:val="18"/>
              </w:rPr>
              <w:t>r</w:t>
            </w:r>
            <w:r>
              <w:rPr>
                <w:rFonts w:ascii="Times New Roman" w:hAnsi="Times New Roman"/>
                <w:b/>
                <w:bCs/>
                <w:color w:val="191919"/>
                <w:spacing w:val="-1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color w:val="191919"/>
                <w:spacing w:val="-22"/>
                <w:sz w:val="18"/>
                <w:szCs w:val="18"/>
              </w:rPr>
              <w:t>Y</w:t>
            </w: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ear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40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44</w:t>
            </w:r>
            <w:r>
              <w:rPr>
                <w:rFonts w:ascii="Times New Roman" w:hAnsi="Times New Roman"/>
                <w:color w:val="191919"/>
                <w:spacing w:val="-8"/>
                <w:sz w:val="18"/>
                <w:szCs w:val="18"/>
              </w:rPr>
              <w:t>1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Developin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g</w:t>
            </w:r>
            <w:r>
              <w:rPr>
                <w:rFonts w:ascii="Times New Roman" w:hAnsi="Times New Roman"/>
                <w:color w:val="191919"/>
                <w:spacing w:val="-1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Adaptiv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e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Leaders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" w:after="0" w:line="240" w:lineRule="auto"/>
              <w:ind w:left="4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MIL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S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442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1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Leadershi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p</w:t>
            </w:r>
            <w:r>
              <w:rPr>
                <w:rFonts w:ascii="Times New Roman" w:hAnsi="Times New Roman"/>
                <w:color w:val="191919"/>
                <w:spacing w:val="-3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i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n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a</w:t>
            </w:r>
            <w:r>
              <w:rPr>
                <w:rFonts w:ascii="Times New Roman" w:hAnsi="Times New Roman"/>
                <w:color w:val="191919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Comple</w:t>
            </w:r>
            <w:r>
              <w:rPr>
                <w:rFonts w:ascii="Times New Roman" w:hAnsi="Times New Roman"/>
                <w:color w:val="191919"/>
                <w:sz w:val="18"/>
                <w:szCs w:val="18"/>
              </w:rPr>
              <w:t>x</w:t>
            </w:r>
            <w:r>
              <w:rPr>
                <w:rFonts w:ascii="Times New Roman" w:hAnsi="Times New Roman"/>
                <w:color w:val="191919"/>
                <w:spacing w:val="-7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/>
                <w:color w:val="191919"/>
                <w:spacing w:val="-16"/>
                <w:sz w:val="18"/>
                <w:szCs w:val="18"/>
              </w:rPr>
              <w:t>W</w:t>
            </w:r>
            <w:r>
              <w:rPr>
                <w:rFonts w:ascii="Times New Roman" w:hAnsi="Times New Roman"/>
                <w:color w:val="191919"/>
                <w:spacing w:val="-2"/>
                <w:sz w:val="18"/>
                <w:szCs w:val="18"/>
              </w:rPr>
              <w:t>orld</w:t>
            </w:r>
          </w:p>
        </w:tc>
        <w:tc>
          <w:tcPr>
            <w:tcW w:w="1317" w:type="dxa"/>
            <w:hideMark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252" w:right="705"/>
              <w:jc w:val="center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Fall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12" w:after="0" w:line="240" w:lineRule="auto"/>
              <w:ind w:left="417" w:right="74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  <w:tc>
          <w:tcPr>
            <w:tcW w:w="1124" w:type="dxa"/>
          </w:tcPr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94" w:after="0" w:line="240" w:lineRule="auto"/>
              <w:ind w:left="574"/>
              <w:rPr>
                <w:rFonts w:ascii="Times New Roman" w:hAnsi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b/>
                <w:bCs/>
                <w:color w:val="191919"/>
                <w:spacing w:val="-2"/>
                <w:sz w:val="18"/>
                <w:szCs w:val="18"/>
              </w:rPr>
              <w:t>Spring</w:t>
            </w: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before="8" w:after="0" w:line="220" w:lineRule="exact"/>
              <w:rPr>
                <w:rFonts w:ascii="Times New Roman" w:hAnsi="Times New Roman"/>
              </w:rPr>
            </w:pPr>
          </w:p>
          <w:p w:rsidR="00C11F2C" w:rsidRDefault="00C11F2C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540" w:right="426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191919"/>
                <w:sz w:val="18"/>
                <w:szCs w:val="18"/>
              </w:rPr>
              <w:t>3</w:t>
            </w:r>
          </w:p>
        </w:tc>
      </w:tr>
    </w:tbl>
    <w:p w:rsidR="00C11F2C" w:rsidRDefault="00C11F2C" w:rsidP="00C11F2C">
      <w:pPr>
        <w:widowControl w:val="0"/>
        <w:autoSpaceDE w:val="0"/>
        <w:autoSpaceDN w:val="0"/>
        <w:adjustRightInd w:val="0"/>
        <w:spacing w:before="9" w:after="0" w:line="100" w:lineRule="exact"/>
        <w:rPr>
          <w:rFonts w:ascii="Times New Roman" w:hAnsi="Times New Roman"/>
          <w:sz w:val="10"/>
          <w:szCs w:val="1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020" w:right="3808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C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ENTE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E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XCELLENC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N</w:t>
      </w:r>
      <w:r>
        <w:rPr>
          <w:rFonts w:ascii="Times New Roman" w:hAnsi="Times New Roman"/>
          <w:b/>
          <w:bCs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EACHING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,</w:t>
      </w:r>
      <w:r>
        <w:rPr>
          <w:rFonts w:ascii="Times New Roman" w:hAnsi="Times New Roman"/>
          <w:b/>
          <w:bCs/>
          <w:color w:val="191919"/>
          <w:spacing w:val="-5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L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EARNIN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 xml:space="preserve">G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DVISING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9" w:lineRule="auto"/>
        <w:ind w:left="10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Cente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Excellenc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eaching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Advisin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(CETLA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excellenc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scholarshi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 universit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CETL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promote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successfu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teachin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throug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comprehensiv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system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hel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be- com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proficien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opportunitie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facult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buil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capacit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becom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fectiv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instructors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primar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focu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of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Cente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level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achievemen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initia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matriculatio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graduation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020" w:right="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Cente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Excellenc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eaching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Advisin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facult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throug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4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j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components: Facult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Development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Retention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Regents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esting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Advisemen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Support.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4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451" w:lineRule="exact"/>
        <w:ind w:left="106"/>
        <w:rPr>
          <w:rFonts w:ascii="Times New Roman" w:hAnsi="Times New Roman"/>
          <w:color w:val="000000"/>
          <w:sz w:val="20"/>
          <w:szCs w:val="20"/>
        </w:rPr>
      </w:pPr>
      <w: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tab/>
      </w: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>graduate Catalog</w:t>
      </w:r>
    </w:p>
    <w:p w:rsidR="00C11F2C" w:rsidRDefault="00C11F2C" w:rsidP="00C11F2C">
      <w:pPr>
        <w:spacing w:after="0" w:line="240" w:lineRule="auto"/>
        <w:rPr>
          <w:rFonts w:ascii="Times New Roman" w:hAnsi="Times New Roman"/>
          <w:color w:val="000000"/>
          <w:sz w:val="20"/>
          <w:szCs w:val="20"/>
        </w:rPr>
        <w:sectPr w:rsidR="00C11F2C">
          <w:pgSz w:w="12240" w:h="15840"/>
          <w:pgMar w:top="420" w:right="620" w:bottom="280" w:left="420" w:header="720" w:footer="720" w:gutter="0"/>
          <w:cols w:space="720"/>
        </w:sectPr>
      </w:pPr>
    </w:p>
    <w:p w:rsidR="00C11F2C" w:rsidRDefault="000F3002" w:rsidP="00C11F2C">
      <w:pPr>
        <w:widowControl w:val="0"/>
        <w:autoSpaceDE w:val="0"/>
        <w:autoSpaceDN w:val="0"/>
        <w:adjustRightInd w:val="0"/>
        <w:spacing w:after="0" w:line="195" w:lineRule="exact"/>
        <w:ind w:right="1279"/>
        <w:jc w:val="right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8656" behindDoc="1" locked="0" layoutInCell="1" allowOverlap="1">
                <wp:simplePos x="0" y="0"/>
                <wp:positionH relativeFrom="column">
                  <wp:posOffset>5420995</wp:posOffset>
                </wp:positionH>
                <wp:positionV relativeFrom="paragraph">
                  <wp:posOffset>-295275</wp:posOffset>
                </wp:positionV>
                <wp:extent cx="1981835" cy="10107295"/>
                <wp:effectExtent l="1270" t="0" r="17145" b="0"/>
                <wp:wrapNone/>
                <wp:docPr id="7380" name="Group 1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81835" cy="10107295"/>
                          <a:chOff x="9121" y="-62"/>
                          <a:chExt cx="3121" cy="15917"/>
                        </a:xfrm>
                      </wpg:grpSpPr>
                      <wpg:grpSp>
                        <wpg:cNvPr id="7381" name="Group 2735"/>
                        <wpg:cNvGrpSpPr>
                          <a:grpSpLocks/>
                        </wpg:cNvGrpSpPr>
                        <wpg:grpSpPr bwMode="auto">
                          <a:xfrm>
                            <a:off x="9121" y="-62"/>
                            <a:ext cx="3121" cy="15917"/>
                            <a:chOff x="9119" y="0"/>
                            <a:chExt cx="3121" cy="15840"/>
                          </a:xfrm>
                        </wpg:grpSpPr>
                        <wps:wsp>
                          <wps:cNvPr id="7382" name="Rectangle 2736"/>
                          <wps:cNvSpPr>
                            <a:spLocks/>
                          </wps:cNvSpPr>
                          <wps:spPr bwMode="auto">
                            <a:xfrm>
                              <a:off x="11160" y="0"/>
                              <a:ext cx="1080" cy="2513"/>
                            </a:xfrm>
                            <a:prstGeom prst="rect">
                              <a:avLst/>
                            </a:prstGeom>
                            <a:solidFill>
                              <a:srgbClr val="47474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83" name="Rectangle 2737"/>
                          <wps:cNvSpPr>
                            <a:spLocks/>
                          </wps:cNvSpPr>
                          <wps:spPr bwMode="auto">
                            <a:xfrm>
                              <a:off x="11160" y="4294"/>
                              <a:ext cx="1080" cy="11545"/>
                            </a:xfrm>
                            <a:prstGeom prst="rect">
                              <a:avLst/>
                            </a:prstGeom>
                            <a:solidFill>
                              <a:srgbClr val="DCDCD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84" name="Rectangle 2738"/>
                          <wps:cNvSpPr>
                            <a:spLocks/>
                          </wps:cNvSpPr>
                          <wps:spPr bwMode="auto">
                            <a:xfrm>
                              <a:off x="11160" y="2513"/>
                              <a:ext cx="1080" cy="1781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85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85" name="Rectangle 1132"/>
                          <wps:cNvSpPr>
                            <a:spLocks/>
                          </wps:cNvSpPr>
                          <wps:spPr bwMode="auto">
                            <a:xfrm>
                              <a:off x="9159" y="393"/>
                              <a:ext cx="2320" cy="39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86" name="Rectangle 2740"/>
                          <wps:cNvSpPr>
                            <a:spLocks/>
                          </wps:cNvSpPr>
                          <wps:spPr bwMode="auto">
                            <a:xfrm>
                              <a:off x="9139" y="373"/>
                              <a:ext cx="2360" cy="439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A3A3A3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87" name="Rectangle 2741"/>
                          <wps:cNvSpPr>
                            <a:spLocks/>
                          </wps:cNvSpPr>
                          <wps:spPr bwMode="auto">
                            <a:xfrm>
                              <a:off x="11145" y="2485"/>
                              <a:ext cx="1094" cy="40"/>
                            </a:xfrm>
                            <a:prstGeom prst="rect">
                              <a:avLst/>
                            </a:prstGeom>
                            <a:solidFill>
                              <a:srgbClr val="19191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88" name="Rectangle 2742"/>
                          <wps:cNvSpPr>
                            <a:spLocks/>
                          </wps:cNvSpPr>
                          <wps:spPr bwMode="auto">
                            <a:xfrm>
                              <a:off x="11145" y="4285"/>
                              <a:ext cx="1094" cy="40"/>
                            </a:xfrm>
                            <a:prstGeom prst="rect">
                              <a:avLst/>
                            </a:prstGeom>
                            <a:solidFill>
                              <a:srgbClr val="19191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7389" name="Group 2743"/>
                          <wpg:cNvGrpSpPr>
                            <a:grpSpLocks/>
                          </wpg:cNvGrpSpPr>
                          <wpg:grpSpPr bwMode="auto">
                            <a:xfrm>
                              <a:off x="11145" y="6105"/>
                              <a:ext cx="1967" cy="0"/>
                              <a:chOff x="11145" y="6105"/>
                              <a:chExt cx="1967" cy="0"/>
                            </a:xfrm>
                          </wpg:grpSpPr>
                          <wps:wsp>
                            <wps:cNvPr id="7390" name="Freeform 2744"/>
                            <wps:cNvSpPr>
                              <a:spLocks/>
                            </wps:cNvSpPr>
                            <wps:spPr bwMode="auto">
                              <a:xfrm>
                                <a:off x="11145" y="6105"/>
                                <a:ext cx="1967" cy="0"/>
                              </a:xfrm>
                              <a:custGeom>
                                <a:avLst/>
                                <a:gdLst>
                                  <a:gd name="T0" fmla="*/ 1094 w 1967"/>
                                  <a:gd name="T1" fmla="*/ 0 w 1967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967">
                                    <a:moveTo>
                                      <a:pt x="1094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91" name="Freeform 2745"/>
                            <wps:cNvSpPr>
                              <a:spLocks/>
                            </wps:cNvSpPr>
                            <wps:spPr bwMode="auto">
                              <a:xfrm>
                                <a:off x="11145" y="6105"/>
                                <a:ext cx="1967" cy="0"/>
                              </a:xfrm>
                              <a:custGeom>
                                <a:avLst/>
                                <a:gdLst>
                                  <a:gd name="T0" fmla="*/ 0 w 1967"/>
                                  <a:gd name="T1" fmla="*/ 1094 w 1967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967">
                                    <a:moveTo>
                                      <a:pt x="0" y="0"/>
                                    </a:moveTo>
                                    <a:lnTo>
                                      <a:pt x="1094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7392" name="Group 2746"/>
                          <wpg:cNvGrpSpPr>
                            <a:grpSpLocks/>
                          </wpg:cNvGrpSpPr>
                          <wpg:grpSpPr bwMode="auto">
                            <a:xfrm>
                              <a:off x="11145" y="7905"/>
                              <a:ext cx="1953" cy="0"/>
                              <a:chOff x="11145" y="7905"/>
                              <a:chExt cx="1953" cy="0"/>
                            </a:xfrm>
                          </wpg:grpSpPr>
                          <wps:wsp>
                            <wps:cNvPr id="7393" name="Freeform 2747"/>
                            <wps:cNvSpPr>
                              <a:spLocks/>
                            </wps:cNvSpPr>
                            <wps:spPr bwMode="auto">
                              <a:xfrm>
                                <a:off x="11145" y="7905"/>
                                <a:ext cx="1953" cy="0"/>
                              </a:xfrm>
                              <a:custGeom>
                                <a:avLst/>
                                <a:gdLst>
                                  <a:gd name="T0" fmla="*/ 1094 w 1953"/>
                                  <a:gd name="T1" fmla="*/ 0 w 1953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953">
                                    <a:moveTo>
                                      <a:pt x="1094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94" name="Freeform 2748"/>
                            <wps:cNvSpPr>
                              <a:spLocks/>
                            </wps:cNvSpPr>
                            <wps:spPr bwMode="auto">
                              <a:xfrm>
                                <a:off x="11145" y="7905"/>
                                <a:ext cx="1953" cy="0"/>
                              </a:xfrm>
                              <a:custGeom>
                                <a:avLst/>
                                <a:gdLst>
                                  <a:gd name="T0" fmla="*/ 0 w 1953"/>
                                  <a:gd name="T1" fmla="*/ 1094 w 1953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953">
                                    <a:moveTo>
                                      <a:pt x="0" y="0"/>
                                    </a:moveTo>
                                    <a:lnTo>
                                      <a:pt x="1094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7395" name="Group 2749"/>
                          <wpg:cNvGrpSpPr>
                            <a:grpSpLocks/>
                          </wpg:cNvGrpSpPr>
                          <wpg:grpSpPr bwMode="auto">
                            <a:xfrm>
                              <a:off x="11145" y="9705"/>
                              <a:ext cx="1967" cy="0"/>
                              <a:chOff x="11145" y="9705"/>
                              <a:chExt cx="1967" cy="0"/>
                            </a:xfrm>
                          </wpg:grpSpPr>
                          <wps:wsp>
                            <wps:cNvPr id="7396" name="Freeform 2750"/>
                            <wps:cNvSpPr>
                              <a:spLocks/>
                            </wps:cNvSpPr>
                            <wps:spPr bwMode="auto">
                              <a:xfrm>
                                <a:off x="11145" y="9705"/>
                                <a:ext cx="1967" cy="0"/>
                              </a:xfrm>
                              <a:custGeom>
                                <a:avLst/>
                                <a:gdLst>
                                  <a:gd name="T0" fmla="*/ 1094 w 1967"/>
                                  <a:gd name="T1" fmla="*/ 0 w 1967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967">
                                    <a:moveTo>
                                      <a:pt x="1094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97" name="Freeform 2751"/>
                            <wps:cNvSpPr>
                              <a:spLocks/>
                            </wps:cNvSpPr>
                            <wps:spPr bwMode="auto">
                              <a:xfrm>
                                <a:off x="11145" y="9705"/>
                                <a:ext cx="1967" cy="0"/>
                              </a:xfrm>
                              <a:custGeom>
                                <a:avLst/>
                                <a:gdLst>
                                  <a:gd name="T0" fmla="*/ 0 w 1967"/>
                                  <a:gd name="T1" fmla="*/ 1094 w 1967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967">
                                    <a:moveTo>
                                      <a:pt x="0" y="0"/>
                                    </a:moveTo>
                                    <a:lnTo>
                                      <a:pt x="1094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7398" name="Group 2752"/>
                          <wpg:cNvGrpSpPr>
                            <a:grpSpLocks/>
                          </wpg:cNvGrpSpPr>
                          <wpg:grpSpPr bwMode="auto">
                            <a:xfrm>
                              <a:off x="11145" y="11505"/>
                              <a:ext cx="1967" cy="0"/>
                              <a:chOff x="11145" y="11505"/>
                              <a:chExt cx="1967" cy="0"/>
                            </a:xfrm>
                          </wpg:grpSpPr>
                          <wps:wsp>
                            <wps:cNvPr id="7399" name="Freeform 2753"/>
                            <wps:cNvSpPr>
                              <a:spLocks/>
                            </wps:cNvSpPr>
                            <wps:spPr bwMode="auto">
                              <a:xfrm>
                                <a:off x="11145" y="11505"/>
                                <a:ext cx="1967" cy="0"/>
                              </a:xfrm>
                              <a:custGeom>
                                <a:avLst/>
                                <a:gdLst>
                                  <a:gd name="T0" fmla="*/ 1094 w 1967"/>
                                  <a:gd name="T1" fmla="*/ 0 w 1967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967">
                                    <a:moveTo>
                                      <a:pt x="1094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00" name="Freeform 2754"/>
                            <wps:cNvSpPr>
                              <a:spLocks/>
                            </wps:cNvSpPr>
                            <wps:spPr bwMode="auto">
                              <a:xfrm>
                                <a:off x="11145" y="11505"/>
                                <a:ext cx="1967" cy="0"/>
                              </a:xfrm>
                              <a:custGeom>
                                <a:avLst/>
                                <a:gdLst>
                                  <a:gd name="T0" fmla="*/ 0 w 1967"/>
                                  <a:gd name="T1" fmla="*/ 1094 w 1967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967">
                                    <a:moveTo>
                                      <a:pt x="0" y="0"/>
                                    </a:moveTo>
                                    <a:lnTo>
                                      <a:pt x="1094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7401" name="Group 2755"/>
                          <wpg:cNvGrpSpPr>
                            <a:grpSpLocks/>
                          </wpg:cNvGrpSpPr>
                          <wpg:grpSpPr bwMode="auto">
                            <a:xfrm>
                              <a:off x="11145" y="13305"/>
                              <a:ext cx="1939" cy="0"/>
                              <a:chOff x="11145" y="13305"/>
                              <a:chExt cx="1939" cy="0"/>
                            </a:xfrm>
                          </wpg:grpSpPr>
                          <wps:wsp>
                            <wps:cNvPr id="7402" name="Freeform 2756"/>
                            <wps:cNvSpPr>
                              <a:spLocks/>
                            </wps:cNvSpPr>
                            <wps:spPr bwMode="auto">
                              <a:xfrm>
                                <a:off x="11145" y="13305"/>
                                <a:ext cx="1939" cy="0"/>
                              </a:xfrm>
                              <a:custGeom>
                                <a:avLst/>
                                <a:gdLst>
                                  <a:gd name="T0" fmla="*/ 1094 w 1939"/>
                                  <a:gd name="T1" fmla="*/ 0 w 1939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939">
                                    <a:moveTo>
                                      <a:pt x="1094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03" name="Freeform 2757"/>
                            <wps:cNvSpPr>
                              <a:spLocks/>
                            </wps:cNvSpPr>
                            <wps:spPr bwMode="auto">
                              <a:xfrm>
                                <a:off x="11145" y="13305"/>
                                <a:ext cx="1939" cy="0"/>
                              </a:xfrm>
                              <a:custGeom>
                                <a:avLst/>
                                <a:gdLst>
                                  <a:gd name="T0" fmla="*/ 0 w 1939"/>
                                  <a:gd name="T1" fmla="*/ 1094 w 1939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939">
                                    <a:moveTo>
                                      <a:pt x="0" y="0"/>
                                    </a:moveTo>
                                    <a:lnTo>
                                      <a:pt x="1094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7405" name="Freeform 2758"/>
                          <wps:cNvSpPr>
                            <a:spLocks/>
                          </wps:cNvSpPr>
                          <wps:spPr bwMode="auto">
                            <a:xfrm>
                              <a:off x="11816" y="15105"/>
                              <a:ext cx="424" cy="0"/>
                            </a:xfrm>
                            <a:custGeom>
                              <a:avLst/>
                              <a:gdLst>
                                <a:gd name="T0" fmla="*/ 0 w 424"/>
                                <a:gd name="T1" fmla="*/ 423 w 424"/>
                                <a:gd name="T2" fmla="*/ 0 60000 65536"/>
                                <a:gd name="T3" fmla="*/ 0 60000 65536"/>
                              </a:gdLst>
                              <a:ahLst/>
                              <a:cxnLst>
                                <a:cxn ang="T2">
                                  <a:pos x="T0" y="0"/>
                                </a:cxn>
                                <a:cxn ang="T3">
                                  <a:pos x="T1" y="0"/>
                                </a:cxn>
                              </a:cxnLst>
                              <a:rect l="0" t="0" r="r" b="b"/>
                              <a:pathLst>
                                <a:path w="424">
                                  <a:moveTo>
                                    <a:pt x="0" y="0"/>
                                  </a:moveTo>
                                  <a:lnTo>
                                    <a:pt x="423" y="0"/>
                                  </a:ln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19191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06" name="Freeform 2759"/>
                          <wps:cNvSpPr>
                            <a:spLocks/>
                          </wps:cNvSpPr>
                          <wps:spPr bwMode="auto">
                            <a:xfrm>
                              <a:off x="11160" y="15085"/>
                              <a:ext cx="0" cy="40"/>
                            </a:xfrm>
                            <a:custGeom>
                              <a:avLst/>
                              <a:gdLst>
                                <a:gd name="T0" fmla="*/ 0 h 40"/>
                                <a:gd name="T1" fmla="*/ 40 h 40"/>
                                <a:gd name="T2" fmla="*/ 0 60000 65536"/>
                                <a:gd name="T3" fmla="*/ 0 60000 65536"/>
                              </a:gdLst>
                              <a:ahLst/>
                              <a:cxnLst>
                                <a:cxn ang="T2">
                                  <a:pos x="0" y="T0"/>
                                </a:cxn>
                                <a:cxn ang="T3">
                                  <a:pos x="0" y="T1"/>
                                </a:cxn>
                              </a:cxnLst>
                              <a:rect l="0" t="0" r="r" b="b"/>
                              <a:pathLst>
                                <a:path h="40">
                                  <a:moveTo>
                                    <a:pt x="0" y="0"/>
                                  </a:moveTo>
                                  <a:lnTo>
                                    <a:pt x="0" y="40"/>
                                  </a:ln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19191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07" name="Rectangle 2760"/>
                          <wps:cNvSpPr>
                            <a:spLocks/>
                          </wps:cNvSpPr>
                          <wps:spPr bwMode="auto">
                            <a:xfrm>
                              <a:off x="11176" y="14864"/>
                              <a:ext cx="640" cy="6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08" name="Rectangle 2761"/>
                          <wps:cNvSpPr>
                            <a:spLocks/>
                          </wps:cNvSpPr>
                          <wps:spPr bwMode="auto">
                            <a:xfrm>
                              <a:off x="11156" y="14844"/>
                              <a:ext cx="680" cy="68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191919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7409" name="Text Box 2594"/>
                        <wps:cNvSpPr txBox="1">
                          <a:spLocks noChangeArrowheads="1"/>
                        </wps:cNvSpPr>
                        <wps:spPr bwMode="auto">
                          <a:xfrm>
                            <a:off x="11203" y="8034"/>
                            <a:ext cx="720" cy="1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-15" w:right="-15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Sciences &amp;</w:t>
                              </w:r>
                            </w:p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exact"/>
                                <w:ind w:left="202" w:right="202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Health</w:t>
                              </w:r>
                            </w:p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exact"/>
                                <w:ind w:left="-7" w:right="-7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Professions</w:t>
                              </w:r>
                            </w:p>
                          </w:txbxContent>
                        </wps:txbx>
                        <wps:bodyPr rot="0" vert="vert" wrap="square" lIns="0" tIns="0" rIns="0" bIns="0" anchor="t" anchorCtr="0" upright="1">
                          <a:noAutofit/>
                        </wps:bodyPr>
                      </wps:wsp>
                      <wps:wsp>
                        <wps:cNvPr id="7410" name="Text Box 2593"/>
                        <wps:cNvSpPr txBox="1">
                          <a:spLocks noChangeArrowheads="1"/>
                        </wps:cNvSpPr>
                        <wps:spPr bwMode="auto">
                          <a:xfrm>
                            <a:off x="11423" y="9772"/>
                            <a:ext cx="480" cy="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-15" w:right="-15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Graduate</w:t>
                              </w:r>
                            </w:p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exact"/>
                                <w:ind w:right="125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School</w:t>
                              </w:r>
                            </w:p>
                          </w:txbxContent>
                        </wps:txbx>
                        <wps:bodyPr rot="0" vert="vert" wrap="square" lIns="0" tIns="0" rIns="0" bIns="0" anchor="t" anchorCtr="0" upright="1">
                          <a:noAutofit/>
                        </wps:bodyPr>
                      </wps:wsp>
                      <wps:wsp>
                        <wps:cNvPr id="7411" name="Text Box 2592"/>
                        <wps:cNvSpPr txBox="1">
                          <a:spLocks noChangeArrowheads="1"/>
                        </wps:cNvSpPr>
                        <wps:spPr bwMode="auto">
                          <a:xfrm>
                            <a:off x="11403" y="11621"/>
                            <a:ext cx="480" cy="1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229" w:right="229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Course</w:t>
                              </w:r>
                            </w:p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exact"/>
                                <w:ind w:left="-15" w:right="-15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Descriptions</w:t>
                              </w:r>
                            </w:p>
                          </w:txbxContent>
                        </wps:txbx>
                        <wps:bodyPr rot="0" vert="vert" wrap="square" lIns="0" tIns="0" rIns="0" bIns="0" anchor="t" anchorCtr="0" upright="1">
                          <a:noAutofit/>
                        </wps:bodyPr>
                      </wps:wsp>
                      <wps:wsp>
                        <wps:cNvPr id="7412" name="Text Box 2591"/>
                        <wps:cNvSpPr txBox="1">
                          <a:spLocks noChangeArrowheads="1"/>
                        </wps:cNvSpPr>
                        <wps:spPr bwMode="auto">
                          <a:xfrm>
                            <a:off x="11383" y="13480"/>
                            <a:ext cx="480" cy="1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-15" w:right="-15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Personnel &amp;Index</w:t>
                              </w:r>
                            </w:p>
                          </w:txbxContent>
                        </wps:txbx>
                        <wps:bodyPr rot="0" vert="vert" wrap="square" lIns="0" tIns="0" rIns="0" bIns="0" anchor="t" anchorCtr="0" upright="1">
                          <a:noAutofit/>
                        </wps:bodyPr>
                      </wps:wsp>
                      <wps:wsp>
                        <wps:cNvPr id="7413" name="Text Box 2590"/>
                        <wps:cNvSpPr txBox="1">
                          <a:spLocks noChangeArrowheads="1"/>
                        </wps:cNvSpPr>
                        <wps:spPr bwMode="auto">
                          <a:xfrm>
                            <a:off x="11515" y="577"/>
                            <a:ext cx="377" cy="1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48B7" w:rsidRPr="008A161B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20" w:right="-30"/>
                                <w:rPr>
                                  <w:rFonts w:ascii="Century Gothic" w:hAnsi="Century Gothic" w:cs="Century Gothic"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8A161B"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  <w:t>Albany State</w:t>
                              </w:r>
                            </w:p>
                          </w:txbxContent>
                        </wps:txbx>
                        <wps:bodyPr rot="0" vert="vert" wrap="square" lIns="0" tIns="0" rIns="0" bIns="0" anchor="t" anchorCtr="0" upright="1">
                          <a:noAutofit/>
                        </wps:bodyPr>
                      </wps:wsp>
                      <wps:wsp>
                        <wps:cNvPr id="7414" name="Text Box 2588"/>
                        <wps:cNvSpPr txBox="1">
                          <a:spLocks noChangeArrowheads="1"/>
                        </wps:cNvSpPr>
                        <wps:spPr bwMode="auto">
                          <a:xfrm>
                            <a:off x="11623" y="4416"/>
                            <a:ext cx="240" cy="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20" w:right="-30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Business</w:t>
                              </w:r>
                            </w:p>
                          </w:txbxContent>
                        </wps:txbx>
                        <wps:bodyPr rot="0" vert="vert" wrap="square" lIns="0" tIns="0" rIns="0" bIns="0" anchor="t" anchorCtr="0" upright="1">
                          <a:noAutofit/>
                        </wps:bodyPr>
                      </wps:wsp>
                      <wps:wsp>
                        <wps:cNvPr id="7415" name="Text Box 2587"/>
                        <wps:cNvSpPr txBox="1">
                          <a:spLocks noChangeArrowheads="1"/>
                        </wps:cNvSpPr>
                        <wps:spPr bwMode="auto">
                          <a:xfrm>
                            <a:off x="11623" y="6136"/>
                            <a:ext cx="240" cy="10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20" w:right="-30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Education</w:t>
                              </w:r>
                            </w:p>
                          </w:txbxContent>
                        </wps:txbx>
                        <wps:bodyPr rot="0" vert="vert" wrap="square" lIns="0" tIns="0" rIns="0" bIns="0" anchor="t" anchorCtr="0" upright="1">
                          <a:noAutofit/>
                        </wps:bodyPr>
                      </wps:wsp>
                      <wps:wsp>
                        <wps:cNvPr id="7416" name="Text Box 2589"/>
                        <wps:cNvSpPr txBox="1">
                          <a:spLocks noChangeArrowheads="1"/>
                        </wps:cNvSpPr>
                        <wps:spPr bwMode="auto">
                          <a:xfrm>
                            <a:off x="11383" y="2499"/>
                            <a:ext cx="530" cy="1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48B7" w:rsidRPr="008A161B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20" w:right="-30"/>
                                <w:rPr>
                                  <w:rFonts w:ascii="Century Gothic" w:hAnsi="Century Gothic" w:cs="Century Gothic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8A161B"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Arts &amp; Humanities</w:t>
                              </w:r>
                            </w:p>
                          </w:txbxContent>
                        </wps:txbx>
                        <wps:bodyPr rot="0" vert="vert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27" o:spid="_x0000_s1214" style="position:absolute;left:0;text-align:left;margin-left:426.85pt;margin-top:-23.25pt;width:156.05pt;height:795.85pt;z-index:-251597824" coordorigin="9121,-62" coordsize="3121,159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">
                <v:group id="Group 2735" o:spid="_x0000_s1215" style="position:absolute;left:9121;top:-62;width:3121;height:15917" coordorigin="9119" coordsize="3121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RPRU/McAAADd&#10;AAAADwAAAAAAAAAAAAAAAACqAgAAZHJzL2Rvd25yZXYueG1sUEsFBgAAAAAEAAQA+gAAAJ4DAAAA&#10;AA==&#10;">
                  <v:rect id="Rectangle 2736" o:spid="_x0000_s1216" style="position:absolute;left:11160;width:1080;height:2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xxwMYA&#10;AADdAAAADwAAAGRycy9kb3ducmV2LnhtbESPQYvCMBSE74L/ITzBi6ypXVilGkVEQVg8VN3FvT2a&#10;Z1tsXkoTtf57Iyx4HGbmG2a2aE0lbtS40rKC0TACQZxZXXKu4HjYfExAOI+ssbJMCh7kYDHvdmaY&#10;aHvnlG57n4sAYZeggsL7OpHSZQUZdENbEwfvbBuDPsgml7rBe4CbSsZR9CUNlhwWCqxpVVB22V+N&#10;gnV8Wp6/q7ROd+b0M6LYDLK/X6X6vXY5BeGp9e/wf3urFYw/JzG83oQnIOd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xxxwMYAAADdAAAADwAAAAAAAAAAAAAAAACYAgAAZHJz&#10;L2Rvd25yZXYueG1sUEsFBgAAAAAEAAQA9QAAAIsDAAAAAA==&#10;" fillcolor="#474747" stroked="f">
                    <v:path arrowok="t"/>
                  </v:rect>
                  <v:rect id="Rectangle 2737" o:spid="_x0000_s1217" style="position:absolute;left:11160;top:4294;width:1080;height:115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9fAsYA&#10;AADdAAAADwAAAGRycy9kb3ducmV2LnhtbESPT2vCQBTE70K/w/IK3nRjRU1TV5GCIr3UPy29vmaf&#10;STD7NuyuJv32rlDwOMzMb5j5sjO1uJLzlWUFo2ECgji3uuJCwddxPUhB+ICssbZMCv7Iw3Lx1Jtj&#10;pm3Le7oeQiEihH2GCsoQmkxKn5dk0A9tQxy9k3UGQ5SukNphG+Gmli9JMpUGK44LJTb0XlJ+PlyM&#10;gtZ1NNkU+jOdfnwfX39+Z9jsnFL95271BiJQFx7h//ZWK5iN0zHc38QnIB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s9fAsYAAADdAAAADwAAAAAAAAAAAAAAAACYAgAAZHJz&#10;L2Rvd25yZXYueG1sUEsFBgAAAAAEAAQA9QAAAIsDAAAAAA==&#10;" fillcolor="#dcdcdc" stroked="f">
                    <v:path arrowok="t"/>
                  </v:rect>
                  <v:rect id="Rectangle 2738" o:spid="_x0000_s1218" style="position:absolute;left:11160;top:2513;width:1080;height:17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wh7sYA&#10;AADdAAAADwAAAGRycy9kb3ducmV2LnhtbESPT2vCQBTE74V+h+UVvNWNf1BJXUXEiPRQavTi7bH7&#10;mgSzb0N2jfHbu4VCj8PM/IZZrntbi45aXzlWMBomIIi1MxUXCs6n7H0Bwgdkg7VjUvAgD+vV68sS&#10;U+PufKQuD4WIEPYpKihDaFIpvS7Joh+6hjh6P661GKJsC2lavEe4reU4SWbSYsVxocSGtiXpa36z&#10;kbKd7a6j7y53Rz2/fGV697nPzkoN3vrNB4hAffgP/7UPRsF8spjC75v4BOTqC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Jwh7sYAAADdAAAADwAAAAAAAAAAAAAAAACYAgAAZHJz&#10;L2Rvd25yZXYueG1sUEsFBgAAAAAEAAQA9QAAAIsDAAAAAA==&#10;" fillcolor="#d8d8d8 [2732]" stroked="f">
                    <v:path arrowok="t"/>
                  </v:rect>
                  <v:rect id="Rectangle 1132" o:spid="_x0000_s1219" style="position:absolute;left:9159;top:393;width:2320;height:3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joh8UA&#10;AADdAAAADwAAAGRycy9kb3ducmV2LnhtbESPQYvCMBSE78L+h/AW9qapLmqpRlkERcWLrpe9vTbP&#10;tmzzUppY6783guBxmJlvmPmyM5VoqXGlZQXDQQSCOLO65FzB+Xfdj0E4j6yxskwK7uRgufjozTHR&#10;9sZHak8+FwHCLkEFhfd1IqXLCjLoBrYmDt7FNgZ9kE0udYO3ADeVHEXRRBosOSwUWNOqoOz/dDUK&#10;0t3h6Df786aN07yubPo3PNixUl+f3c8MhKfOv8Ov9lYrmH7HY3i+CU9AL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KOiHxQAAAN0AAAAPAAAAAAAAAAAAAAAAAJgCAABkcnMv&#10;ZG93bnJldi54bWxQSwUGAAAAAAQABAD1AAAAigMAAAAA&#10;" stroked="f">
                    <v:path arrowok="t"/>
                  </v:rect>
                  <v:rect id="Rectangle 2740" o:spid="_x0000_s1220" style="position:absolute;left:9139;top:373;width:2360;height: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jnL8gA&#10;AADdAAAADwAAAGRycy9kb3ducmV2LnhtbESPQWvCQBSE74X+h+UVvJS6UWm0qauoIO1JaRRKb6/Z&#10;1yRt9m3YXWP6712h0OMwM98w82VvGtGR87VlBaNhAoK4sLrmUsHxsH2YgfABWWNjmRT8kofl4vZm&#10;jpm2Z36jLg+liBD2GSqoQmgzKX1RkUE/tC1x9L6sMxiidKXUDs8Rbho5TpJUGqw5LlTY0qai4ic/&#10;GQXf7y9u/fTxuN8Xn023pXSXjKb3Sg3u+tUziEB9+A//tV+1gulklsL1TXwCcnE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HqOcvyAAAAN0AAAAPAAAAAAAAAAAAAAAAAJgCAABk&#10;cnMvZG93bnJldi54bWxQSwUGAAAAAAQABAD1AAAAjQMAAAAA&#10;" filled="f" strokecolor="#a3a3a3" strokeweight="2pt">
                    <v:path arrowok="t"/>
                  </v:rect>
                  <v:rect id="Rectangle 2741" o:spid="_x0000_s1221" style="position:absolute;left:11145;top:2485;width:1094;height: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FoVsgA&#10;AADdAAAADwAAAGRycy9kb3ducmV2LnhtbESPQWvCQBSE70L/w/IKvYhuYqWR1FVKaUsPIjbqwdsj&#10;+5oEs2/T7NbEf+8KgsdhZr5h5sve1OJErassK4jHEQji3OqKCwW77edoBsJ5ZI21ZVJwJgfLxcNg&#10;jqm2Hf/QKfOFCBB2KSoovW9SKV1ekkE3tg1x8H5ta9AH2RZSt9gFuKnlJIpepMGKw0KJDb2XlB+z&#10;f6Pga31eTYbHeB9/9F21mx7+ik2CSj099m+vIDz1/h6+tb+1guR5lsD1TXgCcnE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/UWhWyAAAAN0AAAAPAAAAAAAAAAAAAAAAAJgCAABk&#10;cnMvZG93bnJldi54bWxQSwUGAAAAAAQABAD1AAAAjQMAAAAA&#10;" fillcolor="#191919" stroked="f">
                    <v:path arrowok="t"/>
                  </v:rect>
                  <v:rect id="Rectangle 2742" o:spid="_x0000_s1222" style="position:absolute;left:11145;top:4285;width:1094;height: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78JMUA&#10;AADdAAAADwAAAGRycy9kb3ducmV2LnhtbERPy2rCQBTdF/yH4Qpuik6ixUh0FClWuijic+Hukrkm&#10;wcydNDM18e87i0KXh/NerDpTiQc1rrSsIB5FIIgzq0vOFZxPH8MZCOeRNVaWScGTHKyWvZcFptq2&#10;fKDH0ecihLBLUUHhfZ1K6bKCDLqRrYkDd7ONQR9gk0vdYBvCTSXHUTSVBksODQXW9F5Qdj/+GAXb&#10;3fNr/HqPL/Gma8vz2/U73yeo1KDfrecgPHX+X/zn/tQKkskszA1vwhO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zvwkxQAAAN0AAAAPAAAAAAAAAAAAAAAAAJgCAABkcnMv&#10;ZG93bnJldi54bWxQSwUGAAAAAAQABAD1AAAAigMAAAAA&#10;" fillcolor="#191919" stroked="f">
                    <v:path arrowok="t"/>
                  </v:rect>
                  <v:group id="Group 2743" o:spid="_x0000_s1223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oJY+scAAADdAAAADwAAAGRycy9kb3ducmV2LnhtbESPT2vCQBTE7wW/w/KE&#10;3nQTpVWjq4jU0oMI/gHx9sg+k2D2bciuSfz23YLQ4zAzv2EWq86UoqHaFZYVxMMIBHFqdcGZgvNp&#10;O5iCcB5ZY2mZFDzJwWrZe1tgom3LB2qOPhMBwi5BBbn3VSKlS3My6Ia2Ig7ezdYGfZB1JnWNbYCb&#10;Uo6i6FMaLDgs5FjRJqf0fnwYBd8ttutx/NXs7rfN83r62F92MSn13u/WcxCeOv8ffrV/tILJeDqD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uoJY+scAAADd&#10;AAAADwAAAAAAAAAAAAAAAACqAgAAZHJzL2Rvd25yZXYueG1sUEsFBgAAAAAEAAQA+gAAAJ4DAAAA&#10;AA==&#10;">
                    <v:shape id="Freeform 2744" o:spid="_x0000_s1224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M1w8MA&#10;AADdAAAADwAAAGRycy9kb3ducmV2LnhtbERPy4rCMBTdC/5DuIIbGVMVHe0YZRgQXA2+Crq7NHfa&#10;YnNTmljrfL1ZCC4P571ct6YUDdWusKxgNIxAEKdWF5wpOB03H3MQziNrLC2Tggc5WK+6nSXG2t55&#10;T83BZyKEsItRQe59FUvp0pwMuqGtiAP3Z2uDPsA6k7rGewg3pRxH0UwaLDg05FjRT07p9XAzCubl&#10;dEKU7C6DJvn/3Uyb8yNNzkr1e+33FwhPrX+LX+6tVvA5WYT94U14AnL1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MM1w8MAAADdAAAADwAAAAAAAAAAAAAAAACYAgAAZHJzL2Rv&#10;d25yZXYueG1sUEsFBgAAAAAEAAQA9QAAAIgDAAAAAA==&#10;" path="m1094,l,e" filled="f" strokecolor="#191919" strokeweight="2pt">
                      <v:path arrowok="t" o:connecttype="custom" o:connectlocs="1094,0;0,0" o:connectangles="0,0"/>
                    </v:shape>
                    <v:shape id="Freeform 2745" o:spid="_x0000_s1225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+QWMcA&#10;AADdAAAADwAAAGRycy9kb3ducmV2LnhtbESPQWvCQBSE74X+h+UVvBTdqFg1dRURhJ5ErYF4e2Sf&#10;SWj2bchuY/TXdwuCx2FmvmEWq85UoqXGlZYVDAcRCOLM6pJzBafvbX8GwnlkjZVlUnAjB6vl68sC&#10;Y22vfKD26HMRIOxiVFB4X8dSuqwgg25ga+LgXWxj0AfZ5FI3eA1wU8lRFH1IgyWHhQJr2hSU/Rx/&#10;jYJZNRkTJfvze5vcd9tJm96yJFWq99atP0F46vwz/Gh/aQXT8XwI/2/CE5D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+PkFjHAAAA3QAAAA8AAAAAAAAAAAAAAAAAmAIAAGRy&#10;cy9kb3ducmV2LnhtbFBLBQYAAAAABAAEAPUAAACMAwAAAAA=&#10;" path="m,l1094,e" filled="f" strokecolor="#191919" strokeweight="2pt">
                      <v:path arrowok="t" o:connecttype="custom" o:connectlocs="0,0;1094,0" o:connectangles="0,0"/>
                    </v:shape>
                  </v:group>
                  <v:group id="Group 2746" o:spid="_x0000_s1226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x/1xWxgAAAN0A&#10;AAAPAAAAAAAAAAAAAAAAAKoCAABkcnMvZG93bnJldi54bWxQSwUGAAAAAAQABAD6AAAAnQMAAAAA&#10;">
                    <v:shape id="Freeform 2747" o:spid="_x0000_s1227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olJccA&#10;AADdAAAADwAAAGRycy9kb3ducmV2LnhtbESPQWvCQBSE7wX/w/IEL9Js1LbW1E2QgtKLSBMPPb5m&#10;n0kw+zZkV03/vVso9DjMzDfMOhtMK67Uu8ayglkUgyAurW64UnAsto+vIJxH1thaJgU/5CBLRw9r&#10;TLS98Sddc1+JAGGXoILa+y6R0pU1GXSR7YiDd7K9QR9kX0nd4y3ATSvncfwiDTYcFmrs6L2m8pxf&#10;jIKv6fZkYrd6nh529E3Fk75syr1Sk/GweQPhafD/4b/2h1awXKwW8PsmPAGZ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xaJSXHAAAA3QAAAA8AAAAAAAAAAAAAAAAAmAIAAGRy&#10;cy9kb3ducmV2LnhtbFBLBQYAAAAABAAEAPUAAACMAwAAAAA=&#10;" path="m1094,l,e" filled="f" strokecolor="#191919" strokeweight="2pt">
                      <v:path arrowok="t" o:connecttype="custom" o:connectlocs="1094,0;0,0" o:connectangles="0,0"/>
                    </v:shape>
                    <v:shape id="Freeform 2748" o:spid="_x0000_s1228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O9UccA&#10;AADdAAAADwAAAGRycy9kb3ducmV2LnhtbESPzWvCQBTE7wX/h+UJvUizsWptYlYRwdJLKX4cenxm&#10;Xz4w+zZkV03/e1co9DjMzG+YbNWbRlypc7VlBeMoBkGcW11zqeB42L68g3AeWWNjmRT8koPVcvCU&#10;YartjXd03ftSBAi7FBVU3replC6vyKCLbEscvMJ2Bn2QXSl1h7cAN418jeM3abDmsFBhS5uK8vP+&#10;YhT8jLaFiV0yG31/0IkOU31Z519KPQ/79QKEp97/h//an1rBfJJM4fEmPAG5v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OzvVHHAAAA3QAAAA8AAAAAAAAAAAAAAAAAmAIAAGRy&#10;cy9kb3ducmV2LnhtbFBLBQYAAAAABAAEAPUAAACMAwAAAAA=&#10;" path="m,l1094,e" filled="f" strokecolor="#191919" strokeweight="2pt">
                      <v:path arrowok="t" o:connecttype="custom" o:connectlocs="0,0;1094,0" o:connectangles="0,0"/>
                    </v:shape>
                  </v:group>
                  <v:group id="Group 2749" o:spid="_x0000_s1229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+FsQixgAAAN0A&#10;AAAPAAAAAAAAAAAAAAAAAKoCAABkcnMvZG93bnJldi54bWxQSwUGAAAAAAQABAD6AAAAnQMAAAAA&#10;">
                    <v:shape id="Freeform 2750" o:spid="_x0000_s1230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YILMcA&#10;AADdAAAADwAAAGRycy9kb3ducmV2LnhtbESPQWvCQBSE70L/w/IKXkQ3VYw2dRURBE+itgF7e2Rf&#10;k9Ds25BdY/TXdwuCx2FmvmEWq85UoqXGlZYVvI0iEMSZ1SXnCr4+t8M5COeRNVaWScGNHKyWL70F&#10;Jtpe+UjtyeciQNglqKDwvk6kdFlBBt3I1sTB+7GNQR9kk0vd4DXATSXHURRLgyWHhQJr2hSU/Z4u&#10;RsG8mk6I0sP3oE3v++20Pd+y9KxU/7Vbf4Dw1Pln+NHeaQWzyXsM/2/CE5D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BmCCzHAAAA3QAAAA8AAAAAAAAAAAAAAAAAmAIAAGRy&#10;cy9kb3ducmV2LnhtbFBLBQYAAAAABAAEAPUAAACMAwAAAAA=&#10;" path="m1094,l,e" filled="f" strokecolor="#191919" strokeweight="2pt">
                      <v:path arrowok="t" o:connecttype="custom" o:connectlocs="1094,0;0,0" o:connectangles="0,0"/>
                    </v:shape>
                    <v:shape id="Freeform 2751" o:spid="_x0000_s1231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qtt8cA&#10;AADdAAAADwAAAGRycy9kb3ducmV2LnhtbESPQWvCQBSE7wX/w/KEXkqzsaLRNKuUgtBTqdqA3h7Z&#10;1ySYfRuy2xj7612h4HGYmW+YbD2YRvTUudqygkkUgyAurK65VPC93zwvQDiPrLGxTAou5GC9Gj1k&#10;mGp75i31O1+KAGGXooLK+zaV0hUVGXSRbYmD92M7gz7IrpS6w3OAm0a+xPFcGqw5LFTY0ntFxWn3&#10;axQsmtmUKP86PvX53+dm1h8uRX5Q6nE8vL2C8DT4e/i//aEVJNNlArc34QnI1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8qrbfHAAAA3QAAAA8AAAAAAAAAAAAAAAAAmAIAAGRy&#10;cy9kb3ducmV2LnhtbFBLBQYAAAAABAAEAPUAAACMAwAAAAA=&#10;" path="m,l1094,e" filled="f" strokecolor="#191919" strokeweight="2pt">
                      <v:path arrowok="t" o:connecttype="custom" o:connectlocs="0,0;1094,0" o:connectangles="0,0"/>
                    </v:shape>
                  </v:group>
                  <v:group id="Group 2752" o:spid="_x0000_s1232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F2u8wwAAAN0AAAAP&#10;AAAAAAAAAAAAAAAAAKoCAABkcnMvZG93bnJldi54bWxQSwUGAAAAAAQABAD6AAAAmgMAAAAA&#10;">
                    <v:shape id="Freeform 2753" o:spid="_x0000_s1233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mcXscA&#10;AADdAAAADwAAAGRycy9kb3ducmV2LnhtbESPQWvCQBSE7wX/w/KEXopurGiT1FVKQeipVG0g3h7Z&#10;1ySYfRuy2xj7612h4HGYmW+Y1WYwjeipc7VlBbNpBIK4sLrmUsH3YTuJQTiPrLGxTAou5GCzHj2s&#10;MNX2zDvq974UAcIuRQWV920qpSsqMuimtiUO3o/tDPogu1LqDs8Bbhr5HEVLabDmsFBhS+8VFaf9&#10;r1EQN4s5UfZ1fOqzv8/tos8vRZYr9Tge3l5BeBr8Pfzf/tAKXuZJArc34QnI9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H5nF7HAAAA3QAAAA8AAAAAAAAAAAAAAAAAmAIAAGRy&#10;cy9kb3ducmV2LnhtbFBLBQYAAAAABAAEAPUAAACMAwAAAAA=&#10;" path="m1094,l,e" filled="f" strokecolor="#191919" strokeweight="2pt">
                      <v:path arrowok="t" o:connecttype="custom" o:connectlocs="1094,0;0,0" o:connectangles="0,0"/>
                    </v:shape>
                    <v:shape id="Freeform 2754" o:spid="_x0000_s1234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NtIcUA&#10;AADdAAAADwAAAGRycy9kb3ducmV2LnhtbERPTWvCQBC9F/wPywheSt1YtZU0G5GC4EnatIH0NmSn&#10;SWh2NmTXGP313YPg8fG+k+1oWjFQ7xrLChbzCARxaXXDlYLvr/3TBoTzyBpby6TgQg626eQhwVjb&#10;M3/SkPlKhBB2MSqove9iKV1Zk0E3tx1x4H5tb9AH2FdS93gO4aaVz1H0Ig02HBpq7Oi9pvIvOxkF&#10;m3a9JMo/fh6H/Hrcr4fiUuaFUrPpuHsD4Wn0d/HNfdAKXldR2B/ehCcg0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Y20hxQAAAN0AAAAPAAAAAAAAAAAAAAAAAJgCAABkcnMv&#10;ZG93bnJldi54bWxQSwUGAAAAAAQABAD1AAAAigMAAAAA&#10;" path="m,l1094,e" filled="f" strokecolor="#191919" strokeweight="2pt">
                      <v:path arrowok="t" o:connecttype="custom" o:connectlocs="0,0;1094,0" o:connectangles="0,0"/>
                    </v:shape>
                  </v:group>
                  <v:group id="Group 2755" o:spid="_x0000_s1235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jZrDxgAAAN0A&#10;AAAPAAAAAAAAAAAAAAAAAKoCAABkcnMvZG93bnJldi54bWxQSwUGAAAAAAQABAD6AAAAnQMAAAAA&#10;">
                    <v:shape id="Freeform 2756" o:spid="_x0000_s1236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SYEccA&#10;AADdAAAADwAAAGRycy9kb3ducmV2LnhtbESP3WrCQBSE7wt9h+UUelN0k1B/iK4iYqFFEKM+wCF7&#10;msRmz8bsNqZv3xUEL4eZ+YaZL3tTi45aV1lWEA8jEMS51RUXCk7Hj8EUhPPIGmvLpOCPHCwXz09z&#10;TLW9ckbdwRciQNilqKD0vkmldHlJBt3QNsTB+7atQR9kW0jd4jXATS2TKBpLgxWHhRIbWpeU/xx+&#10;jYJxluzi82W0Oeu37ao7xvtL9rVX6vWlX81AeOr9I3xvf2oFk/cogdub8ATk4h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IUmBHHAAAA3QAAAA8AAAAAAAAAAAAAAAAAmAIAAGRy&#10;cy9kb3ducmV2LnhtbFBLBQYAAAAABAAEAPUAAACMAwAAAAA=&#10;" path="m1094,l,e" filled="f" strokecolor="#191919" strokeweight="2pt">
                      <v:path arrowok="t" o:connecttype="custom" o:connectlocs="1094,0;0,0" o:connectangles="0,0"/>
                    </v:shape>
                    <v:shape id="Freeform 2757" o:spid="_x0000_s1237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g9iscA&#10;AADdAAAADwAAAGRycy9kb3ducmV2LnhtbESP0WrCQBRE3wv+w3KFvkjdRFsr0VWkVFAKxWg/4JK9&#10;JtHs3Zjdxvj3bkHo4zAzZ5j5sjOVaKlxpWUF8TACQZxZXXKu4OewfpmCcB5ZY2WZFNzIwXLRe5pj&#10;ou2VU2r3PhcBwi5BBYX3dSKlywoy6Ia2Jg7e0TYGfZBNLnWD1wA3lRxF0UQaLDksFFjTR0HZef9r&#10;FEzS0Xd8urx9nvTga9Ue4t0l3e6Ueu53qxkIT53/Dz/aG63g/TUaw9+b8ATk4g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1YPYrHAAAA3QAAAA8AAAAAAAAAAAAAAAAAmAIAAGRy&#10;cy9kb3ducmV2LnhtbFBLBQYAAAAABAAEAPUAAACMAwAAAAA=&#10;" path="m,l1094,e" filled="f" strokecolor="#191919" strokeweight="2pt">
                      <v:path arrowok="t" o:connecttype="custom" o:connectlocs="0,0;1094,0" o:connectangles="0,0"/>
                    </v:shape>
                  </v:group>
                  <v:shape id="Freeform 2758" o:spid="_x0000_s1238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ufIsYA&#10;AADdAAAADwAAAGRycy9kb3ducmV2LnhtbESPQWvCQBSE74L/YXmCN921tlbSbKQIglAQNEU8PrOv&#10;STD7NmZXTf99t1DocZiZb5h01dtG3KnztWMNs6kCQVw4U3Op4TPfTJYgfEA22DgmDd/kYZUNBykm&#10;xj14T/dDKEWEsE9QQxVCm0jpi4os+qlriaP35TqLIcqulKbDR4TbRj4ptZAWa44LFba0rqi4HG5W&#10;gzuW63N+vBZht/9QMj/5+W6x1Ho86t/fQATqw3/4r701Gl6f1Qv8volPQGY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5ufIsYAAADdAAAADwAAAAAAAAAAAAAAAACYAgAAZHJz&#10;L2Rvd25yZXYueG1sUEsFBgAAAAAEAAQA9QAAAIsDAAAAAA==&#10;" path="m,l423,e" filled="f" strokecolor="#191919" strokeweight="2pt">
                    <v:path arrowok="t" o:connecttype="custom" o:connectlocs="0,0;423,0" o:connectangles="0,0"/>
                  </v:shape>
                  <v:shape id="Freeform 2759" o:spid="_x0000_s1239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Q+PMUA&#10;AADdAAAADwAAAGRycy9kb3ducmV2LnhtbESPT0sDMRTE74LfITzBi7RZ/7Ar26aliEqvraXQ23Pz&#10;mixuXkIS2+23N4LgcZiZ3zDz5egGcaKYes8K7qcVCOLO656Ngt3H2+QZRMrIGgfPpOBCCZaL66s5&#10;ttqfeUOnbTaiQDi1qMDmHFopU2fJYZr6QFy8o48Oc5HRSB3xXOBukA9VVUuHPZcFi4FeLHVf22+n&#10;YNM0nxTWd8bUj7F/v6yCfd0flLq9GVczEJnG/B/+a6+1guapquH3TXkCcv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5D48xQAAAN0AAAAPAAAAAAAAAAAAAAAAAJgCAABkcnMv&#10;ZG93bnJldi54bWxQSwUGAAAAAAQABAD1AAAAigMAAAAA&#10;" path="m,l,40e" filled="f" strokecolor="#191919" strokeweight="2pt">
                    <v:path arrowok="t" o:connecttype="custom" o:connectlocs="0,0;0,40" o:connectangles="0,0"/>
                  </v:shape>
                  <v:rect id="Rectangle 2760" o:spid="_x0000_s1240" style="position:absolute;left:11176;top:14864;width:640;height:6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8dVMYA&#10;AADdAAAADwAAAGRycy9kb3ducmV2LnhtbESPQWvCQBSE74X+h+UVeqsbS2tCdBURKrXkktSLt5fs&#10;Mwlm34bsNsZ/3y0IPQ4z8w2z2kymEyMNrrWsYD6LQBBXVrdcKzh+f7wkIJxH1thZJgU3crBZPz6s&#10;MNX2yjmNha9FgLBLUUHjfZ9K6aqGDLqZ7YmDd7aDQR/kUEs94DXATSdfo2ghDbYcFhrsaddQdSl+&#10;jILykOV+/3Xcj0lZ950tT/PMviv1/DRtlyA8Tf4/fG9/agXxWxTD35vwB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c8dVMYAAADdAAAADwAAAAAAAAAAAAAAAACYAgAAZHJz&#10;L2Rvd25yZXYueG1sUEsFBgAAAAAEAAQA9QAAAIsDAAAAAA==&#10;" stroked="f">
                    <v:path arrowok="t"/>
                  </v:rect>
                  <v:rect id="Rectangle 2761" o:spid="_x0000_s1241" style="position:absolute;left:11156;top:14844;width:680;height:6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7jLcMA&#10;AADdAAAADwAAAGRycy9kb3ducmV2LnhtbERPy04CMRTdm/gPzTVhY6Qj4aEjhRgTCLAhDnzAdXqd&#10;DrS3k7bA+Pd2YeLy5Lzny95ZcaUQW88KnocFCOLa65YbBcfD6ukFREzIGq1nUvBDEZaL+7s5ltrf&#10;+JOuVWpEDuFYogKTUldKGWtDDuPQd8SZ+/bBYcowNFIHvOVwZ+WoKKbSYcu5wWBHH4bqc3VxCmj/&#10;uJ2sN6fz7qStNa/jr+oyC0oNHvr3NxCJ+vQv/nNvtILZuMhz85v8BOT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O7jLcMAAADdAAAADwAAAAAAAAAAAAAAAACYAgAAZHJzL2Rv&#10;d25yZXYueG1sUEsFBgAAAAAEAAQA9QAAAIgDAAAAAA==&#10;" filled="f" strokecolor="#191919" strokeweight="2pt">
                    <v:path arrowok="t"/>
                  </v:rect>
                </v:group>
                <v:shape id="Text Box 2594" o:spid="_x0000_s1242" type="#_x0000_t202" style="position:absolute;left:11203;top:8034;width:720;height:11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+bj8kA&#10;AADdAAAADwAAAGRycy9kb3ducmV2LnhtbESPQWsCMRSE74X+h/CE3mrW1mq7GqVWCyIKattDb4/N&#10;c3fp5mXdRDf++6ZQ8DjMzDfMeBpMJc7UuNKygl43AUGcWV1yruDz4/3+GYTzyBory6TgQg6mk9ub&#10;Mabatryj897nIkLYpaig8L5OpXRZQQZd19bE0TvYxqCPssmlbrCNcFPJhyQZSIMlx4UCa3orKPvZ&#10;n4yCxWy7mm+OIRzaWa/s4/zp63H9rdRdJ7yOQHgK/hr+by+1gmE/eYG/N/EJyMk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ZE+bj8kAAADdAAAADwAAAAAAAAAAAAAAAACYAgAA&#10;ZHJzL2Rvd25yZXYueG1sUEsFBgAAAAAEAAQA9QAAAI4DAAAAAA==&#10;" filled="f" stroked="f">
                  <v:textbox style="layout-flow:vertical" inset="0,0,0,0">
                    <w:txbxContent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-15" w:right="-15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Sciences &amp;</w:t>
                        </w:r>
                      </w:p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exact"/>
                          <w:ind w:left="202" w:right="202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Health</w:t>
                        </w:r>
                      </w:p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exact"/>
                          <w:ind w:left="-7" w:right="-7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Professions</w:t>
                        </w:r>
                      </w:p>
                    </w:txbxContent>
                  </v:textbox>
                </v:shape>
                <v:shape id="Text Box 2593" o:spid="_x0000_s1243" type="#_x0000_t202" style="position:absolute;left:11423;top:9772;width:480;height:9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ykz8YA&#10;AADdAAAADwAAAGRycy9kb3ducmV2LnhtbERPy07CQBTdk/gPk2viTqZFEFIYiIAmhEjCQxfsbjqX&#10;trFzp3ZGOv69szBheXLes0UwtbhS6yrLCtJ+AoI4t7riQsHH6e1xAsJ5ZI21ZVLwSw4W87veDDNt&#10;Oz7Q9egLEUPYZaig9L7JpHR5SQZd3zbEkbvY1qCPsC2kbrGL4aaWgyR5lgYrjg0lNrQqKf86/hgF&#10;r8v9dr37DuHSLdNqiOvR59P7WamH+/AyBeEp+Jv4373RCsbDNO6Pb+IT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Kykz8YAAADdAAAADwAAAAAAAAAAAAAAAACYAgAAZHJz&#10;L2Rvd25yZXYueG1sUEsFBgAAAAAEAAQA9QAAAIsDAAAAAA==&#10;" filled="f" stroked="f">
                  <v:textbox style="layout-flow:vertical" inset="0,0,0,0">
                    <w:txbxContent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-15" w:right="-15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Graduate</w:t>
                        </w:r>
                      </w:p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exact"/>
                          <w:ind w:right="125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School</w:t>
                        </w:r>
                      </w:p>
                    </w:txbxContent>
                  </v:textbox>
                </v:shape>
                <v:shape id="Text Box 2592" o:spid="_x0000_s1244" type="#_x0000_t202" style="position:absolute;left:11403;top:11621;width:480;height:1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ABVMkA&#10;AADdAAAADwAAAGRycy9kb3ducmV2LnhtbESPT2vCQBTE74V+h+UJvekmaq1EV/FPC6VUqLYevD2y&#10;zyQ0+zbNbs3223cLQo/DzPyGmS+DqcWFWldZVpAOEhDEudUVFwo+3p/6UxDOI2usLZOCH3KwXNze&#10;zDHTtuM9XQ6+EBHCLkMFpfdNJqXLSzLoBrYhjt7ZtgZ9lG0hdYtdhJtaDpNkIg1WHBdKbGhTUv55&#10;+DYKHtdvL9vdVwjnbp1WY9zeH0evJ6XuemE1A+Ep+P/wtf2sFTyM0xT+3sQnIBe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H+ABVMkAAADdAAAADwAAAAAAAAAAAAAAAACYAgAA&#10;ZHJzL2Rvd25yZXYueG1sUEsFBgAAAAAEAAQA9QAAAI4DAAAAAA==&#10;" filled="f" stroked="f">
                  <v:textbox style="layout-flow:vertical" inset="0,0,0,0">
                    <w:txbxContent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229" w:right="229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Course</w:t>
                        </w:r>
                      </w:p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exact"/>
                          <w:ind w:left="-15" w:right="-15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Descriptions</w:t>
                        </w:r>
                      </w:p>
                    </w:txbxContent>
                  </v:textbox>
                </v:shape>
                <v:shape id="Text Box 2591" o:spid="_x0000_s1245" type="#_x0000_t202" style="position:absolute;left:11383;top:13480;width:480;height:11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KfI8gA&#10;AADdAAAADwAAAGRycy9kb3ducmV2LnhtbESPQWvCQBSE74X+h+UVvOkm1tqSuorWCiIWWquH3h7Z&#10;ZxLMvo3Zrdn++25B6HGYmW+YySyYWlyodZVlBekgAUGcW11xoWD/ueo/gXAeWWNtmRT8kIPZ9PZm&#10;gpm2HX/QZecLESHsMlRQet9kUrq8JINuYBvi6B1ta9BH2RZSt9hFuKnlMEnG0mDFcaHEhl5Kyk+7&#10;b6PgdfG+Wb6dQzh2i7Qa4fLhcL/9Uqp3F+bPIDwF/x++ttdaweMoHcLfm/gE5PQ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vMp8jyAAAAN0AAAAPAAAAAAAAAAAAAAAAAJgCAABk&#10;cnMvZG93bnJldi54bWxQSwUGAAAAAAQABAD1AAAAjQMAAAAA&#10;" filled="f" stroked="f">
                  <v:textbox style="layout-flow:vertical" inset="0,0,0,0">
                    <w:txbxContent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-15" w:right="-15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Personnel &amp;Index</w:t>
                        </w:r>
                      </w:p>
                    </w:txbxContent>
                  </v:textbox>
                </v:shape>
                <v:shape id="Text Box 2590" o:spid="_x0000_s1246" type="#_x0000_t202" style="position:absolute;left:11515;top:577;width:377;height:17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46uMgA&#10;AADdAAAADwAAAGRycy9kb3ducmV2LnhtbESPQWvCQBSE74X+h+UVvOkm1dqSuorWCiIWWquH3h7Z&#10;ZxLMvo3Zrdn++25B6HGYmW+YySyYWlyodZVlBekgAUGcW11xoWD/ueo/gXAeWWNtmRT8kIPZ9PZm&#10;gpm2HX/QZecLESHsMlRQet9kUrq8JINuYBvi6B1ta9BH2RZSt9hFuKnlfZKMpcGK40KJDb2UlJ92&#10;30bB6+J9s3w7h3DsFmk1wuXDYbj9Uqp3F+bPIDwF/x++ttdaweMoHcLfm/gE5PQX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Afjq4yAAAAN0AAAAPAAAAAAAAAAAAAAAAAJgCAABk&#10;cnMvZG93bnJldi54bWxQSwUGAAAAAAQABAD1AAAAjQMAAAAA&#10;" filled="f" stroked="f">
                  <v:textbox style="layout-flow:vertical" inset="0,0,0,0">
                    <w:txbxContent>
                      <w:p w:rsidR="004648B7" w:rsidRPr="008A161B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20" w:right="-30"/>
                          <w:rPr>
                            <w:rFonts w:ascii="Century Gothic" w:hAnsi="Century Gothic" w:cs="Century Gothic"/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8A161B">
                          <w:rPr>
                            <w:rFonts w:ascii="Century Gothic" w:hAnsi="Century Gothic" w:cs="Century Gothic"/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Albany State</w:t>
                        </w:r>
                      </w:p>
                    </w:txbxContent>
                  </v:textbox>
                </v:shape>
                <v:shape id="Text Box 2588" o:spid="_x0000_s1247" type="#_x0000_t202" style="position:absolute;left:11623;top:4416;width:240;height: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eizMkA&#10;AADdAAAADwAAAGRycy9kb3ducmV2LnhtbESPT0vDQBTE7wW/w/IEb3aTGqvEbktrLRSxoP1z6O2R&#10;fU2C2bcxuzbrt3cFocdhZn7DTGbBNOJMnastK0iHCQjiwuqaSwX73er2EYTzyBoby6TghxzMpleD&#10;Ceba9vxB560vRYSwy1FB5X2bS+mKigy6oW2Jo3eynUEfZVdK3WEf4aaRoyQZS4M1x4UKW3quqPjc&#10;fhsFL4v31+XmK4RTv0jrDJf3h7u3o1I312H+BMJT8Jfwf3utFTxkaQZ/b+ITkNN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D5eizMkAAADdAAAADwAAAAAAAAAAAAAAAACYAgAA&#10;ZHJzL2Rvd25yZXYueG1sUEsFBgAAAAAEAAQA9QAAAI4DAAAAAA==&#10;" filled="f" stroked="f">
                  <v:textbox style="layout-flow:vertical" inset="0,0,0,0">
                    <w:txbxContent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20" w:right="-30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Business</w:t>
                        </w:r>
                      </w:p>
                    </w:txbxContent>
                  </v:textbox>
                </v:shape>
                <v:shape id="Text Box 2587" o:spid="_x0000_s1248" type="#_x0000_t202" style="position:absolute;left:11623;top:6136;width:240;height:10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sHV8gA&#10;AADdAAAADwAAAGRycy9kb3ducmV2LnhtbESPQWvCQBSE70L/w/IKvekmrbYlukqtFoq00Fo9eHtk&#10;n0lo9m3Mbs36792C4HGYmW+YySyYWhypdZVlBekgAUGcW11xoWDz89Z/BuE8ssbaMik4kYPZ9KY3&#10;wUzbjr/puPaFiBB2GSoovW8yKV1ekkE3sA1x9Pa2NeijbAupW+wi3NTyPkkepcGK40KJDb2WlP+u&#10;/4yC5fxrtfg8hLDv5mk1xMVo+/CxU+ruNryMQXgK/hq+tN+1gqdhOoL/N/EJyOkZ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g2wdXyAAAAN0AAAAPAAAAAAAAAAAAAAAAAJgCAABk&#10;cnMvZG93bnJldi54bWxQSwUGAAAAAAQABAD1AAAAjQMAAAAA&#10;" filled="f" stroked="f">
                  <v:textbox style="layout-flow:vertical" inset="0,0,0,0">
                    <w:txbxContent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20" w:right="-30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Education</w:t>
                        </w:r>
                      </w:p>
                    </w:txbxContent>
                  </v:textbox>
                </v:shape>
                <v:shape id="Text Box 2589" o:spid="_x0000_s1249" type="#_x0000_t202" style="position:absolute;left:11383;top:2499;width:530;height:17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mZIMkA&#10;AADdAAAADwAAAGRycy9kb3ducmV2LnhtbESPT2vCQBTE7wW/w/IEb3UTtbakrlL/FIpYaG176O2R&#10;fSah2bcxuzXrt3eFQo/DzPyGmS2CqcWJWldZVpAOExDEudUVFwo+P55vH0A4j6yxtkwKzuRgMe/d&#10;zDDTtuN3Ou19ISKEXYYKSu+bTEqXl2TQDW1DHL2DbQ36KNtC6ha7CDe1HCXJVBqsOC6U2NCqpPxn&#10;/2sUbJZv2/XrMYRDt0yrCa7vvsa7b6UG/fD0CMJT8P/hv/aLVnA/SadwfROfgJx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kAmZIMkAAADdAAAADwAAAAAAAAAAAAAAAACYAgAA&#10;ZHJzL2Rvd25yZXYueG1sUEsFBgAAAAAEAAQA9QAAAI4DAAAAAA==&#10;" filled="f" stroked="f">
                  <v:textbox style="layout-flow:vertical" inset="0,0,0,0">
                    <w:txbxContent>
                      <w:p w:rsidR="004648B7" w:rsidRPr="008A161B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20" w:right="-30"/>
                          <w:rPr>
                            <w:rFonts w:ascii="Century Gothic" w:hAnsi="Century Gothic" w:cs="Century Gothic"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8A161B">
                          <w:rPr>
                            <w:rFonts w:ascii="Century Gothic" w:hAnsi="Century Gothic" w:cs="Century Gothic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Arts &amp; Humanities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0" allowOverlap="1">
                <wp:simplePos x="0" y="0"/>
                <wp:positionH relativeFrom="page">
                  <wp:posOffset>7355840</wp:posOffset>
                </wp:positionH>
                <wp:positionV relativeFrom="page">
                  <wp:posOffset>623570</wp:posOffset>
                </wp:positionV>
                <wp:extent cx="152400" cy="810260"/>
                <wp:effectExtent l="0" t="0" r="0" b="8890"/>
                <wp:wrapNone/>
                <wp:docPr id="7404" name="Text Box 20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" cy="810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1F2C" w:rsidRDefault="00C11F2C" w:rsidP="00C11F2C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21" w:lineRule="exact"/>
                              <w:ind w:left="20" w:right="-30"/>
                              <w:rPr>
                                <w:rFonts w:ascii="Century Gothic" w:hAnsi="Century Gothic" w:cs="Century Gothic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hAnsi="Century Gothic" w:cs="Century Gothic"/>
                                <w:b/>
                                <w:bCs/>
                                <w:color w:val="FFFFFF"/>
                                <w:sz w:val="20"/>
                                <w:szCs w:val="20"/>
                              </w:rPr>
                              <w:t>Albany State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085" o:spid="_x0000_s1250" type="#_x0000_t202" style="position:absolute;left:0;text-align:left;margin-left:579.2pt;margin-top:49.1pt;width:12pt;height:63.8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" o:allowincell="f" filled="f" stroked="f">
                <v:textbox style="layout-flow:vertical" inset="0,0,0,0">
                  <w:txbxContent>
                    <w:p w:rsidR="00C11F2C" w:rsidRDefault="00C11F2C" w:rsidP="00C11F2C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21" w:lineRule="exact"/>
                        <w:ind w:left="20" w:right="-30"/>
                        <w:rPr>
                          <w:rFonts w:ascii="Century Gothic" w:hAnsi="Century Gothic" w:cs="Century Gothic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hAnsi="Century Gothic" w:cs="Century Gothic"/>
                          <w:b/>
                          <w:bCs/>
                          <w:color w:val="FFFFFF"/>
                          <w:sz w:val="20"/>
                          <w:szCs w:val="20"/>
                        </w:rPr>
                        <w:t>Albany State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C11F2C">
        <w:rPr>
          <w:rFonts w:ascii="Century Gothic" w:hAnsi="Century Gothic" w:cs="Century Gothic"/>
          <w:b/>
          <w:bCs/>
          <w:color w:val="191919"/>
          <w:sz w:val="16"/>
          <w:szCs w:val="16"/>
        </w:rPr>
        <w:t>CETLA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6" w:after="0" w:line="160" w:lineRule="exact"/>
        <w:rPr>
          <w:rFonts w:ascii="Century Gothic" w:hAnsi="Century Gothic" w:cs="Century Gothic"/>
          <w:color w:val="000000"/>
          <w:sz w:val="16"/>
          <w:szCs w:val="16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before="20" w:after="0" w:line="240" w:lineRule="auto"/>
        <w:ind w:left="120" w:right="7667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16"/>
          <w:sz w:val="24"/>
          <w:szCs w:val="24"/>
        </w:rPr>
        <w:t>F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ACU</w:t>
      </w:r>
      <w:r>
        <w:rPr>
          <w:rFonts w:ascii="Times New Roman" w:hAnsi="Times New Roman"/>
          <w:b/>
          <w:bCs/>
          <w:color w:val="191919"/>
          <w:spacing w:val="-19"/>
          <w:sz w:val="18"/>
          <w:szCs w:val="18"/>
        </w:rPr>
        <w:t>L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Y</w:t>
      </w:r>
      <w:r>
        <w:rPr>
          <w:rFonts w:ascii="Times New Roman" w:hAnsi="Times New Roman"/>
          <w:b/>
          <w:bCs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16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AF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F</w:t>
      </w:r>
      <w:r>
        <w:rPr>
          <w:rFonts w:ascii="Times New Roman" w:hAnsi="Times New Roman"/>
          <w:b/>
          <w:bCs/>
          <w:color w:val="191919"/>
          <w:spacing w:val="4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D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EVELOPMENT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9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CETL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sponsor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variet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facult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developmen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activitie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designe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enhanc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leve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fectiv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teachi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 xml:space="preserve">-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sit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orkshop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seminar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strengthe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facult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skill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teaching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advising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researc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CETL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als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facult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members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2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prepa- ratio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promotion</w:t>
      </w:r>
      <w:r>
        <w:rPr>
          <w:rFonts w:ascii="Times New Roman" w:hAnsi="Times New Roman"/>
          <w:color w:val="191919"/>
          <w:sz w:val="18"/>
          <w:szCs w:val="18"/>
        </w:rPr>
        <w:t xml:space="preserve">,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tenure</w:t>
      </w:r>
      <w:r>
        <w:rPr>
          <w:rFonts w:ascii="Times New Roman" w:hAnsi="Times New Roman"/>
          <w:color w:val="191919"/>
          <w:sz w:val="18"/>
          <w:szCs w:val="18"/>
        </w:rPr>
        <w:t xml:space="preserve">,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post-tenur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revie</w:t>
      </w:r>
      <w:r>
        <w:rPr>
          <w:rFonts w:ascii="Times New Roman" w:hAnsi="Times New Roman"/>
          <w:color w:val="191919"/>
          <w:sz w:val="18"/>
          <w:szCs w:val="18"/>
        </w:rPr>
        <w:t xml:space="preserve">w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developin</w:t>
      </w:r>
      <w:r>
        <w:rPr>
          <w:rFonts w:ascii="Times New Roman" w:hAnsi="Times New Roman"/>
          <w:color w:val="191919"/>
          <w:sz w:val="18"/>
          <w:szCs w:val="18"/>
        </w:rPr>
        <w:t xml:space="preserve">g a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five-yea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professiona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plan</w:t>
      </w:r>
      <w:r>
        <w:rPr>
          <w:rFonts w:ascii="Times New Roman" w:hAnsi="Times New Roman"/>
          <w:color w:val="191919"/>
          <w:sz w:val="18"/>
          <w:szCs w:val="18"/>
        </w:rPr>
        <w:t xml:space="preserve">. 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Som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workshop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fere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assis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faculty includ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WEB-C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Advising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Readin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ritin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acros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Curriculu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Model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Instructiona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echnolog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Developin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Profes- siona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Portfolio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additio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facult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activities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numbe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len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assistanc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 tota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Cente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before="14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20" w:right="9962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ETENTION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9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emphasi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development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Retentio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CETL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reinforc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scholarl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wor</w:t>
      </w:r>
      <w:r>
        <w:rPr>
          <w:rFonts w:ascii="Times New Roman" w:hAnsi="Times New Roman"/>
          <w:color w:val="191919"/>
          <w:sz w:val="18"/>
          <w:szCs w:val="18"/>
        </w:rPr>
        <w:t>k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achi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vement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by helpin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educationa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goals</w:t>
      </w:r>
      <w:r>
        <w:rPr>
          <w:rFonts w:ascii="Times New Roman" w:hAnsi="Times New Roman"/>
          <w:color w:val="191919"/>
          <w:sz w:val="18"/>
          <w:szCs w:val="18"/>
        </w:rPr>
        <w:t xml:space="preserve">.   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freshma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oug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graduation.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Man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service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fere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throug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Retentio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Uni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variou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workshop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includ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Stud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Skill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est-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akin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Strategies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Stres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ime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Management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Record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Examination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Mid-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er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Exams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Anxiet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Freshma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Seminars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en- richmen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activitie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includ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Skil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Development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Supplementa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Instructio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Onlin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utorials.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20" w:right="924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EGENTS</w:t>
      </w:r>
      <w:r>
        <w:rPr>
          <w:rFonts w:ascii="Times New Roman" w:hAnsi="Times New Roman"/>
          <w:b/>
          <w:bCs/>
          <w:color w:val="191919"/>
          <w:sz w:val="24"/>
          <w:szCs w:val="24"/>
        </w:rPr>
        <w:t>’</w:t>
      </w:r>
      <w:r>
        <w:rPr>
          <w:rFonts w:ascii="Times New Roman" w:hAnsi="Times New Roman"/>
          <w:b/>
          <w:bCs/>
          <w:color w:val="191919"/>
          <w:spacing w:val="-27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ESTING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9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Regents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est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coordinate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CETLA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activities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Regents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2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5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preparatio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workshop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</w:t>
      </w:r>
      <w:r>
        <w:rPr>
          <w:rFonts w:ascii="Times New Roman" w:hAnsi="Times New Roman"/>
          <w:color w:val="191919"/>
          <w:sz w:val="18"/>
          <w:szCs w:val="18"/>
        </w:rPr>
        <w:t>b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enrichmen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opportuni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test taker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fewe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4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workshop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allo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engag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discussions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practic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takin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usin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simula- tions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we</w:t>
      </w:r>
      <w:r>
        <w:rPr>
          <w:rFonts w:ascii="Times New Roman" w:hAnsi="Times New Roman"/>
          <w:color w:val="191919"/>
          <w:sz w:val="18"/>
          <w:szCs w:val="18"/>
        </w:rPr>
        <w:t>b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sit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reading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area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natura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socia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science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humanities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additio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mprehensio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devel- opment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extensiv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vocabular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skil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developmen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encourage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workshops.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20" w:right="8746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CADEMI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C</w:t>
      </w:r>
      <w:r>
        <w:rPr>
          <w:rFonts w:ascii="Times New Roman" w:hAnsi="Times New Roman"/>
          <w:b/>
          <w:bCs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A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DVISEMENT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Times New Roman" w:hAnsi="Times New Roman"/>
          <w:color w:val="000000"/>
          <w:sz w:val="24"/>
          <w:szCs w:val="24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Advisemen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Cente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operate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unde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ganizationa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umbrell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CETLA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interdependen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system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Cente</w:t>
      </w:r>
      <w:r>
        <w:rPr>
          <w:rFonts w:ascii="Times New Roman" w:hAnsi="Times New Roman"/>
          <w:color w:val="191919"/>
          <w:spacing w:val="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goa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fective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convenien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for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advisement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registrati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assistanc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lim- ite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tutoria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freshme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sophomor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friendl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patien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manne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4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member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p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lannin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programs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locatin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righ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resource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campus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3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undecide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abou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majo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non-traditiona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stu- 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experienc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ficultie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receiv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advisemen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appropriat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thei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uniqu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situations.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before="14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20" w:right="820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L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EARNIN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G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UPPO</w:t>
      </w:r>
      <w:r>
        <w:rPr>
          <w:rFonts w:ascii="Times New Roman" w:hAnsi="Times New Roman"/>
          <w:b/>
          <w:bCs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VICES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9" w:lineRule="auto"/>
        <w:ind w:left="120" w:right="99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improvin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enhancin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skil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developmen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reading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nglis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math- ematics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designe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whos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result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indicat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additiona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trainin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remed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deficiencie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read- ing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Englis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mathematics.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University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establishe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reflecte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Scholasti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Aptitud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(S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America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Col- 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estin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(ACT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scores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tak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Compas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determin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proficienc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reading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Englis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mathematics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 require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tak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(non-credit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remov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identifie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deficiencie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subject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list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earlie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indicated 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Compass.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20" w:right="99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1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tak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require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 xml:space="preserve">g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durin</w:t>
      </w:r>
      <w:r>
        <w:rPr>
          <w:rFonts w:ascii="Times New Roman" w:hAnsi="Times New Roman"/>
          <w:color w:val="191919"/>
          <w:sz w:val="18"/>
          <w:szCs w:val="18"/>
        </w:rPr>
        <w:t xml:space="preserve">g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firs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enrollmen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continu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>takin</w:t>
      </w:r>
      <w:r>
        <w:rPr>
          <w:rFonts w:ascii="Times New Roman" w:hAnsi="Times New Roman"/>
          <w:color w:val="191919"/>
          <w:sz w:val="18"/>
          <w:szCs w:val="18"/>
        </w:rPr>
        <w:t xml:space="preserve">g 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these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unti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met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accumulat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of 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befor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do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allowe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tak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furthe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unti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all 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met.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enrolle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dro</w:t>
      </w:r>
      <w:r>
        <w:rPr>
          <w:rFonts w:ascii="Times New Roman" w:hAnsi="Times New Roman"/>
          <w:color w:val="191919"/>
          <w:sz w:val="18"/>
          <w:szCs w:val="18"/>
        </w:rPr>
        <w:t>p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withdra</w:t>
      </w:r>
      <w:r>
        <w:rPr>
          <w:rFonts w:ascii="Times New Roman" w:hAnsi="Times New Roman"/>
          <w:color w:val="191919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remain i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credi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’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 xml:space="preserve">c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adviso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advis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approv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schedul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a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 xml:space="preserve">o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withdrawin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 xml:space="preserve">m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drop- pin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course(s).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20" w:right="8234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L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EARNIN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G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UPPO</w:t>
      </w:r>
      <w:r>
        <w:rPr>
          <w:rFonts w:ascii="Times New Roman" w:hAnsi="Times New Roman"/>
          <w:b/>
          <w:bCs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C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OURSES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0" w:lineRule="auto"/>
        <w:ind w:left="120" w:right="5912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followin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non-degre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Support:</w:t>
      </w:r>
    </w:p>
    <w:p w:rsidR="00C11F2C" w:rsidRDefault="00C11F2C" w:rsidP="00C11F2C">
      <w:pPr>
        <w:widowControl w:val="0"/>
        <w:tabs>
          <w:tab w:val="left" w:pos="3000"/>
        </w:tabs>
        <w:autoSpaceDE w:val="0"/>
        <w:autoSpaceDN w:val="0"/>
        <w:adjustRightInd w:val="0"/>
        <w:spacing w:before="9" w:after="0" w:line="240" w:lineRule="auto"/>
        <w:ind w:left="120" w:right="6212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•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ENG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009</w:t>
      </w:r>
      <w:r>
        <w:rPr>
          <w:rFonts w:ascii="Times New Roman" w:hAnsi="Times New Roman"/>
          <w:color w:val="191919"/>
          <w:sz w:val="18"/>
          <w:szCs w:val="18"/>
        </w:rPr>
        <w:t>8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Englis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ab/>
        <w:t>•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ENG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009</w:t>
      </w:r>
      <w:r>
        <w:rPr>
          <w:rFonts w:ascii="Times New Roman" w:hAnsi="Times New Roman"/>
          <w:color w:val="191919"/>
          <w:sz w:val="18"/>
          <w:szCs w:val="18"/>
        </w:rPr>
        <w:t>9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English</w:t>
      </w:r>
    </w:p>
    <w:p w:rsidR="00C11F2C" w:rsidRDefault="00C11F2C" w:rsidP="00C11F2C">
      <w:pPr>
        <w:widowControl w:val="0"/>
        <w:tabs>
          <w:tab w:val="left" w:pos="2980"/>
        </w:tabs>
        <w:autoSpaceDE w:val="0"/>
        <w:autoSpaceDN w:val="0"/>
        <w:adjustRightInd w:val="0"/>
        <w:spacing w:before="9" w:after="0" w:line="240" w:lineRule="auto"/>
        <w:ind w:left="120" w:right="6340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•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009</w:t>
      </w:r>
      <w:r>
        <w:rPr>
          <w:rFonts w:ascii="Times New Roman" w:hAnsi="Times New Roman"/>
          <w:color w:val="191919"/>
          <w:sz w:val="18"/>
          <w:szCs w:val="18"/>
        </w:rPr>
        <w:t>7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z w:val="18"/>
          <w:szCs w:val="18"/>
        </w:rPr>
        <w:tab/>
        <w:t>•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22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009</w:t>
      </w:r>
      <w:r>
        <w:rPr>
          <w:rFonts w:ascii="Times New Roman" w:hAnsi="Times New Roman"/>
          <w:color w:val="191919"/>
          <w:sz w:val="18"/>
          <w:szCs w:val="18"/>
        </w:rPr>
        <w:t>9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Basi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Math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9" w:after="0" w:line="240" w:lineRule="auto"/>
        <w:ind w:left="120" w:right="5586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•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009</w:t>
      </w:r>
      <w:r>
        <w:rPr>
          <w:rFonts w:ascii="Times New Roman" w:hAnsi="Times New Roman"/>
          <w:color w:val="191919"/>
          <w:sz w:val="18"/>
          <w:szCs w:val="18"/>
        </w:rPr>
        <w:t>8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Developmenta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Readin</w:t>
      </w:r>
      <w:r>
        <w:rPr>
          <w:rFonts w:ascii="Times New Roman" w:hAnsi="Times New Roman"/>
          <w:color w:val="191919"/>
          <w:sz w:val="18"/>
          <w:szCs w:val="18"/>
        </w:rPr>
        <w:t xml:space="preserve">g  </w:t>
      </w:r>
      <w:r>
        <w:rPr>
          <w:rFonts w:ascii="Times New Roman" w:hAnsi="Times New Roman"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•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009</w:t>
      </w:r>
      <w:r>
        <w:rPr>
          <w:rFonts w:ascii="Times New Roman" w:hAnsi="Times New Roman"/>
          <w:color w:val="191919"/>
          <w:sz w:val="18"/>
          <w:szCs w:val="18"/>
        </w:rPr>
        <w:t>9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Developmen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Reading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7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20" w:right="797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L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EARNIN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G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UPPO</w:t>
      </w:r>
      <w:r>
        <w:rPr>
          <w:rFonts w:ascii="Times New Roman" w:hAnsi="Times New Roman"/>
          <w:b/>
          <w:bCs/>
          <w:color w:val="191919"/>
          <w:spacing w:val="-9"/>
          <w:sz w:val="18"/>
          <w:szCs w:val="18"/>
        </w:rPr>
        <w:t>R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T</w:t>
      </w:r>
      <w:r>
        <w:rPr>
          <w:rFonts w:ascii="Times New Roman" w:hAnsi="Times New Roman"/>
          <w:b/>
          <w:bCs/>
          <w:color w:val="191919"/>
          <w:spacing w:val="7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USPENSION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9" w:lineRule="auto"/>
        <w:ind w:left="120" w:right="9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satisf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deficiencie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specifie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tim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fram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establishe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Boar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Regents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completed requirement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exitin</w:t>
      </w:r>
      <w:r>
        <w:rPr>
          <w:rFonts w:ascii="Times New Roman" w:hAnsi="Times New Roman"/>
          <w:color w:val="191919"/>
          <w:sz w:val="18"/>
          <w:szCs w:val="18"/>
        </w:rPr>
        <w:t xml:space="preserve">g a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 xml:space="preserve">g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 xml:space="preserve">t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are</w:t>
      </w:r>
      <w:r>
        <w:rPr>
          <w:rFonts w:ascii="Times New Roman" w:hAnsi="Times New Roman"/>
          <w:color w:val="191919"/>
          <w:sz w:val="18"/>
          <w:szCs w:val="18"/>
        </w:rPr>
        <w:t xml:space="preserve">a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(English</w:t>
      </w:r>
      <w:r>
        <w:rPr>
          <w:rFonts w:ascii="Times New Roman" w:hAnsi="Times New Roman"/>
          <w:color w:val="191919"/>
          <w:sz w:val="18"/>
          <w:szCs w:val="18"/>
        </w:rPr>
        <w:t xml:space="preserve">,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reading</w:t>
      </w:r>
      <w:r>
        <w:rPr>
          <w:rFonts w:ascii="Times New Roman" w:hAnsi="Times New Roman"/>
          <w:color w:val="191919"/>
          <w:sz w:val="18"/>
          <w:szCs w:val="18"/>
        </w:rPr>
        <w:t xml:space="preserve">,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mathematics</w:t>
      </w:r>
      <w:r>
        <w:rPr>
          <w:rFonts w:ascii="Times New Roman" w:hAnsi="Times New Roman"/>
          <w:color w:val="191919"/>
          <w:sz w:val="18"/>
          <w:szCs w:val="18"/>
        </w:rPr>
        <w:t xml:space="preserve">)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afte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twelv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thre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er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whichever occur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first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suspended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considere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readmissio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suspension.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tabs>
          <w:tab w:val="left" w:pos="10700"/>
        </w:tabs>
        <w:autoSpaceDE w:val="0"/>
        <w:autoSpaceDN w:val="0"/>
        <w:adjustRightInd w:val="0"/>
        <w:spacing w:after="0" w:line="451" w:lineRule="exact"/>
        <w:ind w:left="4135"/>
        <w:rPr>
          <w:rFonts w:ascii="Century Gothic" w:hAnsi="Century Gothic" w:cs="Century Gothic"/>
          <w:color w:val="000000"/>
          <w:sz w:val="36"/>
          <w:szCs w:val="36"/>
        </w:rPr>
      </w:pP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>graduate Catalog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ab/>
      </w:r>
    </w:p>
    <w:p w:rsidR="00C11F2C" w:rsidRDefault="00C11F2C" w:rsidP="00C11F2C">
      <w:pPr>
        <w:spacing w:after="0" w:line="240" w:lineRule="auto"/>
        <w:rPr>
          <w:rFonts w:ascii="Century Gothic" w:hAnsi="Century Gothic" w:cs="Century Gothic"/>
          <w:color w:val="000000"/>
          <w:sz w:val="36"/>
          <w:szCs w:val="36"/>
        </w:rPr>
        <w:sectPr w:rsidR="00C11F2C">
          <w:pgSz w:w="12240" w:h="15840"/>
          <w:pgMar w:top="420" w:right="420" w:bottom="280" w:left="600" w:header="720" w:footer="720" w:gutter="0"/>
          <w:cols w:space="720"/>
        </w:sectPr>
      </w:pPr>
    </w:p>
    <w:p w:rsidR="00C11F2C" w:rsidRDefault="000F3002" w:rsidP="00C11F2C">
      <w:pPr>
        <w:widowControl w:val="0"/>
        <w:autoSpaceDE w:val="0"/>
        <w:autoSpaceDN w:val="0"/>
        <w:adjustRightInd w:val="0"/>
        <w:spacing w:after="0" w:line="195" w:lineRule="exact"/>
        <w:ind w:left="731"/>
        <w:rPr>
          <w:rFonts w:ascii="Century Gothic" w:hAnsi="Century Gothic" w:cs="Century Gothic"/>
          <w:color w:val="000000"/>
          <w:sz w:val="16"/>
          <w:szCs w:val="1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2752" behindDoc="1" locked="0" layoutInCell="1" allowOverlap="1">
                <wp:simplePos x="0" y="0"/>
                <wp:positionH relativeFrom="column">
                  <wp:posOffset>-720725</wp:posOffset>
                </wp:positionH>
                <wp:positionV relativeFrom="paragraph">
                  <wp:posOffset>-279400</wp:posOffset>
                </wp:positionV>
                <wp:extent cx="2425700" cy="10107295"/>
                <wp:effectExtent l="0" t="0" r="19050" b="1905"/>
                <wp:wrapNone/>
                <wp:docPr id="111" name="Group 1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25700" cy="10107295"/>
                          <a:chOff x="-720" y="-62"/>
                          <a:chExt cx="3820" cy="15917"/>
                        </a:xfrm>
                      </wpg:grpSpPr>
                      <wpg:grpSp>
                        <wpg:cNvPr id="112" name="Group 1272"/>
                        <wpg:cNvGrpSpPr>
                          <a:grpSpLocks/>
                        </wpg:cNvGrpSpPr>
                        <wpg:grpSpPr bwMode="auto">
                          <a:xfrm>
                            <a:off x="-720" y="-62"/>
                            <a:ext cx="3820" cy="15917"/>
                            <a:chOff x="-720" y="-62"/>
                            <a:chExt cx="3820" cy="15839"/>
                          </a:xfrm>
                        </wpg:grpSpPr>
                        <wps:wsp>
                          <wps:cNvPr id="113" name="Rectangle 1273"/>
                          <wps:cNvSpPr>
                            <a:spLocks/>
                          </wps:cNvSpPr>
                          <wps:spPr bwMode="auto">
                            <a:xfrm>
                              <a:off x="0" y="-62"/>
                              <a:ext cx="1080" cy="2488"/>
                            </a:xfrm>
                            <a:prstGeom prst="rect">
                              <a:avLst/>
                            </a:prstGeom>
                            <a:solidFill>
                              <a:srgbClr val="47474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" name="Rectangle 2702"/>
                          <wps:cNvSpPr>
                            <a:spLocks/>
                          </wps:cNvSpPr>
                          <wps:spPr bwMode="auto">
                            <a:xfrm>
                              <a:off x="0" y="4232"/>
                              <a:ext cx="1080" cy="11545"/>
                            </a:xfrm>
                            <a:prstGeom prst="rect">
                              <a:avLst/>
                            </a:prstGeom>
                            <a:solidFill>
                              <a:srgbClr val="DCDCD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" name="Rectangle 2703"/>
                          <wps:cNvSpPr>
                            <a:spLocks/>
                          </wps:cNvSpPr>
                          <wps:spPr bwMode="auto">
                            <a:xfrm>
                              <a:off x="0" y="2426"/>
                              <a:ext cx="1080" cy="1806"/>
                            </a:xfrm>
                            <a:prstGeom prst="rect">
                              <a:avLst/>
                            </a:prstGeom>
                            <a:solidFill>
                              <a:srgbClr val="DCDCD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" name="Rectangle 1276"/>
                          <wps:cNvSpPr>
                            <a:spLocks/>
                          </wps:cNvSpPr>
                          <wps:spPr bwMode="auto">
                            <a:xfrm>
                              <a:off x="760" y="331"/>
                              <a:ext cx="2320" cy="39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" name="Rectangle 1277"/>
                          <wps:cNvSpPr>
                            <a:spLocks/>
                          </wps:cNvSpPr>
                          <wps:spPr bwMode="auto">
                            <a:xfrm>
                              <a:off x="740" y="311"/>
                              <a:ext cx="2360" cy="439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A3A3A3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" name="Rectangle 2706"/>
                          <wps:cNvSpPr>
                            <a:spLocks/>
                          </wps:cNvSpPr>
                          <wps:spPr bwMode="auto">
                            <a:xfrm>
                              <a:off x="0" y="2422"/>
                              <a:ext cx="1084" cy="40"/>
                            </a:xfrm>
                            <a:prstGeom prst="rect">
                              <a:avLst/>
                            </a:prstGeom>
                            <a:solidFill>
                              <a:srgbClr val="19191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" name="Rectangle 2707"/>
                          <wps:cNvSpPr>
                            <a:spLocks/>
                          </wps:cNvSpPr>
                          <wps:spPr bwMode="auto">
                            <a:xfrm>
                              <a:off x="0" y="4222"/>
                              <a:ext cx="1084" cy="40"/>
                            </a:xfrm>
                            <a:prstGeom prst="rect">
                              <a:avLst/>
                            </a:prstGeom>
                            <a:solidFill>
                              <a:srgbClr val="19191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20" name="Group 2708"/>
                          <wpg:cNvGrpSpPr>
                            <a:grpSpLocks/>
                          </wpg:cNvGrpSpPr>
                          <wpg:grpSpPr bwMode="auto">
                            <a:xfrm>
                              <a:off x="-720" y="6042"/>
                              <a:ext cx="1804" cy="0"/>
                              <a:chOff x="-720" y="6104"/>
                              <a:chExt cx="1804" cy="0"/>
                            </a:xfrm>
                          </wpg:grpSpPr>
                          <wps:wsp>
                            <wps:cNvPr id="121" name="Freeform 2709"/>
                            <wps:cNvSpPr>
                              <a:spLocks/>
                            </wps:cNvSpPr>
                            <wps:spPr bwMode="auto">
                              <a:xfrm>
                                <a:off x="-720" y="6104"/>
                                <a:ext cx="1804" cy="0"/>
                              </a:xfrm>
                              <a:custGeom>
                                <a:avLst/>
                                <a:gdLst>
                                  <a:gd name="T0" fmla="*/ 1804 w 1804"/>
                                  <a:gd name="T1" fmla="*/ 720 w 1804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804">
                                    <a:moveTo>
                                      <a:pt x="1804" y="0"/>
                                    </a:moveTo>
                                    <a:lnTo>
                                      <a:pt x="720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" name="Freeform 2710"/>
                            <wps:cNvSpPr>
                              <a:spLocks/>
                            </wps:cNvSpPr>
                            <wps:spPr bwMode="auto">
                              <a:xfrm>
                                <a:off x="-720" y="6104"/>
                                <a:ext cx="1804" cy="0"/>
                              </a:xfrm>
                              <a:custGeom>
                                <a:avLst/>
                                <a:gdLst>
                                  <a:gd name="T0" fmla="*/ 720 w 1804"/>
                                  <a:gd name="T1" fmla="*/ 1804 w 1804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804">
                                    <a:moveTo>
                                      <a:pt x="720" y="0"/>
                                    </a:moveTo>
                                    <a:lnTo>
                                      <a:pt x="1804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23" name="Group 2711"/>
                          <wpg:cNvGrpSpPr>
                            <a:grpSpLocks/>
                          </wpg:cNvGrpSpPr>
                          <wpg:grpSpPr bwMode="auto">
                            <a:xfrm>
                              <a:off x="-696" y="7842"/>
                              <a:ext cx="1780" cy="0"/>
                              <a:chOff x="-696" y="7904"/>
                              <a:chExt cx="1780" cy="0"/>
                            </a:xfrm>
                          </wpg:grpSpPr>
                          <wps:wsp>
                            <wps:cNvPr id="124" name="Freeform 2712"/>
                            <wps:cNvSpPr>
                              <a:spLocks/>
                            </wps:cNvSpPr>
                            <wps:spPr bwMode="auto">
                              <a:xfrm>
                                <a:off x="-696" y="7904"/>
                                <a:ext cx="1780" cy="0"/>
                              </a:xfrm>
                              <a:custGeom>
                                <a:avLst/>
                                <a:gdLst>
                                  <a:gd name="T0" fmla="*/ 1781 w 1780"/>
                                  <a:gd name="T1" fmla="*/ 696 w 1780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780">
                                    <a:moveTo>
                                      <a:pt x="1781" y="0"/>
                                    </a:moveTo>
                                    <a:lnTo>
                                      <a:pt x="696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" name="Freeform 2713"/>
                            <wps:cNvSpPr>
                              <a:spLocks/>
                            </wps:cNvSpPr>
                            <wps:spPr bwMode="auto">
                              <a:xfrm>
                                <a:off x="-696" y="7904"/>
                                <a:ext cx="1780" cy="0"/>
                              </a:xfrm>
                              <a:custGeom>
                                <a:avLst/>
                                <a:gdLst>
                                  <a:gd name="T0" fmla="*/ 696 w 1780"/>
                                  <a:gd name="T1" fmla="*/ 1781 w 1780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780">
                                    <a:moveTo>
                                      <a:pt x="696" y="0"/>
                                    </a:moveTo>
                                    <a:lnTo>
                                      <a:pt x="1781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26" name="Group 2714"/>
                          <wpg:cNvGrpSpPr>
                            <a:grpSpLocks/>
                          </wpg:cNvGrpSpPr>
                          <wpg:grpSpPr bwMode="auto">
                            <a:xfrm>
                              <a:off x="-687" y="9642"/>
                              <a:ext cx="1771" cy="0"/>
                              <a:chOff x="-687" y="9704"/>
                              <a:chExt cx="1771" cy="0"/>
                            </a:xfrm>
                          </wpg:grpSpPr>
                          <wps:wsp>
                            <wps:cNvPr id="127" name="Freeform 2715"/>
                            <wps:cNvSpPr>
                              <a:spLocks/>
                            </wps:cNvSpPr>
                            <wps:spPr bwMode="auto">
                              <a:xfrm>
                                <a:off x="-687" y="9704"/>
                                <a:ext cx="1771" cy="0"/>
                              </a:xfrm>
                              <a:custGeom>
                                <a:avLst/>
                                <a:gdLst>
                                  <a:gd name="T0" fmla="*/ 1772 w 1771"/>
                                  <a:gd name="T1" fmla="*/ 687 w 1771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771">
                                    <a:moveTo>
                                      <a:pt x="1772" y="0"/>
                                    </a:moveTo>
                                    <a:lnTo>
                                      <a:pt x="687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60" name="Freeform 2716"/>
                            <wps:cNvSpPr>
                              <a:spLocks/>
                            </wps:cNvSpPr>
                            <wps:spPr bwMode="auto">
                              <a:xfrm>
                                <a:off x="-687" y="9704"/>
                                <a:ext cx="1771" cy="0"/>
                              </a:xfrm>
                              <a:custGeom>
                                <a:avLst/>
                                <a:gdLst>
                                  <a:gd name="T0" fmla="*/ 687 w 1771"/>
                                  <a:gd name="T1" fmla="*/ 1772 w 1771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771">
                                    <a:moveTo>
                                      <a:pt x="687" y="0"/>
                                    </a:moveTo>
                                    <a:lnTo>
                                      <a:pt x="1772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7361" name="Group 2717"/>
                          <wpg:cNvGrpSpPr>
                            <a:grpSpLocks/>
                          </wpg:cNvGrpSpPr>
                          <wpg:grpSpPr bwMode="auto">
                            <a:xfrm>
                              <a:off x="-705" y="11442"/>
                              <a:ext cx="1789" cy="0"/>
                              <a:chOff x="-705" y="11504"/>
                              <a:chExt cx="1789" cy="0"/>
                            </a:xfrm>
                          </wpg:grpSpPr>
                          <wps:wsp>
                            <wps:cNvPr id="7362" name="Freeform 2718"/>
                            <wps:cNvSpPr>
                              <a:spLocks/>
                            </wps:cNvSpPr>
                            <wps:spPr bwMode="auto">
                              <a:xfrm>
                                <a:off x="-705" y="11504"/>
                                <a:ext cx="1789" cy="0"/>
                              </a:xfrm>
                              <a:custGeom>
                                <a:avLst/>
                                <a:gdLst>
                                  <a:gd name="T0" fmla="*/ 1790 w 1789"/>
                                  <a:gd name="T1" fmla="*/ 705 w 1789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789">
                                    <a:moveTo>
                                      <a:pt x="1790" y="0"/>
                                    </a:moveTo>
                                    <a:lnTo>
                                      <a:pt x="705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63" name="Freeform 2719"/>
                            <wps:cNvSpPr>
                              <a:spLocks/>
                            </wps:cNvSpPr>
                            <wps:spPr bwMode="auto">
                              <a:xfrm>
                                <a:off x="-705" y="11504"/>
                                <a:ext cx="1789" cy="0"/>
                              </a:xfrm>
                              <a:custGeom>
                                <a:avLst/>
                                <a:gdLst>
                                  <a:gd name="T0" fmla="*/ 705 w 1789"/>
                                  <a:gd name="T1" fmla="*/ 1790 w 1789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789">
                                    <a:moveTo>
                                      <a:pt x="705" y="0"/>
                                    </a:moveTo>
                                    <a:lnTo>
                                      <a:pt x="1790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7364" name="Group 1292"/>
                          <wpg:cNvGrpSpPr>
                            <a:grpSpLocks/>
                          </wpg:cNvGrpSpPr>
                          <wpg:grpSpPr bwMode="auto">
                            <a:xfrm>
                              <a:off x="-696" y="13242"/>
                              <a:ext cx="1780" cy="0"/>
                              <a:chOff x="-696" y="13304"/>
                              <a:chExt cx="1780" cy="0"/>
                            </a:xfrm>
                          </wpg:grpSpPr>
                          <wps:wsp>
                            <wps:cNvPr id="7365" name="Freeform 2721"/>
                            <wps:cNvSpPr>
                              <a:spLocks/>
                            </wps:cNvSpPr>
                            <wps:spPr bwMode="auto">
                              <a:xfrm>
                                <a:off x="-696" y="13304"/>
                                <a:ext cx="1780" cy="0"/>
                              </a:xfrm>
                              <a:custGeom>
                                <a:avLst/>
                                <a:gdLst>
                                  <a:gd name="T0" fmla="*/ 1781 w 1780"/>
                                  <a:gd name="T1" fmla="*/ 696 w 1780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780">
                                    <a:moveTo>
                                      <a:pt x="1781" y="0"/>
                                    </a:moveTo>
                                    <a:lnTo>
                                      <a:pt x="696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66" name="Freeform 2722"/>
                            <wps:cNvSpPr>
                              <a:spLocks/>
                            </wps:cNvSpPr>
                            <wps:spPr bwMode="auto">
                              <a:xfrm>
                                <a:off x="-696" y="13304"/>
                                <a:ext cx="1780" cy="0"/>
                              </a:xfrm>
                              <a:custGeom>
                                <a:avLst/>
                                <a:gdLst>
                                  <a:gd name="T0" fmla="*/ 696 w 1780"/>
                                  <a:gd name="T1" fmla="*/ 1781 w 1780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780">
                                    <a:moveTo>
                                      <a:pt x="696" y="0"/>
                                    </a:moveTo>
                                    <a:lnTo>
                                      <a:pt x="1781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7367" name="Freeform 1295"/>
                          <wps:cNvSpPr>
                            <a:spLocks/>
                          </wps:cNvSpPr>
                          <wps:spPr bwMode="auto">
                            <a:xfrm>
                              <a:off x="1039" y="15042"/>
                              <a:ext cx="45" cy="0"/>
                            </a:xfrm>
                            <a:custGeom>
                              <a:avLst/>
                              <a:gdLst>
                                <a:gd name="T0" fmla="*/ 0 w 45"/>
                                <a:gd name="T1" fmla="*/ 44 w 45"/>
                                <a:gd name="T2" fmla="*/ 0 60000 65536"/>
                                <a:gd name="T3" fmla="*/ 0 60000 65536"/>
                              </a:gdLst>
                              <a:ahLst/>
                              <a:cxnLst>
                                <a:cxn ang="T2">
                                  <a:pos x="T0" y="0"/>
                                </a:cxn>
                                <a:cxn ang="T3">
                                  <a:pos x="T1" y="0"/>
                                </a:cxn>
                              </a:cxnLst>
                              <a:rect l="0" t="0" r="r" b="b"/>
                              <a:pathLst>
                                <a:path w="45">
                                  <a:moveTo>
                                    <a:pt x="0" y="0"/>
                                  </a:moveTo>
                                  <a:lnTo>
                                    <a:pt x="44" y="0"/>
                                  </a:ln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19191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68" name="Freeform 1296"/>
                          <wps:cNvSpPr>
                            <a:spLocks/>
                          </wps:cNvSpPr>
                          <wps:spPr bwMode="auto">
                            <a:xfrm>
                              <a:off x="0" y="15042"/>
                              <a:ext cx="400" cy="0"/>
                            </a:xfrm>
                            <a:custGeom>
                              <a:avLst/>
                              <a:gdLst>
                                <a:gd name="T0" fmla="*/ 0 w 400"/>
                                <a:gd name="T1" fmla="*/ 400 w 400"/>
                                <a:gd name="T2" fmla="*/ 0 60000 65536"/>
                                <a:gd name="T3" fmla="*/ 0 60000 65536"/>
                              </a:gdLst>
                              <a:ahLst/>
                              <a:cxnLst>
                                <a:cxn ang="T2">
                                  <a:pos x="T0" y="0"/>
                                </a:cxn>
                                <a:cxn ang="T3">
                                  <a:pos x="T1" y="0"/>
                                </a:cxn>
                              </a:cxnLst>
                              <a:rect l="0" t="0" r="r" b="b"/>
                              <a:pathLst>
                                <a:path w="400">
                                  <a:moveTo>
                                    <a:pt x="0" y="0"/>
                                  </a:moveTo>
                                  <a:lnTo>
                                    <a:pt x="400" y="0"/>
                                  </a:ln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19191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69" name="Rectangle 1297"/>
                          <wps:cNvSpPr>
                            <a:spLocks/>
                          </wps:cNvSpPr>
                          <wps:spPr bwMode="auto">
                            <a:xfrm>
                              <a:off x="400" y="14802"/>
                              <a:ext cx="640" cy="6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70" name="Rectangle 1298"/>
                          <wps:cNvSpPr>
                            <a:spLocks/>
                          </wps:cNvSpPr>
                          <wps:spPr bwMode="auto">
                            <a:xfrm>
                              <a:off x="380" y="14782"/>
                              <a:ext cx="680" cy="68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191919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7372" name="Text Box 2699"/>
                        <wps:cNvSpPr txBox="1">
                          <a:spLocks noChangeArrowheads="1"/>
                        </wps:cNvSpPr>
                        <wps:spPr bwMode="auto">
                          <a:xfrm>
                            <a:off x="377" y="13537"/>
                            <a:ext cx="480" cy="1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-15" w:right="-15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Personnel &amp;Index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7373" name="Text Box 2698"/>
                        <wps:cNvSpPr txBox="1">
                          <a:spLocks noChangeArrowheads="1"/>
                        </wps:cNvSpPr>
                        <wps:spPr bwMode="auto">
                          <a:xfrm>
                            <a:off x="377" y="8243"/>
                            <a:ext cx="720" cy="1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-15" w:right="-15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Sciences &amp;</w:t>
                              </w:r>
                            </w:p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exact"/>
                                <w:ind w:right="202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Health</w:t>
                              </w:r>
                            </w:p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exact"/>
                                <w:ind w:left="-7" w:right="-7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Professions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7374" name="Text Box 2697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806"/>
                            <a:ext cx="480" cy="1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right="229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Course</w:t>
                              </w:r>
                            </w:p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exact"/>
                                <w:ind w:left="-15" w:right="-15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Descriptions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7375" name="Text Box 2696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116"/>
                            <a:ext cx="480" cy="9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-15" w:right="-15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Graduate</w:t>
                              </w:r>
                            </w:p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exact"/>
                                <w:ind w:right="125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School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7376" name="Text Box 2695"/>
                        <wps:cNvSpPr txBox="1">
                          <a:spLocks noChangeArrowheads="1"/>
                        </wps:cNvSpPr>
                        <wps:spPr bwMode="auto">
                          <a:xfrm>
                            <a:off x="417" y="6480"/>
                            <a:ext cx="240" cy="10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20" w:right="-30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Education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7377" name="Text Box 2694"/>
                        <wps:cNvSpPr txBox="1">
                          <a:spLocks noChangeArrowheads="1"/>
                        </wps:cNvSpPr>
                        <wps:spPr bwMode="auto">
                          <a:xfrm>
                            <a:off x="417" y="4760"/>
                            <a:ext cx="240" cy="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20" w:right="-30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Business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7378" name="Text Box 269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2475"/>
                            <a:ext cx="570" cy="17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48B7" w:rsidRPr="008A161B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20" w:right="-30"/>
                                <w:rPr>
                                  <w:rFonts w:ascii="Century Gothic" w:hAnsi="Century Gothic" w:cs="Century Gothic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8A161B"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Arts &amp; Humanities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7379" name="Text Box 2692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591"/>
                            <a:ext cx="477" cy="1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48B7" w:rsidRPr="008A161B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20" w:right="-30"/>
                                <w:rPr>
                                  <w:rFonts w:ascii="Century Gothic" w:hAnsi="Century Gothic" w:cs="Century Gothic"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8A161B"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Albany State 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71" o:spid="_x0000_s1251" style="position:absolute;left:0;text-align:left;margin-left:-56.75pt;margin-top:-22pt;width:191pt;height:795.85pt;z-index:-251593728" coordorigin="-720,-62" coordsize="3820,159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">
                <v:group id="Group 1272" o:spid="_x0000_s1252" style="position:absolute;left:-720;top:-62;width:3820;height:15917" coordorigin="-720,-62" coordsize="3820,158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3bc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fEG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YM3bcQAAADcAAAA&#10;DwAAAAAAAAAAAAAAAACqAgAAZHJzL2Rvd25yZXYueG1sUEsFBgAAAAAEAAQA+gAAAJsDAAAAAA==&#10;">
                  <v:rect id="Rectangle 1273" o:spid="_x0000_s1253" style="position:absolute;top:-62;width:1080;height:2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t8ScQA&#10;AADcAAAADwAAAGRycy9kb3ducmV2LnhtbERPTWvCQBC9F/wPywi9lGaTCEVSN0GkBaF4iK0lvQ3Z&#10;MQlmZ0N21fjv3UKht3m8z1kVk+nFhUbXWVaQRDEI4trqjhsFX5/vz0sQziNr7C2Tghs5KPLZwwoz&#10;ba9c0mXvGxFC2GWooPV+yKR0dUsGXWQH4sAd7WjQBzg2Uo94DeGml2kcv0iDHYeGFgfatFSf9mej&#10;4C2t1sePvhzKnakOCaXmqf75VupxPq1fQXia/L/4z73VYX6ygN9nwgUyv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LfEnEAAAA3AAAAA8AAAAAAAAAAAAAAAAAmAIAAGRycy9k&#10;b3ducmV2LnhtbFBLBQYAAAAABAAEAPUAAACJAwAAAAA=&#10;" fillcolor="#474747" stroked="f">
                    <v:path arrowok="t"/>
                  </v:rect>
                  <v:rect id="Rectangle 2702" o:spid="_x0000_s1254" style="position:absolute;top:4232;width:1080;height:115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9GBcMA&#10;AADcAAAADwAAAGRycy9kb3ducmV2LnhtbERPyWrDMBC9F/IPYgK5NbJLtjqRQwmkhF6apaXXiTWx&#10;TayRkdTY/fuqUMhtHm+d1bo3jbiR87VlBek4AUFcWF1zqeDjtH1cgPABWWNjmRT8kId1PnhYYaZt&#10;xwe6HUMpYgj7DBVUIbSZlL6oyKAf25Y4chfrDIYIXSm1wy6Gm0Y+JclMGqw5NlTY0qai4nr8Ngo6&#10;19P0tdTvi9nb5+n56zzHdu+UGg37lyWIQH24i//dOx3npxP4eyZeIP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J9GBcMAAADcAAAADwAAAAAAAAAAAAAAAACYAgAAZHJzL2Rv&#10;d25yZXYueG1sUEsFBgAAAAAEAAQA9QAAAIgDAAAAAA==&#10;" fillcolor="#dcdcdc" stroked="f">
                    <v:path arrowok="t"/>
                  </v:rect>
                  <v:rect id="Rectangle 2703" o:spid="_x0000_s1255" style="position:absolute;top:2426;width:1080;height:18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PjnsIA&#10;AADcAAAADwAAAGRycy9kb3ducmV2LnhtbERPS2vCQBC+F/wPywje6saCr9RVRKgUL9Zo6XWaHZNg&#10;djbsbk38925B8DYf33MWq87U4krOV5YVjIYJCOLc6ooLBafjx+sMhA/IGmvLpOBGHlbL3ssCU21b&#10;PtA1C4WIIexTVFCG0KRS+rwkg35oG+LIna0zGCJ0hdQO2xhuavmWJBNpsOLYUGJDm5LyS/ZnFLSu&#10;o/G20PvZZPd9nP/8TrH5ckoN+t36HUSgLjzFD/enjvNHY/h/Jl4gl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0+OewgAAANwAAAAPAAAAAAAAAAAAAAAAAJgCAABkcnMvZG93&#10;bnJldi54bWxQSwUGAAAAAAQABAD1AAAAhwMAAAAA&#10;" fillcolor="#dcdcdc" stroked="f">
                    <v:path arrowok="t"/>
                  </v:rect>
                  <v:rect id="Rectangle 1276" o:spid="_x0000_s1256" style="position:absolute;left:760;top:331;width:2320;height:3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of08AA&#10;AADcAAAADwAAAGRycy9kb3ducmV2LnhtbERPy6rCMBDdX/AfwgjurmkvKFKNIoKi4sbHxt20Gdti&#10;MylNbq1/bwTB3RzOc2aLzlSipcaVlhXEwwgEcWZ1ybmCy3n9OwHhPLLGyjIpeJKDxbz3M8NE2wcf&#10;qT35XIQQdgkqKLyvEyldVpBBN7Q1ceButjHoA2xyqRt8hHBTyb8oGkuDJYeGAmtaFZTdT/9GQbo7&#10;HP1mf9m0kzSvK5te44MdKTXod8spCE+d/4o/7q0O8+MxvJ8JF8j5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vof08AAAADcAAAADwAAAAAAAAAAAAAAAACYAgAAZHJzL2Rvd25y&#10;ZXYueG1sUEsFBgAAAAAEAAQA9QAAAIUDAAAAAA==&#10;" stroked="f">
                    <v:path arrowok="t"/>
                  </v:rect>
                  <v:rect id="Rectangle 1277" o:spid="_x0000_s1257" style="position:absolute;left:740;top:311;width:2360;height: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kHucQA&#10;AADcAAAADwAAAGRycy9kb3ducmV2LnhtbERPTWvCQBC9F/wPywi9lLpJQW2jq7QF0ZOiFkpvY3ZM&#10;YrOzYXeN6b/vCoK3ebzPmc47U4uWnK8sK0gHCQji3OqKCwVf+8XzKwgfkDXWlknBH3mYz3oPU8y0&#10;vfCW2l0oRAxhn6GCMoQmk9LnJRn0A9sQR+5oncEQoSukdniJ4aaWL0kykgYrjg0lNvRZUv67OxsF&#10;p++l+3j7GW42+aFuFzRaJ+n4SanHfvc+ARGoC3fxzb3ScX46husz8QI5+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XZB7nEAAAA3AAAAA8AAAAAAAAAAAAAAAAAmAIAAGRycy9k&#10;b3ducmV2LnhtbFBLBQYAAAAABAAEAPUAAACJAwAAAAA=&#10;" filled="f" strokecolor="#a3a3a3" strokeweight="2pt">
                    <v:path arrowok="t"/>
                  </v:rect>
                  <v:rect id="Rectangle 2706" o:spid="_x0000_s1258" style="position:absolute;top:2422;width:1084;height: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VcWccA&#10;AADcAAAADwAAAGRycy9kb3ducmV2LnhtbESPQWvCQBCF74X+h2UKXkrdRIotqauIqPQg0lo9eBuy&#10;0ySYnY3Z1cR/7xwKvc3w3rz3zWTWu1pdqQ2VZwPpMAFFnHtbcWFg/7N6eQcVIrLF2jMZuFGA2fTx&#10;YYKZ9R1/03UXCyUhHDI0UMbYZFqHvCSHYegbYtF+feswytoW2rbYSbir9ShJxtphxdJQYkOLkvLT&#10;7uIMrLe3zej5lB7SZd9V+9fjufh6Q2MGT/38A1SkPv6b/64/reCnQivPyAR6e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0FXFnHAAAA3AAAAA8AAAAAAAAAAAAAAAAAmAIAAGRy&#10;cy9kb3ducmV2LnhtbFBLBQYAAAAABAAEAPUAAACMAwAAAAA=&#10;" fillcolor="#191919" stroked="f">
                    <v:path arrowok="t"/>
                  </v:rect>
                  <v:rect id="Rectangle 2707" o:spid="_x0000_s1259" style="position:absolute;top:4222;width:1084;height: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n5wsUA&#10;AADcAAAADwAAAGRycy9kb3ducmV2LnhtbERPS2vCQBC+F/wPywi9iG4iRW10FZG29FBKtXrwNmTH&#10;JJidTbPbPP59VxB6m4/vOatNZ0rRUO0KywriSQSCOLW64EzB8ft1vADhPLLG0jIp6MnBZj14WGGi&#10;bct7ag4+EyGEXYIKcu+rREqX5mTQTWxFHLiLrQ36AOtM6hrbEG5KOY2imTRYcGjIsaJdTun18GsU&#10;vH32H9PRNT7FL11bHJ/OP9nXHJV6HHbbJQhPnf8X393vOsyPn+H2TLh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SfnCxQAAANwAAAAPAAAAAAAAAAAAAAAAAJgCAABkcnMv&#10;ZG93bnJldi54bWxQSwUGAAAAAAQABAD1AAAAigMAAAAA&#10;" fillcolor="#191919" stroked="f">
                    <v:path arrowok="t"/>
                  </v:rect>
                  <v:group id="Group 2708" o:spid="_x0000_s1260" style="position:absolute;left:-720;top:6042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HHGPMUAAADc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4Iv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BxxjzFAAAA3AAA&#10;AA8AAAAAAAAAAAAAAAAAqgIAAGRycy9kb3ducmV2LnhtbFBLBQYAAAAABAAEAPoAAACcAwAAAAA=&#10;">
                    <v:shape id="Freeform 2709" o:spid="_x0000_s1261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zJzcAA&#10;AADcAAAADwAAAGRycy9kb3ducmV2LnhtbERPS4vCMBC+L/gfwgje1lQPulSjLKKg6MUXsrehmU3L&#10;NpOSRK3/3gjC3ubje8503tpa3MiHyrGCQT8DQVw4XbFRcDquPr9AhIissXZMCh4UYD7rfEwx1+7O&#10;e7odohEphEOOCsoYm1zKUJRkMfRdQ5y4X+ctxgS9kdrjPYXbWg6zbCQtVpwaSmxoUVLxd7haBWG5&#10;qc5hY9udrd3P9uLHxmy9Ur1u+z0BEamN/+K3e63T/OEAXs+kC+Ts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gzJzcAAAADcAAAADwAAAAAAAAAAAAAAAACYAgAAZHJzL2Rvd25y&#10;ZXYueG1sUEsFBgAAAAAEAAQA9QAAAIUDAAAAAA==&#10;" path="m1804,l720,e" filled="f" strokecolor="#191919" strokeweight="2pt">
                      <v:path arrowok="t" o:connecttype="custom" o:connectlocs="1804,0;720,0" o:connectangles="0,0"/>
                    </v:shape>
                    <v:shape id="Freeform 2710" o:spid="_x0000_s1262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5XusEA&#10;AADcAAAADwAAAGRycy9kb3ducmV2LnhtbERPTWsCMRC9F/wPYQRv3ax7aGU1ioiFil5qK+Jt2IzZ&#10;xc1kSVJd/70pFLzN433ObNHbVlzJh8axgnGWgyCunG7YKPj5/nidgAgRWWPrmBTcKcBiPniZYand&#10;jb/ouo9GpBAOJSqoY+xKKUNVk8WQuY44cWfnLcYEvZHa4y2F21YWef4mLTacGmrsaFVTddn/WgVh&#10;vWkOYWP7nW3daXv078ZsvVKjYb+cgojUx6f43/2p0/yigL9n0gVy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LeV7rBAAAA3AAAAA8AAAAAAAAAAAAAAAAAmAIAAGRycy9kb3du&#10;cmV2LnhtbFBLBQYAAAAABAAEAPUAAACGAwAAAAA=&#10;" path="m720,l1804,e" filled="f" strokecolor="#191919" strokeweight="2pt">
                      <v:path arrowok="t" o:connecttype="custom" o:connectlocs="720,0;1804,0" o:connectangles="0,0"/>
                    </v:shape>
                  </v:group>
                  <v:group id="Group 2711" o:spid="_x0000_s1263" style="position:absolute;left:-696;top:7842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KNYS8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Nof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CjWEvCAAAA3AAAAA8A&#10;AAAAAAAAAAAAAAAAqgIAAGRycy9kb3ducmV2LnhtbFBLBQYAAAAABAAEAPoAAACZAwAAAAA=&#10;">
                    <v:shape id="Freeform 2712" o:spid="_x0000_s1264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zQW8EA&#10;AADcAAAADwAAAGRycy9kb3ducmV2LnhtbERPS4vCMBC+L+x/CLOwl2VNLEWkaxSRinvw4gPPQzO2&#10;pc2kNLF2//1GELzNx/ecxWq0rRio97VjDdOJAkFcOFNzqeF82n7PQfiAbLB1TBr+yMNq+f62wMy4&#10;Ox9oOIZSxBD2GWqoQugyKX1RkUU/cR1x5K6utxgi7EtperzHcNvKRKmZtFhzbKiwo01FRXO8WQ1j&#10;nsphpxq1Lzid5s1XkofTRevPj3H9AyLQGF7ip/vXxPlJCo9n4gVy+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Kc0FvBAAAA3AAAAA8AAAAAAAAAAAAAAAAAmAIAAGRycy9kb3du&#10;cmV2LnhtbFBLBQYAAAAABAAEAPUAAACGAwAAAAA=&#10;" path="m1781,l696,e" filled="f" strokecolor="#191919" strokeweight="2pt">
                      <v:path arrowok="t" o:connecttype="custom" o:connectlocs="1781,0;696,0" o:connectangles="0,0"/>
                    </v:shape>
                    <v:shape id="Freeform 2713" o:spid="_x0000_s1265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B1wMIA&#10;AADcAAAADwAAAGRycy9kb3ducmV2LnhtbERPS4vCMBC+C/6HMIIX0cSiItUoslR2D3vxgeehGdvS&#10;ZlKabO3++83Cwt7m43vO/jjYRvTU+cqxhuVCgSDOnam40HC/nedbED4gG2wck4Zv8nA8jEd7TI17&#10;8YX6ayhEDGGfooYyhDaV0uclWfQL1xJH7uk6iyHCrpCmw1cMt41MlNpIixXHhhJbeispr69fVsOQ&#10;rWT/rmr1mfNqmdWzJAu3h9bTyXDagQg0hH/xn/vDxPnJGn6fiRfIw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0HXAwgAAANwAAAAPAAAAAAAAAAAAAAAAAJgCAABkcnMvZG93&#10;bnJldi54bWxQSwUGAAAAAAQABAD1AAAAhwMAAAAA&#10;" path="m696,l1781,e" filled="f" strokecolor="#191919" strokeweight="2pt">
                      <v:path arrowok="t" o:connecttype="custom" o:connectlocs="696,0;1781,0" o:connectangles="0,0"/>
                    </v:shape>
                  </v:group>
                  <v:group id="Group 2714" o:spid="_x0000_s1266" style="position:absolute;left:-687;top:9642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NT708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toT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DU+9PCAAAA3AAAAA8A&#10;AAAAAAAAAAAAAAAAqgIAAGRycy9kb3ducmV2LnhtbFBLBQYAAAAABAAEAPoAAACZAwAAAAA=&#10;">
                    <v:shape id="Freeform 2715" o:spid="_x0000_s1267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Yj0MMA&#10;AADcAAAADwAAAGRycy9kb3ducmV2LnhtbERPzWrCQBC+F/oOyxS8lLpRQUt0lSqKHqSQtA8wzY5J&#10;aHY27K4afXpXELzNx/c7s0VnGnEi52vLCgb9BARxYXXNpYLfn83HJwgfkDU2lknBhTws5q8vM0y1&#10;PXNGpzyUIoawT1FBFUKbSumLigz6vm2JI3ewzmCI0JVSOzzHcNPIYZKMpcGaY0OFLa0qKv7zo1Ew&#10;uQ7WI2143ORuv11ml+/93+Zdqd5b9zUFEagLT/HDvdNx/nAC92fiBXJ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BYj0MMAAADcAAAADwAAAAAAAAAAAAAAAACYAgAAZHJzL2Rv&#10;d25yZXYueG1sUEsFBgAAAAAEAAQA9QAAAIgDAAAAAA==&#10;" path="m1772,l687,e" filled="f" strokecolor="#191919" strokeweight="2pt">
                      <v:path arrowok="t" o:connecttype="custom" o:connectlocs="1772,0;687,0" o:connectangles="0,0"/>
                    </v:shape>
                    <v:shape id="Freeform 2716" o:spid="_x0000_s1268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ntb8QA&#10;AADdAAAADwAAAGRycy9kb3ducmV2LnhtbERPzWrCQBC+F3yHZYReSt1YIZboKrZU2oMIxj7ANDsm&#10;wexs2N1q7NN3DoUeP77/5XpwnbpQiK1nA9NJBoq48rbl2sDncfv4DComZIudZzJwowjr1ehuiYX1&#10;Vz7QpUy1khCOBRpoUuoLrWPVkMM48T2xcCcfHCaBodY24FXCXaefsizXDluWhgZ7em2oOpffzsD8&#10;Z/o2s47zrgy795fDbb/72j4Ycz8eNgtQiYb0L/5zf1jxzXLZL2/kCejV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J7W/EAAAA3QAAAA8AAAAAAAAAAAAAAAAAmAIAAGRycy9k&#10;b3ducmV2LnhtbFBLBQYAAAAABAAEAPUAAACJAwAAAAA=&#10;" path="m687,l1772,e" filled="f" strokecolor="#191919" strokeweight="2pt">
                      <v:path arrowok="t" o:connecttype="custom" o:connectlocs="687,0;1772,0" o:connectangles="0,0"/>
                    </v:shape>
                  </v:group>
                  <v:group id="Group 2717" o:spid="_x0000_s1269" style="position:absolute;left:-705;top:11442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9PiyBscAAADd&#10;AAAADwAAAAAAAAAAAAAAAACqAgAAZHJzL2Rvd25yZXYueG1sUEsFBgAAAAAEAAQA+gAAAJ4DAAAA&#10;AA==&#10;">
                    <v:shape id="Freeform 2718" o:spid="_x0000_s1270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fsScYA&#10;AADdAAAADwAAAGRycy9kb3ducmV2LnhtbESPUWsCMRCE3wv+h7CCbzWnBdtejSKCVSlSavsDlsv2&#10;cnjZPS9RT399Uyj0cZiZb5jpvPO1OlMbKmEDo2EGirgQW3Fp4Otzdf8EKkRki7UwGbhSgPmsdzfF&#10;3MqFP+i8j6VKEA45GnAxNrnWoXDkMQylIU7et7QeY5JtqW2LlwT3tR5n2UR7rDgtOGxo6ag47E/e&#10;wOv6eT16uzmRg/bZsdi9y7bRxgz63eIFVKQu/of/2htr4PFhMobfN+kJ6Nk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5fsScYAAADdAAAADwAAAAAAAAAAAAAAAACYAgAAZHJz&#10;L2Rvd25yZXYueG1sUEsFBgAAAAAEAAQA9QAAAIsDAAAAAA==&#10;" path="m1790,l705,e" filled="f" strokecolor="#191919" strokeweight="2pt">
                      <v:path arrowok="t" o:connecttype="custom" o:connectlocs="1790,0;705,0" o:connectangles="0,0"/>
                    </v:shape>
                    <v:shape id="Freeform 2719" o:spid="_x0000_s1271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tJ0sYA&#10;AADdAAAADwAAAGRycy9kb3ducmV2LnhtbESPUWsCMRCE3wX/Q1ihb5pTwbZXo4jQWilSavsDlsv2&#10;cnjZPS+pXv31TUHwcZiZb5j5svO1OlEbKmED41EGirgQW3Fp4OvzefgAKkRki7UwGfilAMtFvzfH&#10;3MqZP+i0j6VKEA45GnAxNrnWoXDkMYykIU7et7QeY5JtqW2L5wT3tZ5k2Ux7rDgtOGxo7ag47H+8&#10;gZfN42b8dnEiB+2zY7F7l22jjbkbdKsnUJG6eAtf26/WwP10NoX/N+kJ6M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NtJ0sYAAADdAAAADwAAAAAAAAAAAAAAAACYAgAAZHJz&#10;L2Rvd25yZXYueG1sUEsFBgAAAAAEAAQA9QAAAIsDAAAAAA==&#10;" path="m705,l1790,e" filled="f" strokecolor="#191919" strokeweight="2pt">
                      <v:path arrowok="t" o:connecttype="custom" o:connectlocs="705,0;1790,0" o:connectangles="0,0"/>
                    </v:shape>
                  </v:group>
                  <v:group id="Group 1292" o:spid="_x0000_s1272" style="position:absolute;left:-696;top:13242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5I8RnscAAADd&#10;AAAADwAAAAAAAAAAAAAAAACqAgAAZHJzL2Rvd25yZXYueG1sUEsFBgAAAAAEAAQA+gAAAJ4DAAAA&#10;AA==&#10;">
                    <v:shape id="Freeform 2721" o:spid="_x0000_s1273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9he8UA&#10;AADdAAAADwAAAGRycy9kb3ducmV2LnhtbESPQWvCQBSE74L/YXmFXqTuaq1K6ioiKfXgpVo8P7LP&#10;JCT7NmTXmP77riB4HGbmG2a16W0tOmp96VjDZKxAEGfOlJxr+D19vS1B+IBssHZMGv7Iw2Y9HKww&#10;Me7GP9QdQy4ihH2CGooQmkRKnxVk0Y9dQxy9i2sthijbXJoWbxFuazlVai4tlhwXCmxoV1BWHa9W&#10;Q5/OZPetKnXIeDZJq9E0Daez1q8v/fYTRKA+PMOP9t5oWLzPP+D+Jj4Buf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r2F7xQAAAN0AAAAPAAAAAAAAAAAAAAAAAJgCAABkcnMv&#10;ZG93bnJldi54bWxQSwUGAAAAAAQABAD1AAAAigMAAAAA&#10;" path="m1781,l696,e" filled="f" strokecolor="#191919" strokeweight="2pt">
                      <v:path arrowok="t" o:connecttype="custom" o:connectlocs="1781,0;696,0" o:connectangles="0,0"/>
                    </v:shape>
                    <v:shape id="Freeform 2722" o:spid="_x0000_s1274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3/DMUA&#10;AADdAAAADwAAAGRycy9kb3ducmV2LnhtbESPQWvCQBSE7wX/w/IEL0V3tRIluopIpD30Ui2eH9ln&#10;EpJ9G7JrjP++Wyj0OMzMN8x2P9hG9NT5yrGG+UyBIM6dqbjQ8H05TdcgfEA22DgmDU/ysN+NXraY&#10;GvfgL+rPoRARwj5FDWUIbSqlz0uy6GeuJY7ezXUWQ5RdIU2Hjwi3jVwolUiLFceFEls6lpTX57vV&#10;MGRL2b+rWn3mvJxn9esiC5er1pPxcNiACDSE//Bf+8NoWL0lCfy+iU9A7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ff8MxQAAAN0AAAAPAAAAAAAAAAAAAAAAAJgCAABkcnMv&#10;ZG93bnJldi54bWxQSwUGAAAAAAQABAD1AAAAigMAAAAA&#10;" path="m696,l1781,e" filled="f" strokecolor="#191919" strokeweight="2pt">
                      <v:path arrowok="t" o:connecttype="custom" o:connectlocs="696,0;1781,0" o:connectangles="0,0"/>
                    </v:shape>
                  </v:group>
                  <v:shape id="Freeform 1295" o:spid="_x0000_s1275" style="position:absolute;left:1039;top:15042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3s2TMQA&#10;AADdAAAADwAAAGRycy9kb3ducmV2LnhtbESPQYvCMBSE7wv+h/AEb2uqsirVKOJ2wYuHVvH8aJ5t&#10;tXkpTdZ2//1GEDwOM/MNs972phYPal1lWcFkHIEgzq2uuFBwPv18LkE4j6yxtkwK/sjBdjP4WGOs&#10;bccpPTJfiABhF6OC0vsmltLlJRl0Y9sQB+9qW4M+yLaQusUuwE0tp1E0lwYrDgslNrQvKb9nv0ZB&#10;1yTudjD5PrvI7Jik1Cdf36lSo2G/W4Hw1Pt3+NU+aAWL2XwBzzfhCc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97NkzEAAAA3QAAAA8AAAAAAAAAAAAAAAAAmAIAAGRycy9k&#10;b3ducmV2LnhtbFBLBQYAAAAABAAEAPUAAACJAwAAAAA=&#10;" path="m,l44,e" filled="f" strokecolor="#191919" strokeweight="2pt">
                    <v:path arrowok="t" o:connecttype="custom" o:connectlocs="0,0;44,0" o:connectangles="0,0"/>
                  </v:shape>
                  <v:shape id="Freeform 1296" o:spid="_x0000_s1276" style="position:absolute;top:15042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bStMEA&#10;AADdAAAADwAAAGRycy9kb3ducmV2LnhtbERPy4rCMBTdC/MP4Q64kTEd33SMIqIg7nwsZnlp7jTV&#10;5qY0GY1/bxaCy8N5z5fR1uJGra8cK/juZyCIC6crLhWcT9uvGQgfkDXWjknBgzwsFx+dOeba3flA&#10;t2MoRQphn6MCE0KTS+kLQxZ93zXEiftzrcWQYFtK3eI9hdtaDrJsIi1WnBoMNrQ2VFyP/1ZBdopj&#10;HJ0vv43c1KsebeJo/zBKdT/j6gdEoBje4pd7pxVMh5M0N71JT0A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vW0rTBAAAA3QAAAA8AAAAAAAAAAAAAAAAAmAIAAGRycy9kb3du&#10;cmV2LnhtbFBLBQYAAAAABAAEAPUAAACGAwAAAAA=&#10;" path="m,l400,e" filled="f" strokecolor="#191919" strokeweight="2pt">
                    <v:path arrowok="t" o:connecttype="custom" o:connectlocs="0,0;400,0" o:connectangles="0,0"/>
                  </v:shape>
                  <v:rect id="Rectangle 1297" o:spid="_x0000_s1277" style="position:absolute;left:400;top:14802;width:640;height:6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kEeMcA&#10;AADdAAAADwAAAGRycy9kb3ducmV2LnhtbESPzWrDMBCE74W+g9hAb43shiapEzmUQkJTfMnPpbe1&#10;tbFNrJWxVNt9+ypQyHGYmW+Y9WY0jeipc7VlBfE0AkFcWF1zqeB82j4vQTiPrLGxTAp+ycEmfXxY&#10;Y6LtwAfqj74UAcIuQQWV920ipSsqMuimtiUO3sV2Bn2QXSl1h0OAm0a+RNFcGqw5LFTY0kdFxfX4&#10;YxTk++zgd1/nXb/My7ax+Xec2Velnibj+wqEp9Hfw//tT61gMZu/we1NeAIy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ppBHjHAAAA3QAAAA8AAAAAAAAAAAAAAAAAmAIAAGRy&#10;cy9kb3ducmV2LnhtbFBLBQYAAAAABAAEAPUAAACMAwAAAAA=&#10;" stroked="f">
                    <v:path arrowok="t"/>
                  </v:rect>
                  <v:rect id="Rectangle 1298" o:spid="_x0000_s1278" style="position:absolute;left:380;top:14782;width:680;height:6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RRM8QA&#10;AADdAAAADwAAAGRycy9kb3ducmV2LnhtbERPzU4CMRC+k/gOzZhwIdJV1NWVQgwJBrwYVx9g3I7b&#10;hXa6aQusb28PJBy/fP/z5eCsOFKInWcFt9MCBHHjdcetgu+v9c0TiJiQNVrPpOCPIiwXV6M5Vtqf&#10;+JOOdWpFDuFYoQKTUl9JGRtDDuPU98SZ+/XBYcowtFIHPOVwZ+VdUTxKhx3nBoM9rQw1+/rgFNDH&#10;ZPvwttnt33faWvN8/1MfyqDU+Hp4fQGRaEgX8dm90QrKWZn35zf5CcjF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0UTPEAAAA3QAAAA8AAAAAAAAAAAAAAAAAmAIAAGRycy9k&#10;b3ducmV2LnhtbFBLBQYAAAAABAAEAPUAAACJAwAAAAA=&#10;" filled="f" strokecolor="#191919" strokeweight="2pt">
                    <v:path arrowok="t"/>
                  </v:rect>
                </v:group>
                <v:shape id="Text Box 2699" o:spid="_x0000_s1279" type="#_x0000_t202" style="position:absolute;left:377;top:13537;width:480;height:11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kWlcQA&#10;AADdAAAADwAAAGRycy9kb3ducmV2LnhtbESP3YrCMBSE74V9h3AW9k7TtVilaxQpyHol+PMAh+bY&#10;FJuT2mRtffuNIHg5zMw3zHI92EbcqfO1YwXfkwQEcel0zZWC82k7XoDwAVlj45gUPMjDevUxWmKu&#10;Xc8Huh9DJSKEfY4KTAhtLqUvDVn0E9cSR+/iOoshyq6SusM+wm0jp0mSSYs1xwWDLRWGyuvxzyrY&#10;P6TpUzs7l0WR7bP0tsXrb6PU1+ew+QERaAjv8Ku90wrm6XwKzzfxCcjV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5FpXEAAAA3QAAAA8AAAAAAAAAAAAAAAAAmAIAAGRycy9k&#10;b3ducmV2LnhtbFBLBQYAAAAABAAEAPUAAACJAwAAAAA=&#10;" filled="f" stroked="f">
                  <v:textbox style="layout-flow:vertical;mso-layout-flow-alt:bottom-to-top" inset="0,0,0,0">
                    <w:txbxContent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-15" w:right="-15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Personnel &amp;Index</w:t>
                        </w:r>
                      </w:p>
                    </w:txbxContent>
                  </v:textbox>
                </v:shape>
                <v:shape id="Text Box 2698" o:spid="_x0000_s1280" type="#_x0000_t202" style="position:absolute;left:377;top:8243;width:720;height:11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WzDsMA&#10;AADdAAAADwAAAGRycy9kb3ducmV2LnhtbESP0YrCMBRE3xf8h3AF39ZUi3WpRpGC7D4Jun7Apbk2&#10;xeamNllb/94sCD4OM3OGWW8H24g7db52rGA2TUAQl07XXCk4/+4/v0D4gKyxcUwKHuRhuxl9rDHX&#10;rucj3U+hEhHCPkcFJoQ2l9KXhiz6qWuJo3dxncUQZVdJ3WEf4baR8yTJpMWa44LBlgpD5fX0ZxUc&#10;HtL0qV2cy6LIDll62+P1u1FqMh52KxCBhvAOv9o/WsEyXabw/yY+Ab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7WzDsMAAADdAAAADwAAAAAAAAAAAAAAAACYAgAAZHJzL2Rv&#10;d25yZXYueG1sUEsFBgAAAAAEAAQA9QAAAIgDAAAAAA==&#10;" filled="f" stroked="f">
                  <v:textbox style="layout-flow:vertical;mso-layout-flow-alt:bottom-to-top" inset="0,0,0,0">
                    <w:txbxContent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-15" w:right="-15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Sciences &amp;</w:t>
                        </w:r>
                      </w:p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exact"/>
                          <w:ind w:right="202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Health</w:t>
                        </w:r>
                      </w:p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exact"/>
                          <w:ind w:left="-7" w:right="-7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Professions</w:t>
                        </w:r>
                      </w:p>
                    </w:txbxContent>
                  </v:textbox>
                </v:shape>
                <v:shape id="Text Box 2697" o:spid="_x0000_s1281" type="#_x0000_t202" style="position:absolute;left:397;top:11806;width:480;height:12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wresQA&#10;AADdAAAADwAAAGRycy9kb3ducmV2LnhtbESP3WrCQBSE7wu+w3IE7+qmTY2SuooExF4J/jzAIXvM&#10;BrNnY3Zr4tt3C4KXw8x8wyzXg23EnTpfO1bwMU1AEJdO11wpOJ+27wsQPiBrbByTggd5WK9Gb0vM&#10;tev5QPdjqESEsM9RgQmhzaX0pSGLfupa4uhdXGcxRNlVUnfYR7ht5GeSZNJizXHBYEuFofJ6/LUK&#10;9g9p+tTOzmVRZPssvW3xumuUmoyHzTeIQEN4hZ/tH61gns6/4P9Nf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xcK3rEAAAA3QAAAA8AAAAAAAAAAAAAAAAAmAIAAGRycy9k&#10;b3ducmV2LnhtbFBLBQYAAAAABAAEAPUAAACJAwAAAAA=&#10;" filled="f" stroked="f">
                  <v:textbox style="layout-flow:vertical;mso-layout-flow-alt:bottom-to-top" inset="0,0,0,0">
                    <w:txbxContent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right="229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Course</w:t>
                        </w:r>
                      </w:p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exact"/>
                          <w:ind w:left="-15" w:right="-15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Descriptions</w:t>
                        </w:r>
                      </w:p>
                    </w:txbxContent>
                  </v:textbox>
                </v:shape>
                <v:shape id="Text Box 2696" o:spid="_x0000_s1282" type="#_x0000_t202" style="position:absolute;left:397;top:10116;width:480;height: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CO4cMA&#10;AADdAAAADwAAAGRycy9kb3ducmV2LnhtbESP0YrCMBRE3wX/IVzBN013i1W6RpGCuE/Cqh9waa5N&#10;sbmpTdbWv98Iwj4OM3OGWW8H24gHdb52rOBjnoAgLp2uuVJwOe9nKxA+IGtsHJOCJ3nYbsajNeba&#10;9fxDj1OoRISwz1GBCaHNpfSlIYt+7lri6F1dZzFE2VVSd9hHuG3kZ5Jk0mLNccFgS4Wh8nb6tQqO&#10;T2n61C4uZVFkxyy97/F2aJSaTobdF4hAQ/gPv9vfWsEyXS7g9SY+Abn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xCO4cMAAADdAAAADwAAAAAAAAAAAAAAAACYAgAAZHJzL2Rv&#10;d25yZXYueG1sUEsFBgAAAAAEAAQA9QAAAIgDAAAAAA==&#10;" filled="f" stroked="f">
                  <v:textbox style="layout-flow:vertical;mso-layout-flow-alt:bottom-to-top" inset="0,0,0,0">
                    <w:txbxContent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-15" w:right="-15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Graduate</w:t>
                        </w:r>
                      </w:p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exact"/>
                          <w:ind w:right="125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School</w:t>
                        </w:r>
                      </w:p>
                    </w:txbxContent>
                  </v:textbox>
                </v:shape>
                <v:shape id="Text Box 2695" o:spid="_x0000_s1283" type="#_x0000_t202" style="position:absolute;left:417;top:6480;width:240;height:10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8IQlsMA&#10;AADdAAAADwAAAGRycy9kb3ducmV2LnhtbESP0YrCMBRE3xf8h3AF39bULVuXapSlIPok6PoBl+ba&#10;FJub2kRb/94ICz4OM3OGWa4H24g7db52rGA2TUAQl07XXCk4/W0+f0D4gKyxcUwKHuRhvRp9LDHX&#10;rucD3Y+hEhHCPkcFJoQ2l9KXhiz6qWuJo3d2ncUQZVdJ3WEf4baRX0mSSYs1xwWDLRWGysvxZhXs&#10;H9L0qf0+lUWR7bP0usHLtlFqMh5+FyACDeEd/m/vtIJ5Os/g9SY+Ab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8IQlsMAAADdAAAADwAAAAAAAAAAAAAAAACYAgAAZHJzL2Rv&#10;d25yZXYueG1sUEsFBgAAAAAEAAQA9QAAAIgDAAAAAA==&#10;" filled="f" stroked="f">
                  <v:textbox style="layout-flow:vertical;mso-layout-flow-alt:bottom-to-top" inset="0,0,0,0">
                    <w:txbxContent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20" w:right="-30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Education</w:t>
                        </w:r>
                      </w:p>
                    </w:txbxContent>
                  </v:textbox>
                </v:shape>
                <v:shape id="Text Box 2694" o:spid="_x0000_s1284" type="#_x0000_t202" style="position:absolute;left:417;top:4760;width:240;height: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61DcQA&#10;AADdAAAADwAAAGRycy9kb3ducmV2LnhtbESP3WrCQBSE7wu+w3IK3tVNG0wkdZUSEHsl+PMAh+xp&#10;Npg9G7OriW/vFgQvh5n5hlmuR9uKG/W+cazgc5aAIK6cbrhWcDpuPhYgfEDW2DomBXfysF5N3pZY&#10;aDfwnm6HUIsIYV+gAhNCV0jpK0MW/cx1xNH7c73FEGVfS93jEOG2lV9JkkmLDccFgx2Vhqrz4WoV&#10;7O7SDKmdn6qyzHZZetngedsqNX0ff75BBBrDK/xs/2oFeZrn8P8mPgG5e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OtQ3EAAAA3QAAAA8AAAAAAAAAAAAAAAAAmAIAAGRycy9k&#10;b3ducmV2LnhtbFBLBQYAAAAABAAEAPUAAACJAwAAAAA=&#10;" filled="f" stroked="f">
                  <v:textbox style="layout-flow:vertical;mso-layout-flow-alt:bottom-to-top" inset="0,0,0,0">
                    <w:txbxContent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20" w:right="-30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Business</w:t>
                        </w:r>
                      </w:p>
                    </w:txbxContent>
                  </v:textbox>
                </v:shape>
                <v:shape id="Text Box 2693" o:spid="_x0000_s1285" type="#_x0000_t202" style="position:absolute;left:397;top:2475;width:570;height:17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Ehf8AA&#10;AADdAAAADwAAAGRycy9kb3ducmV2LnhtbERPy4rCMBTdC/5DuMLsNHXKVKlGkYKMK8HHB1yaa1Ns&#10;bmqTsfXvzWLA5eG819vBNuJJna8dK5jPEhDEpdM1Vwqul/10CcIHZI2NY1LwIg/bzXi0xly7nk/0&#10;PIdKxBD2OSowIbS5lL40ZNHPXEscuZvrLIYIu0rqDvsYbhv5nSSZtFhzbDDYUmGovJ//rILjS5o+&#10;tT/XsiiyY5Y+9nj/bZT6mgy7FYhAQ/iI/90HrWCRLuLc+CY+Abl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REhf8AAAADdAAAADwAAAAAAAAAAAAAAAACYAgAAZHJzL2Rvd25y&#10;ZXYueG1sUEsFBgAAAAAEAAQA9QAAAIUDAAAAAA==&#10;" filled="f" stroked="f">
                  <v:textbox style="layout-flow:vertical;mso-layout-flow-alt:bottom-to-top" inset="0,0,0,0">
                    <w:txbxContent>
                      <w:p w:rsidR="004648B7" w:rsidRPr="008A161B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20" w:right="-30"/>
                          <w:rPr>
                            <w:rFonts w:ascii="Century Gothic" w:hAnsi="Century Gothic" w:cs="Century Gothic"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8A161B">
                          <w:rPr>
                            <w:rFonts w:ascii="Century Gothic" w:hAnsi="Century Gothic" w:cs="Century Gothic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Arts &amp; Humanities</w:t>
                        </w:r>
                      </w:p>
                    </w:txbxContent>
                  </v:textbox>
                </v:shape>
                <v:shape id="Text Box 2692" o:spid="_x0000_s1286" type="#_x0000_t202" style="position:absolute;left:400;top:591;width:477;height:16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2E5MUA&#10;AADdAAAADwAAAGRycy9kb3ducmV2LnhtbESP0WrCQBRE3wX/YbmFvummhkZNsxEJSPskVP2AS/Y2&#10;G8zejdmtiX/fLRT6OMzMGabYTbYTdxp861jByzIBQVw73XKj4HI+LDYgfEDW2DkmBQ/ysCvnswJz&#10;7Ub+pPspNCJC2OeowITQ51L62pBFv3Q9cfS+3GAxRDk0Ug84Rrjt5CpJMmmx5bhgsKfKUH09fVsF&#10;x4c0Y2pfL3VVZccsvR3w+t4p9fw07d9ABJrCf/iv/aEVrNP1Fn7fxCcgy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XYTkxQAAAN0AAAAPAAAAAAAAAAAAAAAAAJgCAABkcnMv&#10;ZG93bnJldi54bWxQSwUGAAAAAAQABAD1AAAAigMAAAAA&#10;" filled="f" stroked="f">
                  <v:textbox style="layout-flow:vertical;mso-layout-flow-alt:bottom-to-top" inset="0,0,0,0">
                    <w:txbxContent>
                      <w:p w:rsidR="004648B7" w:rsidRPr="008A161B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20" w:right="-30"/>
                          <w:rPr>
                            <w:rFonts w:ascii="Century Gothic" w:hAnsi="Century Gothic" w:cs="Century Gothic"/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8A161B">
                          <w:rPr>
                            <w:rFonts w:ascii="Century Gothic" w:hAnsi="Century Gothic" w:cs="Century Gothic"/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 xml:space="preserve">Albany State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0" allowOverlap="1">
                <wp:simplePos x="0" y="0"/>
                <wp:positionH relativeFrom="page">
                  <wp:posOffset>266700</wp:posOffset>
                </wp:positionH>
                <wp:positionV relativeFrom="page">
                  <wp:posOffset>623570</wp:posOffset>
                </wp:positionV>
                <wp:extent cx="152400" cy="810260"/>
                <wp:effectExtent l="0" t="0" r="0" b="8890"/>
                <wp:wrapNone/>
                <wp:docPr id="7371" name="Text Box 2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" cy="810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11F2C" w:rsidRDefault="00C11F2C" w:rsidP="00C11F2C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21" w:lineRule="exact"/>
                              <w:ind w:left="20" w:right="-30"/>
                              <w:rPr>
                                <w:rFonts w:ascii="Century Gothic" w:hAnsi="Century Gothic" w:cs="Century Gothic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entury Gothic" w:hAnsi="Century Gothic" w:cs="Century Gothic"/>
                                <w:b/>
                                <w:bCs/>
                                <w:color w:val="FFFFFF"/>
                                <w:sz w:val="20"/>
                                <w:szCs w:val="20"/>
                              </w:rPr>
                              <w:t>Albany State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18" o:spid="_x0000_s1287" type="#_x0000_t202" style="position:absolute;left:0;text-align:left;margin-left:21pt;margin-top:49.1pt;width:12pt;height:63.8pt;z-index:-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" o:allowincell="f" filled="f" stroked="f">
                <v:textbox style="layout-flow:vertical;mso-layout-flow-alt:bottom-to-top" inset="0,0,0,0">
                  <w:txbxContent>
                    <w:p w:rsidR="00C11F2C" w:rsidRDefault="00C11F2C" w:rsidP="00C11F2C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21" w:lineRule="exact"/>
                        <w:ind w:left="20" w:right="-30"/>
                        <w:rPr>
                          <w:rFonts w:ascii="Century Gothic" w:hAnsi="Century Gothic" w:cs="Century Gothic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entury Gothic" w:hAnsi="Century Gothic" w:cs="Century Gothic"/>
                          <w:b/>
                          <w:bCs/>
                          <w:color w:val="FFFFFF"/>
                          <w:sz w:val="20"/>
                          <w:szCs w:val="20"/>
                        </w:rPr>
                        <w:t>Albany State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C11F2C">
        <w:rPr>
          <w:rFonts w:ascii="Century Gothic" w:hAnsi="Century Gothic" w:cs="Century Gothic"/>
          <w:b/>
          <w:bCs/>
          <w:color w:val="191919"/>
          <w:sz w:val="16"/>
          <w:szCs w:val="16"/>
        </w:rPr>
        <w:t>Weekend University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4" w:after="0" w:line="110" w:lineRule="exact"/>
        <w:rPr>
          <w:rFonts w:ascii="Century Gothic" w:hAnsi="Century Gothic" w:cs="Century Gothic"/>
          <w:color w:val="000000"/>
          <w:sz w:val="11"/>
          <w:szCs w:val="11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Century Gothic" w:hAnsi="Century Gothic" w:cs="Century Gothic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9" w:lineRule="auto"/>
        <w:ind w:left="1020" w:right="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Prio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suspension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appea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writin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Directo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Cente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Excellenc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eachin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Adv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i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ad- ditiona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individuall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evaluate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determine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reasonabl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chanc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success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leve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 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reache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limi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area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grante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additiona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onl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Learning 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020" w:right="9134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Othe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Services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5" w:after="0" w:line="220" w:lineRule="exact"/>
        <w:rPr>
          <w:rFonts w:ascii="Times New Roman" w:hAnsi="Times New Roman"/>
          <w:color w:val="00000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020" w:right="8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collaboratio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department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CETL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tutorial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variou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reas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additio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to conten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are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tutorials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workshop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trainin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session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genera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populatio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variou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subject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needed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2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CETLA support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facult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developmen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need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collaboratio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Educationa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4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echnolog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6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rainin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Cente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(ETTC</w:t>
      </w:r>
      <w:r>
        <w:rPr>
          <w:rFonts w:ascii="Times New Roman" w:hAnsi="Times New Roman"/>
          <w:color w:val="191919"/>
          <w:sz w:val="18"/>
          <w:szCs w:val="18"/>
        </w:rPr>
        <w:t>)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conjunctio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various departmenta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>y</w:t>
      </w:r>
      <w:r>
        <w:rPr>
          <w:rFonts w:ascii="Times New Roman" w:hAnsi="Times New Roman"/>
          <w:color w:val="191919"/>
          <w:sz w:val="18"/>
          <w:szCs w:val="18"/>
        </w:rPr>
        <w:t>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8" w:after="0" w:line="190" w:lineRule="exact"/>
        <w:rPr>
          <w:rFonts w:ascii="Times New Roman" w:hAnsi="Times New Roman"/>
          <w:color w:val="000000"/>
          <w:sz w:val="19"/>
          <w:szCs w:val="19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0" w:lineRule="auto"/>
        <w:ind w:left="1020" w:right="7507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T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H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E</w:t>
      </w:r>
      <w:r>
        <w:rPr>
          <w:rFonts w:ascii="Times New Roman" w:hAnsi="Times New Roman"/>
          <w:b/>
          <w:bCs/>
          <w:color w:val="191919"/>
          <w:spacing w:val="6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W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EEKEN</w:t>
      </w:r>
      <w:r>
        <w:rPr>
          <w:rFonts w:ascii="Times New Roman" w:hAnsi="Times New Roman"/>
          <w:b/>
          <w:bCs/>
          <w:color w:val="191919"/>
          <w:sz w:val="18"/>
          <w:szCs w:val="18"/>
        </w:rPr>
        <w:t>D</w:t>
      </w:r>
      <w:r>
        <w:rPr>
          <w:rFonts w:ascii="Times New Roman" w:hAnsi="Times New Roman"/>
          <w:b/>
          <w:bCs/>
          <w:color w:val="191919"/>
          <w:spacing w:val="10"/>
          <w:sz w:val="18"/>
          <w:szCs w:val="18"/>
        </w:rPr>
        <w:t xml:space="preserve"> </w:t>
      </w:r>
      <w:r>
        <w:rPr>
          <w:rFonts w:ascii="Times New Roman" w:hAnsi="Times New Roman"/>
          <w:b/>
          <w:bCs/>
          <w:color w:val="191919"/>
          <w:spacing w:val="-2"/>
          <w:sz w:val="24"/>
          <w:szCs w:val="24"/>
        </w:rPr>
        <w:t>U</w:t>
      </w:r>
      <w:r>
        <w:rPr>
          <w:rFonts w:ascii="Times New Roman" w:hAnsi="Times New Roman"/>
          <w:b/>
          <w:bCs/>
          <w:color w:val="191919"/>
          <w:spacing w:val="-2"/>
          <w:sz w:val="18"/>
          <w:szCs w:val="18"/>
        </w:rPr>
        <w:t>NIVERSITY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30" w:after="0" w:line="249" w:lineRule="auto"/>
        <w:ind w:left="1020" w:right="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Realizin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curriculu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non-traditiona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population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develope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>W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eken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University (WEU)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WE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non-traditiona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opportunit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degre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curriculu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requirement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throug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se- rie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weeken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courses.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020" w:right="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define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it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ta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audienc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non-traditiona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hav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bee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schoo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leas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fiv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year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whos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 school clas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graduate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leas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ago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Othe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criteri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definin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non-traditiona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includ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thos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holdin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diplom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fro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ac- credite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approve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 xml:space="preserve">h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schoo</w:t>
      </w:r>
      <w:r>
        <w:rPr>
          <w:rFonts w:ascii="Times New Roman" w:hAnsi="Times New Roman"/>
          <w:color w:val="191919"/>
          <w:sz w:val="18"/>
          <w:szCs w:val="18"/>
        </w:rPr>
        <w:t xml:space="preserve">l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specifie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 xml:space="preserve">e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 xml:space="preserve">y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Syste</w:t>
      </w:r>
      <w:r>
        <w:rPr>
          <w:rFonts w:ascii="Times New Roman" w:hAnsi="Times New Roman"/>
          <w:color w:val="191919"/>
          <w:sz w:val="18"/>
          <w:szCs w:val="18"/>
        </w:rPr>
        <w:t xml:space="preserve">m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Geo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gi</w:t>
      </w:r>
      <w:r>
        <w:rPr>
          <w:rFonts w:ascii="Times New Roman" w:hAnsi="Times New Roman"/>
          <w:color w:val="191919"/>
          <w:sz w:val="18"/>
          <w:szCs w:val="18"/>
        </w:rPr>
        <w:t xml:space="preserve">a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Boar</w:t>
      </w:r>
      <w:r>
        <w:rPr>
          <w:rFonts w:ascii="Times New Roman" w:hAnsi="Times New Roman"/>
          <w:color w:val="191919"/>
          <w:sz w:val="18"/>
          <w:szCs w:val="18"/>
        </w:rPr>
        <w:t xml:space="preserve">d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f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Regent</w:t>
      </w:r>
      <w:r>
        <w:rPr>
          <w:rFonts w:ascii="Times New Roman" w:hAnsi="Times New Roman"/>
          <w:color w:val="191919"/>
          <w:sz w:val="18"/>
          <w:szCs w:val="18"/>
        </w:rPr>
        <w:t xml:space="preserve">s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Policy</w:t>
      </w:r>
      <w:r>
        <w:rPr>
          <w:rFonts w:ascii="Times New Roman" w:hAnsi="Times New Roman"/>
          <w:color w:val="191919"/>
          <w:sz w:val="18"/>
          <w:szCs w:val="18"/>
        </w:rPr>
        <w:t xml:space="preserve">;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Sectio</w:t>
      </w:r>
      <w:r>
        <w:rPr>
          <w:rFonts w:ascii="Times New Roman" w:hAnsi="Times New Roman"/>
          <w:color w:val="191919"/>
          <w:sz w:val="18"/>
          <w:szCs w:val="18"/>
        </w:rPr>
        <w:t xml:space="preserve">n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402.010</w:t>
      </w:r>
      <w:r>
        <w:rPr>
          <w:rFonts w:ascii="Times New Roman" w:hAnsi="Times New Roman"/>
          <w:color w:val="191919"/>
          <w:sz w:val="18"/>
          <w:szCs w:val="18"/>
        </w:rPr>
        <w:t xml:space="preserve">1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 xml:space="preserve">r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havin</w:t>
      </w:r>
      <w:r>
        <w:rPr>
          <w:rFonts w:ascii="Times New Roman" w:hAnsi="Times New Roman"/>
          <w:color w:val="191919"/>
          <w:sz w:val="18"/>
          <w:szCs w:val="18"/>
        </w:rPr>
        <w:t xml:space="preserve">g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satis- factoril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complete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GED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earne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fewe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3</w:t>
      </w:r>
      <w:r>
        <w:rPr>
          <w:rFonts w:ascii="Times New Roman" w:hAnsi="Times New Roman"/>
          <w:color w:val="191919"/>
          <w:sz w:val="18"/>
          <w:szCs w:val="18"/>
        </w:rPr>
        <w:t>0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transferabl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semeste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credi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hour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havin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9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five year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(o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goo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standin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las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attende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admitte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colleg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non-traditiona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student).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020" w:right="91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Alban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recognize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students</w:t>
      </w:r>
      <w:r>
        <w:rPr>
          <w:rFonts w:ascii="Times New Roman" w:hAnsi="Times New Roman"/>
          <w:color w:val="191919"/>
          <w:sz w:val="18"/>
          <w:szCs w:val="18"/>
        </w:rPr>
        <w:t>’</w:t>
      </w:r>
      <w:r>
        <w:rPr>
          <w:rFonts w:ascii="Times New Roman" w:hAnsi="Times New Roman"/>
          <w:color w:val="191919"/>
          <w:spacing w:val="-1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toda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canno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yesterday'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responses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16"/>
          <w:sz w:val="18"/>
          <w:szCs w:val="18"/>
        </w:rPr>
        <w:t>W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ignor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2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isparitie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that exis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betwee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ag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groups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particularl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thos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2</w:t>
      </w:r>
      <w:r>
        <w:rPr>
          <w:rFonts w:ascii="Times New Roman" w:hAnsi="Times New Roman"/>
          <w:color w:val="191919"/>
          <w:sz w:val="18"/>
          <w:szCs w:val="18"/>
        </w:rPr>
        <w:t>5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olde</w:t>
      </w:r>
      <w:r>
        <w:rPr>
          <w:rFonts w:ascii="Times New Roman" w:hAnsi="Times New Roman"/>
          <w:color w:val="191919"/>
          <w:spacing w:val="-12"/>
          <w:sz w:val="18"/>
          <w:szCs w:val="18"/>
        </w:rPr>
        <w:t>r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Jus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addin</w:t>
      </w:r>
      <w:r>
        <w:rPr>
          <w:rFonts w:ascii="Times New Roman" w:hAnsi="Times New Roman"/>
          <w:color w:val="191919"/>
          <w:sz w:val="18"/>
          <w:szCs w:val="18"/>
        </w:rPr>
        <w:t>g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weeken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</w:t>
      </w:r>
      <w:r>
        <w:rPr>
          <w:rFonts w:ascii="Times New Roman" w:hAnsi="Times New Roman"/>
          <w:color w:val="191919"/>
          <w:sz w:val="18"/>
          <w:szCs w:val="18"/>
        </w:rPr>
        <w:t>m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withou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adequat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suppor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continu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ad- versel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impac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institution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conside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specifi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need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o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wh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enrol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i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thes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programs.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020" w:right="91" w:firstLine="43"/>
        <w:jc w:val="both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Stat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Universit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provide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hig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qualit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extende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students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7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Thi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doe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no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mea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tha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eac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are</w:t>
      </w:r>
      <w:r>
        <w:rPr>
          <w:rFonts w:ascii="Times New Roman" w:hAnsi="Times New Roman"/>
          <w:color w:val="191919"/>
          <w:sz w:val="18"/>
          <w:szCs w:val="18"/>
        </w:rPr>
        <w:t>a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ha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</w:t>
      </w:r>
      <w:r>
        <w:rPr>
          <w:rFonts w:ascii="Times New Roman" w:hAnsi="Times New Roman"/>
          <w:color w:val="191919"/>
          <w:sz w:val="18"/>
          <w:szCs w:val="18"/>
        </w:rPr>
        <w:t>o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full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sta</w:t>
      </w:r>
      <w:r>
        <w:rPr>
          <w:rFonts w:ascii="Times New Roman" w:hAnsi="Times New Roman"/>
          <w:color w:val="191919"/>
          <w:spacing w:val="-5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fed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but i</w:t>
      </w:r>
      <w:r>
        <w:rPr>
          <w:rFonts w:ascii="Times New Roman" w:hAnsi="Times New Roman"/>
          <w:color w:val="191919"/>
          <w:sz w:val="18"/>
          <w:szCs w:val="18"/>
        </w:rPr>
        <w:t>f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nee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arises</w:t>
      </w:r>
      <w:r>
        <w:rPr>
          <w:rFonts w:ascii="Times New Roman" w:hAnsi="Times New Roman"/>
          <w:color w:val="191919"/>
          <w:sz w:val="18"/>
          <w:szCs w:val="18"/>
        </w:rPr>
        <w:t>,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wil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available</w:t>
      </w:r>
      <w:r>
        <w:rPr>
          <w:rFonts w:ascii="Times New Roman" w:hAnsi="Times New Roman"/>
          <w:color w:val="191919"/>
          <w:sz w:val="18"/>
          <w:szCs w:val="18"/>
        </w:rPr>
        <w:t>.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WE</w:t>
      </w:r>
      <w:r>
        <w:rPr>
          <w:rFonts w:ascii="Times New Roman" w:hAnsi="Times New Roman"/>
          <w:color w:val="191919"/>
          <w:sz w:val="18"/>
          <w:szCs w:val="18"/>
        </w:rPr>
        <w:t>U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tuitio</w:t>
      </w:r>
      <w:r>
        <w:rPr>
          <w:rFonts w:ascii="Times New Roman" w:hAnsi="Times New Roman"/>
          <w:color w:val="191919"/>
          <w:sz w:val="18"/>
          <w:szCs w:val="18"/>
        </w:rPr>
        <w:t>n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fee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pai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b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da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student</w:t>
      </w:r>
      <w:r>
        <w:rPr>
          <w:rFonts w:ascii="Times New Roman" w:hAnsi="Times New Roman"/>
          <w:color w:val="191919"/>
          <w:sz w:val="18"/>
          <w:szCs w:val="18"/>
        </w:rPr>
        <w:t>s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an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the</w:t>
      </w:r>
      <w:r>
        <w:rPr>
          <w:rFonts w:ascii="Times New Roman" w:hAnsi="Times New Roman"/>
          <w:color w:val="191919"/>
          <w:sz w:val="18"/>
          <w:szCs w:val="18"/>
        </w:rPr>
        <w:t>y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th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sam</w:t>
      </w:r>
      <w:r>
        <w:rPr>
          <w:rFonts w:ascii="Times New Roman" w:hAnsi="Times New Roman"/>
          <w:color w:val="191919"/>
          <w:sz w:val="18"/>
          <w:szCs w:val="18"/>
        </w:rPr>
        <w:t>e</w:t>
      </w:r>
      <w:r>
        <w:rPr>
          <w:rFonts w:ascii="Times New Roman" w:hAnsi="Times New Roman"/>
          <w:color w:val="191919"/>
          <w:spacing w:val="-10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serv- ices.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49" w:lineRule="auto"/>
        <w:ind w:left="1020" w:right="8472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191919"/>
          <w:spacing w:val="-2"/>
          <w:sz w:val="18"/>
          <w:szCs w:val="18"/>
        </w:rPr>
        <w:t>Healt</w:t>
      </w:r>
      <w:r>
        <w:rPr>
          <w:rFonts w:ascii="Times New Roman" w:hAnsi="Times New Roman"/>
          <w:color w:val="191919"/>
          <w:sz w:val="18"/>
          <w:szCs w:val="18"/>
        </w:rPr>
        <w:t>h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Services Financia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Ai</w:t>
      </w:r>
      <w:r>
        <w:rPr>
          <w:rFonts w:ascii="Times New Roman" w:hAnsi="Times New Roman"/>
          <w:color w:val="191919"/>
          <w:sz w:val="18"/>
          <w:szCs w:val="18"/>
        </w:rPr>
        <w:t>d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Security Academi</w:t>
      </w:r>
      <w:r>
        <w:rPr>
          <w:rFonts w:ascii="Times New Roman" w:hAnsi="Times New Roman"/>
          <w:color w:val="191919"/>
          <w:sz w:val="18"/>
          <w:szCs w:val="18"/>
        </w:rPr>
        <w:t>c</w:t>
      </w:r>
      <w:r>
        <w:rPr>
          <w:rFonts w:ascii="Times New Roman" w:hAnsi="Times New Roman"/>
          <w:color w:val="191919"/>
          <w:spacing w:val="-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Records Compute</w:t>
      </w:r>
      <w:r>
        <w:rPr>
          <w:rFonts w:ascii="Times New Roman" w:hAnsi="Times New Roman"/>
          <w:color w:val="191919"/>
          <w:sz w:val="18"/>
          <w:szCs w:val="18"/>
        </w:rPr>
        <w:t>r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Access Advisemen</w:t>
      </w:r>
      <w:r>
        <w:rPr>
          <w:rFonts w:ascii="Times New Roman" w:hAnsi="Times New Roman"/>
          <w:color w:val="191919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4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 xml:space="preserve">Counseling </w:t>
      </w:r>
      <w:r>
        <w:rPr>
          <w:rFonts w:ascii="Times New Roman" w:hAnsi="Times New Roman"/>
          <w:color w:val="191919"/>
          <w:spacing w:val="-8"/>
          <w:sz w:val="18"/>
          <w:szCs w:val="18"/>
        </w:rPr>
        <w:t>T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utoria</w:t>
      </w:r>
      <w:r>
        <w:rPr>
          <w:rFonts w:ascii="Times New Roman" w:hAnsi="Times New Roman"/>
          <w:color w:val="191919"/>
          <w:sz w:val="18"/>
          <w:szCs w:val="18"/>
        </w:rPr>
        <w:t>l</w:t>
      </w:r>
      <w:r>
        <w:rPr>
          <w:rFonts w:ascii="Times New Roman" w:hAnsi="Times New Roman"/>
          <w:color w:val="191919"/>
          <w:spacing w:val="-13"/>
          <w:sz w:val="18"/>
          <w:szCs w:val="18"/>
        </w:rPr>
        <w:t xml:space="preserve"> </w:t>
      </w:r>
      <w:r>
        <w:rPr>
          <w:rFonts w:ascii="Times New Roman" w:hAnsi="Times New Roman"/>
          <w:color w:val="191919"/>
          <w:spacing w:val="-2"/>
          <w:sz w:val="18"/>
          <w:szCs w:val="18"/>
        </w:rPr>
        <w:t>Assistance</w:t>
      </w: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11F2C" w:rsidRDefault="00C11F2C" w:rsidP="00C11F2C">
      <w:pPr>
        <w:widowControl w:val="0"/>
        <w:autoSpaceDE w:val="0"/>
        <w:autoSpaceDN w:val="0"/>
        <w:adjustRightInd w:val="0"/>
        <w:spacing w:before="15" w:after="0" w:line="260" w:lineRule="exact"/>
        <w:rPr>
          <w:rFonts w:ascii="Times New Roman" w:hAnsi="Times New Roman"/>
          <w:color w:val="000000"/>
          <w:sz w:val="26"/>
          <w:szCs w:val="26"/>
        </w:rPr>
      </w:pPr>
    </w:p>
    <w:p w:rsidR="00C11F2C" w:rsidRDefault="00C11F2C" w:rsidP="006C6320">
      <w:pPr>
        <w:widowControl w:val="0"/>
        <w:tabs>
          <w:tab w:val="left" w:pos="4300"/>
        </w:tabs>
        <w:autoSpaceDE w:val="0"/>
        <w:autoSpaceDN w:val="0"/>
        <w:adjustRightInd w:val="0"/>
        <w:spacing w:after="0" w:line="451" w:lineRule="exact"/>
        <w:ind w:left="107"/>
        <w:rPr>
          <w:rFonts w:ascii="Times New Roman" w:hAnsi="Times New Roman"/>
          <w:color w:val="000000"/>
          <w:sz w:val="20"/>
          <w:szCs w:val="20"/>
        </w:rPr>
        <w:sectPr w:rsidR="00C11F2C">
          <w:pgSz w:w="12240" w:h="15840"/>
          <w:pgMar w:top="420" w:right="600" w:bottom="280" w:left="420" w:header="720" w:footer="720" w:gutter="0"/>
          <w:cols w:space="720"/>
        </w:sectPr>
      </w:pPr>
      <w:r>
        <w:rPr>
          <w:rFonts w:ascii="Century Gothic" w:hAnsi="Century Gothic" w:cs="Century Gothic"/>
          <w:b/>
          <w:bCs/>
          <w:color w:val="191919"/>
          <w:position w:val="2"/>
          <w:sz w:val="36"/>
          <w:szCs w:val="36"/>
        </w:rPr>
        <w:tab/>
      </w:r>
      <w:r>
        <w:rPr>
          <w:rFonts w:ascii="Times New Roman" w:hAnsi="Times New Roman"/>
          <w:color w:val="191919"/>
          <w:position w:val="-5"/>
          <w:sz w:val="20"/>
          <w:szCs w:val="20"/>
        </w:rPr>
        <w:t>2008-2012 Unde</w:t>
      </w:r>
      <w:r>
        <w:rPr>
          <w:rFonts w:ascii="Times New Roman" w:hAnsi="Times New Roman"/>
          <w:color w:val="191919"/>
          <w:spacing w:val="-4"/>
          <w:position w:val="-5"/>
          <w:sz w:val="20"/>
          <w:szCs w:val="20"/>
        </w:rPr>
        <w:t>r</w:t>
      </w:r>
      <w:r>
        <w:rPr>
          <w:rFonts w:ascii="Times New Roman" w:hAnsi="Times New Roman"/>
          <w:color w:val="191919"/>
          <w:position w:val="-5"/>
          <w:sz w:val="20"/>
          <w:szCs w:val="20"/>
        </w:rPr>
        <w:t>graduate Catalog</w:t>
      </w:r>
    </w:p>
    <w:p w:rsidR="00663253" w:rsidRDefault="000F3002">
      <w:pPr>
        <w:sectPr w:rsidR="00663253" w:rsidSect="00946B9C"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  <w:r>
        <w:rPr>
          <w:noProof/>
          <w:sz w:val="20"/>
          <w:szCs w:val="20"/>
        </w:rPr>
        <w:lastRenderedPageBreak/>
        <mc:AlternateContent>
          <mc:Choice Requires="wpg">
            <w:drawing>
              <wp:anchor distT="0" distB="0" distL="114300" distR="114300" simplePos="0" relativeHeight="251719680" behindDoc="1" locked="0" layoutInCell="1" allowOverlap="1">
                <wp:simplePos x="0" y="0"/>
                <wp:positionH relativeFrom="column">
                  <wp:posOffset>4654550</wp:posOffset>
                </wp:positionH>
                <wp:positionV relativeFrom="paragraph">
                  <wp:posOffset>-915035</wp:posOffset>
                </wp:positionV>
                <wp:extent cx="1981835" cy="10107295"/>
                <wp:effectExtent l="6350" t="0" r="12065" b="0"/>
                <wp:wrapNone/>
                <wp:docPr id="75" name="Group 1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81835" cy="10107295"/>
                          <a:chOff x="9121" y="-62"/>
                          <a:chExt cx="3121" cy="15917"/>
                        </a:xfrm>
                      </wpg:grpSpPr>
                      <wpg:grpSp>
                        <wpg:cNvPr id="76" name="Group 2735"/>
                        <wpg:cNvGrpSpPr>
                          <a:grpSpLocks/>
                        </wpg:cNvGrpSpPr>
                        <wpg:grpSpPr bwMode="auto">
                          <a:xfrm>
                            <a:off x="9121" y="-62"/>
                            <a:ext cx="3121" cy="15917"/>
                            <a:chOff x="9119" y="0"/>
                            <a:chExt cx="3121" cy="15840"/>
                          </a:xfrm>
                        </wpg:grpSpPr>
                        <wps:wsp>
                          <wps:cNvPr id="77" name="Rectangle 2736"/>
                          <wps:cNvSpPr>
                            <a:spLocks/>
                          </wps:cNvSpPr>
                          <wps:spPr bwMode="auto">
                            <a:xfrm>
                              <a:off x="11160" y="0"/>
                              <a:ext cx="1080" cy="2513"/>
                            </a:xfrm>
                            <a:prstGeom prst="rect">
                              <a:avLst/>
                            </a:prstGeom>
                            <a:solidFill>
                              <a:srgbClr val="47474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Rectangle 2737"/>
                          <wps:cNvSpPr>
                            <a:spLocks/>
                          </wps:cNvSpPr>
                          <wps:spPr bwMode="auto">
                            <a:xfrm>
                              <a:off x="11160" y="4294"/>
                              <a:ext cx="1080" cy="11545"/>
                            </a:xfrm>
                            <a:prstGeom prst="rect">
                              <a:avLst/>
                            </a:prstGeom>
                            <a:solidFill>
                              <a:srgbClr val="DCDCD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" name="Rectangle 2738"/>
                          <wps:cNvSpPr>
                            <a:spLocks/>
                          </wps:cNvSpPr>
                          <wps:spPr bwMode="auto">
                            <a:xfrm>
                              <a:off x="11160" y="2513"/>
                              <a:ext cx="1080" cy="1781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85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" name="Rectangle 1168"/>
                          <wps:cNvSpPr>
                            <a:spLocks/>
                          </wps:cNvSpPr>
                          <wps:spPr bwMode="auto">
                            <a:xfrm>
                              <a:off x="9159" y="393"/>
                              <a:ext cx="2320" cy="39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" name="Rectangle 2740"/>
                          <wps:cNvSpPr>
                            <a:spLocks/>
                          </wps:cNvSpPr>
                          <wps:spPr bwMode="auto">
                            <a:xfrm>
                              <a:off x="9139" y="373"/>
                              <a:ext cx="2360" cy="439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A3A3A3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" name="Rectangle 2741"/>
                          <wps:cNvSpPr>
                            <a:spLocks/>
                          </wps:cNvSpPr>
                          <wps:spPr bwMode="auto">
                            <a:xfrm>
                              <a:off x="11145" y="2485"/>
                              <a:ext cx="1094" cy="40"/>
                            </a:xfrm>
                            <a:prstGeom prst="rect">
                              <a:avLst/>
                            </a:prstGeom>
                            <a:solidFill>
                              <a:srgbClr val="19191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" name="Rectangle 2742"/>
                          <wps:cNvSpPr>
                            <a:spLocks/>
                          </wps:cNvSpPr>
                          <wps:spPr bwMode="auto">
                            <a:xfrm>
                              <a:off x="11145" y="4285"/>
                              <a:ext cx="1094" cy="40"/>
                            </a:xfrm>
                            <a:prstGeom prst="rect">
                              <a:avLst/>
                            </a:prstGeom>
                            <a:solidFill>
                              <a:srgbClr val="19191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84" name="Group 2743"/>
                          <wpg:cNvGrpSpPr>
                            <a:grpSpLocks/>
                          </wpg:cNvGrpSpPr>
                          <wpg:grpSpPr bwMode="auto">
                            <a:xfrm>
                              <a:off x="11145" y="6105"/>
                              <a:ext cx="1967" cy="0"/>
                              <a:chOff x="11145" y="6105"/>
                              <a:chExt cx="1967" cy="0"/>
                            </a:xfrm>
                          </wpg:grpSpPr>
                          <wps:wsp>
                            <wps:cNvPr id="85" name="Freeform 2744"/>
                            <wps:cNvSpPr>
                              <a:spLocks/>
                            </wps:cNvSpPr>
                            <wps:spPr bwMode="auto">
                              <a:xfrm>
                                <a:off x="11145" y="6105"/>
                                <a:ext cx="1967" cy="0"/>
                              </a:xfrm>
                              <a:custGeom>
                                <a:avLst/>
                                <a:gdLst>
                                  <a:gd name="T0" fmla="*/ 1094 w 1967"/>
                                  <a:gd name="T1" fmla="*/ 0 w 1967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967">
                                    <a:moveTo>
                                      <a:pt x="1094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6" name="Freeform 2745"/>
                            <wps:cNvSpPr>
                              <a:spLocks/>
                            </wps:cNvSpPr>
                            <wps:spPr bwMode="auto">
                              <a:xfrm>
                                <a:off x="11145" y="6105"/>
                                <a:ext cx="1967" cy="0"/>
                              </a:xfrm>
                              <a:custGeom>
                                <a:avLst/>
                                <a:gdLst>
                                  <a:gd name="T0" fmla="*/ 0 w 1967"/>
                                  <a:gd name="T1" fmla="*/ 1094 w 1967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967">
                                    <a:moveTo>
                                      <a:pt x="0" y="0"/>
                                    </a:moveTo>
                                    <a:lnTo>
                                      <a:pt x="1094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87" name="Group 2746"/>
                          <wpg:cNvGrpSpPr>
                            <a:grpSpLocks/>
                          </wpg:cNvGrpSpPr>
                          <wpg:grpSpPr bwMode="auto">
                            <a:xfrm>
                              <a:off x="11145" y="7905"/>
                              <a:ext cx="1953" cy="0"/>
                              <a:chOff x="11145" y="7905"/>
                              <a:chExt cx="1953" cy="0"/>
                            </a:xfrm>
                          </wpg:grpSpPr>
                          <wps:wsp>
                            <wps:cNvPr id="88" name="Freeform 2747"/>
                            <wps:cNvSpPr>
                              <a:spLocks/>
                            </wps:cNvSpPr>
                            <wps:spPr bwMode="auto">
                              <a:xfrm>
                                <a:off x="11145" y="7905"/>
                                <a:ext cx="1953" cy="0"/>
                              </a:xfrm>
                              <a:custGeom>
                                <a:avLst/>
                                <a:gdLst>
                                  <a:gd name="T0" fmla="*/ 1094 w 1953"/>
                                  <a:gd name="T1" fmla="*/ 0 w 1953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953">
                                    <a:moveTo>
                                      <a:pt x="1094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" name="Freeform 2748"/>
                            <wps:cNvSpPr>
                              <a:spLocks/>
                            </wps:cNvSpPr>
                            <wps:spPr bwMode="auto">
                              <a:xfrm>
                                <a:off x="11145" y="7905"/>
                                <a:ext cx="1953" cy="0"/>
                              </a:xfrm>
                              <a:custGeom>
                                <a:avLst/>
                                <a:gdLst>
                                  <a:gd name="T0" fmla="*/ 0 w 1953"/>
                                  <a:gd name="T1" fmla="*/ 1094 w 1953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953">
                                    <a:moveTo>
                                      <a:pt x="0" y="0"/>
                                    </a:moveTo>
                                    <a:lnTo>
                                      <a:pt x="1094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90" name="Group 2749"/>
                          <wpg:cNvGrpSpPr>
                            <a:grpSpLocks/>
                          </wpg:cNvGrpSpPr>
                          <wpg:grpSpPr bwMode="auto">
                            <a:xfrm>
                              <a:off x="11145" y="9705"/>
                              <a:ext cx="1967" cy="0"/>
                              <a:chOff x="11145" y="9705"/>
                              <a:chExt cx="1967" cy="0"/>
                            </a:xfrm>
                          </wpg:grpSpPr>
                          <wps:wsp>
                            <wps:cNvPr id="91" name="Freeform 2750"/>
                            <wps:cNvSpPr>
                              <a:spLocks/>
                            </wps:cNvSpPr>
                            <wps:spPr bwMode="auto">
                              <a:xfrm>
                                <a:off x="11145" y="9705"/>
                                <a:ext cx="1967" cy="0"/>
                              </a:xfrm>
                              <a:custGeom>
                                <a:avLst/>
                                <a:gdLst>
                                  <a:gd name="T0" fmla="*/ 1094 w 1967"/>
                                  <a:gd name="T1" fmla="*/ 0 w 1967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967">
                                    <a:moveTo>
                                      <a:pt x="1094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2" name="Freeform 2751"/>
                            <wps:cNvSpPr>
                              <a:spLocks/>
                            </wps:cNvSpPr>
                            <wps:spPr bwMode="auto">
                              <a:xfrm>
                                <a:off x="11145" y="9705"/>
                                <a:ext cx="1967" cy="0"/>
                              </a:xfrm>
                              <a:custGeom>
                                <a:avLst/>
                                <a:gdLst>
                                  <a:gd name="T0" fmla="*/ 0 w 1967"/>
                                  <a:gd name="T1" fmla="*/ 1094 w 1967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967">
                                    <a:moveTo>
                                      <a:pt x="0" y="0"/>
                                    </a:moveTo>
                                    <a:lnTo>
                                      <a:pt x="1094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93" name="Group 2752"/>
                          <wpg:cNvGrpSpPr>
                            <a:grpSpLocks/>
                          </wpg:cNvGrpSpPr>
                          <wpg:grpSpPr bwMode="auto">
                            <a:xfrm>
                              <a:off x="11145" y="11505"/>
                              <a:ext cx="1967" cy="0"/>
                              <a:chOff x="11145" y="11505"/>
                              <a:chExt cx="1967" cy="0"/>
                            </a:xfrm>
                          </wpg:grpSpPr>
                          <wps:wsp>
                            <wps:cNvPr id="94" name="Freeform 2753"/>
                            <wps:cNvSpPr>
                              <a:spLocks/>
                            </wps:cNvSpPr>
                            <wps:spPr bwMode="auto">
                              <a:xfrm>
                                <a:off x="11145" y="11505"/>
                                <a:ext cx="1967" cy="0"/>
                              </a:xfrm>
                              <a:custGeom>
                                <a:avLst/>
                                <a:gdLst>
                                  <a:gd name="T0" fmla="*/ 1094 w 1967"/>
                                  <a:gd name="T1" fmla="*/ 0 w 1967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967">
                                    <a:moveTo>
                                      <a:pt x="1094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5" name="Freeform 2754"/>
                            <wps:cNvSpPr>
                              <a:spLocks/>
                            </wps:cNvSpPr>
                            <wps:spPr bwMode="auto">
                              <a:xfrm>
                                <a:off x="11145" y="11505"/>
                                <a:ext cx="1967" cy="0"/>
                              </a:xfrm>
                              <a:custGeom>
                                <a:avLst/>
                                <a:gdLst>
                                  <a:gd name="T0" fmla="*/ 0 w 1967"/>
                                  <a:gd name="T1" fmla="*/ 1094 w 1967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967">
                                    <a:moveTo>
                                      <a:pt x="0" y="0"/>
                                    </a:moveTo>
                                    <a:lnTo>
                                      <a:pt x="1094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96" name="Group 2755"/>
                          <wpg:cNvGrpSpPr>
                            <a:grpSpLocks/>
                          </wpg:cNvGrpSpPr>
                          <wpg:grpSpPr bwMode="auto">
                            <a:xfrm>
                              <a:off x="11145" y="13305"/>
                              <a:ext cx="1939" cy="0"/>
                              <a:chOff x="11145" y="13305"/>
                              <a:chExt cx="1939" cy="0"/>
                            </a:xfrm>
                          </wpg:grpSpPr>
                          <wps:wsp>
                            <wps:cNvPr id="97" name="Freeform 2756"/>
                            <wps:cNvSpPr>
                              <a:spLocks/>
                            </wps:cNvSpPr>
                            <wps:spPr bwMode="auto">
                              <a:xfrm>
                                <a:off x="11145" y="13305"/>
                                <a:ext cx="1939" cy="0"/>
                              </a:xfrm>
                              <a:custGeom>
                                <a:avLst/>
                                <a:gdLst>
                                  <a:gd name="T0" fmla="*/ 1094 w 1939"/>
                                  <a:gd name="T1" fmla="*/ 0 w 1939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939">
                                    <a:moveTo>
                                      <a:pt x="1094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8" name="Freeform 2757"/>
                            <wps:cNvSpPr>
                              <a:spLocks/>
                            </wps:cNvSpPr>
                            <wps:spPr bwMode="auto">
                              <a:xfrm>
                                <a:off x="11145" y="13305"/>
                                <a:ext cx="1939" cy="0"/>
                              </a:xfrm>
                              <a:custGeom>
                                <a:avLst/>
                                <a:gdLst>
                                  <a:gd name="T0" fmla="*/ 0 w 1939"/>
                                  <a:gd name="T1" fmla="*/ 1094 w 1939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939">
                                    <a:moveTo>
                                      <a:pt x="0" y="0"/>
                                    </a:moveTo>
                                    <a:lnTo>
                                      <a:pt x="1094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99" name="Freeform 2758"/>
                          <wps:cNvSpPr>
                            <a:spLocks/>
                          </wps:cNvSpPr>
                          <wps:spPr bwMode="auto">
                            <a:xfrm>
                              <a:off x="11816" y="15105"/>
                              <a:ext cx="424" cy="0"/>
                            </a:xfrm>
                            <a:custGeom>
                              <a:avLst/>
                              <a:gdLst>
                                <a:gd name="T0" fmla="*/ 0 w 424"/>
                                <a:gd name="T1" fmla="*/ 423 w 424"/>
                                <a:gd name="T2" fmla="*/ 0 60000 65536"/>
                                <a:gd name="T3" fmla="*/ 0 60000 65536"/>
                              </a:gdLst>
                              <a:ahLst/>
                              <a:cxnLst>
                                <a:cxn ang="T2">
                                  <a:pos x="T0" y="0"/>
                                </a:cxn>
                                <a:cxn ang="T3">
                                  <a:pos x="T1" y="0"/>
                                </a:cxn>
                              </a:cxnLst>
                              <a:rect l="0" t="0" r="r" b="b"/>
                              <a:pathLst>
                                <a:path w="424">
                                  <a:moveTo>
                                    <a:pt x="0" y="0"/>
                                  </a:moveTo>
                                  <a:lnTo>
                                    <a:pt x="423" y="0"/>
                                  </a:ln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19191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" name="Freeform 2759"/>
                          <wps:cNvSpPr>
                            <a:spLocks/>
                          </wps:cNvSpPr>
                          <wps:spPr bwMode="auto">
                            <a:xfrm>
                              <a:off x="11160" y="15085"/>
                              <a:ext cx="0" cy="40"/>
                            </a:xfrm>
                            <a:custGeom>
                              <a:avLst/>
                              <a:gdLst>
                                <a:gd name="T0" fmla="*/ 0 h 40"/>
                                <a:gd name="T1" fmla="*/ 40 h 40"/>
                                <a:gd name="T2" fmla="*/ 0 60000 65536"/>
                                <a:gd name="T3" fmla="*/ 0 60000 65536"/>
                              </a:gdLst>
                              <a:ahLst/>
                              <a:cxnLst>
                                <a:cxn ang="T2">
                                  <a:pos x="0" y="T0"/>
                                </a:cxn>
                                <a:cxn ang="T3">
                                  <a:pos x="0" y="T1"/>
                                </a:cxn>
                              </a:cxnLst>
                              <a:rect l="0" t="0" r="r" b="b"/>
                              <a:pathLst>
                                <a:path h="40">
                                  <a:moveTo>
                                    <a:pt x="0" y="0"/>
                                  </a:moveTo>
                                  <a:lnTo>
                                    <a:pt x="0" y="40"/>
                                  </a:ln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19191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" name="Rectangle 2760"/>
                          <wps:cNvSpPr>
                            <a:spLocks/>
                          </wps:cNvSpPr>
                          <wps:spPr bwMode="auto">
                            <a:xfrm>
                              <a:off x="11176" y="14864"/>
                              <a:ext cx="640" cy="6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" name="Rectangle 2761"/>
                          <wps:cNvSpPr>
                            <a:spLocks/>
                          </wps:cNvSpPr>
                          <wps:spPr bwMode="auto">
                            <a:xfrm>
                              <a:off x="11156" y="14844"/>
                              <a:ext cx="680" cy="68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191919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03" name="Text Box 2594"/>
                        <wps:cNvSpPr txBox="1">
                          <a:spLocks noChangeArrowheads="1"/>
                        </wps:cNvSpPr>
                        <wps:spPr bwMode="auto">
                          <a:xfrm>
                            <a:off x="11203" y="8034"/>
                            <a:ext cx="720" cy="1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-15" w:right="-15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Sciences &amp;</w:t>
                              </w:r>
                            </w:p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exact"/>
                                <w:ind w:left="202" w:right="202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Health</w:t>
                              </w:r>
                            </w:p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exact"/>
                                <w:ind w:left="-7" w:right="-7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Professions</w:t>
                              </w:r>
                            </w:p>
                          </w:txbxContent>
                        </wps:txbx>
                        <wps:bodyPr rot="0" vert="vert" wrap="square" lIns="0" tIns="0" rIns="0" bIns="0" anchor="t" anchorCtr="0" upright="1">
                          <a:noAutofit/>
                        </wps:bodyPr>
                      </wps:wsp>
                      <wps:wsp>
                        <wps:cNvPr id="104" name="Text Box 2593"/>
                        <wps:cNvSpPr txBox="1">
                          <a:spLocks noChangeArrowheads="1"/>
                        </wps:cNvSpPr>
                        <wps:spPr bwMode="auto">
                          <a:xfrm>
                            <a:off x="11423" y="9772"/>
                            <a:ext cx="480" cy="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-15" w:right="-15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Graduate</w:t>
                              </w:r>
                            </w:p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exact"/>
                                <w:ind w:right="125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School</w:t>
                              </w:r>
                            </w:p>
                          </w:txbxContent>
                        </wps:txbx>
                        <wps:bodyPr rot="0" vert="vert" wrap="square" lIns="0" tIns="0" rIns="0" bIns="0" anchor="t" anchorCtr="0" upright="1">
                          <a:noAutofit/>
                        </wps:bodyPr>
                      </wps:wsp>
                      <wps:wsp>
                        <wps:cNvPr id="105" name="Text Box 2592"/>
                        <wps:cNvSpPr txBox="1">
                          <a:spLocks noChangeArrowheads="1"/>
                        </wps:cNvSpPr>
                        <wps:spPr bwMode="auto">
                          <a:xfrm>
                            <a:off x="11403" y="11621"/>
                            <a:ext cx="480" cy="1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229" w:right="229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Course</w:t>
                              </w:r>
                            </w:p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exact"/>
                                <w:ind w:left="-15" w:right="-15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Descriptions</w:t>
                              </w:r>
                            </w:p>
                          </w:txbxContent>
                        </wps:txbx>
                        <wps:bodyPr rot="0" vert="vert" wrap="square" lIns="0" tIns="0" rIns="0" bIns="0" anchor="t" anchorCtr="0" upright="1">
                          <a:noAutofit/>
                        </wps:bodyPr>
                      </wps:wsp>
                      <wps:wsp>
                        <wps:cNvPr id="106" name="Text Box 2591"/>
                        <wps:cNvSpPr txBox="1">
                          <a:spLocks noChangeArrowheads="1"/>
                        </wps:cNvSpPr>
                        <wps:spPr bwMode="auto">
                          <a:xfrm>
                            <a:off x="11383" y="13480"/>
                            <a:ext cx="480" cy="1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-15" w:right="-15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Personnel &amp;Index</w:t>
                              </w:r>
                            </w:p>
                          </w:txbxContent>
                        </wps:txbx>
                        <wps:bodyPr rot="0" vert="vert" wrap="square" lIns="0" tIns="0" rIns="0" bIns="0" anchor="t" anchorCtr="0" upright="1">
                          <a:noAutofit/>
                        </wps:bodyPr>
                      </wps:wsp>
                      <wps:wsp>
                        <wps:cNvPr id="107" name="Text Box 2590"/>
                        <wps:cNvSpPr txBox="1">
                          <a:spLocks noChangeArrowheads="1"/>
                        </wps:cNvSpPr>
                        <wps:spPr bwMode="auto">
                          <a:xfrm>
                            <a:off x="11515" y="577"/>
                            <a:ext cx="377" cy="1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48B7" w:rsidRPr="008A161B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20" w:right="-30"/>
                                <w:rPr>
                                  <w:rFonts w:ascii="Century Gothic" w:hAnsi="Century Gothic" w:cs="Century Gothic"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8A161B"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  <w:t>Albany State</w:t>
                              </w:r>
                            </w:p>
                          </w:txbxContent>
                        </wps:txbx>
                        <wps:bodyPr rot="0" vert="vert" wrap="square" lIns="0" tIns="0" rIns="0" bIns="0" anchor="t" anchorCtr="0" upright="1">
                          <a:noAutofit/>
                        </wps:bodyPr>
                      </wps:wsp>
                      <wps:wsp>
                        <wps:cNvPr id="108" name="Text Box 2588"/>
                        <wps:cNvSpPr txBox="1">
                          <a:spLocks noChangeArrowheads="1"/>
                        </wps:cNvSpPr>
                        <wps:spPr bwMode="auto">
                          <a:xfrm>
                            <a:off x="11623" y="4416"/>
                            <a:ext cx="240" cy="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20" w:right="-30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Business</w:t>
                              </w:r>
                            </w:p>
                          </w:txbxContent>
                        </wps:txbx>
                        <wps:bodyPr rot="0" vert="vert" wrap="square" lIns="0" tIns="0" rIns="0" bIns="0" anchor="t" anchorCtr="0" upright="1">
                          <a:noAutofit/>
                        </wps:bodyPr>
                      </wps:wsp>
                      <wps:wsp>
                        <wps:cNvPr id="109" name="Text Box 2587"/>
                        <wps:cNvSpPr txBox="1">
                          <a:spLocks noChangeArrowheads="1"/>
                        </wps:cNvSpPr>
                        <wps:spPr bwMode="auto">
                          <a:xfrm>
                            <a:off x="11623" y="6136"/>
                            <a:ext cx="240" cy="10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20" w:right="-30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Education</w:t>
                              </w:r>
                            </w:p>
                          </w:txbxContent>
                        </wps:txbx>
                        <wps:bodyPr rot="0" vert="vert" wrap="square" lIns="0" tIns="0" rIns="0" bIns="0" anchor="t" anchorCtr="0" upright="1">
                          <a:noAutofit/>
                        </wps:bodyPr>
                      </wps:wsp>
                      <wps:wsp>
                        <wps:cNvPr id="110" name="Text Box 2589"/>
                        <wps:cNvSpPr txBox="1">
                          <a:spLocks noChangeArrowheads="1"/>
                        </wps:cNvSpPr>
                        <wps:spPr bwMode="auto">
                          <a:xfrm>
                            <a:off x="11383" y="2499"/>
                            <a:ext cx="530" cy="1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48B7" w:rsidRPr="008A161B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20" w:right="-30"/>
                                <w:rPr>
                                  <w:rFonts w:ascii="Century Gothic" w:hAnsi="Century Gothic" w:cs="Century Gothic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8A161B"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Arts &amp; Humanities</w:t>
                              </w:r>
                            </w:p>
                          </w:txbxContent>
                        </wps:txbx>
                        <wps:bodyPr rot="0" vert="vert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63" o:spid="_x0000_s1288" style="position:absolute;margin-left:366.5pt;margin-top:-72.05pt;width:156.05pt;height:795.85pt;z-index:-251596800" coordorigin="9121,-62" coordsize="3121,159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">
                <v:group id="Group 2735" o:spid="_x0000_s1289" style="position:absolute;left:9121;top:-62;width:3121;height:15917" coordorigin="9119" coordsize="3121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EcaVc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t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BHGlXFAAAA2wAA&#10;AA8AAAAAAAAAAAAAAAAAqgIAAGRycy9kb3ducmV2LnhtbFBLBQYAAAAABAAEAPoAAACcAwAAAAA=&#10;">
                  <v:rect id="Rectangle 2736" o:spid="_x0000_s1290" style="position:absolute;left:11160;width:1080;height:2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ia8MQA&#10;AADbAAAADwAAAGRycy9kb3ducmV2LnhtbESPT4vCMBTE74LfITzBi6ypPah0jSKiIIiH+g/39mie&#10;bdnmpTRR67ffLAgeh5n5DTNbtKYSD2pcaVnBaBiBIM6sLjlXcDpuvqYgnEfWWFkmBS9ysJh3OzNM&#10;tH1ySo+Dz0WAsEtQQeF9nUjpsoIMuqGtiYN3s41BH2STS93gM8BNJeMoGkuDJYeFAmtaFZT9Hu5G&#10;wTq+Lm+7Kq3TvbmeRxSbQfZzUarfa5ffIDy1/hN+t7dawWQC/1/CD5D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w4mvDEAAAA2wAAAA8AAAAAAAAAAAAAAAAAmAIAAGRycy9k&#10;b3ducmV2LnhtbFBLBQYAAAAABAAEAPUAAACJAwAAAAA=&#10;" fillcolor="#474747" stroked="f">
                    <v:path arrowok="t"/>
                  </v:rect>
                  <v:rect id="Rectangle 2737" o:spid="_x0000_s1291" style="position:absolute;left:11160;top:4294;width:1080;height:115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8x+MEA&#10;AADbAAAADwAAAGRycy9kb3ducmV2LnhtbERPz2vCMBS+D/Y/hCfsNlOFtV1nlCEossucTry+Nc+2&#10;2LyUJLbdf78chB0/vt+L1Wha0ZPzjWUFs2kCgri0uuFKwfdx85yD8AFZY2uZFPySh9Xy8WGBhbYD&#10;f1F/CJWIIewLVFCH0BVS+rImg35qO+LIXawzGCJ0ldQOhxhuWjlPklQabDg21NjRuqbyergZBYMb&#10;6WVb6c88/TgdX88/GXZ7p9TTZHx/AxFoDP/iu3unFWRxbPwSf4Bc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8fMfjBAAAA2wAAAA8AAAAAAAAAAAAAAAAAmAIAAGRycy9kb3du&#10;cmV2LnhtbFBLBQYAAAAABAAEAPUAAACGAwAAAAA=&#10;" fillcolor="#dcdcdc" stroked="f">
                    <v:path arrowok="t"/>
                  </v:rect>
                  <v:rect id="Rectangle 2738" o:spid="_x0000_s1292" style="position:absolute;left:11160;top:2513;width:1080;height:17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08l8QA&#10;AADbAAAADwAAAGRycy9kb3ducmV2LnhtbESPQWvCQBSE7wX/w/IEb3WjB22jq4gYEQ+lpl68PXaf&#10;STD7NmTXGP+9Wyj0OMzMN8xy3dtadNT6yrGCyTgBQaydqbhQcP7J3j9A+IBssHZMCp7kYb0avC0x&#10;Ne7BJ+ryUIgIYZ+igjKEJpXS65Is+rFriKN3da3FEGVbSNPiI8JtLadJMpMWK44LJTa0LUnf8ruN&#10;lO1sd5t8d7k76fnlK9O74z47KzUa9psFiEB9+A//tQ9GwfwTfr/EHyBX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tPJfEAAAA2wAAAA8AAAAAAAAAAAAAAAAAmAIAAGRycy9k&#10;b3ducmV2LnhtbFBLBQYAAAAABAAEAPUAAACJAwAAAAA=&#10;" fillcolor="#d8d8d8 [2732]" stroked="f">
                    <v:path arrowok="t"/>
                  </v:rect>
                  <v:rect id="Rectangle 1168" o:spid="_x0000_s1293" style="position:absolute;left:9159;top:393;width:2320;height:3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PnDsAA&#10;AADbAAAADwAAAGRycy9kb3ducmV2LnhtbERPy4rCMBTdC/5DuMLsNHVgpFTTIoKigxsfG3e3zbUt&#10;NjelydTO35uF4PJw3qtsMI3oqXO1ZQXzWQSCuLC65lLB9bKdxiCcR9bYWCYF/+QgS8ejFSbaPvlE&#10;/dmXIoSwS1BB5X2bSOmKigy6mW2JA3e3nUEfYFdK3eEzhJtGfkfRQhqsOTRU2NKmouJx/jMK8sPx&#10;5He/110f52Xb2Pw2P9ofpb4mw3oJwtPgP+K3e68VxGF9+BJ+gEx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WPnDsAAAADbAAAADwAAAAAAAAAAAAAAAACYAgAAZHJzL2Rvd25y&#10;ZXYueG1sUEsFBgAAAAAEAAQA9QAAAIUDAAAAAA==&#10;" stroked="f">
                    <v:path arrowok="t"/>
                  </v:rect>
                  <v:rect id="Rectangle 2740" o:spid="_x0000_s1294" style="position:absolute;left:9139;top:373;width:2360;height: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HP/MYA&#10;AADbAAAADwAAAGRycy9kb3ducmV2LnhtbESPQWvCQBSE74X+h+UVvEjdpKC10VW0IHpSagvF2zP7&#10;TNJm34bdNcZ/7xaEHoeZ+YaZzjtTi5acrywrSAcJCOLc6ooLBV+fq+cxCB+QNdaWScGVPMxnjw9T&#10;zLS98Ae1+1CICGGfoYIyhCaT0uclGfQD2xBH72SdwRClK6R2eIlwU8uXJBlJgxXHhRIbei8p/92f&#10;jYKf77Vbvh2Gu11+rNsVjbZJ+tpXqvfULSYgAnXhP3xvb7SCcQp/X+IP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8HP/MYAAADbAAAADwAAAAAAAAAAAAAAAACYAgAAZHJz&#10;L2Rvd25yZXYueG1sUEsFBgAAAAAEAAQA9QAAAIsDAAAAAA==&#10;" filled="f" strokecolor="#a3a3a3" strokeweight="2pt">
                    <v:path arrowok="t"/>
                  </v:rect>
                  <v:rect id="Rectangle 2741" o:spid="_x0000_s1295" style="position:absolute;left:11145;top:2485;width:1094;height: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GclsYA&#10;AADbAAAADwAAAGRycy9kb3ducmV2LnhtbESPT2vCQBTE7wW/w/IEL0U3CaVKdBUpKh6KtP45eHtk&#10;n0kw+zbNriZ+e7dQ6HGYmd8ws0VnKnGnxpWWFcSjCARxZnXJuYLjYT2cgHAeWWNlmRQ8yMFi3nuZ&#10;Yapty9903/tcBAi7FBUU3teplC4ryKAb2Zo4eBfbGPRBNrnUDbYBbiqZRNG7NFhyWCiwpo+Csuv+&#10;ZhRsdo/P5PUan+JV15bHt/NP/jVGpQb9bjkF4anz/+G/9lYrmCTw+yX8ADl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0GclsYAAADbAAAADwAAAAAAAAAAAAAAAACYAgAAZHJz&#10;L2Rvd25yZXYueG1sUEsFBgAAAAAEAAQA9QAAAIsDAAAAAA==&#10;" fillcolor="#191919" stroked="f">
                    <v:path arrowok="t"/>
                  </v:rect>
                  <v:rect id="Rectangle 2742" o:spid="_x0000_s1296" style="position:absolute;left:11145;top:4285;width:1094;height: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05DcYA&#10;AADbAAAADwAAAGRycy9kb3ducmV2LnhtbESPT2vCQBTE74V+h+UVehHdRItKdBURWzyI+K+H3h7Z&#10;ZxLMvo3ZrYnf3i0IPQ4z8xtmOm9NKW5Uu8KygrgXgSBOrS44U3A6fnbHIJxH1lhaJgV3cjCfvb5M&#10;MdG24T3dDj4TAcIuQQW591UipUtzMuh6tiIO3tnWBn2QdSZ1jU2Am1L2o2goDRYcFnKsaJlTejn8&#10;GgVf2/um37nE3/GqbYrTx881241Qqfe3djEB4an1/+Fne60VjAfw9yX8ADl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A05DcYAAADbAAAADwAAAAAAAAAAAAAAAACYAgAAZHJz&#10;L2Rvd25yZXYueG1sUEsFBgAAAAAEAAQA9QAAAIsDAAAAAA==&#10;" fillcolor="#191919" stroked="f">
                    <v:path arrowok="t"/>
                  </v:rect>
                  <v:group id="Group 2743" o:spid="_x0000_s1297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        <v:shape id="Freeform 2744" o:spid="_x0000_s1298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ABocMA&#10;AADbAAAADwAAAGRycy9kb3ducmV2LnhtbESPQYvCMBSE74L/ITzBi2iqS0W6RhFB8CTqbsG9PZq3&#10;bdnmpTSxVn/9RhA8DjPfDLNcd6YSLTWutKxgOolAEGdWl5wr+P7ajRcgnEfWWFkmBXdysF71e0tM&#10;tL3xidqzz0UoYZeggsL7OpHSZQUZdBNbEwfv1zYGfZBNLnWDt1BuKjmLork0WHJYKLCmbUHZ3/lq&#10;FCyq+IMoPf6M2vRx2MXt5Z6lF6WGg27zCcJT59/hF73XgYvh+SX8AL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LABocMAAADbAAAADwAAAAAAAAAAAAAAAACYAgAAZHJzL2Rv&#10;d25yZXYueG1sUEsFBgAAAAAEAAQA9QAAAIgDAAAAAA==&#10;" path="m1094,l,e" filled="f" strokecolor="#191919" strokeweight="2pt">
                      <v:path arrowok="t" o:connecttype="custom" o:connectlocs="1094,0;0,0" o:connectangles="0,0"/>
                    </v:shape>
                    <v:shape id="Freeform 2745" o:spid="_x0000_s1299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Kf1sMA&#10;AADbAAAADwAAAGRycy9kb3ducmV2LnhtbESPT4vCMBTE7wt+h/CEvSyaqihSjSKC4GnxX0Fvj+bZ&#10;FpuX0sRa/fRGWNjjMPObYebL1pSiodoVlhUM+hEI4tTqgjMFp+OmNwXhPLLG0jIpeJKD5aLzNcdY&#10;2wfvqTn4TIQSdjEqyL2vYildmpNB17cVcfCutjbog6wzqWt8hHJTymEUTaTBgsNCjhWtc0pvh7tR&#10;MC3HI6Jkd/lpktfvZtycn2lyVuq7265mIDy1/j/8R2914Cbw+RJ+gFy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GKf1sMAAADbAAAADwAAAAAAAAAAAAAAAACYAgAAZHJzL2Rv&#10;d25yZXYueG1sUEsFBgAAAAAEAAQA9QAAAIgDAAAAAA==&#10;" path="m,l1094,e" filled="f" strokecolor="#191919" strokeweight="2pt">
                      <v:path arrowok="t" o:connecttype="custom" o:connectlocs="0,0;1094,0" o:connectangles="0,0"/>
                    </v:shape>
                  </v:group>
                  <v:group id="Group 2746" o:spid="_x0000_s1300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7P6cQAAADb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skP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t7P6cQAAADbAAAA&#10;DwAAAAAAAAAAAAAAAACqAgAAZHJzL2Rvd25yZXYueG1sUEsFBgAAAAAEAAQA+gAAAJsDAAAAAA==&#10;">
                    <v:shape id="Freeform 2747" o:spid="_x0000_s1301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ayzb0A&#10;AADbAAAADwAAAGRycy9kb3ducmV2LnhtbERPyw7BQBTdS/zD5EpshClBKENEQmxEPBaWV+dqG507&#10;TWdQf28WEsuT854va1OIF1Uut6yg34tAECdW55wquJw33QkI55E1FpZJwYccLBfNxhxjbd98pNfJ&#10;pyKEsItRQeZ9GUvpkowMup4tiQN3t5VBH2CVSl3hO4SbQg6iaCwN5hwaMixpnVHyOD2NgmtnczeR&#10;m446hy3d6DzUz1WyV6rdqlczEJ5q/xf/3DutYBLGhi/hB8jFF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4sayzb0AAADbAAAADwAAAAAAAAAAAAAAAACYAgAAZHJzL2Rvd25yZXYu&#10;eG1sUEsFBgAAAAAEAAQA9QAAAIIDAAAAAA==&#10;" path="m1094,l,e" filled="f" strokecolor="#191919" strokeweight="2pt">
                      <v:path arrowok="t" o:connecttype="custom" o:connectlocs="1094,0;0,0" o:connectangles="0,0"/>
                    </v:shape>
                    <v:shape id="Freeform 2748" o:spid="_x0000_s1302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oXVsIA&#10;AADbAAAADwAAAGRycy9kb3ducmV2LnhtbESPQYvCMBSE74L/ITzBi2iquItWo4igeJFlqwePz+bZ&#10;FpuX0kSt/94IgsdhZr5h5svGlOJOtSssKxgOIhDEqdUFZwqOh01/AsJ5ZI2lZVLwJAfLRbs1x1jb&#10;B//TPfGZCBB2MSrIva9iKV2ak0E3sBVx8C62NuiDrDOpa3wEuCnlKIp+pcGCw0KOFa1zSq/JzSg4&#10;9TYXE7npT+9vS2c6jPVtle6V6naa1QyEp8Z/w5/2TiuYTOH9JfwAuX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ihdWwgAAANsAAAAPAAAAAAAAAAAAAAAAAJgCAABkcnMvZG93&#10;bnJldi54bWxQSwUGAAAAAAQABAD1AAAAhwMAAAAA&#10;" path="m,l1094,e" filled="f" strokecolor="#191919" strokeweight="2pt">
                      <v:path arrowok="t" o:connecttype="custom" o:connectlocs="0,0;1094,0" o:connectangles="0,0"/>
                    </v:shape>
                  </v:group>
                  <v:group id="Group 2749" o:spid="_x0000_s1303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O7BQM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A7sFAwwAAANsAAAAP&#10;AAAAAAAAAAAAAAAAAKoCAABkcnMvZG93bnJldi54bWxQSwUGAAAAAAQABAD6AAAAmgMAAAAA&#10;">
                    <v:shape id="Freeform 2750" o:spid="_x0000_s1304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KRf8QA&#10;AADbAAAADwAAAGRycy9kb3ducmV2LnhtbESPT4vCMBTE7wt+h/CEvSxrqqK4XaOIIOxJ/Fdwb4/m&#10;2Rabl9LEWv30RhA8DjPzG2Y6b00pGqpdYVlBvxeBIE6tLjhTcNivvicgnEfWWFomBTdyMJ91PqYY&#10;a3vlLTU7n4kAYRejgtz7KpbSpTkZdD1bEQfvZGuDPsg6k7rGa4CbUg6iaCwNFhwWcqxomVN63l2M&#10;gkk5GhIlm/+vJrmvV6PmeEuTo1Kf3XbxC8JT69/hV/tPK/jpw/NL+AF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SkX/EAAAA2wAAAA8AAAAAAAAAAAAAAAAAmAIAAGRycy9k&#10;b3ducmV2LnhtbFBLBQYAAAAABAAEAPUAAACJAwAAAAA=&#10;" path="m1094,l,e" filled="f" strokecolor="#191919" strokeweight="2pt">
                      <v:path arrowok="t" o:connecttype="custom" o:connectlocs="1094,0;0,0" o:connectangles="0,0"/>
                    </v:shape>
                    <v:shape id="Freeform 2751" o:spid="_x0000_s1305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APCMQA&#10;AADbAAAADwAAAGRycy9kb3ducmV2LnhtbESPT4vCMBTE7wt+h/AEL4umqyhajbIIgidZ/xT09mje&#10;tmWbl9LEWv30ZkHwOMzMb5jFqjWlaKh2hWUFX4MIBHFqdcGZgtNx05+CcB5ZY2mZFNzJwWrZ+Vhg&#10;rO2N99QcfCYChF2MCnLvq1hKl+Zk0A1sRRy8X1sb9EHWmdQ13gLclHIYRRNpsOCwkGNF65zSv8PV&#10;KJiW4xFR8nP5bJLHbjNuzvc0OSvV67bfcxCeWv8Ov9pbrWA2hP8v4QfI5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KADwjEAAAA2wAAAA8AAAAAAAAAAAAAAAAAmAIAAGRycy9k&#10;b3ducmV2LnhtbFBLBQYAAAAABAAEAPUAAACJAwAAAAA=&#10;" path="m,l1094,e" filled="f" strokecolor="#191919" strokeweight="2pt">
                      <v:path arrowok="t" o:connecttype="custom" o:connectlocs="0,0;1094,0" o:connectangles="0,0"/>
                    </v:shape>
                  </v:group>
                  <v:group id="Group 2752" o:spid="_x0000_s1306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DxfN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c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DxfN8QAAADbAAAA&#10;DwAAAAAAAAAAAAAAAACqAgAAZHJzL2Rvd25yZXYueG1sUEsFBgAAAAAEAAQA+gAAAJsDAAAAAA==&#10;">
                    <v:shape id="Freeform 2753" o:spid="_x0000_s1307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Uy58YA&#10;AADbAAAADwAAAGRycy9kb3ducmV2LnhtbESPQWvCQBSE74L/YXmFXkQ3to2k0VVEEDxJaxtIb4/s&#10;MwnNvg3ZNcb+erdQ6HGYmW+Y1WYwjeipc7VlBfNZBIK4sLrmUsHnx36agHAeWWNjmRTcyMFmPR6t&#10;MNX2yu/Un3wpAoRdigoq79tUSldUZNDNbEscvLPtDPogu1LqDq8Bbhr5FEULabDmsFBhS7uKiu/T&#10;xShImviZKHv7mvTZz3Ef9/mtyHKlHh+G7RKEp8H/h//aB63g9QV+v4QfIN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iUy58YAAADbAAAADwAAAAAAAAAAAAAAAACYAgAAZHJz&#10;L2Rvd25yZXYueG1sUEsFBgAAAAAEAAQA9QAAAIsDAAAAAA==&#10;" path="m1094,l,e" filled="f" strokecolor="#191919" strokeweight="2pt">
                      <v:path arrowok="t" o:connecttype="custom" o:connectlocs="1094,0;0,0" o:connectangles="0,0"/>
                    </v:shape>
                    <v:shape id="Freeform 2754" o:spid="_x0000_s1308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mXfMUA&#10;AADbAAAADwAAAGRycy9kb3ducmV2LnhtbESPQWvCQBSE74L/YXkFL1I3tkRi6ioiCJ5K1Qb09si+&#10;JqHZtyG7jdFf7xYEj8PMfMMsVr2pRUetqywrmE4iEMS51RUXCr6P29cEhPPIGmvLpOBKDlbL4WCB&#10;qbYX3lN38IUIEHYpKii9b1IpXV6SQTexDXHwfmxr0AfZFlK3eAlwU8u3KJpJgxWHhRIb2pSU/x7+&#10;jIKkjt+Jsq/zuMtun9u4O13z7KTU6KVff4Dw1Ptn+NHeaQXzGP6/hB8gl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aZd8xQAAANsAAAAPAAAAAAAAAAAAAAAAAJgCAABkcnMv&#10;ZG93bnJldi54bWxQSwUGAAAAAAQABAD1AAAAigMAAAAA&#10;" path="m,l1094,e" filled="f" strokecolor="#191919" strokeweight="2pt">
                      <v:path arrowok="t" o:connecttype="custom" o:connectlocs="0,0;1094,0" o:connectangles="0,0"/>
                    </v:shape>
                  </v:group>
                  <v:group id="Group 2755" o:spid="_x0000_s1309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v8r8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uY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BL/K/FAAAA2wAA&#10;AA8AAAAAAAAAAAAAAAAAqgIAAGRycy9kb3ducmV2LnhtbFBLBQYAAAAABAAEAPoAAACcAwAAAAA=&#10;">
                    <v:shape id="Freeform 2756" o:spid="_x0000_s1310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5hw8UA&#10;AADbAAAADwAAAGRycy9kb3ducmV2LnhtbESP0WrCQBRE3wv+w3IFX0rdRNDW1FVELFgEMeoHXLK3&#10;STR7N2a3Mf17VxD6OMzMGWa26EwlWmpcaVlBPIxAEGdWl5wrOB2/3j5AOI+ssbJMCv7IwWLee5lh&#10;ou2NU2oPPhcBwi5BBYX3dSKlywoy6Ia2Jg7ej20M+iCbXOoGbwFuKjmKook0WHJYKLCmVUHZ5fBr&#10;FEzS0S4+X8frs37dLttjvL+m33ulBv1u+QnCU+f/w8/2RiuYvsPjS/gBcn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rmHDxQAAANsAAAAPAAAAAAAAAAAAAAAAAJgCAABkcnMv&#10;ZG93bnJldi54bWxQSwUGAAAAAAQABAD1AAAAigMAAAAA&#10;" path="m1094,l,e" filled="f" strokecolor="#191919" strokeweight="2pt">
                      <v:path arrowok="t" o:connecttype="custom" o:connectlocs="1094,0;0,0" o:connectangles="0,0"/>
                    </v:shape>
                    <v:shape id="Freeform 2757" o:spid="_x0000_s1311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H1scMA&#10;AADbAAAADwAAAGRycy9kb3ducmV2LnhtbERP3WrCMBS+H/gO4QjejDWtMNGuUUQ22BiMVvcAh+as&#10;rTYntYlt9/bLxcDLj+8/202mFQP1rrGsIIliEMSl1Q1XCr5Pb09rEM4ja2wtk4JfcrDbzh4yTLUd&#10;uaDh6CsRQtilqKD2vkuldGVNBl1kO+LA/djeoA+wr6TucQzhppXLOF5Jgw2Hhho7OtRUXo43o2BV&#10;LL+S8/X59awfP/fDKcmvxUeu1GI+7V9AeJr8XfzvftcKNmFs+BJ+gN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H1scMAAADbAAAADwAAAAAAAAAAAAAAAACYAgAAZHJzL2Rv&#10;d25yZXYueG1sUEsFBgAAAAAEAAQA9QAAAIgDAAAAAA==&#10;" path="m,l1094,e" filled="f" strokecolor="#191919" strokeweight="2pt">
                      <v:path arrowok="t" o:connecttype="custom" o:connectlocs="0,0;1094,0" o:connectangles="0,0"/>
                    </v:shape>
                  </v:group>
                  <v:shape id="Freeform 2758" o:spid="_x0000_s1312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4ugcQA&#10;AADbAAAADwAAAGRycy9kb3ducmV2LnhtbESPQWuDQBSE74X8h+UVemvWpiDRZCNFCBQKQmIIOb64&#10;Lyp13xp3q/bfdwuFHoeZ+YbZZrPpxEiDay0reFlGIIgrq1uuFZzK/fMahPPIGjvLpOCbHGS7xcMW&#10;U20nPtB49LUIEHYpKmi871MpXdWQQbe0PXHwbnYw6IMcaqkHnALcdHIVRbE02HJYaLCnvKHq8/hl&#10;FNhznV/L873yxeEjkuXFvRbxWqmnx/ltA8LT7P/Df+13rSBJ4PdL+AFy9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QeLoHEAAAA2wAAAA8AAAAAAAAAAAAAAAAAmAIAAGRycy9k&#10;b3ducmV2LnhtbFBLBQYAAAAABAAEAPUAAACJAwAAAAA=&#10;" path="m,l423,e" filled="f" strokecolor="#191919" strokeweight="2pt">
                    <v:path arrowok="t" o:connecttype="custom" o:connectlocs="0,0;423,0" o:connectangles="0,0"/>
                  </v:shape>
                  <v:shape id="Freeform 2759" o:spid="_x0000_s1313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mi3sQA&#10;AADcAAAADwAAAGRycy9kb3ducmV2LnhtbESPQUsDMRCF7wX/QxjBS7FZFVpZm5YiKr22SqG3cTMm&#10;i5tJSGK7/ffOQfA2w3vz3jfL9RgGdaJc+sgG7mYNKOIu2p6dgY/319tHUKUiWxwik4ELFVivriZL&#10;bG08845O++qUhHBp0YCvNbVal85TwDKLiVi0r5gDVlmz0zbjWcLDoO+bZq4D9iwNHhM9e+q+9z/B&#10;wG6x+KS0nTo3f8j922WT/MvhaMzN9bh5AlVprP/mv+utFfxG8OUZmUC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HZot7EAAAA3AAAAA8AAAAAAAAAAAAAAAAAmAIAAGRycy9k&#10;b3ducmV2LnhtbFBLBQYAAAAABAAEAPUAAACJAwAAAAA=&#10;" path="m,l,40e" filled="f" strokecolor="#191919" strokeweight="2pt">
                    <v:path arrowok="t" o:connecttype="custom" o:connectlocs="0,0;0,40" o:connectangles="0,0"/>
                  </v:shape>
                  <v:rect id="Rectangle 2760" o:spid="_x0000_s1314" style="position:absolute;left:11176;top:14864;width:640;height:6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oResIA&#10;AADcAAAADwAAAGRycy9kb3ducmV2LnhtbERPTWvCQBC9F/oflin0VjcpVCRmIyJUrHhJ9OJtkh2T&#10;YHY2ZNeY/ntXKPQ2j/c56WoynRhpcK1lBfEsAkFcWd1yreB0/P5YgHAeWWNnmRT8koNV9vqSYqLt&#10;nXMaC1+LEMIuQQWN930ipasaMuhmticO3MUOBn2AQy31gPcQbjr5GUVzabDl0NBgT5uGqmtxMwrK&#10;n0Put/vTdlyUdd/Z8hwf7JdS72/TegnC0+T/xX/unQ7zoxiez4QLZPY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yhF6wgAAANwAAAAPAAAAAAAAAAAAAAAAAJgCAABkcnMvZG93&#10;bnJldi54bWxQSwUGAAAAAAQABAD1AAAAhwMAAAAA&#10;" stroked="f">
                    <v:path arrowok="t"/>
                  </v:rect>
                  <v:rect id="Rectangle 2761" o:spid="_x0000_s1315" style="position:absolute;left:11156;top:14844;width:680;height:6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3uvMMA&#10;AADcAAAADwAAAGRycy9kb3ducmV2LnhtbERPzU4CMRC+m/gOzZhwMdCViOBKIYZEg1wMCw8wbsft&#10;QjvdtAXWt7ckJt7my/c782XvrDhTiK1nBQ+jAgRx7XXLjYL97m04AxETskbrmRT8UITl4vZmjqX2&#10;F97SuUqNyCEcS1RgUupKKWNtyGEc+Y44c98+OEwZhkbqgJcc7qwcF8WTdNhybjDY0cpQfaxOTgF9&#10;3n9M3teH4+agrTXPj1/VaRqUGtz1ry8gEvXpX/znXus8vxjD9Zl8gV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83uvMMAAADcAAAADwAAAAAAAAAAAAAAAACYAgAAZHJzL2Rv&#10;d25yZXYueG1sUEsFBgAAAAAEAAQA9QAAAIgDAAAAAA==&#10;" filled="f" strokecolor="#191919" strokeweight="2pt">
                    <v:path arrowok="t"/>
                  </v:rect>
                </v:group>
                <v:shape id="Text Box 2594" o:spid="_x0000_s1316" type="#_x0000_t202" style="position:absolute;left:11203;top:8034;width:720;height:11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QV+cQA&#10;AADcAAAADwAAAGRycy9kb3ducmV2LnhtbERPTWsCMRC9F/ofwhS8aVatpWyNUrUFEQtq9dDbsBl3&#10;l24m6yZ14783gtDbPN7njKfBVOJMjSstK+j3EhDEmdUl5wr235/dVxDOI2usLJOCCzmYTh4fxphq&#10;2/KWzjufixjCLkUFhfd1KqXLCjLoerYmjtzRNgZ9hE0udYNtDDeVHCTJizRYcmwosKZ5Qdnv7s8o&#10;+JhtVouvUwjHdtYvn3ExOgzXP0p1nsL7GwhPwf+L7+6ljvOTIdyeiRfIy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8kFfnEAAAA3AAAAA8AAAAAAAAAAAAAAAAAmAIAAGRycy9k&#10;b3ducmV2LnhtbFBLBQYAAAAABAAEAPUAAACJAwAAAAA=&#10;" filled="f" stroked="f">
                  <v:textbox style="layout-flow:vertical" inset="0,0,0,0">
                    <w:txbxContent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-15" w:right="-15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Sciences &amp;</w:t>
                        </w:r>
                      </w:p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exact"/>
                          <w:ind w:left="202" w:right="202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Health</w:t>
                        </w:r>
                      </w:p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exact"/>
                          <w:ind w:left="-7" w:right="-7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Professions</w:t>
                        </w:r>
                      </w:p>
                    </w:txbxContent>
                  </v:textbox>
                </v:shape>
                <v:shape id="Text Box 2593" o:spid="_x0000_s1317" type="#_x0000_t202" style="position:absolute;left:11423;top:9772;width:480;height:9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2NjcQA&#10;AADcAAAADwAAAGRycy9kb3ducmV2LnhtbERPTWsCMRC9C/6HMEJvNWurIqtRtFYoRaHV9uBt2Iy7&#10;i5vJdhPd9N83QsHbPN7nzBbBVOJKjSstKxj0ExDEmdUl5wq+DpvHCQjnkTVWlknBLzlYzLudGaba&#10;tvxJ173PRQxhl6KCwvs6ldJlBRl0fVsTR+5kG4M+wiaXusE2hptKPiXJWBosOTYUWNNLQdl5fzEK&#10;Xlcf7+vdTwindjUoh7gefT9vj0o99MJyCsJT8Hfxv/tNx/nJEG7PxAvk/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DNjY3EAAAA3AAAAA8AAAAAAAAAAAAAAAAAmAIAAGRycy9k&#10;b3ducmV2LnhtbFBLBQYAAAAABAAEAPUAAACJAwAAAAA=&#10;" filled="f" stroked="f">
                  <v:textbox style="layout-flow:vertical" inset="0,0,0,0">
                    <w:txbxContent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-15" w:right="-15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Graduate</w:t>
                        </w:r>
                      </w:p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exact"/>
                          <w:ind w:right="125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School</w:t>
                        </w:r>
                      </w:p>
                    </w:txbxContent>
                  </v:textbox>
                </v:shape>
                <v:shape id="Text Box 2592" o:spid="_x0000_s1318" type="#_x0000_t202" style="position:absolute;left:11403;top:11621;width:480;height:1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EoFsQA&#10;AADcAAAADwAAAGRycy9kb3ducmV2LnhtbERPTWsCMRC9C/6HMEJvmrWtIqtRtFYoRaHV9uBt2Iy7&#10;i5vJdhPd9N83BcHbPN7nzBbBVOJKjSstKxgOEhDEmdUl5wq+Dpv+BITzyBory6Tglxws5t3ODFNt&#10;W/6k697nIoawS1FB4X2dSumyggy6ga2JI3eyjUEfYZNL3WAbw00lH5NkLA2WHBsKrOmloOy8vxgF&#10;r6uP9/XuJ4RTuxqWz7gefT9tj0o99MJyCsJT8Hfxzf2m4/xkBP/PxAvk/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+BKBbEAAAA3AAAAA8AAAAAAAAAAAAAAAAAmAIAAGRycy9k&#10;b3ducmV2LnhtbFBLBQYAAAAABAAEAPUAAACJAwAAAAA=&#10;" filled="f" stroked="f">
                  <v:textbox style="layout-flow:vertical" inset="0,0,0,0">
                    <w:txbxContent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229" w:right="229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Course</w:t>
                        </w:r>
                      </w:p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exact"/>
                          <w:ind w:left="-15" w:right="-15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Descriptions</w:t>
                        </w:r>
                      </w:p>
                    </w:txbxContent>
                  </v:textbox>
                </v:shape>
                <v:shape id="Text Box 2591" o:spid="_x0000_s1319" type="#_x0000_t202" style="position:absolute;left:11383;top:13480;width:480;height:11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1O2YcQA&#10;AADcAAAADwAAAGRycy9kb3ducmV2LnhtbERPTWsCMRC9C/6HMEJvmrWtIqtRtFYoRaHV9uBt2Iy7&#10;i5vJdhPd9N83BcHbPN7nzBbBVOJKjSstKxgOEhDEmdUl5wq+Dpv+BITzyBory6Tglxws5t3ODFNt&#10;W/6k697nIoawS1FB4X2dSumyggy6ga2JI3eyjUEfYZNL3WAbw00lH5NkLA2WHBsKrOmloOy8vxgF&#10;r6uP9/XuJ4RTuxqWz7gefT9tj0o99MJyCsJT8Hfxzf2m4/xkDP/PxAvk/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9TtmHEAAAA3AAAAA8AAAAAAAAAAAAAAAAAmAIAAGRycy9k&#10;b3ducmV2LnhtbFBLBQYAAAAABAAEAPUAAACJAwAAAAA=&#10;" filled="f" stroked="f">
                  <v:textbox style="layout-flow:vertical" inset="0,0,0,0">
                    <w:txbxContent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-15" w:right="-15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Personnel &amp;Index</w:t>
                        </w:r>
                      </w:p>
                    </w:txbxContent>
                  </v:textbox>
                </v:shape>
                <v:shape id="Text Box 2590" o:spid="_x0000_s1320" type="#_x0000_t202" style="position:absolute;left:11515;top:577;width:377;height:17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8T+sUA&#10;AADcAAAADwAAAGRycy9kb3ducmV2LnhtbERPS2sCMRC+F/ofwhR606y2VdkapWoFEQUf7aG3YTPu&#10;Lt1Mtpvopv/eFITe5uN7zngaTCUu1LjSsoJeNwFBnFldcq7g47jsjEA4j6yxskwKfsnBdHJ/N8ZU&#10;25b3dDn4XMQQdikqKLyvUyldVpBB17U1ceROtjHoI2xyqRtsY7ipZD9JBtJgybGhwJrmBWXfh7NR&#10;8D7brRfbnxBO7axXPuPi5fNp86XU40N4ewXhKfh/8c290nF+MoS/Z+IFcn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HxP6xQAAANwAAAAPAAAAAAAAAAAAAAAAAJgCAABkcnMv&#10;ZG93bnJldi54bWxQSwUGAAAAAAQABAD1AAAAigMAAAAA&#10;" filled="f" stroked="f">
                  <v:textbox style="layout-flow:vertical" inset="0,0,0,0">
                    <w:txbxContent>
                      <w:p w:rsidR="004648B7" w:rsidRPr="008A161B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20" w:right="-30"/>
                          <w:rPr>
                            <w:rFonts w:ascii="Century Gothic" w:hAnsi="Century Gothic" w:cs="Century Gothic"/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8A161B">
                          <w:rPr>
                            <w:rFonts w:ascii="Century Gothic" w:hAnsi="Century Gothic" w:cs="Century Gothic"/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Albany State</w:t>
                        </w:r>
                      </w:p>
                    </w:txbxContent>
                  </v:textbox>
                </v:shape>
                <v:shape id="Text Box 2588" o:spid="_x0000_s1321" type="#_x0000_t202" style="position:absolute;left:11623;top:4416;width:240;height: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CHiMgA&#10;AADcAAAADwAAAGRycy9kb3ducmV2LnhtbESPT0vDQBDF74LfYRmhN7tptVJit8X+EaRU0FYP3obs&#10;NAlmZ2N2bbbfvnMQvM3w3rz3m9kiuUadqAu1ZwOjYQaKuPC25tLAx+H5dgoqRGSLjWcycKYAi/n1&#10;1Qxz63t+p9M+lkpCOORooIqxzbUORUUOw9C3xKIdfecwytqV2nbYS7hr9DjLHrTDmqWhwpZWFRXf&#10;+19nYLN8265ff1I69stRfY/ryefd7suYwU16egQVKcV/89/1ixX8TGjlGZlAzy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RgIeIyAAAANwAAAAPAAAAAAAAAAAAAAAAAJgCAABk&#10;cnMvZG93bnJldi54bWxQSwUGAAAAAAQABAD1AAAAjQMAAAAA&#10;" filled="f" stroked="f">
                  <v:textbox style="layout-flow:vertical" inset="0,0,0,0">
                    <w:txbxContent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20" w:right="-30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Business</w:t>
                        </w:r>
                      </w:p>
                    </w:txbxContent>
                  </v:textbox>
                </v:shape>
                <v:shape id="Text Box 2587" o:spid="_x0000_s1322" type="#_x0000_t202" style="position:absolute;left:11623;top:6136;width:240;height:10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wiE8UA&#10;AADcAAAADwAAAGRycy9kb3ducmV2LnhtbERPS2sCMRC+F/ofwhR606y2Fd0apWoFEQUf7aG3YTPu&#10;Lt1Mtpvopv/eFITe5uN7zngaTCUu1LjSsoJeNwFBnFldcq7g47jsDEE4j6yxskwKfsnBdHJ/N8ZU&#10;25b3dDn4XMQQdikqKLyvUyldVpBB17U1ceROtjHoI2xyqRtsY7ipZD9JBtJgybGhwJrmBWXfh7NR&#10;8D7brRfbnxBO7axXPuPi5fNp86XU40N4ewXhKfh/8c290nF+MoK/Z+IFcn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zCITxQAAANwAAAAPAAAAAAAAAAAAAAAAAJgCAABkcnMv&#10;ZG93bnJldi54bWxQSwUGAAAAAAQABAD1AAAAigMAAAAA&#10;" filled="f" stroked="f">
                  <v:textbox style="layout-flow:vertical" inset="0,0,0,0">
                    <w:txbxContent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20" w:right="-30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Education</w:t>
                        </w:r>
                      </w:p>
                    </w:txbxContent>
                  </v:textbox>
                </v:shape>
                <v:shape id="Text Box 2589" o:spid="_x0000_s1323" type="#_x0000_t202" style="position:absolute;left:11383;top:2499;width:530;height:17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8dU8gA&#10;AADcAAAADwAAAGRycy9kb3ducmV2LnhtbESPT0vDQBDF74LfYRmhN7tJrSKx22L/CEUqaNWDtyE7&#10;TYLZ2Zhdm+237xwEbzO8N+/9ZrZIrlVH6kPj2UA+zkARl942XBn4eH+6vgcVIrLF1jMZOFGAxfzy&#10;YoaF9QO/0XEfKyUhHAo0UMfYFVqHsiaHYew7YtEOvncYZe0rbXscJNy1epJld9phw9JQY0ermsrv&#10;/a8zsFm+Pq9fflI6DMu8meL69vNm92XM6Co9PoCKlOK/+e96awU/F3x5RibQ8zM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qLx1TyAAAANwAAAAPAAAAAAAAAAAAAAAAAJgCAABk&#10;cnMvZG93bnJldi54bWxQSwUGAAAAAAQABAD1AAAAjQMAAAAA&#10;" filled="f" stroked="f">
                  <v:textbox style="layout-flow:vertical" inset="0,0,0,0">
                    <w:txbxContent>
                      <w:p w:rsidR="004648B7" w:rsidRPr="008A161B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20" w:right="-30"/>
                          <w:rPr>
                            <w:rFonts w:ascii="Century Gothic" w:hAnsi="Century Gothic" w:cs="Century Gothic"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8A161B">
                          <w:rPr>
                            <w:rFonts w:ascii="Century Gothic" w:hAnsi="Century Gothic" w:cs="Century Gothic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Arts &amp; Humanities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C6320">
        <w:rPr>
          <w:noProof/>
          <w:sz w:val="20"/>
          <w:szCs w:val="20"/>
        </w:rPr>
        <w:drawing>
          <wp:inline distT="0" distB="0" distL="0" distR="0">
            <wp:extent cx="5486400" cy="7448154"/>
            <wp:effectExtent l="19050" t="0" r="0" b="0"/>
            <wp:docPr id="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448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253" w:rsidRDefault="000F3002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1728" behindDoc="1" locked="0" layoutInCell="1" allowOverlap="1">
                <wp:simplePos x="0" y="0"/>
                <wp:positionH relativeFrom="column">
                  <wp:posOffset>-1374775</wp:posOffset>
                </wp:positionH>
                <wp:positionV relativeFrom="paragraph">
                  <wp:posOffset>-915670</wp:posOffset>
                </wp:positionV>
                <wp:extent cx="2425700" cy="10107295"/>
                <wp:effectExtent l="0" t="0" r="15875" b="0"/>
                <wp:wrapNone/>
                <wp:docPr id="39" name="Group 1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25700" cy="10107295"/>
                          <a:chOff x="-720" y="-62"/>
                          <a:chExt cx="3820" cy="15917"/>
                        </a:xfrm>
                      </wpg:grpSpPr>
                      <wpg:grpSp>
                        <wpg:cNvPr id="40" name="Group 1236"/>
                        <wpg:cNvGrpSpPr>
                          <a:grpSpLocks/>
                        </wpg:cNvGrpSpPr>
                        <wpg:grpSpPr bwMode="auto">
                          <a:xfrm>
                            <a:off x="-720" y="-62"/>
                            <a:ext cx="3820" cy="15917"/>
                            <a:chOff x="-720" y="-62"/>
                            <a:chExt cx="3820" cy="15839"/>
                          </a:xfrm>
                        </wpg:grpSpPr>
                        <wps:wsp>
                          <wps:cNvPr id="41" name="Rectangle 1237"/>
                          <wps:cNvSpPr>
                            <a:spLocks/>
                          </wps:cNvSpPr>
                          <wps:spPr bwMode="auto">
                            <a:xfrm>
                              <a:off x="0" y="-62"/>
                              <a:ext cx="1080" cy="2488"/>
                            </a:xfrm>
                            <a:prstGeom prst="rect">
                              <a:avLst/>
                            </a:prstGeom>
                            <a:solidFill>
                              <a:srgbClr val="47474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Rectangle 2702"/>
                          <wps:cNvSpPr>
                            <a:spLocks/>
                          </wps:cNvSpPr>
                          <wps:spPr bwMode="auto">
                            <a:xfrm>
                              <a:off x="0" y="4232"/>
                              <a:ext cx="1080" cy="11545"/>
                            </a:xfrm>
                            <a:prstGeom prst="rect">
                              <a:avLst/>
                            </a:prstGeom>
                            <a:solidFill>
                              <a:srgbClr val="DCDCD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Rectangle 2703"/>
                          <wps:cNvSpPr>
                            <a:spLocks/>
                          </wps:cNvSpPr>
                          <wps:spPr bwMode="auto">
                            <a:xfrm>
                              <a:off x="0" y="2426"/>
                              <a:ext cx="1080" cy="1806"/>
                            </a:xfrm>
                            <a:prstGeom prst="rect">
                              <a:avLst/>
                            </a:prstGeom>
                            <a:solidFill>
                              <a:srgbClr val="DCDCD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Rectangle 1240"/>
                          <wps:cNvSpPr>
                            <a:spLocks/>
                          </wps:cNvSpPr>
                          <wps:spPr bwMode="auto">
                            <a:xfrm>
                              <a:off x="760" y="331"/>
                              <a:ext cx="2320" cy="39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Rectangle 1241"/>
                          <wps:cNvSpPr>
                            <a:spLocks/>
                          </wps:cNvSpPr>
                          <wps:spPr bwMode="auto">
                            <a:xfrm>
                              <a:off x="740" y="311"/>
                              <a:ext cx="2360" cy="439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A3A3A3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Rectangle 2706"/>
                          <wps:cNvSpPr>
                            <a:spLocks/>
                          </wps:cNvSpPr>
                          <wps:spPr bwMode="auto">
                            <a:xfrm>
                              <a:off x="0" y="2422"/>
                              <a:ext cx="1084" cy="40"/>
                            </a:xfrm>
                            <a:prstGeom prst="rect">
                              <a:avLst/>
                            </a:prstGeom>
                            <a:solidFill>
                              <a:srgbClr val="19191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Rectangle 2707"/>
                          <wps:cNvSpPr>
                            <a:spLocks/>
                          </wps:cNvSpPr>
                          <wps:spPr bwMode="auto">
                            <a:xfrm>
                              <a:off x="0" y="4222"/>
                              <a:ext cx="1084" cy="40"/>
                            </a:xfrm>
                            <a:prstGeom prst="rect">
                              <a:avLst/>
                            </a:prstGeom>
                            <a:solidFill>
                              <a:srgbClr val="19191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8" name="Group 2708"/>
                          <wpg:cNvGrpSpPr>
                            <a:grpSpLocks/>
                          </wpg:cNvGrpSpPr>
                          <wpg:grpSpPr bwMode="auto">
                            <a:xfrm>
                              <a:off x="-720" y="6042"/>
                              <a:ext cx="1804" cy="0"/>
                              <a:chOff x="-720" y="6104"/>
                              <a:chExt cx="1804" cy="0"/>
                            </a:xfrm>
                          </wpg:grpSpPr>
                          <wps:wsp>
                            <wps:cNvPr id="49" name="Freeform 2709"/>
                            <wps:cNvSpPr>
                              <a:spLocks/>
                            </wps:cNvSpPr>
                            <wps:spPr bwMode="auto">
                              <a:xfrm>
                                <a:off x="-720" y="6104"/>
                                <a:ext cx="1804" cy="0"/>
                              </a:xfrm>
                              <a:custGeom>
                                <a:avLst/>
                                <a:gdLst>
                                  <a:gd name="T0" fmla="*/ 1804 w 1804"/>
                                  <a:gd name="T1" fmla="*/ 720 w 1804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804">
                                    <a:moveTo>
                                      <a:pt x="1804" y="0"/>
                                    </a:moveTo>
                                    <a:lnTo>
                                      <a:pt x="720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0" name="Freeform 2710"/>
                            <wps:cNvSpPr>
                              <a:spLocks/>
                            </wps:cNvSpPr>
                            <wps:spPr bwMode="auto">
                              <a:xfrm>
                                <a:off x="-720" y="6104"/>
                                <a:ext cx="1804" cy="0"/>
                              </a:xfrm>
                              <a:custGeom>
                                <a:avLst/>
                                <a:gdLst>
                                  <a:gd name="T0" fmla="*/ 720 w 1804"/>
                                  <a:gd name="T1" fmla="*/ 1804 w 1804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804">
                                    <a:moveTo>
                                      <a:pt x="720" y="0"/>
                                    </a:moveTo>
                                    <a:lnTo>
                                      <a:pt x="1804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1" name="Group 2711"/>
                          <wpg:cNvGrpSpPr>
                            <a:grpSpLocks/>
                          </wpg:cNvGrpSpPr>
                          <wpg:grpSpPr bwMode="auto">
                            <a:xfrm>
                              <a:off x="-696" y="7842"/>
                              <a:ext cx="1780" cy="0"/>
                              <a:chOff x="-696" y="7904"/>
                              <a:chExt cx="1780" cy="0"/>
                            </a:xfrm>
                          </wpg:grpSpPr>
                          <wps:wsp>
                            <wps:cNvPr id="52" name="Freeform 2712"/>
                            <wps:cNvSpPr>
                              <a:spLocks/>
                            </wps:cNvSpPr>
                            <wps:spPr bwMode="auto">
                              <a:xfrm>
                                <a:off x="-696" y="7904"/>
                                <a:ext cx="1780" cy="0"/>
                              </a:xfrm>
                              <a:custGeom>
                                <a:avLst/>
                                <a:gdLst>
                                  <a:gd name="T0" fmla="*/ 1781 w 1780"/>
                                  <a:gd name="T1" fmla="*/ 696 w 1780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780">
                                    <a:moveTo>
                                      <a:pt x="1781" y="0"/>
                                    </a:moveTo>
                                    <a:lnTo>
                                      <a:pt x="696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3" name="Freeform 2713"/>
                            <wps:cNvSpPr>
                              <a:spLocks/>
                            </wps:cNvSpPr>
                            <wps:spPr bwMode="auto">
                              <a:xfrm>
                                <a:off x="-696" y="7904"/>
                                <a:ext cx="1780" cy="0"/>
                              </a:xfrm>
                              <a:custGeom>
                                <a:avLst/>
                                <a:gdLst>
                                  <a:gd name="T0" fmla="*/ 696 w 1780"/>
                                  <a:gd name="T1" fmla="*/ 1781 w 1780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780">
                                    <a:moveTo>
                                      <a:pt x="696" y="0"/>
                                    </a:moveTo>
                                    <a:lnTo>
                                      <a:pt x="1781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4" name="Group 2714"/>
                          <wpg:cNvGrpSpPr>
                            <a:grpSpLocks/>
                          </wpg:cNvGrpSpPr>
                          <wpg:grpSpPr bwMode="auto">
                            <a:xfrm>
                              <a:off x="-687" y="9642"/>
                              <a:ext cx="1771" cy="0"/>
                              <a:chOff x="-687" y="9704"/>
                              <a:chExt cx="1771" cy="0"/>
                            </a:xfrm>
                          </wpg:grpSpPr>
                          <wps:wsp>
                            <wps:cNvPr id="55" name="Freeform 2715"/>
                            <wps:cNvSpPr>
                              <a:spLocks/>
                            </wps:cNvSpPr>
                            <wps:spPr bwMode="auto">
                              <a:xfrm>
                                <a:off x="-687" y="9704"/>
                                <a:ext cx="1771" cy="0"/>
                              </a:xfrm>
                              <a:custGeom>
                                <a:avLst/>
                                <a:gdLst>
                                  <a:gd name="T0" fmla="*/ 1772 w 1771"/>
                                  <a:gd name="T1" fmla="*/ 687 w 1771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771">
                                    <a:moveTo>
                                      <a:pt x="1772" y="0"/>
                                    </a:moveTo>
                                    <a:lnTo>
                                      <a:pt x="687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6" name="Freeform 2716"/>
                            <wps:cNvSpPr>
                              <a:spLocks/>
                            </wps:cNvSpPr>
                            <wps:spPr bwMode="auto">
                              <a:xfrm>
                                <a:off x="-687" y="9704"/>
                                <a:ext cx="1771" cy="0"/>
                              </a:xfrm>
                              <a:custGeom>
                                <a:avLst/>
                                <a:gdLst>
                                  <a:gd name="T0" fmla="*/ 687 w 1771"/>
                                  <a:gd name="T1" fmla="*/ 1772 w 1771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771">
                                    <a:moveTo>
                                      <a:pt x="687" y="0"/>
                                    </a:moveTo>
                                    <a:lnTo>
                                      <a:pt x="1772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7" name="Group 2717"/>
                          <wpg:cNvGrpSpPr>
                            <a:grpSpLocks/>
                          </wpg:cNvGrpSpPr>
                          <wpg:grpSpPr bwMode="auto">
                            <a:xfrm>
                              <a:off x="-705" y="11442"/>
                              <a:ext cx="1789" cy="0"/>
                              <a:chOff x="-705" y="11504"/>
                              <a:chExt cx="1789" cy="0"/>
                            </a:xfrm>
                          </wpg:grpSpPr>
                          <wps:wsp>
                            <wps:cNvPr id="58" name="Freeform 2718"/>
                            <wps:cNvSpPr>
                              <a:spLocks/>
                            </wps:cNvSpPr>
                            <wps:spPr bwMode="auto">
                              <a:xfrm>
                                <a:off x="-705" y="11504"/>
                                <a:ext cx="1789" cy="0"/>
                              </a:xfrm>
                              <a:custGeom>
                                <a:avLst/>
                                <a:gdLst>
                                  <a:gd name="T0" fmla="*/ 1790 w 1789"/>
                                  <a:gd name="T1" fmla="*/ 705 w 1789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789">
                                    <a:moveTo>
                                      <a:pt x="1790" y="0"/>
                                    </a:moveTo>
                                    <a:lnTo>
                                      <a:pt x="705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9" name="Freeform 2719"/>
                            <wps:cNvSpPr>
                              <a:spLocks/>
                            </wps:cNvSpPr>
                            <wps:spPr bwMode="auto">
                              <a:xfrm>
                                <a:off x="-705" y="11504"/>
                                <a:ext cx="1789" cy="0"/>
                              </a:xfrm>
                              <a:custGeom>
                                <a:avLst/>
                                <a:gdLst>
                                  <a:gd name="T0" fmla="*/ 705 w 1789"/>
                                  <a:gd name="T1" fmla="*/ 1790 w 1789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789">
                                    <a:moveTo>
                                      <a:pt x="705" y="0"/>
                                    </a:moveTo>
                                    <a:lnTo>
                                      <a:pt x="1790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60" name="Group 1256"/>
                          <wpg:cNvGrpSpPr>
                            <a:grpSpLocks/>
                          </wpg:cNvGrpSpPr>
                          <wpg:grpSpPr bwMode="auto">
                            <a:xfrm>
                              <a:off x="-696" y="13242"/>
                              <a:ext cx="1780" cy="0"/>
                              <a:chOff x="-696" y="13304"/>
                              <a:chExt cx="1780" cy="0"/>
                            </a:xfrm>
                          </wpg:grpSpPr>
                          <wps:wsp>
                            <wps:cNvPr id="61" name="Freeform 2721"/>
                            <wps:cNvSpPr>
                              <a:spLocks/>
                            </wps:cNvSpPr>
                            <wps:spPr bwMode="auto">
                              <a:xfrm>
                                <a:off x="-696" y="13304"/>
                                <a:ext cx="1780" cy="0"/>
                              </a:xfrm>
                              <a:custGeom>
                                <a:avLst/>
                                <a:gdLst>
                                  <a:gd name="T0" fmla="*/ 1781 w 1780"/>
                                  <a:gd name="T1" fmla="*/ 696 w 1780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780">
                                    <a:moveTo>
                                      <a:pt x="1781" y="0"/>
                                    </a:moveTo>
                                    <a:lnTo>
                                      <a:pt x="696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2" name="Freeform 2722"/>
                            <wps:cNvSpPr>
                              <a:spLocks/>
                            </wps:cNvSpPr>
                            <wps:spPr bwMode="auto">
                              <a:xfrm>
                                <a:off x="-696" y="13304"/>
                                <a:ext cx="1780" cy="0"/>
                              </a:xfrm>
                              <a:custGeom>
                                <a:avLst/>
                                <a:gdLst>
                                  <a:gd name="T0" fmla="*/ 696 w 1780"/>
                                  <a:gd name="T1" fmla="*/ 1781 w 1780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780">
                                    <a:moveTo>
                                      <a:pt x="696" y="0"/>
                                    </a:moveTo>
                                    <a:lnTo>
                                      <a:pt x="1781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63" name="Freeform 1259"/>
                          <wps:cNvSpPr>
                            <a:spLocks/>
                          </wps:cNvSpPr>
                          <wps:spPr bwMode="auto">
                            <a:xfrm>
                              <a:off x="1039" y="15042"/>
                              <a:ext cx="45" cy="0"/>
                            </a:xfrm>
                            <a:custGeom>
                              <a:avLst/>
                              <a:gdLst>
                                <a:gd name="T0" fmla="*/ 0 w 45"/>
                                <a:gd name="T1" fmla="*/ 44 w 45"/>
                                <a:gd name="T2" fmla="*/ 0 60000 65536"/>
                                <a:gd name="T3" fmla="*/ 0 60000 65536"/>
                              </a:gdLst>
                              <a:ahLst/>
                              <a:cxnLst>
                                <a:cxn ang="T2">
                                  <a:pos x="T0" y="0"/>
                                </a:cxn>
                                <a:cxn ang="T3">
                                  <a:pos x="T1" y="0"/>
                                </a:cxn>
                              </a:cxnLst>
                              <a:rect l="0" t="0" r="r" b="b"/>
                              <a:pathLst>
                                <a:path w="45">
                                  <a:moveTo>
                                    <a:pt x="0" y="0"/>
                                  </a:moveTo>
                                  <a:lnTo>
                                    <a:pt x="44" y="0"/>
                                  </a:ln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19191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1260"/>
                          <wps:cNvSpPr>
                            <a:spLocks/>
                          </wps:cNvSpPr>
                          <wps:spPr bwMode="auto">
                            <a:xfrm>
                              <a:off x="0" y="15042"/>
                              <a:ext cx="400" cy="0"/>
                            </a:xfrm>
                            <a:custGeom>
                              <a:avLst/>
                              <a:gdLst>
                                <a:gd name="T0" fmla="*/ 0 w 400"/>
                                <a:gd name="T1" fmla="*/ 400 w 400"/>
                                <a:gd name="T2" fmla="*/ 0 60000 65536"/>
                                <a:gd name="T3" fmla="*/ 0 60000 65536"/>
                              </a:gdLst>
                              <a:ahLst/>
                              <a:cxnLst>
                                <a:cxn ang="T2">
                                  <a:pos x="T0" y="0"/>
                                </a:cxn>
                                <a:cxn ang="T3">
                                  <a:pos x="T1" y="0"/>
                                </a:cxn>
                              </a:cxnLst>
                              <a:rect l="0" t="0" r="r" b="b"/>
                              <a:pathLst>
                                <a:path w="400">
                                  <a:moveTo>
                                    <a:pt x="0" y="0"/>
                                  </a:moveTo>
                                  <a:lnTo>
                                    <a:pt x="400" y="0"/>
                                  </a:ln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19191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Rectangle 1261"/>
                          <wps:cNvSpPr>
                            <a:spLocks/>
                          </wps:cNvSpPr>
                          <wps:spPr bwMode="auto">
                            <a:xfrm>
                              <a:off x="400" y="14802"/>
                              <a:ext cx="640" cy="6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Rectangle 1262"/>
                          <wps:cNvSpPr>
                            <a:spLocks/>
                          </wps:cNvSpPr>
                          <wps:spPr bwMode="auto">
                            <a:xfrm>
                              <a:off x="380" y="14782"/>
                              <a:ext cx="680" cy="68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191919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67" name="Text Box 2699"/>
                        <wps:cNvSpPr txBox="1">
                          <a:spLocks noChangeArrowheads="1"/>
                        </wps:cNvSpPr>
                        <wps:spPr bwMode="auto">
                          <a:xfrm>
                            <a:off x="377" y="13537"/>
                            <a:ext cx="480" cy="1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-15" w:right="-15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Personnel &amp;Index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68" name="Text Box 2698"/>
                        <wps:cNvSpPr txBox="1">
                          <a:spLocks noChangeArrowheads="1"/>
                        </wps:cNvSpPr>
                        <wps:spPr bwMode="auto">
                          <a:xfrm>
                            <a:off x="377" y="8243"/>
                            <a:ext cx="720" cy="1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-15" w:right="-15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Sciences &amp;</w:t>
                              </w:r>
                            </w:p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exact"/>
                                <w:ind w:right="202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Health</w:t>
                              </w:r>
                            </w:p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exact"/>
                                <w:ind w:left="-7" w:right="-7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Professions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69" name="Text Box 2697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806"/>
                            <a:ext cx="480" cy="1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right="229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Course</w:t>
                              </w:r>
                            </w:p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exact"/>
                                <w:ind w:left="-15" w:right="-15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Descriptions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70" name="Text Box 2696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116"/>
                            <a:ext cx="480" cy="9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-15" w:right="-15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Graduate</w:t>
                              </w:r>
                            </w:p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exact"/>
                                <w:ind w:right="125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School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71" name="Text Box 2695"/>
                        <wps:cNvSpPr txBox="1">
                          <a:spLocks noChangeArrowheads="1"/>
                        </wps:cNvSpPr>
                        <wps:spPr bwMode="auto">
                          <a:xfrm>
                            <a:off x="417" y="6480"/>
                            <a:ext cx="240" cy="10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20" w:right="-30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Education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72" name="Text Box 2694"/>
                        <wps:cNvSpPr txBox="1">
                          <a:spLocks noChangeArrowheads="1"/>
                        </wps:cNvSpPr>
                        <wps:spPr bwMode="auto">
                          <a:xfrm>
                            <a:off x="417" y="4760"/>
                            <a:ext cx="240" cy="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20" w:right="-30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Business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73" name="Text Box 269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2475"/>
                            <a:ext cx="570" cy="17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48B7" w:rsidRPr="008A161B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20" w:right="-30"/>
                                <w:rPr>
                                  <w:rFonts w:ascii="Century Gothic" w:hAnsi="Century Gothic" w:cs="Century Gothic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8A161B"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Arts &amp; Humanities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74" name="Text Box 2692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591"/>
                            <a:ext cx="477" cy="1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48B7" w:rsidRPr="008A161B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20" w:right="-30"/>
                                <w:rPr>
                                  <w:rFonts w:ascii="Century Gothic" w:hAnsi="Century Gothic" w:cs="Century Gothic"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8A161B"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Albany State </w:t>
                              </w:r>
                            </w:p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35" o:spid="_x0000_s1324" style="position:absolute;margin-left:-108.25pt;margin-top:-72.1pt;width:191pt;height:795.85pt;z-index:-251594752" coordorigin="-720,-62" coordsize="3820,159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">
                <v:group id="Group 1236" o:spid="_x0000_s1325" style="position:absolute;left:-720;top:-62;width:3820;height:15917" coordorigin="-720,-62" coordsize="3820,158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rect id="Rectangle 1237" o:spid="_x0000_s1326" style="position:absolute;top:-62;width:1080;height:2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FtosUA&#10;AADbAAAADwAAAGRycy9kb3ducmV2LnhtbESPQWvCQBSE7wX/w/KEXkqzSZAiqZsg0oJQPMTWkt4e&#10;2WcSzL4N2VXjv3cLhR6HmfmGWRWT6cWFRtdZVpBEMQji2uqOGwVfn+/PSxDOI2vsLZOCGzko8tnD&#10;CjNtr1zSZe8bESDsMlTQej9kUrq6JYMusgNx8I52NOiDHBupR7wGuOllGscv0mDHYaHFgTYt1af9&#10;2Sh4S6v18aMvh3JnqkNCqXmqf76VepxP61cQnib/H/5rb7WCRQK/X8IPk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8W2ixQAAANsAAAAPAAAAAAAAAAAAAAAAAJgCAABkcnMv&#10;ZG93bnJldi54bWxQSwUGAAAAAAQABAD1AAAAigMAAAAA&#10;" fillcolor="#474747" stroked="f">
                    <v:path arrowok="t"/>
                  </v:rect>
                  <v:rect id="Rectangle 2702" o:spid="_x0000_s1327" style="position:absolute;top:4232;width:1080;height:115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vMr8QA&#10;AADbAAAADwAAAGRycy9kb3ducmV2LnhtbESPT2vCQBTE7wW/w/IEb3Wj+K/RTZBCi/Ri1ZZen9ln&#10;Esy+Dbtbk377bkHocZiZ3zCbvDeNuJHztWUFk3ECgriwuuZSwcfp5XEFwgdkjY1lUvBDHvJs8LDB&#10;VNuOD3Q7hlJECPsUFVQhtKmUvqjIoB/bljh6F+sMhihdKbXDLsJNI6dJspAGa44LFbb0XFFxPX4b&#10;BZ3raf5a6v1q8fZ5evo6L7F9d0qNhv12DSJQH/7D9/ZOK5hN4e9L/AE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bzK/EAAAA2wAAAA8AAAAAAAAAAAAAAAAAmAIAAGRycy9k&#10;b3ducmV2LnhtbFBLBQYAAAAABAAEAPUAAACJAwAAAAA=&#10;" fillcolor="#dcdcdc" stroked="f">
                    <v:path arrowok="t"/>
                  </v:rect>
                  <v:rect id="Rectangle 2703" o:spid="_x0000_s1328" style="position:absolute;top:2426;width:1080;height:18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dpNMQA&#10;AADbAAAADwAAAGRycy9kb3ducmV2LnhtbESPW2sCMRSE3wX/QzhC3zRrL15Wo5RCS/GlXvH1uDnu&#10;Lm5OliR1139vhEIfh5n5hpkvW1OJKzlfWlYwHCQgiDOrS84V7Hef/QkIH5A1VpZJwY08LBfdzhxT&#10;bRve0HUbchEh7FNUUIRQp1L6rCCDfmBr4uidrTMYonS51A6bCDeVfE6SkTRYclwosKaPgrLL9tco&#10;aFxLb1+5/pmMVofd9HgaY712Sj312vcZiEBt+A//tb+1gtcXeHyJP0A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/XaTTEAAAA2wAAAA8AAAAAAAAAAAAAAAAAmAIAAGRycy9k&#10;b3ducmV2LnhtbFBLBQYAAAAABAAEAPUAAACJAwAAAAA=&#10;" fillcolor="#dcdcdc" stroked="f">
                    <v:path arrowok="t"/>
                  </v:rect>
                  <v:rect id="Rectangle 1240" o:spid="_x0000_s1329" style="position:absolute;left:760;top:331;width:2320;height:3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Fbl8QA&#10;AADbAAAADwAAAGRycy9kb3ducmV2LnhtbESPT2vCQBTE7wW/w/KE3upGSUVSVxHB0JZc/HPp7SX7&#10;TILZtyG7TeK3dwsFj8PM/IZZb0fTiJ46V1tWMJ9FIIgLq2suFVzOh7cVCOeRNTaWScGdHGw3k5c1&#10;JtoOfKT+5EsRIOwSVFB53yZSuqIig25mW+LgXW1n0AfZlVJ3OAS4aeQiipbSYM1hocKW9hUVt9Ov&#10;UZB/ZUeffl/SfpWXbWPzn3lm35V6nY67DxCeRv8M/7c/tYI4hr8v4QfIz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HhW5fEAAAA2wAAAA8AAAAAAAAAAAAAAAAAmAIAAGRycy9k&#10;b3ducmV2LnhtbFBLBQYAAAAABAAEAPUAAACJAwAAAAA=&#10;" stroked="f">
                    <v:path arrowok="t"/>
                  </v:rect>
                  <v:rect id="Rectangle 1241" o:spid="_x0000_s1330" style="position:absolute;left:740;top:311;width:2360;height: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NzZcYA&#10;AADbAAAADwAAAGRycy9kb3ducmV2LnhtbESPQWsCMRSE74L/ITzBi9SsUm27NYoWRE9KbaH09rp5&#10;3V3dvCxJuq7/vhEEj8PMfMPMFq2pREPOl5YVjIYJCOLM6pJzBZ8f64dnED4ga6wsk4ILeVjMu50Z&#10;ptqe+Z2aQ8hFhLBPUUERQp1K6bOCDPqhrYmj92udwRCly6V2eI5wU8lxkkylwZLjQoE1vRWUnQ5/&#10;RsHxa+NWL9+T/T77qZo1TXfJ6GmgVL/XLl9BBGrDPXxrb7WCxwlcv8QfI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0NzZcYAAADbAAAADwAAAAAAAAAAAAAAAACYAgAAZHJz&#10;L2Rvd25yZXYueG1sUEsFBgAAAAAEAAQA9QAAAIsDAAAAAA==&#10;" filled="f" strokecolor="#a3a3a3" strokeweight="2pt">
                    <v:path arrowok="t"/>
                  </v:rect>
                  <v:rect id="Rectangle 2706" o:spid="_x0000_s1331" style="position:absolute;top:2422;width:1084;height: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8MgD8UA&#10;AADbAAAADwAAAGRycy9kb3ducmV2LnhtbESPQWvCQBSE74L/YXmCF9FNRLSkriKlLT2IqNVDb4/s&#10;Mwlm36bZ1cR/7wqCx2FmvmHmy9aU4kq1KywriEcRCOLU6oIzBYffr+EbCOeRNZaWScGNHCwX3c4c&#10;E20b3tF17zMRIOwSVJB7XyVSujQng25kK+LgnWxt0AdZZ1LX2AS4KeU4iqbSYMFhIceKPnJKz/uL&#10;UfC9ua3Hg3N8jD/bpjhM/v6z7QyV6vfa1TsIT61/hZ/tH61gMoXHl/AD5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wyAPxQAAANsAAAAPAAAAAAAAAAAAAAAAAJgCAABkcnMv&#10;ZG93bnJldi54bWxQSwUGAAAAAAQABAD1AAAAigMAAAAA&#10;" fillcolor="#191919" stroked="f">
                    <v:path arrowok="t"/>
                  </v:rect>
                  <v:rect id="Rectangle 2707" o:spid="_x0000_s1332" style="position:absolute;top:4222;width:1084;height: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+FlMUA&#10;AADbAAAADwAAAGRycy9kb3ducmV2LnhtbESPQWvCQBSE74L/YXmCF9FNRLSkriKlLT2IqNVDb4/s&#10;Mwlm36bZ1cR/7wqCx2FmvmHmy9aU4kq1KywriEcRCOLU6oIzBYffr+EbCOeRNZaWScGNHCwX3c4c&#10;E20b3tF17zMRIOwSVJB7XyVSujQng25kK+LgnWxt0AdZZ1LX2AS4KeU4iqbSYMFhIceKPnJKz/uL&#10;UfC9ua3Hg3N8jD/bpjhM/v6z7QyV6vfa1TsIT61/hZ/tH61gMoPHl/AD5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j4WUxQAAANsAAAAPAAAAAAAAAAAAAAAAAJgCAABkcnMv&#10;ZG93bnJldi54bWxQSwUGAAAAAAQABAD1AAAAigMAAAAA&#10;" fillcolor="#191919" stroked="f">
                    <v:path arrowok="t"/>
                  </v:rect>
                  <v:group id="Group 2708" o:spid="_x0000_s1333" style="position:absolute;left:-720;top:6042;width:1804;height:0" coordorigin="-720,6104" coordsize="1804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  <v:shape id="Freeform 2709" o:spid="_x0000_s1334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tVgMMA&#10;AADbAAAADwAAAGRycy9kb3ducmV2LnhtbESPT2sCMRTE7wW/Q3iCN81apNXVKFJaqNiL/xBvj80z&#10;u7h5WZJUt9/eCEKPw8z8hpktWluLK/lQOVYwHGQgiAunKzYK9ruv/hhEiMgaa8ek4I8CLOadlxnm&#10;2t14Q9dtNCJBOOSooIyxyaUMRUkWw8A1xMk7O28xJumN1B5vCW5r+Zplb9JixWmhxIY+Siou21+r&#10;IHyuqkNY2fbH1u60Pvp3Y9ZeqV63XU5BRGrjf/jZ/tYKRhN4fEk/QM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ktVgMMAAADbAAAADwAAAAAAAAAAAAAAAACYAgAAZHJzL2Rv&#10;d25yZXYueG1sUEsFBgAAAAAEAAQA9QAAAIgDAAAAAA==&#10;" path="m1804,l720,e" filled="f" strokecolor="#191919" strokeweight="2pt">
                      <v:path arrowok="t" o:connecttype="custom" o:connectlocs="1804,0;720,0" o:connectangles="0,0"/>
                    </v:shape>
                    <v:shape id="Freeform 2710" o:spid="_x0000_s1335" style="position:absolute;left:-720;top:6104;width:1804;height:0;visibility:visible;mso-wrap-style:square;v-text-anchor:top" coordsize="180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hqwL8A&#10;AADbAAAADwAAAGRycy9kb3ducmV2LnhtbERPy4rCMBTdD/gP4QruxtQBZ6QaRcQBRTfjA3F3aa5p&#10;sbkpSdTO35uF4PJw3pNZa2txJx8qxwoG/QwEceF0xUbBYf/7OQIRIrLG2jEp+KcAs2nnY4K5dg/+&#10;o/suGpFCOOSooIyxyaUMRUkWQ981xIm7OG8xJuiN1B4fKdzW8ivLvqXFilNDiQ0tSiquu5tVEJbr&#10;6hjWtt3a2p03J/9jzMYr1eu28zGISG18i1/ulVYwTOvTl/QD5PQ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qqGrAvwAAANsAAAAPAAAAAAAAAAAAAAAAAJgCAABkcnMvZG93bnJl&#10;di54bWxQSwUGAAAAAAQABAD1AAAAhAMAAAAA&#10;" path="m720,l1804,e" filled="f" strokecolor="#191919" strokeweight="2pt">
                      <v:path arrowok="t" o:connecttype="custom" o:connectlocs="720,0;1804,0" o:connectangles="0,0"/>
                    </v:shape>
                  </v:group>
                  <v:group id="Group 2711" o:spid="_x0000_s1336" style="position:absolute;left:-696;top:7842;width:1780;height:0" coordorigin="-696,79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    <v:shape id="Freeform 2712" o:spid="_x0000_s1337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Q+TcQA&#10;AADbAAAADwAAAGRycy9kb3ducmV2LnhtbESPwWrDMBBE74X+g9hCL6WRYtJSXMuhBJfkkEud0vNi&#10;bW1ja2UsxXH+PgoEchxm5g2TrWfbi4lG3zrWsFwoEMSVMy3XGn4P368fIHxANtg7Jg1n8rDOHx8y&#10;TI078Q9NZahFhLBPUUMTwpBK6auGLPqFG4ij9+9GiyHKsZZmxFOE214mSr1Liy3HhQYH2jRUdeXR&#10;apiLlZy2qlP7ilfLontJinD40/r5af76BBFoDvfwrb0zGt4SuH6JP0D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0EPk3EAAAA2wAAAA8AAAAAAAAAAAAAAAAAmAIAAGRycy9k&#10;b3ducmV2LnhtbFBLBQYAAAAABAAEAPUAAACJAwAAAAA=&#10;" path="m1781,l696,e" filled="f" strokecolor="#191919" strokeweight="2pt">
                      <v:path arrowok="t" o:connecttype="custom" o:connectlocs="1781,0;696,0" o:connectangles="0,0"/>
                    </v:shape>
                    <v:shape id="Freeform 2713" o:spid="_x0000_s1338" style="position:absolute;left:-696;top:79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ib1sMA&#10;AADbAAAADwAAAGRycy9kb3ducmV2LnhtbESPQWvCQBSE74L/YXlCL6K7WpWSuopIij14MUrPj+xr&#10;EpJ9G7LbmP57t1DwOMzMN8x2P9hG9NT5yrGGxVyBIM6dqbjQcLt+zN5A+IBssHFMGn7Jw343Hm0x&#10;Me7OF+qzUIgIYZ+ghjKENpHS5yVZ9HPXEkfv23UWQ5RdIU2H9wi3jVwqtZEWK44LJbZ0LCmvsx+r&#10;YUhXsj+pWp1zXi3SerpMw/VL65fJcHgHEWgIz/B/+9NoWL/C35f4A+Tu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kib1sMAAADbAAAADwAAAAAAAAAAAAAAAACYAgAAZHJzL2Rv&#10;d25yZXYueG1sUEsFBgAAAAAEAAQA9QAAAIgDAAAAAA==&#10;" path="m696,l1781,e" filled="f" strokecolor="#191919" strokeweight="2pt">
                      <v:path arrowok="t" o:connecttype="custom" o:connectlocs="696,0;1781,0" o:connectangles="0,0"/>
                    </v:shape>
                  </v:group>
                  <v:group id="Group 2714" o:spid="_x0000_s1339" style="position:absolute;left:-687;top:9642;width:1771;height:0" coordorigin="-687,9704" coordsize="1771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    <v:shape id="Freeform 2715" o:spid="_x0000_s1340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927cYA&#10;AADbAAAADwAAAGRycy9kb3ducmV2LnhtbESP3WrCQBSE7wt9h+UUelN0kxZ/iK6hLRW9kILRBzhm&#10;j0lo9mzY3Wrs07uC0MthZr5h5nlvWnEi5xvLCtJhAoK4tLrhSsF+txxMQfiArLG1TAou5CFfPD7M&#10;MdP2zFs6FaESEcI+QwV1CF0mpS9rMuiHtiOO3tE6gyFKV0nt8BzhppWvSTKWBhuOCzV29FlT+VP8&#10;GgWTv/TrTRset4XbrD62l+/NYfmi1PNT/z4DEagP/+F7e60VjEZw+xJ/gFx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c927cYAAADbAAAADwAAAAAAAAAAAAAAAACYAgAAZHJz&#10;L2Rvd25yZXYueG1sUEsFBgAAAAAEAAQA9QAAAIsDAAAAAA==&#10;" path="m1772,l687,e" filled="f" strokecolor="#191919" strokeweight="2pt">
                      <v:path arrowok="t" o:connecttype="custom" o:connectlocs="1772,0;687,0" o:connectangles="0,0"/>
                    </v:shape>
                    <v:shape id="Freeform 2716" o:spid="_x0000_s1341" style="position:absolute;left:-687;top:9704;width:1771;height:0;visibility:visible;mso-wrap-style:square;v-text-anchor:top" coordsize="1771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3omsUA&#10;AADbAAAADwAAAGRycy9kb3ducmV2LnhtbESP0WrCQBRE34X+w3ILvohurJhK6iptUeqDFBL9gNvs&#10;bRKavRt2V439+m5B8HGYmTPMct2bVpzJ+caygukkAUFcWt1wpeB42I4XIHxA1thaJgVX8rBePQyW&#10;mGl74ZzORahEhLDPUEEdQpdJ6cuaDPqJ7Yij922dwRClq6R2eIlw08qnJEmlwYbjQo0dvddU/hQn&#10;o+D5d7qZacNpW7j9x1t+/dx/bUdKDR/71xcQgfpwD9/aO61gnsL/l/gD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HeiaxQAAANsAAAAPAAAAAAAAAAAAAAAAAJgCAABkcnMv&#10;ZG93bnJldi54bWxQSwUGAAAAAAQABAD1AAAAigMAAAAA&#10;" path="m687,l1772,e" filled="f" strokecolor="#191919" strokeweight="2pt">
                      <v:path arrowok="t" o:connecttype="custom" o:connectlocs="687,0;1772,0" o:connectangles="0,0"/>
                    </v:shape>
                  </v:group>
                  <v:group id="Group 2717" o:spid="_x0000_s1342" style="position:absolute;left:-705;top:11442;width:1789;height:0" coordorigin="-705,11504" coordsize="178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7jr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pB8g6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+467FAAAA2wAA&#10;AA8AAAAAAAAAAAAAAAAAqgIAAGRycy9kb3ducmV2LnhtbFBLBQYAAAAABAAEAPoAAACcAwAAAAA=&#10;">
                    <v:shape id="Freeform 2718" o:spid="_x0000_s1343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TrFMAA&#10;AADbAAAADwAAAGRycy9kb3ducmV2LnhtbERPzWoCMRC+F3yHMEJvNWtBqVujiGCtSBFtH2DYTDeL&#10;m5l1E3X16c2h0OPH9z+dd75WF2pDJWxgOMhAERdiKy4N/HyvXt5AhYhssRYmAzcKMJ/1nqaYW7ny&#10;ni6HWKoUwiFHAy7GJtc6FI48hoE0xIn7ldZjTLAttW3xmsJ9rV+zbKw9VpwaHDa0dFQcD2dv4GM9&#10;WQ+3dydy1D47FV872TTamOd+t3gHFamL/+I/96c1MEpj05f0A/Ts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vTrFMAAAADbAAAADwAAAAAAAAAAAAAAAACYAgAAZHJzL2Rvd25y&#10;ZXYueG1sUEsFBgAAAAAEAAQA9QAAAIUDAAAAAA==&#10;" path="m1790,l705,e" filled="f" strokecolor="#191919" strokeweight="2pt">
                      <v:path arrowok="t" o:connecttype="custom" o:connectlocs="1790,0;705,0" o:connectangles="0,0"/>
                    </v:shape>
                    <v:shape id="Freeform 2719" o:spid="_x0000_s1344" style="position:absolute;left:-705;top:11504;width:1789;height:0;visibility:visible;mso-wrap-style:square;v-text-anchor:top" coordsize="178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hOj8QA&#10;AADbAAAADwAAAGRycy9kb3ducmV2LnhtbESP3WoCMRSE7wu+QziCdzVrwVJXo4hQbSlF/HmAw+a4&#10;Wdycs26ibvv0TaHQy2FmvmFmi87X6kZtqIQNjIYZKOJCbMWlgePh9fEFVIjIFmthMvBFARbz3sMM&#10;cyt33tFtH0uVIBxyNOBibHKtQ+HIYxhKQ5y8k7QeY5JtqW2L9wT3tX7KsmftseK04LChlaPivL96&#10;A+vNZDP6+HYiZ+2zS/G5lfdGGzPod8spqEhd/A//td+sgfEEfr+kH6D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24To/EAAAA2wAAAA8AAAAAAAAAAAAAAAAAmAIAAGRycy9k&#10;b3ducmV2LnhtbFBLBQYAAAAABAAEAPUAAACJAwAAAAA=&#10;" path="m705,l1790,e" filled="f" strokecolor="#191919" strokeweight="2pt">
                      <v:path arrowok="t" o:connecttype="custom" o:connectlocs="705,0;1790,0" o:connectangles="0,0"/>
                    </v:shape>
                  </v:group>
                  <v:group id="Group 1256" o:spid="_x0000_s1345" style="position:absolute;left:-696;top:13242;width:1780;height:0" coordorigin="-696,13304" coordsize="1780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uxZ8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tTuxZ8EAAADbAAAADwAA&#10;AAAAAAAAAAAAAACqAgAAZHJzL2Rvd25yZXYueG1sUEsFBgAAAAAEAAQA+gAAAJgDAAAAAA==&#10;">
                    <v:shape id="Freeform 2721" o:spid="_x0000_s1346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pqh8MA&#10;AADbAAAADwAAAGRycy9kb3ducmV2LnhtbESPwWrDMBBE74H+g9hCL6GRbIwpTpRQikN76CVO6Xmx&#10;NraxtTKW4rh/XxUKOQ4z84bZHRY7iJkm3znWkGwUCOLamY4bDV/n4/MLCB+QDQ6OScMPeTjsH1Y7&#10;LIy78YnmKjQiQtgXqKENYSyk9HVLFv3GjcTRu7jJYohyaqSZ8BbhdpCpUrm02HFcaHGkt5bqvrpa&#10;DUuZyfld9eqz5iwp+3VahvO31k+Py+sWRKAl3MP/7Q+jIU/g70v8AXL/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7pqh8MAAADbAAAADwAAAAAAAAAAAAAAAACYAgAAZHJzL2Rv&#10;d25yZXYueG1sUEsFBgAAAAAEAAQA9QAAAIgDAAAAAA==&#10;" path="m1781,l696,e" filled="f" strokecolor="#191919" strokeweight="2pt">
                      <v:path arrowok="t" o:connecttype="custom" o:connectlocs="1781,0;696,0" o:connectangles="0,0"/>
                    </v:shape>
                    <v:shape id="Freeform 2722" o:spid="_x0000_s1347" style="position:absolute;left:-696;top:13304;width:1780;height:0;visibility:visible;mso-wrap-style:square;v-text-anchor:top" coordsize="178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j08MIA&#10;AADbAAAADwAAAGRycy9kb3ducmV2LnhtbESPQYvCMBSE7wv+h/AEL4smFpGlGkWki3vwoi6eH82z&#10;LW1eSpOt9d+bBcHjMDPfMOvtYBvRU+crxxrmMwWCOHem4kLD7+V7+gXCB2SDjWPS8CAP283oY42p&#10;cXc+UX8OhYgQ9ilqKENoUyl9XpJFP3MtcfRurrMYouwKaTq8R7htZKLUUlqsOC6U2NK+pLw+/1kN&#10;Q7aQ/UHV6pjzYp7Vn0kWLletJ+NhtwIRaAjv8Kv9YzQsE/j/En+A3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aPTwwgAAANsAAAAPAAAAAAAAAAAAAAAAAJgCAABkcnMvZG93&#10;bnJldi54bWxQSwUGAAAAAAQABAD1AAAAhwMAAAAA&#10;" path="m696,l1781,e" filled="f" strokecolor="#191919" strokeweight="2pt">
                      <v:path arrowok="t" o:connecttype="custom" o:connectlocs="696,0;1781,0" o:connectangles="0,0"/>
                    </v:shape>
                  </v:group>
                  <v:shape id="Freeform 1259" o:spid="_x0000_s1348" style="position:absolute;left:1039;top:15042;width:45;height:0;visibility:visible;mso-wrap-style:square;v-text-anchor:top" coordsize="45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D15cMA&#10;AADbAAAADwAAAGRycy9kb3ducmV2LnhtbESPQWvCQBSE7wX/w/KE3urGSkVSVxGNkIuHROn5sfua&#10;pGbfhuw2Sf+9Wyj0OMzMN8x2P9lWDNT7xrGC5SIBQaydabhScLueXzYgfEA22DomBT/kYb+bPW0x&#10;NW7kgoYyVCJC2KeooA6hS6X0uiaLfuE64uh9ut5iiLKvpOlxjHDbytckWUuLDceFGjs61qTv5bdV&#10;MHaZ/8qtPpYfsrxkBU3Z26lQ6nk+Hd5BBJrCf/ivnRsF6xX8fok/QO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eD15cMAAADbAAAADwAAAAAAAAAAAAAAAACYAgAAZHJzL2Rv&#10;d25yZXYueG1sUEsFBgAAAAAEAAQA9QAAAIgDAAAAAA==&#10;" path="m,l44,e" filled="f" strokecolor="#191919" strokeweight="2pt">
                    <v:path arrowok="t" o:connecttype="custom" o:connectlocs="0,0;44,0" o:connectangles="0,0"/>
                  </v:shape>
                  <v:shape id="Freeform 1260" o:spid="_x0000_s1349" style="position:absolute;top:15042;width:400;height:0;visibility:visible;mso-wrap-style:square;v-text-anchor:top" coordsize="40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tpsMQA&#10;AADbAAAADwAAAGRycy9kb3ducmV2LnhtbESPwWrDMBBE74X8g9hALyWRU9wQ3CjGhBRCb01yyHGx&#10;tpZba2UsNZb/PioUehxm5g2zLaPtxI0G3zpWsFpmIIhrp1tuFFzOb4sNCB+QNXaOScFEHsrd7GGL&#10;hXYjf9DtFBqRIOwLVGBC6AspfW3Iol+6njh5n26wGJIcGqkHHBPcdvI5y9bSYstpwWBPe0P19+nH&#10;KsjO8QXzy9e1l4eueqJDzN8no9TjPFavIALF8B/+ax+1gnUOv1/SD5C7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9babDEAAAA2wAAAA8AAAAAAAAAAAAAAAAAmAIAAGRycy9k&#10;b3ducmV2LnhtbFBLBQYAAAAABAAEAPUAAACJAwAAAAA=&#10;" path="m,l400,e" filled="f" strokecolor="#191919" strokeweight="2pt">
                    <v:path arrowok="t" o:connecttype="custom" o:connectlocs="0,0;400,0" o:connectangles="0,0"/>
                  </v:shape>
                  <v:rect id="Rectangle 1261" o:spid="_x0000_s1350" style="position:absolute;left:400;top:14802;width:640;height:6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iibMQA&#10;AADbAAAADwAAAGRycy9kb3ducmV2LnhtbESPQWvCQBSE74L/YXlCb7pRiEh0lVJQ2uJFzcXbS/aZ&#10;BHffhuw2Sf99t1DocZiZb5jdYbRG9NT5xrGC5SIBQVw63XClIL8d5xsQPiBrNI5JwTd5OOynkx1m&#10;2g18of4aKhEh7DNUUIfQZlL6siaLfuFa4ug9XGcxRNlVUnc4RLg1cpUka2mx4bhQY0tvNZXP65dV&#10;UHycL+H0mZ/6TVG1xhX35dmlSr3MxtctiEBj+A//td+1gnUKv1/iD5D7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YomzEAAAA2wAAAA8AAAAAAAAAAAAAAAAAmAIAAGRycy9k&#10;b3ducmV2LnhtbFBLBQYAAAAABAAEAPUAAACJAwAAAAA=&#10;" stroked="f">
                    <v:path arrowok="t"/>
                  </v:rect>
                  <v:rect id="Rectangle 1262" o:spid="_x0000_s1351" style="position:absolute;left:380;top:14782;width:680;height:6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EAccUA&#10;AADbAAAADwAAAGRycy9kb3ducmV2LnhtbESP0UoDMRRE3wv+Q7iCL6XNKrrWtWkRQWn7Im77AdfN&#10;dbNtcrMkabv+vSkIPg4zc4aZLwdnxYlC7DwruJ0WIIgbrztuFey2b5MZiJiQNVrPpOCHIiwXV6M5&#10;Vtqf+ZNOdWpFhnCsUIFJqa+kjI0hh3Hqe+LsffvgMGUZWqkDnjPcWXlXFKV02HFeMNjTq6HmUB+d&#10;AvoYrx/eV/vDZq+tNU/3X/XxMSh1cz28PININKT/8F97pRWUJVy+5B8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IQBxxQAAANsAAAAPAAAAAAAAAAAAAAAAAJgCAABkcnMv&#10;ZG93bnJldi54bWxQSwUGAAAAAAQABAD1AAAAigMAAAAA&#10;" filled="f" strokecolor="#191919" strokeweight="2pt">
                    <v:path arrowok="t"/>
                  </v:rect>
                </v:group>
                <v:shape id="Text Box 2699" o:spid="_x0000_s1352" type="#_x0000_t202" style="position:absolute;left:377;top:13537;width:480;height:11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3doMEA&#10;AADbAAAADwAAAGRycy9kb3ducmV2LnhtbESP0YrCMBRE34X9h3CFfdNUxe5SjSIFcZ8EtR9waa5N&#10;sbnpNtHWv98sCD4OM3OGWW8H24gHdb52rGA2TUAQl07XXCkoLvvJNwgfkDU2jknBkzxsNx+jNWba&#10;9XyixzlUIkLYZ6jAhNBmUvrSkEU/dS1x9K6usxii7CqpO+wj3DZyniSptFhzXDDYUm6ovJ3vVsHx&#10;KU2/sMuizPP0mC5+93g7NEp9jofdCkSgIbzDr/aPVpB+wf+X+APk5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N93aDBAAAA2wAAAA8AAAAAAAAAAAAAAAAAmAIAAGRycy9kb3du&#10;cmV2LnhtbFBLBQYAAAAABAAEAPUAAACGAwAAAAA=&#10;" filled="f" stroked="f">
                  <v:textbox style="layout-flow:vertical;mso-layout-flow-alt:bottom-to-top" inset="0,0,0,0">
                    <w:txbxContent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-15" w:right="-15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Personnel &amp;Index</w:t>
                        </w:r>
                      </w:p>
                    </w:txbxContent>
                  </v:textbox>
                </v:shape>
                <v:shape id="Text Box 2698" o:spid="_x0000_s1353" type="#_x0000_t202" style="position:absolute;left:377;top:8243;width:720;height:11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JJ0r8A&#10;AADbAAAADwAAAGRycy9kb3ducmV2LnhtbERPS2rDMBDdF3oHMYXuGrk1McGNHIIhtCtDUh9gsKaW&#10;sTVyLNWf21eLQpeP9z+eVjuImSbfOVbwuktAEDdOd9wqqL8uLwcQPiBrHByTgo08nIrHhyPm2i18&#10;pfkWWhFD2OeowIQw5lL6xpBFv3MjceS+3WQxRDi1Uk+4xHA7yLckyaTFjmODwZFKQ01/+7EKqk2a&#10;JbX7uinLrMrS+wX7j0Gp56f1/A4i0Br+xX/uT60gi2Pjl/gDZPE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i4knSvwAAANsAAAAPAAAAAAAAAAAAAAAAAJgCAABkcnMvZG93bnJl&#10;di54bWxQSwUGAAAAAAQABAD1AAAAhAMAAAAA&#10;" filled="f" stroked="f">
                  <v:textbox style="layout-flow:vertical;mso-layout-flow-alt:bottom-to-top" inset="0,0,0,0">
                    <w:txbxContent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-15" w:right="-15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Sciences &amp;</w:t>
                        </w:r>
                      </w:p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exact"/>
                          <w:ind w:right="202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Health</w:t>
                        </w:r>
                      </w:p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exact"/>
                          <w:ind w:left="-7" w:right="-7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Professions</w:t>
                        </w:r>
                      </w:p>
                    </w:txbxContent>
                  </v:textbox>
                </v:shape>
                <v:shape id="Text Box 2697" o:spid="_x0000_s1354" type="#_x0000_t202" style="position:absolute;left:397;top:11806;width:480;height:12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7sScEA&#10;AADbAAAADwAAAGRycy9kb3ducmV2LnhtbESP0YrCMBRE34X9h3CFfdNUxbJbjSIFcZ8EtR9waa5N&#10;sbnpNtHWv98sCD4OM3OGWW8H24gHdb52rGA2TUAQl07XXCkoLvvJFwgfkDU2jknBkzxsNx+jNWba&#10;9XyixzlUIkLYZ6jAhNBmUvrSkEU/dS1x9K6usxii7CqpO+wj3DZyniSptFhzXDDYUm6ovJ3vVsHx&#10;KU2/sMuizPP0mC5+93g7NEp9jofdCkSgIbzDr/aPVpB+w/+X+APk5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2u7EnBAAAA2wAAAA8AAAAAAAAAAAAAAAAAmAIAAGRycy9kb3du&#10;cmV2LnhtbFBLBQYAAAAABAAEAPUAAACGAwAAAAA=&#10;" filled="f" stroked="f">
                  <v:textbox style="layout-flow:vertical;mso-layout-flow-alt:bottom-to-top" inset="0,0,0,0">
                    <w:txbxContent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right="229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Course</w:t>
                        </w:r>
                      </w:p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exact"/>
                          <w:ind w:left="-15" w:right="-15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Descriptions</w:t>
                        </w:r>
                      </w:p>
                    </w:txbxContent>
                  </v:textbox>
                </v:shape>
                <v:shape id="Text Box 2696" o:spid="_x0000_s1355" type="#_x0000_t202" style="position:absolute;left:397;top:10116;width:480;height: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3TCcAA&#10;AADbAAAADwAAAGRycy9kb3ducmV2LnhtbERP3WrCMBS+F3yHcITdaTpl3ehMixTKdiXofIBDc9YU&#10;m5PaxLa+/XIx8PLj+98Xs+3ESINvHSt43SQgiGunW24UXH6q9QcIH5A1do5JwYM8FPlyscdMu4lP&#10;NJ5DI2II+wwVmBD6TEpfG7LoN64njtyvGyyGCIdG6gGnGG47uU2SVFpsOTYY7Kk0VF/Pd6vg+JBm&#10;2tm3S12W6THd3Sq8fnVKvazmwyeIQHN4iv/d31rBe1wfv8QfIPM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U3TCcAAAADbAAAADwAAAAAAAAAAAAAAAACYAgAAZHJzL2Rvd25y&#10;ZXYueG1sUEsFBgAAAAAEAAQA9QAAAIUDAAAAAA==&#10;" filled="f" stroked="f">
                  <v:textbox style="layout-flow:vertical;mso-layout-flow-alt:bottom-to-top" inset="0,0,0,0">
                    <w:txbxContent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-15" w:right="-15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Graduate</w:t>
                        </w:r>
                      </w:p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exact"/>
                          <w:ind w:right="125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School</w:t>
                        </w:r>
                      </w:p>
                    </w:txbxContent>
                  </v:textbox>
                </v:shape>
                <v:shape id="Text Box 2695" o:spid="_x0000_s1356" type="#_x0000_t202" style="position:absolute;left:417;top:6480;width:240;height:10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F2ksMA&#10;AADbAAAADwAAAGRycy9kb3ducmV2LnhtbESPwWrDMBBE74X8g9hCbo2cmrrBjRKKIaQnQ918wGJt&#10;LBNr5VhKbP99VCj0OMzMG2a7n2wn7jT41rGC9SoBQVw73XKj4PRzeNmA8AFZY+eYFMzkYb9bPG0x&#10;127kb7pXoRERwj5HBSaEPpfS14Ys+pXriaN3doPFEOXQSD3gGOG2k69JkkmLLccFgz0VhupLdbMK&#10;ylmaMbVvp7oosjJLrwe8HDulls/T5weIQFP4D/+1v7SC9zX8fok/QO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gF2ksMAAADbAAAADwAAAAAAAAAAAAAAAACYAgAAZHJzL2Rv&#10;d25yZXYueG1sUEsFBgAAAAAEAAQA9QAAAIgDAAAAAA==&#10;" filled="f" stroked="f">
                  <v:textbox style="layout-flow:vertical;mso-layout-flow-alt:bottom-to-top" inset="0,0,0,0">
                    <w:txbxContent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20" w:right="-30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Education</w:t>
                        </w:r>
                      </w:p>
                    </w:txbxContent>
                  </v:textbox>
                </v:shape>
                <v:shape id="Text Box 2694" o:spid="_x0000_s1357" type="#_x0000_t202" style="position:absolute;left:417;top:4760;width:240;height: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Po5cMA&#10;AADbAAAADwAAAGRycy9kb3ducmV2LnhtbESPwWrDMBBE74X8g9hAbo1cm7rFjWKCIbSnQNJ8wGJt&#10;LRNr5VhqbP99VCjkOMzMG2ZTTrYTNxp861jByzoBQVw73XKj4Py9f34H4QOyxs4xKZjJQ7ldPG2w&#10;0G7kI91OoRERwr5ABSaEvpDS14Ys+rXriaP34waLIcqhkXrAMcJtJ9MkyaXFluOCwZ4qQ/Xl9GsV&#10;HGZpxsy+nuuqyg95dt3j5bNTarWcdh8gAk3hEf5vf2kFbyn8fYk/QG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tPo5cMAAADbAAAADwAAAAAAAAAAAAAAAACYAgAAZHJzL2Rv&#10;d25yZXYueG1sUEsFBgAAAAAEAAQA9QAAAIgDAAAAAA==&#10;" filled="f" stroked="f">
                  <v:textbox style="layout-flow:vertical;mso-layout-flow-alt:bottom-to-top" inset="0,0,0,0">
                    <w:txbxContent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20" w:right="-30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Business</w:t>
                        </w:r>
                      </w:p>
                    </w:txbxContent>
                  </v:textbox>
                </v:shape>
                <v:shape id="Text Box 2693" o:spid="_x0000_s1358" type="#_x0000_t202" style="position:absolute;left:397;top:2475;width:570;height:17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9NfsIA&#10;AADbAAAADwAAAGRycy9kb3ducmV2LnhtbESP3YrCMBSE7xd8h3AE79bULVulGmUpiHsl+PMAh+bY&#10;FJuT2kRb394sLHg5zMw3zGoz2EY8qPO1YwWzaQKCuHS65krB+bT9XIDwAVlj45gUPMnDZj36WGGu&#10;Xc8HehxDJSKEfY4KTAhtLqUvDVn0U9cSR+/iOoshyq6SusM+wm0jv5IkkxZrjgsGWyoMldfj3SrY&#10;P6XpU/t9Losi22fpbYvXXaPUZDz8LEEEGsI7/N/+1QrmKfx9iT9Ar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n01+wgAAANsAAAAPAAAAAAAAAAAAAAAAAJgCAABkcnMvZG93&#10;bnJldi54bWxQSwUGAAAAAAQABAD1AAAAhwMAAAAA&#10;" filled="f" stroked="f">
                  <v:textbox style="layout-flow:vertical;mso-layout-flow-alt:bottom-to-top" inset="0,0,0,0">
                    <w:txbxContent>
                      <w:p w:rsidR="004648B7" w:rsidRPr="008A161B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20" w:right="-30"/>
                          <w:rPr>
                            <w:rFonts w:ascii="Century Gothic" w:hAnsi="Century Gothic" w:cs="Century Gothic"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8A161B">
                          <w:rPr>
                            <w:rFonts w:ascii="Century Gothic" w:hAnsi="Century Gothic" w:cs="Century Gothic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Arts &amp; Humanities</w:t>
                        </w:r>
                      </w:p>
                    </w:txbxContent>
                  </v:textbox>
                </v:shape>
                <v:shape id="Text Box 2692" o:spid="_x0000_s1359" type="#_x0000_t202" style="position:absolute;left:400;top:591;width:477;height:16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bVCsMA&#10;AADbAAAADwAAAGRycy9kb3ducmV2LnhtbESPwWrDMBBE74X8g9hAbo3cunWLG8UEQ0hOhqb5gMXa&#10;WibWyrHU2P77qFDocZiZN8ymmGwnbjT41rGCp3UCgrh2uuVGwflr//gOwgdkjZ1jUjCTh2K7eNhg&#10;rt3In3Q7hUZECPscFZgQ+lxKXxuy6NeuJ47etxsshiiHRuoBxwi3nXxOkkxabDkuGOypNFRfTj9W&#10;QTVLM6b29VyXZVZl6XWPl0On1Go57T5ABJrCf/ivfdQK3l7g90v8AXJ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nbVCsMAAADbAAAADwAAAAAAAAAAAAAAAACYAgAAZHJzL2Rv&#10;d25yZXYueG1sUEsFBgAAAAAEAAQA9QAAAIgDAAAAAA==&#10;" filled="f" stroked="f">
                  <v:textbox style="layout-flow:vertical;mso-layout-flow-alt:bottom-to-top" inset="0,0,0,0">
                    <w:txbxContent>
                      <w:p w:rsidR="004648B7" w:rsidRPr="008A161B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20" w:right="-30"/>
                          <w:rPr>
                            <w:rFonts w:ascii="Century Gothic" w:hAnsi="Century Gothic" w:cs="Century Gothic"/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8A161B">
                          <w:rPr>
                            <w:rFonts w:ascii="Century Gothic" w:hAnsi="Century Gothic" w:cs="Century Gothic"/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 xml:space="preserve">Albany State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663253" w:rsidRDefault="00663253" w:rsidP="00663253"/>
    <w:p w:rsidR="00663253" w:rsidRDefault="00663253"/>
    <w:p w:rsidR="00663253" w:rsidRDefault="00663253" w:rsidP="00663253"/>
    <w:p w:rsidR="00663253" w:rsidRDefault="00663253"/>
    <w:p w:rsidR="007B0C91" w:rsidRDefault="007B0C91"/>
    <w:p w:rsidR="007B0C91" w:rsidRDefault="007B0C91">
      <w:pPr>
        <w:sectPr w:rsidR="007B0C91" w:rsidSect="00663253">
          <w:pgSz w:w="12240" w:h="15840"/>
          <w:pgMar w:top="1440" w:right="900" w:bottom="1440" w:left="1440" w:header="720" w:footer="720" w:gutter="0"/>
          <w:cols w:space="720"/>
          <w:docGrid w:linePitch="360"/>
        </w:sectPr>
      </w:pPr>
    </w:p>
    <w:p w:rsidR="00663253" w:rsidRDefault="000F3002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0704" behindDoc="1" locked="0" layoutInCell="1" allowOverlap="1">
                <wp:simplePos x="0" y="0"/>
                <wp:positionH relativeFrom="column">
                  <wp:posOffset>5162550</wp:posOffset>
                </wp:positionH>
                <wp:positionV relativeFrom="paragraph">
                  <wp:posOffset>-953770</wp:posOffset>
                </wp:positionV>
                <wp:extent cx="1981835" cy="10107295"/>
                <wp:effectExtent l="0" t="0" r="18415" b="0"/>
                <wp:wrapNone/>
                <wp:docPr id="2" name="Group 1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81835" cy="10107295"/>
                          <a:chOff x="9121" y="-62"/>
                          <a:chExt cx="3121" cy="15917"/>
                        </a:xfrm>
                      </wpg:grpSpPr>
                      <wpg:grpSp>
                        <wpg:cNvPr id="3" name="Group 2735"/>
                        <wpg:cNvGrpSpPr>
                          <a:grpSpLocks/>
                        </wpg:cNvGrpSpPr>
                        <wpg:grpSpPr bwMode="auto">
                          <a:xfrm>
                            <a:off x="9121" y="-62"/>
                            <a:ext cx="3121" cy="15917"/>
                            <a:chOff x="9119" y="0"/>
                            <a:chExt cx="3121" cy="15840"/>
                          </a:xfrm>
                        </wpg:grpSpPr>
                        <wps:wsp>
                          <wps:cNvPr id="4" name="Rectangle 2736"/>
                          <wps:cNvSpPr>
                            <a:spLocks/>
                          </wps:cNvSpPr>
                          <wps:spPr bwMode="auto">
                            <a:xfrm>
                              <a:off x="11160" y="0"/>
                              <a:ext cx="1080" cy="2513"/>
                            </a:xfrm>
                            <a:prstGeom prst="rect">
                              <a:avLst/>
                            </a:prstGeom>
                            <a:solidFill>
                              <a:srgbClr val="47474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Rectangle 2737"/>
                          <wps:cNvSpPr>
                            <a:spLocks/>
                          </wps:cNvSpPr>
                          <wps:spPr bwMode="auto">
                            <a:xfrm>
                              <a:off x="11160" y="4294"/>
                              <a:ext cx="1080" cy="11545"/>
                            </a:xfrm>
                            <a:prstGeom prst="rect">
                              <a:avLst/>
                            </a:prstGeom>
                            <a:solidFill>
                              <a:srgbClr val="DCDCD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" name="Rectangle 2738"/>
                          <wps:cNvSpPr>
                            <a:spLocks/>
                          </wps:cNvSpPr>
                          <wps:spPr bwMode="auto">
                            <a:xfrm>
                              <a:off x="11160" y="2513"/>
                              <a:ext cx="1080" cy="1781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85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" name="Rectangle 1204"/>
                          <wps:cNvSpPr>
                            <a:spLocks/>
                          </wps:cNvSpPr>
                          <wps:spPr bwMode="auto">
                            <a:xfrm>
                              <a:off x="9159" y="393"/>
                              <a:ext cx="2320" cy="39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Rectangle 2740"/>
                          <wps:cNvSpPr>
                            <a:spLocks/>
                          </wps:cNvSpPr>
                          <wps:spPr bwMode="auto">
                            <a:xfrm>
                              <a:off x="9139" y="373"/>
                              <a:ext cx="2360" cy="439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A3A3A3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Rectangle 2741"/>
                          <wps:cNvSpPr>
                            <a:spLocks/>
                          </wps:cNvSpPr>
                          <wps:spPr bwMode="auto">
                            <a:xfrm>
                              <a:off x="11145" y="2485"/>
                              <a:ext cx="1094" cy="40"/>
                            </a:xfrm>
                            <a:prstGeom prst="rect">
                              <a:avLst/>
                            </a:prstGeom>
                            <a:solidFill>
                              <a:srgbClr val="19191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Rectangle 2742"/>
                          <wps:cNvSpPr>
                            <a:spLocks/>
                          </wps:cNvSpPr>
                          <wps:spPr bwMode="auto">
                            <a:xfrm>
                              <a:off x="11145" y="4285"/>
                              <a:ext cx="1094" cy="40"/>
                            </a:xfrm>
                            <a:prstGeom prst="rect">
                              <a:avLst/>
                            </a:prstGeom>
                            <a:solidFill>
                              <a:srgbClr val="19191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1" name="Group 2743"/>
                          <wpg:cNvGrpSpPr>
                            <a:grpSpLocks/>
                          </wpg:cNvGrpSpPr>
                          <wpg:grpSpPr bwMode="auto">
                            <a:xfrm>
                              <a:off x="11145" y="6105"/>
                              <a:ext cx="1967" cy="0"/>
                              <a:chOff x="11145" y="6105"/>
                              <a:chExt cx="1967" cy="0"/>
                            </a:xfrm>
                          </wpg:grpSpPr>
                          <wps:wsp>
                            <wps:cNvPr id="12" name="Freeform 2744"/>
                            <wps:cNvSpPr>
                              <a:spLocks/>
                            </wps:cNvSpPr>
                            <wps:spPr bwMode="auto">
                              <a:xfrm>
                                <a:off x="11145" y="6105"/>
                                <a:ext cx="1967" cy="0"/>
                              </a:xfrm>
                              <a:custGeom>
                                <a:avLst/>
                                <a:gdLst>
                                  <a:gd name="T0" fmla="*/ 1094 w 1967"/>
                                  <a:gd name="T1" fmla="*/ 0 w 1967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967">
                                    <a:moveTo>
                                      <a:pt x="1094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" name="Freeform 2745"/>
                            <wps:cNvSpPr>
                              <a:spLocks/>
                            </wps:cNvSpPr>
                            <wps:spPr bwMode="auto">
                              <a:xfrm>
                                <a:off x="11145" y="6105"/>
                                <a:ext cx="1967" cy="0"/>
                              </a:xfrm>
                              <a:custGeom>
                                <a:avLst/>
                                <a:gdLst>
                                  <a:gd name="T0" fmla="*/ 0 w 1967"/>
                                  <a:gd name="T1" fmla="*/ 1094 w 1967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967">
                                    <a:moveTo>
                                      <a:pt x="0" y="0"/>
                                    </a:moveTo>
                                    <a:lnTo>
                                      <a:pt x="1094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4" name="Group 2746"/>
                          <wpg:cNvGrpSpPr>
                            <a:grpSpLocks/>
                          </wpg:cNvGrpSpPr>
                          <wpg:grpSpPr bwMode="auto">
                            <a:xfrm>
                              <a:off x="11145" y="7905"/>
                              <a:ext cx="1953" cy="0"/>
                              <a:chOff x="11145" y="7905"/>
                              <a:chExt cx="1953" cy="0"/>
                            </a:xfrm>
                          </wpg:grpSpPr>
                          <wps:wsp>
                            <wps:cNvPr id="15" name="Freeform 2747"/>
                            <wps:cNvSpPr>
                              <a:spLocks/>
                            </wps:cNvSpPr>
                            <wps:spPr bwMode="auto">
                              <a:xfrm>
                                <a:off x="11145" y="7905"/>
                                <a:ext cx="1953" cy="0"/>
                              </a:xfrm>
                              <a:custGeom>
                                <a:avLst/>
                                <a:gdLst>
                                  <a:gd name="T0" fmla="*/ 1094 w 1953"/>
                                  <a:gd name="T1" fmla="*/ 0 w 1953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953">
                                    <a:moveTo>
                                      <a:pt x="1094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" name="Freeform 2748"/>
                            <wps:cNvSpPr>
                              <a:spLocks/>
                            </wps:cNvSpPr>
                            <wps:spPr bwMode="auto">
                              <a:xfrm>
                                <a:off x="11145" y="7905"/>
                                <a:ext cx="1953" cy="0"/>
                              </a:xfrm>
                              <a:custGeom>
                                <a:avLst/>
                                <a:gdLst>
                                  <a:gd name="T0" fmla="*/ 0 w 1953"/>
                                  <a:gd name="T1" fmla="*/ 1094 w 1953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953">
                                    <a:moveTo>
                                      <a:pt x="0" y="0"/>
                                    </a:moveTo>
                                    <a:lnTo>
                                      <a:pt x="1094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7" name="Group 2749"/>
                          <wpg:cNvGrpSpPr>
                            <a:grpSpLocks/>
                          </wpg:cNvGrpSpPr>
                          <wpg:grpSpPr bwMode="auto">
                            <a:xfrm>
                              <a:off x="11145" y="9705"/>
                              <a:ext cx="1967" cy="0"/>
                              <a:chOff x="11145" y="9705"/>
                              <a:chExt cx="1967" cy="0"/>
                            </a:xfrm>
                          </wpg:grpSpPr>
                          <wps:wsp>
                            <wps:cNvPr id="18" name="Freeform 2750"/>
                            <wps:cNvSpPr>
                              <a:spLocks/>
                            </wps:cNvSpPr>
                            <wps:spPr bwMode="auto">
                              <a:xfrm>
                                <a:off x="11145" y="9705"/>
                                <a:ext cx="1967" cy="0"/>
                              </a:xfrm>
                              <a:custGeom>
                                <a:avLst/>
                                <a:gdLst>
                                  <a:gd name="T0" fmla="*/ 1094 w 1967"/>
                                  <a:gd name="T1" fmla="*/ 0 w 1967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967">
                                    <a:moveTo>
                                      <a:pt x="1094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" name="Freeform 2751"/>
                            <wps:cNvSpPr>
                              <a:spLocks/>
                            </wps:cNvSpPr>
                            <wps:spPr bwMode="auto">
                              <a:xfrm>
                                <a:off x="11145" y="9705"/>
                                <a:ext cx="1967" cy="0"/>
                              </a:xfrm>
                              <a:custGeom>
                                <a:avLst/>
                                <a:gdLst>
                                  <a:gd name="T0" fmla="*/ 0 w 1967"/>
                                  <a:gd name="T1" fmla="*/ 1094 w 1967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967">
                                    <a:moveTo>
                                      <a:pt x="0" y="0"/>
                                    </a:moveTo>
                                    <a:lnTo>
                                      <a:pt x="1094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0" name="Group 2752"/>
                          <wpg:cNvGrpSpPr>
                            <a:grpSpLocks/>
                          </wpg:cNvGrpSpPr>
                          <wpg:grpSpPr bwMode="auto">
                            <a:xfrm>
                              <a:off x="11145" y="11505"/>
                              <a:ext cx="1967" cy="0"/>
                              <a:chOff x="11145" y="11505"/>
                              <a:chExt cx="1967" cy="0"/>
                            </a:xfrm>
                          </wpg:grpSpPr>
                          <wps:wsp>
                            <wps:cNvPr id="21" name="Freeform 2753"/>
                            <wps:cNvSpPr>
                              <a:spLocks/>
                            </wps:cNvSpPr>
                            <wps:spPr bwMode="auto">
                              <a:xfrm>
                                <a:off x="11145" y="11505"/>
                                <a:ext cx="1967" cy="0"/>
                              </a:xfrm>
                              <a:custGeom>
                                <a:avLst/>
                                <a:gdLst>
                                  <a:gd name="T0" fmla="*/ 1094 w 1967"/>
                                  <a:gd name="T1" fmla="*/ 0 w 1967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967">
                                    <a:moveTo>
                                      <a:pt x="1094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" name="Freeform 2754"/>
                            <wps:cNvSpPr>
                              <a:spLocks/>
                            </wps:cNvSpPr>
                            <wps:spPr bwMode="auto">
                              <a:xfrm>
                                <a:off x="11145" y="11505"/>
                                <a:ext cx="1967" cy="0"/>
                              </a:xfrm>
                              <a:custGeom>
                                <a:avLst/>
                                <a:gdLst>
                                  <a:gd name="T0" fmla="*/ 0 w 1967"/>
                                  <a:gd name="T1" fmla="*/ 1094 w 1967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967">
                                    <a:moveTo>
                                      <a:pt x="0" y="0"/>
                                    </a:moveTo>
                                    <a:lnTo>
                                      <a:pt x="1094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3" name="Group 2755"/>
                          <wpg:cNvGrpSpPr>
                            <a:grpSpLocks/>
                          </wpg:cNvGrpSpPr>
                          <wpg:grpSpPr bwMode="auto">
                            <a:xfrm>
                              <a:off x="11145" y="13305"/>
                              <a:ext cx="1939" cy="0"/>
                              <a:chOff x="11145" y="13305"/>
                              <a:chExt cx="1939" cy="0"/>
                            </a:xfrm>
                          </wpg:grpSpPr>
                          <wps:wsp>
                            <wps:cNvPr id="24" name="Freeform 2756"/>
                            <wps:cNvSpPr>
                              <a:spLocks/>
                            </wps:cNvSpPr>
                            <wps:spPr bwMode="auto">
                              <a:xfrm>
                                <a:off x="11145" y="13305"/>
                                <a:ext cx="1939" cy="0"/>
                              </a:xfrm>
                              <a:custGeom>
                                <a:avLst/>
                                <a:gdLst>
                                  <a:gd name="T0" fmla="*/ 1094 w 1939"/>
                                  <a:gd name="T1" fmla="*/ 0 w 1939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939">
                                    <a:moveTo>
                                      <a:pt x="1094" y="0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" name="Freeform 2757"/>
                            <wps:cNvSpPr>
                              <a:spLocks/>
                            </wps:cNvSpPr>
                            <wps:spPr bwMode="auto">
                              <a:xfrm>
                                <a:off x="11145" y="13305"/>
                                <a:ext cx="1939" cy="0"/>
                              </a:xfrm>
                              <a:custGeom>
                                <a:avLst/>
                                <a:gdLst>
                                  <a:gd name="T0" fmla="*/ 0 w 1939"/>
                                  <a:gd name="T1" fmla="*/ 1094 w 1939"/>
                                  <a:gd name="T2" fmla="*/ 0 60000 65536"/>
                                  <a:gd name="T3" fmla="*/ 0 60000 65536"/>
                                </a:gdLst>
                                <a:ahLst/>
                                <a:cxnLst>
                                  <a:cxn ang="T2">
                                    <a:pos x="T0" y="0"/>
                                  </a:cxn>
                                  <a:cxn ang="T3">
                                    <a:pos x="T1" y="0"/>
                                  </a:cxn>
                                </a:cxnLst>
                                <a:rect l="0" t="0" r="r" b="b"/>
                                <a:pathLst>
                                  <a:path w="1939">
                                    <a:moveTo>
                                      <a:pt x="0" y="0"/>
                                    </a:moveTo>
                                    <a:lnTo>
                                      <a:pt x="1094" y="0"/>
                                    </a:lnTo>
                                  </a:path>
                                </a:pathLst>
                              </a:custGeom>
                              <a:noFill/>
                              <a:ln w="25400">
                                <a:solidFill>
                                  <a:srgbClr val="191919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26" name="Freeform 2758"/>
                          <wps:cNvSpPr>
                            <a:spLocks/>
                          </wps:cNvSpPr>
                          <wps:spPr bwMode="auto">
                            <a:xfrm>
                              <a:off x="11816" y="15105"/>
                              <a:ext cx="424" cy="0"/>
                            </a:xfrm>
                            <a:custGeom>
                              <a:avLst/>
                              <a:gdLst>
                                <a:gd name="T0" fmla="*/ 0 w 424"/>
                                <a:gd name="T1" fmla="*/ 423 w 424"/>
                                <a:gd name="T2" fmla="*/ 0 60000 65536"/>
                                <a:gd name="T3" fmla="*/ 0 60000 65536"/>
                              </a:gdLst>
                              <a:ahLst/>
                              <a:cxnLst>
                                <a:cxn ang="T2">
                                  <a:pos x="T0" y="0"/>
                                </a:cxn>
                                <a:cxn ang="T3">
                                  <a:pos x="T1" y="0"/>
                                </a:cxn>
                              </a:cxnLst>
                              <a:rect l="0" t="0" r="r" b="b"/>
                              <a:pathLst>
                                <a:path w="424">
                                  <a:moveTo>
                                    <a:pt x="0" y="0"/>
                                  </a:moveTo>
                                  <a:lnTo>
                                    <a:pt x="423" y="0"/>
                                  </a:ln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19191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759"/>
                          <wps:cNvSpPr>
                            <a:spLocks/>
                          </wps:cNvSpPr>
                          <wps:spPr bwMode="auto">
                            <a:xfrm>
                              <a:off x="11160" y="15085"/>
                              <a:ext cx="0" cy="40"/>
                            </a:xfrm>
                            <a:custGeom>
                              <a:avLst/>
                              <a:gdLst>
                                <a:gd name="T0" fmla="*/ 0 h 40"/>
                                <a:gd name="T1" fmla="*/ 40 h 40"/>
                                <a:gd name="T2" fmla="*/ 0 60000 65536"/>
                                <a:gd name="T3" fmla="*/ 0 60000 65536"/>
                              </a:gdLst>
                              <a:ahLst/>
                              <a:cxnLst>
                                <a:cxn ang="T2">
                                  <a:pos x="0" y="T0"/>
                                </a:cxn>
                                <a:cxn ang="T3">
                                  <a:pos x="0" y="T1"/>
                                </a:cxn>
                              </a:cxnLst>
                              <a:rect l="0" t="0" r="r" b="b"/>
                              <a:pathLst>
                                <a:path h="40">
                                  <a:moveTo>
                                    <a:pt x="0" y="0"/>
                                  </a:moveTo>
                                  <a:lnTo>
                                    <a:pt x="0" y="40"/>
                                  </a:lnTo>
                                </a:path>
                              </a:pathLst>
                            </a:custGeom>
                            <a:noFill/>
                            <a:ln w="25400">
                              <a:solidFill>
                                <a:srgbClr val="191919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Rectangle 2760"/>
                          <wps:cNvSpPr>
                            <a:spLocks/>
                          </wps:cNvSpPr>
                          <wps:spPr bwMode="auto">
                            <a:xfrm>
                              <a:off x="11176" y="14864"/>
                              <a:ext cx="640" cy="6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Rectangle 2761"/>
                          <wps:cNvSpPr>
                            <a:spLocks/>
                          </wps:cNvSpPr>
                          <wps:spPr bwMode="auto">
                            <a:xfrm>
                              <a:off x="11156" y="14844"/>
                              <a:ext cx="680" cy="68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191919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1" name="Text Box 2594"/>
                        <wps:cNvSpPr txBox="1">
                          <a:spLocks noChangeArrowheads="1"/>
                        </wps:cNvSpPr>
                        <wps:spPr bwMode="auto">
                          <a:xfrm>
                            <a:off x="11203" y="8034"/>
                            <a:ext cx="720" cy="1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-15" w:right="-15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Sciences &amp;</w:t>
                              </w:r>
                            </w:p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exact"/>
                                <w:ind w:left="202" w:right="202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Health</w:t>
                              </w:r>
                            </w:p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exact"/>
                                <w:ind w:left="-7" w:right="-7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Professions</w:t>
                              </w:r>
                            </w:p>
                          </w:txbxContent>
                        </wps:txbx>
                        <wps:bodyPr rot="0" vert="vert" wrap="square" lIns="0" tIns="0" rIns="0" bIns="0" anchor="t" anchorCtr="0" upright="1">
                          <a:noAutofit/>
                        </wps:bodyPr>
                      </wps:wsp>
                      <wps:wsp>
                        <wps:cNvPr id="32" name="Text Box 2593"/>
                        <wps:cNvSpPr txBox="1">
                          <a:spLocks noChangeArrowheads="1"/>
                        </wps:cNvSpPr>
                        <wps:spPr bwMode="auto">
                          <a:xfrm>
                            <a:off x="11423" y="9772"/>
                            <a:ext cx="480" cy="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-15" w:right="-15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Graduate</w:t>
                              </w:r>
                            </w:p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exact"/>
                                <w:ind w:right="125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School</w:t>
                              </w:r>
                            </w:p>
                          </w:txbxContent>
                        </wps:txbx>
                        <wps:bodyPr rot="0" vert="vert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Text Box 2592"/>
                        <wps:cNvSpPr txBox="1">
                          <a:spLocks noChangeArrowheads="1"/>
                        </wps:cNvSpPr>
                        <wps:spPr bwMode="auto">
                          <a:xfrm>
                            <a:off x="11403" y="11621"/>
                            <a:ext cx="480" cy="1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229" w:right="229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Course</w:t>
                              </w:r>
                            </w:p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exact"/>
                                <w:ind w:left="-15" w:right="-15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Descriptions</w:t>
                              </w:r>
                            </w:p>
                          </w:txbxContent>
                        </wps:txbx>
                        <wps:bodyPr rot="0" vert="vert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Text Box 2591"/>
                        <wps:cNvSpPr txBox="1">
                          <a:spLocks noChangeArrowheads="1"/>
                        </wps:cNvSpPr>
                        <wps:spPr bwMode="auto">
                          <a:xfrm>
                            <a:off x="11383" y="13480"/>
                            <a:ext cx="480" cy="1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-15" w:right="-15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Personnel &amp;Index</w:t>
                              </w:r>
                            </w:p>
                          </w:txbxContent>
                        </wps:txbx>
                        <wps:bodyPr rot="0" vert="vert" wrap="square" lIns="0" tIns="0" rIns="0" bIns="0" anchor="t" anchorCtr="0" upright="1">
                          <a:noAutofit/>
                        </wps:bodyPr>
                      </wps:wsp>
                      <wps:wsp>
                        <wps:cNvPr id="35" name="Text Box 2590"/>
                        <wps:cNvSpPr txBox="1">
                          <a:spLocks noChangeArrowheads="1"/>
                        </wps:cNvSpPr>
                        <wps:spPr bwMode="auto">
                          <a:xfrm>
                            <a:off x="11515" y="577"/>
                            <a:ext cx="377" cy="1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48B7" w:rsidRPr="008A161B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20" w:right="-30"/>
                                <w:rPr>
                                  <w:rFonts w:ascii="Century Gothic" w:hAnsi="Century Gothic" w:cs="Century Gothic"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8A161B"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FFFFFF" w:themeColor="background1"/>
                                  <w:sz w:val="20"/>
                                  <w:szCs w:val="20"/>
                                </w:rPr>
                                <w:t>Albany State</w:t>
                              </w:r>
                            </w:p>
                          </w:txbxContent>
                        </wps:txbx>
                        <wps:bodyPr rot="0" vert="vert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Text Box 2588"/>
                        <wps:cNvSpPr txBox="1">
                          <a:spLocks noChangeArrowheads="1"/>
                        </wps:cNvSpPr>
                        <wps:spPr bwMode="auto">
                          <a:xfrm>
                            <a:off x="11623" y="4416"/>
                            <a:ext cx="240" cy="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20" w:right="-30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Business</w:t>
                              </w:r>
                            </w:p>
                          </w:txbxContent>
                        </wps:txbx>
                        <wps:bodyPr rot="0" vert="vert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Text Box 2587"/>
                        <wps:cNvSpPr txBox="1">
                          <a:spLocks noChangeArrowheads="1"/>
                        </wps:cNvSpPr>
                        <wps:spPr bwMode="auto">
                          <a:xfrm>
                            <a:off x="11623" y="6136"/>
                            <a:ext cx="240" cy="10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48B7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20" w:right="-30"/>
                                <w:rPr>
                                  <w:rFonts w:ascii="Century Gothic" w:hAnsi="Century Gothic" w:cs="Century Gothic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191919"/>
                                  <w:sz w:val="20"/>
                                  <w:szCs w:val="20"/>
                                </w:rPr>
                                <w:t>Education</w:t>
                              </w:r>
                            </w:p>
                          </w:txbxContent>
                        </wps:txbx>
                        <wps:bodyPr rot="0" vert="vert" wrap="square" lIns="0" tIns="0" rIns="0" bIns="0" anchor="t" anchorCtr="0" upright="1">
                          <a:noAutofit/>
                        </wps:bodyPr>
                      </wps:wsp>
                      <wps:wsp>
                        <wps:cNvPr id="38" name="Text Box 2589"/>
                        <wps:cNvSpPr txBox="1">
                          <a:spLocks noChangeArrowheads="1"/>
                        </wps:cNvSpPr>
                        <wps:spPr bwMode="auto">
                          <a:xfrm>
                            <a:off x="11383" y="2499"/>
                            <a:ext cx="530" cy="1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648B7" w:rsidRPr="008A161B" w:rsidRDefault="004648B7" w:rsidP="004648B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21" w:lineRule="exact"/>
                                <w:ind w:left="20" w:right="-30"/>
                                <w:rPr>
                                  <w:rFonts w:ascii="Century Gothic" w:hAnsi="Century Gothic" w:cs="Century Gothic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8A161B">
                                <w:rPr>
                                  <w:rFonts w:ascii="Century Gothic" w:hAnsi="Century Gothic" w:cs="Century Gothic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Arts &amp; Humanities</w:t>
                              </w:r>
                            </w:p>
                          </w:txbxContent>
                        </wps:txbx>
                        <wps:bodyPr rot="0" vert="vert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99" o:spid="_x0000_s1360" style="position:absolute;margin-left:406.5pt;margin-top:-75.1pt;width:156.05pt;height:795.85pt;z-index:-251595776" coordorigin="9121,-62" coordsize="3121,159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">
                <v:group id="Group 2735" o:spid="_x0000_s1361" style="position:absolute;left:9121;top:-62;width:3121;height:15917" coordorigin="9119" coordsize="3121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<v:rect id="Rectangle 2736" o:spid="_x0000_s1362" style="position:absolute;left:11160;width:1080;height:25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1i+MMA&#10;AADaAAAADwAAAGRycy9kb3ducmV2LnhtbESPQYvCMBSE7wv+h/CEvYimFhGpRhFREJY91F2l3h7N&#10;sy02L6WJ2v33RhD2OMzMN8xi1Zla3Kl1lWUF41EEgji3uuJCwe/PbjgD4TyyxtoyKfgjB6tl72OB&#10;ibYPTul+8IUIEHYJKii9bxIpXV6SQTeyDXHwLrY16INsC6lbfAS4qWUcRVNpsOKwUGJDm5Ly6+Fm&#10;FGzjbH35qtMm/TbZcUyxGeTnk1Kf/W49B+Gp8//hd3uvFUzgdSXcALl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X1i+MMAAADaAAAADwAAAAAAAAAAAAAAAACYAgAAZHJzL2Rv&#10;d25yZXYueG1sUEsFBgAAAAAEAAQA9QAAAIgDAAAAAA==&#10;" fillcolor="#474747" stroked="f">
                    <v:path arrowok="t"/>
                  </v:rect>
                  <v:rect id="Rectangle 2737" o:spid="_x0000_s1363" style="position:absolute;left:11160;top:4294;width:1080;height:115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slNsMA&#10;AADaAAAADwAAAGRycy9kb3ducmV2LnhtbESPS2vDMBCE74X8B7GB3Bo5hTzqWA4h0BB6afMovW6t&#10;jW1irYykxO6/rwqBHIeZ+YbJVr1pxI2cry0rmIwTEMSF1TWXCk7Ht+cFCB+QNTaWScEveVjlg6cM&#10;U2073tPtEEoRIexTVFCF0KZS+qIig35sW+Lona0zGKJ0pdQOuwg3jXxJkpk0WHNcqLClTUXF5XA1&#10;CjrX03Rb6o/F7P3r+Pr9M8f20yk1GvbrJYhAfXiE7+2dVjCF/yvxBsj8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TslNsMAAADaAAAADwAAAAAAAAAAAAAAAACYAgAAZHJzL2Rv&#10;d25yZXYueG1sUEsFBgAAAAAEAAQA9QAAAIgDAAAAAA==&#10;" fillcolor="#dcdcdc" stroked="f">
                    <v:path arrowok="t"/>
                  </v:rect>
                  <v:rect id="Rectangle 2738" o:spid="_x0000_s1364" style="position:absolute;left:11160;top:2513;width:1080;height:17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GwPcMA&#10;AADaAAAADwAAAGRycy9kb3ducmV2LnhtbESPQWvCQBSE74L/YXmCN93oIS3RVURMkR6KRi/eHrvP&#10;JJh9G7LbmP77bkHocZiZb5j1drCN6KnztWMFi3kCglg7U3Op4HrJZ+8gfEA22DgmBT/kYbsZj9aY&#10;GffkM/VFKEWEsM9QQRVCm0npdUUW/dy1xNG7u85iiLIrpenwGeG2kcskSaXFmuNChS3tK9KP4ttG&#10;yj49PBanvnBn/Xb7yvXh8yO/KjWdDLsViEBD+A+/2kejIIW/K/EGy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9GwPcMAAADaAAAADwAAAAAAAAAAAAAAAACYAgAAZHJzL2Rv&#10;d25yZXYueG1sUEsFBgAAAAAEAAQA9QAAAIgDAAAAAA==&#10;" fillcolor="#d8d8d8 [2732]" stroked="f">
                    <v:path arrowok="t"/>
                  </v:rect>
                  <v:rect id="Rectangle 1204" o:spid="_x0000_s1365" style="position:absolute;left:9159;top:393;width:2320;height:3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oTfcQA&#10;AADaAAAADwAAAGRycy9kb3ducmV2LnhtbESPQWuDQBSE74X+h+UVemvWFNoE6xpCINIWLya55PZ0&#10;X1XivhV3q+bfZwuFHIeZ+YZJNrPpxEiDay0rWC4iEMSV1S3XCk7H/csahPPIGjvLpOBKDjbp40OC&#10;sbYTFzQefC0ChF2MChrv+1hKVzVk0C1sTxy8HzsY9EEOtdQDTgFuOvkaRe/SYMthocGedg1Vl8Ov&#10;UVB+5YXPvk/ZuC7rvrPleZnbN6Wen+btBwhPs7+H/9ufWsEK/q6EGyDT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8qE33EAAAA2gAAAA8AAAAAAAAAAAAAAAAAmAIAAGRycy9k&#10;b3ducmV2LnhtbFBLBQYAAAAABAAEAPUAAACJAwAAAAA=&#10;" stroked="f">
                    <v:path arrowok="t"/>
                  </v:rect>
                  <v:rect id="Rectangle 2740" o:spid="_x0000_s1366" style="position:absolute;left:9139;top:373;width:2360;height: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qrhMEA&#10;AADaAAAADwAAAGRycy9kb3ducmV2LnhtbERPy2oCMRTdC/5DuEI3RTMWfI1GaQtSV5WqIO6uk+vM&#10;2MnNkKTj+PdmUXB5OO/FqjWVaMj50rKC4SABQZxZXXKu4LBf96cgfEDWWFkmBXfysFp2OwtMtb3x&#10;DzW7kIsYwj5FBUUIdSqlzwoy6Ae2Jo7cxTqDIUKXS+3wFsNNJd+SZCwNlhwbCqzps6Dsd/dnFFyP&#10;X+5jdhptt9m5atY0/k6Gk1elXnrt+xxEoDY8xf/ujVYQt8Yr8QbI5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2aq4TBAAAA2gAAAA8AAAAAAAAAAAAAAAAAmAIAAGRycy9kb3du&#10;cmV2LnhtbFBLBQYAAAAABAAEAPUAAACGAwAAAAA=&#10;" filled="f" strokecolor="#a3a3a3" strokeweight="2pt">
                    <v:path arrowok="t"/>
                  </v:rect>
                  <v:rect id="Rectangle 2741" o:spid="_x0000_s1367" style="position:absolute;left:11145;top:2485;width:1094;height: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5MZcUA&#10;AADaAAAADwAAAGRycy9kb3ducmV2LnhtbESPQWvCQBSE74L/YXlCL0U3Eak2uopIWzyIqNWDt0f2&#10;mQSzb9Ps1sR/7xYKHoeZ+YaZLVpTihvVrrCsIB5EIIhTqwvOFBy/P/sTEM4jaywtk4I7OVjMu50Z&#10;Jto2vKfbwWciQNglqCD3vkqkdGlOBt3AVsTBu9jaoA+yzqSusQlwU8phFL1JgwWHhRwrWuWUXg+/&#10;RsHX9r4Zvl7jU/zRNsVxdP7JdmNU6qXXLqcgPLX+Gf5vr7WCd/i7Em6An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fkxlxQAAANoAAAAPAAAAAAAAAAAAAAAAAJgCAABkcnMv&#10;ZG93bnJldi54bWxQSwUGAAAAAAQABAD1AAAAigMAAAAA&#10;" fillcolor="#191919" stroked="f">
                    <v:path arrowok="t"/>
                  </v:rect>
                  <v:rect id="Rectangle 2742" o:spid="_x0000_s1368" style="position:absolute;left:11145;top:4285;width:1094;height: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Uy/cYA&#10;AADbAAAADwAAAGRycy9kb3ducmV2LnhtbESPQWvCQBCF74X+h2UKXkrdRIotqauIqPQg0lo9eBuy&#10;0ySYnY3Z1cR/7xwKvc3w3rz3zWTWu1pdqQ2VZwPpMAFFnHtbcWFg/7N6eQcVIrLF2jMZuFGA2fTx&#10;YYKZ9R1/03UXCyUhHDI0UMbYZFqHvCSHYegbYtF+feswytoW2rbYSbir9ShJxtphxdJQYkOLkvLT&#10;7uIMrLe3zej5lB7SZd9V+9fjufh6Q2MGT/38A1SkPv6b/64/reALvfwiA+jp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NUy/cYAAADbAAAADwAAAAAAAAAAAAAAAACYAgAAZHJz&#10;L2Rvd25yZXYueG1sUEsFBgAAAAAEAAQA9QAAAIsDAAAAAA==&#10;" fillcolor="#191919" stroked="f">
                    <v:path arrowok="t"/>
                  </v:rect>
                  <v:group id="Group 2743" o:spid="_x0000_s1369" style="position:absolute;left:11145;top:6105;width:1967;height:0" coordorigin="11145,61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      <v:shape id="Freeform 2744" o:spid="_x0000_s1370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MMUsEA&#10;AADbAAAADwAAAGRycy9kb3ducmV2LnhtbERPS4vCMBC+C/6HMIIX0XQVRbpGkQXBk6yPgt6GZrYt&#10;NpPSxFr31xtB8DYf33MWq9aUoqHaFZYVfI0iEMSp1QVnCk7HzXAOwnlkjaVlUvAgB6tlt7PAWNs7&#10;76k5+EyEEHYxKsi9r2IpXZqTQTeyFXHg/mxt0AdYZ1LXeA/hppTjKJpJgwWHhhwr+skpvR5uRsG8&#10;nE6Ikt/LoEn+d5tpc36kyVmpfq9df4Pw1PqP+O3e6jB/DK9fwgFy+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9TDFLBAAAA2wAAAA8AAAAAAAAAAAAAAAAAmAIAAGRycy9kb3du&#10;cmV2LnhtbFBLBQYAAAAABAAEAPUAAACGAwAAAAA=&#10;" path="m1094,l,e" filled="f" strokecolor="#191919" strokeweight="2pt">
                      <v:path arrowok="t" o:connecttype="custom" o:connectlocs="1094,0;0,0" o:connectangles="0,0"/>
                    </v:shape>
                    <v:shape id="Freeform 2745" o:spid="_x0000_s1371" style="position:absolute;left:11145;top:61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+pycMA&#10;AADbAAAADwAAAGRycy9kb3ducmV2LnhtbERPS2vCQBC+F/wPywheSt3UEJHUVaQgeCr1EbC3YXea&#10;BLOzIbvG2F/fFQq9zcf3nOV6sI3oqfO1YwWv0wQEsXam5lLB6bh9WYDwAdlg45gU3MnDejV6WmJu&#10;3I331B9CKWII+xwVVCG0uZReV2TRT11LHLlv11kMEXalNB3eYrht5CxJ5tJizbGhwpbeK9KXw9Uq&#10;WDRZSlR8fj33xc/HNuvPd12clZqMh80biEBD+Bf/uXcmzk/h8Us8QK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B+pycMAAADbAAAADwAAAAAAAAAAAAAAAACYAgAAZHJzL2Rv&#10;d25yZXYueG1sUEsFBgAAAAAEAAQA9QAAAIgDAAAAAA==&#10;" path="m,l1094,e" filled="f" strokecolor="#191919" strokeweight="2pt">
                      <v:path arrowok="t" o:connecttype="custom" o:connectlocs="0,0;1094,0" o:connectangles="0,0"/>
                    </v:shape>
                  </v:group>
                  <v:group id="Group 2746" o:spid="_x0000_s1372" style="position:absolute;left:11145;top:7905;width:1953;height:0" coordorigin="11145,7905" coordsize="1953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  <v:shape id="Freeform 2747" o:spid="_x0000_s1373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2I1MAA&#10;AADbAAAADwAAAGRycy9kb3ducmV2LnhtbERPTYvCMBC9C/6HMIIX0VRRcbtGEUHxImL1sMfZZmyL&#10;zaQ0Ueu/N4LgbR7vc+bLxpTiTrUrLCsYDiIQxKnVBWcKzqdNfwbCeWSNpWVS8CQHy0W7NcdY2wcf&#10;6Z74TIQQdjEqyL2vYildmpNBN7AVceAutjboA6wzqWt8hHBTylEUTaXBgkNDjhWtc0qvyc0o+Ott&#10;LiZyP5PeYUv/dBrr2yrdK9XtNKtfEJ4a/xV/3Dsd5k/g/Us4QC5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M2I1MAAAADbAAAADwAAAAAAAAAAAAAAAACYAgAAZHJzL2Rvd25y&#10;ZXYueG1sUEsFBgAAAAAEAAQA9QAAAIUDAAAAAA==&#10;" path="m1094,l,e" filled="f" strokecolor="#191919" strokeweight="2pt">
                      <v:path arrowok="t" o:connecttype="custom" o:connectlocs="1094,0;0,0" o:connectangles="0,0"/>
                    </v:shape>
                    <v:shape id="Freeform 2748" o:spid="_x0000_s1374" style="position:absolute;left:11145;top:7905;width:1953;height:0;visibility:visible;mso-wrap-style:square;v-text-anchor:top" coordsize="195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8Wo8EA&#10;AADbAAAADwAAAGRycy9kb3ducmV2LnhtbERPS4vCMBC+C/6HMIIX0dRFxe2aFllQvIj4OOxxthnb&#10;YjMpTdT6740geJuP7zmLtDWVuFHjSssKxqMIBHFmdcm5gtNxNZyDcB5ZY2WZFDzIQZp0OwuMtb3z&#10;nm4Hn4sQwi5GBYX3dSylywoy6Ea2Jg7c2TYGfYBNLnWD9xBuKvkVRTNpsOTQUGBNvwVll8PVKPgb&#10;rM4mct/TwW5N/3Sc6Osy2yrV77XLHxCeWv8Rv90bHebP4PVLOEAm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QfFqPBAAAA2wAAAA8AAAAAAAAAAAAAAAAAmAIAAGRycy9kb3du&#10;cmV2LnhtbFBLBQYAAAAABAAEAPUAAACGAwAAAAA=&#10;" path="m,l1094,e" filled="f" strokecolor="#191919" strokeweight="2pt">
                      <v:path arrowok="t" o:connecttype="custom" o:connectlocs="0,0;1094,0" o:connectangles="0,0"/>
                    </v:shape>
                  </v:group>
                  <v:group id="Group 2749" o:spid="_x0000_s1375" style="position:absolute;left:11145;top:9705;width:1967;height:0" coordorigin="11145,97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  <v:shape id="Freeform 2750" o:spid="_x0000_s1376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s7uMUA&#10;AADbAAAADwAAAGRycy9kb3ducmV2LnhtbESPT2vCQBDF74LfYZlCL1I3bVEkuooUhJ6k/gnY25Ad&#10;k9DsbMhuY/TTOwfB2wzvzXu/Wax6V6uO2lB5NvA+TkAR595WXBg4HjZvM1AhIlusPZOBKwVYLYeD&#10;BabWX3hH3T4WSkI4pGigjLFJtQ55SQ7D2DfEop196zDK2hbatniRcFfrjySZaocVS0OJDX2VlP/t&#10;/52BWT35JMp+fkdddttuJt3pmmcnY15f+vUcVKQ+Ps2P628r+AIrv8gAen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uzu4xQAAANsAAAAPAAAAAAAAAAAAAAAAAJgCAABkcnMv&#10;ZG93bnJldi54bWxQSwUGAAAAAAQABAD1AAAAigMAAAAA&#10;" path="m1094,l,e" filled="f" strokecolor="#191919" strokeweight="2pt">
                      <v:path arrowok="t" o:connecttype="custom" o:connectlocs="1094,0;0,0" o:connectangles="0,0"/>
                    </v:shape>
                    <v:shape id="Freeform 2751" o:spid="_x0000_s1377" style="position:absolute;left:11145;top:97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eeI8IA&#10;AADbAAAADwAAAGRycy9kb3ducmV2LnhtbERPS4vCMBC+L/gfwgheFk11UdyuUUQQPC2+Cu5taGbb&#10;YjMpTazVX28Ewdt8fM+ZLVpTioZqV1hWMBxEIIhTqwvOFBwP6/4UhPPIGkvLpOBGDhbzzscMY22v&#10;vKNm7zMRQtjFqCD3voqldGlOBt3AVsSB+7e1QR9gnUld4zWEm1KOomgiDRYcGnKsaJVTet5fjIJp&#10;Of4iSrZ/n01y/12Pm9MtTU5K9brt8geEp9a/xS/3Rof53/D8JRwg5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954jwgAAANsAAAAPAAAAAAAAAAAAAAAAAJgCAABkcnMvZG93&#10;bnJldi54bWxQSwUGAAAAAAQABAD1AAAAhwMAAAAA&#10;" path="m,l1094,e" filled="f" strokecolor="#191919" strokeweight="2pt">
                      <v:path arrowok="t" o:connecttype="custom" o:connectlocs="0,0;1094,0" o:connectangles="0,0"/>
                    </v:shape>
                  </v:group>
                  <v:group id="Group 2752" o:spid="_x0000_s1378" style="position:absolute;left:11145;top:11505;width:1967;height:0" coordorigin="11145,11505" coordsize="1967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  <v:shape id="Freeform 2753" o:spid="_x0000_s1379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1YmMQA&#10;AADbAAAADwAAAGRycy9kb3ducmV2LnhtbESPT4vCMBTE74LfITzBy6KpiiLVKCIIe5L1T6HeHs3b&#10;tmzzUppsrfvpjbDgcZiZ3zDrbWcq0VLjSssKJuMIBHFmdcm5guvlMFqCcB5ZY2WZFDzIwXbT760x&#10;1vbOJ2rPPhcBwi5GBYX3dSylywoy6Ma2Jg7et20M+iCbXOoG7wFuKjmNooU0WHJYKLCmfUHZz/nX&#10;KFhW8xlR8nX7aJO/42Hepo8sSZUaDrrdCoSnzr/D/+1PrWA6gdeX8APk5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HtWJjEAAAA2wAAAA8AAAAAAAAAAAAAAAAAmAIAAGRycy9k&#10;b3ducmV2LnhtbFBLBQYAAAAABAAEAPUAAACJAwAAAAA=&#10;" path="m1094,l,e" filled="f" strokecolor="#191919" strokeweight="2pt">
                      <v:path arrowok="t" o:connecttype="custom" o:connectlocs="1094,0;0,0" o:connectangles="0,0"/>
                    </v:shape>
                    <v:shape id="Freeform 2754" o:spid="_x0000_s1380" style="position:absolute;left:11145;top:11505;width:1967;height:0;visibility:visible;mso-wrap-style:square;v-text-anchor:top" coordsize="1967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/G78UA&#10;AADbAAAADwAAAGRycy9kb3ducmV2LnhtbESPT2vCQBTE70K/w/IKvUjdmJIi0VWKEPBUWm3A3h7Z&#10;ZxKafRuya/7003cLgsdhZn7DbHajaURPnastK1guIhDEhdU1lwq+TtnzCoTzyBoby6RgIge77cNs&#10;g6m2A39Sf/SlCBB2KSqovG9TKV1RkUG3sC1x8C62M+iD7EqpOxwC3DQyjqJXabDmsFBhS/uKip/j&#10;1ShYNckLUf7xPe/z3/cs6c9TkZ+Venoc39YgPI3+Hr61D1pBHMP/l/AD5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P8bvxQAAANsAAAAPAAAAAAAAAAAAAAAAAJgCAABkcnMv&#10;ZG93bnJldi54bWxQSwUGAAAAAAQABAD1AAAAigMAAAAA&#10;" path="m,l1094,e" filled="f" strokecolor="#191919" strokeweight="2pt">
                      <v:path arrowok="t" o:connecttype="custom" o:connectlocs="0,0;1094,0" o:connectangles="0,0"/>
                    </v:shape>
                  </v:group>
                  <v:group id="Group 2755" o:spid="_x0000_s1381" style="position:absolute;left:11145;top:13305;width:1939;height:0" coordorigin="11145,13305" coordsize="1939,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  <v:shape id="Freeform 2756" o:spid="_x0000_s1382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M2U8YA&#10;AADbAAAADwAAAGRycy9kb3ducmV2LnhtbESP3WrCQBSE7wu+w3KE3pS6SbBSohsRsVApFKM+wCF7&#10;mp9mz8bsNqZv3y0IXg4z8w2zWo+mFQP1rrasIJ5FIIgLq2suFZxPb8+vIJxH1thaJgW/5GCdTR5W&#10;mGp75ZyGoy9FgLBLUUHlfZdK6YqKDLqZ7YiD92V7gz7IvpS6x2uAm1YmUbSQBmsOCxV2tK2o+D7+&#10;GAWLPPmMm8vLrtFPH5vhFB8u+f6g1ON03CxBeBr9PXxrv2sFyRz+v4QfIL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sM2U8YAAADbAAAADwAAAAAAAAAAAAAAAACYAgAAZHJz&#10;L2Rvd25yZXYueG1sUEsFBgAAAAAEAAQA9QAAAIsDAAAAAA==&#10;" path="m1094,l,e" filled="f" strokecolor="#191919" strokeweight="2pt">
                      <v:path arrowok="t" o:connecttype="custom" o:connectlocs="1094,0;0,0" o:connectangles="0,0"/>
                    </v:shape>
                    <v:shape id="Freeform 2757" o:spid="_x0000_s1383" style="position:absolute;left:11145;top:13305;width:1939;height:0;visibility:visible;mso-wrap-style:square;v-text-anchor:top" coordsize="193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+TyMQA&#10;AADbAAAADwAAAGRycy9kb3ducmV2LnhtbESP0WrCQBRE3wv+w3IFX4puElAkuopIC5VCMeoHXLLX&#10;JJq9G7PbmP59VxB8HGbmDLNc96YWHbWusqwgnkQgiHOrKy4UnI6f4zkI55E11pZJwR85WK8Gb0tM&#10;tb1zRt3BFyJA2KWooPS+SaV0eUkG3cQ2xME729agD7ItpG7xHuCmlkkUzaTBisNCiQ1tS8qvh1+j&#10;YJYlP/HlNv246PfvTXeM97dst1dqNOw3CxCeev8KP9tfWkEyhceX8APk6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mPk8jEAAAA2wAAAA8AAAAAAAAAAAAAAAAAmAIAAGRycy9k&#10;b3ducmV2LnhtbFBLBQYAAAAABAAEAPUAAACJAwAAAAA=&#10;" path="m,l1094,e" filled="f" strokecolor="#191919" strokeweight="2pt">
                      <v:path arrowok="t" o:connecttype="custom" o:connectlocs="0,0;1094,0" o:connectangles="0,0"/>
                    </v:shape>
                  </v:group>
                  <v:shape id="Freeform 2758" o:spid="_x0000_s1384" style="position:absolute;left:11816;top:15105;width:424;height:0;visibility:visible;mso-wrap-style:square;v-text-anchor:top" coordsize="424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5zFMQA&#10;AADbAAAADwAAAGRycy9kb3ducmV2LnhtbESPQWvCQBSE70L/w/KE3szGFIKkWUUChUJB0Ejw+My+&#10;JsHs2zS71fTfdwXB4zAz3zD5ZjK9uNLoOssKllEMgri2uuNGwbH8WKxAOI+ssbdMCv7IwWb9Mssx&#10;0/bGe7oefCMChF2GClrvh0xKV7dk0EV2IA7etx0N+iDHRuoRbwFuepnEcSoNdhwWWhyoaKm+HH6N&#10;Als1xbmsfmq/23/Fsjy5t126Uup1Pm3fQXia/DP8aH9qBUkK9y/hB8j1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+cxTEAAAA2wAAAA8AAAAAAAAAAAAAAAAAmAIAAGRycy9k&#10;b3ducmV2LnhtbFBLBQYAAAAABAAEAPUAAACJAwAAAAA=&#10;" path="m,l423,e" filled="f" strokecolor="#191919" strokeweight="2pt">
                    <v:path arrowok="t" o:connecttype="custom" o:connectlocs="0,0;423,0" o:connectangles="0,0"/>
                  </v:shape>
                  <v:shape id="Freeform 2759" o:spid="_x0000_s1385" style="position:absolute;left:11160;top:15085;width:0;height:40;visibility:visible;mso-wrap-style:square;v-text-anchor:top" coordsize="0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N548MA&#10;AADbAAAADwAAAGRycy9kb3ducmV2LnhtbESPT0sDMRTE74LfITzBi7hZW+jK2rQUqdJr/yB4e26e&#10;yeLmJSRpu/32piB4HGbmN8x8ObpBnCim3rOCp6oGQdx53bNRcNi/PT6DSBlZ4+CZFFwowXJxezPH&#10;Vvszb+m0y0YUCKcWFdicQytl6iw5TJUPxMX79tFhLjIaqSOeC9wNclLXM+mw57JgMdCrpe5nd3QK&#10;tk3zRWHzYMxsGvv3yyrY9cenUvd34+oFRKYx/4f/2hutYNLA9Uv5AX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iN548MAAADbAAAADwAAAAAAAAAAAAAAAACYAgAAZHJzL2Rv&#10;d25yZXYueG1sUEsFBgAAAAAEAAQA9QAAAIgDAAAAAA==&#10;" path="m,l,40e" filled="f" strokecolor="#191919" strokeweight="2pt">
                    <v:path arrowok="t" o:connecttype="custom" o:connectlocs="0,0;0,40" o:connectangles="0,0"/>
                  </v:shape>
                  <v:rect id="Rectangle 2760" o:spid="_x0000_s1386" style="position:absolute;left:11176;top:14864;width:640;height:6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O0Mr0A&#10;AADbAAAADwAAAGRycy9kb3ducmV2LnhtbERPuwrCMBTdBf8hXMFNUwVFqlFEUFRcfCxut821LTY3&#10;pYm1/r0ZBMfDeS9WrSlFQ7UrLCsYDSMQxKnVBWcKbtftYAbCeWSNpWVS8CEHq2W3s8BY2zefqbn4&#10;TIQQdjEqyL2vYildmpNBN7QVceAetjboA6wzqWt8h3BTynEUTaXBgkNDjhVtckqfl5dRkBxOZ787&#10;3nbNLMmq0ib30clOlOr32vUchKfW/8U/914rGIex4Uv4AXL5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LXO0Mr0AAADbAAAADwAAAAAAAAAAAAAAAACYAgAAZHJzL2Rvd25yZXYu&#10;eG1sUEsFBgAAAAAEAAQA9QAAAIIDAAAAAA==&#10;" stroked="f">
                    <v:path arrowok="t"/>
                  </v:rect>
                  <v:rect id="Rectangle 2761" o:spid="_x0000_s1387" style="position:absolute;left:11156;top:14844;width:680;height:6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Qtw8UA&#10;AADbAAAADwAAAGRycy9kb3ducmV2LnhtbESP0WoCMRRE3wv9h3ALvpSardS2bo1SBMX6Il39gNvN&#10;7WY1uVmSqNu/b4RCH4eZOcNM572z4kwhtp4VPA4LEMS11y03Cva75cMriJiQNVrPpOCHIsxntzdT&#10;LLW/8Cedq9SIDOFYogKTUldKGWtDDuPQd8TZ+/bBYcoyNFIHvGS4s3JUFM/SYct5wWBHC0P1sTo5&#10;BbS9/xiv1ofj5qCtNZOnr+r0EpQa3PXvbyAS9ek//NdeawWjCVy/5B8gZ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1C3DxQAAANsAAAAPAAAAAAAAAAAAAAAAAJgCAABkcnMv&#10;ZG93bnJldi54bWxQSwUGAAAAAAQABAD1AAAAigMAAAAA&#10;" filled="f" strokecolor="#191919" strokeweight="2pt">
                    <v:path arrowok="t"/>
                  </v:rect>
                </v:group>
                <v:shape id="Text Box 2594" o:spid="_x0000_s1388" type="#_x0000_t202" style="position:absolute;left:11203;top:8034;width:720;height:11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2M/cYA&#10;AADbAAAADwAAAGRycy9kb3ducmV2LnhtbESPQWvCQBSE7wX/w/IEb3WT2oqkrqK1BRGFVttDb4/s&#10;Mwlm38bs1qz/3i0Uehxm5htmOg+mFhdqXWVZQTpMQBDnVldcKPg8vN1PQDiPrLG2TAqu5GA+691N&#10;MdO24w+67H0hIoRdhgpK75tMSpeXZNANbUMcvaNtDfoo20LqFrsIN7V8SJKxNFhxXCixoZeS8tP+&#10;xyh4Xb5vVrtzCMdumVaPuHr6Gm2/lRr0w+IZhKfg/8N/7bVWMErh90v8AXJ2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12M/cYAAADbAAAADwAAAAAAAAAAAAAAAACYAgAAZHJz&#10;L2Rvd25yZXYueG1sUEsFBgAAAAAEAAQA9QAAAIsDAAAAAA==&#10;" filled="f" stroked="f">
                  <v:textbox style="layout-flow:vertical" inset="0,0,0,0">
                    <w:txbxContent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-15" w:right="-15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Sciences &amp;</w:t>
                        </w:r>
                      </w:p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exact"/>
                          <w:ind w:left="202" w:right="202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Health</w:t>
                        </w:r>
                      </w:p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exact"/>
                          <w:ind w:left="-7" w:right="-7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Professions</w:t>
                        </w:r>
                      </w:p>
                    </w:txbxContent>
                  </v:textbox>
                </v:shape>
                <v:shape id="Text Box 2593" o:spid="_x0000_s1389" type="#_x0000_t202" style="position:absolute;left:11423;top:9772;width:480;height:9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8SisYA&#10;AADbAAAADwAAAGRycy9kb3ducmV2LnhtbESPQWsCMRSE7wX/Q3iCN82qrZStUWq1UIqCVXvw9tg8&#10;dxc3L+smuum/bwpCj8PMfMNM58FU4kaNKy0rGA4SEMSZ1SXnCg779/4zCOeRNVaWScEPOZjPOg9T&#10;TLVt+YtuO5+LCGGXooLC+zqV0mUFGXQDWxNH72Qbgz7KJpe6wTbCTSVHSTKRBkuOCwXW9FZQdt5d&#10;jYLVYvu53FxCOLWLYfmIy6fv8fqoVK8bXl9AeAr+P3xvf2gF4xH8fYk/QM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48SisYAAADbAAAADwAAAAAAAAAAAAAAAACYAgAAZHJz&#10;L2Rvd25yZXYueG1sUEsFBgAAAAAEAAQA9QAAAIsDAAAAAA==&#10;" filled="f" stroked="f">
                  <v:textbox style="layout-flow:vertical" inset="0,0,0,0">
                    <w:txbxContent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-15" w:right="-15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Graduate</w:t>
                        </w:r>
                      </w:p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exact"/>
                          <w:ind w:right="125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School</w:t>
                        </w:r>
                      </w:p>
                    </w:txbxContent>
                  </v:textbox>
                </v:shape>
                <v:shape id="Text Box 2592" o:spid="_x0000_s1390" type="#_x0000_t202" style="position:absolute;left:11403;top:11621;width:480;height:12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O3EcYA&#10;AADbAAAADwAAAGRycy9kb3ducmV2LnhtbESPQWvCQBSE7wX/w/IEb7qxaYtEV6m1BRELrbYHb4/s&#10;MwnNvo3ZrVn/vVsQehxm5htmtgimFmdqXWVZwXiUgCDOra64UPC1fxtOQDiPrLG2TAou5GAx793N&#10;MNO2408673whIoRdhgpK75tMSpeXZNCNbEMcvaNtDfoo20LqFrsIN7W8T5InabDiuFBiQy8l5T+7&#10;X6PgdfmxWb2fQjh2y3H1gKvH73R7UGrQD89TEJ6C/w/f2mutIE3h70v8AXJ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MO3EcYAAADbAAAADwAAAAAAAAAAAAAAAACYAgAAZHJz&#10;L2Rvd25yZXYueG1sUEsFBgAAAAAEAAQA9QAAAIsDAAAAAA==&#10;" filled="f" stroked="f">
                  <v:textbox style="layout-flow:vertical" inset="0,0,0,0">
                    <w:txbxContent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229" w:right="229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Course</w:t>
                        </w:r>
                      </w:p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exact"/>
                          <w:ind w:left="-15" w:right="-15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Descriptions</w:t>
                        </w:r>
                      </w:p>
                    </w:txbxContent>
                  </v:textbox>
                </v:shape>
                <v:shape id="Text Box 2591" o:spid="_x0000_s1391" type="#_x0000_t202" style="position:absolute;left:11383;top:13480;width:480;height:11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ovZcYA&#10;AADbAAAADwAAAGRycy9kb3ducmV2LnhtbESPS2vDMBCE74X8B7GB3ho5T4ITJSRNC6W0kOcht8Xa&#10;2CbWyrXUWP33VaDQ4zAz3zDzZTCVuFHjSssK+r0EBHFmdcm5guPh9WkKwnlkjZVlUvBDDpaLzsMc&#10;U21b3tFt73MRIexSVFB4X6dSuqwgg65na+LoXWxj0EfZ5FI32Ea4qeQgSSbSYMlxocCangvKrvtv&#10;o+BlvX3ffH6FcGnX/XKEm/Fp+HFW6rEbVjMQnoL/D/+137SC4QjuX+IPk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yovZcYAAADbAAAADwAAAAAAAAAAAAAAAACYAgAAZHJz&#10;L2Rvd25yZXYueG1sUEsFBgAAAAAEAAQA9QAAAIsDAAAAAA==&#10;" filled="f" stroked="f">
                  <v:textbox style="layout-flow:vertical" inset="0,0,0,0">
                    <w:txbxContent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-15" w:right="-15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Personnel &amp;Index</w:t>
                        </w:r>
                      </w:p>
                    </w:txbxContent>
                  </v:textbox>
                </v:shape>
                <v:shape id="Text Box 2590" o:spid="_x0000_s1392" type="#_x0000_t202" style="position:absolute;left:11515;top:577;width:377;height:17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aK/sYA&#10;AADbAAAADwAAAGRycy9kb3ducmV2LnhtbESPT2sCMRTE7wW/Q3hCbzVrrSKrUWqtIKUF/x68PTbP&#10;3cXNy3YT3fjtm0Khx2FmfsNM58FU4kaNKy0r6PcSEMSZ1SXnCg771dMYhPPIGivLpOBODuazzsMU&#10;U21b3tJt53MRIexSVFB4X6dSuqwgg65na+LonW1j0EfZ5FI32Ea4qeRzkoykwZLjQoE1vRWUXXZX&#10;o+B9sflYfn2HcG4X/fIFl8Pj4POk1GM3vE5AeAr+P/zXXmsFgyH8fok/QM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GaK/sYAAADbAAAADwAAAAAAAAAAAAAAAACYAgAAZHJz&#10;L2Rvd25yZXYueG1sUEsFBgAAAAAEAAQA9QAAAIsDAAAAAA==&#10;" filled="f" stroked="f">
                  <v:textbox style="layout-flow:vertical" inset="0,0,0,0">
                    <w:txbxContent>
                      <w:p w:rsidR="004648B7" w:rsidRPr="008A161B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20" w:right="-30"/>
                          <w:rPr>
                            <w:rFonts w:ascii="Century Gothic" w:hAnsi="Century Gothic" w:cs="Century Gothic"/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8A161B">
                          <w:rPr>
                            <w:rFonts w:ascii="Century Gothic" w:hAnsi="Century Gothic" w:cs="Century Gothic"/>
                            <w:b/>
                            <w:bCs/>
                            <w:color w:val="FFFFFF" w:themeColor="background1"/>
                            <w:sz w:val="20"/>
                            <w:szCs w:val="20"/>
                          </w:rPr>
                          <w:t>Albany State</w:t>
                        </w:r>
                      </w:p>
                    </w:txbxContent>
                  </v:textbox>
                </v:shape>
                <v:shape id="Text Box 2588" o:spid="_x0000_s1393" type="#_x0000_t202" style="position:absolute;left:11623;top:4416;width:240;height: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QUicYA&#10;AADbAAAADwAAAGRycy9kb3ducmV2LnhtbESPT2sCMRTE7wW/Q3hCbzVrbUVWo9RaQUoF/x68PTbP&#10;3cXNy3YT3fjtm0Khx2FmfsNMZsFU4kaNKy0r6PcSEMSZ1SXnCg775dMIhPPIGivLpOBODmbTzsME&#10;U21b3tJt53MRIexSVFB4X6dSuqwgg65na+LonW1j0EfZ5FI32Ea4qeRzkgylwZLjQoE1vReUXXZX&#10;o+BjvvlcrL9DOLfzfvmCi9fj4Ouk1GM3vI1BeAr+P/zXXmkFgyH8fok/QE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LQUicYAAADbAAAADwAAAAAAAAAAAAAAAACYAgAAZHJz&#10;L2Rvd25yZXYueG1sUEsFBgAAAAAEAAQA9QAAAIsDAAAAAA==&#10;" filled="f" stroked="f">
                  <v:textbox style="layout-flow:vertical" inset="0,0,0,0">
                    <w:txbxContent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20" w:right="-30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Business</w:t>
                        </w:r>
                      </w:p>
                    </w:txbxContent>
                  </v:textbox>
                </v:shape>
                <v:shape id="Text Box 2587" o:spid="_x0000_s1394" type="#_x0000_t202" style="position:absolute;left:11623;top:6136;width:240;height:10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ixEscA&#10;AADbAAAADwAAAGRycy9kb3ducmV2LnhtbESPQWvCQBSE74X+h+UJ3pqNVdsSXaVqBRELrdpDb4/s&#10;MwnNvk2zW7P++65Q6HGYmW+Y6TyYWpypdZVlBYMkBUGcW11xoeB4WN89gXAeWWNtmRRcyMF8dnsz&#10;xUzbjt/pvPeFiBB2GSoovW8yKV1ekkGX2IY4eifbGvRRtoXULXYRbmp5n6YP0mDFcaHEhpYl5V/7&#10;H6PgZfG2Xb1+h3DqFoNqhKvxx3D3qVS/F54nIDwF/x/+a2+0guEjXL/EHy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/4sRLHAAAA2wAAAA8AAAAAAAAAAAAAAAAAmAIAAGRy&#10;cy9kb3ducmV2LnhtbFBLBQYAAAAABAAEAPUAAACMAwAAAAA=&#10;" filled="f" stroked="f">
                  <v:textbox style="layout-flow:vertical" inset="0,0,0,0">
                    <w:txbxContent>
                      <w:p w:rsidR="004648B7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20" w:right="-30"/>
                          <w:rPr>
                            <w:rFonts w:ascii="Century Gothic" w:hAnsi="Century Gothic" w:cs="Century Gothic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 w:cs="Century Gothic"/>
                            <w:b/>
                            <w:bCs/>
                            <w:color w:val="191919"/>
                            <w:sz w:val="20"/>
                            <w:szCs w:val="20"/>
                          </w:rPr>
                          <w:t>Education</w:t>
                        </w:r>
                      </w:p>
                    </w:txbxContent>
                  </v:textbox>
                </v:shape>
                <v:shape id="Text Box 2589" o:spid="_x0000_s1395" type="#_x0000_t202" style="position:absolute;left:11383;top:2499;width:530;height:17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clYMMA&#10;AADbAAAADwAAAGRycy9kb3ducmV2LnhtbERPy2oCMRTdF/yHcAV3NWO1UqZGqS+Q0oJVu3B3mVxn&#10;Bic34yQ68e/NotDl4bwns2AqcaPGlZYVDPoJCOLM6pJzBYf9+vkNhPPIGivLpOBODmbTztMEU21b&#10;/qHbzucihrBLUUHhfZ1K6bKCDLq+rYkjd7KNQR9hk0vdYBvDTSVfkmQsDZYcGwqsaVFQdt5djYLV&#10;fPu5/L6EcGrng3KEy9ff4ddRqV43fLyD8BT8v/jPvdEKhnFs/BJ/gJ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mclYMMAAADbAAAADwAAAAAAAAAAAAAAAACYAgAAZHJzL2Rv&#10;d25yZXYueG1sUEsFBgAAAAAEAAQA9QAAAIgDAAAAAA==&#10;" filled="f" stroked="f">
                  <v:textbox style="layout-flow:vertical" inset="0,0,0,0">
                    <w:txbxContent>
                      <w:p w:rsidR="004648B7" w:rsidRPr="008A161B" w:rsidRDefault="004648B7" w:rsidP="004648B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21" w:lineRule="exact"/>
                          <w:ind w:left="20" w:right="-30"/>
                          <w:rPr>
                            <w:rFonts w:ascii="Century Gothic" w:hAnsi="Century Gothic" w:cs="Century Gothic"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8A161B">
                          <w:rPr>
                            <w:rFonts w:ascii="Century Gothic" w:hAnsi="Century Gothic" w:cs="Century Gothic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Arts &amp; Humanities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946B9C" w:rsidRDefault="00946B9C" w:rsidP="00663253">
      <w:pPr>
        <w:tabs>
          <w:tab w:val="left" w:pos="9450"/>
        </w:tabs>
      </w:pPr>
      <w:bookmarkStart w:id="10" w:name="_GoBack"/>
      <w:bookmarkEnd w:id="10"/>
    </w:p>
    <w:p w:rsidR="007B0C91" w:rsidRDefault="007B0C91" w:rsidP="00663253">
      <w:pPr>
        <w:tabs>
          <w:tab w:val="left" w:pos="9450"/>
        </w:tabs>
      </w:pPr>
    </w:p>
    <w:p w:rsidR="007B0C91" w:rsidRDefault="007B0C91" w:rsidP="00663253">
      <w:pPr>
        <w:tabs>
          <w:tab w:val="left" w:pos="9450"/>
        </w:tabs>
      </w:pPr>
    </w:p>
    <w:sectPr w:rsidR="007B0C91" w:rsidSect="00663253">
      <w:pgSz w:w="12240" w:h="15840"/>
      <w:pgMar w:top="1440" w:right="1350" w:bottom="1440" w:left="99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altName w:val="Futura Bk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trackRevisions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1F2C"/>
    <w:rsid w:val="000F3002"/>
    <w:rsid w:val="00207050"/>
    <w:rsid w:val="004648B7"/>
    <w:rsid w:val="004E6BD9"/>
    <w:rsid w:val="0053756F"/>
    <w:rsid w:val="00663253"/>
    <w:rsid w:val="006B31C6"/>
    <w:rsid w:val="006C6320"/>
    <w:rsid w:val="006F2981"/>
    <w:rsid w:val="007A689F"/>
    <w:rsid w:val="007B0C91"/>
    <w:rsid w:val="007E781A"/>
    <w:rsid w:val="00946B9C"/>
    <w:rsid w:val="009609F4"/>
    <w:rsid w:val="00A57E93"/>
    <w:rsid w:val="00AD796A"/>
    <w:rsid w:val="00B20095"/>
    <w:rsid w:val="00B714E7"/>
    <w:rsid w:val="00C11F2C"/>
    <w:rsid w:val="00D15F51"/>
    <w:rsid w:val="00DF26EC"/>
    <w:rsid w:val="00E64908"/>
    <w:rsid w:val="00F34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/>
        <w:ind w:firstLine="7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1F2C"/>
    <w:pPr>
      <w:spacing w:line="276" w:lineRule="auto"/>
      <w:ind w:firstLine="0"/>
    </w:pPr>
    <w:rPr>
      <w:rFonts w:ascii="Calibri" w:eastAsia="Times New Roman" w:hAnsi="Calibri" w:cs="Times New Roman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1F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1F2C"/>
    <w:rPr>
      <w:rFonts w:ascii="Tahoma" w:eastAsia="Times New Roman" w:hAnsi="Tahoma" w:cs="Tahoma"/>
      <w:sz w:val="16"/>
      <w:szCs w:val="16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/>
        <w:ind w:firstLine="7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11F2C"/>
    <w:pPr>
      <w:spacing w:line="276" w:lineRule="auto"/>
      <w:ind w:firstLine="0"/>
    </w:pPr>
    <w:rPr>
      <w:rFonts w:ascii="Calibri" w:eastAsia="Times New Roman" w:hAnsi="Calibri" w:cs="Times New Roman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1F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1F2C"/>
    <w:rPr>
      <w:rFonts w:ascii="Tahoma" w:eastAsia="Times New Roman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15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gif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3856</Words>
  <Characters>21980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25785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juliette</dc:creator>
  <cp:lastModifiedBy>cjones</cp:lastModifiedBy>
  <cp:revision>2</cp:revision>
  <dcterms:created xsi:type="dcterms:W3CDTF">2011-05-18T17:45:00Z</dcterms:created>
  <dcterms:modified xsi:type="dcterms:W3CDTF">2011-05-18T17:45:00Z</dcterms:modified>
</cp:coreProperties>
</file>