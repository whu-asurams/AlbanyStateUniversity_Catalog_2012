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B68" w:rsidRDefault="004E5B68" w:rsidP="004E5B68">
      <w:pPr>
        <w:widowControl w:val="0"/>
        <w:autoSpaceDE w:val="0"/>
        <w:autoSpaceDN w:val="0"/>
        <w:adjustRightInd w:val="0"/>
        <w:spacing w:before="73" w:after="0" w:line="240" w:lineRule="auto"/>
        <w:ind w:left="1058"/>
        <w:rPr>
          <w:rFonts w:ascii="Century Gothic" w:hAnsi="Century Gothic" w:cs="Century Gothic"/>
          <w:color w:val="000000"/>
          <w:sz w:val="16"/>
          <w:szCs w:val="16"/>
        </w:rPr>
      </w:pPr>
      <w:r>
        <w:rPr>
          <w:rFonts w:ascii="Century Gothic" w:hAnsi="Century Gothic" w:cs="Century Gothic"/>
          <w:b/>
          <w:bCs/>
          <w:color w:val="191919"/>
          <w:sz w:val="16"/>
          <w:szCs w:val="16"/>
        </w:rPr>
        <w:t>Admissions</w:t>
      </w:r>
    </w:p>
    <w:p w:rsidR="004E5B68" w:rsidRDefault="004E5B68" w:rsidP="004E5B68">
      <w:pPr>
        <w:widowControl w:val="0"/>
        <w:autoSpaceDE w:val="0"/>
        <w:autoSpaceDN w:val="0"/>
        <w:adjustRightInd w:val="0"/>
        <w:spacing w:before="6" w:after="0" w:line="190" w:lineRule="exact"/>
        <w:rPr>
          <w:rFonts w:ascii="Century Gothic" w:hAnsi="Century Gothic" w:cs="Century Gothic"/>
          <w:color w:val="000000"/>
          <w:sz w:val="19"/>
          <w:szCs w:val="19"/>
        </w:rPr>
      </w:pPr>
    </w:p>
    <w:p w:rsidR="004E5B68" w:rsidRDefault="004E5B68" w:rsidP="004E5B68">
      <w:pPr>
        <w:widowControl w:val="0"/>
        <w:autoSpaceDE w:val="0"/>
        <w:autoSpaceDN w:val="0"/>
        <w:adjustRightInd w:val="0"/>
        <w:spacing w:after="0" w:line="200" w:lineRule="exact"/>
        <w:rPr>
          <w:rFonts w:ascii="Century Gothic" w:hAnsi="Century Gothic" w:cs="Century Gothic"/>
          <w:color w:val="000000"/>
          <w:sz w:val="20"/>
          <w:szCs w:val="20"/>
        </w:rPr>
      </w:pPr>
    </w:p>
    <w:p w:rsidR="004E5B68" w:rsidRDefault="004E5B68" w:rsidP="004E5B68">
      <w:pPr>
        <w:widowControl w:val="0"/>
        <w:autoSpaceDE w:val="0"/>
        <w:autoSpaceDN w:val="0"/>
        <w:adjustRightInd w:val="0"/>
        <w:spacing w:after="0" w:line="240" w:lineRule="auto"/>
        <w:ind w:left="1009"/>
        <w:rPr>
          <w:rFonts w:ascii="Times New Roman" w:hAnsi="Times New Roman"/>
          <w:color w:val="000000"/>
          <w:sz w:val="20"/>
          <w:szCs w:val="20"/>
        </w:rPr>
      </w:pPr>
      <w:r>
        <w:rPr>
          <w:rFonts w:ascii="Century Gothic" w:hAnsi="Century Gothic" w:cs="Century Gothic"/>
          <w:noProof/>
          <w:color w:val="000000"/>
          <w:sz w:val="20"/>
          <w:szCs w:val="20"/>
        </w:rPr>
        <w:drawing>
          <wp:inline distT="0" distB="0" distL="0" distR="0">
            <wp:extent cx="6419850"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cstate="print"/>
                    <a:srcRect/>
                    <a:stretch>
                      <a:fillRect/>
                    </a:stretch>
                  </pic:blipFill>
                  <pic:spPr bwMode="auto">
                    <a:xfrm>
                      <a:off x="0" y="0"/>
                      <a:ext cx="6419850" cy="4362450"/>
                    </a:xfrm>
                    <a:prstGeom prst="rect">
                      <a:avLst/>
                    </a:prstGeom>
                    <a:noFill/>
                    <a:ln w="9525">
                      <a:noFill/>
                      <a:miter lim="800000"/>
                      <a:headEnd/>
                      <a:tailEnd/>
                    </a:ln>
                  </pic:spPr>
                </pic:pic>
              </a:graphicData>
            </a:graphic>
          </wp:inline>
        </w:drawing>
      </w:r>
    </w:p>
    <w:p w:rsidR="004E5B68" w:rsidRDefault="004E5B68" w:rsidP="004E5B68">
      <w:pPr>
        <w:widowControl w:val="0"/>
        <w:autoSpaceDE w:val="0"/>
        <w:autoSpaceDN w:val="0"/>
        <w:adjustRightInd w:val="0"/>
        <w:spacing w:before="21" w:after="0" w:line="240" w:lineRule="auto"/>
        <w:ind w:left="1020"/>
        <w:rPr>
          <w:rFonts w:ascii="Times New Roman" w:hAnsi="Times New Roman"/>
          <w:color w:val="000000"/>
          <w:sz w:val="96"/>
          <w:szCs w:val="96"/>
        </w:rPr>
      </w:pPr>
      <w:r>
        <w:rPr>
          <w:rFonts w:ascii="Times New Roman" w:hAnsi="Times New Roman"/>
          <w:color w:val="191919"/>
          <w:spacing w:val="-25"/>
          <w:sz w:val="128"/>
          <w:szCs w:val="128"/>
        </w:rPr>
        <w:t>A</w:t>
      </w:r>
      <w:r>
        <w:rPr>
          <w:rFonts w:ascii="Times New Roman" w:hAnsi="Times New Roman"/>
          <w:color w:val="191919"/>
          <w:spacing w:val="-26"/>
          <w:sz w:val="96"/>
          <w:szCs w:val="96"/>
        </w:rPr>
        <w:t>DMISSIONS</w:t>
      </w:r>
    </w:p>
    <w:p w:rsidR="004E5B68" w:rsidRDefault="004E5B68" w:rsidP="004E5B68">
      <w:pPr>
        <w:widowControl w:val="0"/>
        <w:autoSpaceDE w:val="0"/>
        <w:autoSpaceDN w:val="0"/>
        <w:adjustRightInd w:val="0"/>
        <w:spacing w:before="8" w:after="0" w:line="180" w:lineRule="exact"/>
        <w:rPr>
          <w:rFonts w:ascii="Times New Roman" w:hAnsi="Times New Roman"/>
          <w:color w:val="000000"/>
          <w:sz w:val="18"/>
          <w:szCs w:val="18"/>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8622DE" w:rsidP="004E5B68">
      <w:pPr>
        <w:widowControl w:val="0"/>
        <w:autoSpaceDE w:val="0"/>
        <w:autoSpaceDN w:val="0"/>
        <w:adjustRightInd w:val="0"/>
        <w:spacing w:before="1" w:after="0" w:line="240" w:lineRule="auto"/>
        <w:ind w:left="1020"/>
        <w:rPr>
          <w:rFonts w:ascii="Times New Roman" w:hAnsi="Times New Roman"/>
          <w:color w:val="000000"/>
          <w:sz w:val="27"/>
          <w:szCs w:val="27"/>
        </w:rPr>
      </w:pPr>
      <w:r w:rsidRPr="008622DE">
        <w:rPr>
          <w:noProof/>
          <w:lang w:eastAsia="zh-CN"/>
        </w:rPr>
        <w:pict>
          <v:group id="_x0000_s1462" style="position:absolute;left:0;text-align:left;margin-left:-57pt;margin-top:-504.85pt;width:191pt;height:795.85pt;z-index:-251593728" coordorigin="-720,-62" coordsize="3820,15917">
            <v:group id="_x0000_s1463" style="position:absolute;left:-720;top:-62;width:3820;height:15917" coordorigin="-720,-62" coordsize="3820,15839">
              <v:rect id="_x0000_s1464"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2" o:spid="_x0000_s1465"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466"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467"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468"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469"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470"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471"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472"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47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474"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475"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47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477"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478"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47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480"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481"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48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483"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484"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48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486"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487"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488"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489"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type id="_x0000_t202" coordsize="21600,21600" o:spt="202" path="m,l,21600r21600,l21600,xe">
              <v:stroke joinstyle="miter"/>
              <v:path gradientshapeok="t" o:connecttype="rect"/>
            </v:shapetype>
            <v:shape id="Text Box 2699" o:spid="_x0000_s1490" type="#_x0000_t202" style="position:absolute;left:377;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Text Box 2699"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491" type="#_x0000_t202" style="position:absolute;left:377;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Text Box 2698"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492" type="#_x0000_t202" style="position:absolute;left:397;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Text Box 2697" inset="0,0,0,0">
                <w:txbxContent>
                  <w:p w:rsidR="00CA65BC" w:rsidRDefault="00CA65BC" w:rsidP="000F0F6D">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493" type="#_x0000_t202" style="position:absolute;left:397;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Text Box 2696"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494" type="#_x0000_t202" style="position:absolute;left:417;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mso-next-textbox:#Text Box 2695"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495" type="#_x0000_t202" style="position:absolute;left:417;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mso-next-textbox:#Text Box 2694"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496" type="#_x0000_t202" style="position:absolute;left:170;top:2509;width:707;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mso-next-textbox:#Text Box 2693"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497" type="#_x0000_t202" style="position:absolute;left:400;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Text Box 2692"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8622DE">
        <w:rPr>
          <w:noProof/>
        </w:rPr>
        <w:pict>
          <v:polyline id="Freeform 589" o:spid="_x0000_s1054"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" o:allowincell="f" filled="f" strokecolor="#191919" strokeweight=".04408mm">
            <v:path arrowok="t" o:connecttype="custom" o:connectlocs="0,0;6400800,0" o:connectangles="0,0"/>
            <w10:wrap anchorx="page"/>
          </v:polyline>
        </w:pict>
      </w:r>
      <w:r w:rsidR="004E5B68">
        <w:rPr>
          <w:rFonts w:ascii="Times New Roman" w:hAnsi="Times New Roman"/>
          <w:b/>
          <w:bCs/>
          <w:color w:val="191919"/>
          <w:sz w:val="36"/>
          <w:szCs w:val="36"/>
        </w:rPr>
        <w:t>C</w:t>
      </w:r>
      <w:r w:rsidR="004E5B68">
        <w:rPr>
          <w:rFonts w:ascii="Times New Roman" w:hAnsi="Times New Roman"/>
          <w:b/>
          <w:bCs/>
          <w:color w:val="191919"/>
          <w:sz w:val="27"/>
          <w:szCs w:val="27"/>
        </w:rPr>
        <w:t>ONTENTS</w:t>
      </w:r>
    </w:p>
    <w:p w:rsidR="004E5B68" w:rsidRDefault="004E5B68" w:rsidP="004E5B68">
      <w:pPr>
        <w:widowControl w:val="0"/>
        <w:autoSpaceDE w:val="0"/>
        <w:autoSpaceDN w:val="0"/>
        <w:adjustRightInd w:val="0"/>
        <w:spacing w:before="11" w:after="0" w:line="260" w:lineRule="exact"/>
        <w:rPr>
          <w:rFonts w:ascii="Times New Roman" w:hAnsi="Times New Roman"/>
          <w:color w:val="000000"/>
          <w:sz w:val="26"/>
          <w:szCs w:val="26"/>
        </w:rPr>
      </w:pPr>
    </w:p>
    <w:p w:rsidR="004E5B68" w:rsidRDefault="004E5B68" w:rsidP="004E5B68">
      <w:pPr>
        <w:widowControl w:val="0"/>
        <w:autoSpaceDE w:val="0"/>
        <w:autoSpaceDN w:val="0"/>
        <w:adjustRightInd w:val="0"/>
        <w:spacing w:before="11" w:after="0" w:line="260" w:lineRule="exact"/>
        <w:rPr>
          <w:rFonts w:ascii="Times New Roman" w:hAnsi="Times New Roman"/>
          <w:color w:val="000000"/>
          <w:sz w:val="26"/>
          <w:szCs w:val="26"/>
        </w:rPr>
        <w:sectPr w:rsidR="004E5B68">
          <w:pgSz w:w="12240" w:h="15840"/>
          <w:pgMar w:top="400" w:right="600" w:bottom="280" w:left="420" w:header="720" w:footer="720" w:gutter="0"/>
          <w:cols w:space="720" w:equalWidth="0">
            <w:col w:w="11220"/>
          </w:cols>
          <w:noEndnote/>
        </w:sectPr>
      </w:pPr>
    </w:p>
    <w:p w:rsidR="004E5B68" w:rsidRDefault="004E5B68" w:rsidP="004E5B68">
      <w:pPr>
        <w:widowControl w:val="0"/>
        <w:autoSpaceDE w:val="0"/>
        <w:autoSpaceDN w:val="0"/>
        <w:adjustRightInd w:val="0"/>
        <w:spacing w:before="31" w:after="0" w:line="240" w:lineRule="auto"/>
        <w:ind w:left="1020" w:right="-45"/>
        <w:rPr>
          <w:rFonts w:ascii="Times New Roman" w:hAnsi="Times New Roman"/>
          <w:color w:val="000000"/>
          <w:sz w:val="17"/>
          <w:szCs w:val="17"/>
        </w:rPr>
      </w:pPr>
      <w:r>
        <w:rPr>
          <w:rFonts w:ascii="Times New Roman" w:hAnsi="Times New Roman"/>
          <w:color w:val="191919"/>
          <w:sz w:val="17"/>
          <w:szCs w:val="17"/>
        </w:rPr>
        <w:lastRenderedPageBreak/>
        <w:t>General Requirements</w:t>
      </w:r>
      <w:r>
        <w:rPr>
          <w:rFonts w:ascii="Times New Roman" w:hAnsi="Times New Roman"/>
          <w:color w:val="191919"/>
          <w:spacing w:val="-18"/>
          <w:sz w:val="17"/>
          <w:szCs w:val="17"/>
        </w:rPr>
        <w:t xml:space="preserve"> </w:t>
      </w:r>
      <w:r>
        <w:rPr>
          <w:rFonts w:ascii="Times New Roman" w:hAnsi="Times New Roman"/>
          <w:color w:val="191919"/>
          <w:sz w:val="17"/>
          <w:szCs w:val="17"/>
        </w:rPr>
        <w:t>............................................21</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Freshman</w:t>
      </w:r>
      <w:r>
        <w:rPr>
          <w:rFonts w:ascii="Times New Roman" w:hAnsi="Times New Roman"/>
          <w:color w:val="191919"/>
          <w:spacing w:val="-9"/>
          <w:sz w:val="17"/>
          <w:szCs w:val="17"/>
        </w:rPr>
        <w:t xml:space="preserve"> </w:t>
      </w:r>
      <w:r>
        <w:rPr>
          <w:rFonts w:ascii="Times New Roman" w:hAnsi="Times New Roman"/>
          <w:color w:val="191919"/>
          <w:sz w:val="17"/>
          <w:szCs w:val="17"/>
        </w:rPr>
        <w:t>Admissions ............................................21</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S</w:t>
      </w:r>
      <w:r>
        <w:rPr>
          <w:rFonts w:ascii="Times New Roman" w:hAnsi="Times New Roman"/>
          <w:color w:val="191919"/>
          <w:spacing w:val="-19"/>
          <w:sz w:val="17"/>
          <w:szCs w:val="17"/>
        </w:rPr>
        <w:t>A</w:t>
      </w:r>
      <w:r>
        <w:rPr>
          <w:rFonts w:ascii="Times New Roman" w:hAnsi="Times New Roman"/>
          <w:color w:val="191919"/>
          <w:sz w:val="17"/>
          <w:szCs w:val="17"/>
        </w:rPr>
        <w:t>T</w:t>
      </w:r>
      <w:r>
        <w:rPr>
          <w:rFonts w:ascii="Times New Roman" w:hAnsi="Times New Roman"/>
          <w:color w:val="191919"/>
          <w:spacing w:val="-3"/>
          <w:sz w:val="17"/>
          <w:szCs w:val="17"/>
        </w:rPr>
        <w:t xml:space="preserve"> </w:t>
      </w:r>
      <w:r>
        <w:rPr>
          <w:rFonts w:ascii="Times New Roman" w:hAnsi="Times New Roman"/>
          <w:color w:val="191919"/>
          <w:sz w:val="17"/>
          <w:szCs w:val="17"/>
        </w:rPr>
        <w:t>Requirement</w:t>
      </w:r>
      <w:r>
        <w:rPr>
          <w:rFonts w:ascii="Times New Roman" w:hAnsi="Times New Roman"/>
          <w:color w:val="191919"/>
          <w:spacing w:val="8"/>
          <w:sz w:val="17"/>
          <w:szCs w:val="17"/>
        </w:rPr>
        <w:t>s</w:t>
      </w:r>
      <w:r>
        <w:rPr>
          <w:rFonts w:ascii="Times New Roman" w:hAnsi="Times New Roman"/>
          <w:color w:val="191919"/>
          <w:sz w:val="17"/>
          <w:szCs w:val="17"/>
        </w:rPr>
        <w:t>..................................................21</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ACT</w:t>
      </w:r>
      <w:r>
        <w:rPr>
          <w:rFonts w:ascii="Times New Roman" w:hAnsi="Times New Roman"/>
          <w:color w:val="191919"/>
          <w:spacing w:val="-3"/>
          <w:sz w:val="17"/>
          <w:szCs w:val="17"/>
        </w:rPr>
        <w:t xml:space="preserve"> </w:t>
      </w:r>
      <w:r>
        <w:rPr>
          <w:rFonts w:ascii="Times New Roman" w:hAnsi="Times New Roman"/>
          <w:color w:val="191919"/>
          <w:sz w:val="17"/>
          <w:szCs w:val="17"/>
        </w:rPr>
        <w:t>Requirements</w:t>
      </w:r>
      <w:r>
        <w:rPr>
          <w:rFonts w:ascii="Times New Roman" w:hAnsi="Times New Roman"/>
          <w:color w:val="191919"/>
          <w:spacing w:val="-30"/>
          <w:sz w:val="17"/>
          <w:szCs w:val="17"/>
        </w:rPr>
        <w:t xml:space="preserve"> </w:t>
      </w:r>
      <w:r>
        <w:rPr>
          <w:rFonts w:ascii="Times New Roman" w:hAnsi="Times New Roman"/>
          <w:color w:val="191919"/>
          <w:sz w:val="17"/>
          <w:szCs w:val="17"/>
        </w:rPr>
        <w:t>.................................................21</w:t>
      </w:r>
    </w:p>
    <w:p w:rsidR="004E5B68" w:rsidRDefault="004E5B68" w:rsidP="004E5B68">
      <w:pPr>
        <w:widowControl w:val="0"/>
        <w:autoSpaceDE w:val="0"/>
        <w:autoSpaceDN w:val="0"/>
        <w:adjustRightInd w:val="0"/>
        <w:spacing w:before="8" w:after="0" w:line="240" w:lineRule="auto"/>
        <w:ind w:left="1020" w:right="-46"/>
        <w:rPr>
          <w:rFonts w:ascii="Times New Roman" w:hAnsi="Times New Roman"/>
          <w:color w:val="000000"/>
          <w:sz w:val="17"/>
          <w:szCs w:val="17"/>
        </w:rPr>
      </w:pPr>
      <w:r>
        <w:rPr>
          <w:rFonts w:ascii="Times New Roman" w:hAnsi="Times New Roman"/>
          <w:color w:val="191919"/>
          <w:sz w:val="17"/>
          <w:szCs w:val="17"/>
        </w:rPr>
        <w:t>College Preparatory Curriculum</w:t>
      </w:r>
      <w:r>
        <w:rPr>
          <w:rFonts w:ascii="Times New Roman" w:hAnsi="Times New Roman"/>
          <w:color w:val="191919"/>
          <w:spacing w:val="-4"/>
          <w:sz w:val="17"/>
          <w:szCs w:val="17"/>
        </w:rPr>
        <w:t xml:space="preserve"> </w:t>
      </w:r>
      <w:r>
        <w:rPr>
          <w:rFonts w:ascii="Times New Roman" w:hAnsi="Times New Roman"/>
          <w:color w:val="191919"/>
          <w:sz w:val="17"/>
          <w:szCs w:val="17"/>
        </w:rPr>
        <w:t>............................21</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Area of Deficiency</w:t>
      </w:r>
      <w:r>
        <w:rPr>
          <w:rFonts w:ascii="Times New Roman" w:hAnsi="Times New Roman"/>
          <w:color w:val="191919"/>
          <w:spacing w:val="-9"/>
          <w:sz w:val="17"/>
          <w:szCs w:val="17"/>
        </w:rPr>
        <w:t xml:space="preserve"> </w:t>
      </w:r>
      <w:r>
        <w:rPr>
          <w:rFonts w:ascii="Times New Roman" w:hAnsi="Times New Roman"/>
          <w:color w:val="191919"/>
          <w:sz w:val="17"/>
          <w:szCs w:val="17"/>
        </w:rPr>
        <w:t>Alternatives</w:t>
      </w:r>
      <w:r>
        <w:rPr>
          <w:rFonts w:ascii="Times New Roman" w:hAnsi="Times New Roman"/>
          <w:color w:val="191919"/>
          <w:spacing w:val="-23"/>
          <w:sz w:val="17"/>
          <w:szCs w:val="17"/>
        </w:rPr>
        <w:t xml:space="preserve"> </w:t>
      </w:r>
      <w:r>
        <w:rPr>
          <w:rFonts w:ascii="Times New Roman" w:hAnsi="Times New Roman"/>
          <w:color w:val="191919"/>
          <w:sz w:val="17"/>
          <w:szCs w:val="17"/>
        </w:rPr>
        <w:t>.............................22</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6"/>
          <w:sz w:val="17"/>
          <w:szCs w:val="17"/>
        </w:rPr>
        <w:t>T</w:t>
      </w:r>
      <w:r>
        <w:rPr>
          <w:rFonts w:ascii="Times New Roman" w:hAnsi="Times New Roman"/>
          <w:color w:val="191919"/>
          <w:sz w:val="17"/>
          <w:szCs w:val="17"/>
        </w:rPr>
        <w:t>ransfer Students</w:t>
      </w:r>
      <w:r>
        <w:rPr>
          <w:rFonts w:ascii="Times New Roman" w:hAnsi="Times New Roman"/>
          <w:color w:val="191919"/>
          <w:spacing w:val="-32"/>
          <w:sz w:val="17"/>
          <w:szCs w:val="17"/>
        </w:rPr>
        <w:t xml:space="preserve"> </w:t>
      </w:r>
      <w:r>
        <w:rPr>
          <w:rFonts w:ascii="Times New Roman" w:hAnsi="Times New Roman"/>
          <w:color w:val="191919"/>
          <w:sz w:val="17"/>
          <w:szCs w:val="17"/>
        </w:rPr>
        <w:t>....................................................22</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pacing w:val="-6"/>
          <w:sz w:val="17"/>
          <w:szCs w:val="17"/>
        </w:rPr>
        <w:t>T</w:t>
      </w:r>
      <w:r>
        <w:rPr>
          <w:rFonts w:ascii="Times New Roman" w:hAnsi="Times New Roman"/>
          <w:color w:val="191919"/>
          <w:sz w:val="17"/>
          <w:szCs w:val="17"/>
        </w:rPr>
        <w:t>ransient Student</w:t>
      </w:r>
      <w:r>
        <w:rPr>
          <w:rFonts w:ascii="Times New Roman" w:hAnsi="Times New Roman"/>
          <w:color w:val="191919"/>
          <w:spacing w:val="-32"/>
          <w:sz w:val="17"/>
          <w:szCs w:val="17"/>
        </w:rPr>
        <w:t xml:space="preserve"> </w:t>
      </w:r>
      <w:r>
        <w:rPr>
          <w:rFonts w:ascii="Times New Roman" w:hAnsi="Times New Roman"/>
          <w:color w:val="191919"/>
          <w:sz w:val="17"/>
          <w:szCs w:val="17"/>
        </w:rPr>
        <w:t>....................................................22</w:t>
      </w:r>
    </w:p>
    <w:p w:rsidR="004E5B68" w:rsidRDefault="004E5B68" w:rsidP="004E5B68">
      <w:pPr>
        <w:widowControl w:val="0"/>
        <w:autoSpaceDE w:val="0"/>
        <w:autoSpaceDN w:val="0"/>
        <w:adjustRightInd w:val="0"/>
        <w:spacing w:before="8" w:after="0" w:line="240" w:lineRule="auto"/>
        <w:ind w:left="1020" w:right="-45"/>
        <w:rPr>
          <w:rFonts w:ascii="Times New Roman" w:hAnsi="Times New Roman"/>
          <w:color w:val="000000"/>
          <w:sz w:val="17"/>
          <w:szCs w:val="17"/>
        </w:rPr>
      </w:pPr>
      <w:r>
        <w:rPr>
          <w:rFonts w:ascii="Times New Roman" w:hAnsi="Times New Roman"/>
          <w:color w:val="191919"/>
          <w:sz w:val="17"/>
          <w:szCs w:val="17"/>
        </w:rPr>
        <w:t>International Student</w:t>
      </w:r>
      <w:r>
        <w:rPr>
          <w:rFonts w:ascii="Times New Roman" w:hAnsi="Times New Roman"/>
          <w:color w:val="191919"/>
          <w:spacing w:val="10"/>
          <w:sz w:val="17"/>
          <w:szCs w:val="17"/>
        </w:rPr>
        <w:t>s</w:t>
      </w:r>
      <w:r>
        <w:rPr>
          <w:rFonts w:ascii="Times New Roman" w:hAnsi="Times New Roman"/>
          <w:color w:val="191919"/>
          <w:sz w:val="17"/>
          <w:szCs w:val="17"/>
        </w:rPr>
        <w:t>.............................................23</w:t>
      </w:r>
    </w:p>
    <w:p w:rsidR="004E5B68" w:rsidRDefault="004E5B68" w:rsidP="004E5B68">
      <w:pPr>
        <w:widowControl w:val="0"/>
        <w:autoSpaceDE w:val="0"/>
        <w:autoSpaceDN w:val="0"/>
        <w:adjustRightInd w:val="0"/>
        <w:spacing w:before="31" w:after="0" w:line="240" w:lineRule="auto"/>
        <w:rPr>
          <w:rFonts w:ascii="Times New Roman" w:hAnsi="Times New Roman"/>
          <w:color w:val="000000"/>
          <w:sz w:val="17"/>
          <w:szCs w:val="17"/>
        </w:rPr>
      </w:pPr>
      <w:r>
        <w:rPr>
          <w:rFonts w:ascii="Times New Roman" w:hAnsi="Times New Roman"/>
          <w:color w:val="000000"/>
          <w:sz w:val="17"/>
          <w:szCs w:val="17"/>
        </w:rPr>
        <w:br w:type="column"/>
      </w:r>
      <w:r>
        <w:rPr>
          <w:rFonts w:ascii="Times New Roman" w:hAnsi="Times New Roman"/>
          <w:color w:val="191919"/>
          <w:sz w:val="17"/>
          <w:szCs w:val="17"/>
        </w:rPr>
        <w:lastRenderedPageBreak/>
        <w:t>Advanced Placement for Freshme</w:t>
      </w:r>
      <w:r>
        <w:rPr>
          <w:rFonts w:ascii="Times New Roman" w:hAnsi="Times New Roman"/>
          <w:color w:val="191919"/>
          <w:spacing w:val="5"/>
          <w:sz w:val="17"/>
          <w:szCs w:val="17"/>
        </w:rPr>
        <w:t>n</w:t>
      </w:r>
      <w:r>
        <w:rPr>
          <w:rFonts w:ascii="Times New Roman" w:hAnsi="Times New Roman"/>
          <w:color w:val="191919"/>
          <w:sz w:val="17"/>
          <w:szCs w:val="17"/>
        </w:rPr>
        <w:t>........................23</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Joint Enrollment Program</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(Post Secondary Option)</w:t>
      </w:r>
      <w:r>
        <w:rPr>
          <w:rFonts w:ascii="Times New Roman" w:hAnsi="Times New Roman"/>
          <w:color w:val="191919"/>
          <w:spacing w:val="-5"/>
          <w:sz w:val="17"/>
          <w:szCs w:val="17"/>
        </w:rPr>
        <w:t xml:space="preserve"> </w:t>
      </w:r>
      <w:r>
        <w:rPr>
          <w:rFonts w:ascii="Times New Roman" w:hAnsi="Times New Roman"/>
          <w:color w:val="191919"/>
          <w:sz w:val="17"/>
          <w:szCs w:val="17"/>
        </w:rPr>
        <w:t>........................................23</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Senior Citizens</w:t>
      </w:r>
      <w:r>
        <w:rPr>
          <w:rFonts w:ascii="Times New Roman" w:hAnsi="Times New Roman"/>
          <w:color w:val="191919"/>
          <w:spacing w:val="-5"/>
          <w:sz w:val="17"/>
          <w:szCs w:val="17"/>
        </w:rPr>
        <w:t xml:space="preserve"> </w:t>
      </w:r>
      <w:r>
        <w:rPr>
          <w:rFonts w:ascii="Times New Roman" w:hAnsi="Times New Roman"/>
          <w:color w:val="191919"/>
          <w:sz w:val="17"/>
          <w:szCs w:val="17"/>
        </w:rPr>
        <w:t>.......................................................23</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Special Students</w:t>
      </w:r>
      <w:r>
        <w:rPr>
          <w:rFonts w:ascii="Times New Roman" w:hAnsi="Times New Roman"/>
          <w:color w:val="191919"/>
          <w:spacing w:val="-5"/>
          <w:sz w:val="17"/>
          <w:szCs w:val="17"/>
        </w:rPr>
        <w:t xml:space="preserve"> </w:t>
      </w:r>
      <w:r>
        <w:rPr>
          <w:rFonts w:ascii="Times New Roman" w:hAnsi="Times New Roman"/>
          <w:color w:val="191919"/>
          <w:sz w:val="17"/>
          <w:szCs w:val="17"/>
        </w:rPr>
        <w:t>.....................................................24</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Applicants from Non-accredited</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Colleges</w:t>
      </w:r>
      <w:r>
        <w:rPr>
          <w:rFonts w:ascii="Times New Roman" w:hAnsi="Times New Roman"/>
          <w:color w:val="191919"/>
          <w:spacing w:val="-24"/>
          <w:sz w:val="17"/>
          <w:szCs w:val="17"/>
        </w:rPr>
        <w:t xml:space="preserve"> </w:t>
      </w:r>
      <w:r>
        <w:rPr>
          <w:rFonts w:ascii="Times New Roman" w:hAnsi="Times New Roman"/>
          <w:color w:val="191919"/>
          <w:sz w:val="17"/>
          <w:szCs w:val="17"/>
        </w:rPr>
        <w:t>..................................................................24</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Readmits</w:t>
      </w:r>
      <w:r>
        <w:rPr>
          <w:rFonts w:ascii="Times New Roman" w:hAnsi="Times New Roman"/>
          <w:color w:val="191919"/>
          <w:spacing w:val="-28"/>
          <w:sz w:val="17"/>
          <w:szCs w:val="17"/>
        </w:rPr>
        <w:t xml:space="preserve"> </w:t>
      </w:r>
      <w:r>
        <w:rPr>
          <w:rFonts w:ascii="Times New Roman" w:hAnsi="Times New Roman"/>
          <w:color w:val="191919"/>
          <w:sz w:val="17"/>
          <w:szCs w:val="17"/>
        </w:rPr>
        <w:t>.................................................................24</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pPr>
      <w:r>
        <w:rPr>
          <w:rFonts w:ascii="Times New Roman" w:hAnsi="Times New Roman"/>
          <w:color w:val="191919"/>
          <w:sz w:val="17"/>
          <w:szCs w:val="17"/>
        </w:rPr>
        <w:t>Auditors</w:t>
      </w:r>
      <w:r>
        <w:rPr>
          <w:rFonts w:ascii="Times New Roman" w:hAnsi="Times New Roman"/>
          <w:color w:val="191919"/>
          <w:spacing w:val="-24"/>
          <w:sz w:val="17"/>
          <w:szCs w:val="17"/>
        </w:rPr>
        <w:t xml:space="preserve"> </w:t>
      </w:r>
      <w:r>
        <w:rPr>
          <w:rFonts w:ascii="Times New Roman" w:hAnsi="Times New Roman"/>
          <w:color w:val="191919"/>
          <w:sz w:val="17"/>
          <w:szCs w:val="17"/>
        </w:rPr>
        <w:t>..................................................................24</w:t>
      </w:r>
    </w:p>
    <w:p w:rsidR="004E5B68" w:rsidRDefault="004E5B68" w:rsidP="004E5B68">
      <w:pPr>
        <w:widowControl w:val="0"/>
        <w:autoSpaceDE w:val="0"/>
        <w:autoSpaceDN w:val="0"/>
        <w:adjustRightInd w:val="0"/>
        <w:spacing w:before="8" w:after="0" w:line="240" w:lineRule="auto"/>
        <w:rPr>
          <w:rFonts w:ascii="Times New Roman" w:hAnsi="Times New Roman"/>
          <w:color w:val="000000"/>
          <w:sz w:val="17"/>
          <w:szCs w:val="17"/>
        </w:rPr>
        <w:sectPr w:rsidR="004E5B68">
          <w:type w:val="continuous"/>
          <w:pgSz w:w="12240" w:h="15840"/>
          <w:pgMar w:top="1480" w:right="600" w:bottom="280" w:left="420" w:header="720" w:footer="720" w:gutter="0"/>
          <w:cols w:num="2" w:space="720" w:equalWidth="0">
            <w:col w:w="4609" w:space="1571"/>
            <w:col w:w="5040"/>
          </w:cols>
          <w:noEndnote/>
        </w:sectPr>
      </w:pPr>
    </w:p>
    <w:p w:rsidR="004E5B68" w:rsidRDefault="008622DE" w:rsidP="004E5B68">
      <w:pPr>
        <w:widowControl w:val="0"/>
        <w:autoSpaceDE w:val="0"/>
        <w:autoSpaceDN w:val="0"/>
        <w:adjustRightInd w:val="0"/>
        <w:spacing w:before="10" w:after="0" w:line="160" w:lineRule="exact"/>
        <w:rPr>
          <w:rFonts w:ascii="Times New Roman" w:hAnsi="Times New Roman"/>
          <w:color w:val="000000"/>
          <w:sz w:val="16"/>
          <w:szCs w:val="16"/>
        </w:rPr>
      </w:pPr>
      <w:r w:rsidRPr="008622DE">
        <w:rPr>
          <w:noProof/>
        </w:rPr>
        <w:lastRenderedPageBreak/>
        <w:pict>
          <v:shape id="Text Box 591" o:spid="_x0000_s1061" type="#_x0000_t202" style="position:absolute;margin-left:20.85pt;margin-top:48.9pt;width:12pt;height:63.8pt;z-index:-251648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" o:allowincell="f" filled="f" stroked="f">
            <v:textbox style="layout-flow:vertical;mso-layout-flow-alt:bottom-to-top" inset="0,0,0,0">
              <w:txbxContent>
                <w:p w:rsidR="00CA65BC" w:rsidRDefault="00CA65BC" w:rsidP="004E5B6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pPr>
      <w:r>
        <w:rPr>
          <w:rFonts w:ascii="Century Gothic" w:hAnsi="Century Gothic" w:cs="Century Gothic"/>
          <w:b/>
          <w:bCs/>
          <w:color w:val="191919"/>
          <w:position w:val="2"/>
          <w:sz w:val="36"/>
          <w:szCs w:val="36"/>
        </w:rPr>
        <w:t>20</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4E5B68" w:rsidRDefault="004E5B68" w:rsidP="004E5B68">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sectPr w:rsidR="004E5B68">
          <w:type w:val="continuous"/>
          <w:pgSz w:w="12240" w:h="15840"/>
          <w:pgMar w:top="1480" w:right="600" w:bottom="280" w:left="420" w:header="720" w:footer="720" w:gutter="0"/>
          <w:cols w:space="720" w:equalWidth="0">
            <w:col w:w="11220"/>
          </w:cols>
          <w:noEndnote/>
        </w:sectPr>
      </w:pPr>
    </w:p>
    <w:p w:rsidR="004E5B68" w:rsidRDefault="004E5B68" w:rsidP="004E5B68">
      <w:pPr>
        <w:widowControl w:val="0"/>
        <w:autoSpaceDE w:val="0"/>
        <w:autoSpaceDN w:val="0"/>
        <w:adjustRightInd w:val="0"/>
        <w:spacing w:before="7" w:after="0" w:line="100" w:lineRule="exact"/>
        <w:rPr>
          <w:rFonts w:ascii="Times New Roman" w:hAnsi="Times New Roman"/>
          <w:color w:val="000000"/>
          <w:sz w:val="10"/>
          <w:szCs w:val="1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ight="-128"/>
        <w:rPr>
          <w:rFonts w:ascii="Times New Roman" w:hAnsi="Times New Roman"/>
          <w:color w:val="000000"/>
          <w:sz w:val="54"/>
          <w:szCs w:val="54"/>
        </w:rPr>
      </w:pPr>
      <w:r>
        <w:rPr>
          <w:rFonts w:ascii="Times New Roman" w:hAnsi="Times New Roman"/>
          <w:color w:val="191919"/>
          <w:spacing w:val="-4"/>
          <w:sz w:val="72"/>
          <w:szCs w:val="72"/>
        </w:rPr>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4E5B68" w:rsidRDefault="008622DE" w:rsidP="004E5B68">
      <w:pPr>
        <w:widowControl w:val="0"/>
        <w:autoSpaceDE w:val="0"/>
        <w:autoSpaceDN w:val="0"/>
        <w:adjustRightInd w:val="0"/>
        <w:spacing w:before="73" w:after="0" w:line="240" w:lineRule="auto"/>
        <w:rPr>
          <w:rFonts w:ascii="Century Gothic" w:hAnsi="Century Gothic" w:cs="Century Gothic"/>
          <w:color w:val="000000"/>
          <w:sz w:val="16"/>
          <w:szCs w:val="16"/>
        </w:rPr>
      </w:pPr>
      <w:r w:rsidRPr="008622DE">
        <w:rPr>
          <w:rFonts w:ascii="Times New Roman" w:hAnsi="Times New Roman"/>
          <w:noProof/>
          <w:color w:val="191919"/>
          <w:spacing w:val="-2"/>
          <w:sz w:val="18"/>
          <w:szCs w:val="18"/>
          <w:lang w:eastAsia="zh-CN"/>
        </w:rPr>
        <w:pict>
          <v:group id="_x0000_s1714" style="position:absolute;margin-left:428.2pt;margin-top:-87.85pt;width:156.05pt;height:795.85pt;z-index:-251586560" coordorigin="9122,-62" coordsize="3121,15917">
            <v:group id="Group 2735" o:spid="_x0000_s1715" style="position:absolute;left:9122;top:-62;width:3121;height:15917;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716"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17"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718"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719"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720"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721"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722"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23"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2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2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26"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2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2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29"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3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3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32"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3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3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35"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3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3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38"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739"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740"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741"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42" type="#_x0000_t202" style="position:absolute;left:11203;top:8034;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Text Box 2594"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43" type="#_x0000_t202" style="position:absolute;left:11423;top:9772;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Text Box 2593"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44" type="#_x0000_t202" style="position:absolute;left:11403;top:11621;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Text Box 2592" inset="0,0,0,0">
                <w:txbxContent>
                  <w:p w:rsidR="00CA65BC" w:rsidRDefault="00CA65BC" w:rsidP="000F0F6D">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45" type="#_x0000_t202" style="position:absolute;left:11383;top:13480;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Text Box 2591"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746" type="#_x0000_t202" style="position:absolute;left:11515;top:577;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Text Box 2590"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747" type="#_x0000_t202" style="position:absolute;left:11623;top:4416;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mso-next-textbox:#Text Box 2588"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48" type="#_x0000_t202" style="position:absolute;left:11623;top:6136;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mso-next-textbox:#Text Box 2587"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49" type="#_x0000_t202" style="position:absolute;left:11298;top:2540;width:747;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mso-next-textbox:#Text Box 2589"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4E5B68">
        <w:rPr>
          <w:rFonts w:ascii="Times New Roman" w:hAnsi="Times New Roman"/>
          <w:color w:val="000000"/>
          <w:sz w:val="54"/>
          <w:szCs w:val="54"/>
        </w:rPr>
        <w:br w:type="column"/>
      </w:r>
      <w:r w:rsidR="004E5B68">
        <w:rPr>
          <w:rFonts w:ascii="Century Gothic" w:hAnsi="Century Gothic" w:cs="Century Gothic"/>
          <w:b/>
          <w:bCs/>
          <w:color w:val="191919"/>
          <w:sz w:val="16"/>
          <w:szCs w:val="16"/>
        </w:rPr>
        <w:lastRenderedPageBreak/>
        <w:t>Admissions</w:t>
      </w:r>
    </w:p>
    <w:p w:rsidR="004E5B68" w:rsidRDefault="004E5B68" w:rsidP="004E5B68">
      <w:pPr>
        <w:widowControl w:val="0"/>
        <w:autoSpaceDE w:val="0"/>
        <w:autoSpaceDN w:val="0"/>
        <w:adjustRightInd w:val="0"/>
        <w:spacing w:before="73" w:after="0" w:line="240" w:lineRule="auto"/>
        <w:rPr>
          <w:rFonts w:ascii="Century Gothic" w:hAnsi="Century Gothic" w:cs="Century Gothic"/>
          <w:color w:val="000000"/>
          <w:sz w:val="16"/>
          <w:szCs w:val="16"/>
        </w:rPr>
        <w:sectPr w:rsidR="004E5B68">
          <w:pgSz w:w="12240" w:h="15840"/>
          <w:pgMar w:top="400" w:right="420" w:bottom="280" w:left="600" w:header="720" w:footer="720" w:gutter="0"/>
          <w:cols w:num="2" w:space="720" w:equalWidth="0">
            <w:col w:w="7431" w:space="1846"/>
            <w:col w:w="1943"/>
          </w:cols>
          <w:noEndnote/>
        </w:sectPr>
      </w:pPr>
    </w:p>
    <w:p w:rsidR="004E5B68" w:rsidRDefault="004E5B68" w:rsidP="004E5B68">
      <w:pPr>
        <w:widowControl w:val="0"/>
        <w:autoSpaceDE w:val="0"/>
        <w:autoSpaceDN w:val="0"/>
        <w:adjustRightInd w:val="0"/>
        <w:spacing w:before="6" w:after="0" w:line="160" w:lineRule="exact"/>
        <w:rPr>
          <w:rFonts w:ascii="Century Gothic" w:hAnsi="Century Gothic" w:cs="Century Gothic"/>
          <w:color w:val="000000"/>
          <w:sz w:val="16"/>
          <w:szCs w:val="16"/>
        </w:rPr>
      </w:pPr>
    </w:p>
    <w:p w:rsidR="004E5B68" w:rsidRDefault="004E5B68" w:rsidP="004E5B68">
      <w:pPr>
        <w:widowControl w:val="0"/>
        <w:autoSpaceDE w:val="0"/>
        <w:autoSpaceDN w:val="0"/>
        <w:adjustRightInd w:val="0"/>
        <w:spacing w:after="0" w:line="250" w:lineRule="auto"/>
        <w:ind w:left="120" w:right="992"/>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com- </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del w:id="0" w:author="mdavis47" w:date="2011-03-21T09:41:00Z">
        <w:r w:rsidDel="00900C48">
          <w:rPr>
            <w:rFonts w:ascii="Times New Roman" w:hAnsi="Times New Roman"/>
            <w:color w:val="191919"/>
            <w:spacing w:val="-3"/>
            <w:sz w:val="18"/>
            <w:szCs w:val="18"/>
          </w:rPr>
          <w:delText>Recruitmen</w:delText>
        </w:r>
        <w:r w:rsidDel="00900C48">
          <w:rPr>
            <w:rFonts w:ascii="Times New Roman" w:hAnsi="Times New Roman"/>
            <w:color w:val="191919"/>
            <w:sz w:val="18"/>
            <w:szCs w:val="18"/>
          </w:rPr>
          <w:delText>t</w:delText>
        </w:r>
        <w:r w:rsidDel="00900C48">
          <w:rPr>
            <w:rFonts w:ascii="Times New Roman" w:hAnsi="Times New Roman"/>
            <w:color w:val="191919"/>
            <w:spacing w:val="-12"/>
            <w:sz w:val="18"/>
            <w:szCs w:val="18"/>
          </w:rPr>
          <w:delText xml:space="preserve"> </w:delText>
        </w:r>
        <w:r w:rsidDel="00900C48">
          <w:rPr>
            <w:rFonts w:ascii="Times New Roman" w:hAnsi="Times New Roman"/>
            <w:color w:val="191919"/>
            <w:spacing w:val="-3"/>
            <w:sz w:val="18"/>
            <w:szCs w:val="18"/>
          </w:rPr>
          <w:delText>an</w:delText>
        </w:r>
        <w:r w:rsidDel="00900C48">
          <w:rPr>
            <w:rFonts w:ascii="Times New Roman" w:hAnsi="Times New Roman"/>
            <w:color w:val="191919"/>
            <w:sz w:val="18"/>
            <w:szCs w:val="18"/>
          </w:rPr>
          <w:delText>d</w:delText>
        </w:r>
        <w:r w:rsidDel="00900C48">
          <w:rPr>
            <w:rFonts w:ascii="Times New Roman" w:hAnsi="Times New Roman"/>
            <w:color w:val="191919"/>
            <w:spacing w:val="-22"/>
            <w:sz w:val="18"/>
            <w:szCs w:val="18"/>
          </w:rPr>
          <w:delText xml:space="preserve"> </w:delText>
        </w:r>
        <w:r w:rsidDel="00900C48">
          <w:rPr>
            <w:rFonts w:ascii="Times New Roman" w:hAnsi="Times New Roman"/>
            <w:color w:val="191919"/>
            <w:spacing w:val="-3"/>
            <w:sz w:val="18"/>
            <w:szCs w:val="18"/>
          </w:rPr>
          <w:delText>Adm</w:delText>
        </w:r>
      </w:del>
      <w:del w:id="1" w:author="mdavis47" w:date="2011-03-21T09:40:00Z">
        <w:r w:rsidDel="00900C48">
          <w:rPr>
            <w:rFonts w:ascii="Times New Roman" w:hAnsi="Times New Roman"/>
            <w:color w:val="191919"/>
            <w:spacing w:val="-3"/>
            <w:sz w:val="18"/>
            <w:szCs w:val="18"/>
          </w:rPr>
          <w:delText>i</w:delText>
        </w:r>
      </w:del>
      <w:del w:id="2" w:author="mdavis47" w:date="2011-03-21T09:41:00Z">
        <w:r w:rsidDel="00900C48">
          <w:rPr>
            <w:rFonts w:ascii="Times New Roman" w:hAnsi="Times New Roman"/>
            <w:color w:val="191919"/>
            <w:spacing w:val="-3"/>
            <w:sz w:val="18"/>
            <w:szCs w:val="18"/>
          </w:rPr>
          <w:delText>ssion</w:delText>
        </w:r>
        <w:r w:rsidDel="00900C48">
          <w:rPr>
            <w:rFonts w:ascii="Times New Roman" w:hAnsi="Times New Roman"/>
            <w:color w:val="191919"/>
            <w:sz w:val="18"/>
            <w:szCs w:val="18"/>
          </w:rPr>
          <w:delText>s</w:delText>
        </w:r>
        <w:r w:rsidDel="00900C48">
          <w:rPr>
            <w:rFonts w:ascii="Times New Roman" w:hAnsi="Times New Roman"/>
            <w:color w:val="191919"/>
            <w:spacing w:val="-12"/>
            <w:sz w:val="18"/>
            <w:szCs w:val="18"/>
          </w:rPr>
          <w:delText xml:space="preserve"> </w:delText>
        </w:r>
      </w:del>
      <w:ins w:id="3" w:author="mdavis47" w:date="2011-03-21T09:41:00Z">
        <w:r w:rsidR="00900C48">
          <w:rPr>
            <w:rFonts w:ascii="Times New Roman" w:hAnsi="Times New Roman"/>
            <w:color w:val="191919"/>
            <w:spacing w:val="-12"/>
            <w:sz w:val="18"/>
            <w:szCs w:val="18"/>
          </w:rPr>
          <w:t xml:space="preserve"> </w:t>
        </w:r>
        <w:r w:rsidR="00900C48" w:rsidRPr="00900C48">
          <w:rPr>
            <w:rFonts w:ascii="Times New Roman" w:hAnsi="Times New Roman"/>
            <w:color w:val="191919"/>
            <w:spacing w:val="-12"/>
            <w:sz w:val="18"/>
            <w:szCs w:val="18"/>
          </w:rPr>
          <w:t>Enrollment Services</w:t>
        </w:r>
        <w:r w:rsidR="00900C48">
          <w:rPr>
            <w:rFonts w:ascii="Times New Roman" w:hAnsi="Times New Roman"/>
            <w:color w:val="191919"/>
            <w:spacing w:val="-12"/>
            <w:sz w:val="18"/>
            <w:szCs w:val="18"/>
          </w:rPr>
          <w:t xml:space="preserve"> </w:t>
        </w:r>
      </w:ins>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50" w:lineRule="auto"/>
        <w:ind w:left="120" w:right="991" w:firstLine="33"/>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credential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evaluation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Acceptanc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 o</w:t>
      </w:r>
      <w:r>
        <w:rPr>
          <w:rFonts w:ascii="Times New Roman" w:hAnsi="Times New Roman"/>
          <w:color w:val="191919"/>
          <w:sz w:val="18"/>
          <w:szCs w:val="18"/>
        </w:rPr>
        <w:t>f</w:t>
      </w:r>
      <w:r>
        <w:rPr>
          <w:rFonts w:ascii="Times New Roman" w:hAnsi="Times New Roman"/>
          <w:color w:val="191919"/>
          <w:spacing w:val="-7"/>
          <w:sz w:val="18"/>
          <w:szCs w:val="18"/>
        </w:rPr>
        <w:t xml:space="preserve"> </w:t>
      </w:r>
      <w:del w:id="4" w:author="mdavis47" w:date="2011-03-21T09:41:00Z">
        <w:r w:rsidDel="00900C48">
          <w:rPr>
            <w:rFonts w:ascii="Times New Roman" w:hAnsi="Times New Roman"/>
            <w:color w:val="191919"/>
            <w:spacing w:val="-2"/>
            <w:sz w:val="18"/>
            <w:szCs w:val="18"/>
          </w:rPr>
          <w:delText>Admissions</w:delText>
        </w:r>
        <w:r w:rsidDel="00900C48">
          <w:rPr>
            <w:rFonts w:ascii="Times New Roman" w:hAnsi="Times New Roman"/>
            <w:color w:val="191919"/>
            <w:sz w:val="18"/>
            <w:szCs w:val="18"/>
          </w:rPr>
          <w:delText>,</w:delText>
        </w:r>
        <w:r w:rsidDel="00900C48">
          <w:rPr>
            <w:rFonts w:ascii="Times New Roman" w:hAnsi="Times New Roman"/>
            <w:color w:val="191919"/>
            <w:spacing w:val="3"/>
            <w:sz w:val="18"/>
            <w:szCs w:val="18"/>
          </w:rPr>
          <w:delText xml:space="preserve"> </w:delText>
        </w:r>
      </w:del>
      <w:ins w:id="5" w:author="mdavis47" w:date="2011-03-21T09:42:00Z">
        <w:r w:rsidR="00900C48">
          <w:rPr>
            <w:rFonts w:ascii="Times New Roman" w:hAnsi="Times New Roman"/>
            <w:color w:val="191919"/>
            <w:spacing w:val="3"/>
            <w:sz w:val="18"/>
            <w:szCs w:val="18"/>
          </w:rPr>
          <w:t xml:space="preserve"> Enrollment Services</w:t>
        </w:r>
      </w:ins>
      <w:ins w:id="6" w:author="mdavis47" w:date="2011-03-21T10:23:00Z">
        <w:r w:rsidR="00607C5A">
          <w:rPr>
            <w:rFonts w:ascii="Times New Roman" w:hAnsi="Times New Roman"/>
            <w:color w:val="191919"/>
            <w:spacing w:val="3"/>
            <w:sz w:val="18"/>
            <w:szCs w:val="18"/>
          </w:rPr>
          <w:t xml:space="preserve"> </w:t>
        </w:r>
      </w:ins>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appea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Evaluation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unab</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 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notif</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Recruitmen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later date.</w:t>
      </w:r>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53" w:right="1012"/>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credential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ight="8602"/>
        <w:jc w:val="both"/>
        <w:rPr>
          <w:rFonts w:ascii="Times New Roman" w:hAnsi="Times New Roman"/>
          <w:color w:val="000000"/>
          <w:sz w:val="18"/>
          <w:szCs w:val="18"/>
        </w:rPr>
      </w:pPr>
      <w:r>
        <w:rPr>
          <w:rFonts w:ascii="Times New Roman" w:hAnsi="Times New Roman"/>
          <w:b/>
          <w:bCs/>
          <w:color w:val="191919"/>
          <w:spacing w:val="-2"/>
          <w:sz w:val="24"/>
          <w:szCs w:val="24"/>
        </w:rPr>
        <w:t>G</w:t>
      </w:r>
      <w:r>
        <w:rPr>
          <w:rFonts w:ascii="Times New Roman" w:hAnsi="Times New Roman"/>
          <w:b/>
          <w:bCs/>
          <w:color w:val="191919"/>
          <w:spacing w:val="-2"/>
          <w:sz w:val="18"/>
          <w:szCs w:val="18"/>
        </w:rPr>
        <w:t>ENERA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R</w:t>
      </w:r>
      <w:r>
        <w:rPr>
          <w:rFonts w:ascii="Times New Roman" w:hAnsi="Times New Roman"/>
          <w:b/>
          <w:bCs/>
          <w:color w:val="191919"/>
          <w:spacing w:val="-2"/>
          <w:sz w:val="18"/>
          <w:szCs w:val="18"/>
        </w:rPr>
        <w:t>EQUIREMENTS</w:t>
      </w:r>
    </w:p>
    <w:p w:rsidR="004E5B68" w:rsidRDefault="004E5B68" w:rsidP="004E5B68">
      <w:pPr>
        <w:widowControl w:val="0"/>
        <w:autoSpaceDE w:val="0"/>
        <w:autoSpaceDN w:val="0"/>
        <w:adjustRightInd w:val="0"/>
        <w:spacing w:before="30" w:after="0" w:line="240" w:lineRule="auto"/>
        <w:ind w:left="120" w:right="993"/>
        <w:jc w:val="both"/>
        <w:rPr>
          <w:rFonts w:ascii="Times New Roman" w:hAnsi="Times New Roman"/>
          <w:color w:val="000000"/>
          <w:sz w:val="18"/>
          <w:szCs w:val="18"/>
        </w:rPr>
      </w:pPr>
      <w:r>
        <w:rPr>
          <w:rFonts w:ascii="Times New Roman" w:hAnsi="Times New Roman"/>
          <w:color w:val="191919"/>
          <w:spacing w:val="-4"/>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4"/>
          <w:sz w:val="18"/>
          <w:szCs w:val="18"/>
        </w:rPr>
        <w:t>applican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submi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4"/>
          <w:sz w:val="18"/>
          <w:szCs w:val="18"/>
        </w:rPr>
        <w:t>credential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4"/>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z w:val="18"/>
          <w:szCs w:val="18"/>
        </w:rPr>
        <w:t>1</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Fal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1"/>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4"/>
          <w:sz w:val="18"/>
          <w:szCs w:val="18"/>
        </w:rPr>
        <w:t>Novembe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1</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Sprin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1"/>
          <w:sz w:val="18"/>
          <w:szCs w:val="18"/>
        </w:rPr>
        <w:t>r</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4"/>
          <w:sz w:val="18"/>
          <w:szCs w:val="18"/>
        </w:rPr>
        <w:t>Apri</w:t>
      </w:r>
      <w:r>
        <w:rPr>
          <w:rFonts w:ascii="Times New Roman" w:hAnsi="Times New Roman"/>
          <w:color w:val="191919"/>
          <w:sz w:val="18"/>
          <w:szCs w:val="18"/>
        </w:rPr>
        <w:t>l</w:t>
      </w:r>
      <w:r>
        <w:rPr>
          <w:rFonts w:ascii="Times New Roman" w:hAnsi="Times New Roman"/>
          <w:color w:val="191919"/>
          <w:spacing w:val="-7"/>
          <w:sz w:val="18"/>
          <w:szCs w:val="18"/>
        </w:rPr>
        <w:t xml:space="preserve"> </w:t>
      </w:r>
      <w:del w:id="7" w:author="mdavis47" w:date="2011-04-07T08:04:00Z">
        <w:r w:rsidDel="00E33B46">
          <w:rPr>
            <w:rFonts w:ascii="Times New Roman" w:hAnsi="Times New Roman"/>
            <w:color w:val="191919"/>
            <w:spacing w:val="-4"/>
            <w:sz w:val="18"/>
            <w:szCs w:val="18"/>
          </w:rPr>
          <w:delText>1</w:delText>
        </w:r>
        <w:r w:rsidDel="00E33B46">
          <w:rPr>
            <w:rFonts w:ascii="Times New Roman" w:hAnsi="Times New Roman"/>
            <w:color w:val="191919"/>
            <w:sz w:val="18"/>
            <w:szCs w:val="18"/>
          </w:rPr>
          <w:delText>5</w:delText>
        </w:r>
        <w:r w:rsidDel="00E33B46">
          <w:rPr>
            <w:rFonts w:ascii="Times New Roman" w:hAnsi="Times New Roman"/>
            <w:color w:val="191919"/>
            <w:spacing w:val="-7"/>
            <w:sz w:val="18"/>
            <w:szCs w:val="18"/>
          </w:rPr>
          <w:delText xml:space="preserve"> </w:delText>
        </w:r>
      </w:del>
      <w:ins w:id="8" w:author="mdavis47" w:date="2011-04-07T08:04:00Z">
        <w:r w:rsidR="00E33B46">
          <w:rPr>
            <w:rFonts w:ascii="Times New Roman" w:hAnsi="Times New Roman"/>
            <w:color w:val="191919"/>
            <w:spacing w:val="-4"/>
            <w:sz w:val="18"/>
            <w:szCs w:val="18"/>
          </w:rPr>
          <w:t>1</w:t>
        </w:r>
        <w:r w:rsidR="00E33B46">
          <w:rPr>
            <w:rFonts w:ascii="Times New Roman" w:hAnsi="Times New Roman"/>
            <w:color w:val="191919"/>
            <w:spacing w:val="-7"/>
            <w:sz w:val="18"/>
            <w:szCs w:val="18"/>
          </w:rPr>
          <w:t xml:space="preserve"> </w:t>
        </w:r>
      </w:ins>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Summe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Del="00607C5A" w:rsidRDefault="004E5B68" w:rsidP="00607C5A">
      <w:pPr>
        <w:widowControl w:val="0"/>
        <w:autoSpaceDE w:val="0"/>
        <w:autoSpaceDN w:val="0"/>
        <w:adjustRightInd w:val="0"/>
        <w:spacing w:after="0" w:line="240" w:lineRule="auto"/>
        <w:ind w:left="264" w:right="1351"/>
        <w:jc w:val="center"/>
        <w:rPr>
          <w:del w:id="9" w:author="mdavis47" w:date="2011-03-21T10:23:00Z"/>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z w:val="18"/>
          <w:szCs w:val="18"/>
        </w:rPr>
        <w:t>A</w:t>
      </w:r>
      <w:proofErr w:type="gramEnd"/>
      <w:r>
        <w:rPr>
          <w:rFonts w:ascii="Times New Roman" w:hAnsi="Times New Roman"/>
          <w:color w:val="191919"/>
          <w:spacing w:val="-1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non-refundabl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del w:id="10" w:author="mdavis47" w:date="2011-03-21T10:23:00Z">
        <w:r w:rsidDel="00607C5A">
          <w:rPr>
            <w:rFonts w:ascii="Times New Roman" w:hAnsi="Times New Roman"/>
            <w:color w:val="191919"/>
            <w:sz w:val="18"/>
            <w:szCs w:val="18"/>
          </w:rPr>
          <w:delText>.</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Reques</w:delText>
        </w:r>
        <w:r w:rsidDel="00607C5A">
          <w:rPr>
            <w:rFonts w:ascii="Times New Roman" w:hAnsi="Times New Roman"/>
            <w:color w:val="191919"/>
            <w:sz w:val="18"/>
            <w:szCs w:val="18"/>
          </w:rPr>
          <w:delText>t</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a</w:delText>
        </w:r>
        <w:r w:rsidDel="00607C5A">
          <w:rPr>
            <w:rFonts w:ascii="Times New Roman" w:hAnsi="Times New Roman"/>
            <w:color w:val="191919"/>
            <w:sz w:val="18"/>
            <w:szCs w:val="18"/>
          </w:rPr>
          <w:delText>n</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applicatio</w:delText>
        </w:r>
        <w:r w:rsidDel="00607C5A">
          <w:rPr>
            <w:rFonts w:ascii="Times New Roman" w:hAnsi="Times New Roman"/>
            <w:color w:val="191919"/>
            <w:sz w:val="18"/>
            <w:szCs w:val="18"/>
          </w:rPr>
          <w:delText>n</w:delText>
        </w:r>
        <w:r w:rsidDel="00607C5A">
          <w:rPr>
            <w:rFonts w:ascii="Times New Roman" w:hAnsi="Times New Roman"/>
            <w:color w:val="191919"/>
            <w:spacing w:val="-3"/>
            <w:sz w:val="18"/>
            <w:szCs w:val="18"/>
          </w:rPr>
          <w:delText xml:space="preserve"> </w:delText>
        </w:r>
        <w:r w:rsidDel="00607C5A">
          <w:rPr>
            <w:rFonts w:ascii="Times New Roman" w:hAnsi="Times New Roman"/>
            <w:color w:val="191919"/>
            <w:spacing w:val="-2"/>
            <w:sz w:val="18"/>
            <w:szCs w:val="18"/>
          </w:rPr>
          <w:delText>for</w:delText>
        </w:r>
        <w:r w:rsidDel="00607C5A">
          <w:rPr>
            <w:rFonts w:ascii="Times New Roman" w:hAnsi="Times New Roman"/>
            <w:color w:val="191919"/>
            <w:sz w:val="18"/>
            <w:szCs w:val="18"/>
          </w:rPr>
          <w:delText>m</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fo</w:delText>
        </w:r>
        <w:r w:rsidDel="00607C5A">
          <w:rPr>
            <w:rFonts w:ascii="Times New Roman" w:hAnsi="Times New Roman"/>
            <w:color w:val="191919"/>
            <w:sz w:val="18"/>
            <w:szCs w:val="18"/>
          </w:rPr>
          <w:delText>r</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admissio</w:delText>
        </w:r>
        <w:r w:rsidDel="00607C5A">
          <w:rPr>
            <w:rFonts w:ascii="Times New Roman" w:hAnsi="Times New Roman"/>
            <w:color w:val="191919"/>
            <w:sz w:val="18"/>
            <w:szCs w:val="18"/>
          </w:rPr>
          <w:delText>n</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fr</w:delText>
        </w:r>
        <w:r w:rsidDel="00607C5A">
          <w:rPr>
            <w:rFonts w:ascii="Times New Roman" w:hAnsi="Times New Roman"/>
            <w:color w:val="191919"/>
            <w:spacing w:val="-3"/>
            <w:sz w:val="18"/>
            <w:szCs w:val="18"/>
          </w:rPr>
          <w:delText>o</w:delText>
        </w:r>
        <w:r w:rsidDel="00607C5A">
          <w:rPr>
            <w:rFonts w:ascii="Times New Roman" w:hAnsi="Times New Roman"/>
            <w:color w:val="191919"/>
            <w:sz w:val="18"/>
            <w:szCs w:val="18"/>
          </w:rPr>
          <w:delText>m</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the</w:delText>
        </w:r>
      </w:del>
    </w:p>
    <w:p w:rsidR="00CA65BC" w:rsidRPr="00DD7E72" w:rsidDel="00E33B46" w:rsidRDefault="004E5B68" w:rsidP="00E33B46">
      <w:pPr>
        <w:pStyle w:val="CommentText"/>
        <w:rPr>
          <w:del w:id="11" w:author="mdavis47" w:date="2011-04-07T08:06:00Z"/>
          <w:rFonts w:ascii="Times New Roman" w:hAnsi="Times New Roman"/>
          <w:sz w:val="18"/>
          <w:szCs w:val="18"/>
          <w:rPrChange w:id="12" w:author="mdavis47" w:date="2011-04-07T12:14:00Z">
            <w:rPr>
              <w:del w:id="13" w:author="mdavis47" w:date="2011-04-07T08:06:00Z"/>
              <w:rFonts w:ascii="Times New Roman" w:hAnsi="Times New Roman"/>
              <w:color w:val="000000"/>
              <w:sz w:val="18"/>
              <w:szCs w:val="18"/>
            </w:rPr>
          </w:rPrChange>
        </w:rPr>
        <w:pPrChange w:id="14" w:author="mdavis47" w:date="2011-04-07T08:06:00Z">
          <w:pPr>
            <w:widowControl w:val="0"/>
            <w:autoSpaceDE w:val="0"/>
            <w:autoSpaceDN w:val="0"/>
            <w:adjustRightInd w:val="0"/>
            <w:spacing w:before="9" w:after="0" w:line="250" w:lineRule="auto"/>
            <w:ind w:left="480" w:right="2047"/>
          </w:pPr>
        </w:pPrChange>
      </w:pPr>
      <w:del w:id="15" w:author="mdavis47" w:date="2011-03-21T10:23:00Z">
        <w:r w:rsidDel="00607C5A">
          <w:rPr>
            <w:rFonts w:ascii="Times New Roman" w:hAnsi="Times New Roman"/>
            <w:color w:val="191919"/>
            <w:spacing w:val="-2"/>
            <w:sz w:val="18"/>
            <w:szCs w:val="18"/>
          </w:rPr>
          <w:delText>O</w:delText>
        </w:r>
        <w:r w:rsidDel="00607C5A">
          <w:rPr>
            <w:rFonts w:ascii="Times New Roman" w:hAnsi="Times New Roman"/>
            <w:color w:val="191919"/>
            <w:spacing w:val="-5"/>
            <w:sz w:val="18"/>
            <w:szCs w:val="18"/>
          </w:rPr>
          <w:delText>f</w:delText>
        </w:r>
        <w:r w:rsidDel="00607C5A">
          <w:rPr>
            <w:rFonts w:ascii="Times New Roman" w:hAnsi="Times New Roman"/>
            <w:color w:val="191919"/>
            <w:spacing w:val="-2"/>
            <w:sz w:val="18"/>
            <w:szCs w:val="18"/>
          </w:rPr>
          <w:delText>fic</w:delText>
        </w:r>
        <w:r w:rsidDel="00607C5A">
          <w:rPr>
            <w:rFonts w:ascii="Times New Roman" w:hAnsi="Times New Roman"/>
            <w:color w:val="191919"/>
            <w:sz w:val="18"/>
            <w:szCs w:val="18"/>
          </w:rPr>
          <w:delText>e</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o</w:delText>
        </w:r>
        <w:r w:rsidDel="00607C5A">
          <w:rPr>
            <w:rFonts w:ascii="Times New Roman" w:hAnsi="Times New Roman"/>
            <w:color w:val="191919"/>
            <w:sz w:val="18"/>
            <w:szCs w:val="18"/>
          </w:rPr>
          <w:delText>f</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Recruitmen</w:delText>
        </w:r>
        <w:r w:rsidDel="00607C5A">
          <w:rPr>
            <w:rFonts w:ascii="Times New Roman" w:hAnsi="Times New Roman"/>
            <w:color w:val="191919"/>
            <w:sz w:val="18"/>
            <w:szCs w:val="18"/>
          </w:rPr>
          <w:delText>t</w:delText>
        </w:r>
        <w:r w:rsidDel="00607C5A">
          <w:rPr>
            <w:rFonts w:ascii="Times New Roman" w:hAnsi="Times New Roman"/>
            <w:color w:val="191919"/>
            <w:spacing w:val="-3"/>
            <w:sz w:val="18"/>
            <w:szCs w:val="18"/>
          </w:rPr>
          <w:delText xml:space="preserve"> </w:delText>
        </w:r>
        <w:r w:rsidDel="00607C5A">
          <w:rPr>
            <w:rFonts w:ascii="Times New Roman" w:hAnsi="Times New Roman"/>
            <w:color w:val="191919"/>
            <w:spacing w:val="-2"/>
            <w:sz w:val="18"/>
            <w:szCs w:val="18"/>
          </w:rPr>
          <w:delText>an</w:delText>
        </w:r>
        <w:r w:rsidDel="00607C5A">
          <w:rPr>
            <w:rFonts w:ascii="Times New Roman" w:hAnsi="Times New Roman"/>
            <w:color w:val="191919"/>
            <w:sz w:val="18"/>
            <w:szCs w:val="18"/>
          </w:rPr>
          <w:delText>d</w:delText>
        </w:r>
        <w:r w:rsidDel="00607C5A">
          <w:rPr>
            <w:rFonts w:ascii="Times New Roman" w:hAnsi="Times New Roman"/>
            <w:color w:val="191919"/>
            <w:spacing w:val="-14"/>
            <w:sz w:val="18"/>
            <w:szCs w:val="18"/>
          </w:rPr>
          <w:delText xml:space="preserve"> </w:delText>
        </w:r>
        <w:r w:rsidDel="00607C5A">
          <w:rPr>
            <w:rFonts w:ascii="Times New Roman" w:hAnsi="Times New Roman"/>
            <w:color w:val="191919"/>
            <w:spacing w:val="-2"/>
            <w:sz w:val="18"/>
            <w:szCs w:val="18"/>
          </w:rPr>
          <w:delText>Admissions</w:delText>
        </w:r>
        <w:r w:rsidDel="00607C5A">
          <w:rPr>
            <w:rFonts w:ascii="Times New Roman" w:hAnsi="Times New Roman"/>
            <w:color w:val="191919"/>
            <w:sz w:val="18"/>
            <w:szCs w:val="18"/>
          </w:rPr>
          <w:delText>,</w:delText>
        </w:r>
        <w:r w:rsidDel="00607C5A">
          <w:rPr>
            <w:rFonts w:ascii="Times New Roman" w:hAnsi="Times New Roman"/>
            <w:color w:val="191919"/>
            <w:spacing w:val="-14"/>
            <w:sz w:val="18"/>
            <w:szCs w:val="18"/>
          </w:rPr>
          <w:delText xml:space="preserve"> </w:delText>
        </w:r>
        <w:r w:rsidDel="00607C5A">
          <w:rPr>
            <w:rFonts w:ascii="Times New Roman" w:hAnsi="Times New Roman"/>
            <w:color w:val="191919"/>
            <w:spacing w:val="-2"/>
            <w:sz w:val="18"/>
            <w:szCs w:val="18"/>
          </w:rPr>
          <w:delText>Alban</w:delText>
        </w:r>
        <w:r w:rsidDel="00607C5A">
          <w:rPr>
            <w:rFonts w:ascii="Times New Roman" w:hAnsi="Times New Roman"/>
            <w:color w:val="191919"/>
            <w:sz w:val="18"/>
            <w:szCs w:val="18"/>
          </w:rPr>
          <w:delText>y</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Stat</w:delText>
        </w:r>
        <w:r w:rsidDel="00607C5A">
          <w:rPr>
            <w:rFonts w:ascii="Times New Roman" w:hAnsi="Times New Roman"/>
            <w:color w:val="191919"/>
            <w:sz w:val="18"/>
            <w:szCs w:val="18"/>
          </w:rPr>
          <w:delText>e</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Universit</w:delText>
        </w:r>
        <w:r w:rsidDel="00607C5A">
          <w:rPr>
            <w:rFonts w:ascii="Times New Roman" w:hAnsi="Times New Roman"/>
            <w:color w:val="191919"/>
            <w:spacing w:val="-13"/>
            <w:sz w:val="18"/>
            <w:szCs w:val="18"/>
          </w:rPr>
          <w:delText>y</w:delText>
        </w:r>
        <w:r w:rsidDel="00607C5A">
          <w:rPr>
            <w:rFonts w:ascii="Times New Roman" w:hAnsi="Times New Roman"/>
            <w:color w:val="191919"/>
            <w:sz w:val="18"/>
            <w:szCs w:val="18"/>
          </w:rPr>
          <w:delText>,</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50</w:delText>
        </w:r>
        <w:r w:rsidDel="00607C5A">
          <w:rPr>
            <w:rFonts w:ascii="Times New Roman" w:hAnsi="Times New Roman"/>
            <w:color w:val="191919"/>
            <w:sz w:val="18"/>
            <w:szCs w:val="18"/>
          </w:rPr>
          <w:delText>4</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Colleg</w:delText>
        </w:r>
        <w:r w:rsidDel="00607C5A">
          <w:rPr>
            <w:rFonts w:ascii="Times New Roman" w:hAnsi="Times New Roman"/>
            <w:color w:val="191919"/>
            <w:sz w:val="18"/>
            <w:szCs w:val="18"/>
          </w:rPr>
          <w:delText>e</w:delText>
        </w:r>
        <w:r w:rsidDel="00607C5A">
          <w:rPr>
            <w:rFonts w:ascii="Times New Roman" w:hAnsi="Times New Roman"/>
            <w:color w:val="191919"/>
            <w:spacing w:val="-3"/>
            <w:sz w:val="18"/>
            <w:szCs w:val="18"/>
          </w:rPr>
          <w:delText xml:space="preserve"> </w:delText>
        </w:r>
        <w:r w:rsidDel="00607C5A">
          <w:rPr>
            <w:rFonts w:ascii="Times New Roman" w:hAnsi="Times New Roman"/>
            <w:color w:val="191919"/>
            <w:spacing w:val="-2"/>
            <w:sz w:val="18"/>
            <w:szCs w:val="18"/>
          </w:rPr>
          <w:delText>Drive</w:delText>
        </w:r>
        <w:r w:rsidDel="00607C5A">
          <w:rPr>
            <w:rFonts w:ascii="Times New Roman" w:hAnsi="Times New Roman"/>
            <w:color w:val="191919"/>
            <w:sz w:val="18"/>
            <w:szCs w:val="18"/>
          </w:rPr>
          <w:delText>,</w:delText>
        </w:r>
        <w:r w:rsidDel="00607C5A">
          <w:rPr>
            <w:rFonts w:ascii="Times New Roman" w:hAnsi="Times New Roman"/>
            <w:color w:val="191919"/>
            <w:spacing w:val="-14"/>
            <w:sz w:val="18"/>
            <w:szCs w:val="18"/>
          </w:rPr>
          <w:delText xml:space="preserve"> </w:delText>
        </w:r>
        <w:r w:rsidDel="00607C5A">
          <w:rPr>
            <w:rFonts w:ascii="Times New Roman" w:hAnsi="Times New Roman"/>
            <w:color w:val="191919"/>
            <w:spacing w:val="-2"/>
            <w:sz w:val="18"/>
            <w:szCs w:val="18"/>
          </w:rPr>
          <w:delText>Alban</w:delText>
        </w:r>
        <w:r w:rsidDel="00607C5A">
          <w:rPr>
            <w:rFonts w:ascii="Times New Roman" w:hAnsi="Times New Roman"/>
            <w:color w:val="191919"/>
            <w:spacing w:val="-13"/>
            <w:sz w:val="18"/>
            <w:szCs w:val="18"/>
          </w:rPr>
          <w:delText>y</w:delText>
        </w:r>
        <w:r w:rsidDel="00607C5A">
          <w:rPr>
            <w:rFonts w:ascii="Times New Roman" w:hAnsi="Times New Roman"/>
            <w:color w:val="191919"/>
            <w:sz w:val="18"/>
            <w:szCs w:val="18"/>
          </w:rPr>
          <w:delText>,</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Geo</w:delText>
        </w:r>
        <w:r w:rsidDel="00607C5A">
          <w:rPr>
            <w:rFonts w:ascii="Times New Roman" w:hAnsi="Times New Roman"/>
            <w:color w:val="191919"/>
            <w:spacing w:val="-5"/>
            <w:sz w:val="18"/>
            <w:szCs w:val="18"/>
          </w:rPr>
          <w:delText>r</w:delText>
        </w:r>
        <w:r w:rsidDel="00607C5A">
          <w:rPr>
            <w:rFonts w:ascii="Times New Roman" w:hAnsi="Times New Roman"/>
            <w:color w:val="191919"/>
            <w:spacing w:val="-2"/>
            <w:sz w:val="18"/>
            <w:szCs w:val="18"/>
          </w:rPr>
          <w:delText>gi</w:delText>
        </w:r>
        <w:r w:rsidDel="00607C5A">
          <w:rPr>
            <w:rFonts w:ascii="Times New Roman" w:hAnsi="Times New Roman"/>
            <w:color w:val="191919"/>
            <w:sz w:val="18"/>
            <w:szCs w:val="18"/>
          </w:rPr>
          <w:delText>a</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31705-279</w:delText>
        </w:r>
        <w:r w:rsidDel="00607C5A">
          <w:rPr>
            <w:rFonts w:ascii="Times New Roman" w:hAnsi="Times New Roman"/>
            <w:color w:val="191919"/>
            <w:sz w:val="18"/>
            <w:szCs w:val="18"/>
          </w:rPr>
          <w:delText>7</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o</w:delText>
        </w:r>
        <w:r w:rsidDel="00607C5A">
          <w:rPr>
            <w:rFonts w:ascii="Times New Roman" w:hAnsi="Times New Roman"/>
            <w:color w:val="191919"/>
            <w:sz w:val="18"/>
            <w:szCs w:val="18"/>
          </w:rPr>
          <w:delText>r</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online a</w:delText>
        </w:r>
        <w:r w:rsidDel="00607C5A">
          <w:rPr>
            <w:rFonts w:ascii="Times New Roman" w:hAnsi="Times New Roman"/>
            <w:color w:val="191919"/>
            <w:sz w:val="18"/>
            <w:szCs w:val="18"/>
          </w:rPr>
          <w:delText>t</w:delText>
        </w:r>
        <w:r w:rsidDel="00607C5A">
          <w:rPr>
            <w:rFonts w:ascii="Times New Roman" w:hAnsi="Times New Roman"/>
            <w:color w:val="191919"/>
            <w:spacing w:val="-4"/>
            <w:sz w:val="18"/>
            <w:szCs w:val="18"/>
          </w:rPr>
          <w:delText xml:space="preserve"> </w:delText>
        </w:r>
        <w:r w:rsidR="008622DE" w:rsidRPr="00DD7E72" w:rsidDel="00607C5A">
          <w:rPr>
            <w:rFonts w:ascii="Times New Roman" w:hAnsi="Times New Roman"/>
            <w:sz w:val="18"/>
            <w:szCs w:val="18"/>
            <w:rPrChange w:id="16" w:author="mdavis47" w:date="2011-04-07T12:14:00Z">
              <w:rPr/>
            </w:rPrChange>
          </w:rPr>
          <w:fldChar w:fldCharType="begin"/>
        </w:r>
        <w:r w:rsidR="0096293C" w:rsidRPr="00DD7E72" w:rsidDel="00607C5A">
          <w:rPr>
            <w:rFonts w:ascii="Times New Roman" w:hAnsi="Times New Roman"/>
            <w:sz w:val="18"/>
            <w:szCs w:val="18"/>
            <w:rPrChange w:id="17" w:author="mdavis47" w:date="2011-04-07T12:14:00Z">
              <w:rPr/>
            </w:rPrChange>
          </w:rPr>
          <w:delInstrText>HYPERLINK "http://www.asurams.edu"</w:delInstrText>
        </w:r>
        <w:r w:rsidR="008622DE" w:rsidRPr="00DD7E72" w:rsidDel="00607C5A">
          <w:rPr>
            <w:rFonts w:ascii="Times New Roman" w:hAnsi="Times New Roman"/>
            <w:sz w:val="18"/>
            <w:szCs w:val="18"/>
            <w:rPrChange w:id="18" w:author="mdavis47" w:date="2011-04-07T12:14:00Z">
              <w:rPr/>
            </w:rPrChange>
          </w:rPr>
          <w:fldChar w:fldCharType="separate"/>
        </w:r>
        <w:r w:rsidRPr="00DD7E72" w:rsidDel="00607C5A">
          <w:rPr>
            <w:rFonts w:ascii="Times New Roman" w:hAnsi="Times New Roman"/>
            <w:color w:val="191919"/>
            <w:spacing w:val="-2"/>
            <w:sz w:val="18"/>
            <w:szCs w:val="18"/>
            <w:rPrChange w:id="19" w:author="mdavis47" w:date="2011-04-07T12:14:00Z">
              <w:rPr>
                <w:rFonts w:ascii="Times New Roman" w:hAnsi="Times New Roman"/>
                <w:color w:val="191919"/>
                <w:spacing w:val="-2"/>
                <w:sz w:val="18"/>
                <w:szCs w:val="18"/>
              </w:rPr>
            </w:rPrChange>
          </w:rPr>
          <w:delText>ww</w:delText>
        </w:r>
        <w:r w:rsidRPr="00DD7E72" w:rsidDel="00607C5A">
          <w:rPr>
            <w:rFonts w:ascii="Times New Roman" w:hAnsi="Times New Roman"/>
            <w:color w:val="191919"/>
            <w:spacing w:val="-14"/>
            <w:sz w:val="18"/>
            <w:szCs w:val="18"/>
            <w:rPrChange w:id="20" w:author="mdavis47" w:date="2011-04-07T12:14:00Z">
              <w:rPr>
                <w:rFonts w:ascii="Times New Roman" w:hAnsi="Times New Roman"/>
                <w:color w:val="191919"/>
                <w:spacing w:val="-14"/>
                <w:sz w:val="18"/>
                <w:szCs w:val="18"/>
              </w:rPr>
            </w:rPrChange>
          </w:rPr>
          <w:delText>w</w:delText>
        </w:r>
        <w:r w:rsidRPr="00DD7E72" w:rsidDel="00607C5A">
          <w:rPr>
            <w:rFonts w:ascii="Times New Roman" w:hAnsi="Times New Roman"/>
            <w:color w:val="191919"/>
            <w:spacing w:val="-2"/>
            <w:sz w:val="18"/>
            <w:szCs w:val="18"/>
            <w:rPrChange w:id="21" w:author="mdavis47" w:date="2011-04-07T12:14:00Z">
              <w:rPr>
                <w:rFonts w:ascii="Times New Roman" w:hAnsi="Times New Roman"/>
                <w:color w:val="191919"/>
                <w:spacing w:val="-2"/>
                <w:sz w:val="18"/>
                <w:szCs w:val="18"/>
              </w:rPr>
            </w:rPrChange>
          </w:rPr>
          <w:delText>.asurams.edu.</w:delText>
        </w:r>
        <w:r w:rsidR="008622DE" w:rsidRPr="00DD7E72" w:rsidDel="00607C5A">
          <w:rPr>
            <w:rFonts w:ascii="Times New Roman" w:hAnsi="Times New Roman"/>
            <w:sz w:val="18"/>
            <w:szCs w:val="18"/>
            <w:rPrChange w:id="22" w:author="mdavis47" w:date="2011-04-07T12:14:00Z">
              <w:rPr/>
            </w:rPrChange>
          </w:rPr>
          <w:fldChar w:fldCharType="end"/>
        </w:r>
      </w:del>
      <w:ins w:id="23" w:author="mdavis47" w:date="2011-03-21T10:23:00Z">
        <w:r w:rsidR="00607C5A" w:rsidRPr="00DD7E72">
          <w:rPr>
            <w:rFonts w:ascii="Times New Roman" w:hAnsi="Times New Roman"/>
            <w:sz w:val="18"/>
            <w:szCs w:val="18"/>
            <w:rPrChange w:id="24" w:author="mdavis47" w:date="2011-04-07T12:14:00Z">
              <w:rPr/>
            </w:rPrChange>
          </w:rPr>
          <w:t xml:space="preserve">  The Application for Admission must be submitted online. It </w:t>
        </w:r>
        <w:r w:rsidR="00E33B46" w:rsidRPr="00DD7E72">
          <w:rPr>
            <w:rFonts w:ascii="Times New Roman" w:hAnsi="Times New Roman"/>
            <w:sz w:val="18"/>
            <w:szCs w:val="18"/>
            <w:rPrChange w:id="25" w:author="mdavis47" w:date="2011-04-07T12:14:00Z">
              <w:rPr/>
            </w:rPrChange>
          </w:rPr>
          <w:t xml:space="preserve">is available at </w:t>
        </w:r>
      </w:ins>
      <w:ins w:id="26" w:author="mdavis47" w:date="2011-04-07T08:06:00Z">
        <w:r w:rsidR="00E33B46" w:rsidRPr="00DD7E72">
          <w:rPr>
            <w:rFonts w:ascii="Times New Roman" w:hAnsi="Times New Roman"/>
            <w:sz w:val="18"/>
            <w:szCs w:val="18"/>
            <w:rPrChange w:id="27" w:author="mdavis47" w:date="2011-04-07T12:14:00Z">
              <w:rPr/>
            </w:rPrChange>
          </w:rPr>
          <w:fldChar w:fldCharType="begin"/>
        </w:r>
        <w:r w:rsidR="00E33B46" w:rsidRPr="00DD7E72">
          <w:rPr>
            <w:rFonts w:ascii="Times New Roman" w:hAnsi="Times New Roman"/>
            <w:sz w:val="18"/>
            <w:szCs w:val="18"/>
            <w:rPrChange w:id="28" w:author="mdavis47" w:date="2011-04-07T12:14:00Z">
              <w:rPr/>
            </w:rPrChange>
          </w:rPr>
          <w:instrText xml:space="preserve"> HYPERLINK "http://</w:instrText>
        </w:r>
      </w:ins>
      <w:ins w:id="29" w:author="mdavis47" w:date="2011-03-21T10:23:00Z">
        <w:r w:rsidR="00E33B46" w:rsidRPr="00DD7E72">
          <w:rPr>
            <w:rFonts w:ascii="Times New Roman" w:hAnsi="Times New Roman"/>
            <w:sz w:val="18"/>
            <w:szCs w:val="18"/>
            <w:rPrChange w:id="30" w:author="mdavis47" w:date="2011-04-07T12:14:00Z">
              <w:rPr/>
            </w:rPrChange>
          </w:rPr>
          <w:instrText>www.asurams.edu</w:instrText>
        </w:r>
      </w:ins>
      <w:ins w:id="31" w:author="mdavis47" w:date="2011-04-07T08:06:00Z">
        <w:r w:rsidR="00E33B46" w:rsidRPr="00DD7E72">
          <w:rPr>
            <w:rFonts w:ascii="Times New Roman" w:hAnsi="Times New Roman"/>
            <w:sz w:val="18"/>
            <w:szCs w:val="18"/>
            <w:rPrChange w:id="32" w:author="mdavis47" w:date="2011-04-07T12:14:00Z">
              <w:rPr/>
            </w:rPrChange>
          </w:rPr>
          <w:instrText xml:space="preserve">" </w:instrText>
        </w:r>
        <w:r w:rsidR="00E33B46" w:rsidRPr="00DD7E72">
          <w:rPr>
            <w:rFonts w:ascii="Times New Roman" w:hAnsi="Times New Roman"/>
            <w:sz w:val="18"/>
            <w:szCs w:val="18"/>
            <w:rPrChange w:id="33" w:author="mdavis47" w:date="2011-04-07T12:14:00Z">
              <w:rPr/>
            </w:rPrChange>
          </w:rPr>
          <w:fldChar w:fldCharType="separate"/>
        </w:r>
      </w:ins>
      <w:ins w:id="34" w:author="mdavis47" w:date="2011-03-21T10:23:00Z">
        <w:r w:rsidR="00E33B46" w:rsidRPr="00DD7E72">
          <w:rPr>
            <w:rStyle w:val="Hyperlink"/>
            <w:rFonts w:ascii="Times New Roman" w:hAnsi="Times New Roman"/>
            <w:sz w:val="18"/>
            <w:szCs w:val="18"/>
            <w:rPrChange w:id="35" w:author="mdavis47" w:date="2011-04-07T12:14:00Z">
              <w:rPr>
                <w:rStyle w:val="Hyperlink"/>
              </w:rPr>
            </w:rPrChange>
          </w:rPr>
          <w:t>www.asurams.edu</w:t>
        </w:r>
      </w:ins>
      <w:ins w:id="36" w:author="mdavis47" w:date="2011-04-07T08:06:00Z">
        <w:r w:rsidR="00E33B46" w:rsidRPr="00DD7E72">
          <w:rPr>
            <w:rFonts w:ascii="Times New Roman" w:hAnsi="Times New Roman"/>
            <w:sz w:val="18"/>
            <w:szCs w:val="18"/>
            <w:rPrChange w:id="37" w:author="mdavis47" w:date="2011-04-07T12:14:00Z">
              <w:rPr/>
            </w:rPrChange>
          </w:rPr>
          <w:fldChar w:fldCharType="end"/>
        </w:r>
        <w:r w:rsidR="00E33B46" w:rsidRPr="00DD7E72">
          <w:rPr>
            <w:rFonts w:ascii="Times New Roman" w:hAnsi="Times New Roman"/>
            <w:sz w:val="18"/>
            <w:szCs w:val="18"/>
            <w:rPrChange w:id="38" w:author="mdavis47" w:date="2011-04-07T12:14:00Z">
              <w:rPr/>
            </w:rPrChange>
          </w:rPr>
          <w:t>.</w:t>
        </w:r>
      </w:ins>
    </w:p>
    <w:p w:rsidR="004E5B68" w:rsidDel="00E33B46" w:rsidRDefault="004E5B68" w:rsidP="004E5B68">
      <w:pPr>
        <w:widowControl w:val="0"/>
        <w:autoSpaceDE w:val="0"/>
        <w:autoSpaceDN w:val="0"/>
        <w:adjustRightInd w:val="0"/>
        <w:spacing w:before="16" w:after="0" w:line="200" w:lineRule="exact"/>
        <w:rPr>
          <w:del w:id="39" w:author="mdavis47" w:date="2011-04-07T08:06:00Z"/>
          <w:rFonts w:ascii="Times New Roman" w:hAnsi="Times New Roman"/>
          <w:color w:val="000000"/>
          <w:sz w:val="20"/>
          <w:szCs w:val="20"/>
        </w:rPr>
      </w:pPr>
    </w:p>
    <w:p w:rsidR="004E5B68" w:rsidRDefault="004E5B68" w:rsidP="00E33B46">
      <w:pPr>
        <w:widowControl w:val="0"/>
        <w:autoSpaceDE w:val="0"/>
        <w:autoSpaceDN w:val="0"/>
        <w:adjustRightInd w:val="0"/>
        <w:spacing w:after="0" w:line="240" w:lineRule="auto"/>
        <w:ind w:left="300"/>
        <w:rPr>
          <w:rFonts w:ascii="Times New Roman" w:hAnsi="Times New Roman"/>
          <w:color w:val="000000"/>
          <w:sz w:val="18"/>
          <w:szCs w:val="18"/>
        </w:rPr>
        <w:pPrChange w:id="40" w:author="mdavis47" w:date="2011-04-07T08:06:00Z">
          <w:pPr>
            <w:widowControl w:val="0"/>
            <w:autoSpaceDE w:val="0"/>
            <w:autoSpaceDN w:val="0"/>
            <w:adjustRightInd w:val="0"/>
            <w:spacing w:after="0" w:line="240" w:lineRule="auto"/>
            <w:ind w:left="300"/>
          </w:pPr>
        </w:pPrChange>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applicant.</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RDefault="004E5B68" w:rsidP="004E5B68">
      <w:pPr>
        <w:widowControl w:val="0"/>
        <w:autoSpaceDE w:val="0"/>
        <w:autoSpaceDN w:val="0"/>
        <w:adjustRightInd w:val="0"/>
        <w:spacing w:after="0" w:line="250" w:lineRule="auto"/>
        <w:ind w:left="480" w:right="1604"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Certificat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Immunizatio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del w:id="41" w:author="mdavis47" w:date="2011-04-07T08:07:00Z">
        <w:r w:rsidDel="00E33B46">
          <w:rPr>
            <w:rFonts w:ascii="Times New Roman" w:hAnsi="Times New Roman"/>
            <w:color w:val="191919"/>
            <w:spacing w:val="-2"/>
            <w:sz w:val="18"/>
            <w:szCs w:val="18"/>
          </w:rPr>
          <w:delText>eac</w:delText>
        </w:r>
        <w:r w:rsidDel="00E33B46">
          <w:rPr>
            <w:rFonts w:ascii="Times New Roman" w:hAnsi="Times New Roman"/>
            <w:color w:val="191919"/>
            <w:sz w:val="18"/>
            <w:szCs w:val="18"/>
          </w:rPr>
          <w:delText>h</w:delText>
        </w:r>
        <w:r w:rsidDel="00E33B46">
          <w:rPr>
            <w:rFonts w:ascii="Times New Roman" w:hAnsi="Times New Roman"/>
            <w:color w:val="191919"/>
            <w:spacing w:val="-4"/>
            <w:sz w:val="18"/>
            <w:szCs w:val="18"/>
          </w:rPr>
          <w:delText xml:space="preserve"> </w:delText>
        </w:r>
      </w:del>
      <w:proofErr w:type="gramStart"/>
      <w:ins w:id="42" w:author="mdavis47" w:date="2011-04-07T08:07:00Z">
        <w:r w:rsidR="00E33B46">
          <w:rPr>
            <w:rFonts w:ascii="Times New Roman" w:hAnsi="Times New Roman"/>
            <w:color w:val="191919"/>
            <w:spacing w:val="-2"/>
            <w:sz w:val="18"/>
            <w:szCs w:val="18"/>
          </w:rPr>
          <w:t>accepted</w:t>
        </w:r>
        <w:proofErr w:type="gramEnd"/>
        <w:r w:rsidR="00E33B46">
          <w:rPr>
            <w:rFonts w:ascii="Times New Roman" w:hAnsi="Times New Roman"/>
            <w:color w:val="191919"/>
            <w:spacing w:val="-2"/>
            <w:sz w:val="18"/>
            <w:szCs w:val="18"/>
          </w:rPr>
          <w:t xml:space="preserve"> </w:t>
        </w:r>
      </w:ins>
      <w:r>
        <w:rPr>
          <w:rFonts w:ascii="Times New Roman" w:hAnsi="Times New Roman"/>
          <w:color w:val="191919"/>
          <w:spacing w:val="-2"/>
          <w:sz w:val="18"/>
          <w:szCs w:val="18"/>
        </w:rPr>
        <w:t>applican</w:t>
      </w:r>
      <w:r>
        <w:rPr>
          <w:rFonts w:ascii="Times New Roman" w:hAnsi="Times New Roman"/>
          <w:color w:val="191919"/>
          <w:sz w:val="18"/>
          <w:szCs w:val="18"/>
        </w:rPr>
        <w:t>t</w:t>
      </w:r>
      <w:ins w:id="43" w:author="mdavis47" w:date="2011-04-07T08:07:00Z">
        <w:r w:rsidR="00E33B46">
          <w:rPr>
            <w:rFonts w:ascii="Times New Roman" w:hAnsi="Times New Roman"/>
            <w:color w:val="191919"/>
            <w:sz w:val="18"/>
            <w:szCs w:val="18"/>
          </w:rPr>
          <w:t>s</w:t>
        </w:r>
      </w:ins>
      <w:r>
        <w:rPr>
          <w:rFonts w:ascii="Times New Roman" w:hAnsi="Times New Roman"/>
          <w:color w:val="191919"/>
          <w:spacing w:val="-3"/>
          <w:sz w:val="18"/>
          <w:szCs w:val="18"/>
        </w:rPr>
        <w:t xml:space="preserve"> a</w:t>
      </w:r>
      <w:r>
        <w:rPr>
          <w:rFonts w:ascii="Times New Roman" w:hAnsi="Times New Roman"/>
          <w:color w:val="191919"/>
          <w:sz w:val="18"/>
          <w:szCs w:val="18"/>
        </w:rPr>
        <w:t xml:space="preserve">n </w:t>
      </w:r>
      <w:r>
        <w:rPr>
          <w:rFonts w:ascii="Times New Roman" w:hAnsi="Times New Roman"/>
          <w:color w:val="191919"/>
          <w:spacing w:val="-2"/>
          <w:sz w:val="18"/>
          <w:szCs w:val="18"/>
        </w:rPr>
        <w:t>immunizatio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ins w:id="44" w:author="mdavis47" w:date="2011-04-07T08:07:00Z">
        <w:r w:rsidR="00E33B46">
          <w:rPr>
            <w:rFonts w:ascii="Times New Roman" w:hAnsi="Times New Roman"/>
            <w:color w:val="191919"/>
            <w:spacing w:val="-3"/>
            <w:sz w:val="18"/>
            <w:szCs w:val="18"/>
          </w:rPr>
          <w:t>up</w:t>
        </w:r>
      </w:ins>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receipt.</w:t>
      </w:r>
    </w:p>
    <w:p w:rsidR="004E5B68" w:rsidRDefault="004E5B68" w:rsidP="004E5B68">
      <w:pPr>
        <w:widowControl w:val="0"/>
        <w:autoSpaceDE w:val="0"/>
        <w:autoSpaceDN w:val="0"/>
        <w:adjustRightInd w:val="0"/>
        <w:spacing w:before="8" w:after="0" w:line="190" w:lineRule="exact"/>
        <w:rPr>
          <w:rFonts w:ascii="Times New Roman" w:hAnsi="Times New Roman"/>
          <w:color w:val="000000"/>
          <w:sz w:val="19"/>
          <w:szCs w:val="19"/>
        </w:rPr>
      </w:pPr>
    </w:p>
    <w:p w:rsidR="004E5B68" w:rsidRDefault="004E5B68" w:rsidP="004E5B68">
      <w:pPr>
        <w:widowControl w:val="0"/>
        <w:autoSpaceDE w:val="0"/>
        <w:autoSpaceDN w:val="0"/>
        <w:adjustRightInd w:val="0"/>
        <w:spacing w:after="0" w:line="240" w:lineRule="auto"/>
        <w:ind w:left="120" w:right="8813"/>
        <w:jc w:val="both"/>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RESHMA</w:t>
      </w:r>
      <w:r>
        <w:rPr>
          <w:rFonts w:ascii="Times New Roman" w:hAnsi="Times New Roman"/>
          <w:b/>
          <w:bCs/>
          <w:color w:val="191919"/>
          <w:sz w:val="18"/>
          <w:szCs w:val="18"/>
        </w:rPr>
        <w:t>N</w:t>
      </w:r>
      <w:r>
        <w:rPr>
          <w:rFonts w:ascii="Times New Roman" w:hAnsi="Times New Roman"/>
          <w:b/>
          <w:bCs/>
          <w:color w:val="191919"/>
          <w:spacing w:val="-3"/>
          <w:sz w:val="18"/>
          <w:szCs w:val="18"/>
        </w:rPr>
        <w:t xml:space="preserve"> </w:t>
      </w:r>
      <w:r>
        <w:rPr>
          <w:rFonts w:ascii="Times New Roman" w:hAnsi="Times New Roman"/>
          <w:b/>
          <w:bCs/>
          <w:color w:val="191919"/>
          <w:spacing w:val="-2"/>
          <w:sz w:val="24"/>
          <w:szCs w:val="24"/>
        </w:rPr>
        <w:t>A</w:t>
      </w:r>
      <w:r>
        <w:rPr>
          <w:rFonts w:ascii="Times New Roman" w:hAnsi="Times New Roman"/>
          <w:b/>
          <w:bCs/>
          <w:color w:val="191919"/>
          <w:spacing w:val="-2"/>
          <w:sz w:val="18"/>
          <w:szCs w:val="18"/>
        </w:rPr>
        <w:t>DMISSIONS</w:t>
      </w:r>
    </w:p>
    <w:p w:rsidR="004E5B68" w:rsidRDefault="004E5B68" w:rsidP="004E5B68">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3"/>
          <w:sz w:val="18"/>
          <w:szCs w:val="18"/>
        </w:rPr>
        <w:t>r</w:t>
      </w:r>
      <w:r>
        <w:rPr>
          <w:rFonts w:ascii="Times New Roman" w:hAnsi="Times New Roman"/>
          <w:color w:val="191919"/>
          <w:spacing w:val="-2"/>
          <w:sz w:val="18"/>
          <w:szCs w:val="18"/>
        </w:rPr>
        <w:t>ectl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 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transcrip</w:t>
      </w:r>
      <w:r>
        <w:rPr>
          <w:rFonts w:ascii="Times New Roman" w:hAnsi="Times New Roman"/>
          <w:color w:val="191919"/>
          <w:sz w:val="18"/>
          <w:szCs w:val="18"/>
        </w:rPr>
        <w:t xml:space="preserve">t </w:t>
      </w:r>
      <w:r>
        <w:rPr>
          <w:rFonts w:ascii="Times New Roman" w:hAnsi="Times New Roman"/>
          <w:color w:val="191919"/>
          <w:spacing w:val="-2"/>
          <w:sz w:val="18"/>
          <w:szCs w:val="18"/>
        </w:rPr>
        <w:t>shoul</w:t>
      </w:r>
      <w:r>
        <w:rPr>
          <w:rFonts w:ascii="Times New Roman" w:hAnsi="Times New Roman"/>
          <w:color w:val="191919"/>
          <w:sz w:val="18"/>
          <w:szCs w:val="18"/>
        </w:rPr>
        <w:t xml:space="preserve">d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take</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certif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w:t>
      </w:r>
      <w:r>
        <w:rPr>
          <w:rFonts w:ascii="Times New Roman" w:hAnsi="Times New Roman"/>
          <w:color w:val="191919"/>
          <w:sz w:val="18"/>
          <w:szCs w:val="18"/>
        </w:rPr>
        <w:t xml:space="preserve">n </w:t>
      </w:r>
      <w:r>
        <w:rPr>
          <w:rFonts w:ascii="Times New Roman" w:hAnsi="Times New Roman"/>
          <w:color w:val="191919"/>
          <w:spacing w:val="-2"/>
          <w:sz w:val="18"/>
          <w:szCs w:val="18"/>
        </w:rPr>
        <w:t>wit</w:t>
      </w:r>
      <w:r>
        <w:rPr>
          <w:rFonts w:ascii="Times New Roman" w:hAnsi="Times New Roman"/>
          <w:color w:val="191919"/>
          <w:sz w:val="18"/>
          <w:szCs w:val="18"/>
        </w:rPr>
        <w:t xml:space="preserve">h a </w:t>
      </w:r>
      <w:r>
        <w:rPr>
          <w:rFonts w:ascii="Times New Roman" w:hAnsi="Times New Roman"/>
          <w:color w:val="191919"/>
          <w:spacing w:val="-2"/>
          <w:sz w:val="18"/>
          <w:szCs w:val="18"/>
        </w:rPr>
        <w:t>diplo</w:t>
      </w:r>
      <w:r>
        <w:rPr>
          <w:rFonts w:ascii="Times New Roman" w:hAnsi="Times New Roman"/>
          <w:color w:val="191919"/>
          <w:spacing w:val="-3"/>
          <w:sz w:val="18"/>
          <w:szCs w:val="18"/>
        </w:rPr>
        <w:t>m</w:t>
      </w:r>
      <w:r>
        <w:rPr>
          <w:rFonts w:ascii="Times New Roman" w:hAnsi="Times New Roman"/>
          <w:color w:val="191919"/>
          <w:sz w:val="18"/>
          <w:szCs w:val="18"/>
        </w:rPr>
        <w:t xml:space="preserve">a </w:t>
      </w:r>
      <w:r>
        <w:rPr>
          <w:rFonts w:ascii="Times New Roman" w:hAnsi="Times New Roman"/>
          <w:color w:val="191919"/>
          <w:spacing w:val="-2"/>
          <w:sz w:val="18"/>
          <w:szCs w:val="18"/>
        </w:rPr>
        <w:t>fro</w:t>
      </w:r>
      <w:r>
        <w:rPr>
          <w:rFonts w:ascii="Times New Roman" w:hAnsi="Times New Roman"/>
          <w:color w:val="191919"/>
          <w:sz w:val="18"/>
          <w:szCs w:val="18"/>
        </w:rPr>
        <w:t xml:space="preserve">m a </w:t>
      </w:r>
      <w:r>
        <w:rPr>
          <w:rFonts w:ascii="Times New Roman" w:hAnsi="Times New Roman"/>
          <w:color w:val="191919"/>
          <w:spacing w:val="-2"/>
          <w:sz w:val="18"/>
          <w:szCs w:val="18"/>
        </w:rPr>
        <w:t>regionally accredite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w:t>
      </w:r>
      <w:r>
        <w:rPr>
          <w:rFonts w:ascii="Times New Roman" w:hAnsi="Times New Roman"/>
          <w:color w:val="191919"/>
          <w:spacing w:val="-3"/>
          <w:sz w:val="18"/>
          <w:szCs w:val="18"/>
        </w:rPr>
        <w:t>e</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6"/>
          <w:sz w:val="18"/>
          <w:szCs w:val="18"/>
        </w:rPr>
        <w:t xml:space="preserve"> </w:t>
      </w:r>
      <w:del w:id="45" w:author="mdavis47" w:date="2011-04-07T08:08:00Z">
        <w:r w:rsidDel="00E33B46">
          <w:rPr>
            <w:rFonts w:ascii="Times New Roman" w:hAnsi="Times New Roman"/>
            <w:color w:val="191919"/>
            <w:spacing w:val="-2"/>
            <w:sz w:val="18"/>
            <w:szCs w:val="18"/>
          </w:rPr>
          <w:delText>Entranc</w:delText>
        </w:r>
        <w:r w:rsidDel="00E33B46">
          <w:rPr>
            <w:rFonts w:ascii="Times New Roman" w:hAnsi="Times New Roman"/>
            <w:color w:val="191919"/>
            <w:sz w:val="18"/>
            <w:szCs w:val="18"/>
          </w:rPr>
          <w:delText>e</w:delText>
        </w:r>
        <w:r w:rsidDel="00E33B46">
          <w:rPr>
            <w:rFonts w:ascii="Times New Roman" w:hAnsi="Times New Roman"/>
            <w:color w:val="191919"/>
            <w:spacing w:val="-6"/>
            <w:sz w:val="18"/>
            <w:szCs w:val="18"/>
          </w:rPr>
          <w:delText xml:space="preserve"> </w:delText>
        </w:r>
        <w:r w:rsidDel="00E33B46">
          <w:rPr>
            <w:rFonts w:ascii="Times New Roman" w:hAnsi="Times New Roman"/>
            <w:color w:val="191919"/>
            <w:spacing w:val="-2"/>
            <w:sz w:val="18"/>
            <w:szCs w:val="18"/>
          </w:rPr>
          <w:delText>Examina- tio</w:delText>
        </w:r>
        <w:r w:rsidDel="00E33B46">
          <w:rPr>
            <w:rFonts w:ascii="Times New Roman" w:hAnsi="Times New Roman"/>
            <w:color w:val="191919"/>
            <w:sz w:val="18"/>
            <w:szCs w:val="18"/>
          </w:rPr>
          <w:delText>n</w:delText>
        </w:r>
        <w:r w:rsidDel="00E33B46">
          <w:rPr>
            <w:rFonts w:ascii="Times New Roman" w:hAnsi="Times New Roman"/>
            <w:color w:val="191919"/>
            <w:spacing w:val="-11"/>
            <w:sz w:val="18"/>
            <w:szCs w:val="18"/>
          </w:rPr>
          <w:delText xml:space="preserve"> </w:delText>
        </w:r>
      </w:del>
      <w:r>
        <w:rPr>
          <w:rFonts w:ascii="Times New Roman" w:hAnsi="Times New Roman"/>
          <w:color w:val="191919"/>
          <w:spacing w:val="-2"/>
          <w:sz w:val="18"/>
          <w:szCs w:val="18"/>
        </w:rPr>
        <w:t>Board</w:t>
      </w:r>
      <w:del w:id="46" w:author="mdavis47" w:date="2011-04-07T08:08:00Z">
        <w:r w:rsidDel="00E33B46">
          <w:rPr>
            <w:rFonts w:ascii="Times New Roman" w:hAnsi="Times New Roman"/>
            <w:color w:val="191919"/>
            <w:spacing w:val="-12"/>
            <w:sz w:val="18"/>
            <w:szCs w:val="18"/>
          </w:rPr>
          <w:delText>’</w:delText>
        </w:r>
        <w:r w:rsidDel="00E33B46">
          <w:rPr>
            <w:rFonts w:ascii="Times New Roman" w:hAnsi="Times New Roman"/>
            <w:color w:val="191919"/>
            <w:sz w:val="18"/>
            <w:szCs w:val="18"/>
          </w:rPr>
          <w:delText>s</w:delText>
        </w:r>
      </w:del>
      <w:r>
        <w:rPr>
          <w:rFonts w:ascii="Times New Roman" w:hAnsi="Times New Roman"/>
          <w:color w:val="191919"/>
          <w:spacing w:val="-11"/>
          <w:sz w:val="18"/>
          <w:szCs w:val="18"/>
        </w:rPr>
        <w:t xml:space="preserve"> </w:t>
      </w:r>
      <w:del w:id="47" w:author="mdavis47" w:date="2011-04-07T08:11:00Z">
        <w:r w:rsidDel="00E33B46">
          <w:rPr>
            <w:rFonts w:ascii="Times New Roman" w:hAnsi="Times New Roman"/>
            <w:color w:val="191919"/>
            <w:spacing w:val="-2"/>
            <w:sz w:val="18"/>
            <w:szCs w:val="18"/>
          </w:rPr>
          <w:delText>Scholasti</w:delText>
        </w:r>
        <w:r w:rsidDel="00E33B46">
          <w:rPr>
            <w:rFonts w:ascii="Times New Roman" w:hAnsi="Times New Roman"/>
            <w:color w:val="191919"/>
            <w:sz w:val="18"/>
            <w:szCs w:val="18"/>
          </w:rPr>
          <w:delText>c</w:delText>
        </w:r>
        <w:r w:rsidDel="00E33B46">
          <w:rPr>
            <w:rFonts w:ascii="Times New Roman" w:hAnsi="Times New Roman"/>
            <w:color w:val="191919"/>
            <w:spacing w:val="-21"/>
            <w:sz w:val="18"/>
            <w:szCs w:val="18"/>
          </w:rPr>
          <w:delText xml:space="preserve"> </w:delText>
        </w:r>
        <w:r w:rsidDel="00E33B46">
          <w:rPr>
            <w:rFonts w:ascii="Times New Roman" w:hAnsi="Times New Roman"/>
            <w:color w:val="191919"/>
            <w:spacing w:val="-2"/>
            <w:sz w:val="18"/>
            <w:szCs w:val="18"/>
          </w:rPr>
          <w:delText>Assessmen</w:delText>
        </w:r>
        <w:r w:rsidDel="00E33B46">
          <w:rPr>
            <w:rFonts w:ascii="Times New Roman" w:hAnsi="Times New Roman"/>
            <w:color w:val="191919"/>
            <w:sz w:val="18"/>
            <w:szCs w:val="18"/>
          </w:rPr>
          <w:delText>t</w:delText>
        </w:r>
        <w:r w:rsidDel="00E33B46">
          <w:rPr>
            <w:rFonts w:ascii="Times New Roman" w:hAnsi="Times New Roman"/>
            <w:color w:val="191919"/>
            <w:spacing w:val="-14"/>
            <w:sz w:val="18"/>
            <w:szCs w:val="18"/>
          </w:rPr>
          <w:delText xml:space="preserve"> </w:delText>
        </w:r>
        <w:r w:rsidDel="00E33B46">
          <w:rPr>
            <w:rFonts w:ascii="Times New Roman" w:hAnsi="Times New Roman"/>
            <w:color w:val="191919"/>
            <w:spacing w:val="-15"/>
            <w:sz w:val="18"/>
            <w:szCs w:val="18"/>
          </w:rPr>
          <w:delText>T</w:delText>
        </w:r>
        <w:r w:rsidDel="00E33B46">
          <w:rPr>
            <w:rFonts w:ascii="Times New Roman" w:hAnsi="Times New Roman"/>
            <w:color w:val="191919"/>
            <w:spacing w:val="-2"/>
            <w:sz w:val="18"/>
            <w:szCs w:val="18"/>
          </w:rPr>
          <w:delText>es</w:delText>
        </w:r>
        <w:r w:rsidDel="00E33B46">
          <w:rPr>
            <w:rFonts w:ascii="Times New Roman" w:hAnsi="Times New Roman"/>
            <w:color w:val="191919"/>
            <w:sz w:val="18"/>
            <w:szCs w:val="18"/>
          </w:rPr>
          <w:delText>t</w:delText>
        </w:r>
      </w:del>
      <w:ins w:id="48" w:author="mdavis47" w:date="2011-04-07T08:11:00Z">
        <w:r w:rsidR="00E33B46">
          <w:rPr>
            <w:rFonts w:ascii="Times New Roman" w:hAnsi="Times New Roman"/>
            <w:color w:val="191919"/>
            <w:spacing w:val="-2"/>
            <w:sz w:val="18"/>
            <w:szCs w:val="18"/>
          </w:rPr>
          <w:t>SAT Reasoning Test</w:t>
        </w:r>
      </w:ins>
      <w:r>
        <w:rPr>
          <w:rFonts w:ascii="Times New Roman" w:hAnsi="Times New Roman"/>
          <w:color w:val="191919"/>
          <w:spacing w:val="-11"/>
          <w:sz w:val="18"/>
          <w:szCs w:val="18"/>
        </w:rPr>
        <w:t xml:space="preserve"> </w:t>
      </w:r>
      <w:del w:id="49" w:author="mdavis47" w:date="2011-04-07T08:11:00Z">
        <w:r w:rsidDel="00E33B46">
          <w:rPr>
            <w:rFonts w:ascii="Times New Roman" w:hAnsi="Times New Roman"/>
            <w:color w:val="191919"/>
            <w:spacing w:val="-2"/>
            <w:sz w:val="18"/>
            <w:szCs w:val="18"/>
          </w:rPr>
          <w:delText>(S</w:delText>
        </w:r>
        <w:r w:rsidDel="00E33B46">
          <w:rPr>
            <w:rFonts w:ascii="Times New Roman" w:hAnsi="Times New Roman"/>
            <w:color w:val="191919"/>
            <w:spacing w:val="-22"/>
            <w:sz w:val="18"/>
            <w:szCs w:val="18"/>
          </w:rPr>
          <w:delText>A</w:delText>
        </w:r>
        <w:r w:rsidDel="00E33B46">
          <w:rPr>
            <w:rFonts w:ascii="Times New Roman" w:hAnsi="Times New Roman"/>
            <w:color w:val="191919"/>
            <w:spacing w:val="-2"/>
            <w:sz w:val="18"/>
            <w:szCs w:val="18"/>
          </w:rPr>
          <w:delText>T</w:delText>
        </w:r>
        <w:r w:rsidDel="00E33B46">
          <w:rPr>
            <w:rFonts w:ascii="Times New Roman" w:hAnsi="Times New Roman"/>
            <w:color w:val="191919"/>
            <w:sz w:val="18"/>
            <w:szCs w:val="18"/>
          </w:rPr>
          <w:delText>)</w:delText>
        </w:r>
        <w:r w:rsidDel="00E33B46">
          <w:rPr>
            <w:rFonts w:ascii="Times New Roman" w:hAnsi="Times New Roman"/>
            <w:color w:val="191919"/>
            <w:spacing w:val="-11"/>
            <w:sz w:val="18"/>
            <w:szCs w:val="18"/>
          </w:rPr>
          <w:delText xml:space="preserve"> </w:delText>
        </w:r>
        <w:r w:rsidRPr="00E33B46" w:rsidDel="00E33B46">
          <w:rPr>
            <w:rFonts w:ascii="Times New Roman" w:hAnsi="Times New Roman"/>
            <w:b/>
            <w:color w:val="191919"/>
            <w:spacing w:val="-2"/>
            <w:sz w:val="18"/>
            <w:szCs w:val="18"/>
            <w:rPrChange w:id="50" w:author="mdavis47" w:date="2011-04-07T08:11:00Z">
              <w:rPr>
                <w:rFonts w:ascii="Times New Roman" w:hAnsi="Times New Roman"/>
                <w:color w:val="191919"/>
                <w:spacing w:val="-2"/>
                <w:sz w:val="18"/>
                <w:szCs w:val="18"/>
              </w:rPr>
            </w:rPrChange>
          </w:rPr>
          <w:delText>o</w:delText>
        </w:r>
        <w:r w:rsidRPr="00E33B46" w:rsidDel="00E33B46">
          <w:rPr>
            <w:rFonts w:ascii="Times New Roman" w:hAnsi="Times New Roman"/>
            <w:b/>
            <w:color w:val="191919"/>
            <w:sz w:val="18"/>
            <w:szCs w:val="18"/>
            <w:rPrChange w:id="51" w:author="mdavis47" w:date="2011-04-07T08:11:00Z">
              <w:rPr>
                <w:rFonts w:ascii="Times New Roman" w:hAnsi="Times New Roman"/>
                <w:color w:val="191919"/>
                <w:sz w:val="18"/>
                <w:szCs w:val="18"/>
              </w:rPr>
            </w:rPrChange>
          </w:rPr>
          <w:delText>r</w:delText>
        </w:r>
        <w:r w:rsidDel="00E33B46">
          <w:rPr>
            <w:rFonts w:ascii="Times New Roman" w:hAnsi="Times New Roman"/>
            <w:color w:val="191919"/>
            <w:spacing w:val="-11"/>
            <w:sz w:val="18"/>
            <w:szCs w:val="18"/>
          </w:rPr>
          <w:delText xml:space="preserve"> </w:delText>
        </w:r>
      </w:del>
      <w:ins w:id="52" w:author="mdavis47" w:date="2011-04-07T08:11:00Z">
        <w:r w:rsidR="00E33B46">
          <w:rPr>
            <w:rFonts w:ascii="Times New Roman" w:hAnsi="Times New Roman"/>
            <w:b/>
            <w:color w:val="191919"/>
            <w:spacing w:val="-2"/>
            <w:sz w:val="18"/>
            <w:szCs w:val="18"/>
          </w:rPr>
          <w:t>OR</w:t>
        </w:r>
        <w:r w:rsidR="00E33B46">
          <w:rPr>
            <w:rFonts w:ascii="Times New Roman" w:hAnsi="Times New Roman"/>
            <w:color w:val="191919"/>
            <w:spacing w:val="-11"/>
            <w:sz w:val="18"/>
            <w:szCs w:val="18"/>
          </w:rPr>
          <w:t xml:space="preserve"> </w:t>
        </w:r>
      </w:ins>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ins w:id="53" w:author="mdavis47" w:date="2011-04-07T08:12:00Z">
        <w:r w:rsidR="00E33B46">
          <w:rPr>
            <w:rFonts w:ascii="Times New Roman" w:hAnsi="Times New Roman"/>
            <w:color w:val="191919"/>
            <w:spacing w:val="-21"/>
            <w:sz w:val="18"/>
            <w:szCs w:val="18"/>
          </w:rPr>
          <w:t>ACT (</w:t>
        </w:r>
      </w:ins>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ins w:id="54" w:author="mdavis47" w:date="2011-04-07T08:13:00Z">
        <w:r w:rsidR="00657221">
          <w:rPr>
            <w:rFonts w:ascii="Times New Roman" w:hAnsi="Times New Roman"/>
            <w:color w:val="191919"/>
            <w:sz w:val="18"/>
            <w:szCs w:val="18"/>
          </w:rPr>
          <w:t>)</w:t>
        </w:r>
      </w:ins>
      <w:r>
        <w:rPr>
          <w:rFonts w:ascii="Times New Roman" w:hAnsi="Times New Roman"/>
          <w:color w:val="191919"/>
          <w:spacing w:val="-11"/>
          <w:sz w:val="18"/>
          <w:szCs w:val="18"/>
        </w:rPr>
        <w:t xml:space="preserve"> </w:t>
      </w:r>
      <w:del w:id="55" w:author="mdavis47" w:date="2011-04-07T08:13:00Z">
        <w:r w:rsidDel="00657221">
          <w:rPr>
            <w:rFonts w:ascii="Times New Roman" w:hAnsi="Times New Roman"/>
            <w:color w:val="191919"/>
            <w:spacing w:val="-2"/>
            <w:sz w:val="18"/>
            <w:szCs w:val="18"/>
          </w:rPr>
          <w:delText>(ACT</w:delText>
        </w:r>
        <w:r w:rsidDel="00657221">
          <w:rPr>
            <w:rFonts w:ascii="Times New Roman" w:hAnsi="Times New Roman"/>
            <w:color w:val="191919"/>
            <w:sz w:val="18"/>
            <w:szCs w:val="18"/>
          </w:rPr>
          <w:delText>)</w:delText>
        </w:r>
        <w:r w:rsidDel="00657221">
          <w:rPr>
            <w:rFonts w:ascii="Times New Roman" w:hAnsi="Times New Roman"/>
            <w:color w:val="191919"/>
            <w:spacing w:val="-11"/>
            <w:sz w:val="18"/>
            <w:szCs w:val="18"/>
          </w:rPr>
          <w:delText xml:space="preserve"> </w:delText>
        </w:r>
        <w:r w:rsidDel="00657221">
          <w:rPr>
            <w:rFonts w:ascii="Times New Roman" w:hAnsi="Times New Roman"/>
            <w:color w:val="191919"/>
            <w:spacing w:val="-2"/>
            <w:sz w:val="18"/>
            <w:szCs w:val="18"/>
          </w:rPr>
          <w:delText>Program</w:delText>
        </w:r>
        <w:r w:rsidDel="00657221">
          <w:rPr>
            <w:rFonts w:ascii="Times New Roman" w:hAnsi="Times New Roman"/>
            <w:color w:val="191919"/>
            <w:spacing w:val="-12"/>
            <w:sz w:val="18"/>
            <w:szCs w:val="18"/>
          </w:rPr>
          <w:delText>’</w:delText>
        </w:r>
        <w:r w:rsidDel="00657221">
          <w:rPr>
            <w:rFonts w:ascii="Times New Roman" w:hAnsi="Times New Roman"/>
            <w:color w:val="191919"/>
            <w:sz w:val="18"/>
            <w:szCs w:val="18"/>
          </w:rPr>
          <w:delText>s</w:delText>
        </w:r>
        <w:r w:rsidDel="00657221">
          <w:rPr>
            <w:rFonts w:ascii="Times New Roman" w:hAnsi="Times New Roman"/>
            <w:color w:val="191919"/>
            <w:spacing w:val="-21"/>
            <w:sz w:val="18"/>
            <w:szCs w:val="18"/>
          </w:rPr>
          <w:delText xml:space="preserve"> </w:delText>
        </w:r>
        <w:r w:rsidDel="00657221">
          <w:rPr>
            <w:rFonts w:ascii="Times New Roman" w:hAnsi="Times New Roman"/>
            <w:color w:val="191919"/>
            <w:spacing w:val="-2"/>
            <w:sz w:val="18"/>
            <w:szCs w:val="18"/>
          </w:rPr>
          <w:delText>A</w:delText>
        </w:r>
      </w:del>
      <w:ins w:id="56" w:author="mdavis47" w:date="2011-04-07T08:13:00Z">
        <w:r w:rsidR="00657221">
          <w:rPr>
            <w:rFonts w:ascii="Times New Roman" w:hAnsi="Times New Roman"/>
            <w:color w:val="191919"/>
            <w:spacing w:val="-2"/>
            <w:sz w:val="18"/>
            <w:szCs w:val="18"/>
          </w:rPr>
          <w:t>a</w:t>
        </w:r>
      </w:ins>
      <w:r>
        <w:rPr>
          <w:rFonts w:ascii="Times New Roman" w:hAnsi="Times New Roman"/>
          <w:color w:val="191919"/>
          <w:spacing w:val="-2"/>
          <w:sz w:val="18"/>
          <w:szCs w:val="18"/>
        </w:rPr>
        <w:t>ssessmen</w:t>
      </w:r>
      <w:r>
        <w:rPr>
          <w:rFonts w:ascii="Times New Roman" w:hAnsi="Times New Roman"/>
          <w:color w:val="191919"/>
          <w:sz w:val="18"/>
          <w:szCs w:val="18"/>
        </w:rPr>
        <w:t>t</w:t>
      </w:r>
      <w:r>
        <w:rPr>
          <w:rFonts w:ascii="Times New Roman" w:hAnsi="Times New Roman"/>
          <w:color w:val="191919"/>
          <w:spacing w:val="-14"/>
          <w:sz w:val="18"/>
          <w:szCs w:val="18"/>
        </w:rPr>
        <w:t xml:space="preserve"> </w:t>
      </w:r>
      <w:ins w:id="57" w:author="mdavis47" w:date="2011-04-07T08:13:00Z">
        <w:r w:rsidR="00657221">
          <w:rPr>
            <w:rFonts w:ascii="Times New Roman" w:hAnsi="Times New Roman"/>
            <w:color w:val="191919"/>
            <w:spacing w:val="-15"/>
            <w:sz w:val="18"/>
            <w:szCs w:val="18"/>
          </w:rPr>
          <w:t>t</w:t>
        </w:r>
      </w:ins>
      <w:del w:id="58" w:author="mdavis47" w:date="2011-04-07T08:13:00Z">
        <w:r w:rsidDel="00657221">
          <w:rPr>
            <w:rFonts w:ascii="Times New Roman" w:hAnsi="Times New Roman"/>
            <w:color w:val="191919"/>
            <w:spacing w:val="-15"/>
            <w:sz w:val="18"/>
            <w:szCs w:val="18"/>
          </w:rPr>
          <w:delText>T</w:delText>
        </w:r>
      </w:del>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 Universit</w:t>
      </w:r>
      <w:r>
        <w:rPr>
          <w:rFonts w:ascii="Times New Roman" w:hAnsi="Times New Roman"/>
          <w:color w:val="191919"/>
          <w:spacing w:val="-13"/>
          <w:sz w:val="18"/>
          <w:szCs w:val="18"/>
        </w:rPr>
        <w:t>y</w:t>
      </w:r>
      <w:r>
        <w:rPr>
          <w:rFonts w:ascii="Times New Roman" w:hAnsi="Times New Roman"/>
          <w:color w:val="191919"/>
          <w:sz w:val="18"/>
          <w:szCs w:val="18"/>
        </w:rPr>
        <w:t>.</w:t>
      </w:r>
      <w:ins w:id="59" w:author="mdavis47" w:date="2011-04-07T12:12:00Z">
        <w:r w:rsidR="00DD7E72">
          <w:rPr>
            <w:rFonts w:ascii="Times New Roman" w:hAnsi="Times New Roman"/>
            <w:color w:val="191919"/>
            <w:sz w:val="18"/>
            <w:szCs w:val="18"/>
          </w:rPr>
          <w:t xml:space="preserve"> Albany State University</w:t>
        </w:r>
        <w:r w:rsidR="00DD7E72">
          <w:rPr>
            <w:rFonts w:ascii="Times New Roman" w:hAnsi="Times New Roman"/>
            <w:color w:val="191919"/>
            <w:sz w:val="18"/>
            <w:szCs w:val="18"/>
          </w:rPr>
          <w:t>’</w:t>
        </w:r>
        <w:r w:rsidR="00DD7E72">
          <w:rPr>
            <w:rFonts w:ascii="Times New Roman" w:hAnsi="Times New Roman"/>
            <w:color w:val="191919"/>
            <w:sz w:val="18"/>
            <w:szCs w:val="18"/>
          </w:rPr>
          <w:t xml:space="preserve">s SAT School Code is 5004; ACT School Code is </w:t>
        </w:r>
      </w:ins>
      <w:ins w:id="60" w:author="mdavis47" w:date="2011-04-07T12:14:00Z">
        <w:r w:rsidR="00DD7E72">
          <w:rPr>
            <w:rFonts w:ascii="Times New Roman" w:hAnsi="Times New Roman"/>
            <w:color w:val="191919"/>
            <w:sz w:val="18"/>
            <w:szCs w:val="18"/>
          </w:rPr>
          <w:t>0782.</w:t>
        </w:r>
      </w:ins>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hol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school diplom</w:t>
      </w:r>
      <w:r>
        <w:rPr>
          <w:rFonts w:ascii="Times New Roman" w:hAnsi="Times New Roman"/>
          <w:color w:val="191919"/>
          <w:sz w:val="18"/>
          <w:szCs w:val="18"/>
        </w:rPr>
        <w:t xml:space="preserve">a </w:t>
      </w:r>
      <w:r>
        <w:rPr>
          <w:rFonts w:ascii="Times New Roman" w:hAnsi="Times New Roman"/>
          <w:color w:val="191919"/>
          <w:spacing w:val="-2"/>
          <w:sz w:val="18"/>
          <w:szCs w:val="18"/>
        </w:rPr>
        <w:t>fro</w:t>
      </w:r>
      <w:r>
        <w:rPr>
          <w:rFonts w:ascii="Times New Roman" w:hAnsi="Times New Roman"/>
          <w:color w:val="191919"/>
          <w:sz w:val="18"/>
          <w:szCs w:val="18"/>
        </w:rPr>
        <w:t xml:space="preserve">m a </w:t>
      </w:r>
      <w:r>
        <w:rPr>
          <w:rFonts w:ascii="Times New Roman" w:hAnsi="Times New Roman"/>
          <w:color w:val="191919"/>
          <w:spacing w:val="-2"/>
          <w:sz w:val="18"/>
          <w:szCs w:val="18"/>
        </w:rPr>
        <w:t>regionall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school</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satisfactoril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GED</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earne</w:t>
      </w:r>
      <w:r>
        <w:rPr>
          <w:rFonts w:ascii="Times New Roman" w:hAnsi="Times New Roman"/>
          <w:color w:val="191919"/>
          <w:sz w:val="18"/>
          <w:szCs w:val="18"/>
        </w:rPr>
        <w:t xml:space="preserve">d </w:t>
      </w:r>
      <w:r>
        <w:rPr>
          <w:rFonts w:ascii="Times New Roman" w:hAnsi="Times New Roman"/>
          <w:color w:val="191919"/>
          <w:spacing w:val="-2"/>
          <w:sz w:val="18"/>
          <w:szCs w:val="18"/>
        </w:rPr>
        <w:t>fewe</w:t>
      </w:r>
      <w:r>
        <w:rPr>
          <w:rFonts w:ascii="Times New Roman" w:hAnsi="Times New Roman"/>
          <w:color w:val="191919"/>
          <w:sz w:val="18"/>
          <w:szCs w:val="18"/>
        </w:rPr>
        <w:t xml:space="preserve">r </w:t>
      </w:r>
      <w:r>
        <w:rPr>
          <w:rFonts w:ascii="Times New Roman" w:hAnsi="Times New Roman"/>
          <w:color w:val="191919"/>
          <w:spacing w:val="-2"/>
          <w:sz w:val="18"/>
          <w:szCs w:val="18"/>
        </w:rPr>
        <w:t>tha</w:t>
      </w:r>
      <w:r>
        <w:rPr>
          <w:rFonts w:ascii="Times New Roman" w:hAnsi="Times New Roman"/>
          <w:color w:val="191919"/>
          <w:sz w:val="18"/>
          <w:szCs w:val="18"/>
        </w:rPr>
        <w:t xml:space="preserve">n </w:t>
      </w:r>
      <w:r>
        <w:rPr>
          <w:rFonts w:ascii="Times New Roman" w:hAnsi="Times New Roman"/>
          <w:color w:val="191919"/>
          <w:spacing w:val="-2"/>
          <w:sz w:val="18"/>
          <w:szCs w:val="18"/>
        </w:rPr>
        <w:t>3</w:t>
      </w:r>
      <w:r>
        <w:rPr>
          <w:rFonts w:ascii="Times New Roman" w:hAnsi="Times New Roman"/>
          <w:color w:val="191919"/>
          <w:sz w:val="18"/>
          <w:szCs w:val="18"/>
        </w:rPr>
        <w:t xml:space="preserve">0 </w:t>
      </w:r>
      <w:r>
        <w:rPr>
          <w:rFonts w:ascii="Times New Roman" w:hAnsi="Times New Roman"/>
          <w:color w:val="191919"/>
          <w:spacing w:val="-2"/>
          <w:sz w:val="18"/>
          <w:szCs w:val="18"/>
        </w:rPr>
        <w:t>transferabl</w:t>
      </w:r>
      <w:r>
        <w:rPr>
          <w:rFonts w:ascii="Times New Roman" w:hAnsi="Times New Roman"/>
          <w:color w:val="191919"/>
          <w:sz w:val="18"/>
          <w:szCs w:val="18"/>
        </w:rPr>
        <w:t xml:space="preserve">e </w:t>
      </w:r>
      <w:r>
        <w:rPr>
          <w:rFonts w:ascii="Times New Roman" w:hAnsi="Times New Roman"/>
          <w:color w:val="191919"/>
          <w:spacing w:val="-2"/>
          <w:sz w:val="18"/>
          <w:szCs w:val="18"/>
        </w:rPr>
        <w:t>semester 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2"/>
          <w:sz w:val="18"/>
          <w:szCs w:val="18"/>
        </w:rPr>
        <w:t>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Placemen</w:t>
      </w:r>
      <w:r>
        <w:rPr>
          <w:rFonts w:ascii="Times New Roman" w:hAnsi="Times New Roman"/>
          <w:color w:val="191919"/>
          <w:sz w:val="18"/>
          <w:szCs w:val="18"/>
        </w:rPr>
        <w:t xml:space="preserve">t </w:t>
      </w:r>
      <w:r>
        <w:rPr>
          <w:rFonts w:ascii="Times New Roman" w:hAnsi="Times New Roman"/>
          <w:color w:val="191919"/>
          <w:spacing w:val="-2"/>
          <w:sz w:val="18"/>
          <w:szCs w:val="18"/>
        </w:rPr>
        <w:t>Examinatio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any Developmenta</w:t>
      </w:r>
      <w:r>
        <w:rPr>
          <w:rFonts w:ascii="Times New Roman" w:hAnsi="Times New Roman"/>
          <w:color w:val="191919"/>
          <w:sz w:val="18"/>
          <w:szCs w:val="18"/>
        </w:rPr>
        <w:t xml:space="preserve">l </w:t>
      </w:r>
      <w:r>
        <w:rPr>
          <w:rFonts w:ascii="Times New Roman" w:hAnsi="Times New Roman"/>
          <w:color w:val="191919"/>
          <w:spacing w:val="-2"/>
          <w:sz w:val="18"/>
          <w:szCs w:val="18"/>
        </w:rPr>
        <w:t>Studies/Learnin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mee</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minimu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s</w:t>
      </w:r>
      <w:del w:id="61" w:author="mdavis47" w:date="2011-03-21T10:24:00Z">
        <w:r w:rsidDel="00607C5A">
          <w:rPr>
            <w:rFonts w:ascii="Times New Roman" w:hAnsi="Times New Roman"/>
            <w:color w:val="191919"/>
            <w:sz w:val="18"/>
            <w:szCs w:val="18"/>
          </w:rPr>
          <w:delText xml:space="preserve"> </w:delText>
        </w:r>
        <w:r w:rsidDel="00607C5A">
          <w:rPr>
            <w:rFonts w:ascii="Times New Roman" w:hAnsi="Times New Roman"/>
            <w:color w:val="191919"/>
            <w:spacing w:val="-2"/>
            <w:sz w:val="18"/>
            <w:szCs w:val="18"/>
          </w:rPr>
          <w:delText>unde</w:delText>
        </w:r>
        <w:r w:rsidDel="00607C5A">
          <w:rPr>
            <w:rFonts w:ascii="Times New Roman" w:hAnsi="Times New Roman"/>
            <w:color w:val="191919"/>
            <w:sz w:val="18"/>
            <w:szCs w:val="18"/>
          </w:rPr>
          <w:delText xml:space="preserve">r </w:delText>
        </w:r>
        <w:r w:rsidDel="00607C5A">
          <w:rPr>
            <w:rFonts w:ascii="Times New Roman" w:hAnsi="Times New Roman"/>
            <w:color w:val="191919"/>
            <w:spacing w:val="-2"/>
            <w:sz w:val="18"/>
            <w:szCs w:val="18"/>
          </w:rPr>
          <w:delText>th</w:delText>
        </w:r>
        <w:r w:rsidDel="00607C5A">
          <w:rPr>
            <w:rFonts w:ascii="Times New Roman" w:hAnsi="Times New Roman"/>
            <w:color w:val="191919"/>
            <w:sz w:val="18"/>
            <w:szCs w:val="18"/>
          </w:rPr>
          <w:delText xml:space="preserve">e </w:delText>
        </w:r>
        <w:r w:rsidDel="00607C5A">
          <w:rPr>
            <w:rFonts w:ascii="Times New Roman" w:hAnsi="Times New Roman"/>
            <w:color w:val="191919"/>
            <w:spacing w:val="-2"/>
            <w:sz w:val="18"/>
            <w:szCs w:val="18"/>
          </w:rPr>
          <w:delText>ne</w:delText>
        </w:r>
        <w:r w:rsidDel="00607C5A">
          <w:rPr>
            <w:rFonts w:ascii="Times New Roman" w:hAnsi="Times New Roman"/>
            <w:color w:val="191919"/>
            <w:sz w:val="18"/>
            <w:szCs w:val="18"/>
          </w:rPr>
          <w:delText xml:space="preserve">w </w:delText>
        </w:r>
        <w:r w:rsidDel="00607C5A">
          <w:rPr>
            <w:rFonts w:ascii="Times New Roman" w:hAnsi="Times New Roman"/>
            <w:color w:val="191919"/>
            <w:spacing w:val="-2"/>
            <w:sz w:val="18"/>
            <w:szCs w:val="18"/>
          </w:rPr>
          <w:delText>phas</w:delText>
        </w:r>
        <w:r w:rsidDel="00607C5A">
          <w:rPr>
            <w:rFonts w:ascii="Times New Roman" w:hAnsi="Times New Roman"/>
            <w:color w:val="191919"/>
            <w:spacing w:val="-3"/>
            <w:sz w:val="18"/>
            <w:szCs w:val="18"/>
          </w:rPr>
          <w:delText>e</w:delText>
        </w:r>
        <w:r w:rsidDel="00607C5A">
          <w:rPr>
            <w:rFonts w:ascii="Times New Roman" w:hAnsi="Times New Roman"/>
            <w:color w:val="191919"/>
            <w:spacing w:val="-2"/>
            <w:sz w:val="18"/>
            <w:szCs w:val="18"/>
          </w:rPr>
          <w:delText>-i</w:delText>
        </w:r>
        <w:r w:rsidDel="00607C5A">
          <w:rPr>
            <w:rFonts w:ascii="Times New Roman" w:hAnsi="Times New Roman"/>
            <w:color w:val="191919"/>
            <w:sz w:val="18"/>
            <w:szCs w:val="18"/>
          </w:rPr>
          <w:delText xml:space="preserve">n </w:delText>
        </w:r>
        <w:r w:rsidDel="00607C5A">
          <w:rPr>
            <w:rFonts w:ascii="Times New Roman" w:hAnsi="Times New Roman"/>
            <w:color w:val="191919"/>
            <w:spacing w:val="-2"/>
            <w:sz w:val="18"/>
            <w:szCs w:val="18"/>
          </w:rPr>
          <w:delText>ad- missio</w:delText>
        </w:r>
        <w:r w:rsidDel="00607C5A">
          <w:rPr>
            <w:rFonts w:ascii="Times New Roman" w:hAnsi="Times New Roman"/>
            <w:color w:val="191919"/>
            <w:sz w:val="18"/>
            <w:szCs w:val="18"/>
          </w:rPr>
          <w:delText>n</w:delText>
        </w:r>
        <w:r w:rsidDel="00607C5A">
          <w:rPr>
            <w:rFonts w:ascii="Times New Roman" w:hAnsi="Times New Roman"/>
            <w:color w:val="191919"/>
            <w:spacing w:val="-4"/>
            <w:sz w:val="18"/>
            <w:szCs w:val="18"/>
          </w:rPr>
          <w:delText xml:space="preserve"> </w:delText>
        </w:r>
        <w:r w:rsidDel="00607C5A">
          <w:rPr>
            <w:rFonts w:ascii="Times New Roman" w:hAnsi="Times New Roman"/>
            <w:color w:val="191919"/>
            <w:spacing w:val="-2"/>
            <w:sz w:val="18"/>
            <w:szCs w:val="18"/>
          </w:rPr>
          <w:delText>criteria</w:delText>
        </w:r>
      </w:del>
      <w:ins w:id="62" w:author="mdavis47" w:date="2011-03-21T10:24:00Z">
        <w:r w:rsidR="00607C5A">
          <w:rPr>
            <w:rFonts w:ascii="Times New Roman" w:hAnsi="Times New Roman"/>
            <w:color w:val="191919"/>
            <w:spacing w:val="-2"/>
            <w:sz w:val="18"/>
            <w:szCs w:val="18"/>
          </w:rPr>
          <w:t>.</w:t>
        </w:r>
      </w:ins>
      <w:del w:id="63" w:author="mdavis47" w:date="2011-03-21T10:24:00Z">
        <w:r w:rsidDel="00607C5A">
          <w:rPr>
            <w:rFonts w:ascii="Times New Roman" w:hAnsi="Times New Roman"/>
            <w:color w:val="191919"/>
            <w:spacing w:val="-2"/>
            <w:sz w:val="18"/>
            <w:szCs w:val="18"/>
          </w:rPr>
          <w:delText>:</w:delText>
        </w:r>
      </w:del>
    </w:p>
    <w:p w:rsidR="004E5B68" w:rsidRDefault="004E5B68" w:rsidP="004E5B68">
      <w:pPr>
        <w:widowControl w:val="0"/>
        <w:autoSpaceDE w:val="0"/>
        <w:autoSpaceDN w:val="0"/>
        <w:adjustRightInd w:val="0"/>
        <w:spacing w:before="4" w:after="0" w:line="130" w:lineRule="exact"/>
        <w:rPr>
          <w:rFonts w:ascii="Times New Roman" w:hAnsi="Times New Roman"/>
          <w:color w:val="000000"/>
          <w:sz w:val="13"/>
          <w:szCs w:val="13"/>
        </w:rPr>
      </w:pPr>
    </w:p>
    <w:p w:rsidR="004E5B68" w:rsidRDefault="004E5B68" w:rsidP="004E5B68">
      <w:pPr>
        <w:widowControl w:val="0"/>
        <w:autoSpaceDE w:val="0"/>
        <w:autoSpaceDN w:val="0"/>
        <w:adjustRightInd w:val="0"/>
        <w:spacing w:after="0" w:line="240" w:lineRule="auto"/>
        <w:ind w:left="120" w:right="9074"/>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0"/>
          <w:sz w:val="24"/>
          <w:szCs w:val="24"/>
        </w:rPr>
        <w:t>A</w:t>
      </w:r>
      <w:r>
        <w:rPr>
          <w:rFonts w:ascii="Times New Roman" w:hAnsi="Times New Roman"/>
          <w:b/>
          <w:bCs/>
          <w:color w:val="191919"/>
          <w:sz w:val="24"/>
          <w:szCs w:val="24"/>
        </w:rPr>
        <w:t>T</w:t>
      </w:r>
      <w:r>
        <w:rPr>
          <w:rFonts w:ascii="Times New Roman" w:hAnsi="Times New Roman"/>
          <w:b/>
          <w:bCs/>
          <w:color w:val="191919"/>
          <w:spacing w:val="-9"/>
          <w:sz w:val="24"/>
          <w:szCs w:val="24"/>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EQUIREMENTS</w:t>
      </w:r>
      <w:ins w:id="64" w:author="mdavis47" w:date="2011-04-07T12:11:00Z">
        <w:r w:rsidR="00DD7E72">
          <w:rPr>
            <w:rFonts w:ascii="Times New Roman" w:hAnsi="Times New Roman"/>
            <w:b/>
            <w:bCs/>
            <w:color w:val="191919"/>
            <w:spacing w:val="-2"/>
            <w:sz w:val="18"/>
            <w:szCs w:val="18"/>
          </w:rPr>
          <w:t xml:space="preserve"> </w:t>
        </w:r>
      </w:ins>
    </w:p>
    <w:tbl>
      <w:tblPr>
        <w:tblW w:w="0" w:type="auto"/>
        <w:tblInd w:w="466" w:type="dxa"/>
        <w:tblLayout w:type="fixed"/>
        <w:tblCellMar>
          <w:left w:w="0" w:type="dxa"/>
          <w:right w:w="0" w:type="dxa"/>
        </w:tblCellMar>
        <w:tblLook w:val="0000"/>
        <w:tblPrChange w:id="65" w:author="mdavis47" w:date="2011-04-07T08:23:00Z">
          <w:tblPr>
            <w:tblW w:w="0" w:type="auto"/>
            <w:tblInd w:w="466" w:type="dxa"/>
            <w:tblLayout w:type="fixed"/>
            <w:tblCellMar>
              <w:left w:w="0" w:type="dxa"/>
              <w:right w:w="0" w:type="dxa"/>
            </w:tblCellMar>
            <w:tblLook w:val="0000"/>
          </w:tblPr>
        </w:tblPrChange>
      </w:tblPr>
      <w:tblGrid>
        <w:gridCol w:w="907"/>
        <w:gridCol w:w="1717"/>
        <w:gridCol w:w="1563"/>
        <w:gridCol w:w="1766"/>
        <w:gridCol w:w="1850"/>
        <w:gridCol w:w="1541"/>
        <w:gridCol w:w="270"/>
        <w:tblGridChange w:id="66">
          <w:tblGrid>
            <w:gridCol w:w="907"/>
            <w:gridCol w:w="1717"/>
            <w:gridCol w:w="1563"/>
            <w:gridCol w:w="1766"/>
            <w:gridCol w:w="1850"/>
            <w:gridCol w:w="1375"/>
          </w:tblGrid>
        </w:tblGridChange>
      </w:tblGrid>
      <w:tr w:rsidR="004E5B68" w:rsidRPr="007A7452" w:rsidTr="00657221">
        <w:trPr>
          <w:gridAfter w:val="1"/>
          <w:wAfter w:w="270" w:type="dxa"/>
          <w:trHeight w:hRule="exact" w:val="253"/>
          <w:trPrChange w:id="67" w:author="mdavis47" w:date="2011-04-07T08:23:00Z">
            <w:trPr>
              <w:trHeight w:hRule="exact" w:val="253"/>
            </w:trPr>
          </w:trPrChange>
        </w:trPr>
        <w:tc>
          <w:tcPr>
            <w:tcW w:w="907" w:type="dxa"/>
            <w:tcBorders>
              <w:top w:val="nil"/>
              <w:left w:val="nil"/>
              <w:bottom w:val="nil"/>
              <w:right w:val="nil"/>
            </w:tcBorders>
            <w:tcPrChange w:id="68" w:author="mdavis47" w:date="2011-04-07T08:23:00Z">
              <w:tcPr>
                <w:tcW w:w="90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before="24" w:after="0" w:line="240" w:lineRule="auto"/>
              <w:ind w:left="81"/>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Change w:id="69" w:author="mdavis47" w:date="2011-04-07T08:23:00Z">
              <w:tcPr>
                <w:tcW w:w="171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before="24" w:after="0" w:line="240" w:lineRule="auto"/>
              <w:ind w:left="597"/>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Change w:id="70" w:author="mdavis47" w:date="2011-04-07T08:23:00Z">
              <w:tcPr>
                <w:tcW w:w="1563"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before="24" w:after="0" w:line="240" w:lineRule="auto"/>
              <w:ind w:left="22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Change w:id="71" w:author="mdavis47" w:date="2011-04-07T08:23:00Z">
              <w:tcPr>
                <w:tcW w:w="1766"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before="24" w:after="0" w:line="240" w:lineRule="auto"/>
              <w:ind w:left="379"/>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Change w:id="72" w:author="mdavis47" w:date="2011-04-07T08:23:00Z">
              <w:tcPr>
                <w:tcW w:w="1850"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before="24" w:after="0" w:line="240" w:lineRule="auto"/>
              <w:ind w:left="514"/>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Change w:id="73" w:author="mdavis47" w:date="2011-04-07T08:23:00Z">
              <w:tcPr>
                <w:tcW w:w="1375" w:type="dxa"/>
                <w:tcBorders>
                  <w:top w:val="nil"/>
                  <w:left w:val="nil"/>
                  <w:bottom w:val="nil"/>
                  <w:right w:val="nil"/>
                </w:tcBorders>
              </w:tcPr>
            </w:tcPrChange>
          </w:tcPr>
          <w:p w:rsidR="004E5B68" w:rsidRPr="007A7452" w:rsidRDefault="004E5B68" w:rsidP="00847058">
            <w:pPr>
              <w:widowControl w:val="0"/>
              <w:autoSpaceDE w:val="0"/>
              <w:autoSpaceDN w:val="0"/>
              <w:adjustRightInd w:val="0"/>
              <w:spacing w:before="24" w:after="0" w:line="240" w:lineRule="auto"/>
              <w:rPr>
                <w:rFonts w:ascii="Times New Roman" w:hAnsi="Times New Roman"/>
                <w:sz w:val="24"/>
                <w:szCs w:val="24"/>
              </w:rPr>
              <w:pPrChange w:id="74" w:author="mdavis47" w:date="2011-04-07T08:25:00Z">
                <w:pPr>
                  <w:widowControl w:val="0"/>
                  <w:autoSpaceDE w:val="0"/>
                  <w:autoSpaceDN w:val="0"/>
                  <w:adjustRightInd w:val="0"/>
                  <w:spacing w:before="24" w:after="0" w:line="240" w:lineRule="auto"/>
                  <w:ind w:left="490"/>
                </w:pPr>
              </w:pPrChange>
            </w:pPr>
            <w:del w:id="75" w:author="mdavis47" w:date="2011-03-21T10:25:00Z">
              <w:r w:rsidRPr="007A7452" w:rsidDel="00607C5A">
                <w:rPr>
                  <w:rFonts w:ascii="Times New Roman" w:hAnsi="Times New Roman"/>
                  <w:b/>
                  <w:bCs/>
                  <w:color w:val="191919"/>
                  <w:spacing w:val="-2"/>
                  <w:sz w:val="18"/>
                  <w:szCs w:val="18"/>
                </w:rPr>
                <w:delText>*Minimum</w:delText>
              </w:r>
            </w:del>
          </w:p>
        </w:tc>
      </w:tr>
      <w:tr w:rsidR="004E5B68" w:rsidRPr="007A7452" w:rsidTr="00657221">
        <w:trPr>
          <w:gridAfter w:val="1"/>
          <w:wAfter w:w="270" w:type="dxa"/>
          <w:trHeight w:hRule="exact" w:val="218"/>
          <w:trPrChange w:id="76" w:author="mdavis47" w:date="2011-04-07T08:23:00Z">
            <w:trPr>
              <w:trHeight w:hRule="exact" w:val="218"/>
            </w:trPr>
          </w:trPrChange>
        </w:trPr>
        <w:tc>
          <w:tcPr>
            <w:tcW w:w="907" w:type="dxa"/>
            <w:tcBorders>
              <w:top w:val="nil"/>
              <w:left w:val="nil"/>
              <w:bottom w:val="nil"/>
              <w:right w:val="nil"/>
            </w:tcBorders>
            <w:tcPrChange w:id="77" w:author="mdavis47" w:date="2011-04-07T08:23:00Z">
              <w:tcPr>
                <w:tcW w:w="907" w:type="dxa"/>
                <w:tcBorders>
                  <w:top w:val="nil"/>
                  <w:left w:val="nil"/>
                  <w:bottom w:val="nil"/>
                  <w:right w:val="nil"/>
                </w:tcBorders>
              </w:tcPr>
            </w:tcPrChange>
          </w:tcPr>
          <w:p w:rsidR="004E5B68" w:rsidRPr="007A7452" w:rsidRDefault="004E5B68" w:rsidP="00657221">
            <w:pPr>
              <w:widowControl w:val="0"/>
              <w:autoSpaceDE w:val="0"/>
              <w:autoSpaceDN w:val="0"/>
              <w:adjustRightInd w:val="0"/>
              <w:spacing w:after="0" w:line="197" w:lineRule="exact"/>
              <w:rPr>
                <w:rFonts w:ascii="Times New Roman" w:hAnsi="Times New Roman"/>
                <w:sz w:val="24"/>
                <w:szCs w:val="24"/>
              </w:rPr>
              <w:pPrChange w:id="78" w:author="mdavis47" w:date="2011-04-07T08:23:00Z">
                <w:pPr>
                  <w:widowControl w:val="0"/>
                  <w:autoSpaceDE w:val="0"/>
                  <w:autoSpaceDN w:val="0"/>
                  <w:adjustRightInd w:val="0"/>
                  <w:spacing w:after="0" w:line="197" w:lineRule="exact"/>
                  <w:ind w:left="40"/>
                </w:pPr>
              </w:pPrChange>
            </w:pPr>
            <w:del w:id="79" w:author="mdavis47" w:date="2011-04-07T08:26:00Z">
              <w:r w:rsidRPr="007A7452" w:rsidDel="00847058">
                <w:rPr>
                  <w:rFonts w:ascii="Times New Roman" w:hAnsi="Times New Roman"/>
                  <w:b/>
                  <w:bCs/>
                  <w:color w:val="191919"/>
                  <w:spacing w:val="-2"/>
                  <w:sz w:val="18"/>
                  <w:szCs w:val="18"/>
                </w:rPr>
                <w:delText>Index</w:delText>
              </w:r>
            </w:del>
          </w:p>
        </w:tc>
        <w:tc>
          <w:tcPr>
            <w:tcW w:w="1717" w:type="dxa"/>
            <w:tcBorders>
              <w:top w:val="nil"/>
              <w:left w:val="nil"/>
              <w:bottom w:val="nil"/>
              <w:right w:val="nil"/>
            </w:tcBorders>
            <w:tcPrChange w:id="80" w:author="mdavis47" w:date="2011-04-07T08:23:00Z">
              <w:tcPr>
                <w:tcW w:w="171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7" w:lineRule="exact"/>
              <w:ind w:left="436"/>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Change w:id="81" w:author="mdavis47" w:date="2011-04-07T08:23:00Z">
              <w:tcPr>
                <w:tcW w:w="1563"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7" w:lineRule="exact"/>
              <w:ind w:left="493"/>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Change w:id="82" w:author="mdavis47" w:date="2011-04-07T08:23:00Z">
              <w:tcPr>
                <w:tcW w:w="1766"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7" w:lineRule="exact"/>
              <w:ind w:left="570" w:right="709"/>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Change w:id="83" w:author="mdavis47" w:date="2011-04-07T08:23:00Z">
              <w:tcPr>
                <w:tcW w:w="1850"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7" w:lineRule="exact"/>
              <w:ind w:left="61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Change w:id="84" w:author="mdavis47" w:date="2011-04-07T08:23:00Z">
              <w:tcPr>
                <w:tcW w:w="1375" w:type="dxa"/>
                <w:tcBorders>
                  <w:top w:val="nil"/>
                  <w:left w:val="nil"/>
                  <w:bottom w:val="nil"/>
                  <w:right w:val="nil"/>
                </w:tcBorders>
              </w:tcPr>
            </w:tcPrChange>
          </w:tcPr>
          <w:p w:rsidR="004E5B68" w:rsidRPr="007A7452" w:rsidRDefault="004E5B68" w:rsidP="00847058">
            <w:pPr>
              <w:widowControl w:val="0"/>
              <w:autoSpaceDE w:val="0"/>
              <w:autoSpaceDN w:val="0"/>
              <w:adjustRightInd w:val="0"/>
              <w:spacing w:after="0" w:line="197" w:lineRule="exact"/>
              <w:rPr>
                <w:rFonts w:ascii="Times New Roman" w:hAnsi="Times New Roman"/>
                <w:sz w:val="24"/>
                <w:szCs w:val="24"/>
              </w:rPr>
              <w:pPrChange w:id="85" w:author="mdavis47" w:date="2011-04-07T08:25:00Z">
                <w:pPr>
                  <w:widowControl w:val="0"/>
                  <w:autoSpaceDE w:val="0"/>
                  <w:autoSpaceDN w:val="0"/>
                  <w:adjustRightInd w:val="0"/>
                  <w:spacing w:after="0" w:line="197" w:lineRule="exact"/>
                  <w:ind w:left="532"/>
                </w:pPr>
              </w:pPrChange>
            </w:pPr>
            <w:del w:id="86"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87" w:author="mdavis47" w:date="2011-04-07T08:25:00Z">
              <w:r w:rsidR="00847058">
                <w:rPr>
                  <w:rFonts w:ascii="Times New Roman" w:hAnsi="Times New Roman"/>
                  <w:b/>
                  <w:bCs/>
                  <w:color w:val="191919"/>
                  <w:spacing w:val="-2"/>
                  <w:sz w:val="18"/>
                  <w:szCs w:val="18"/>
                </w:rPr>
                <w:t xml:space="preserve"> Index</w:t>
              </w:r>
            </w:ins>
          </w:p>
        </w:tc>
      </w:tr>
      <w:tr w:rsidR="004E5B68" w:rsidRPr="007A7452" w:rsidTr="00847058">
        <w:trPr>
          <w:trHeight w:hRule="exact" w:val="216"/>
          <w:trPrChange w:id="88" w:author="mdavis47" w:date="2011-04-07T08:25:00Z">
            <w:trPr>
              <w:trHeight w:hRule="exact" w:val="216"/>
            </w:trPr>
          </w:trPrChange>
        </w:trPr>
        <w:tc>
          <w:tcPr>
            <w:tcW w:w="907" w:type="dxa"/>
            <w:tcBorders>
              <w:top w:val="nil"/>
              <w:left w:val="nil"/>
              <w:bottom w:val="nil"/>
              <w:right w:val="nil"/>
            </w:tcBorders>
            <w:tcPrChange w:id="89" w:author="mdavis47" w:date="2011-04-07T08:25:00Z">
              <w:tcPr>
                <w:tcW w:w="90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79"/>
              <w:rPr>
                <w:rFonts w:ascii="Times New Roman" w:hAnsi="Times New Roman"/>
                <w:sz w:val="24"/>
                <w:szCs w:val="24"/>
              </w:rPr>
            </w:pPr>
            <w:del w:id="90" w:author="mdavis47" w:date="2011-03-21T10:24:00Z">
              <w:r w:rsidRPr="007A7452" w:rsidDel="00607C5A">
                <w:rPr>
                  <w:rFonts w:ascii="Times New Roman" w:hAnsi="Times New Roman"/>
                  <w:color w:val="191919"/>
                  <w:spacing w:val="-2"/>
                  <w:sz w:val="18"/>
                  <w:szCs w:val="18"/>
                </w:rPr>
                <w:delText>2008</w:delText>
              </w:r>
            </w:del>
            <w:ins w:id="91" w:author="mdavis47" w:date="2011-04-07T08:14:00Z">
              <w:r w:rsidR="00657221">
                <w:rPr>
                  <w:rFonts w:ascii="Times New Roman" w:hAnsi="Times New Roman"/>
                  <w:color w:val="191919"/>
                  <w:spacing w:val="-2"/>
                  <w:sz w:val="18"/>
                  <w:szCs w:val="18"/>
                </w:rPr>
                <w:t>2011</w:t>
              </w:r>
            </w:ins>
          </w:p>
        </w:tc>
        <w:tc>
          <w:tcPr>
            <w:tcW w:w="1717" w:type="dxa"/>
            <w:tcBorders>
              <w:top w:val="nil"/>
              <w:left w:val="nil"/>
              <w:bottom w:val="nil"/>
              <w:right w:val="nil"/>
            </w:tcBorders>
            <w:tcPrChange w:id="92" w:author="mdavis47" w:date="2011-04-07T08:25:00Z">
              <w:tcPr>
                <w:tcW w:w="171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842" w:right="631"/>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Change w:id="93" w:author="mdavis47" w:date="2011-04-07T08:25:00Z">
              <w:tcPr>
                <w:tcW w:w="1563"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536" w:right="696"/>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94" w:author="mdavis47" w:date="2011-04-07T08:25:00Z">
              <w:tcPr>
                <w:tcW w:w="1766"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647" w:right="788"/>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95" w:author="mdavis47" w:date="2011-04-07T08:25:00Z">
              <w:tcPr>
                <w:tcW w:w="1850"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725" w:right="750"/>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Change w:id="96" w:author="mdavis47" w:date="2011-04-07T08:25:00Z">
              <w:tcPr>
                <w:tcW w:w="1375" w:type="dxa"/>
                <w:tcBorders>
                  <w:top w:val="nil"/>
                  <w:left w:val="nil"/>
                  <w:bottom w:val="nil"/>
                  <w:right w:val="nil"/>
                </w:tcBorders>
              </w:tcPr>
            </w:tcPrChange>
          </w:tcPr>
          <w:p w:rsidR="004E5B68" w:rsidRPr="007A7452" w:rsidRDefault="00847058" w:rsidP="00847058">
            <w:pPr>
              <w:widowControl w:val="0"/>
              <w:autoSpaceDE w:val="0"/>
              <w:autoSpaceDN w:val="0"/>
              <w:adjustRightInd w:val="0"/>
              <w:spacing w:after="0" w:line="195" w:lineRule="exact"/>
              <w:rPr>
                <w:rFonts w:ascii="Times New Roman" w:hAnsi="Times New Roman"/>
                <w:sz w:val="24"/>
                <w:szCs w:val="24"/>
              </w:rPr>
              <w:pPrChange w:id="97" w:author="mdavis47" w:date="2011-04-07T08:25:00Z">
                <w:pPr>
                  <w:widowControl w:val="0"/>
                  <w:autoSpaceDE w:val="0"/>
                  <w:autoSpaceDN w:val="0"/>
                  <w:adjustRightInd w:val="0"/>
                  <w:spacing w:after="0" w:line="195" w:lineRule="exact"/>
                  <w:ind w:left="737"/>
                </w:pPr>
              </w:pPrChange>
            </w:pPr>
            <w:ins w:id="98" w:author="mdavis47" w:date="2011-04-07T08:26:00Z">
              <w:r>
                <w:rPr>
                  <w:rFonts w:ascii="Times New Roman" w:hAnsi="Times New Roman"/>
                  <w:color w:val="191919"/>
                  <w:spacing w:val="-2"/>
                  <w:sz w:val="18"/>
                  <w:szCs w:val="18"/>
                </w:rPr>
                <w:t xml:space="preserve">       </w:t>
              </w:r>
            </w:ins>
            <w:r w:rsidR="004E5B68" w:rsidRPr="007A7452">
              <w:rPr>
                <w:rFonts w:ascii="Times New Roman" w:hAnsi="Times New Roman"/>
                <w:color w:val="191919"/>
                <w:spacing w:val="-2"/>
                <w:sz w:val="18"/>
                <w:szCs w:val="18"/>
              </w:rPr>
              <w:t>1940</w:t>
            </w:r>
          </w:p>
        </w:tc>
      </w:tr>
      <w:tr w:rsidR="004E5B68" w:rsidRPr="007A7452" w:rsidTr="00657221">
        <w:trPr>
          <w:gridAfter w:val="1"/>
          <w:wAfter w:w="270" w:type="dxa"/>
          <w:trHeight w:hRule="exact" w:val="234"/>
          <w:trPrChange w:id="99" w:author="mdavis47" w:date="2011-04-07T08:23:00Z">
            <w:trPr>
              <w:trHeight w:hRule="exact" w:val="234"/>
            </w:trPr>
          </w:trPrChange>
        </w:trPr>
        <w:tc>
          <w:tcPr>
            <w:tcW w:w="907" w:type="dxa"/>
            <w:tcBorders>
              <w:top w:val="nil"/>
              <w:left w:val="nil"/>
              <w:bottom w:val="nil"/>
              <w:right w:val="nil"/>
            </w:tcBorders>
            <w:tcPrChange w:id="100" w:author="mdavis47" w:date="2011-04-07T08:23:00Z">
              <w:tcPr>
                <w:tcW w:w="90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79"/>
              <w:rPr>
                <w:rFonts w:ascii="Times New Roman" w:hAnsi="Times New Roman"/>
                <w:sz w:val="24"/>
                <w:szCs w:val="24"/>
              </w:rPr>
            </w:pPr>
            <w:del w:id="101" w:author="mdavis47" w:date="2011-03-21T10:24:00Z">
              <w:r w:rsidRPr="007A7452" w:rsidDel="00607C5A">
                <w:rPr>
                  <w:rFonts w:ascii="Times New Roman" w:hAnsi="Times New Roman"/>
                  <w:color w:val="191919"/>
                  <w:spacing w:val="-2"/>
                  <w:sz w:val="18"/>
                  <w:szCs w:val="18"/>
                </w:rPr>
                <w:delText>2009</w:delText>
              </w:r>
            </w:del>
            <w:ins w:id="102" w:author="mdavis47" w:date="2011-04-07T08:15:00Z">
              <w:r w:rsidR="00657221">
                <w:rPr>
                  <w:rFonts w:ascii="Times New Roman" w:hAnsi="Times New Roman"/>
                  <w:color w:val="191919"/>
                  <w:spacing w:val="-2"/>
                  <w:sz w:val="18"/>
                  <w:szCs w:val="18"/>
                </w:rPr>
                <w:t>2012</w:t>
              </w:r>
            </w:ins>
          </w:p>
        </w:tc>
        <w:tc>
          <w:tcPr>
            <w:tcW w:w="1717" w:type="dxa"/>
            <w:tcBorders>
              <w:top w:val="nil"/>
              <w:left w:val="nil"/>
              <w:bottom w:val="nil"/>
              <w:right w:val="nil"/>
            </w:tcBorders>
            <w:tcPrChange w:id="103" w:author="mdavis47" w:date="2011-04-07T08:23:00Z">
              <w:tcPr>
                <w:tcW w:w="1717"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842" w:right="631"/>
              <w:jc w:val="center"/>
              <w:rPr>
                <w:rFonts w:ascii="Times New Roman" w:hAnsi="Times New Roman"/>
                <w:sz w:val="24"/>
                <w:szCs w:val="24"/>
              </w:rPr>
            </w:pPr>
            <w:r w:rsidRPr="007A7452">
              <w:rPr>
                <w:rFonts w:ascii="Times New Roman" w:hAnsi="Times New Roman"/>
                <w:color w:val="191919"/>
                <w:spacing w:val="-2"/>
                <w:sz w:val="18"/>
                <w:szCs w:val="18"/>
              </w:rPr>
              <w:t>1</w:t>
            </w:r>
            <w:ins w:id="104" w:author="mdavis47" w:date="2011-04-07T08:15:00Z">
              <w:r w:rsidR="00657221">
                <w:rPr>
                  <w:rFonts w:ascii="Times New Roman" w:hAnsi="Times New Roman"/>
                  <w:color w:val="191919"/>
                  <w:spacing w:val="-2"/>
                  <w:sz w:val="18"/>
                  <w:szCs w:val="18"/>
                </w:rPr>
                <w:t>7</w:t>
              </w:r>
            </w:ins>
            <w:del w:id="105" w:author="mdavis47" w:date="2011-04-07T08:15:00Z">
              <w:r w:rsidRPr="007A7452" w:rsidDel="00657221">
                <w:rPr>
                  <w:rFonts w:ascii="Times New Roman" w:hAnsi="Times New Roman"/>
                  <w:color w:val="191919"/>
                  <w:spacing w:val="-2"/>
                  <w:sz w:val="18"/>
                  <w:szCs w:val="18"/>
                </w:rPr>
                <w:delText>6</w:delText>
              </w:r>
            </w:del>
          </w:p>
        </w:tc>
        <w:tc>
          <w:tcPr>
            <w:tcW w:w="1563" w:type="dxa"/>
            <w:tcBorders>
              <w:top w:val="nil"/>
              <w:left w:val="nil"/>
              <w:bottom w:val="nil"/>
              <w:right w:val="nil"/>
            </w:tcBorders>
            <w:tcPrChange w:id="106" w:author="mdavis47" w:date="2011-04-07T08:23:00Z">
              <w:tcPr>
                <w:tcW w:w="1563"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536" w:right="696"/>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07" w:author="mdavis47" w:date="2011-04-07T08:23:00Z">
              <w:tcPr>
                <w:tcW w:w="1766" w:type="dxa"/>
                <w:tcBorders>
                  <w:top w:val="nil"/>
                  <w:left w:val="nil"/>
                  <w:bottom w:val="nil"/>
                  <w:right w:val="nil"/>
                </w:tcBorders>
              </w:tcPr>
            </w:tcPrChange>
          </w:tcPr>
          <w:p w:rsidR="004E5B68" w:rsidRPr="007A7452" w:rsidRDefault="004E5B68" w:rsidP="00CA65BC">
            <w:pPr>
              <w:widowControl w:val="0"/>
              <w:autoSpaceDE w:val="0"/>
              <w:autoSpaceDN w:val="0"/>
              <w:adjustRightInd w:val="0"/>
              <w:spacing w:after="0" w:line="195" w:lineRule="exact"/>
              <w:ind w:left="647" w:right="788"/>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08" w:author="mdavis47" w:date="2011-04-07T08:23:00Z">
              <w:tcPr>
                <w:tcW w:w="1850" w:type="dxa"/>
                <w:tcBorders>
                  <w:top w:val="nil"/>
                  <w:left w:val="nil"/>
                  <w:bottom w:val="nil"/>
                  <w:right w:val="nil"/>
                </w:tcBorders>
              </w:tcPr>
            </w:tcPrChange>
          </w:tcPr>
          <w:p w:rsidR="004E5B68" w:rsidRPr="00847058" w:rsidRDefault="004E5B68" w:rsidP="00CA65BC">
            <w:pPr>
              <w:widowControl w:val="0"/>
              <w:autoSpaceDE w:val="0"/>
              <w:autoSpaceDN w:val="0"/>
              <w:adjustRightInd w:val="0"/>
              <w:spacing w:after="0" w:line="195" w:lineRule="exact"/>
              <w:ind w:left="725" w:right="750"/>
              <w:jc w:val="center"/>
              <w:rPr>
                <w:rFonts w:ascii="Times New Roman" w:hAnsi="Times New Roman"/>
                <w:i/>
                <w:sz w:val="24"/>
                <w:szCs w:val="24"/>
                <w:rPrChange w:id="109" w:author="mdavis47" w:date="2011-04-07T08:25:00Z">
                  <w:rPr>
                    <w:rFonts w:ascii="Times New Roman" w:hAnsi="Times New Roman"/>
                    <w:sz w:val="24"/>
                    <w:szCs w:val="24"/>
                  </w:rPr>
                </w:rPrChange>
              </w:rPr>
            </w:pPr>
            <w:r w:rsidRPr="00847058">
              <w:rPr>
                <w:rFonts w:ascii="Times New Roman" w:hAnsi="Times New Roman"/>
                <w:i/>
                <w:color w:val="191919"/>
                <w:spacing w:val="-2"/>
                <w:sz w:val="18"/>
                <w:szCs w:val="18"/>
                <w:rPrChange w:id="110" w:author="mdavis47" w:date="2011-04-07T08:25:00Z">
                  <w:rPr>
                    <w:rFonts w:ascii="Times New Roman" w:hAnsi="Times New Roman"/>
                    <w:color w:val="191919"/>
                    <w:spacing w:val="-2"/>
                    <w:sz w:val="18"/>
                    <w:szCs w:val="18"/>
                  </w:rPr>
                </w:rPrChange>
              </w:rPr>
              <w:t>2.22</w:t>
            </w:r>
          </w:p>
        </w:tc>
        <w:tc>
          <w:tcPr>
            <w:tcW w:w="1541" w:type="dxa"/>
            <w:tcBorders>
              <w:top w:val="nil"/>
              <w:left w:val="nil"/>
              <w:bottom w:val="nil"/>
              <w:right w:val="nil"/>
            </w:tcBorders>
            <w:tcPrChange w:id="111" w:author="mdavis47" w:date="2011-04-07T08:23:00Z">
              <w:tcPr>
                <w:tcW w:w="1375" w:type="dxa"/>
                <w:tcBorders>
                  <w:top w:val="nil"/>
                  <w:left w:val="nil"/>
                  <w:bottom w:val="nil"/>
                  <w:right w:val="nil"/>
                </w:tcBorders>
              </w:tcPr>
            </w:tcPrChange>
          </w:tcPr>
          <w:p w:rsidR="004E5B68" w:rsidRPr="00847058" w:rsidRDefault="00847058" w:rsidP="00847058">
            <w:pPr>
              <w:widowControl w:val="0"/>
              <w:autoSpaceDE w:val="0"/>
              <w:autoSpaceDN w:val="0"/>
              <w:adjustRightInd w:val="0"/>
              <w:spacing w:after="0" w:line="195" w:lineRule="exact"/>
              <w:rPr>
                <w:rFonts w:ascii="Times New Roman" w:hAnsi="Times New Roman"/>
                <w:sz w:val="24"/>
                <w:szCs w:val="24"/>
                <w:rPrChange w:id="112" w:author="mdavis47" w:date="2011-04-07T08:26:00Z">
                  <w:rPr>
                    <w:rFonts w:ascii="Times New Roman" w:hAnsi="Times New Roman"/>
                    <w:sz w:val="24"/>
                    <w:szCs w:val="24"/>
                  </w:rPr>
                </w:rPrChange>
              </w:rPr>
              <w:pPrChange w:id="113" w:author="mdavis47" w:date="2011-04-07T08:25:00Z">
                <w:pPr>
                  <w:widowControl w:val="0"/>
                  <w:autoSpaceDE w:val="0"/>
                  <w:autoSpaceDN w:val="0"/>
                  <w:adjustRightInd w:val="0"/>
                  <w:spacing w:after="0" w:line="195" w:lineRule="exact"/>
                  <w:ind w:left="737"/>
                </w:pPr>
              </w:pPrChange>
            </w:pPr>
            <w:ins w:id="114" w:author="mdavis47" w:date="2011-04-07T08:26:00Z">
              <w:r>
                <w:rPr>
                  <w:rFonts w:ascii="Times New Roman" w:hAnsi="Times New Roman"/>
                  <w:color w:val="191919"/>
                  <w:spacing w:val="-2"/>
                  <w:sz w:val="18"/>
                  <w:szCs w:val="18"/>
                </w:rPr>
                <w:t xml:space="preserve">       </w:t>
              </w:r>
            </w:ins>
            <w:r w:rsidR="004E5B68" w:rsidRPr="00847058">
              <w:rPr>
                <w:rFonts w:ascii="Times New Roman" w:hAnsi="Times New Roman"/>
                <w:color w:val="191919"/>
                <w:spacing w:val="-2"/>
                <w:sz w:val="18"/>
                <w:szCs w:val="18"/>
                <w:rPrChange w:id="115" w:author="mdavis47" w:date="2011-04-07T08:26:00Z">
                  <w:rPr>
                    <w:rFonts w:ascii="Times New Roman" w:hAnsi="Times New Roman"/>
                    <w:color w:val="191919"/>
                    <w:spacing w:val="-2"/>
                    <w:sz w:val="18"/>
                    <w:szCs w:val="18"/>
                  </w:rPr>
                </w:rPrChange>
              </w:rPr>
              <w:t>1940</w:t>
            </w:r>
          </w:p>
        </w:tc>
      </w:tr>
    </w:tbl>
    <w:p w:rsidR="004E5B68" w:rsidRDefault="004E5B68" w:rsidP="004E5B68">
      <w:pPr>
        <w:widowControl w:val="0"/>
        <w:autoSpaceDE w:val="0"/>
        <w:autoSpaceDN w:val="0"/>
        <w:adjustRightInd w:val="0"/>
        <w:spacing w:after="0" w:line="240" w:lineRule="auto"/>
        <w:rPr>
          <w:rFonts w:ascii="Times New Roman" w:hAnsi="Times New Roman"/>
          <w:sz w:val="24"/>
          <w:szCs w:val="24"/>
        </w:rPr>
        <w:sectPr w:rsidR="004E5B68">
          <w:type w:val="continuous"/>
          <w:pgSz w:w="12240" w:h="15840"/>
          <w:pgMar w:top="1480" w:right="420" w:bottom="280" w:left="600" w:header="720" w:footer="720" w:gutter="0"/>
          <w:cols w:space="720" w:equalWidth="0">
            <w:col w:w="11220"/>
          </w:cols>
          <w:noEndnote/>
        </w:sectPr>
      </w:pPr>
    </w:p>
    <w:p w:rsidR="004E5B68" w:rsidRDefault="004E5B68" w:rsidP="004E5B68">
      <w:pPr>
        <w:widowControl w:val="0"/>
        <w:autoSpaceDE w:val="0"/>
        <w:autoSpaceDN w:val="0"/>
        <w:adjustRightInd w:val="0"/>
        <w:spacing w:before="1" w:after="0" w:line="170" w:lineRule="exact"/>
        <w:rPr>
          <w:rFonts w:ascii="Times New Roman" w:hAnsi="Times New Roman"/>
          <w:sz w:val="17"/>
          <w:szCs w:val="17"/>
        </w:rPr>
      </w:pPr>
    </w:p>
    <w:p w:rsidR="004E5B68" w:rsidRDefault="004E5B68" w:rsidP="004E5B68">
      <w:pPr>
        <w:widowControl w:val="0"/>
        <w:autoSpaceDE w:val="0"/>
        <w:autoSpaceDN w:val="0"/>
        <w:adjustRightInd w:val="0"/>
        <w:spacing w:after="0" w:line="240" w:lineRule="auto"/>
        <w:ind w:left="120" w:right="-56"/>
        <w:rPr>
          <w:rFonts w:ascii="Times New Roman" w:hAnsi="Times New Roman"/>
          <w:color w:val="000000"/>
          <w:sz w:val="18"/>
          <w:szCs w:val="18"/>
        </w:rPr>
      </w:pPr>
      <w:r>
        <w:rPr>
          <w:rFonts w:ascii="Times New Roman" w:hAnsi="Times New Roman"/>
          <w:b/>
          <w:bCs/>
          <w:color w:val="191919"/>
          <w:spacing w:val="-2"/>
          <w:sz w:val="24"/>
          <w:szCs w:val="24"/>
        </w:rPr>
        <w:t>AC</w:t>
      </w:r>
      <w:r>
        <w:rPr>
          <w:rFonts w:ascii="Times New Roman" w:hAnsi="Times New Roman"/>
          <w:b/>
          <w:bCs/>
          <w:color w:val="191919"/>
          <w:sz w:val="24"/>
          <w:szCs w:val="24"/>
        </w:rPr>
        <w:t>T</w:t>
      </w:r>
      <w:r>
        <w:rPr>
          <w:rFonts w:ascii="Times New Roman" w:hAnsi="Times New Roman"/>
          <w:b/>
          <w:bCs/>
          <w:color w:val="191919"/>
          <w:spacing w:val="-9"/>
          <w:sz w:val="24"/>
          <w:szCs w:val="24"/>
        </w:rPr>
        <w:t xml:space="preserve"> </w:t>
      </w:r>
      <w:r>
        <w:rPr>
          <w:rFonts w:ascii="Times New Roman" w:hAnsi="Times New Roman"/>
          <w:b/>
          <w:bCs/>
          <w:color w:val="191919"/>
          <w:spacing w:val="-2"/>
          <w:sz w:val="24"/>
          <w:szCs w:val="24"/>
        </w:rPr>
        <w:t>R</w:t>
      </w:r>
      <w:r>
        <w:rPr>
          <w:rFonts w:ascii="Times New Roman" w:hAnsi="Times New Roman"/>
          <w:b/>
          <w:bCs/>
          <w:color w:val="191919"/>
          <w:spacing w:val="-2"/>
          <w:sz w:val="18"/>
          <w:szCs w:val="18"/>
        </w:rPr>
        <w:t>EQUIREMENTS</w:t>
      </w:r>
    </w:p>
    <w:p w:rsidR="004E5B68" w:rsidRDefault="004E5B68" w:rsidP="004E5B68">
      <w:pPr>
        <w:widowControl w:val="0"/>
        <w:autoSpaceDE w:val="0"/>
        <w:autoSpaceDN w:val="0"/>
        <w:adjustRightInd w:val="0"/>
        <w:spacing w:after="0" w:line="180" w:lineRule="exact"/>
        <w:rPr>
          <w:rFonts w:ascii="Times New Roman" w:hAnsi="Times New Roman"/>
          <w:color w:val="000000"/>
          <w:sz w:val="18"/>
          <w:szCs w:val="18"/>
        </w:rPr>
      </w:pPr>
      <w:r>
        <w:rPr>
          <w:rFonts w:ascii="Times New Roman" w:hAnsi="Times New Roman"/>
          <w:color w:val="000000"/>
          <w:sz w:val="18"/>
          <w:szCs w:val="18"/>
        </w:rPr>
        <w:br w:type="column"/>
      </w:r>
      <w:del w:id="116" w:author="mdavis47" w:date="2011-04-07T08:15:00Z">
        <w:r w:rsidDel="00657221">
          <w:rPr>
            <w:rFonts w:ascii="Times New Roman" w:hAnsi="Times New Roman"/>
            <w:color w:val="191919"/>
            <w:spacing w:val="-2"/>
            <w:sz w:val="18"/>
            <w:szCs w:val="18"/>
          </w:rPr>
          <w:lastRenderedPageBreak/>
          <w:delText>Minimu</w:delText>
        </w:r>
        <w:r w:rsidDel="00657221">
          <w:rPr>
            <w:rFonts w:ascii="Times New Roman" w:hAnsi="Times New Roman"/>
            <w:color w:val="191919"/>
            <w:sz w:val="18"/>
            <w:szCs w:val="18"/>
          </w:rPr>
          <w:delText>m</w:delText>
        </w:r>
        <w:r w:rsidDel="00657221">
          <w:rPr>
            <w:rFonts w:ascii="Times New Roman" w:hAnsi="Times New Roman"/>
            <w:color w:val="191919"/>
            <w:spacing w:val="-13"/>
            <w:sz w:val="18"/>
            <w:szCs w:val="18"/>
          </w:rPr>
          <w:delText xml:space="preserve"> </w:delText>
        </w:r>
        <w:r w:rsidDel="00657221">
          <w:rPr>
            <w:rFonts w:ascii="Times New Roman" w:hAnsi="Times New Roman"/>
            <w:color w:val="191919"/>
            <w:spacing w:val="-2"/>
            <w:sz w:val="18"/>
            <w:szCs w:val="18"/>
          </w:rPr>
          <w:delText>Admissio</w:delText>
        </w:r>
        <w:r w:rsidDel="00657221">
          <w:rPr>
            <w:rFonts w:ascii="Times New Roman" w:hAnsi="Times New Roman"/>
            <w:color w:val="191919"/>
            <w:sz w:val="18"/>
            <w:szCs w:val="18"/>
          </w:rPr>
          <w:delText>n</w:delText>
        </w:r>
        <w:r w:rsidDel="00657221">
          <w:rPr>
            <w:rFonts w:ascii="Times New Roman" w:hAnsi="Times New Roman"/>
            <w:color w:val="191919"/>
            <w:spacing w:val="-4"/>
            <w:sz w:val="18"/>
            <w:szCs w:val="18"/>
          </w:rPr>
          <w:delText xml:space="preserve"> </w:delText>
        </w:r>
        <w:r w:rsidDel="00657221">
          <w:rPr>
            <w:rFonts w:ascii="Times New Roman" w:hAnsi="Times New Roman"/>
            <w:color w:val="191919"/>
            <w:spacing w:val="-2"/>
            <w:sz w:val="18"/>
            <w:szCs w:val="18"/>
          </w:rPr>
          <w:delText>Requirements</w:delText>
        </w:r>
      </w:del>
    </w:p>
    <w:p w:rsidR="004E5B68" w:rsidRDefault="004E5B68" w:rsidP="004E5B68">
      <w:pPr>
        <w:widowControl w:val="0"/>
        <w:autoSpaceDE w:val="0"/>
        <w:autoSpaceDN w:val="0"/>
        <w:adjustRightInd w:val="0"/>
        <w:spacing w:after="0" w:line="180" w:lineRule="exact"/>
        <w:rPr>
          <w:rFonts w:ascii="Times New Roman" w:hAnsi="Times New Roman"/>
          <w:color w:val="000000"/>
          <w:sz w:val="18"/>
          <w:szCs w:val="18"/>
        </w:rPr>
        <w:sectPr w:rsidR="004E5B68">
          <w:type w:val="continuous"/>
          <w:pgSz w:w="12240" w:h="15840"/>
          <w:pgMar w:top="1480" w:right="420" w:bottom="280" w:left="600" w:header="720" w:footer="720" w:gutter="0"/>
          <w:cols w:num="2" w:space="720" w:equalWidth="0">
            <w:col w:w="2168" w:space="5504"/>
            <w:col w:w="3548"/>
          </w:cols>
          <w:noEndnote/>
        </w:sectPr>
      </w:pPr>
    </w:p>
    <w:tbl>
      <w:tblPr>
        <w:tblW w:w="0" w:type="auto"/>
        <w:tblInd w:w="466" w:type="dxa"/>
        <w:tblLayout w:type="fixed"/>
        <w:tblCellMar>
          <w:left w:w="0" w:type="dxa"/>
          <w:right w:w="0" w:type="dxa"/>
        </w:tblCellMar>
        <w:tblLook w:val="0000"/>
      </w:tblPr>
      <w:tblGrid>
        <w:gridCol w:w="907"/>
        <w:gridCol w:w="1689"/>
        <w:gridCol w:w="1608"/>
        <w:gridCol w:w="1747"/>
        <w:gridCol w:w="1839"/>
        <w:gridCol w:w="1388"/>
      </w:tblGrid>
      <w:tr w:rsidR="004E5B68" w:rsidRPr="007A7452" w:rsidTr="00CA65BC">
        <w:trPr>
          <w:trHeight w:hRule="exact" w:val="253"/>
        </w:trPr>
        <w:tc>
          <w:tcPr>
            <w:tcW w:w="907" w:type="dxa"/>
            <w:tcBorders>
              <w:top w:val="nil"/>
              <w:left w:val="nil"/>
              <w:bottom w:val="nil"/>
              <w:right w:val="nil"/>
            </w:tcBorders>
          </w:tcPr>
          <w:p w:rsidR="004E5B68" w:rsidRPr="007A7452" w:rsidRDefault="008622DE" w:rsidP="00CA65BC">
            <w:pPr>
              <w:widowControl w:val="0"/>
              <w:autoSpaceDE w:val="0"/>
              <w:autoSpaceDN w:val="0"/>
              <w:adjustRightInd w:val="0"/>
              <w:spacing w:before="24" w:after="0" w:line="240" w:lineRule="auto"/>
              <w:ind w:left="81"/>
              <w:rPr>
                <w:rFonts w:ascii="Times New Roman" w:hAnsi="Times New Roman"/>
                <w:sz w:val="24"/>
                <w:szCs w:val="24"/>
              </w:rPr>
            </w:pPr>
            <w:r w:rsidRPr="008622DE">
              <w:rPr>
                <w:noProof/>
              </w:rPr>
              <w:lastRenderedPageBreak/>
              <w:pict>
                <v:shape id="Text Box 630" o:spid="_x0000_s1094" type="#_x0000_t202" style="position:absolute;left:0;text-align:left;margin-left:579.15pt;margin-top:48.9pt;width:12pt;height:63.8pt;z-index:-25164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r1S8JbUC&#10;AAC2BQAADgAAAAAAAAAAAAAAAAAuAgAAZHJzL2Uyb0RvYy54bWxQSwECLQAUAAYACAAAACEAYhw0&#10;jeIAAAAMAQAADwAAAAAAAAAAAAAAAAAPBQAAZHJzL2Rvd25yZXYueG1sUEsFBgAAAAAEAAQA8wAA&#10;AB4GAAAAAA==&#10;" o:allowincell="f" filled="f" stroked="f">
                  <v:textbox style="layout-flow:vertical" inset="0,0,0,0">
                    <w:txbxContent>
                      <w:p w:rsidR="00CA65BC" w:rsidRDefault="00CA65BC" w:rsidP="004E5B6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4E5B68" w:rsidRPr="007A7452">
              <w:rPr>
                <w:rFonts w:ascii="Times New Roman" w:hAnsi="Times New Roman"/>
                <w:b/>
                <w:bCs/>
                <w:color w:val="191919"/>
                <w:spacing w:val="-22"/>
                <w:sz w:val="18"/>
                <w:szCs w:val="18"/>
              </w:rPr>
              <w:t>Y</w:t>
            </w:r>
            <w:r w:rsidR="004E5B68" w:rsidRPr="007A7452">
              <w:rPr>
                <w:rFonts w:ascii="Times New Roman" w:hAnsi="Times New Roman"/>
                <w:b/>
                <w:bCs/>
                <w:color w:val="191919"/>
                <w:spacing w:val="-2"/>
                <w:sz w:val="18"/>
                <w:szCs w:val="18"/>
              </w:rPr>
              <w:t>ear</w:t>
            </w:r>
          </w:p>
        </w:tc>
        <w:tc>
          <w:tcPr>
            <w:tcW w:w="1689" w:type="dxa"/>
            <w:tcBorders>
              <w:top w:val="nil"/>
              <w:left w:val="nil"/>
              <w:bottom w:val="nil"/>
              <w:right w:val="nil"/>
            </w:tcBorders>
          </w:tcPr>
          <w:p w:rsidR="004E5B68" w:rsidRPr="007A7452" w:rsidRDefault="004E5B68" w:rsidP="00CA65BC">
            <w:pPr>
              <w:widowControl w:val="0"/>
              <w:autoSpaceDE w:val="0"/>
              <w:autoSpaceDN w:val="0"/>
              <w:adjustRightInd w:val="0"/>
              <w:spacing w:before="24" w:after="0" w:line="240" w:lineRule="auto"/>
              <w:ind w:left="597"/>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608" w:type="dxa"/>
            <w:tcBorders>
              <w:top w:val="nil"/>
              <w:left w:val="nil"/>
              <w:bottom w:val="nil"/>
              <w:right w:val="nil"/>
            </w:tcBorders>
          </w:tcPr>
          <w:p w:rsidR="004E5B68" w:rsidRPr="007A7452" w:rsidRDefault="004E5B68" w:rsidP="00CA65BC">
            <w:pPr>
              <w:widowControl w:val="0"/>
              <w:autoSpaceDE w:val="0"/>
              <w:autoSpaceDN w:val="0"/>
              <w:adjustRightInd w:val="0"/>
              <w:spacing w:before="24" w:after="0" w:line="240" w:lineRule="auto"/>
              <w:ind w:left="197"/>
              <w:rPr>
                <w:rFonts w:ascii="Times New Roman" w:hAnsi="Times New Roman"/>
                <w:sz w:val="24"/>
                <w:szCs w:val="24"/>
              </w:rPr>
            </w:pPr>
            <w:r w:rsidRPr="007A7452">
              <w:rPr>
                <w:rFonts w:ascii="Times New Roman" w:hAnsi="Times New Roman"/>
                <w:b/>
                <w:bCs/>
                <w:color w:val="191919"/>
                <w:spacing w:val="-2"/>
                <w:sz w:val="18"/>
                <w:szCs w:val="18"/>
              </w:rPr>
              <w:t>*AC</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English</w:t>
            </w:r>
          </w:p>
        </w:tc>
        <w:tc>
          <w:tcPr>
            <w:tcW w:w="1747" w:type="dxa"/>
            <w:tcBorders>
              <w:top w:val="nil"/>
              <w:left w:val="nil"/>
              <w:bottom w:val="nil"/>
              <w:right w:val="nil"/>
            </w:tcBorders>
          </w:tcPr>
          <w:p w:rsidR="004E5B68" w:rsidRPr="007A7452" w:rsidRDefault="004E5B68" w:rsidP="00CA65BC">
            <w:pPr>
              <w:widowControl w:val="0"/>
              <w:autoSpaceDE w:val="0"/>
              <w:autoSpaceDN w:val="0"/>
              <w:adjustRightInd w:val="0"/>
              <w:spacing w:before="24" w:after="0" w:line="240" w:lineRule="auto"/>
              <w:ind w:left="341"/>
              <w:rPr>
                <w:rFonts w:ascii="Times New Roman" w:hAnsi="Times New Roman"/>
                <w:sz w:val="24"/>
                <w:szCs w:val="24"/>
              </w:rPr>
            </w:pPr>
            <w:r w:rsidRPr="007A7452">
              <w:rPr>
                <w:rFonts w:ascii="Times New Roman" w:hAnsi="Times New Roman"/>
                <w:b/>
                <w:bCs/>
                <w:color w:val="191919"/>
                <w:spacing w:val="-2"/>
                <w:sz w:val="18"/>
                <w:szCs w:val="18"/>
              </w:rPr>
              <w:t>*AC</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39" w:type="dxa"/>
            <w:tcBorders>
              <w:top w:val="nil"/>
              <w:left w:val="nil"/>
              <w:bottom w:val="nil"/>
              <w:right w:val="nil"/>
            </w:tcBorders>
          </w:tcPr>
          <w:p w:rsidR="004E5B68" w:rsidRPr="007A7452" w:rsidRDefault="004E5B68" w:rsidP="00CA65BC">
            <w:pPr>
              <w:widowControl w:val="0"/>
              <w:autoSpaceDE w:val="0"/>
              <w:autoSpaceDN w:val="0"/>
              <w:adjustRightInd w:val="0"/>
              <w:spacing w:before="24" w:after="0" w:line="240" w:lineRule="auto"/>
              <w:ind w:left="491"/>
              <w:rPr>
                <w:rFonts w:ascii="Times New Roman" w:hAnsi="Times New Roman"/>
                <w:sz w:val="24"/>
                <w:szCs w:val="24"/>
              </w:rPr>
            </w:pPr>
            <w:r w:rsidRPr="007A7452">
              <w:rPr>
                <w:rFonts w:ascii="Times New Roman" w:hAnsi="Times New Roman"/>
                <w:b/>
                <w:bCs/>
                <w:color w:val="191919"/>
                <w:spacing w:val="-2"/>
                <w:sz w:val="18"/>
                <w:szCs w:val="18"/>
              </w:rPr>
              <w:t>*Minimum</w:t>
            </w:r>
          </w:p>
        </w:tc>
        <w:tc>
          <w:tcPr>
            <w:tcW w:w="1388" w:type="dxa"/>
            <w:tcBorders>
              <w:top w:val="nil"/>
              <w:left w:val="nil"/>
              <w:bottom w:val="nil"/>
              <w:right w:val="nil"/>
            </w:tcBorders>
          </w:tcPr>
          <w:p w:rsidR="004E5B68" w:rsidRPr="007A7452" w:rsidRDefault="004E5B68" w:rsidP="00847058">
            <w:pPr>
              <w:widowControl w:val="0"/>
              <w:autoSpaceDE w:val="0"/>
              <w:autoSpaceDN w:val="0"/>
              <w:adjustRightInd w:val="0"/>
              <w:spacing w:before="24" w:after="0" w:line="240" w:lineRule="auto"/>
              <w:rPr>
                <w:rFonts w:ascii="Times New Roman" w:hAnsi="Times New Roman"/>
                <w:sz w:val="24"/>
                <w:szCs w:val="24"/>
              </w:rPr>
              <w:pPrChange w:id="117" w:author="mdavis47" w:date="2011-04-07T08:26:00Z">
                <w:pPr>
                  <w:widowControl w:val="0"/>
                  <w:autoSpaceDE w:val="0"/>
                  <w:autoSpaceDN w:val="0"/>
                  <w:adjustRightInd w:val="0"/>
                  <w:spacing w:before="24" w:after="0" w:line="240" w:lineRule="auto"/>
                  <w:ind w:left="503"/>
                </w:pPr>
              </w:pPrChange>
            </w:pPr>
            <w:del w:id="118" w:author="mdavis47" w:date="2011-03-21T10:25:00Z">
              <w:r w:rsidRPr="007A7452" w:rsidDel="00607C5A">
                <w:rPr>
                  <w:rFonts w:ascii="Times New Roman" w:hAnsi="Times New Roman"/>
                  <w:b/>
                  <w:bCs/>
                  <w:color w:val="191919"/>
                  <w:spacing w:val="-2"/>
                  <w:sz w:val="18"/>
                  <w:szCs w:val="18"/>
                </w:rPr>
                <w:delText>*Minimum</w:delText>
              </w:r>
            </w:del>
          </w:p>
        </w:tc>
      </w:tr>
      <w:tr w:rsidR="004E5B68" w:rsidRPr="007A7452" w:rsidTr="00CA65BC">
        <w:trPr>
          <w:trHeight w:hRule="exact" w:val="218"/>
        </w:trPr>
        <w:tc>
          <w:tcPr>
            <w:tcW w:w="907" w:type="dxa"/>
            <w:tcBorders>
              <w:top w:val="nil"/>
              <w:left w:val="nil"/>
              <w:bottom w:val="nil"/>
              <w:right w:val="nil"/>
            </w:tcBorders>
          </w:tcPr>
          <w:p w:rsidR="004E5B68" w:rsidRPr="007A7452" w:rsidRDefault="004E5B68" w:rsidP="00CA65BC">
            <w:pPr>
              <w:widowControl w:val="0"/>
              <w:autoSpaceDE w:val="0"/>
              <w:autoSpaceDN w:val="0"/>
              <w:adjustRightInd w:val="0"/>
              <w:spacing w:after="0" w:line="197" w:lineRule="exact"/>
              <w:ind w:left="40"/>
              <w:rPr>
                <w:rFonts w:ascii="Times New Roman" w:hAnsi="Times New Roman"/>
                <w:sz w:val="24"/>
                <w:szCs w:val="24"/>
              </w:rPr>
            </w:pPr>
            <w:del w:id="119" w:author="mdavis47" w:date="2011-03-21T10:25:00Z">
              <w:r w:rsidRPr="007A7452" w:rsidDel="00607C5A">
                <w:rPr>
                  <w:rFonts w:ascii="Times New Roman" w:hAnsi="Times New Roman"/>
                  <w:b/>
                  <w:bCs/>
                  <w:color w:val="191919"/>
                  <w:spacing w:val="-2"/>
                  <w:sz w:val="18"/>
                  <w:szCs w:val="18"/>
                </w:rPr>
                <w:delText>Index</w:delText>
              </w:r>
            </w:del>
          </w:p>
        </w:tc>
        <w:tc>
          <w:tcPr>
            <w:tcW w:w="1689" w:type="dxa"/>
            <w:tcBorders>
              <w:top w:val="nil"/>
              <w:left w:val="nil"/>
              <w:bottom w:val="nil"/>
              <w:right w:val="nil"/>
            </w:tcBorders>
          </w:tcPr>
          <w:p w:rsidR="004E5B68" w:rsidRPr="007A7452" w:rsidRDefault="004E5B68" w:rsidP="00CA65BC">
            <w:pPr>
              <w:widowControl w:val="0"/>
              <w:autoSpaceDE w:val="0"/>
              <w:autoSpaceDN w:val="0"/>
              <w:adjustRightInd w:val="0"/>
              <w:spacing w:after="0" w:line="197" w:lineRule="exact"/>
              <w:ind w:left="436"/>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608" w:type="dxa"/>
            <w:tcBorders>
              <w:top w:val="nil"/>
              <w:left w:val="nil"/>
              <w:bottom w:val="nil"/>
              <w:right w:val="nil"/>
            </w:tcBorders>
          </w:tcPr>
          <w:p w:rsidR="004E5B68" w:rsidRPr="007A7452" w:rsidRDefault="004E5B68" w:rsidP="00CA65BC">
            <w:pPr>
              <w:widowControl w:val="0"/>
              <w:autoSpaceDE w:val="0"/>
              <w:autoSpaceDN w:val="0"/>
              <w:adjustRightInd w:val="0"/>
              <w:spacing w:after="0" w:line="197" w:lineRule="exact"/>
              <w:ind w:left="520"/>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47" w:type="dxa"/>
            <w:tcBorders>
              <w:top w:val="nil"/>
              <w:left w:val="nil"/>
              <w:bottom w:val="nil"/>
              <w:right w:val="nil"/>
            </w:tcBorders>
          </w:tcPr>
          <w:p w:rsidR="004E5B68" w:rsidRPr="007A7452" w:rsidRDefault="004E5B68" w:rsidP="00CA65BC">
            <w:pPr>
              <w:widowControl w:val="0"/>
              <w:autoSpaceDE w:val="0"/>
              <w:autoSpaceDN w:val="0"/>
              <w:adjustRightInd w:val="0"/>
              <w:spacing w:after="0" w:line="197" w:lineRule="exact"/>
              <w:ind w:left="553" w:right="708"/>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39" w:type="dxa"/>
            <w:tcBorders>
              <w:top w:val="nil"/>
              <w:left w:val="nil"/>
              <w:bottom w:val="nil"/>
              <w:right w:val="nil"/>
            </w:tcBorders>
          </w:tcPr>
          <w:p w:rsidR="004E5B68" w:rsidRPr="007A7452" w:rsidRDefault="004E5B68" w:rsidP="00CA65BC">
            <w:pPr>
              <w:widowControl w:val="0"/>
              <w:autoSpaceDE w:val="0"/>
              <w:autoSpaceDN w:val="0"/>
              <w:adjustRightInd w:val="0"/>
              <w:spacing w:after="0" w:line="197" w:lineRule="exact"/>
              <w:ind w:left="581" w:right="591"/>
              <w:jc w:val="center"/>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388" w:type="dxa"/>
            <w:tcBorders>
              <w:top w:val="nil"/>
              <w:left w:val="nil"/>
              <w:bottom w:val="nil"/>
              <w:right w:val="nil"/>
            </w:tcBorders>
          </w:tcPr>
          <w:p w:rsidR="004E5B68" w:rsidRPr="007A7452" w:rsidRDefault="004E5B68" w:rsidP="00847058">
            <w:pPr>
              <w:widowControl w:val="0"/>
              <w:autoSpaceDE w:val="0"/>
              <w:autoSpaceDN w:val="0"/>
              <w:adjustRightInd w:val="0"/>
              <w:spacing w:after="0" w:line="197" w:lineRule="exact"/>
              <w:rPr>
                <w:rFonts w:ascii="Times New Roman" w:hAnsi="Times New Roman"/>
                <w:sz w:val="24"/>
                <w:szCs w:val="24"/>
              </w:rPr>
              <w:pPrChange w:id="120" w:author="mdavis47" w:date="2011-04-07T08:26:00Z">
                <w:pPr>
                  <w:widowControl w:val="0"/>
                  <w:autoSpaceDE w:val="0"/>
                  <w:autoSpaceDN w:val="0"/>
                  <w:adjustRightInd w:val="0"/>
                  <w:spacing w:after="0" w:line="197" w:lineRule="exact"/>
                  <w:ind w:left="544"/>
                </w:pPr>
              </w:pPrChange>
            </w:pPr>
            <w:del w:id="121"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122" w:author="mdavis47" w:date="2011-04-07T08:26:00Z">
              <w:r w:rsidR="00847058">
                <w:rPr>
                  <w:rFonts w:ascii="Times New Roman" w:hAnsi="Times New Roman"/>
                  <w:b/>
                  <w:bCs/>
                  <w:color w:val="191919"/>
                  <w:spacing w:val="-2"/>
                  <w:sz w:val="18"/>
                  <w:szCs w:val="18"/>
                </w:rPr>
                <w:t xml:space="preserve"> Index</w:t>
              </w:r>
            </w:ins>
          </w:p>
        </w:tc>
      </w:tr>
      <w:tr w:rsidR="004E5B68" w:rsidRPr="007A7452" w:rsidTr="00CA65BC">
        <w:trPr>
          <w:trHeight w:hRule="exact" w:val="216"/>
        </w:trPr>
        <w:tc>
          <w:tcPr>
            <w:tcW w:w="907"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79"/>
              <w:rPr>
                <w:rFonts w:ascii="Times New Roman" w:hAnsi="Times New Roman"/>
                <w:sz w:val="24"/>
                <w:szCs w:val="24"/>
              </w:rPr>
            </w:pPr>
            <w:del w:id="123" w:author="mdavis47" w:date="2011-03-21T10:25:00Z">
              <w:r w:rsidRPr="007A7452" w:rsidDel="00607C5A">
                <w:rPr>
                  <w:rFonts w:ascii="Times New Roman" w:hAnsi="Times New Roman"/>
                  <w:color w:val="191919"/>
                  <w:spacing w:val="-2"/>
                  <w:sz w:val="18"/>
                  <w:szCs w:val="18"/>
                </w:rPr>
                <w:delText>2008</w:delText>
              </w:r>
            </w:del>
            <w:ins w:id="124" w:author="mdavis47" w:date="2011-04-07T08:16:00Z">
              <w:r w:rsidR="00657221">
                <w:rPr>
                  <w:rFonts w:ascii="Times New Roman" w:hAnsi="Times New Roman"/>
                  <w:color w:val="191919"/>
                  <w:spacing w:val="-2"/>
                  <w:sz w:val="18"/>
                  <w:szCs w:val="18"/>
                </w:rPr>
                <w:t>2011</w:t>
              </w:r>
            </w:ins>
          </w:p>
        </w:tc>
        <w:tc>
          <w:tcPr>
            <w:tcW w:w="1689"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842" w:right="603"/>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608"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608" w:right="757"/>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747"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674" w:right="830"/>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839"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751" w:right="71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388" w:type="dxa"/>
            <w:tcBorders>
              <w:top w:val="nil"/>
              <w:left w:val="nil"/>
              <w:bottom w:val="nil"/>
              <w:right w:val="nil"/>
            </w:tcBorders>
          </w:tcPr>
          <w:p w:rsidR="004E5B68" w:rsidRPr="007A7452" w:rsidRDefault="00847058" w:rsidP="00847058">
            <w:pPr>
              <w:widowControl w:val="0"/>
              <w:autoSpaceDE w:val="0"/>
              <w:autoSpaceDN w:val="0"/>
              <w:adjustRightInd w:val="0"/>
              <w:spacing w:after="0" w:line="195" w:lineRule="exact"/>
              <w:rPr>
                <w:rFonts w:ascii="Times New Roman" w:hAnsi="Times New Roman"/>
                <w:sz w:val="24"/>
                <w:szCs w:val="24"/>
              </w:rPr>
              <w:pPrChange w:id="125" w:author="mdavis47" w:date="2011-04-07T08:27:00Z">
                <w:pPr>
                  <w:widowControl w:val="0"/>
                  <w:autoSpaceDE w:val="0"/>
                  <w:autoSpaceDN w:val="0"/>
                  <w:adjustRightInd w:val="0"/>
                  <w:spacing w:after="0" w:line="195" w:lineRule="exact"/>
                  <w:ind w:left="749"/>
                </w:pPr>
              </w:pPrChange>
            </w:pPr>
            <w:ins w:id="126" w:author="mdavis47" w:date="2011-04-07T08:27:00Z">
              <w:r>
                <w:rPr>
                  <w:rFonts w:ascii="Times New Roman" w:hAnsi="Times New Roman"/>
                  <w:color w:val="191919"/>
                  <w:spacing w:val="-2"/>
                  <w:sz w:val="18"/>
                  <w:szCs w:val="18"/>
                </w:rPr>
                <w:t xml:space="preserve">        </w:t>
              </w:r>
            </w:ins>
            <w:r w:rsidR="004E5B68" w:rsidRPr="007A7452">
              <w:rPr>
                <w:rFonts w:ascii="Times New Roman" w:hAnsi="Times New Roman"/>
                <w:color w:val="191919"/>
                <w:spacing w:val="-2"/>
                <w:sz w:val="18"/>
                <w:szCs w:val="18"/>
              </w:rPr>
              <w:t>1940</w:t>
            </w:r>
          </w:p>
        </w:tc>
      </w:tr>
      <w:tr w:rsidR="004E5B68" w:rsidRPr="007A7452" w:rsidTr="00CA65BC">
        <w:trPr>
          <w:trHeight w:hRule="exact" w:val="234"/>
        </w:trPr>
        <w:tc>
          <w:tcPr>
            <w:tcW w:w="907"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79"/>
              <w:rPr>
                <w:rFonts w:ascii="Times New Roman" w:hAnsi="Times New Roman"/>
                <w:sz w:val="24"/>
                <w:szCs w:val="24"/>
              </w:rPr>
            </w:pPr>
            <w:del w:id="127" w:author="mdavis47" w:date="2011-03-21T10:25:00Z">
              <w:r w:rsidRPr="007A7452" w:rsidDel="00607C5A">
                <w:rPr>
                  <w:rFonts w:ascii="Times New Roman" w:hAnsi="Times New Roman"/>
                  <w:color w:val="191919"/>
                  <w:spacing w:val="-2"/>
                  <w:sz w:val="18"/>
                  <w:szCs w:val="18"/>
                </w:rPr>
                <w:delText>2009</w:delText>
              </w:r>
            </w:del>
            <w:ins w:id="128" w:author="mdavis47" w:date="2011-04-07T08:16:00Z">
              <w:r w:rsidR="00657221">
                <w:rPr>
                  <w:rFonts w:ascii="Times New Roman" w:hAnsi="Times New Roman"/>
                  <w:color w:val="191919"/>
                  <w:spacing w:val="-2"/>
                  <w:sz w:val="18"/>
                  <w:szCs w:val="18"/>
                </w:rPr>
                <w:t>2012</w:t>
              </w:r>
            </w:ins>
          </w:p>
        </w:tc>
        <w:tc>
          <w:tcPr>
            <w:tcW w:w="1689"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842" w:right="603"/>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608"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608" w:right="757"/>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747"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674" w:right="830"/>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839" w:type="dxa"/>
            <w:tcBorders>
              <w:top w:val="nil"/>
              <w:left w:val="nil"/>
              <w:bottom w:val="nil"/>
              <w:right w:val="nil"/>
            </w:tcBorders>
          </w:tcPr>
          <w:p w:rsidR="004E5B68" w:rsidRPr="007A7452" w:rsidRDefault="004E5B68" w:rsidP="00CA65BC">
            <w:pPr>
              <w:widowControl w:val="0"/>
              <w:autoSpaceDE w:val="0"/>
              <w:autoSpaceDN w:val="0"/>
              <w:adjustRightInd w:val="0"/>
              <w:spacing w:after="0" w:line="195" w:lineRule="exact"/>
              <w:ind w:left="726" w:right="738"/>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388" w:type="dxa"/>
            <w:tcBorders>
              <w:top w:val="nil"/>
              <w:left w:val="nil"/>
              <w:bottom w:val="nil"/>
              <w:right w:val="nil"/>
            </w:tcBorders>
          </w:tcPr>
          <w:p w:rsidR="004E5B68" w:rsidRPr="007A7452" w:rsidRDefault="00847058" w:rsidP="00847058">
            <w:pPr>
              <w:widowControl w:val="0"/>
              <w:autoSpaceDE w:val="0"/>
              <w:autoSpaceDN w:val="0"/>
              <w:adjustRightInd w:val="0"/>
              <w:spacing w:after="0" w:line="195" w:lineRule="exact"/>
              <w:rPr>
                <w:rFonts w:ascii="Times New Roman" w:hAnsi="Times New Roman"/>
                <w:sz w:val="24"/>
                <w:szCs w:val="24"/>
              </w:rPr>
              <w:pPrChange w:id="129" w:author="mdavis47" w:date="2011-04-07T08:27:00Z">
                <w:pPr>
                  <w:widowControl w:val="0"/>
                  <w:autoSpaceDE w:val="0"/>
                  <w:autoSpaceDN w:val="0"/>
                  <w:adjustRightInd w:val="0"/>
                  <w:spacing w:after="0" w:line="195" w:lineRule="exact"/>
                  <w:ind w:left="749"/>
                </w:pPr>
              </w:pPrChange>
            </w:pPr>
            <w:ins w:id="130" w:author="mdavis47" w:date="2011-04-07T08:27:00Z">
              <w:r>
                <w:rPr>
                  <w:rFonts w:ascii="Times New Roman" w:hAnsi="Times New Roman"/>
                  <w:color w:val="191919"/>
                  <w:spacing w:val="-2"/>
                  <w:sz w:val="18"/>
                  <w:szCs w:val="18"/>
                </w:rPr>
                <w:t xml:space="preserve">        </w:t>
              </w:r>
            </w:ins>
            <w:r w:rsidR="004E5B68" w:rsidRPr="007A7452">
              <w:rPr>
                <w:rFonts w:ascii="Times New Roman" w:hAnsi="Times New Roman"/>
                <w:color w:val="191919"/>
                <w:spacing w:val="-2"/>
                <w:sz w:val="18"/>
                <w:szCs w:val="18"/>
              </w:rPr>
              <w:t>1940</w:t>
            </w:r>
          </w:p>
        </w:tc>
      </w:tr>
    </w:tbl>
    <w:p w:rsidR="004E5B68" w:rsidRDefault="004E5B68" w:rsidP="004E5B68">
      <w:pPr>
        <w:widowControl w:val="0"/>
        <w:autoSpaceDE w:val="0"/>
        <w:autoSpaceDN w:val="0"/>
        <w:adjustRightInd w:val="0"/>
        <w:spacing w:after="0" w:line="180" w:lineRule="exact"/>
        <w:ind w:right="1022"/>
        <w:jc w:val="right"/>
        <w:rPr>
          <w:rFonts w:ascii="Times New Roman" w:hAnsi="Times New Roman"/>
          <w:color w:val="000000"/>
          <w:sz w:val="18"/>
          <w:szCs w:val="18"/>
        </w:rPr>
      </w:pP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E5B68" w:rsidDel="00847058" w:rsidRDefault="004E5B68" w:rsidP="00847058">
      <w:pPr>
        <w:widowControl w:val="0"/>
        <w:autoSpaceDE w:val="0"/>
        <w:autoSpaceDN w:val="0"/>
        <w:adjustRightInd w:val="0"/>
        <w:spacing w:before="6" w:after="0" w:line="250" w:lineRule="auto"/>
        <w:ind w:right="993"/>
        <w:rPr>
          <w:del w:id="131" w:author="mdavis47" w:date="2011-04-07T08:30:00Z"/>
          <w:rFonts w:ascii="Times New Roman" w:hAnsi="Times New Roman"/>
          <w:color w:val="000000"/>
          <w:sz w:val="18"/>
          <w:szCs w:val="18"/>
        </w:rPr>
        <w:pPrChange w:id="132" w:author="mdavis47" w:date="2011-04-07T08:31:00Z">
          <w:pPr>
            <w:widowControl w:val="0"/>
            <w:autoSpaceDE w:val="0"/>
            <w:autoSpaceDN w:val="0"/>
            <w:adjustRightInd w:val="0"/>
            <w:spacing w:before="6" w:after="0" w:line="250" w:lineRule="auto"/>
            <w:ind w:left="120" w:right="993"/>
          </w:pPr>
        </w:pPrChange>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C</w:t>
      </w:r>
      <w:ins w:id="133" w:author="mdavis47" w:date="2011-04-07T08:28:00Z">
        <w:r w:rsidR="00847058">
          <w:rPr>
            <w:rFonts w:ascii="Times New Roman" w:hAnsi="Times New Roman"/>
            <w:b/>
            <w:bCs/>
            <w:i/>
            <w:iCs/>
            <w:color w:val="191919"/>
            <w:spacing w:val="-2"/>
            <w:sz w:val="18"/>
            <w:szCs w:val="18"/>
          </w:rPr>
          <w:t xml:space="preserve">ollege </w:t>
        </w:r>
      </w:ins>
      <w:del w:id="134" w:author="mdavis47" w:date="2011-04-07T08:28:00Z">
        <w:r w:rsidDel="00847058">
          <w:rPr>
            <w:rFonts w:ascii="Times New Roman" w:hAnsi="Times New Roman"/>
            <w:b/>
            <w:bCs/>
            <w:i/>
            <w:iCs/>
            <w:color w:val="191919"/>
            <w:spacing w:val="-2"/>
            <w:sz w:val="18"/>
            <w:szCs w:val="18"/>
          </w:rPr>
          <w:delText>P</w:delText>
        </w:r>
      </w:del>
      <w:proofErr w:type="spellStart"/>
      <w:ins w:id="135" w:author="mdavis47" w:date="2011-04-07T08:28:00Z">
        <w:r w:rsidR="00847058">
          <w:rPr>
            <w:rFonts w:ascii="Times New Roman" w:hAnsi="Times New Roman"/>
            <w:b/>
            <w:bCs/>
            <w:i/>
            <w:iCs/>
            <w:color w:val="191919"/>
            <w:spacing w:val="-2"/>
            <w:sz w:val="18"/>
            <w:szCs w:val="18"/>
          </w:rPr>
          <w:t>reparatory</w:t>
        </w:r>
        <w:proofErr w:type="spellEnd"/>
        <w:r w:rsidR="00847058">
          <w:rPr>
            <w:rFonts w:ascii="Times New Roman" w:hAnsi="Times New Roman"/>
            <w:b/>
            <w:bCs/>
            <w:i/>
            <w:iCs/>
            <w:color w:val="191919"/>
            <w:spacing w:val="-2"/>
            <w:sz w:val="18"/>
            <w:szCs w:val="18"/>
          </w:rPr>
          <w:t xml:space="preserve"> </w:t>
        </w:r>
      </w:ins>
      <w:r>
        <w:rPr>
          <w:rFonts w:ascii="Times New Roman" w:hAnsi="Times New Roman"/>
          <w:b/>
          <w:bCs/>
          <w:i/>
          <w:iCs/>
          <w:color w:val="191919"/>
          <w:sz w:val="18"/>
          <w:szCs w:val="18"/>
        </w:rPr>
        <w:t>C</w:t>
      </w:r>
      <w:ins w:id="136" w:author="mdavis47" w:date="2011-04-07T08:29:00Z">
        <w:r w:rsidR="00847058">
          <w:rPr>
            <w:rFonts w:ascii="Times New Roman" w:hAnsi="Times New Roman"/>
            <w:b/>
            <w:bCs/>
            <w:i/>
            <w:iCs/>
            <w:color w:val="191919"/>
            <w:sz w:val="18"/>
            <w:szCs w:val="18"/>
          </w:rPr>
          <w:t>urriculum</w:t>
        </w:r>
      </w:ins>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w:t>
      </w:r>
      <w:del w:id="137" w:author="mdavis47" w:date="2011-04-07T08:29:00Z">
        <w:r w:rsidDel="00847058">
          <w:rPr>
            <w:rFonts w:ascii="Times New Roman" w:hAnsi="Times New Roman"/>
            <w:b/>
            <w:bCs/>
            <w:i/>
            <w:iCs/>
            <w:color w:val="191919"/>
            <w:spacing w:val="-2"/>
            <w:sz w:val="18"/>
            <w:szCs w:val="18"/>
          </w:rPr>
          <w:delText xml:space="preserve">- </w:delText>
        </w:r>
      </w:del>
      <w:r>
        <w:rPr>
          <w:rFonts w:ascii="Times New Roman" w:hAnsi="Times New Roman"/>
          <w:b/>
          <w:bCs/>
          <w:i/>
          <w:iCs/>
          <w:color w:val="191919"/>
          <w:spacing w:val="-2"/>
          <w:sz w:val="18"/>
          <w:szCs w:val="18"/>
        </w:rPr>
        <w:t>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del w:id="138" w:author="mdavis47" w:date="2011-04-07T08:29:00Z">
        <w:r w:rsidDel="00847058">
          <w:rPr>
            <w:rFonts w:ascii="Times New Roman" w:hAnsi="Times New Roman"/>
            <w:b/>
            <w:bCs/>
            <w:i/>
            <w:iCs/>
            <w:color w:val="191919"/>
            <w:spacing w:val="-3"/>
            <w:sz w:val="18"/>
            <w:szCs w:val="18"/>
          </w:rPr>
          <w:delText xml:space="preserve"> </w:delText>
        </w:r>
        <w:r w:rsidDel="00847058">
          <w:rPr>
            <w:rFonts w:ascii="Times New Roman" w:hAnsi="Times New Roman"/>
            <w:b/>
            <w:bCs/>
            <w:i/>
            <w:iCs/>
            <w:color w:val="191919"/>
            <w:spacing w:val="-2"/>
            <w:sz w:val="18"/>
            <w:szCs w:val="18"/>
          </w:rPr>
          <w:delText>prio</w:delText>
        </w:r>
        <w:r w:rsidDel="00847058">
          <w:rPr>
            <w:rFonts w:ascii="Times New Roman" w:hAnsi="Times New Roman"/>
            <w:b/>
            <w:bCs/>
            <w:i/>
            <w:iCs/>
            <w:color w:val="191919"/>
            <w:sz w:val="18"/>
            <w:szCs w:val="18"/>
          </w:rPr>
          <w:delText>r</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t</w:delText>
        </w:r>
        <w:r w:rsidDel="00847058">
          <w:rPr>
            <w:rFonts w:ascii="Times New Roman" w:hAnsi="Times New Roman"/>
            <w:b/>
            <w:bCs/>
            <w:i/>
            <w:iCs/>
            <w:color w:val="191919"/>
            <w:sz w:val="18"/>
            <w:szCs w:val="18"/>
          </w:rPr>
          <w:delText>o</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2001</w:delText>
        </w:r>
      </w:del>
      <w:del w:id="139" w:author="mdavis47" w:date="2011-04-07T08:30:00Z">
        <w:r w:rsidDel="00847058">
          <w:rPr>
            <w:rFonts w:ascii="Times New Roman" w:hAnsi="Times New Roman"/>
            <w:b/>
            <w:bCs/>
            <w:i/>
            <w:iCs/>
            <w:color w:val="191919"/>
            <w:spacing w:val="-2"/>
            <w:sz w:val="18"/>
            <w:szCs w:val="18"/>
          </w:rPr>
          <w:delText>.</w:delText>
        </w:r>
      </w:del>
    </w:p>
    <w:p w:rsidR="00847058" w:rsidRDefault="00847058" w:rsidP="00847058">
      <w:pPr>
        <w:widowControl w:val="0"/>
        <w:autoSpaceDE w:val="0"/>
        <w:autoSpaceDN w:val="0"/>
        <w:adjustRightInd w:val="0"/>
        <w:spacing w:before="6" w:after="0" w:line="250" w:lineRule="auto"/>
        <w:ind w:right="993"/>
        <w:rPr>
          <w:ins w:id="140" w:author="mdavis47" w:date="2011-04-07T08:32:00Z"/>
          <w:rFonts w:ascii="Times New Roman" w:hAnsi="Times New Roman"/>
          <w:b/>
          <w:bCs/>
          <w:i/>
          <w:iCs/>
          <w:color w:val="191919"/>
          <w:spacing w:val="-2"/>
          <w:sz w:val="18"/>
          <w:szCs w:val="18"/>
          <w:lang/>
        </w:rPr>
        <w:pPrChange w:id="141" w:author="mdavis47" w:date="2011-04-07T08:31:00Z">
          <w:pPr>
            <w:widowControl w:val="0"/>
            <w:numPr>
              <w:numId w:val="5"/>
            </w:numPr>
            <w:tabs>
              <w:tab w:val="num" w:pos="720"/>
            </w:tabs>
            <w:autoSpaceDE w:val="0"/>
            <w:autoSpaceDN w:val="0"/>
            <w:adjustRightInd w:val="0"/>
            <w:spacing w:before="3" w:after="0" w:line="240" w:lineRule="auto"/>
            <w:ind w:left="720" w:hanging="360"/>
          </w:pPr>
        </w:pPrChange>
      </w:pPr>
      <w:ins w:id="142" w:author="mdavis47" w:date="2011-04-07T08:31:00Z">
        <w:r>
          <w:rPr>
            <w:rFonts w:ascii="Times New Roman" w:hAnsi="Times New Roman"/>
            <w:b/>
            <w:bCs/>
            <w:i/>
            <w:iCs/>
            <w:color w:val="191919"/>
            <w:spacing w:val="-2"/>
            <w:sz w:val="18"/>
            <w:szCs w:val="18"/>
          </w:rPr>
          <w:t>*</w:t>
        </w:r>
      </w:ins>
      <w:r w:rsidR="004E5B68" w:rsidRPr="00847058">
        <w:rPr>
          <w:rFonts w:ascii="Times New Roman" w:hAnsi="Times New Roman"/>
          <w:b/>
          <w:bCs/>
          <w:i/>
          <w:iCs/>
          <w:color w:val="191919"/>
          <w:spacing w:val="-2"/>
          <w:sz w:val="18"/>
          <w:szCs w:val="18"/>
          <w:rPrChange w:id="143" w:author="mdavis47" w:date="2011-04-07T08:30:00Z">
            <w:rPr>
              <w:rFonts w:ascii="Times New Roman" w:hAnsi="Times New Roman"/>
              <w:b/>
              <w:bCs/>
              <w:i/>
              <w:iCs/>
              <w:color w:val="191919"/>
              <w:spacing w:val="-2"/>
              <w:sz w:val="18"/>
              <w:szCs w:val="18"/>
            </w:rPr>
          </w:rPrChange>
        </w:rPr>
        <w:t>Freshma</w:t>
      </w:r>
      <w:r w:rsidR="004E5B68" w:rsidRPr="00847058">
        <w:rPr>
          <w:rFonts w:ascii="Times New Roman" w:hAnsi="Times New Roman"/>
          <w:b/>
          <w:bCs/>
          <w:i/>
          <w:iCs/>
          <w:color w:val="191919"/>
          <w:sz w:val="18"/>
          <w:szCs w:val="18"/>
          <w:rPrChange w:id="144" w:author="mdavis47" w:date="2011-04-07T08:30:00Z">
            <w:rPr>
              <w:rFonts w:ascii="Times New Roman" w:hAnsi="Times New Roman"/>
              <w:b/>
              <w:bCs/>
              <w:i/>
              <w:iCs/>
              <w:color w:val="191919"/>
              <w:sz w:val="18"/>
              <w:szCs w:val="18"/>
            </w:rPr>
          </w:rPrChange>
        </w:rPr>
        <w:t>n</w:t>
      </w:r>
      <w:r w:rsidR="004E5B68" w:rsidRPr="00847058">
        <w:rPr>
          <w:rFonts w:ascii="Times New Roman" w:hAnsi="Times New Roman"/>
          <w:b/>
          <w:bCs/>
          <w:i/>
          <w:iCs/>
          <w:color w:val="191919"/>
          <w:spacing w:val="-4"/>
          <w:sz w:val="18"/>
          <w:szCs w:val="18"/>
          <w:rPrChange w:id="145" w:author="mdavis47" w:date="2011-04-07T08:30:00Z">
            <w:rPr>
              <w:rFonts w:ascii="Times New Roman" w:hAnsi="Times New Roman"/>
              <w:b/>
              <w:bCs/>
              <w:i/>
              <w:iCs/>
              <w:color w:val="191919"/>
              <w:spacing w:val="-4"/>
              <w:sz w:val="18"/>
              <w:szCs w:val="18"/>
            </w:rPr>
          </w:rPrChange>
        </w:rPr>
        <w:t xml:space="preserve"> </w:t>
      </w:r>
      <w:r w:rsidR="004E5B68" w:rsidRPr="00847058">
        <w:rPr>
          <w:rFonts w:ascii="Times New Roman" w:hAnsi="Times New Roman"/>
          <w:b/>
          <w:bCs/>
          <w:i/>
          <w:iCs/>
          <w:color w:val="191919"/>
          <w:spacing w:val="-2"/>
          <w:sz w:val="18"/>
          <w:szCs w:val="18"/>
          <w:rPrChange w:id="146" w:author="mdavis47" w:date="2011-04-07T08:30:00Z">
            <w:rPr>
              <w:rFonts w:ascii="Times New Roman" w:hAnsi="Times New Roman"/>
              <w:b/>
              <w:bCs/>
              <w:i/>
              <w:iCs/>
              <w:color w:val="191919"/>
              <w:spacing w:val="-2"/>
              <w:sz w:val="18"/>
              <w:szCs w:val="18"/>
            </w:rPr>
          </w:rPrChange>
        </w:rPr>
        <w:t>Inde</w:t>
      </w:r>
      <w:r w:rsidR="004E5B68" w:rsidRPr="00847058">
        <w:rPr>
          <w:rFonts w:ascii="Times New Roman" w:hAnsi="Times New Roman"/>
          <w:b/>
          <w:bCs/>
          <w:i/>
          <w:iCs/>
          <w:color w:val="191919"/>
          <w:sz w:val="18"/>
          <w:szCs w:val="18"/>
          <w:rPrChange w:id="147" w:author="mdavis47" w:date="2011-04-07T08:30:00Z">
            <w:rPr>
              <w:rFonts w:ascii="Times New Roman" w:hAnsi="Times New Roman"/>
              <w:b/>
              <w:bCs/>
              <w:i/>
              <w:iCs/>
              <w:color w:val="191919"/>
              <w:sz w:val="18"/>
              <w:szCs w:val="18"/>
            </w:rPr>
          </w:rPrChange>
        </w:rPr>
        <w:t>x</w:t>
      </w:r>
      <w:r w:rsidR="004E5B68" w:rsidRPr="00847058">
        <w:rPr>
          <w:rFonts w:ascii="Times New Roman" w:hAnsi="Times New Roman"/>
          <w:b/>
          <w:bCs/>
          <w:i/>
          <w:iCs/>
          <w:color w:val="191919"/>
          <w:spacing w:val="-4"/>
          <w:sz w:val="18"/>
          <w:szCs w:val="18"/>
          <w:rPrChange w:id="148" w:author="mdavis47" w:date="2011-04-07T08:30:00Z">
            <w:rPr>
              <w:rFonts w:ascii="Times New Roman" w:hAnsi="Times New Roman"/>
              <w:b/>
              <w:bCs/>
              <w:i/>
              <w:iCs/>
              <w:color w:val="191919"/>
              <w:spacing w:val="-4"/>
              <w:sz w:val="18"/>
              <w:szCs w:val="18"/>
            </w:rPr>
          </w:rPrChange>
        </w:rPr>
        <w:t xml:space="preserve"> </w:t>
      </w:r>
      <w:r w:rsidR="004E5B68" w:rsidRPr="00847058">
        <w:rPr>
          <w:rFonts w:ascii="Times New Roman" w:hAnsi="Times New Roman"/>
          <w:b/>
          <w:bCs/>
          <w:i/>
          <w:iCs/>
          <w:color w:val="191919"/>
          <w:sz w:val="18"/>
          <w:szCs w:val="18"/>
          <w:rPrChange w:id="149" w:author="mdavis47" w:date="2011-04-07T08:30:00Z">
            <w:rPr>
              <w:rFonts w:ascii="Times New Roman" w:hAnsi="Times New Roman"/>
              <w:b/>
              <w:bCs/>
              <w:i/>
              <w:iCs/>
              <w:color w:val="191919"/>
              <w:sz w:val="18"/>
              <w:szCs w:val="18"/>
            </w:rPr>
          </w:rPrChange>
        </w:rPr>
        <w:t>=</w:t>
      </w:r>
      <w:r w:rsidR="004E5B68" w:rsidRPr="00847058">
        <w:rPr>
          <w:rFonts w:ascii="Times New Roman" w:hAnsi="Times New Roman"/>
          <w:b/>
          <w:bCs/>
          <w:i/>
          <w:iCs/>
          <w:color w:val="191919"/>
          <w:spacing w:val="-4"/>
          <w:sz w:val="18"/>
          <w:szCs w:val="18"/>
          <w:rPrChange w:id="150" w:author="mdavis47" w:date="2011-04-07T08:30:00Z">
            <w:rPr>
              <w:rFonts w:ascii="Times New Roman" w:hAnsi="Times New Roman"/>
              <w:b/>
              <w:bCs/>
              <w:i/>
              <w:iCs/>
              <w:color w:val="191919"/>
              <w:spacing w:val="-4"/>
              <w:sz w:val="18"/>
              <w:szCs w:val="18"/>
            </w:rPr>
          </w:rPrChange>
        </w:rPr>
        <w:t xml:space="preserve"> </w:t>
      </w:r>
      <w:del w:id="151" w:author="mdavis47" w:date="2011-04-07T08:30:00Z">
        <w:r w:rsidR="004E5B68" w:rsidRPr="00847058" w:rsidDel="00847058">
          <w:rPr>
            <w:rFonts w:ascii="Times New Roman" w:hAnsi="Times New Roman"/>
            <w:b/>
            <w:bCs/>
            <w:i/>
            <w:iCs/>
            <w:color w:val="191919"/>
            <w:spacing w:val="-18"/>
            <w:sz w:val="18"/>
            <w:szCs w:val="18"/>
            <w:rPrChange w:id="152" w:author="mdavis47" w:date="2011-04-07T08:30:00Z">
              <w:rPr>
                <w:rFonts w:ascii="Times New Roman" w:hAnsi="Times New Roman"/>
                <w:b/>
                <w:bCs/>
                <w:i/>
                <w:iCs/>
                <w:color w:val="191919"/>
                <w:spacing w:val="-18"/>
                <w:sz w:val="18"/>
                <w:szCs w:val="18"/>
              </w:rPr>
            </w:rPrChange>
          </w:rPr>
          <w:delText>T</w:delText>
        </w:r>
        <w:r w:rsidR="004E5B68" w:rsidRPr="00847058" w:rsidDel="00847058">
          <w:rPr>
            <w:rFonts w:ascii="Times New Roman" w:hAnsi="Times New Roman"/>
            <w:b/>
            <w:bCs/>
            <w:i/>
            <w:iCs/>
            <w:color w:val="191919"/>
            <w:spacing w:val="-2"/>
            <w:sz w:val="18"/>
            <w:szCs w:val="18"/>
            <w:rPrChange w:id="153" w:author="mdavis47" w:date="2011-04-07T08:30:00Z">
              <w:rPr>
                <w:rFonts w:ascii="Times New Roman" w:hAnsi="Times New Roman"/>
                <w:b/>
                <w:bCs/>
                <w:i/>
                <w:iCs/>
                <w:color w:val="191919"/>
                <w:spacing w:val="-2"/>
                <w:sz w:val="18"/>
                <w:szCs w:val="18"/>
              </w:rPr>
            </w:rPrChange>
          </w:rPr>
          <w:delText>ota</w:delText>
        </w:r>
        <w:r w:rsidR="004E5B68" w:rsidRPr="00847058" w:rsidDel="00847058">
          <w:rPr>
            <w:rFonts w:ascii="Times New Roman" w:hAnsi="Times New Roman"/>
            <w:b/>
            <w:bCs/>
            <w:i/>
            <w:iCs/>
            <w:color w:val="191919"/>
            <w:sz w:val="18"/>
            <w:szCs w:val="18"/>
            <w:rPrChange w:id="154" w:author="mdavis47" w:date="2011-04-07T08:30:00Z">
              <w:rPr>
                <w:rFonts w:ascii="Times New Roman" w:hAnsi="Times New Roman"/>
                <w:b/>
                <w:bCs/>
                <w:i/>
                <w:iCs/>
                <w:color w:val="191919"/>
                <w:sz w:val="18"/>
                <w:szCs w:val="18"/>
              </w:rPr>
            </w:rPrChange>
          </w:rPr>
          <w:delText>l</w:delText>
        </w:r>
        <w:r w:rsidR="004E5B68" w:rsidRPr="00847058" w:rsidDel="00847058">
          <w:rPr>
            <w:rFonts w:ascii="Times New Roman" w:hAnsi="Times New Roman"/>
            <w:b/>
            <w:bCs/>
            <w:i/>
            <w:iCs/>
            <w:color w:val="191919"/>
            <w:spacing w:val="-4"/>
            <w:sz w:val="18"/>
            <w:szCs w:val="18"/>
            <w:rPrChange w:id="155"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56" w:author="mdavis47" w:date="2011-04-07T08:30:00Z">
              <w:rPr>
                <w:rFonts w:ascii="Times New Roman" w:hAnsi="Times New Roman"/>
                <w:b/>
                <w:bCs/>
                <w:i/>
                <w:iCs/>
                <w:color w:val="191919"/>
                <w:spacing w:val="-2"/>
                <w:sz w:val="18"/>
                <w:szCs w:val="18"/>
              </w:rPr>
            </w:rPrChange>
          </w:rPr>
          <w:delText>S</w:delText>
        </w:r>
        <w:r w:rsidR="004E5B68" w:rsidRPr="00847058" w:rsidDel="00847058">
          <w:rPr>
            <w:rFonts w:ascii="Times New Roman" w:hAnsi="Times New Roman"/>
            <w:b/>
            <w:bCs/>
            <w:i/>
            <w:iCs/>
            <w:color w:val="191919"/>
            <w:spacing w:val="-12"/>
            <w:sz w:val="18"/>
            <w:szCs w:val="18"/>
            <w:rPrChange w:id="157" w:author="mdavis47" w:date="2011-04-07T08:30:00Z">
              <w:rPr>
                <w:rFonts w:ascii="Times New Roman" w:hAnsi="Times New Roman"/>
                <w:b/>
                <w:bCs/>
                <w:i/>
                <w:iCs/>
                <w:color w:val="191919"/>
                <w:spacing w:val="-12"/>
                <w:sz w:val="18"/>
                <w:szCs w:val="18"/>
              </w:rPr>
            </w:rPrChange>
          </w:rPr>
          <w:delText>A</w:delText>
        </w:r>
        <w:r w:rsidR="004E5B68" w:rsidRPr="00847058" w:rsidDel="00847058">
          <w:rPr>
            <w:rFonts w:ascii="Times New Roman" w:hAnsi="Times New Roman"/>
            <w:b/>
            <w:bCs/>
            <w:i/>
            <w:iCs/>
            <w:color w:val="191919"/>
            <w:spacing w:val="-2"/>
            <w:sz w:val="18"/>
            <w:szCs w:val="18"/>
            <w:rPrChange w:id="158" w:author="mdavis47" w:date="2011-04-07T08:30:00Z">
              <w:rPr>
                <w:rFonts w:ascii="Times New Roman" w:hAnsi="Times New Roman"/>
                <w:b/>
                <w:bCs/>
                <w:i/>
                <w:iCs/>
                <w:color w:val="191919"/>
                <w:spacing w:val="-2"/>
                <w:sz w:val="18"/>
                <w:szCs w:val="18"/>
              </w:rPr>
            </w:rPrChange>
          </w:rPr>
          <w:delText>T/AC</w:delText>
        </w:r>
        <w:r w:rsidR="004E5B68" w:rsidRPr="00847058" w:rsidDel="00847058">
          <w:rPr>
            <w:rFonts w:ascii="Times New Roman" w:hAnsi="Times New Roman"/>
            <w:b/>
            <w:bCs/>
            <w:i/>
            <w:iCs/>
            <w:color w:val="191919"/>
            <w:sz w:val="18"/>
            <w:szCs w:val="18"/>
            <w:rPrChange w:id="159" w:author="mdavis47" w:date="2011-04-07T08:30:00Z">
              <w:rPr>
                <w:rFonts w:ascii="Times New Roman" w:hAnsi="Times New Roman"/>
                <w:b/>
                <w:bCs/>
                <w:i/>
                <w:iCs/>
                <w:color w:val="191919"/>
                <w:sz w:val="18"/>
                <w:szCs w:val="18"/>
              </w:rPr>
            </w:rPrChange>
          </w:rPr>
          <w:delText>T</w:delText>
        </w:r>
        <w:r w:rsidR="004E5B68" w:rsidRPr="00847058" w:rsidDel="00847058">
          <w:rPr>
            <w:rFonts w:ascii="Times New Roman" w:hAnsi="Times New Roman"/>
            <w:b/>
            <w:bCs/>
            <w:i/>
            <w:iCs/>
            <w:color w:val="191919"/>
            <w:spacing w:val="-4"/>
            <w:sz w:val="18"/>
            <w:szCs w:val="18"/>
            <w:rPrChange w:id="160"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61" w:author="mdavis47" w:date="2011-04-07T08:30:00Z">
              <w:rPr>
                <w:rFonts w:ascii="Times New Roman" w:hAnsi="Times New Roman"/>
                <w:b/>
                <w:bCs/>
                <w:i/>
                <w:iCs/>
                <w:color w:val="191919"/>
                <w:spacing w:val="-2"/>
                <w:sz w:val="18"/>
                <w:szCs w:val="18"/>
              </w:rPr>
            </w:rPrChange>
          </w:rPr>
          <w:delText>score</w:delText>
        </w:r>
        <w:r w:rsidR="004E5B68" w:rsidRPr="00847058" w:rsidDel="00847058">
          <w:rPr>
            <w:rFonts w:ascii="Times New Roman" w:hAnsi="Times New Roman"/>
            <w:b/>
            <w:bCs/>
            <w:i/>
            <w:iCs/>
            <w:color w:val="191919"/>
            <w:sz w:val="18"/>
            <w:szCs w:val="18"/>
            <w:rPrChange w:id="162" w:author="mdavis47" w:date="2011-04-07T08:30:00Z">
              <w:rPr>
                <w:rFonts w:ascii="Times New Roman" w:hAnsi="Times New Roman"/>
                <w:b/>
                <w:bCs/>
                <w:i/>
                <w:iCs/>
                <w:color w:val="191919"/>
                <w:sz w:val="18"/>
                <w:szCs w:val="18"/>
              </w:rPr>
            </w:rPrChange>
          </w:rPr>
          <w:delText>s</w:delText>
        </w:r>
        <w:r w:rsidR="004E5B68" w:rsidRPr="00847058" w:rsidDel="00847058">
          <w:rPr>
            <w:rFonts w:ascii="Times New Roman" w:hAnsi="Times New Roman"/>
            <w:b/>
            <w:bCs/>
            <w:i/>
            <w:iCs/>
            <w:color w:val="191919"/>
            <w:spacing w:val="-4"/>
            <w:sz w:val="18"/>
            <w:szCs w:val="18"/>
            <w:rPrChange w:id="163"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z w:val="18"/>
            <w:szCs w:val="18"/>
            <w:rPrChange w:id="164" w:author="mdavis47" w:date="2011-04-07T08:30:00Z">
              <w:rPr>
                <w:rFonts w:ascii="Times New Roman" w:hAnsi="Times New Roman"/>
                <w:b/>
                <w:bCs/>
                <w:i/>
                <w:iCs/>
                <w:color w:val="191919"/>
                <w:sz w:val="18"/>
                <w:szCs w:val="18"/>
              </w:rPr>
            </w:rPrChange>
          </w:rPr>
          <w:delText>+</w:delText>
        </w:r>
        <w:r w:rsidR="004E5B68" w:rsidRPr="00847058" w:rsidDel="00847058">
          <w:rPr>
            <w:rFonts w:ascii="Times New Roman" w:hAnsi="Times New Roman"/>
            <w:b/>
            <w:bCs/>
            <w:i/>
            <w:iCs/>
            <w:color w:val="191919"/>
            <w:spacing w:val="-4"/>
            <w:sz w:val="18"/>
            <w:szCs w:val="18"/>
            <w:rPrChange w:id="165"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66" w:author="mdavis47" w:date="2011-04-07T08:30:00Z">
              <w:rPr>
                <w:rFonts w:ascii="Times New Roman" w:hAnsi="Times New Roman"/>
                <w:b/>
                <w:bCs/>
                <w:i/>
                <w:iCs/>
                <w:color w:val="191919"/>
                <w:spacing w:val="-2"/>
                <w:sz w:val="18"/>
                <w:szCs w:val="18"/>
              </w:rPr>
            </w:rPrChange>
          </w:rPr>
          <w:delText>(Hig</w:delText>
        </w:r>
        <w:r w:rsidR="004E5B68" w:rsidRPr="00847058" w:rsidDel="00847058">
          <w:rPr>
            <w:rFonts w:ascii="Times New Roman" w:hAnsi="Times New Roman"/>
            <w:b/>
            <w:bCs/>
            <w:i/>
            <w:iCs/>
            <w:color w:val="191919"/>
            <w:sz w:val="18"/>
            <w:szCs w:val="18"/>
            <w:rPrChange w:id="167" w:author="mdavis47" w:date="2011-04-07T08:30:00Z">
              <w:rPr>
                <w:rFonts w:ascii="Times New Roman" w:hAnsi="Times New Roman"/>
                <w:b/>
                <w:bCs/>
                <w:i/>
                <w:iCs/>
                <w:color w:val="191919"/>
                <w:sz w:val="18"/>
                <w:szCs w:val="18"/>
              </w:rPr>
            </w:rPrChange>
          </w:rPr>
          <w:delText>h</w:delText>
        </w:r>
        <w:r w:rsidR="004E5B68" w:rsidRPr="00847058" w:rsidDel="00847058">
          <w:rPr>
            <w:rFonts w:ascii="Times New Roman" w:hAnsi="Times New Roman"/>
            <w:b/>
            <w:bCs/>
            <w:i/>
            <w:iCs/>
            <w:color w:val="191919"/>
            <w:spacing w:val="-4"/>
            <w:sz w:val="18"/>
            <w:szCs w:val="18"/>
            <w:rPrChange w:id="168"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69" w:author="mdavis47" w:date="2011-04-07T08:30:00Z">
              <w:rPr>
                <w:rFonts w:ascii="Times New Roman" w:hAnsi="Times New Roman"/>
                <w:b/>
                <w:bCs/>
                <w:i/>
                <w:iCs/>
                <w:color w:val="191919"/>
                <w:spacing w:val="-2"/>
                <w:sz w:val="18"/>
                <w:szCs w:val="18"/>
              </w:rPr>
            </w:rPrChange>
          </w:rPr>
          <w:delText>Schoo</w:delText>
        </w:r>
        <w:r w:rsidR="004E5B68" w:rsidRPr="00847058" w:rsidDel="00847058">
          <w:rPr>
            <w:rFonts w:ascii="Times New Roman" w:hAnsi="Times New Roman"/>
            <w:b/>
            <w:bCs/>
            <w:i/>
            <w:iCs/>
            <w:color w:val="191919"/>
            <w:sz w:val="18"/>
            <w:szCs w:val="18"/>
            <w:rPrChange w:id="170" w:author="mdavis47" w:date="2011-04-07T08:30:00Z">
              <w:rPr>
                <w:rFonts w:ascii="Times New Roman" w:hAnsi="Times New Roman"/>
                <w:b/>
                <w:bCs/>
                <w:i/>
                <w:iCs/>
                <w:color w:val="191919"/>
                <w:sz w:val="18"/>
                <w:szCs w:val="18"/>
              </w:rPr>
            </w:rPrChange>
          </w:rPr>
          <w:delText>l</w:delText>
        </w:r>
        <w:r w:rsidR="004E5B68" w:rsidRPr="00847058" w:rsidDel="00847058">
          <w:rPr>
            <w:rFonts w:ascii="Times New Roman" w:hAnsi="Times New Roman"/>
            <w:b/>
            <w:bCs/>
            <w:i/>
            <w:iCs/>
            <w:color w:val="191919"/>
            <w:spacing w:val="-4"/>
            <w:sz w:val="18"/>
            <w:szCs w:val="18"/>
            <w:rPrChange w:id="171"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72" w:author="mdavis47" w:date="2011-04-07T08:30:00Z">
              <w:rPr>
                <w:rFonts w:ascii="Times New Roman" w:hAnsi="Times New Roman"/>
                <w:b/>
                <w:bCs/>
                <w:i/>
                <w:iCs/>
                <w:color w:val="191919"/>
                <w:spacing w:val="-2"/>
                <w:sz w:val="18"/>
                <w:szCs w:val="18"/>
              </w:rPr>
            </w:rPrChange>
          </w:rPr>
          <w:delText>Grad</w:delText>
        </w:r>
        <w:r w:rsidR="004E5B68" w:rsidRPr="00847058" w:rsidDel="00847058">
          <w:rPr>
            <w:rFonts w:ascii="Times New Roman" w:hAnsi="Times New Roman"/>
            <w:b/>
            <w:bCs/>
            <w:i/>
            <w:iCs/>
            <w:color w:val="191919"/>
            <w:sz w:val="18"/>
            <w:szCs w:val="18"/>
            <w:rPrChange w:id="173" w:author="mdavis47" w:date="2011-04-07T08:30:00Z">
              <w:rPr>
                <w:rFonts w:ascii="Times New Roman" w:hAnsi="Times New Roman"/>
                <w:b/>
                <w:bCs/>
                <w:i/>
                <w:iCs/>
                <w:color w:val="191919"/>
                <w:sz w:val="18"/>
                <w:szCs w:val="18"/>
              </w:rPr>
            </w:rPrChange>
          </w:rPr>
          <w:delText>e</w:delText>
        </w:r>
        <w:r w:rsidR="004E5B68" w:rsidRPr="00847058" w:rsidDel="00847058">
          <w:rPr>
            <w:rFonts w:ascii="Times New Roman" w:hAnsi="Times New Roman"/>
            <w:b/>
            <w:bCs/>
            <w:i/>
            <w:iCs/>
            <w:color w:val="191919"/>
            <w:spacing w:val="-4"/>
            <w:sz w:val="18"/>
            <w:szCs w:val="18"/>
            <w:rPrChange w:id="174"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75" w:author="mdavis47" w:date="2011-04-07T08:30:00Z">
              <w:rPr>
                <w:rFonts w:ascii="Times New Roman" w:hAnsi="Times New Roman"/>
                <w:b/>
                <w:bCs/>
                <w:i/>
                <w:iCs/>
                <w:color w:val="191919"/>
                <w:spacing w:val="-2"/>
                <w:sz w:val="18"/>
                <w:szCs w:val="18"/>
              </w:rPr>
            </w:rPrChange>
          </w:rPr>
          <w:delText>Poin</w:delText>
        </w:r>
        <w:r w:rsidR="004E5B68" w:rsidRPr="00847058" w:rsidDel="00847058">
          <w:rPr>
            <w:rFonts w:ascii="Times New Roman" w:hAnsi="Times New Roman"/>
            <w:b/>
            <w:bCs/>
            <w:i/>
            <w:iCs/>
            <w:color w:val="191919"/>
            <w:sz w:val="18"/>
            <w:szCs w:val="18"/>
            <w:rPrChange w:id="176" w:author="mdavis47" w:date="2011-04-07T08:30:00Z">
              <w:rPr>
                <w:rFonts w:ascii="Times New Roman" w:hAnsi="Times New Roman"/>
                <w:b/>
                <w:bCs/>
                <w:i/>
                <w:iCs/>
                <w:color w:val="191919"/>
                <w:sz w:val="18"/>
                <w:szCs w:val="18"/>
              </w:rPr>
            </w:rPrChange>
          </w:rPr>
          <w:delText>t</w:delText>
        </w:r>
        <w:r w:rsidR="004E5B68" w:rsidRPr="00847058" w:rsidDel="00847058">
          <w:rPr>
            <w:rFonts w:ascii="Times New Roman" w:hAnsi="Times New Roman"/>
            <w:b/>
            <w:bCs/>
            <w:i/>
            <w:iCs/>
            <w:color w:val="191919"/>
            <w:spacing w:val="-10"/>
            <w:sz w:val="18"/>
            <w:szCs w:val="18"/>
            <w:rPrChange w:id="177" w:author="mdavis47" w:date="2011-04-07T08:30:00Z">
              <w:rPr>
                <w:rFonts w:ascii="Times New Roman" w:hAnsi="Times New Roman"/>
                <w:b/>
                <w:bCs/>
                <w:i/>
                <w:iCs/>
                <w:color w:val="191919"/>
                <w:spacing w:val="-10"/>
                <w:sz w:val="18"/>
                <w:szCs w:val="18"/>
              </w:rPr>
            </w:rPrChange>
          </w:rPr>
          <w:delText xml:space="preserve"> </w:delText>
        </w:r>
        <w:r w:rsidR="004E5B68" w:rsidRPr="00847058" w:rsidDel="00847058">
          <w:rPr>
            <w:rFonts w:ascii="Times New Roman" w:hAnsi="Times New Roman"/>
            <w:b/>
            <w:bCs/>
            <w:i/>
            <w:iCs/>
            <w:color w:val="191919"/>
            <w:spacing w:val="-15"/>
            <w:sz w:val="18"/>
            <w:szCs w:val="18"/>
            <w:rPrChange w:id="178" w:author="mdavis47" w:date="2011-04-07T08:30:00Z">
              <w:rPr>
                <w:rFonts w:ascii="Times New Roman" w:hAnsi="Times New Roman"/>
                <w:b/>
                <w:bCs/>
                <w:i/>
                <w:iCs/>
                <w:color w:val="191919"/>
                <w:spacing w:val="-15"/>
                <w:sz w:val="18"/>
                <w:szCs w:val="18"/>
              </w:rPr>
            </w:rPrChange>
          </w:rPr>
          <w:delText>A</w:delText>
        </w:r>
        <w:r w:rsidR="004E5B68" w:rsidRPr="00847058" w:rsidDel="00847058">
          <w:rPr>
            <w:rFonts w:ascii="Times New Roman" w:hAnsi="Times New Roman"/>
            <w:b/>
            <w:bCs/>
            <w:i/>
            <w:iCs/>
            <w:color w:val="191919"/>
            <w:spacing w:val="-2"/>
            <w:sz w:val="18"/>
            <w:szCs w:val="18"/>
            <w:rPrChange w:id="179" w:author="mdavis47" w:date="2011-04-07T08:30:00Z">
              <w:rPr>
                <w:rFonts w:ascii="Times New Roman" w:hAnsi="Times New Roman"/>
                <w:b/>
                <w:bCs/>
                <w:i/>
                <w:iCs/>
                <w:color w:val="191919"/>
                <w:spacing w:val="-2"/>
                <w:sz w:val="18"/>
                <w:szCs w:val="18"/>
              </w:rPr>
            </w:rPrChange>
          </w:rPr>
          <w:delText>verag</w:delText>
        </w:r>
        <w:r w:rsidR="004E5B68" w:rsidRPr="00847058" w:rsidDel="00847058">
          <w:rPr>
            <w:rFonts w:ascii="Times New Roman" w:hAnsi="Times New Roman"/>
            <w:b/>
            <w:bCs/>
            <w:i/>
            <w:iCs/>
            <w:color w:val="191919"/>
            <w:sz w:val="18"/>
            <w:szCs w:val="18"/>
            <w:rPrChange w:id="180" w:author="mdavis47" w:date="2011-04-07T08:30:00Z">
              <w:rPr>
                <w:rFonts w:ascii="Times New Roman" w:hAnsi="Times New Roman"/>
                <w:b/>
                <w:bCs/>
                <w:i/>
                <w:iCs/>
                <w:color w:val="191919"/>
                <w:sz w:val="18"/>
                <w:szCs w:val="18"/>
              </w:rPr>
            </w:rPrChange>
          </w:rPr>
          <w:delText>e</w:delText>
        </w:r>
        <w:r w:rsidR="004E5B68" w:rsidRPr="00847058" w:rsidDel="00847058">
          <w:rPr>
            <w:rFonts w:ascii="Times New Roman" w:hAnsi="Times New Roman"/>
            <w:b/>
            <w:bCs/>
            <w:i/>
            <w:iCs/>
            <w:color w:val="191919"/>
            <w:spacing w:val="-4"/>
            <w:sz w:val="18"/>
            <w:szCs w:val="18"/>
            <w:rPrChange w:id="181"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82" w:author="mdavis47" w:date="2011-04-07T08:30:00Z">
              <w:rPr>
                <w:rFonts w:ascii="Times New Roman" w:hAnsi="Times New Roman"/>
                <w:b/>
                <w:bCs/>
                <w:i/>
                <w:iCs/>
                <w:color w:val="191919"/>
                <w:spacing w:val="-2"/>
                <w:sz w:val="18"/>
                <w:szCs w:val="18"/>
              </w:rPr>
            </w:rPrChange>
          </w:rPr>
          <w:delText>(HSG</w:delText>
        </w:r>
        <w:r w:rsidR="004E5B68" w:rsidRPr="00847058" w:rsidDel="00847058">
          <w:rPr>
            <w:rFonts w:ascii="Times New Roman" w:hAnsi="Times New Roman"/>
            <w:b/>
            <w:bCs/>
            <w:i/>
            <w:iCs/>
            <w:color w:val="191919"/>
            <w:spacing w:val="-15"/>
            <w:sz w:val="18"/>
            <w:szCs w:val="18"/>
            <w:rPrChange w:id="183" w:author="mdavis47" w:date="2011-04-07T08:30:00Z">
              <w:rPr>
                <w:rFonts w:ascii="Times New Roman" w:hAnsi="Times New Roman"/>
                <w:b/>
                <w:bCs/>
                <w:i/>
                <w:iCs/>
                <w:color w:val="191919"/>
                <w:spacing w:val="-15"/>
                <w:sz w:val="18"/>
                <w:szCs w:val="18"/>
              </w:rPr>
            </w:rPrChange>
          </w:rPr>
          <w:delText>P</w:delText>
        </w:r>
        <w:r w:rsidR="004E5B68" w:rsidRPr="00847058" w:rsidDel="00847058">
          <w:rPr>
            <w:rFonts w:ascii="Times New Roman" w:hAnsi="Times New Roman"/>
            <w:b/>
            <w:bCs/>
            <w:i/>
            <w:iCs/>
            <w:color w:val="191919"/>
            <w:spacing w:val="-2"/>
            <w:sz w:val="18"/>
            <w:szCs w:val="18"/>
            <w:rPrChange w:id="184" w:author="mdavis47" w:date="2011-04-07T08:30:00Z">
              <w:rPr>
                <w:rFonts w:ascii="Times New Roman" w:hAnsi="Times New Roman"/>
                <w:b/>
                <w:bCs/>
                <w:i/>
                <w:iCs/>
                <w:color w:val="191919"/>
                <w:spacing w:val="-2"/>
                <w:sz w:val="18"/>
                <w:szCs w:val="18"/>
              </w:rPr>
            </w:rPrChange>
          </w:rPr>
          <w:delText>A</w:delText>
        </w:r>
        <w:r w:rsidR="004E5B68" w:rsidRPr="00847058" w:rsidDel="00847058">
          <w:rPr>
            <w:rFonts w:ascii="Times New Roman" w:hAnsi="Times New Roman"/>
            <w:b/>
            <w:bCs/>
            <w:i/>
            <w:iCs/>
            <w:color w:val="191919"/>
            <w:sz w:val="18"/>
            <w:szCs w:val="18"/>
            <w:rPrChange w:id="185" w:author="mdavis47" w:date="2011-04-07T08:30:00Z">
              <w:rPr>
                <w:rFonts w:ascii="Times New Roman" w:hAnsi="Times New Roman"/>
                <w:b/>
                <w:bCs/>
                <w:i/>
                <w:iCs/>
                <w:color w:val="191919"/>
                <w:sz w:val="18"/>
                <w:szCs w:val="18"/>
              </w:rPr>
            </w:rPrChange>
          </w:rPr>
          <w:delText>)</w:delText>
        </w:r>
        <w:r w:rsidR="004E5B68" w:rsidRPr="00847058" w:rsidDel="00847058">
          <w:rPr>
            <w:rFonts w:ascii="Times New Roman" w:hAnsi="Times New Roman"/>
            <w:b/>
            <w:bCs/>
            <w:i/>
            <w:iCs/>
            <w:color w:val="191919"/>
            <w:spacing w:val="-4"/>
            <w:sz w:val="18"/>
            <w:szCs w:val="18"/>
            <w:rPrChange w:id="186"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z w:val="18"/>
            <w:szCs w:val="18"/>
            <w:rPrChange w:id="187" w:author="mdavis47" w:date="2011-04-07T08:30:00Z">
              <w:rPr>
                <w:rFonts w:ascii="Times New Roman" w:hAnsi="Times New Roman"/>
                <w:b/>
                <w:bCs/>
                <w:i/>
                <w:iCs/>
                <w:color w:val="191919"/>
                <w:sz w:val="18"/>
                <w:szCs w:val="18"/>
              </w:rPr>
            </w:rPrChange>
          </w:rPr>
          <w:delText>x</w:delText>
        </w:r>
        <w:r w:rsidR="004E5B68" w:rsidRPr="00847058" w:rsidDel="00847058">
          <w:rPr>
            <w:rFonts w:ascii="Times New Roman" w:hAnsi="Times New Roman"/>
            <w:b/>
            <w:bCs/>
            <w:i/>
            <w:iCs/>
            <w:color w:val="191919"/>
            <w:spacing w:val="-4"/>
            <w:sz w:val="18"/>
            <w:szCs w:val="18"/>
            <w:rPrChange w:id="188" w:author="mdavis47" w:date="2011-04-07T08:30:00Z">
              <w:rPr>
                <w:rFonts w:ascii="Times New Roman" w:hAnsi="Times New Roman"/>
                <w:b/>
                <w:bCs/>
                <w:i/>
                <w:iCs/>
                <w:color w:val="191919"/>
                <w:spacing w:val="-4"/>
                <w:sz w:val="18"/>
                <w:szCs w:val="18"/>
              </w:rPr>
            </w:rPrChange>
          </w:rPr>
          <w:delText xml:space="preserve"> </w:delText>
        </w:r>
        <w:r w:rsidR="004E5B68" w:rsidRPr="00847058" w:rsidDel="00847058">
          <w:rPr>
            <w:rFonts w:ascii="Times New Roman" w:hAnsi="Times New Roman"/>
            <w:b/>
            <w:bCs/>
            <w:i/>
            <w:iCs/>
            <w:color w:val="191919"/>
            <w:spacing w:val="-2"/>
            <w:sz w:val="18"/>
            <w:szCs w:val="18"/>
            <w:rPrChange w:id="189" w:author="mdavis47" w:date="2011-04-07T08:30:00Z">
              <w:rPr>
                <w:rFonts w:ascii="Times New Roman" w:hAnsi="Times New Roman"/>
                <w:b/>
                <w:bCs/>
                <w:i/>
                <w:iCs/>
                <w:color w:val="191919"/>
                <w:spacing w:val="-2"/>
                <w:sz w:val="18"/>
                <w:szCs w:val="18"/>
              </w:rPr>
            </w:rPrChange>
          </w:rPr>
          <w:delText>500)</w:delText>
        </w:r>
      </w:del>
      <w:ins w:id="190" w:author="mdavis47" w:date="2011-04-07T08:30:00Z">
        <w:r w:rsidRPr="00847058">
          <w:rPr>
            <w:rFonts w:ascii="Helvetica" w:hAnsi="Helvetica" w:cs="Helvetica"/>
            <w:color w:val="222222"/>
            <w:sz w:val="19"/>
            <w:szCs w:val="19"/>
            <w:lang/>
            <w:rPrChange w:id="191" w:author="mdavis47" w:date="2011-04-07T08:30:00Z">
              <w:rPr>
                <w:rFonts w:ascii="Helvetica" w:hAnsi="Helvetica" w:cs="Helvetica"/>
                <w:color w:val="222222"/>
                <w:sz w:val="19"/>
                <w:szCs w:val="19"/>
                <w:lang/>
              </w:rPr>
            </w:rPrChange>
          </w:rPr>
          <w:t xml:space="preserve"> </w:t>
        </w:r>
        <w:r w:rsidRPr="00847058">
          <w:rPr>
            <w:rFonts w:ascii="Times New Roman" w:hAnsi="Times New Roman"/>
            <w:b/>
            <w:bCs/>
            <w:i/>
            <w:iCs/>
            <w:color w:val="191919"/>
            <w:spacing w:val="-2"/>
            <w:sz w:val="18"/>
            <w:szCs w:val="18"/>
            <w:lang/>
            <w:rPrChange w:id="192" w:author="mdavis47" w:date="2011-04-07T08:30:00Z">
              <w:rPr>
                <w:rFonts w:ascii="Times New Roman" w:hAnsi="Times New Roman"/>
                <w:b/>
                <w:bCs/>
                <w:i/>
                <w:iCs/>
                <w:color w:val="191919"/>
                <w:spacing w:val="-2"/>
                <w:sz w:val="18"/>
                <w:szCs w:val="18"/>
                <w:lang/>
              </w:rPr>
            </w:rPrChange>
          </w:rPr>
          <w:t xml:space="preserve">FI = 500 x (HSGPA) + SAT Verbal/Critical Reading + SAT I Math </w:t>
        </w:r>
      </w:ins>
      <w:ins w:id="193" w:author="mdavis47" w:date="2011-04-07T08:31:00Z">
        <w:r>
          <w:rPr>
            <w:rFonts w:ascii="Times New Roman" w:hAnsi="Times New Roman"/>
            <w:b/>
            <w:bCs/>
            <w:i/>
            <w:iCs/>
            <w:color w:val="191919"/>
            <w:spacing w:val="-2"/>
            <w:sz w:val="18"/>
            <w:szCs w:val="18"/>
            <w:lang/>
          </w:rPr>
          <w:t>(OR)</w:t>
        </w:r>
      </w:ins>
      <w:ins w:id="194" w:author="mdavis47" w:date="2011-04-07T08:30:00Z">
        <w:r w:rsidRPr="00847058">
          <w:rPr>
            <w:rFonts w:ascii="Times New Roman" w:hAnsi="Times New Roman"/>
            <w:b/>
            <w:bCs/>
            <w:i/>
            <w:iCs/>
            <w:color w:val="191919"/>
            <w:spacing w:val="-2"/>
            <w:sz w:val="18"/>
            <w:szCs w:val="18"/>
            <w:lang/>
            <w:rPrChange w:id="195" w:author="mdavis47" w:date="2011-04-07T08:30:00Z">
              <w:rPr>
                <w:rFonts w:ascii="Times New Roman" w:hAnsi="Times New Roman"/>
                <w:b/>
                <w:bCs/>
                <w:i/>
                <w:iCs/>
                <w:color w:val="191919"/>
                <w:spacing w:val="-2"/>
                <w:sz w:val="18"/>
                <w:szCs w:val="18"/>
                <w:lang/>
              </w:rPr>
            </w:rPrChange>
          </w:rPr>
          <w:t xml:space="preserve"> </w:t>
        </w:r>
      </w:ins>
    </w:p>
    <w:p w:rsidR="00847058" w:rsidRPr="00847058" w:rsidRDefault="00847058" w:rsidP="00847058">
      <w:pPr>
        <w:widowControl w:val="0"/>
        <w:autoSpaceDE w:val="0"/>
        <w:autoSpaceDN w:val="0"/>
        <w:adjustRightInd w:val="0"/>
        <w:spacing w:before="6" w:after="0" w:line="250" w:lineRule="auto"/>
        <w:ind w:left="120" w:right="993"/>
        <w:rPr>
          <w:ins w:id="196" w:author="mdavis47" w:date="2011-04-07T08:30:00Z"/>
          <w:rFonts w:ascii="Times New Roman" w:hAnsi="Times New Roman"/>
          <w:b/>
          <w:bCs/>
          <w:i/>
          <w:iCs/>
          <w:color w:val="191919"/>
          <w:spacing w:val="-2"/>
          <w:sz w:val="18"/>
          <w:szCs w:val="18"/>
          <w:lang/>
          <w:rPrChange w:id="197" w:author="mdavis47" w:date="2011-04-07T08:30:00Z">
            <w:rPr>
              <w:ins w:id="198" w:author="mdavis47" w:date="2011-04-07T08:30:00Z"/>
              <w:rFonts w:ascii="Times New Roman" w:hAnsi="Times New Roman"/>
              <w:b/>
              <w:bCs/>
              <w:i/>
              <w:iCs/>
              <w:color w:val="191919"/>
              <w:spacing w:val="-2"/>
              <w:sz w:val="18"/>
              <w:szCs w:val="18"/>
              <w:lang/>
            </w:rPr>
          </w:rPrChange>
        </w:rPr>
        <w:pPrChange w:id="199" w:author="mdavis47" w:date="2011-04-07T08:32:00Z">
          <w:pPr>
            <w:widowControl w:val="0"/>
            <w:numPr>
              <w:numId w:val="5"/>
            </w:numPr>
            <w:tabs>
              <w:tab w:val="num" w:pos="720"/>
            </w:tabs>
            <w:autoSpaceDE w:val="0"/>
            <w:autoSpaceDN w:val="0"/>
            <w:adjustRightInd w:val="0"/>
            <w:spacing w:before="3" w:after="0" w:line="240" w:lineRule="auto"/>
            <w:ind w:left="720" w:hanging="360"/>
          </w:pPr>
        </w:pPrChange>
      </w:pPr>
      <w:ins w:id="200" w:author="mdavis47" w:date="2011-04-07T08:30:00Z">
        <w:r w:rsidRPr="00847058">
          <w:rPr>
            <w:rFonts w:ascii="Times New Roman" w:hAnsi="Times New Roman"/>
            <w:b/>
            <w:bCs/>
            <w:i/>
            <w:iCs/>
            <w:color w:val="191919"/>
            <w:spacing w:val="-2"/>
            <w:sz w:val="18"/>
            <w:szCs w:val="18"/>
            <w:lang/>
            <w:rPrChange w:id="201" w:author="mdavis47" w:date="2011-04-07T08:30:00Z">
              <w:rPr>
                <w:rFonts w:ascii="Times New Roman" w:hAnsi="Times New Roman"/>
                <w:b/>
                <w:bCs/>
                <w:i/>
                <w:iCs/>
                <w:color w:val="191919"/>
                <w:spacing w:val="-2"/>
                <w:sz w:val="18"/>
                <w:szCs w:val="18"/>
                <w:lang/>
              </w:rPr>
            </w:rPrChange>
          </w:rPr>
          <w:t xml:space="preserve">FI = 500 x (HSGPA) + (ACT Composite x 42) + 88 </w:t>
        </w:r>
      </w:ins>
    </w:p>
    <w:p w:rsidR="004E5B68" w:rsidRDefault="004E5B68" w:rsidP="004E5B68">
      <w:pPr>
        <w:widowControl w:val="0"/>
        <w:autoSpaceDE w:val="0"/>
        <w:autoSpaceDN w:val="0"/>
        <w:adjustRightInd w:val="0"/>
        <w:spacing w:before="3" w:after="0" w:line="240" w:lineRule="auto"/>
        <w:ind w:left="120"/>
        <w:rPr>
          <w:rFonts w:ascii="Times New Roman" w:hAnsi="Times New Roman"/>
          <w:color w:val="000000"/>
          <w:sz w:val="18"/>
          <w:szCs w:val="18"/>
        </w:rPr>
      </w:pPr>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24"/>
          <w:szCs w:val="24"/>
        </w:rPr>
      </w:pPr>
      <w:r>
        <w:rPr>
          <w:rFonts w:ascii="Times New Roman" w:hAnsi="Times New Roman"/>
          <w:b/>
          <w:bCs/>
          <w:color w:val="191919"/>
          <w:spacing w:val="-2"/>
          <w:sz w:val="24"/>
          <w:szCs w:val="24"/>
        </w:rPr>
        <w:t>C</w:t>
      </w:r>
      <w:r>
        <w:rPr>
          <w:rFonts w:ascii="Times New Roman" w:hAnsi="Times New Roman"/>
          <w:b/>
          <w:bCs/>
          <w:color w:val="191919"/>
          <w:spacing w:val="-2"/>
          <w:sz w:val="18"/>
          <w:szCs w:val="18"/>
        </w:rPr>
        <w:t>OLLEG</w:t>
      </w:r>
      <w:r>
        <w:rPr>
          <w:rFonts w:ascii="Times New Roman" w:hAnsi="Times New Roman"/>
          <w:b/>
          <w:bCs/>
          <w:color w:val="191919"/>
          <w:sz w:val="18"/>
          <w:szCs w:val="18"/>
        </w:rPr>
        <w:t>E</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RE</w:t>
      </w:r>
      <w:r>
        <w:rPr>
          <w:rFonts w:ascii="Times New Roman" w:hAnsi="Times New Roman"/>
          <w:b/>
          <w:bCs/>
          <w:color w:val="191919"/>
          <w:spacing w:val="-16"/>
          <w:sz w:val="18"/>
          <w:szCs w:val="18"/>
        </w:rPr>
        <w:t>P</w:t>
      </w:r>
      <w:r>
        <w:rPr>
          <w:rFonts w:ascii="Times New Roman" w:hAnsi="Times New Roman"/>
          <w:b/>
          <w:bCs/>
          <w:color w:val="191919"/>
          <w:spacing w:val="-2"/>
          <w:sz w:val="18"/>
          <w:szCs w:val="18"/>
        </w:rPr>
        <w:t>AR</w:t>
      </w:r>
      <w:r>
        <w:rPr>
          <w:rFonts w:ascii="Times New Roman" w:hAnsi="Times New Roman"/>
          <w:b/>
          <w:bCs/>
          <w:color w:val="191919"/>
          <w:spacing w:val="-16"/>
          <w:sz w:val="18"/>
          <w:szCs w:val="18"/>
        </w:rPr>
        <w:t>A</w:t>
      </w:r>
      <w:r>
        <w:rPr>
          <w:rFonts w:ascii="Times New Roman" w:hAnsi="Times New Roman"/>
          <w:b/>
          <w:bCs/>
          <w:color w:val="191919"/>
          <w:spacing w:val="-6"/>
          <w:sz w:val="18"/>
          <w:szCs w:val="18"/>
        </w:rPr>
        <w:t>T</w:t>
      </w:r>
      <w:r>
        <w:rPr>
          <w:rFonts w:ascii="Times New Roman" w:hAnsi="Times New Roman"/>
          <w:b/>
          <w:bCs/>
          <w:color w:val="191919"/>
          <w:spacing w:val="-2"/>
          <w:sz w:val="18"/>
          <w:szCs w:val="18"/>
        </w:rPr>
        <w:t>O</w:t>
      </w:r>
      <w:r>
        <w:rPr>
          <w:rFonts w:ascii="Times New Roman" w:hAnsi="Times New Roman"/>
          <w:b/>
          <w:bCs/>
          <w:color w:val="191919"/>
          <w:spacing w:val="-9"/>
          <w:sz w:val="18"/>
          <w:szCs w:val="18"/>
        </w:rPr>
        <w:t>R</w:t>
      </w:r>
      <w:r>
        <w:rPr>
          <w:rFonts w:ascii="Times New Roman" w:hAnsi="Times New Roman"/>
          <w:b/>
          <w:bCs/>
          <w:color w:val="191919"/>
          <w:sz w:val="18"/>
          <w:szCs w:val="18"/>
        </w:rPr>
        <w:t>Y</w:t>
      </w:r>
      <w:r>
        <w:rPr>
          <w:rFonts w:ascii="Times New Roman" w:hAnsi="Times New Roman"/>
          <w:b/>
          <w:bCs/>
          <w:color w:val="191919"/>
          <w:spacing w:val="4"/>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URRICULU</w:t>
      </w:r>
      <w:r>
        <w:rPr>
          <w:rFonts w:ascii="Times New Roman" w:hAnsi="Times New Roman"/>
          <w:b/>
          <w:bCs/>
          <w:color w:val="191919"/>
          <w:sz w:val="18"/>
          <w:szCs w:val="18"/>
        </w:rPr>
        <w:t>M</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(CPC)</w:t>
      </w:r>
    </w:p>
    <w:p w:rsidR="004E5B68" w:rsidRDefault="004E5B68" w:rsidP="004E5B68">
      <w:pPr>
        <w:widowControl w:val="0"/>
        <w:autoSpaceDE w:val="0"/>
        <w:autoSpaceDN w:val="0"/>
        <w:adjustRightInd w:val="0"/>
        <w:spacing w:before="30" w:after="0" w:line="250" w:lineRule="auto"/>
        <w:ind w:left="120" w:right="991"/>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exempte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Placemen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Examina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4E5B68" w:rsidRDefault="004E5B68" w:rsidP="004E5B68">
      <w:pPr>
        <w:widowControl w:val="0"/>
        <w:autoSpaceDE w:val="0"/>
        <w:autoSpaceDN w:val="0"/>
        <w:adjustRightInd w:val="0"/>
        <w:spacing w:before="3" w:after="0" w:line="180" w:lineRule="exact"/>
        <w:rPr>
          <w:rFonts w:ascii="Times New Roman" w:hAnsi="Times New Roman"/>
          <w:color w:val="000000"/>
          <w:sz w:val="18"/>
          <w:szCs w:val="18"/>
        </w:rPr>
      </w:pPr>
    </w:p>
    <w:p w:rsidR="004E5B68" w:rsidRDefault="004E5B68" w:rsidP="004E5B68">
      <w:pPr>
        <w:widowControl w:val="0"/>
        <w:tabs>
          <w:tab w:val="left" w:pos="4680"/>
        </w:tabs>
        <w:autoSpaceDE w:val="0"/>
        <w:autoSpaceDN w:val="0"/>
        <w:adjustRightInd w:val="0"/>
        <w:spacing w:before="30" w:after="0" w:line="240" w:lineRule="auto"/>
        <w:ind w:left="1592" w:right="4981"/>
        <w:jc w:val="center"/>
        <w:rPr>
          <w:rFonts w:ascii="Times New Roman" w:hAnsi="Times New Roman"/>
          <w:color w:val="000000"/>
          <w:sz w:val="18"/>
          <w:szCs w:val="18"/>
        </w:rPr>
      </w:pPr>
      <w:r>
        <w:rPr>
          <w:rFonts w:ascii="Times New Roman" w:hAnsi="Times New Roman"/>
          <w:b/>
          <w:bCs/>
          <w:color w:val="191919"/>
          <w:spacing w:val="-2"/>
          <w:sz w:val="18"/>
          <w:szCs w:val="18"/>
        </w:rPr>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w:t>
      </w:r>
      <w:r>
        <w:rPr>
          <w:rFonts w:ascii="Times New Roman" w:hAnsi="Times New Roman"/>
          <w:b/>
          <w:bCs/>
          <w:color w:val="191919"/>
          <w:sz w:val="18"/>
          <w:szCs w:val="18"/>
        </w:rPr>
        <w: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4E5B68" w:rsidRDefault="004E5B68" w:rsidP="004E5B68">
      <w:pPr>
        <w:widowControl w:val="0"/>
        <w:tabs>
          <w:tab w:val="left" w:pos="5020"/>
        </w:tabs>
        <w:autoSpaceDE w:val="0"/>
        <w:autoSpaceDN w:val="0"/>
        <w:adjustRightInd w:val="0"/>
        <w:spacing w:before="12" w:after="0" w:line="240" w:lineRule="auto"/>
        <w:ind w:left="1905" w:right="5289"/>
        <w:jc w:val="center"/>
        <w:rPr>
          <w:rFonts w:ascii="Times New Roman" w:hAnsi="Times New Roman"/>
          <w:color w:val="000000"/>
          <w:sz w:val="18"/>
          <w:szCs w:val="18"/>
        </w:rPr>
      </w:pPr>
      <w:r>
        <w:rPr>
          <w:rFonts w:ascii="Times New Roman" w:hAnsi="Times New Roman"/>
          <w:color w:val="191919"/>
          <w:spacing w:val="-22"/>
          <w:sz w:val="18"/>
          <w:szCs w:val="18"/>
        </w:rPr>
        <w:lastRenderedPageBreak/>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
    <w:p w:rsidR="004E5B68" w:rsidRDefault="004E5B68" w:rsidP="004E5B68">
      <w:pPr>
        <w:widowControl w:val="0"/>
        <w:tabs>
          <w:tab w:val="left" w:pos="5040"/>
          <w:tab w:val="left" w:pos="5680"/>
        </w:tabs>
        <w:autoSpaceDE w:val="0"/>
        <w:autoSpaceDN w:val="0"/>
        <w:adjustRightInd w:val="0"/>
        <w:spacing w:before="9" w:after="0" w:line="240" w:lineRule="auto"/>
        <w:ind w:left="1912" w:right="5297"/>
        <w:jc w:val="center"/>
        <w:rPr>
          <w:rFonts w:ascii="Times New Roman" w:hAnsi="Times New Roman"/>
          <w:color w:val="000000"/>
          <w:sz w:val="18"/>
          <w:szCs w:val="18"/>
        </w:rPr>
      </w:pPr>
      <w:r>
        <w:rPr>
          <w:rFonts w:ascii="Times New Roman" w:hAnsi="Times New Roman"/>
          <w:color w:val="191919"/>
          <w:spacing w:val="-2"/>
          <w:sz w:val="18"/>
          <w:szCs w:val="18"/>
        </w:rPr>
        <w:t>Mat</w:t>
      </w:r>
      <w:r>
        <w:rPr>
          <w:rFonts w:ascii="Times New Roman" w:hAnsi="Times New Roman"/>
          <w:color w:val="191919"/>
          <w:sz w:val="18"/>
          <w:szCs w:val="18"/>
        </w:rPr>
        <w:t xml:space="preserve">h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r>
      <w:r>
        <w:rPr>
          <w:rFonts w:ascii="Times New Roman" w:hAnsi="Times New Roman"/>
          <w:color w:val="191919"/>
          <w:spacing w:val="-2"/>
          <w:sz w:val="18"/>
          <w:szCs w:val="18"/>
        </w:rPr>
        <w:t>17</w:t>
      </w:r>
    </w:p>
    <w:p w:rsidR="004E5B68" w:rsidRDefault="004E5B68" w:rsidP="004E5B68">
      <w:pPr>
        <w:widowControl w:val="0"/>
        <w:tabs>
          <w:tab w:val="left" w:pos="10700"/>
        </w:tabs>
        <w:autoSpaceDE w:val="0"/>
        <w:autoSpaceDN w:val="0"/>
        <w:adjustRightInd w:val="0"/>
        <w:spacing w:after="0" w:line="455" w:lineRule="exact"/>
        <w:ind w:left="4133"/>
        <w:rPr>
          <w:rFonts w:ascii="Century Gothic" w:hAnsi="Century Gothic" w:cs="Century Gothic"/>
          <w:color w:val="000000"/>
          <w:sz w:val="36"/>
          <w:szCs w:val="36"/>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21</w:t>
      </w:r>
    </w:p>
    <w:p w:rsidR="004E5B68" w:rsidRDefault="004E5B68" w:rsidP="004E5B68">
      <w:pPr>
        <w:widowControl w:val="0"/>
        <w:tabs>
          <w:tab w:val="left" w:pos="10700"/>
        </w:tabs>
        <w:autoSpaceDE w:val="0"/>
        <w:autoSpaceDN w:val="0"/>
        <w:adjustRightInd w:val="0"/>
        <w:spacing w:after="0" w:line="455" w:lineRule="exact"/>
        <w:ind w:left="4133"/>
        <w:rPr>
          <w:rFonts w:ascii="Century Gothic" w:hAnsi="Century Gothic" w:cs="Century Gothic"/>
          <w:color w:val="000000"/>
          <w:sz w:val="36"/>
          <w:szCs w:val="36"/>
        </w:rPr>
        <w:sectPr w:rsidR="004E5B68">
          <w:type w:val="continuous"/>
          <w:pgSz w:w="12240" w:h="15840"/>
          <w:pgMar w:top="1480" w:right="420" w:bottom="280" w:left="600" w:header="720" w:footer="720" w:gutter="0"/>
          <w:cols w:space="720" w:equalWidth="0">
            <w:col w:w="11220"/>
          </w:cols>
          <w:noEndnote/>
        </w:sectPr>
      </w:pPr>
    </w:p>
    <w:p w:rsidR="004E5B68" w:rsidRDefault="008622DE" w:rsidP="004E5B68">
      <w:pPr>
        <w:widowControl w:val="0"/>
        <w:autoSpaceDE w:val="0"/>
        <w:autoSpaceDN w:val="0"/>
        <w:adjustRightInd w:val="0"/>
        <w:spacing w:before="74" w:after="0" w:line="195" w:lineRule="exact"/>
        <w:ind w:left="1058"/>
        <w:rPr>
          <w:rFonts w:ascii="Century Gothic" w:hAnsi="Century Gothic" w:cs="Century Gothic"/>
          <w:color w:val="000000"/>
          <w:sz w:val="16"/>
          <w:szCs w:val="16"/>
        </w:rPr>
      </w:pPr>
      <w:r w:rsidRPr="008622DE">
        <w:rPr>
          <w:rFonts w:ascii="Times New Roman" w:hAnsi="Times New Roman"/>
          <w:noProof/>
          <w:color w:val="000000"/>
          <w:sz w:val="20"/>
          <w:szCs w:val="20"/>
          <w:lang w:eastAsia="zh-CN"/>
        </w:rPr>
        <w:lastRenderedPageBreak/>
        <w:pict>
          <v:group id="_x0000_s1498" style="position:absolute;left:0;text-align:left;margin-left:-57.65pt;margin-top:-20.75pt;width:191pt;height:795.85pt;z-index:-251592704" coordorigin="-720,-62" coordsize="3820,15917">
            <v:group id="_x0000_s1499" style="position:absolute;left:-720;top:-62;width:3820;height:15917" coordorigin="-720,-62" coordsize="3820,15839">
              <v:rect id="_x0000_s1500"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2" o:spid="_x0000_s1501"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502"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03"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04"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05"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06"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07"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0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0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10"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1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1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13"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1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1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16"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1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1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19"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2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2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22"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23"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524"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525"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Text Box 2699" o:spid="_x0000_s1526" type="#_x0000_t202" style="position:absolute;left:377;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Text Box 2699"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27" type="#_x0000_t202" style="position:absolute;left:377;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Text Box 2698"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28" type="#_x0000_t202" style="position:absolute;left:397;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Text Box 2697" inset="0,0,0,0">
                <w:txbxContent>
                  <w:p w:rsidR="00CA65BC" w:rsidRDefault="00CA65BC" w:rsidP="000F0F6D">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29" type="#_x0000_t202" style="position:absolute;left:397;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Text Box 2696"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30" type="#_x0000_t202" style="position:absolute;left:417;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mso-next-textbox:#Text Box 2695"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31" type="#_x0000_t202" style="position:absolute;left:417;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mso-next-textbox:#Text Box 2694"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32" type="#_x0000_t202" style="position:absolute;left:170;top:2509;width:707;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mso-next-textbox:#Text Box 2693"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33" type="#_x0000_t202" style="position:absolute;left:400;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Text Box 2692"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8622DE">
        <w:rPr>
          <w:noProof/>
        </w:rPr>
        <w:pict>
          <v:shape id="Text Box 662" o:spid="_x0000_s1134" type="#_x0000_t202" style="position:absolute;left:0;text-align:left;margin-left:20.85pt;margin-top:48.95pt;width:12pt;height:63.8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" o:allowincell="f" filled="f" stroked="f">
            <v:textbox style="layout-flow:vertical;mso-layout-flow-alt:bottom-to-top" inset="0,0,0,0">
              <w:txbxContent>
                <w:p w:rsidR="00CA65BC" w:rsidRDefault="00CA65BC" w:rsidP="004E5B6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4E5B68">
        <w:rPr>
          <w:rFonts w:ascii="Century Gothic" w:hAnsi="Century Gothic" w:cs="Century Gothic"/>
          <w:b/>
          <w:bCs/>
          <w:color w:val="191919"/>
          <w:sz w:val="16"/>
          <w:szCs w:val="16"/>
        </w:rPr>
        <w:t>Admissions</w:t>
      </w:r>
    </w:p>
    <w:p w:rsidR="004E5B68" w:rsidRDefault="004E5B68" w:rsidP="004E5B68">
      <w:pPr>
        <w:widowControl w:val="0"/>
        <w:autoSpaceDE w:val="0"/>
        <w:autoSpaceDN w:val="0"/>
        <w:adjustRightInd w:val="0"/>
        <w:spacing w:before="8" w:after="0" w:line="120" w:lineRule="exact"/>
        <w:rPr>
          <w:rFonts w:ascii="Century Gothic" w:hAnsi="Century Gothic" w:cs="Century Gothic"/>
          <w:color w:val="000000"/>
          <w:sz w:val="12"/>
          <w:szCs w:val="12"/>
        </w:rPr>
      </w:pPr>
    </w:p>
    <w:p w:rsidR="004E5B68" w:rsidRDefault="004E5B68" w:rsidP="004E5B68">
      <w:pPr>
        <w:widowControl w:val="0"/>
        <w:autoSpaceDE w:val="0"/>
        <w:autoSpaceDN w:val="0"/>
        <w:adjustRightInd w:val="0"/>
        <w:spacing w:after="0" w:line="200" w:lineRule="exact"/>
        <w:rPr>
          <w:rFonts w:ascii="Century Gothic" w:hAnsi="Century Gothic" w:cs="Century Gothic"/>
          <w:color w:val="000000"/>
          <w:sz w:val="20"/>
          <w:szCs w:val="20"/>
        </w:rPr>
      </w:pPr>
    </w:p>
    <w:p w:rsidR="004E5B68" w:rsidDel="00103BFE" w:rsidRDefault="004E5B68" w:rsidP="004E5B68">
      <w:pPr>
        <w:widowControl w:val="0"/>
        <w:autoSpaceDE w:val="0"/>
        <w:autoSpaceDN w:val="0"/>
        <w:adjustRightInd w:val="0"/>
        <w:spacing w:before="20" w:after="0" w:line="240" w:lineRule="auto"/>
        <w:ind w:left="1020" w:right="6547"/>
        <w:jc w:val="both"/>
        <w:rPr>
          <w:del w:id="202" w:author="mdavis47" w:date="2011-04-07T08:46:00Z"/>
          <w:rFonts w:ascii="Times New Roman" w:hAnsi="Times New Roman"/>
          <w:color w:val="000000"/>
          <w:sz w:val="18"/>
          <w:szCs w:val="18"/>
        </w:rPr>
      </w:pPr>
      <w:del w:id="203" w:author="mdavis47" w:date="2011-04-07T08:46:00Z">
        <w:r w:rsidDel="00103BFE">
          <w:rPr>
            <w:rFonts w:ascii="Times New Roman" w:hAnsi="Times New Roman"/>
            <w:b/>
            <w:bCs/>
            <w:color w:val="191919"/>
            <w:spacing w:val="-2"/>
            <w:sz w:val="24"/>
            <w:szCs w:val="24"/>
          </w:rPr>
          <w:delText>A</w:delText>
        </w:r>
        <w:r w:rsidDel="00103BFE">
          <w:rPr>
            <w:rFonts w:ascii="Times New Roman" w:hAnsi="Times New Roman"/>
            <w:b/>
            <w:bCs/>
            <w:color w:val="191919"/>
            <w:spacing w:val="-2"/>
            <w:sz w:val="18"/>
            <w:szCs w:val="18"/>
          </w:rPr>
          <w:delText>REA</w:delText>
        </w:r>
        <w:r w:rsidDel="00103BFE">
          <w:rPr>
            <w:rFonts w:ascii="Times New Roman" w:hAnsi="Times New Roman"/>
            <w:b/>
            <w:bCs/>
            <w:color w:val="191919"/>
            <w:sz w:val="18"/>
            <w:szCs w:val="18"/>
          </w:rPr>
          <w:delText>S</w:delText>
        </w:r>
        <w:r w:rsidDel="00103BFE">
          <w:rPr>
            <w:rFonts w:ascii="Times New Roman" w:hAnsi="Times New Roman"/>
            <w:b/>
            <w:bCs/>
            <w:color w:val="191919"/>
            <w:spacing w:val="10"/>
            <w:sz w:val="18"/>
            <w:szCs w:val="18"/>
          </w:rPr>
          <w:delText xml:space="preserve"> </w:delText>
        </w:r>
        <w:r w:rsidDel="00103BFE">
          <w:rPr>
            <w:rFonts w:ascii="Times New Roman" w:hAnsi="Times New Roman"/>
            <w:b/>
            <w:bCs/>
            <w:color w:val="191919"/>
            <w:spacing w:val="-2"/>
            <w:sz w:val="18"/>
            <w:szCs w:val="18"/>
          </w:rPr>
          <w:delText>O</w:delText>
        </w:r>
        <w:r w:rsidDel="00103BFE">
          <w:rPr>
            <w:rFonts w:ascii="Times New Roman" w:hAnsi="Times New Roman"/>
            <w:b/>
            <w:bCs/>
            <w:color w:val="191919"/>
            <w:sz w:val="18"/>
            <w:szCs w:val="18"/>
          </w:rPr>
          <w:delText>F</w:delText>
        </w:r>
        <w:r w:rsidDel="00103BFE">
          <w:rPr>
            <w:rFonts w:ascii="Times New Roman" w:hAnsi="Times New Roman"/>
            <w:b/>
            <w:bCs/>
            <w:color w:val="191919"/>
            <w:spacing w:val="4"/>
            <w:sz w:val="18"/>
            <w:szCs w:val="18"/>
          </w:rPr>
          <w:delText xml:space="preserve"> </w:delText>
        </w:r>
        <w:r w:rsidDel="00103BFE">
          <w:rPr>
            <w:rFonts w:ascii="Times New Roman" w:hAnsi="Times New Roman"/>
            <w:b/>
            <w:bCs/>
            <w:color w:val="191919"/>
            <w:spacing w:val="-2"/>
            <w:sz w:val="24"/>
            <w:szCs w:val="24"/>
          </w:rPr>
          <w:delText>D</w:delText>
        </w:r>
        <w:r w:rsidDel="00103BFE">
          <w:rPr>
            <w:rFonts w:ascii="Times New Roman" w:hAnsi="Times New Roman"/>
            <w:b/>
            <w:bCs/>
            <w:color w:val="191919"/>
            <w:spacing w:val="-2"/>
            <w:sz w:val="18"/>
            <w:szCs w:val="18"/>
          </w:rPr>
          <w:delText>EFICIENC</w:delText>
        </w:r>
        <w:r w:rsidDel="00103BFE">
          <w:rPr>
            <w:rFonts w:ascii="Times New Roman" w:hAnsi="Times New Roman"/>
            <w:b/>
            <w:bCs/>
            <w:color w:val="191919"/>
            <w:sz w:val="18"/>
            <w:szCs w:val="18"/>
          </w:rPr>
          <w:delText>Y</w:delText>
        </w:r>
        <w:r w:rsidDel="00103BFE">
          <w:rPr>
            <w:rFonts w:ascii="Times New Roman" w:hAnsi="Times New Roman"/>
            <w:b/>
            <w:bCs/>
            <w:color w:val="191919"/>
            <w:spacing w:val="-10"/>
            <w:sz w:val="18"/>
            <w:szCs w:val="18"/>
          </w:rPr>
          <w:delText xml:space="preserve"> </w:delText>
        </w:r>
        <w:r w:rsidDel="00103BFE">
          <w:rPr>
            <w:rFonts w:ascii="Times New Roman" w:hAnsi="Times New Roman"/>
            <w:b/>
            <w:bCs/>
            <w:color w:val="191919"/>
            <w:spacing w:val="-2"/>
            <w:sz w:val="24"/>
            <w:szCs w:val="24"/>
          </w:rPr>
          <w:delText>A</w:delText>
        </w:r>
        <w:r w:rsidDel="00103BFE">
          <w:rPr>
            <w:rFonts w:ascii="Times New Roman" w:hAnsi="Times New Roman"/>
            <w:b/>
            <w:bCs/>
            <w:color w:val="191919"/>
            <w:spacing w:val="-19"/>
            <w:sz w:val="18"/>
            <w:szCs w:val="18"/>
          </w:rPr>
          <w:delText>L</w:delText>
        </w:r>
        <w:r w:rsidDel="00103BFE">
          <w:rPr>
            <w:rFonts w:ascii="Times New Roman" w:hAnsi="Times New Roman"/>
            <w:b/>
            <w:bCs/>
            <w:color w:val="191919"/>
            <w:spacing w:val="-2"/>
            <w:sz w:val="18"/>
            <w:szCs w:val="18"/>
          </w:rPr>
          <w:delText>TERN</w:delText>
        </w:r>
        <w:r w:rsidDel="00103BFE">
          <w:rPr>
            <w:rFonts w:ascii="Times New Roman" w:hAnsi="Times New Roman"/>
            <w:b/>
            <w:bCs/>
            <w:color w:val="191919"/>
            <w:spacing w:val="-16"/>
            <w:sz w:val="18"/>
            <w:szCs w:val="18"/>
          </w:rPr>
          <w:delText>A</w:delText>
        </w:r>
        <w:r w:rsidDel="00103BFE">
          <w:rPr>
            <w:rFonts w:ascii="Times New Roman" w:hAnsi="Times New Roman"/>
            <w:b/>
            <w:bCs/>
            <w:color w:val="191919"/>
            <w:spacing w:val="-2"/>
            <w:sz w:val="18"/>
            <w:szCs w:val="18"/>
          </w:rPr>
          <w:delText>TIVES</w:delText>
        </w:r>
      </w:del>
    </w:p>
    <w:p w:rsidR="004E5B68" w:rsidRDefault="004E5B68" w:rsidP="004E5B68">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del w:id="204" w:author="mdavis47" w:date="2011-04-07T08:35:00Z">
        <w:r w:rsidDel="00E606B7">
          <w:rPr>
            <w:rFonts w:ascii="Times New Roman" w:hAnsi="Times New Roman"/>
            <w:color w:val="191919"/>
            <w:spacing w:val="-2"/>
            <w:sz w:val="18"/>
            <w:szCs w:val="18"/>
          </w:rPr>
          <w:delText>th</w:delText>
        </w:r>
        <w:r w:rsidDel="00E606B7">
          <w:rPr>
            <w:rFonts w:ascii="Times New Roman" w:hAnsi="Times New Roman"/>
            <w:color w:val="191919"/>
            <w:sz w:val="18"/>
            <w:szCs w:val="18"/>
          </w:rPr>
          <w:delText>e</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sprin</w:delText>
        </w:r>
        <w:r w:rsidDel="00E606B7">
          <w:rPr>
            <w:rFonts w:ascii="Times New Roman" w:hAnsi="Times New Roman"/>
            <w:color w:val="191919"/>
            <w:sz w:val="18"/>
            <w:szCs w:val="18"/>
          </w:rPr>
          <w:delText>g</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o</w:delText>
        </w:r>
        <w:r w:rsidDel="00E606B7">
          <w:rPr>
            <w:rFonts w:ascii="Times New Roman" w:hAnsi="Times New Roman"/>
            <w:color w:val="191919"/>
            <w:sz w:val="18"/>
            <w:szCs w:val="18"/>
          </w:rPr>
          <w:delText>f</w:delText>
        </w:r>
        <w:r w:rsidDel="00E606B7">
          <w:rPr>
            <w:rFonts w:ascii="Times New Roman" w:hAnsi="Times New Roman"/>
            <w:color w:val="191919"/>
            <w:spacing w:val="-6"/>
            <w:sz w:val="18"/>
            <w:szCs w:val="18"/>
          </w:rPr>
          <w:delText xml:space="preserve"> </w:delText>
        </w:r>
      </w:del>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proofErr w:type="gramStart"/>
      <w:r>
        <w:rPr>
          <w:rFonts w:ascii="Times New Roman" w:hAnsi="Times New Roman"/>
          <w:color w:val="191919"/>
          <w:sz w:val="18"/>
          <w:szCs w:val="18"/>
        </w:rPr>
        <w:t>)</w:t>
      </w:r>
      <w:r>
        <w:rPr>
          <w:rFonts w:ascii="Times New Roman" w:hAnsi="Times New Roman"/>
          <w:color w:val="191919"/>
          <w:spacing w:val="-6"/>
          <w:sz w:val="18"/>
          <w:szCs w:val="18"/>
        </w:rPr>
        <w:t xml:space="preserve"> </w:t>
      </w:r>
      <w:proofErr w:type="gramEnd"/>
      <w:del w:id="205" w:author="mdavis47" w:date="2011-03-21T10:26:00Z">
        <w:r w:rsidDel="00607C5A">
          <w:rPr>
            <w:rFonts w:ascii="Times New Roman" w:hAnsi="Times New Roman"/>
            <w:color w:val="191919"/>
            <w:spacing w:val="-2"/>
            <w:sz w:val="18"/>
            <w:szCs w:val="18"/>
          </w:rPr>
          <w:delText>as indicate</w:delText>
        </w:r>
        <w:r w:rsidDel="00607C5A">
          <w:rPr>
            <w:rFonts w:ascii="Times New Roman" w:hAnsi="Times New Roman"/>
            <w:color w:val="191919"/>
            <w:sz w:val="18"/>
            <w:szCs w:val="18"/>
          </w:rPr>
          <w:delText>d</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th</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abov</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admissio</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phase-i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criteri</w:delText>
        </w:r>
        <w:r w:rsidDel="00607C5A">
          <w:rPr>
            <w:rFonts w:ascii="Times New Roman" w:hAnsi="Times New Roman"/>
            <w:color w:val="191919"/>
            <w:sz w:val="18"/>
            <w:szCs w:val="18"/>
          </w:rPr>
          <w:delText>a</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chart</w:delText>
        </w:r>
      </w:del>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Del="00122233" w:rsidRDefault="004E5B68" w:rsidP="004E5B68">
      <w:pPr>
        <w:widowControl w:val="0"/>
        <w:autoSpaceDE w:val="0"/>
        <w:autoSpaceDN w:val="0"/>
        <w:adjustRightInd w:val="0"/>
        <w:spacing w:after="0" w:line="240" w:lineRule="auto"/>
        <w:ind w:left="1020" w:right="75"/>
        <w:jc w:val="both"/>
        <w:rPr>
          <w:del w:id="206" w:author="mdavis47" w:date="2011-03-21T10:48:00Z"/>
          <w:rFonts w:ascii="Times New Roman" w:hAnsi="Times New Roman"/>
          <w:color w:val="000000"/>
          <w:sz w:val="18"/>
          <w:szCs w:val="18"/>
        </w:rPr>
      </w:pPr>
      <w:del w:id="207" w:author="mdavis47" w:date="2011-03-21T10:48:00Z">
        <w:r w:rsidDel="00122233">
          <w:rPr>
            <w:rFonts w:ascii="Times New Roman" w:hAnsi="Times New Roman"/>
            <w:color w:val="191919"/>
            <w:spacing w:val="-2"/>
            <w:sz w:val="18"/>
            <w:szCs w:val="18"/>
          </w:rPr>
          <w:delText>Alban</w:delText>
        </w:r>
        <w:r w:rsidDel="00122233">
          <w:rPr>
            <w:rFonts w:ascii="Times New Roman" w:hAnsi="Times New Roman"/>
            <w:color w:val="191919"/>
            <w:sz w:val="18"/>
            <w:szCs w:val="18"/>
          </w:rPr>
          <w:delText>y</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Stat</w:delText>
        </w:r>
        <w:r w:rsidDel="00122233">
          <w:rPr>
            <w:rFonts w:ascii="Times New Roman" w:hAnsi="Times New Roman"/>
            <w:color w:val="191919"/>
            <w:sz w:val="18"/>
            <w:szCs w:val="18"/>
          </w:rPr>
          <w:delText>e</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Universit</w:delText>
        </w:r>
        <w:r w:rsidDel="00122233">
          <w:rPr>
            <w:rFonts w:ascii="Times New Roman" w:hAnsi="Times New Roman"/>
            <w:color w:val="191919"/>
            <w:spacing w:val="-13"/>
            <w:sz w:val="18"/>
            <w:szCs w:val="18"/>
          </w:rPr>
          <w:delText>y</w:delText>
        </w:r>
        <w:r w:rsidDel="00122233">
          <w:rPr>
            <w:rFonts w:ascii="Times New Roman" w:hAnsi="Times New Roman"/>
            <w:color w:val="191919"/>
            <w:sz w:val="18"/>
            <w:szCs w:val="18"/>
          </w:rPr>
          <w:delText>,</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i</w:delText>
        </w:r>
        <w:r w:rsidDel="00122233">
          <w:rPr>
            <w:rFonts w:ascii="Times New Roman" w:hAnsi="Times New Roman"/>
            <w:color w:val="191919"/>
            <w:sz w:val="18"/>
            <w:szCs w:val="18"/>
          </w:rPr>
          <w:delText>n</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suppor</w:delText>
        </w:r>
        <w:r w:rsidDel="00122233">
          <w:rPr>
            <w:rFonts w:ascii="Times New Roman" w:hAnsi="Times New Roman"/>
            <w:color w:val="191919"/>
            <w:sz w:val="18"/>
            <w:szCs w:val="18"/>
          </w:rPr>
          <w:delText>t</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o</w:delText>
        </w:r>
        <w:r w:rsidDel="00122233">
          <w:rPr>
            <w:rFonts w:ascii="Times New Roman" w:hAnsi="Times New Roman"/>
            <w:color w:val="191919"/>
            <w:sz w:val="18"/>
            <w:szCs w:val="18"/>
          </w:rPr>
          <w:delText>f</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“raisin</w:delText>
        </w:r>
        <w:r w:rsidDel="00122233">
          <w:rPr>
            <w:rFonts w:ascii="Times New Roman" w:hAnsi="Times New Roman"/>
            <w:color w:val="191919"/>
            <w:sz w:val="18"/>
            <w:szCs w:val="18"/>
          </w:rPr>
          <w:delText>g</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th</w:delText>
        </w:r>
        <w:r w:rsidDel="00122233">
          <w:rPr>
            <w:rFonts w:ascii="Times New Roman" w:hAnsi="Times New Roman"/>
            <w:color w:val="191919"/>
            <w:sz w:val="18"/>
            <w:szCs w:val="18"/>
          </w:rPr>
          <w:delText>e</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ba</w:delText>
        </w:r>
        <w:r w:rsidDel="00122233">
          <w:rPr>
            <w:rFonts w:ascii="Times New Roman" w:hAnsi="Times New Roman"/>
            <w:color w:val="191919"/>
            <w:spacing w:val="-9"/>
            <w:sz w:val="18"/>
            <w:szCs w:val="18"/>
          </w:rPr>
          <w:delText>r</w:delText>
        </w:r>
        <w:r w:rsidDel="00122233">
          <w:rPr>
            <w:rFonts w:ascii="Times New Roman" w:hAnsi="Times New Roman"/>
            <w:color w:val="191919"/>
            <w:spacing w:val="-2"/>
            <w:sz w:val="18"/>
            <w:szCs w:val="18"/>
          </w:rPr>
          <w:delText>,</w:delText>
        </w:r>
        <w:r w:rsidDel="00122233">
          <w:rPr>
            <w:rFonts w:ascii="Times New Roman" w:hAnsi="Times New Roman"/>
            <w:color w:val="191919"/>
            <w:sz w:val="18"/>
            <w:szCs w:val="18"/>
          </w:rPr>
          <w:delText>”</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ha</w:delText>
        </w:r>
        <w:r w:rsidDel="00122233">
          <w:rPr>
            <w:rFonts w:ascii="Times New Roman" w:hAnsi="Times New Roman"/>
            <w:color w:val="191919"/>
            <w:sz w:val="18"/>
            <w:szCs w:val="18"/>
          </w:rPr>
          <w:delText>s</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implemente</w:delText>
        </w:r>
        <w:r w:rsidDel="00122233">
          <w:rPr>
            <w:rFonts w:ascii="Times New Roman" w:hAnsi="Times New Roman"/>
            <w:color w:val="191919"/>
            <w:sz w:val="18"/>
            <w:szCs w:val="18"/>
          </w:rPr>
          <w:delText>d</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ne</w:delText>
        </w:r>
        <w:r w:rsidDel="00122233">
          <w:rPr>
            <w:rFonts w:ascii="Times New Roman" w:hAnsi="Times New Roman"/>
            <w:color w:val="191919"/>
            <w:sz w:val="18"/>
            <w:szCs w:val="18"/>
          </w:rPr>
          <w:delText>w</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phase-i</w:delText>
        </w:r>
        <w:r w:rsidDel="00122233">
          <w:rPr>
            <w:rFonts w:ascii="Times New Roman" w:hAnsi="Times New Roman"/>
            <w:color w:val="191919"/>
            <w:sz w:val="18"/>
            <w:szCs w:val="18"/>
          </w:rPr>
          <w:delText>n</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admissio</w:delText>
        </w:r>
        <w:r w:rsidDel="00122233">
          <w:rPr>
            <w:rFonts w:ascii="Times New Roman" w:hAnsi="Times New Roman"/>
            <w:color w:val="191919"/>
            <w:sz w:val="18"/>
            <w:szCs w:val="18"/>
          </w:rPr>
          <w:delText>n</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criteria</w:delText>
        </w:r>
        <w:r w:rsidDel="00122233">
          <w:rPr>
            <w:rFonts w:ascii="Times New Roman" w:hAnsi="Times New Roman"/>
            <w:color w:val="191919"/>
            <w:sz w:val="18"/>
            <w:szCs w:val="18"/>
          </w:rPr>
          <w:delText>.</w:delText>
        </w:r>
        <w:r w:rsidDel="00122233">
          <w:rPr>
            <w:rFonts w:ascii="Times New Roman" w:hAnsi="Times New Roman"/>
            <w:color w:val="191919"/>
            <w:spacing w:val="33"/>
            <w:sz w:val="18"/>
            <w:szCs w:val="18"/>
          </w:rPr>
          <w:delText xml:space="preserve"> </w:delText>
        </w:r>
        <w:r w:rsidDel="00122233">
          <w:rPr>
            <w:rFonts w:ascii="Times New Roman" w:hAnsi="Times New Roman"/>
            <w:color w:val="191919"/>
            <w:spacing w:val="-2"/>
            <w:sz w:val="18"/>
            <w:szCs w:val="18"/>
          </w:rPr>
          <w:delText>Consequentl</w:delText>
        </w:r>
        <w:r w:rsidDel="00122233">
          <w:rPr>
            <w:rFonts w:ascii="Times New Roman" w:hAnsi="Times New Roman"/>
            <w:color w:val="191919"/>
            <w:spacing w:val="-13"/>
            <w:sz w:val="18"/>
            <w:szCs w:val="18"/>
          </w:rPr>
          <w:delText>y</w:delText>
        </w:r>
        <w:r w:rsidDel="00122233">
          <w:rPr>
            <w:rFonts w:ascii="Times New Roman" w:hAnsi="Times New Roman"/>
            <w:color w:val="191919"/>
            <w:sz w:val="18"/>
            <w:szCs w:val="18"/>
          </w:rPr>
          <w:delText>,</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b</w:delText>
        </w:r>
        <w:r w:rsidDel="00122233">
          <w:rPr>
            <w:rFonts w:ascii="Times New Roman" w:hAnsi="Times New Roman"/>
            <w:color w:val="191919"/>
            <w:sz w:val="18"/>
            <w:szCs w:val="18"/>
          </w:rPr>
          <w:delText>y</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t</w:delText>
        </w:r>
        <w:r w:rsidDel="00122233">
          <w:rPr>
            <w:rFonts w:ascii="Times New Roman" w:hAnsi="Times New Roman"/>
            <w:color w:val="191919"/>
            <w:spacing w:val="-3"/>
            <w:sz w:val="18"/>
            <w:szCs w:val="18"/>
          </w:rPr>
          <w:delText>h</w:delText>
        </w:r>
        <w:r w:rsidDel="00122233">
          <w:rPr>
            <w:rFonts w:ascii="Times New Roman" w:hAnsi="Times New Roman"/>
            <w:color w:val="191919"/>
            <w:sz w:val="18"/>
            <w:szCs w:val="18"/>
          </w:rPr>
          <w:delText>e</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fal</w:delText>
        </w:r>
        <w:r w:rsidDel="00122233">
          <w:rPr>
            <w:rFonts w:ascii="Times New Roman" w:hAnsi="Times New Roman"/>
            <w:color w:val="191919"/>
            <w:sz w:val="18"/>
            <w:szCs w:val="18"/>
          </w:rPr>
          <w:delText>l</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semeste</w:delText>
        </w:r>
        <w:r w:rsidDel="00122233">
          <w:rPr>
            <w:rFonts w:ascii="Times New Roman" w:hAnsi="Times New Roman"/>
            <w:color w:val="191919"/>
            <w:sz w:val="18"/>
            <w:szCs w:val="18"/>
          </w:rPr>
          <w:delText>r</w:delText>
        </w:r>
        <w:r w:rsidDel="00122233">
          <w:rPr>
            <w:rFonts w:ascii="Times New Roman" w:hAnsi="Times New Roman"/>
            <w:color w:val="191919"/>
            <w:spacing w:val="-7"/>
            <w:sz w:val="18"/>
            <w:szCs w:val="18"/>
          </w:rPr>
          <w:delText xml:space="preserve"> </w:delText>
        </w:r>
        <w:r w:rsidDel="00122233">
          <w:rPr>
            <w:rFonts w:ascii="Times New Roman" w:hAnsi="Times New Roman"/>
            <w:color w:val="191919"/>
            <w:spacing w:val="-2"/>
            <w:sz w:val="18"/>
            <w:szCs w:val="18"/>
          </w:rPr>
          <w:delText>of</w:delText>
        </w:r>
      </w:del>
    </w:p>
    <w:p w:rsidR="004E5B68" w:rsidDel="00122233" w:rsidRDefault="004E5B68" w:rsidP="004E5B68">
      <w:pPr>
        <w:widowControl w:val="0"/>
        <w:autoSpaceDE w:val="0"/>
        <w:autoSpaceDN w:val="0"/>
        <w:adjustRightInd w:val="0"/>
        <w:spacing w:before="9" w:after="0" w:line="240" w:lineRule="auto"/>
        <w:ind w:left="1020" w:right="4398"/>
        <w:jc w:val="both"/>
        <w:rPr>
          <w:del w:id="208" w:author="mdavis47" w:date="2011-03-21T10:48:00Z"/>
          <w:rFonts w:ascii="Times New Roman" w:hAnsi="Times New Roman"/>
          <w:color w:val="000000"/>
          <w:sz w:val="18"/>
          <w:szCs w:val="18"/>
        </w:rPr>
      </w:pPr>
      <w:del w:id="209" w:author="mdavis47" w:date="2011-03-21T10:48:00Z">
        <w:r w:rsidDel="00122233">
          <w:rPr>
            <w:rFonts w:ascii="Times New Roman" w:hAnsi="Times New Roman"/>
            <w:color w:val="191919"/>
            <w:spacing w:val="-2"/>
            <w:sz w:val="18"/>
            <w:szCs w:val="18"/>
          </w:rPr>
          <w:delText>2001</w:delText>
        </w:r>
        <w:r w:rsidDel="00122233">
          <w:rPr>
            <w:rFonts w:ascii="Times New Roman" w:hAnsi="Times New Roman"/>
            <w:color w:val="191919"/>
            <w:sz w:val="18"/>
            <w:szCs w:val="18"/>
          </w:rPr>
          <w:delText>,</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al</w:delText>
        </w:r>
        <w:r w:rsidDel="00122233">
          <w:rPr>
            <w:rFonts w:ascii="Times New Roman" w:hAnsi="Times New Roman"/>
            <w:color w:val="191919"/>
            <w:sz w:val="18"/>
            <w:szCs w:val="18"/>
          </w:rPr>
          <w:delText>l</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student</w:delText>
        </w:r>
        <w:r w:rsidDel="00122233">
          <w:rPr>
            <w:rFonts w:ascii="Times New Roman" w:hAnsi="Times New Roman"/>
            <w:color w:val="191919"/>
            <w:sz w:val="18"/>
            <w:szCs w:val="18"/>
          </w:rPr>
          <w:delText>s</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enrollin</w:delText>
        </w:r>
        <w:r w:rsidDel="00122233">
          <w:rPr>
            <w:rFonts w:ascii="Times New Roman" w:hAnsi="Times New Roman"/>
            <w:color w:val="191919"/>
            <w:sz w:val="18"/>
            <w:szCs w:val="18"/>
          </w:rPr>
          <w:delText>g</w:delText>
        </w:r>
        <w:r w:rsidDel="00122233">
          <w:rPr>
            <w:rFonts w:ascii="Times New Roman" w:hAnsi="Times New Roman"/>
            <w:color w:val="191919"/>
            <w:spacing w:val="-3"/>
            <w:sz w:val="18"/>
            <w:szCs w:val="18"/>
          </w:rPr>
          <w:delText xml:space="preserve"> </w:delText>
        </w:r>
        <w:r w:rsidDel="00122233">
          <w:rPr>
            <w:rFonts w:ascii="Times New Roman" w:hAnsi="Times New Roman"/>
            <w:color w:val="191919"/>
            <w:spacing w:val="-2"/>
            <w:sz w:val="18"/>
            <w:szCs w:val="18"/>
          </w:rPr>
          <w:delText>a</w:delText>
        </w:r>
        <w:r w:rsidDel="00122233">
          <w:rPr>
            <w:rFonts w:ascii="Times New Roman" w:hAnsi="Times New Roman"/>
            <w:color w:val="191919"/>
            <w:sz w:val="18"/>
            <w:szCs w:val="18"/>
          </w:rPr>
          <w:delText>t</w:delText>
        </w:r>
        <w:r w:rsidDel="00122233">
          <w:rPr>
            <w:rFonts w:ascii="Times New Roman" w:hAnsi="Times New Roman"/>
            <w:color w:val="191919"/>
            <w:spacing w:val="-13"/>
            <w:sz w:val="18"/>
            <w:szCs w:val="18"/>
          </w:rPr>
          <w:delText xml:space="preserve"> </w:delText>
        </w:r>
        <w:r w:rsidDel="00122233">
          <w:rPr>
            <w:rFonts w:ascii="Times New Roman" w:hAnsi="Times New Roman"/>
            <w:color w:val="191919"/>
            <w:spacing w:val="-2"/>
            <w:sz w:val="18"/>
            <w:szCs w:val="18"/>
          </w:rPr>
          <w:delText>Alban</w:delText>
        </w:r>
        <w:r w:rsidDel="00122233">
          <w:rPr>
            <w:rFonts w:ascii="Times New Roman" w:hAnsi="Times New Roman"/>
            <w:color w:val="191919"/>
            <w:sz w:val="18"/>
            <w:szCs w:val="18"/>
          </w:rPr>
          <w:delText>y</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Stat</w:delText>
        </w:r>
        <w:r w:rsidDel="00122233">
          <w:rPr>
            <w:rFonts w:ascii="Times New Roman" w:hAnsi="Times New Roman"/>
            <w:color w:val="191919"/>
            <w:sz w:val="18"/>
            <w:szCs w:val="18"/>
          </w:rPr>
          <w:delText>e</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Universit</w:delText>
        </w:r>
        <w:r w:rsidDel="00122233">
          <w:rPr>
            <w:rFonts w:ascii="Times New Roman" w:hAnsi="Times New Roman"/>
            <w:color w:val="191919"/>
            <w:sz w:val="18"/>
            <w:szCs w:val="18"/>
          </w:rPr>
          <w:delText>y</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wil</w:delText>
        </w:r>
        <w:r w:rsidDel="00122233">
          <w:rPr>
            <w:rFonts w:ascii="Times New Roman" w:hAnsi="Times New Roman"/>
            <w:color w:val="191919"/>
            <w:sz w:val="18"/>
            <w:szCs w:val="18"/>
          </w:rPr>
          <w:delText>l</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mee</w:delText>
        </w:r>
        <w:r w:rsidDel="00122233">
          <w:rPr>
            <w:rFonts w:ascii="Times New Roman" w:hAnsi="Times New Roman"/>
            <w:color w:val="191919"/>
            <w:sz w:val="18"/>
            <w:szCs w:val="18"/>
          </w:rPr>
          <w:delText>t</w:delText>
        </w:r>
        <w:r w:rsidDel="00122233">
          <w:rPr>
            <w:rFonts w:ascii="Times New Roman" w:hAnsi="Times New Roman"/>
            <w:color w:val="191919"/>
            <w:spacing w:val="-3"/>
            <w:sz w:val="18"/>
            <w:szCs w:val="18"/>
          </w:rPr>
          <w:delText xml:space="preserve"> </w:delText>
        </w:r>
        <w:r w:rsidDel="00122233">
          <w:rPr>
            <w:rFonts w:ascii="Times New Roman" w:hAnsi="Times New Roman"/>
            <w:color w:val="191919"/>
            <w:spacing w:val="-2"/>
            <w:sz w:val="18"/>
            <w:szCs w:val="18"/>
          </w:rPr>
          <w:delText>highe</w:delText>
        </w:r>
        <w:r w:rsidDel="00122233">
          <w:rPr>
            <w:rFonts w:ascii="Times New Roman" w:hAnsi="Times New Roman"/>
            <w:color w:val="191919"/>
            <w:sz w:val="18"/>
            <w:szCs w:val="18"/>
          </w:rPr>
          <w:delText>r</w:delText>
        </w:r>
        <w:r w:rsidDel="00122233">
          <w:rPr>
            <w:rFonts w:ascii="Times New Roman" w:hAnsi="Times New Roman"/>
            <w:color w:val="191919"/>
            <w:spacing w:val="-4"/>
            <w:sz w:val="18"/>
            <w:szCs w:val="18"/>
          </w:rPr>
          <w:delText xml:space="preserve"> </w:delText>
        </w:r>
        <w:r w:rsidDel="00122233">
          <w:rPr>
            <w:rFonts w:ascii="Times New Roman" w:hAnsi="Times New Roman"/>
            <w:color w:val="191919"/>
            <w:spacing w:val="-2"/>
            <w:sz w:val="18"/>
            <w:szCs w:val="18"/>
          </w:rPr>
          <w:delText>standards.</w:delText>
        </w:r>
      </w:del>
      <w:ins w:id="210" w:author="mdavis47" w:date="2011-03-21T10:49:00Z">
        <w:r w:rsidR="00122233">
          <w:rPr>
            <w:rFonts w:ascii="Times New Roman" w:hAnsi="Times New Roman"/>
            <w:color w:val="191919"/>
            <w:spacing w:val="-2"/>
            <w:sz w:val="18"/>
            <w:szCs w:val="18"/>
          </w:rPr>
          <w:t xml:space="preserve"> </w:t>
        </w:r>
      </w:ins>
      <w:ins w:id="211" w:author="mdavis47" w:date="2011-04-07T08:40:00Z">
        <w:r w:rsidR="00E606B7">
          <w:rPr>
            <w:rFonts w:ascii="Times New Roman" w:hAnsi="Times New Roman"/>
            <w:color w:val="191919"/>
            <w:spacing w:val="-2"/>
            <w:sz w:val="18"/>
            <w:szCs w:val="18"/>
          </w:rPr>
          <w:t xml:space="preserve"> </w:t>
        </w:r>
      </w:ins>
      <w:ins w:id="212" w:author="mdavis47" w:date="2011-03-21T10:49:00Z">
        <w:r w:rsidR="00122233">
          <w:rPr>
            <w:rFonts w:ascii="Times New Roman" w:hAnsi="Times New Roman"/>
            <w:color w:val="191919"/>
            <w:spacing w:val="-2"/>
            <w:sz w:val="18"/>
            <w:szCs w:val="18"/>
          </w:rPr>
          <w:t>A</w:t>
        </w:r>
      </w:ins>
      <w:ins w:id="213" w:author="mdavis47" w:date="2011-03-21T10:48:00Z">
        <w:r w:rsidR="00122233">
          <w:t>pplicants to Albany State University must have the following number of high school credits to be enrolled without restrictions:</w:t>
        </w:r>
      </w:ins>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Del="00CA65BC" w:rsidRDefault="004E5B68" w:rsidP="004E5B68">
      <w:pPr>
        <w:widowControl w:val="0"/>
        <w:tabs>
          <w:tab w:val="left" w:pos="3680"/>
        </w:tabs>
        <w:autoSpaceDE w:val="0"/>
        <w:autoSpaceDN w:val="0"/>
        <w:adjustRightInd w:val="0"/>
        <w:spacing w:after="0" w:line="240" w:lineRule="auto"/>
        <w:ind w:left="1020" w:right="5719"/>
        <w:jc w:val="both"/>
        <w:rPr>
          <w:del w:id="214" w:author="mdavis47" w:date="2011-04-07T09:08:00Z"/>
          <w:rFonts w:ascii="Times New Roman" w:hAnsi="Times New Roman"/>
          <w:color w:val="000000"/>
          <w:sz w:val="18"/>
          <w:szCs w:val="18"/>
        </w:rPr>
      </w:pPr>
      <w:del w:id="215" w:author="mdavis47" w:date="2011-04-07T09:08:00Z">
        <w:r w:rsidDel="00CA65BC">
          <w:rPr>
            <w:rFonts w:ascii="Times New Roman" w:hAnsi="Times New Roman"/>
            <w:b/>
            <w:bCs/>
            <w:color w:val="191919"/>
            <w:spacing w:val="-2"/>
            <w:sz w:val="18"/>
            <w:szCs w:val="18"/>
          </w:rPr>
          <w:delText>Course</w:delText>
        </w:r>
        <w:r w:rsidDel="00CA65BC">
          <w:rPr>
            <w:rFonts w:ascii="Times New Roman" w:hAnsi="Times New Roman"/>
            <w:b/>
            <w:bCs/>
            <w:color w:val="191919"/>
            <w:sz w:val="18"/>
            <w:szCs w:val="18"/>
          </w:rPr>
          <w:delText>s</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(Units</w:delText>
        </w:r>
        <w:r w:rsidDel="00CA65BC">
          <w:rPr>
            <w:rFonts w:ascii="Times New Roman" w:hAnsi="Times New Roman"/>
            <w:b/>
            <w:bCs/>
            <w:color w:val="191919"/>
            <w:sz w:val="18"/>
            <w:szCs w:val="18"/>
          </w:rPr>
          <w:delText>)</w:delText>
        </w:r>
        <w:r w:rsidDel="00CA65BC">
          <w:rPr>
            <w:rFonts w:ascii="Times New Roman" w:hAnsi="Times New Roman"/>
            <w:b/>
            <w:bCs/>
            <w:color w:val="191919"/>
            <w:sz w:val="18"/>
            <w:szCs w:val="18"/>
          </w:rPr>
          <w:tab/>
        </w:r>
        <w:r w:rsidDel="00CA65BC">
          <w:rPr>
            <w:rFonts w:ascii="Times New Roman" w:hAnsi="Times New Roman"/>
            <w:b/>
            <w:bCs/>
            <w:color w:val="191919"/>
            <w:spacing w:val="-2"/>
            <w:sz w:val="18"/>
            <w:szCs w:val="18"/>
          </w:rPr>
          <w:delText>Instructiona</w:delText>
        </w:r>
        <w:r w:rsidDel="00CA65BC">
          <w:rPr>
            <w:rFonts w:ascii="Times New Roman" w:hAnsi="Times New Roman"/>
            <w:b/>
            <w:bCs/>
            <w:color w:val="191919"/>
            <w:sz w:val="18"/>
            <w:szCs w:val="18"/>
          </w:rPr>
          <w:delText>l</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Emphasis</w:delText>
        </w:r>
      </w:del>
    </w:p>
    <w:p w:rsidR="004E5B68" w:rsidDel="00CA65BC" w:rsidRDefault="004E5B68" w:rsidP="004E5B68">
      <w:pPr>
        <w:widowControl w:val="0"/>
        <w:tabs>
          <w:tab w:val="left" w:pos="3680"/>
        </w:tabs>
        <w:autoSpaceDE w:val="0"/>
        <w:autoSpaceDN w:val="0"/>
        <w:adjustRightInd w:val="0"/>
        <w:spacing w:before="9" w:after="0" w:line="240" w:lineRule="auto"/>
        <w:ind w:left="1020" w:right="6060"/>
        <w:jc w:val="both"/>
        <w:rPr>
          <w:del w:id="216" w:author="mdavis47" w:date="2011-04-07T09:08:00Z"/>
          <w:rFonts w:ascii="Times New Roman" w:hAnsi="Times New Roman"/>
          <w:color w:val="000000"/>
          <w:sz w:val="18"/>
          <w:szCs w:val="18"/>
        </w:rPr>
      </w:pPr>
      <w:del w:id="217" w:author="mdavis47" w:date="2011-04-07T09:08:00Z">
        <w:r w:rsidDel="00CA65BC">
          <w:rPr>
            <w:rFonts w:ascii="Times New Roman" w:hAnsi="Times New Roman"/>
            <w:color w:val="191919"/>
            <w:spacing w:val="-2"/>
            <w:sz w:val="18"/>
            <w:szCs w:val="18"/>
          </w:rPr>
          <w:delText>Englis</w:delText>
        </w:r>
        <w:r w:rsidDel="00CA65BC">
          <w:rPr>
            <w:rFonts w:ascii="Times New Roman" w:hAnsi="Times New Roman"/>
            <w:color w:val="191919"/>
            <w:sz w:val="18"/>
            <w:szCs w:val="18"/>
          </w:rPr>
          <w:delText>h</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Gramma</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usage</w:delText>
        </w:r>
      </w:del>
    </w:p>
    <w:p w:rsidR="004E5B68" w:rsidDel="00CA65BC" w:rsidRDefault="004E5B68" w:rsidP="004E5B68">
      <w:pPr>
        <w:widowControl w:val="0"/>
        <w:autoSpaceDE w:val="0"/>
        <w:autoSpaceDN w:val="0"/>
        <w:adjustRightInd w:val="0"/>
        <w:spacing w:before="9" w:after="0" w:line="250" w:lineRule="auto"/>
        <w:ind w:left="3694" w:right="5271"/>
        <w:rPr>
          <w:del w:id="218" w:author="mdavis47" w:date="2011-04-07T09:08:00Z"/>
          <w:rFonts w:ascii="Times New Roman" w:hAnsi="Times New Roman"/>
          <w:color w:val="000000"/>
          <w:sz w:val="18"/>
          <w:szCs w:val="18"/>
        </w:rPr>
      </w:pPr>
      <w:del w:id="219" w:author="mdavis47" w:date="2011-04-07T09:08:00Z">
        <w:r w:rsidDel="00CA65BC">
          <w:rPr>
            <w:rFonts w:ascii="Times New Roman" w:hAnsi="Times New Roman"/>
            <w:color w:val="191919"/>
            <w:spacing w:val="-2"/>
            <w:sz w:val="18"/>
            <w:szCs w:val="18"/>
          </w:rPr>
          <w:delText>Literatur</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z w:val="18"/>
            <w:szCs w:val="18"/>
          </w:rPr>
          <w:delText>&amp;</w:delText>
        </w:r>
        <w:r w:rsidDel="00CA65BC">
          <w:rPr>
            <w:rFonts w:ascii="Times New Roman" w:hAnsi="Times New Roman"/>
            <w:color w:val="191919"/>
            <w:spacing w:val="-7"/>
            <w:sz w:val="18"/>
            <w:szCs w:val="18"/>
          </w:rPr>
          <w:delText xml:space="preserve"> </w:delText>
        </w:r>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orld) Advance</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compositio</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skills</w:delText>
        </w:r>
      </w:del>
    </w:p>
    <w:p w:rsidR="004E5B68" w:rsidDel="00CA65BC" w:rsidRDefault="004E5B68" w:rsidP="00CA65BC">
      <w:pPr>
        <w:widowControl w:val="0"/>
        <w:tabs>
          <w:tab w:val="left" w:pos="4308"/>
        </w:tabs>
        <w:autoSpaceDE w:val="0"/>
        <w:autoSpaceDN w:val="0"/>
        <w:adjustRightInd w:val="0"/>
        <w:spacing w:before="16" w:after="0" w:line="200" w:lineRule="exact"/>
        <w:rPr>
          <w:del w:id="220" w:author="mdavis47" w:date="2011-04-07T09:08:00Z"/>
          <w:rFonts w:ascii="Times New Roman" w:hAnsi="Times New Roman"/>
          <w:color w:val="000000"/>
          <w:sz w:val="20"/>
          <w:szCs w:val="20"/>
        </w:rPr>
        <w:pPrChange w:id="221" w:author="mdavis47" w:date="2011-04-07T09:08:00Z">
          <w:pPr>
            <w:widowControl w:val="0"/>
            <w:autoSpaceDE w:val="0"/>
            <w:autoSpaceDN w:val="0"/>
            <w:adjustRightInd w:val="0"/>
            <w:spacing w:before="16" w:after="0" w:line="200" w:lineRule="exact"/>
          </w:pPr>
        </w:pPrChange>
      </w:pPr>
    </w:p>
    <w:p w:rsidR="004E5B68" w:rsidDel="00CA65BC" w:rsidRDefault="004E5B68" w:rsidP="004E5B68">
      <w:pPr>
        <w:widowControl w:val="0"/>
        <w:tabs>
          <w:tab w:val="left" w:pos="3680"/>
        </w:tabs>
        <w:autoSpaceDE w:val="0"/>
        <w:autoSpaceDN w:val="0"/>
        <w:adjustRightInd w:val="0"/>
        <w:spacing w:after="0" w:line="250" w:lineRule="auto"/>
        <w:ind w:left="3694" w:right="4245" w:hanging="2674"/>
        <w:rPr>
          <w:del w:id="222" w:author="mdavis47" w:date="2011-04-07T09:08:00Z"/>
          <w:rFonts w:ascii="Times New Roman" w:hAnsi="Times New Roman"/>
          <w:color w:val="000000"/>
          <w:sz w:val="18"/>
          <w:szCs w:val="18"/>
        </w:rPr>
      </w:pPr>
      <w:del w:id="223" w:author="mdavis47" w:date="2011-04-07T09:08:00Z">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del>
      <w:del w:id="224" w:author="mdavis47" w:date="2011-04-07T08:39:00Z">
        <w:r w:rsidDel="00E606B7">
          <w:rPr>
            <w:rFonts w:ascii="Times New Roman" w:hAnsi="Times New Roman"/>
            <w:color w:val="191919"/>
            <w:spacing w:val="-14"/>
            <w:sz w:val="18"/>
            <w:szCs w:val="18"/>
          </w:rPr>
          <w:delText>T</w:delText>
        </w:r>
        <w:r w:rsidDel="00E606B7">
          <w:rPr>
            <w:rFonts w:ascii="Times New Roman" w:hAnsi="Times New Roman"/>
            <w:color w:val="191919"/>
            <w:spacing w:val="-2"/>
            <w:sz w:val="18"/>
            <w:szCs w:val="18"/>
          </w:rPr>
          <w:delText>w</w:delText>
        </w:r>
        <w:r w:rsidDel="00E606B7">
          <w:rPr>
            <w:rFonts w:ascii="Times New Roman" w:hAnsi="Times New Roman"/>
            <w:color w:val="191919"/>
            <w:sz w:val="18"/>
            <w:szCs w:val="18"/>
          </w:rPr>
          <w:delText>o</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course</w:delText>
        </w:r>
        <w:r w:rsidDel="00E606B7">
          <w:rPr>
            <w:rFonts w:ascii="Times New Roman" w:hAnsi="Times New Roman"/>
            <w:color w:val="191919"/>
            <w:sz w:val="18"/>
            <w:szCs w:val="18"/>
          </w:rPr>
          <w:delText>s</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14"/>
            <w:sz w:val="18"/>
            <w:szCs w:val="18"/>
          </w:rPr>
          <w:delText xml:space="preserve"> </w:delText>
        </w:r>
      </w:del>
      <w:del w:id="225" w:author="mdavis47" w:date="2011-04-07T09:08:00Z">
        <w:r w:rsidDel="00CA65BC">
          <w:rPr>
            <w:rFonts w:ascii="Times New Roman" w:hAnsi="Times New Roman"/>
            <w:color w:val="191919"/>
            <w:spacing w:val="-2"/>
            <w:sz w:val="18"/>
            <w:szCs w:val="18"/>
          </w:rPr>
          <w:delText>Algebra</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del>
      <w:del w:id="226" w:author="mdavis47" w:date="2011-04-07T08:39:00Z">
        <w:r w:rsidDel="00E606B7">
          <w:rPr>
            <w:rFonts w:ascii="Times New Roman" w:hAnsi="Times New Roman"/>
            <w:color w:val="191919"/>
            <w:spacing w:val="-2"/>
            <w:sz w:val="18"/>
            <w:szCs w:val="18"/>
          </w:rPr>
          <w:delText>on</w:delText>
        </w:r>
        <w:r w:rsidDel="00E606B7">
          <w:rPr>
            <w:rFonts w:ascii="Times New Roman" w:hAnsi="Times New Roman"/>
            <w:color w:val="191919"/>
            <w:sz w:val="18"/>
            <w:szCs w:val="18"/>
          </w:rPr>
          <w:delText>e</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4"/>
            <w:sz w:val="18"/>
            <w:szCs w:val="18"/>
          </w:rPr>
          <w:delText xml:space="preserve"> </w:delText>
        </w:r>
      </w:del>
      <w:del w:id="227" w:author="mdavis47" w:date="2011-04-07T09:08:00Z">
        <w:r w:rsidDel="00CA65BC">
          <w:rPr>
            <w:rFonts w:ascii="Times New Roman" w:hAnsi="Times New Roman"/>
            <w:color w:val="191919"/>
            <w:spacing w:val="-2"/>
            <w:sz w:val="18"/>
            <w:szCs w:val="18"/>
          </w:rPr>
          <w:delText>Geometr</w:delText>
        </w:r>
        <w:r w:rsidDel="00CA65BC">
          <w:rPr>
            <w:rFonts w:ascii="Times New Roman" w:hAnsi="Times New Roman"/>
            <w:color w:val="191919"/>
            <w:sz w:val="18"/>
            <w:szCs w:val="18"/>
          </w:rPr>
          <w:delText>y</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and a</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additiona</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high-leve</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del>
    </w:p>
    <w:p w:rsidR="004E5B68" w:rsidDel="00CA65BC" w:rsidRDefault="004E5B68" w:rsidP="004E5B68">
      <w:pPr>
        <w:widowControl w:val="0"/>
        <w:autoSpaceDE w:val="0"/>
        <w:autoSpaceDN w:val="0"/>
        <w:adjustRightInd w:val="0"/>
        <w:spacing w:before="16" w:after="0" w:line="200" w:lineRule="exact"/>
        <w:rPr>
          <w:del w:id="228" w:author="mdavis47" w:date="2011-04-07T09:08:00Z"/>
          <w:rFonts w:ascii="Times New Roman" w:hAnsi="Times New Roman"/>
          <w:color w:val="000000"/>
          <w:sz w:val="20"/>
          <w:szCs w:val="20"/>
        </w:rPr>
      </w:pPr>
    </w:p>
    <w:p w:rsidR="004E5B68" w:rsidDel="00CA65BC" w:rsidRDefault="004E5B68" w:rsidP="004E5B68">
      <w:pPr>
        <w:widowControl w:val="0"/>
        <w:tabs>
          <w:tab w:val="left" w:pos="3680"/>
        </w:tabs>
        <w:autoSpaceDE w:val="0"/>
        <w:autoSpaceDN w:val="0"/>
        <w:adjustRightInd w:val="0"/>
        <w:spacing w:after="0" w:line="240" w:lineRule="auto"/>
        <w:ind w:left="1020" w:right="6293"/>
        <w:jc w:val="both"/>
        <w:rPr>
          <w:del w:id="229" w:author="mdavis47" w:date="2011-04-07T09:08:00Z"/>
          <w:rFonts w:ascii="Times New Roman" w:hAnsi="Times New Roman"/>
          <w:color w:val="000000"/>
          <w:sz w:val="18"/>
          <w:szCs w:val="18"/>
        </w:rPr>
      </w:pPr>
      <w:del w:id="230" w:author="mdavis47" w:date="2011-04-07T09:08:00Z">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Physica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4E5B68" w:rsidDel="00CA65BC" w:rsidRDefault="004E5B68" w:rsidP="004E5B68">
      <w:pPr>
        <w:widowControl w:val="0"/>
        <w:autoSpaceDE w:val="0"/>
        <w:autoSpaceDN w:val="0"/>
        <w:adjustRightInd w:val="0"/>
        <w:spacing w:before="9" w:after="0" w:line="250" w:lineRule="auto"/>
        <w:ind w:left="3694" w:right="4261"/>
        <w:rPr>
          <w:del w:id="231" w:author="mdavis47" w:date="2011-04-07T09:08:00Z"/>
          <w:rFonts w:ascii="Times New Roman" w:hAnsi="Times New Roman"/>
          <w:color w:val="000000"/>
          <w:sz w:val="18"/>
          <w:szCs w:val="18"/>
        </w:rPr>
      </w:pPr>
      <w:del w:id="232" w:author="mdavis47" w:date="2011-04-07T09:08:00Z">
        <w:r w:rsidDel="00CA65BC">
          <w:rPr>
            <w:rFonts w:ascii="Times New Roman" w:hAnsi="Times New Roman"/>
            <w:color w:val="191919"/>
            <w:spacing w:val="-2"/>
            <w:sz w:val="18"/>
            <w:szCs w:val="18"/>
          </w:rPr>
          <w:delText>A</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leas</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laborator</w:delText>
        </w:r>
        <w:r w:rsidDel="00CA65BC">
          <w:rPr>
            <w:rFonts w:ascii="Times New Roman" w:hAnsi="Times New Roman"/>
            <w:color w:val="191919"/>
            <w:sz w:val="18"/>
            <w:szCs w:val="18"/>
          </w:rPr>
          <w:delText>y</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fro</w:delText>
        </w:r>
        <w:r w:rsidDel="00CA65BC">
          <w:rPr>
            <w:rFonts w:ascii="Times New Roman" w:hAnsi="Times New Roman"/>
            <w:color w:val="191919"/>
            <w:sz w:val="18"/>
            <w:szCs w:val="18"/>
          </w:rPr>
          <w:delText>m</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Biolog</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 xml:space="preserve">, </w:delText>
        </w:r>
        <w:r w:rsidDel="00CA65BC">
          <w:rPr>
            <w:rFonts w:ascii="Times New Roman" w:hAnsi="Times New Roman"/>
            <w:color w:val="191919"/>
            <w:spacing w:val="-2"/>
            <w:sz w:val="18"/>
            <w:szCs w:val="18"/>
          </w:rPr>
          <w:delText>Chemistr</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Physic</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relate</w:delText>
        </w:r>
        <w:r w:rsidDel="00CA65BC">
          <w:rPr>
            <w:rFonts w:ascii="Times New Roman" w:hAnsi="Times New Roman"/>
            <w:color w:val="191919"/>
            <w:sz w:val="18"/>
            <w:szCs w:val="18"/>
          </w:rPr>
          <w:delText>d</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area</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f</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4E5B68" w:rsidDel="00CA65BC" w:rsidRDefault="004E5B68" w:rsidP="004E5B68">
      <w:pPr>
        <w:widowControl w:val="0"/>
        <w:autoSpaceDE w:val="0"/>
        <w:autoSpaceDN w:val="0"/>
        <w:adjustRightInd w:val="0"/>
        <w:spacing w:before="16" w:after="0" w:line="200" w:lineRule="exact"/>
        <w:rPr>
          <w:del w:id="233" w:author="mdavis47" w:date="2011-04-07T09:08:00Z"/>
          <w:rFonts w:ascii="Times New Roman" w:hAnsi="Times New Roman"/>
          <w:color w:val="000000"/>
          <w:sz w:val="20"/>
          <w:szCs w:val="20"/>
        </w:rPr>
      </w:pPr>
    </w:p>
    <w:p w:rsidR="004E5B68" w:rsidDel="00CA65BC" w:rsidRDefault="004E5B68" w:rsidP="004E5B68">
      <w:pPr>
        <w:widowControl w:val="0"/>
        <w:tabs>
          <w:tab w:val="left" w:pos="3680"/>
        </w:tabs>
        <w:autoSpaceDE w:val="0"/>
        <w:autoSpaceDN w:val="0"/>
        <w:adjustRightInd w:val="0"/>
        <w:spacing w:after="0" w:line="240" w:lineRule="auto"/>
        <w:ind w:left="1020" w:right="6209"/>
        <w:jc w:val="both"/>
        <w:rPr>
          <w:del w:id="234" w:author="mdavis47" w:date="2011-04-07T09:08:00Z"/>
          <w:rFonts w:ascii="Times New Roman" w:hAnsi="Times New Roman"/>
          <w:color w:val="000000"/>
          <w:sz w:val="18"/>
          <w:szCs w:val="18"/>
        </w:rPr>
      </w:pPr>
      <w:del w:id="235" w:author="mdavis47" w:date="2011-04-07T09:08:00Z">
        <w:r w:rsidDel="00CA65BC">
          <w:rPr>
            <w:rFonts w:ascii="Times New Roman" w:hAnsi="Times New Roman"/>
            <w:color w:val="191919"/>
            <w:spacing w:val="-2"/>
            <w:sz w:val="18"/>
            <w:szCs w:val="18"/>
          </w:rPr>
          <w:delText>Socia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History</w:delText>
        </w:r>
      </w:del>
    </w:p>
    <w:p w:rsidR="004E5B68" w:rsidDel="00CA65BC" w:rsidRDefault="004E5B68" w:rsidP="004E5B68">
      <w:pPr>
        <w:widowControl w:val="0"/>
        <w:autoSpaceDE w:val="0"/>
        <w:autoSpaceDN w:val="0"/>
        <w:adjustRightInd w:val="0"/>
        <w:spacing w:before="9" w:after="0" w:line="240" w:lineRule="auto"/>
        <w:ind w:left="3694"/>
        <w:rPr>
          <w:del w:id="236" w:author="mdavis47" w:date="2011-04-07T09:08:00Z"/>
          <w:rFonts w:ascii="Times New Roman" w:hAnsi="Times New Roman"/>
          <w:color w:val="000000"/>
          <w:sz w:val="18"/>
          <w:szCs w:val="18"/>
        </w:rPr>
      </w:pPr>
      <w:del w:id="237" w:author="mdavis47" w:date="2011-04-07T09:08:00Z">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History</w:delText>
        </w:r>
      </w:del>
    </w:p>
    <w:p w:rsidR="004E5B68" w:rsidDel="00CA65BC" w:rsidRDefault="004E5B68" w:rsidP="004E5B68">
      <w:pPr>
        <w:widowControl w:val="0"/>
        <w:autoSpaceDE w:val="0"/>
        <w:autoSpaceDN w:val="0"/>
        <w:adjustRightInd w:val="0"/>
        <w:spacing w:before="9" w:after="0" w:line="240" w:lineRule="auto"/>
        <w:ind w:left="3694"/>
        <w:rPr>
          <w:del w:id="238" w:author="mdavis47" w:date="2011-04-07T09:08:00Z"/>
          <w:rFonts w:ascii="Times New Roman" w:hAnsi="Times New Roman"/>
          <w:color w:val="000000"/>
          <w:sz w:val="18"/>
          <w:szCs w:val="18"/>
        </w:rPr>
      </w:pPr>
      <w:del w:id="239" w:author="mdavis47" w:date="2011-04-07T09:08:00Z">
        <w:r w:rsidDel="00CA65BC">
          <w:rPr>
            <w:rFonts w:ascii="Times New Roman" w:hAnsi="Times New Roman"/>
            <w:color w:val="191919"/>
            <w:spacing w:val="-2"/>
            <w:sz w:val="18"/>
            <w:szCs w:val="18"/>
          </w:rPr>
          <w:delText>Economic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Government</w:delText>
        </w:r>
      </w:del>
    </w:p>
    <w:p w:rsidR="004E5B68" w:rsidDel="00CA65BC" w:rsidRDefault="004E5B68" w:rsidP="004E5B68">
      <w:pPr>
        <w:widowControl w:val="0"/>
        <w:autoSpaceDE w:val="0"/>
        <w:autoSpaceDN w:val="0"/>
        <w:adjustRightInd w:val="0"/>
        <w:spacing w:before="5" w:after="0" w:line="220" w:lineRule="exact"/>
        <w:rPr>
          <w:del w:id="240" w:author="mdavis47" w:date="2011-04-07T09:08:00Z"/>
          <w:rFonts w:ascii="Times New Roman" w:hAnsi="Times New Roman"/>
          <w:color w:val="000000"/>
        </w:rPr>
      </w:pPr>
    </w:p>
    <w:p w:rsidR="00103BFE" w:rsidRDefault="004E5B68" w:rsidP="004E5B68">
      <w:pPr>
        <w:widowControl w:val="0"/>
        <w:tabs>
          <w:tab w:val="left" w:pos="3680"/>
        </w:tabs>
        <w:autoSpaceDE w:val="0"/>
        <w:autoSpaceDN w:val="0"/>
        <w:adjustRightInd w:val="0"/>
        <w:spacing w:after="0" w:line="250" w:lineRule="auto"/>
        <w:ind w:left="3694" w:right="4503" w:hanging="2674"/>
        <w:rPr>
          <w:ins w:id="241" w:author="mdavis47" w:date="2011-04-07T08:47:00Z"/>
          <w:rFonts w:ascii="Times New Roman" w:hAnsi="Times New Roman"/>
          <w:color w:val="191919"/>
          <w:spacing w:val="-2"/>
          <w:sz w:val="18"/>
          <w:szCs w:val="18"/>
        </w:rPr>
      </w:pPr>
      <w:del w:id="242" w:author="mdavis47" w:date="2011-04-07T09:08:00Z">
        <w:r w:rsidDel="00CA65BC">
          <w:rPr>
            <w:rFonts w:ascii="Times New Roman" w:hAnsi="Times New Roman"/>
            <w:color w:val="191919"/>
            <w:spacing w:val="-2"/>
            <w:sz w:val="18"/>
            <w:szCs w:val="18"/>
          </w:rPr>
          <w:delText>Foreig</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(2</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14"/>
            <w:sz w:val="18"/>
            <w:szCs w:val="18"/>
          </w:rPr>
          <w:delText>T</w:delText>
        </w:r>
        <w:r w:rsidDel="00CA65BC">
          <w:rPr>
            <w:rFonts w:ascii="Times New Roman" w:hAnsi="Times New Roman"/>
            <w:color w:val="191919"/>
            <w:spacing w:val="-2"/>
            <w:sz w:val="18"/>
            <w:szCs w:val="18"/>
          </w:rPr>
          <w:delTex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i</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on</w:delText>
        </w:r>
        <w:r w:rsidDel="00CA65BC">
          <w:rPr>
            <w:rFonts w:ascii="Times New Roman" w:hAnsi="Times New Roman"/>
            <w:color w:val="191919"/>
            <w:sz w:val="18"/>
            <w:szCs w:val="18"/>
          </w:rPr>
          <w:delText>e</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emphasizing speaking</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listening</w:delText>
        </w:r>
        <w:r w:rsidDel="00CA65BC">
          <w:rPr>
            <w:rFonts w:ascii="Times New Roman" w:hAnsi="Times New Roman"/>
            <w:color w:val="191919"/>
            <w:sz w:val="18"/>
            <w:szCs w:val="18"/>
          </w:rPr>
          <w:delText>,</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readin</w:delText>
        </w:r>
        <w:r w:rsidDel="00CA65BC">
          <w:rPr>
            <w:rFonts w:ascii="Times New Roman" w:hAnsi="Times New Roman"/>
            <w:color w:val="191919"/>
            <w:sz w:val="18"/>
            <w:szCs w:val="18"/>
          </w:rPr>
          <w:delText>g</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 xml:space="preserve">writing </w:delText>
        </w:r>
      </w:del>
    </w:p>
    <w:p w:rsidR="00103BFE" w:rsidRDefault="00103BFE" w:rsidP="004E5B68">
      <w:pPr>
        <w:widowControl w:val="0"/>
        <w:tabs>
          <w:tab w:val="left" w:pos="3680"/>
        </w:tabs>
        <w:autoSpaceDE w:val="0"/>
        <w:autoSpaceDN w:val="0"/>
        <w:adjustRightInd w:val="0"/>
        <w:spacing w:after="0" w:line="250" w:lineRule="auto"/>
        <w:ind w:left="3694" w:right="4503" w:hanging="2674"/>
        <w:rPr>
          <w:ins w:id="243" w:author="mdavis47" w:date="2011-04-07T08:45:00Z"/>
          <w:rFonts w:ascii="Times New Roman" w:hAnsi="Times New Roman"/>
          <w:color w:val="191919"/>
          <w:spacing w:val="-2"/>
          <w:sz w:val="18"/>
          <w:szCs w:val="18"/>
        </w:rPr>
      </w:pPr>
    </w:p>
    <w:p w:rsidR="00103BFE" w:rsidRDefault="00103BFE" w:rsidP="004E5B68">
      <w:pPr>
        <w:widowControl w:val="0"/>
        <w:tabs>
          <w:tab w:val="left" w:pos="3680"/>
        </w:tabs>
        <w:autoSpaceDE w:val="0"/>
        <w:autoSpaceDN w:val="0"/>
        <w:adjustRightInd w:val="0"/>
        <w:spacing w:after="0" w:line="250" w:lineRule="auto"/>
        <w:ind w:left="3694" w:right="4503" w:hanging="2674"/>
        <w:rPr>
          <w:ins w:id="244" w:author="mdavis47" w:date="2011-04-07T08:45:00Z"/>
          <w:rFonts w:ascii="Times New Roman" w:hAnsi="Times New Roman"/>
          <w:color w:val="191919"/>
          <w:spacing w:val="-2"/>
          <w:sz w:val="18"/>
          <w:szCs w:val="18"/>
        </w:rPr>
      </w:pPr>
    </w:p>
    <w:tbl>
      <w:tblPr>
        <w:tblStyle w:val="TableGrid"/>
        <w:tblpPr w:leftFromText="180" w:rightFromText="180" w:vertAnchor="text" w:horzAnchor="margin" w:tblpXSpec="center" w:tblpY="63"/>
        <w:tblW w:w="0" w:type="auto"/>
        <w:tblLook w:val="04A0"/>
      </w:tblPr>
      <w:tblGrid>
        <w:gridCol w:w="1686"/>
        <w:gridCol w:w="2652"/>
        <w:gridCol w:w="1350"/>
        <w:gridCol w:w="3330"/>
      </w:tblGrid>
      <w:tr w:rsidR="00CA65BC" w:rsidRPr="00CA65BC" w:rsidTr="00CA65BC">
        <w:trPr>
          <w:ins w:id="245" w:author="mdavis47" w:date="2011-04-07T09:09:00Z"/>
        </w:trPr>
        <w:tc>
          <w:tcPr>
            <w:tcW w:w="1686" w:type="dxa"/>
          </w:tcPr>
          <w:p w:rsidR="00CA65BC" w:rsidRPr="00CA65BC" w:rsidRDefault="00CA65BC" w:rsidP="00CA65BC">
            <w:pPr>
              <w:rPr>
                <w:ins w:id="246" w:author="mdavis47" w:date="2011-04-07T09:09:00Z"/>
                <w:rFonts w:ascii="Times New Roman" w:hAnsi="Times New Roman"/>
                <w:sz w:val="18"/>
                <w:szCs w:val="18"/>
              </w:rPr>
            </w:pPr>
          </w:p>
        </w:tc>
        <w:tc>
          <w:tcPr>
            <w:tcW w:w="2652" w:type="dxa"/>
          </w:tcPr>
          <w:p w:rsidR="00CA65BC" w:rsidRPr="00CA65BC" w:rsidRDefault="00CA65BC" w:rsidP="00CA65BC">
            <w:pPr>
              <w:rPr>
                <w:ins w:id="247" w:author="mdavis47" w:date="2011-04-07T09:09:00Z"/>
                <w:rFonts w:ascii="Times New Roman" w:hAnsi="Times New Roman"/>
                <w:b/>
                <w:sz w:val="20"/>
                <w:szCs w:val="20"/>
                <w:rPrChange w:id="248" w:author="mdavis47" w:date="2011-04-07T09:09:00Z">
                  <w:rPr>
                    <w:ins w:id="249" w:author="mdavis47" w:date="2011-04-07T09:09:00Z"/>
                    <w:rFonts w:ascii="Times New Roman" w:hAnsi="Times New Roman"/>
                    <w:sz w:val="18"/>
                    <w:szCs w:val="18"/>
                  </w:rPr>
                </w:rPrChange>
              </w:rPr>
            </w:pPr>
            <w:ins w:id="250" w:author="mdavis47" w:date="2011-04-07T09:09:00Z">
              <w:r w:rsidRPr="00CA65BC">
                <w:rPr>
                  <w:rFonts w:ascii="Times New Roman" w:hAnsi="Times New Roman"/>
                  <w:b/>
                  <w:sz w:val="20"/>
                  <w:szCs w:val="20"/>
                  <w:rPrChange w:id="251" w:author="mdavis47" w:date="2011-04-07T09:09:00Z">
                    <w:rPr>
                      <w:rFonts w:ascii="Times New Roman" w:hAnsi="Times New Roman"/>
                      <w:sz w:val="18"/>
                      <w:szCs w:val="18"/>
                    </w:rPr>
                  </w:rPrChange>
                </w:rPr>
                <w:t>Graduates in 2011 and earlier</w:t>
              </w:r>
            </w:ins>
          </w:p>
        </w:tc>
        <w:tc>
          <w:tcPr>
            <w:tcW w:w="1350" w:type="dxa"/>
          </w:tcPr>
          <w:p w:rsidR="00CA65BC" w:rsidRPr="00CA65BC" w:rsidRDefault="00CA65BC" w:rsidP="00CA65BC">
            <w:pPr>
              <w:rPr>
                <w:ins w:id="252" w:author="mdavis47" w:date="2011-04-07T09:09:00Z"/>
                <w:rFonts w:ascii="Times New Roman" w:hAnsi="Times New Roman"/>
                <w:b/>
                <w:sz w:val="20"/>
                <w:szCs w:val="20"/>
                <w:rPrChange w:id="253" w:author="mdavis47" w:date="2011-04-07T09:09:00Z">
                  <w:rPr>
                    <w:ins w:id="254" w:author="mdavis47" w:date="2011-04-07T09:09:00Z"/>
                    <w:rFonts w:ascii="Times New Roman" w:hAnsi="Times New Roman"/>
                    <w:sz w:val="18"/>
                    <w:szCs w:val="18"/>
                  </w:rPr>
                </w:rPrChange>
              </w:rPr>
            </w:pPr>
          </w:p>
        </w:tc>
        <w:tc>
          <w:tcPr>
            <w:tcW w:w="3330" w:type="dxa"/>
          </w:tcPr>
          <w:p w:rsidR="00CA65BC" w:rsidRPr="00CA65BC" w:rsidRDefault="00CA65BC" w:rsidP="00CA65BC">
            <w:pPr>
              <w:rPr>
                <w:ins w:id="255" w:author="mdavis47" w:date="2011-04-07T09:09:00Z"/>
                <w:rFonts w:ascii="Times New Roman" w:hAnsi="Times New Roman"/>
                <w:b/>
                <w:sz w:val="20"/>
                <w:szCs w:val="20"/>
                <w:rPrChange w:id="256" w:author="mdavis47" w:date="2011-04-07T09:09:00Z">
                  <w:rPr>
                    <w:ins w:id="257" w:author="mdavis47" w:date="2011-04-07T09:09:00Z"/>
                    <w:rFonts w:ascii="Times New Roman" w:hAnsi="Times New Roman"/>
                    <w:sz w:val="18"/>
                    <w:szCs w:val="18"/>
                  </w:rPr>
                </w:rPrChange>
              </w:rPr>
            </w:pPr>
            <w:ins w:id="258" w:author="mdavis47" w:date="2011-04-07T09:09:00Z">
              <w:r w:rsidRPr="00CA65BC">
                <w:rPr>
                  <w:rFonts w:ascii="Times New Roman" w:hAnsi="Times New Roman"/>
                  <w:b/>
                  <w:sz w:val="20"/>
                  <w:szCs w:val="20"/>
                  <w:rPrChange w:id="259" w:author="mdavis47" w:date="2011-04-07T09:09:00Z">
                    <w:rPr>
                      <w:rFonts w:ascii="Times New Roman" w:hAnsi="Times New Roman"/>
                      <w:sz w:val="18"/>
                      <w:szCs w:val="18"/>
                    </w:rPr>
                  </w:rPrChange>
                </w:rPr>
                <w:t>Graduates in 2012 and later</w:t>
              </w:r>
            </w:ins>
          </w:p>
        </w:tc>
      </w:tr>
      <w:tr w:rsidR="00CA65BC" w:rsidRPr="00CA65BC" w:rsidTr="00CA65BC">
        <w:trPr>
          <w:ins w:id="260" w:author="mdavis47" w:date="2011-04-07T09:09:00Z"/>
        </w:trPr>
        <w:tc>
          <w:tcPr>
            <w:tcW w:w="1686" w:type="dxa"/>
          </w:tcPr>
          <w:p w:rsidR="00CA65BC" w:rsidRPr="00CA65BC" w:rsidRDefault="00CA65BC" w:rsidP="00CA65BC">
            <w:pPr>
              <w:rPr>
                <w:ins w:id="261" w:author="mdavis47" w:date="2011-04-07T09:09:00Z"/>
                <w:rFonts w:ascii="Times New Roman" w:hAnsi="Times New Roman"/>
                <w:b/>
                <w:sz w:val="20"/>
                <w:szCs w:val="20"/>
                <w:rPrChange w:id="262" w:author="mdavis47" w:date="2011-04-07T09:09:00Z">
                  <w:rPr>
                    <w:ins w:id="263" w:author="mdavis47" w:date="2011-04-07T09:09:00Z"/>
                    <w:rFonts w:ascii="Times New Roman" w:hAnsi="Times New Roman"/>
                    <w:sz w:val="18"/>
                    <w:szCs w:val="18"/>
                  </w:rPr>
                </w:rPrChange>
              </w:rPr>
            </w:pPr>
            <w:ins w:id="264" w:author="mdavis47" w:date="2011-04-07T09:09:00Z">
              <w:r w:rsidRPr="00CA65BC">
                <w:rPr>
                  <w:rFonts w:ascii="Times New Roman" w:hAnsi="Times New Roman"/>
                  <w:b/>
                  <w:sz w:val="20"/>
                  <w:szCs w:val="20"/>
                  <w:rPrChange w:id="265" w:author="mdavis47" w:date="2011-04-07T09:09:00Z">
                    <w:rPr>
                      <w:rFonts w:ascii="Times New Roman" w:hAnsi="Times New Roman"/>
                      <w:sz w:val="18"/>
                      <w:szCs w:val="18"/>
                    </w:rPr>
                  </w:rPrChange>
                </w:rPr>
                <w:t>Courses (Units)</w:t>
              </w:r>
            </w:ins>
          </w:p>
        </w:tc>
        <w:tc>
          <w:tcPr>
            <w:tcW w:w="2652" w:type="dxa"/>
          </w:tcPr>
          <w:p w:rsidR="00CA65BC" w:rsidRPr="00CA65BC" w:rsidRDefault="00CA65BC" w:rsidP="00CA65BC">
            <w:pPr>
              <w:rPr>
                <w:ins w:id="266" w:author="mdavis47" w:date="2011-04-07T09:09:00Z"/>
                <w:rFonts w:ascii="Times New Roman" w:hAnsi="Times New Roman"/>
                <w:b/>
                <w:sz w:val="20"/>
                <w:szCs w:val="20"/>
                <w:rPrChange w:id="267" w:author="mdavis47" w:date="2011-04-07T09:09:00Z">
                  <w:rPr>
                    <w:ins w:id="268" w:author="mdavis47" w:date="2011-04-07T09:09:00Z"/>
                    <w:rFonts w:ascii="Times New Roman" w:hAnsi="Times New Roman"/>
                    <w:sz w:val="18"/>
                    <w:szCs w:val="18"/>
                  </w:rPr>
                </w:rPrChange>
              </w:rPr>
            </w:pPr>
            <w:ins w:id="269" w:author="mdavis47" w:date="2011-04-07T09:09:00Z">
              <w:r w:rsidRPr="00CA65BC">
                <w:rPr>
                  <w:rFonts w:ascii="Times New Roman" w:hAnsi="Times New Roman"/>
                  <w:b/>
                  <w:sz w:val="20"/>
                  <w:szCs w:val="20"/>
                  <w:rPrChange w:id="270" w:author="mdavis47" w:date="2011-04-07T09:09:00Z">
                    <w:rPr>
                      <w:rFonts w:ascii="Times New Roman" w:hAnsi="Times New Roman"/>
                      <w:sz w:val="18"/>
                      <w:szCs w:val="18"/>
                    </w:rPr>
                  </w:rPrChange>
                </w:rPr>
                <w:t>Instructional Emphasis</w:t>
              </w:r>
            </w:ins>
          </w:p>
        </w:tc>
        <w:tc>
          <w:tcPr>
            <w:tcW w:w="1350" w:type="dxa"/>
          </w:tcPr>
          <w:p w:rsidR="00CA65BC" w:rsidRPr="00CA65BC" w:rsidRDefault="00CA65BC" w:rsidP="00CA65BC">
            <w:pPr>
              <w:rPr>
                <w:ins w:id="271" w:author="mdavis47" w:date="2011-04-07T09:09:00Z"/>
                <w:rFonts w:ascii="Times New Roman" w:hAnsi="Times New Roman"/>
                <w:b/>
                <w:sz w:val="20"/>
                <w:szCs w:val="20"/>
                <w:rPrChange w:id="272" w:author="mdavis47" w:date="2011-04-07T09:09:00Z">
                  <w:rPr>
                    <w:ins w:id="273" w:author="mdavis47" w:date="2011-04-07T09:09:00Z"/>
                    <w:rFonts w:ascii="Times New Roman" w:hAnsi="Times New Roman"/>
                    <w:sz w:val="18"/>
                    <w:szCs w:val="18"/>
                  </w:rPr>
                </w:rPrChange>
              </w:rPr>
            </w:pPr>
            <w:ins w:id="274" w:author="mdavis47" w:date="2011-04-07T09:09:00Z">
              <w:r w:rsidRPr="00CA65BC">
                <w:rPr>
                  <w:rFonts w:ascii="Times New Roman" w:hAnsi="Times New Roman"/>
                  <w:b/>
                  <w:sz w:val="20"/>
                  <w:szCs w:val="20"/>
                  <w:rPrChange w:id="275" w:author="mdavis47" w:date="2011-04-07T09:09:00Z">
                    <w:rPr>
                      <w:rFonts w:ascii="Times New Roman" w:hAnsi="Times New Roman"/>
                      <w:sz w:val="18"/>
                      <w:szCs w:val="18"/>
                    </w:rPr>
                  </w:rPrChange>
                </w:rPr>
                <w:t>Courses (Units)</w:t>
              </w:r>
            </w:ins>
          </w:p>
        </w:tc>
        <w:tc>
          <w:tcPr>
            <w:tcW w:w="3330" w:type="dxa"/>
          </w:tcPr>
          <w:p w:rsidR="00CA65BC" w:rsidRPr="00CA65BC" w:rsidRDefault="00CA65BC" w:rsidP="00CA65BC">
            <w:pPr>
              <w:rPr>
                <w:ins w:id="276" w:author="mdavis47" w:date="2011-04-07T09:09:00Z"/>
                <w:rFonts w:ascii="Times New Roman" w:hAnsi="Times New Roman"/>
                <w:b/>
                <w:sz w:val="20"/>
                <w:szCs w:val="20"/>
                <w:rPrChange w:id="277" w:author="mdavis47" w:date="2011-04-07T09:09:00Z">
                  <w:rPr>
                    <w:ins w:id="278" w:author="mdavis47" w:date="2011-04-07T09:09:00Z"/>
                    <w:rFonts w:ascii="Times New Roman" w:hAnsi="Times New Roman"/>
                    <w:sz w:val="18"/>
                    <w:szCs w:val="18"/>
                  </w:rPr>
                </w:rPrChange>
              </w:rPr>
            </w:pPr>
            <w:ins w:id="279" w:author="mdavis47" w:date="2011-04-07T09:09:00Z">
              <w:r w:rsidRPr="00CA65BC">
                <w:rPr>
                  <w:rFonts w:ascii="Times New Roman" w:hAnsi="Times New Roman"/>
                  <w:b/>
                  <w:sz w:val="20"/>
                  <w:szCs w:val="20"/>
                  <w:rPrChange w:id="280" w:author="mdavis47" w:date="2011-04-07T09:09:00Z">
                    <w:rPr>
                      <w:rFonts w:ascii="Times New Roman" w:hAnsi="Times New Roman"/>
                      <w:sz w:val="18"/>
                      <w:szCs w:val="18"/>
                    </w:rPr>
                  </w:rPrChange>
                </w:rPr>
                <w:t>Instructions Emphasis</w:t>
              </w:r>
            </w:ins>
          </w:p>
        </w:tc>
      </w:tr>
      <w:tr w:rsidR="00CA65BC" w:rsidRPr="00CA65BC" w:rsidTr="00CA65BC">
        <w:trPr>
          <w:ins w:id="281" w:author="mdavis47" w:date="2011-04-07T09:09:00Z"/>
        </w:trPr>
        <w:tc>
          <w:tcPr>
            <w:tcW w:w="1686" w:type="dxa"/>
          </w:tcPr>
          <w:p w:rsidR="00CA65BC" w:rsidRPr="00CA65BC" w:rsidRDefault="00CA65BC" w:rsidP="00CA65BC">
            <w:pPr>
              <w:rPr>
                <w:ins w:id="282" w:author="mdavis47" w:date="2011-04-07T09:09:00Z"/>
                <w:rFonts w:ascii="Times New Roman" w:hAnsi="Times New Roman"/>
                <w:sz w:val="18"/>
                <w:szCs w:val="18"/>
              </w:rPr>
            </w:pPr>
            <w:ins w:id="283" w:author="mdavis47" w:date="2011-04-07T09:09:00Z">
              <w:r w:rsidRPr="00CA65BC">
                <w:rPr>
                  <w:rFonts w:ascii="Times New Roman" w:hAnsi="Times New Roman"/>
                  <w:sz w:val="18"/>
                  <w:szCs w:val="18"/>
                </w:rPr>
                <w:t>English (4)</w:t>
              </w:r>
            </w:ins>
          </w:p>
        </w:tc>
        <w:tc>
          <w:tcPr>
            <w:tcW w:w="2652" w:type="dxa"/>
          </w:tcPr>
          <w:p w:rsidR="00CA65BC" w:rsidRPr="00CA65BC" w:rsidRDefault="00CA65BC" w:rsidP="00CA65BC">
            <w:pPr>
              <w:rPr>
                <w:ins w:id="284" w:author="mdavis47" w:date="2011-04-07T09:09:00Z"/>
                <w:rFonts w:ascii="Times New Roman" w:hAnsi="Times New Roman"/>
                <w:sz w:val="18"/>
                <w:szCs w:val="18"/>
              </w:rPr>
            </w:pPr>
            <w:ins w:id="285" w:author="mdavis47" w:date="2011-04-07T09:09:00Z">
              <w:r w:rsidRPr="00CA65BC">
                <w:rPr>
                  <w:rFonts w:ascii="Times New Roman" w:hAnsi="Times New Roman"/>
                  <w:sz w:val="18"/>
                  <w:szCs w:val="18"/>
                </w:rPr>
                <w:t>Grammar and Usage</w:t>
              </w:r>
            </w:ins>
          </w:p>
          <w:p w:rsidR="00CA65BC" w:rsidRPr="00CA65BC" w:rsidRDefault="00CA65BC" w:rsidP="00CA65BC">
            <w:pPr>
              <w:rPr>
                <w:ins w:id="286" w:author="mdavis47" w:date="2011-04-07T09:09:00Z"/>
                <w:rFonts w:ascii="Times New Roman" w:hAnsi="Times New Roman"/>
                <w:sz w:val="18"/>
                <w:szCs w:val="18"/>
              </w:rPr>
            </w:pPr>
            <w:ins w:id="287" w:author="mdavis47" w:date="2011-04-07T09:09:00Z">
              <w:r w:rsidRPr="00CA65BC">
                <w:rPr>
                  <w:rFonts w:ascii="Times New Roman" w:hAnsi="Times New Roman"/>
                  <w:sz w:val="18"/>
                  <w:szCs w:val="18"/>
                </w:rPr>
                <w:t>Literature (American and World)</w:t>
              </w:r>
            </w:ins>
          </w:p>
          <w:p w:rsidR="00CA65BC" w:rsidRPr="00CA65BC" w:rsidRDefault="00CA65BC" w:rsidP="00CA65BC">
            <w:pPr>
              <w:rPr>
                <w:ins w:id="288" w:author="mdavis47" w:date="2011-04-07T09:09:00Z"/>
                <w:rFonts w:ascii="Times New Roman" w:hAnsi="Times New Roman"/>
                <w:sz w:val="18"/>
                <w:szCs w:val="18"/>
              </w:rPr>
            </w:pPr>
            <w:ins w:id="289" w:author="mdavis47" w:date="2011-04-07T09:09:00Z">
              <w:r w:rsidRPr="00CA65BC">
                <w:rPr>
                  <w:rFonts w:ascii="Times New Roman" w:hAnsi="Times New Roman"/>
                  <w:sz w:val="18"/>
                  <w:szCs w:val="18"/>
                </w:rPr>
                <w:t>Advanced Composition Skills</w:t>
              </w:r>
            </w:ins>
          </w:p>
        </w:tc>
        <w:tc>
          <w:tcPr>
            <w:tcW w:w="1350" w:type="dxa"/>
          </w:tcPr>
          <w:p w:rsidR="00CA65BC" w:rsidRPr="00CA65BC" w:rsidRDefault="00CA65BC" w:rsidP="00CA65BC">
            <w:pPr>
              <w:rPr>
                <w:ins w:id="290" w:author="mdavis47" w:date="2011-04-07T09:09:00Z"/>
                <w:rFonts w:ascii="Times New Roman" w:hAnsi="Times New Roman"/>
                <w:sz w:val="18"/>
                <w:szCs w:val="18"/>
              </w:rPr>
            </w:pPr>
            <w:ins w:id="291" w:author="mdavis47" w:date="2011-04-07T09:09:00Z">
              <w:r w:rsidRPr="00CA65BC">
                <w:rPr>
                  <w:rFonts w:ascii="Times New Roman" w:hAnsi="Times New Roman"/>
                  <w:sz w:val="18"/>
                  <w:szCs w:val="18"/>
                </w:rPr>
                <w:t>English (4)</w:t>
              </w:r>
            </w:ins>
          </w:p>
        </w:tc>
        <w:tc>
          <w:tcPr>
            <w:tcW w:w="3330" w:type="dxa"/>
          </w:tcPr>
          <w:p w:rsidR="00CA65BC" w:rsidRPr="00CA65BC" w:rsidRDefault="00CA65BC" w:rsidP="00CA65BC">
            <w:pPr>
              <w:rPr>
                <w:ins w:id="292" w:author="mdavis47" w:date="2011-04-07T09:09:00Z"/>
                <w:rFonts w:ascii="Times New Roman" w:hAnsi="Times New Roman"/>
                <w:sz w:val="18"/>
                <w:szCs w:val="18"/>
              </w:rPr>
            </w:pPr>
            <w:ins w:id="293" w:author="mdavis47" w:date="2011-04-07T09:09:00Z">
              <w:r w:rsidRPr="00CA65BC">
                <w:rPr>
                  <w:rFonts w:ascii="Times New Roman" w:hAnsi="Times New Roman"/>
                  <w:sz w:val="18"/>
                  <w:szCs w:val="18"/>
                </w:rPr>
                <w:t>Grammar and Usage</w:t>
              </w:r>
            </w:ins>
          </w:p>
          <w:p w:rsidR="00CA65BC" w:rsidRPr="00CA65BC" w:rsidRDefault="00CA65BC" w:rsidP="00CA65BC">
            <w:pPr>
              <w:rPr>
                <w:ins w:id="294" w:author="mdavis47" w:date="2011-04-07T09:09:00Z"/>
                <w:rFonts w:ascii="Times New Roman" w:hAnsi="Times New Roman"/>
                <w:sz w:val="18"/>
                <w:szCs w:val="18"/>
              </w:rPr>
            </w:pPr>
            <w:ins w:id="295" w:author="mdavis47" w:date="2011-04-07T09:09:00Z">
              <w:r w:rsidRPr="00CA65BC">
                <w:rPr>
                  <w:rFonts w:ascii="Times New Roman" w:hAnsi="Times New Roman"/>
                  <w:sz w:val="18"/>
                  <w:szCs w:val="18"/>
                </w:rPr>
                <w:t>Literature (American and World)</w:t>
              </w:r>
            </w:ins>
          </w:p>
          <w:p w:rsidR="00CA65BC" w:rsidRPr="00CA65BC" w:rsidRDefault="00CA65BC" w:rsidP="00CA65BC">
            <w:pPr>
              <w:rPr>
                <w:ins w:id="296" w:author="mdavis47" w:date="2011-04-07T09:09:00Z"/>
                <w:rFonts w:ascii="Times New Roman" w:hAnsi="Times New Roman"/>
                <w:sz w:val="18"/>
                <w:szCs w:val="18"/>
              </w:rPr>
            </w:pPr>
            <w:ins w:id="297" w:author="mdavis47" w:date="2011-04-07T09:09:00Z">
              <w:r w:rsidRPr="00CA65BC">
                <w:rPr>
                  <w:rFonts w:ascii="Times New Roman" w:hAnsi="Times New Roman"/>
                  <w:sz w:val="18"/>
                  <w:szCs w:val="18"/>
                </w:rPr>
                <w:t>Advanced Composition Skills</w:t>
              </w:r>
            </w:ins>
          </w:p>
        </w:tc>
      </w:tr>
      <w:tr w:rsidR="00CA65BC" w:rsidRPr="00CA65BC" w:rsidTr="00CA65BC">
        <w:trPr>
          <w:ins w:id="298" w:author="mdavis47" w:date="2011-04-07T09:09:00Z"/>
        </w:trPr>
        <w:tc>
          <w:tcPr>
            <w:tcW w:w="1686" w:type="dxa"/>
          </w:tcPr>
          <w:p w:rsidR="00CA65BC" w:rsidRPr="00CA65BC" w:rsidRDefault="00CA65BC" w:rsidP="00CA65BC">
            <w:pPr>
              <w:rPr>
                <w:ins w:id="299" w:author="mdavis47" w:date="2011-04-07T09:09:00Z"/>
                <w:rFonts w:ascii="Times New Roman" w:hAnsi="Times New Roman"/>
                <w:sz w:val="18"/>
                <w:szCs w:val="18"/>
              </w:rPr>
            </w:pPr>
            <w:ins w:id="300" w:author="mdavis47" w:date="2011-04-07T09:09:00Z">
              <w:r w:rsidRPr="00CA65BC">
                <w:rPr>
                  <w:rFonts w:ascii="Times New Roman" w:hAnsi="Times New Roman"/>
                  <w:sz w:val="18"/>
                  <w:szCs w:val="18"/>
                </w:rPr>
                <w:t>Math (4)</w:t>
              </w:r>
            </w:ins>
          </w:p>
        </w:tc>
        <w:tc>
          <w:tcPr>
            <w:tcW w:w="2652" w:type="dxa"/>
          </w:tcPr>
          <w:p w:rsidR="00CA65BC" w:rsidRPr="00CA65BC" w:rsidRDefault="00CA65BC" w:rsidP="00CA65BC">
            <w:pPr>
              <w:rPr>
                <w:ins w:id="301" w:author="mdavis47" w:date="2011-04-07T09:09:00Z"/>
                <w:rFonts w:ascii="Times New Roman" w:hAnsi="Times New Roman"/>
                <w:sz w:val="18"/>
                <w:szCs w:val="18"/>
              </w:rPr>
            </w:pPr>
            <w:ins w:id="302" w:author="mdavis47" w:date="2011-04-07T09:09:00Z">
              <w:r w:rsidRPr="00CA65BC">
                <w:rPr>
                  <w:rFonts w:ascii="Times New Roman" w:hAnsi="Times New Roman"/>
                  <w:sz w:val="18"/>
                  <w:szCs w:val="18"/>
                </w:rPr>
                <w:t>Algebra 1, Algebra 2, Geometry and an additional high level mathematics course</w:t>
              </w:r>
            </w:ins>
          </w:p>
        </w:tc>
        <w:tc>
          <w:tcPr>
            <w:tcW w:w="1350" w:type="dxa"/>
          </w:tcPr>
          <w:p w:rsidR="00CA65BC" w:rsidRPr="00CA65BC" w:rsidRDefault="00CA65BC" w:rsidP="00CA65BC">
            <w:pPr>
              <w:rPr>
                <w:ins w:id="303" w:author="mdavis47" w:date="2011-04-07T09:09:00Z"/>
                <w:rFonts w:ascii="Times New Roman" w:hAnsi="Times New Roman"/>
                <w:sz w:val="18"/>
                <w:szCs w:val="18"/>
              </w:rPr>
            </w:pPr>
            <w:ins w:id="304" w:author="mdavis47" w:date="2011-04-07T09:09:00Z">
              <w:r w:rsidRPr="00CA65BC">
                <w:rPr>
                  <w:rFonts w:ascii="Times New Roman" w:hAnsi="Times New Roman"/>
                  <w:sz w:val="18"/>
                  <w:szCs w:val="18"/>
                </w:rPr>
                <w:t>Math (4)</w:t>
              </w:r>
            </w:ins>
          </w:p>
        </w:tc>
        <w:tc>
          <w:tcPr>
            <w:tcW w:w="3330" w:type="dxa"/>
          </w:tcPr>
          <w:p w:rsidR="00CA65BC" w:rsidRPr="00CA65BC" w:rsidRDefault="00CA65BC" w:rsidP="00CA65BC">
            <w:pPr>
              <w:rPr>
                <w:ins w:id="305" w:author="mdavis47" w:date="2011-04-07T09:09:00Z"/>
                <w:rFonts w:ascii="Times New Roman" w:hAnsi="Times New Roman"/>
                <w:sz w:val="18"/>
                <w:szCs w:val="18"/>
              </w:rPr>
            </w:pPr>
            <w:ins w:id="306" w:author="mdavis47" w:date="2011-04-07T09:09:00Z">
              <w:r w:rsidRPr="00CA65BC">
                <w:rPr>
                  <w:rFonts w:ascii="Times New Roman" w:hAnsi="Times New Roman"/>
                  <w:sz w:val="18"/>
                  <w:szCs w:val="18"/>
                </w:rPr>
                <w:t>Algebra 1, Algebra 2, Geometry and an additional high level mathematics course</w:t>
              </w:r>
            </w:ins>
          </w:p>
          <w:p w:rsidR="00CA65BC" w:rsidRPr="00CA65BC" w:rsidRDefault="00CA65BC" w:rsidP="00CA65BC">
            <w:pPr>
              <w:rPr>
                <w:ins w:id="307" w:author="mdavis47" w:date="2011-04-07T09:09:00Z"/>
                <w:rFonts w:ascii="Times New Roman" w:hAnsi="Times New Roman"/>
                <w:sz w:val="18"/>
                <w:szCs w:val="18"/>
              </w:rPr>
            </w:pPr>
            <w:ins w:id="308" w:author="mdavis47" w:date="2011-04-07T09:09:00Z">
              <w:r w:rsidRPr="00CA65BC">
                <w:rPr>
                  <w:rFonts w:ascii="Times New Roman" w:hAnsi="Times New Roman"/>
                  <w:sz w:val="18"/>
                  <w:szCs w:val="18"/>
                </w:rPr>
                <w:t>OR Math I, Math II, Math III and an additional mathematics course</w:t>
              </w:r>
            </w:ins>
          </w:p>
        </w:tc>
      </w:tr>
      <w:tr w:rsidR="00CA65BC" w:rsidRPr="00CA65BC" w:rsidTr="00CA65BC">
        <w:trPr>
          <w:ins w:id="309" w:author="mdavis47" w:date="2011-04-07T09:09:00Z"/>
        </w:trPr>
        <w:tc>
          <w:tcPr>
            <w:tcW w:w="1686" w:type="dxa"/>
          </w:tcPr>
          <w:p w:rsidR="00CA65BC" w:rsidRPr="00CA65BC" w:rsidRDefault="00CA65BC" w:rsidP="00CA65BC">
            <w:pPr>
              <w:rPr>
                <w:ins w:id="310" w:author="mdavis47" w:date="2011-04-07T09:09:00Z"/>
                <w:rFonts w:ascii="Times New Roman" w:hAnsi="Times New Roman"/>
                <w:sz w:val="18"/>
                <w:szCs w:val="18"/>
              </w:rPr>
            </w:pPr>
            <w:ins w:id="311" w:author="mdavis47" w:date="2011-04-07T09:09:00Z">
              <w:r w:rsidRPr="00CA65BC">
                <w:rPr>
                  <w:rFonts w:ascii="Times New Roman" w:hAnsi="Times New Roman"/>
                  <w:sz w:val="18"/>
                  <w:szCs w:val="18"/>
                </w:rPr>
                <w:t>Science (3)</w:t>
              </w:r>
            </w:ins>
          </w:p>
        </w:tc>
        <w:tc>
          <w:tcPr>
            <w:tcW w:w="2652" w:type="dxa"/>
          </w:tcPr>
          <w:p w:rsidR="00CA65BC" w:rsidRPr="00CA65BC" w:rsidRDefault="00CA65BC" w:rsidP="00CA65BC">
            <w:pPr>
              <w:rPr>
                <w:ins w:id="312" w:author="mdavis47" w:date="2011-04-07T09:09:00Z"/>
                <w:rFonts w:ascii="Times New Roman" w:hAnsi="Times New Roman"/>
                <w:sz w:val="18"/>
                <w:szCs w:val="18"/>
              </w:rPr>
            </w:pPr>
            <w:ins w:id="313" w:author="mdavis47" w:date="2011-04-07T09:09:00Z">
              <w:r w:rsidRPr="00CA65BC">
                <w:rPr>
                  <w:rFonts w:ascii="Times New Roman" w:hAnsi="Times New Roman"/>
                  <w:sz w:val="18"/>
                  <w:szCs w:val="18"/>
                </w:rPr>
                <w:t>At least two lab sciences from Biology, Chemistry, Physics or related areas of Science</w:t>
              </w:r>
            </w:ins>
          </w:p>
        </w:tc>
        <w:tc>
          <w:tcPr>
            <w:tcW w:w="1350" w:type="dxa"/>
          </w:tcPr>
          <w:p w:rsidR="00CA65BC" w:rsidRPr="00CA65BC" w:rsidRDefault="00CA65BC" w:rsidP="00CA65BC">
            <w:pPr>
              <w:rPr>
                <w:ins w:id="314" w:author="mdavis47" w:date="2011-04-07T09:09:00Z"/>
                <w:rFonts w:ascii="Times New Roman" w:hAnsi="Times New Roman"/>
                <w:sz w:val="18"/>
                <w:szCs w:val="18"/>
              </w:rPr>
            </w:pPr>
            <w:ins w:id="315" w:author="mdavis47" w:date="2011-04-07T09:09:00Z">
              <w:r w:rsidRPr="00CA65BC">
                <w:rPr>
                  <w:rFonts w:ascii="Times New Roman" w:hAnsi="Times New Roman"/>
                  <w:sz w:val="18"/>
                  <w:szCs w:val="18"/>
                </w:rPr>
                <w:t>Science (4)</w:t>
              </w:r>
            </w:ins>
          </w:p>
        </w:tc>
        <w:tc>
          <w:tcPr>
            <w:tcW w:w="3330" w:type="dxa"/>
          </w:tcPr>
          <w:p w:rsidR="00CA65BC" w:rsidRPr="00CA65BC" w:rsidRDefault="00CA65BC" w:rsidP="00CA65BC">
            <w:pPr>
              <w:rPr>
                <w:ins w:id="316" w:author="mdavis47" w:date="2011-04-07T09:09:00Z"/>
                <w:rFonts w:ascii="Times New Roman" w:hAnsi="Times New Roman"/>
                <w:sz w:val="18"/>
                <w:szCs w:val="18"/>
              </w:rPr>
            </w:pPr>
            <w:ins w:id="317" w:author="mdavis47" w:date="2011-04-07T09:09:00Z">
              <w:r w:rsidRPr="00CA65BC">
                <w:rPr>
                  <w:rFonts w:ascii="Times New Roman" w:hAnsi="Times New Roman"/>
                  <w:sz w:val="18"/>
                  <w:szCs w:val="18"/>
                </w:rPr>
                <w:t>Biology I, Physical Science or Physics, Chemistry I or Earth systems, Environmental Science or an advanced placement science</w:t>
              </w:r>
            </w:ins>
          </w:p>
        </w:tc>
      </w:tr>
      <w:tr w:rsidR="00CA65BC" w:rsidRPr="00CA65BC" w:rsidTr="00CA65BC">
        <w:trPr>
          <w:ins w:id="318" w:author="mdavis47" w:date="2011-04-07T09:09:00Z"/>
        </w:trPr>
        <w:tc>
          <w:tcPr>
            <w:tcW w:w="1686" w:type="dxa"/>
          </w:tcPr>
          <w:p w:rsidR="00CA65BC" w:rsidRPr="00CA65BC" w:rsidRDefault="00CA65BC" w:rsidP="00CA65BC">
            <w:pPr>
              <w:rPr>
                <w:ins w:id="319" w:author="mdavis47" w:date="2011-04-07T09:09:00Z"/>
                <w:rFonts w:ascii="Times New Roman" w:hAnsi="Times New Roman"/>
                <w:sz w:val="18"/>
                <w:szCs w:val="18"/>
              </w:rPr>
            </w:pPr>
            <w:ins w:id="320" w:author="mdavis47" w:date="2011-04-07T09:09:00Z">
              <w:r w:rsidRPr="00CA65BC">
                <w:rPr>
                  <w:rFonts w:ascii="Times New Roman" w:hAnsi="Times New Roman"/>
                  <w:sz w:val="18"/>
                  <w:szCs w:val="18"/>
                </w:rPr>
                <w:t>Social Science(3)</w:t>
              </w:r>
            </w:ins>
          </w:p>
        </w:tc>
        <w:tc>
          <w:tcPr>
            <w:tcW w:w="2652" w:type="dxa"/>
          </w:tcPr>
          <w:p w:rsidR="00CA65BC" w:rsidRPr="00CA65BC" w:rsidRDefault="00CA65BC" w:rsidP="00CA65BC">
            <w:pPr>
              <w:rPr>
                <w:ins w:id="321" w:author="mdavis47" w:date="2011-04-07T09:09:00Z"/>
                <w:rFonts w:ascii="Times New Roman" w:hAnsi="Times New Roman"/>
                <w:sz w:val="18"/>
                <w:szCs w:val="18"/>
              </w:rPr>
            </w:pPr>
            <w:ins w:id="322" w:author="mdavis47" w:date="2011-04-07T09:09:00Z">
              <w:r w:rsidRPr="00CA65BC">
                <w:rPr>
                  <w:rFonts w:ascii="Times New Roman" w:hAnsi="Times New Roman"/>
                  <w:sz w:val="18"/>
                  <w:szCs w:val="18"/>
                </w:rPr>
                <w:t>American History</w:t>
              </w:r>
            </w:ins>
          </w:p>
          <w:p w:rsidR="00CA65BC" w:rsidRPr="00CA65BC" w:rsidRDefault="00CA65BC" w:rsidP="00CA65BC">
            <w:pPr>
              <w:rPr>
                <w:ins w:id="323" w:author="mdavis47" w:date="2011-04-07T09:09:00Z"/>
                <w:rFonts w:ascii="Times New Roman" w:hAnsi="Times New Roman"/>
                <w:sz w:val="18"/>
                <w:szCs w:val="18"/>
              </w:rPr>
            </w:pPr>
            <w:ins w:id="324" w:author="mdavis47" w:date="2011-04-07T09:09:00Z">
              <w:r w:rsidRPr="00CA65BC">
                <w:rPr>
                  <w:rFonts w:ascii="Times New Roman" w:hAnsi="Times New Roman"/>
                  <w:sz w:val="18"/>
                  <w:szCs w:val="18"/>
                </w:rPr>
                <w:t>World History</w:t>
              </w:r>
            </w:ins>
          </w:p>
          <w:p w:rsidR="00CA65BC" w:rsidRPr="00CA65BC" w:rsidRDefault="00CA65BC" w:rsidP="00CA65BC">
            <w:pPr>
              <w:rPr>
                <w:ins w:id="325" w:author="mdavis47" w:date="2011-04-07T09:09:00Z"/>
                <w:rFonts w:ascii="Times New Roman" w:hAnsi="Times New Roman"/>
                <w:sz w:val="18"/>
                <w:szCs w:val="18"/>
              </w:rPr>
            </w:pPr>
            <w:ins w:id="326" w:author="mdavis47" w:date="2011-04-07T09:09:00Z">
              <w:r w:rsidRPr="00CA65BC">
                <w:rPr>
                  <w:rFonts w:ascii="Times New Roman" w:hAnsi="Times New Roman"/>
                  <w:sz w:val="18"/>
                  <w:szCs w:val="18"/>
                </w:rPr>
                <w:t>Economics and Government</w:t>
              </w:r>
            </w:ins>
          </w:p>
        </w:tc>
        <w:tc>
          <w:tcPr>
            <w:tcW w:w="1350" w:type="dxa"/>
          </w:tcPr>
          <w:p w:rsidR="00CA65BC" w:rsidRPr="00CA65BC" w:rsidRDefault="00CA65BC" w:rsidP="00CA65BC">
            <w:pPr>
              <w:rPr>
                <w:ins w:id="327" w:author="mdavis47" w:date="2011-04-07T09:09:00Z"/>
                <w:rFonts w:ascii="Times New Roman" w:hAnsi="Times New Roman"/>
                <w:sz w:val="18"/>
                <w:szCs w:val="18"/>
              </w:rPr>
            </w:pPr>
            <w:ins w:id="328" w:author="mdavis47" w:date="2011-04-07T09:09:00Z">
              <w:r w:rsidRPr="00CA65BC">
                <w:rPr>
                  <w:rFonts w:ascii="Times New Roman" w:hAnsi="Times New Roman"/>
                  <w:sz w:val="18"/>
                  <w:szCs w:val="18"/>
                </w:rPr>
                <w:t>Social Science(3)</w:t>
              </w:r>
            </w:ins>
          </w:p>
        </w:tc>
        <w:tc>
          <w:tcPr>
            <w:tcW w:w="3330" w:type="dxa"/>
          </w:tcPr>
          <w:p w:rsidR="00CA65BC" w:rsidRPr="00CA65BC" w:rsidRDefault="00CA65BC" w:rsidP="00CA65BC">
            <w:pPr>
              <w:rPr>
                <w:ins w:id="329" w:author="mdavis47" w:date="2011-04-07T09:09:00Z"/>
                <w:rFonts w:ascii="Times New Roman" w:hAnsi="Times New Roman"/>
                <w:sz w:val="18"/>
                <w:szCs w:val="18"/>
              </w:rPr>
            </w:pPr>
            <w:ins w:id="330" w:author="mdavis47" w:date="2011-04-07T09:09:00Z">
              <w:r w:rsidRPr="00CA65BC">
                <w:rPr>
                  <w:rFonts w:ascii="Times New Roman" w:hAnsi="Times New Roman"/>
                  <w:sz w:val="18"/>
                  <w:szCs w:val="18"/>
                </w:rPr>
                <w:t>American History</w:t>
              </w:r>
            </w:ins>
          </w:p>
          <w:p w:rsidR="00CA65BC" w:rsidRPr="00CA65BC" w:rsidRDefault="00CA65BC" w:rsidP="00CA65BC">
            <w:pPr>
              <w:rPr>
                <w:ins w:id="331" w:author="mdavis47" w:date="2011-04-07T09:09:00Z"/>
                <w:rFonts w:ascii="Times New Roman" w:hAnsi="Times New Roman"/>
                <w:sz w:val="18"/>
                <w:szCs w:val="18"/>
              </w:rPr>
            </w:pPr>
            <w:ins w:id="332" w:author="mdavis47" w:date="2011-04-07T09:09:00Z">
              <w:r w:rsidRPr="00CA65BC">
                <w:rPr>
                  <w:rFonts w:ascii="Times New Roman" w:hAnsi="Times New Roman"/>
                  <w:sz w:val="18"/>
                  <w:szCs w:val="18"/>
                </w:rPr>
                <w:t>World History</w:t>
              </w:r>
            </w:ins>
          </w:p>
          <w:p w:rsidR="00CA65BC" w:rsidRPr="00CA65BC" w:rsidRDefault="00CA65BC" w:rsidP="00CA65BC">
            <w:pPr>
              <w:rPr>
                <w:ins w:id="333" w:author="mdavis47" w:date="2011-04-07T09:09:00Z"/>
                <w:rFonts w:ascii="Times New Roman" w:hAnsi="Times New Roman"/>
                <w:sz w:val="18"/>
                <w:szCs w:val="18"/>
              </w:rPr>
            </w:pPr>
            <w:ins w:id="334" w:author="mdavis47" w:date="2011-04-07T09:09:00Z">
              <w:r w:rsidRPr="00CA65BC">
                <w:rPr>
                  <w:rFonts w:ascii="Times New Roman" w:hAnsi="Times New Roman"/>
                  <w:sz w:val="18"/>
                  <w:szCs w:val="18"/>
                </w:rPr>
                <w:t>Economics and Government</w:t>
              </w:r>
            </w:ins>
          </w:p>
        </w:tc>
      </w:tr>
      <w:tr w:rsidR="00CA65BC" w:rsidRPr="00CA65BC" w:rsidTr="00CA65BC">
        <w:trPr>
          <w:ins w:id="335" w:author="mdavis47" w:date="2011-04-07T09:09:00Z"/>
        </w:trPr>
        <w:tc>
          <w:tcPr>
            <w:tcW w:w="1686" w:type="dxa"/>
          </w:tcPr>
          <w:p w:rsidR="00CA65BC" w:rsidRPr="00CA65BC" w:rsidRDefault="00CA65BC" w:rsidP="00CA65BC">
            <w:pPr>
              <w:rPr>
                <w:ins w:id="336" w:author="mdavis47" w:date="2011-04-07T09:09:00Z"/>
                <w:rFonts w:ascii="Times New Roman" w:hAnsi="Times New Roman"/>
                <w:sz w:val="18"/>
                <w:szCs w:val="18"/>
              </w:rPr>
            </w:pPr>
            <w:ins w:id="337" w:author="mdavis47" w:date="2011-04-07T09:09:00Z">
              <w:r w:rsidRPr="00CA65BC">
                <w:rPr>
                  <w:rFonts w:ascii="Times New Roman" w:hAnsi="Times New Roman"/>
                  <w:sz w:val="18"/>
                  <w:szCs w:val="18"/>
                </w:rPr>
                <w:t>Foreign Language(2)</w:t>
              </w:r>
            </w:ins>
          </w:p>
        </w:tc>
        <w:tc>
          <w:tcPr>
            <w:tcW w:w="2652" w:type="dxa"/>
          </w:tcPr>
          <w:p w:rsidR="00CA65BC" w:rsidRPr="00CA65BC" w:rsidRDefault="00CA65BC" w:rsidP="00CA65BC">
            <w:pPr>
              <w:rPr>
                <w:ins w:id="338" w:author="mdavis47" w:date="2011-04-07T09:09:00Z"/>
                <w:rFonts w:ascii="Times New Roman" w:hAnsi="Times New Roman"/>
                <w:sz w:val="18"/>
                <w:szCs w:val="18"/>
              </w:rPr>
            </w:pPr>
            <w:ins w:id="339" w:author="mdavis47" w:date="2011-04-07T09:09:00Z">
              <w:r w:rsidRPr="00CA65BC">
                <w:rPr>
                  <w:rFonts w:ascii="Times New Roman" w:hAnsi="Times New Roman"/>
                  <w:sz w:val="18"/>
                  <w:szCs w:val="18"/>
                </w:rPr>
                <w:t>Two courses in one language emphasizing speaking, listening, reading and writing</w:t>
              </w:r>
            </w:ins>
          </w:p>
        </w:tc>
        <w:tc>
          <w:tcPr>
            <w:tcW w:w="1350" w:type="dxa"/>
          </w:tcPr>
          <w:p w:rsidR="00CA65BC" w:rsidRPr="00CA65BC" w:rsidRDefault="00CA65BC" w:rsidP="00CA65BC">
            <w:pPr>
              <w:rPr>
                <w:ins w:id="340" w:author="mdavis47" w:date="2011-04-07T09:09:00Z"/>
                <w:rFonts w:ascii="Times New Roman" w:hAnsi="Times New Roman"/>
                <w:sz w:val="18"/>
                <w:szCs w:val="18"/>
              </w:rPr>
            </w:pPr>
            <w:ins w:id="341" w:author="mdavis47" w:date="2011-04-07T09:09:00Z">
              <w:r w:rsidRPr="00CA65BC">
                <w:rPr>
                  <w:rFonts w:ascii="Times New Roman" w:hAnsi="Times New Roman"/>
                  <w:sz w:val="18"/>
                  <w:szCs w:val="18"/>
                </w:rPr>
                <w:t>Foreign Language(2)</w:t>
              </w:r>
            </w:ins>
          </w:p>
        </w:tc>
        <w:tc>
          <w:tcPr>
            <w:tcW w:w="3330" w:type="dxa"/>
          </w:tcPr>
          <w:p w:rsidR="00CA65BC" w:rsidRPr="00CA65BC" w:rsidRDefault="00CA65BC" w:rsidP="00CA65BC">
            <w:pPr>
              <w:rPr>
                <w:ins w:id="342" w:author="mdavis47" w:date="2011-04-07T09:09:00Z"/>
                <w:rFonts w:ascii="Times New Roman" w:hAnsi="Times New Roman"/>
                <w:sz w:val="18"/>
                <w:szCs w:val="18"/>
              </w:rPr>
            </w:pPr>
            <w:ins w:id="343" w:author="mdavis47" w:date="2011-04-07T09:09:00Z">
              <w:r w:rsidRPr="00CA65BC">
                <w:rPr>
                  <w:rFonts w:ascii="Times New Roman" w:hAnsi="Times New Roman"/>
                  <w:sz w:val="18"/>
                  <w:szCs w:val="18"/>
                </w:rPr>
                <w:t>Two courses in one language emphasizing speaking, listening, reading and writing</w:t>
              </w:r>
            </w:ins>
          </w:p>
        </w:tc>
      </w:tr>
    </w:tbl>
    <w:p w:rsidR="00CA65BC" w:rsidRDefault="00CA65BC" w:rsidP="00103BFE">
      <w:pPr>
        <w:widowControl w:val="0"/>
        <w:tabs>
          <w:tab w:val="left" w:pos="3680"/>
        </w:tabs>
        <w:autoSpaceDE w:val="0"/>
        <w:autoSpaceDN w:val="0"/>
        <w:adjustRightInd w:val="0"/>
        <w:spacing w:after="0" w:line="250" w:lineRule="auto"/>
        <w:ind w:left="3694" w:right="4503" w:hanging="2674"/>
        <w:rPr>
          <w:ins w:id="344" w:author="mdavis47" w:date="2011-04-07T09:08:00Z"/>
          <w:rFonts w:ascii="Times New Roman" w:hAnsi="Times New Roman"/>
          <w:b/>
          <w:bCs/>
          <w:color w:val="191919"/>
          <w:spacing w:val="-2"/>
          <w:sz w:val="28"/>
          <w:szCs w:val="28"/>
        </w:rPr>
      </w:pPr>
    </w:p>
    <w:p w:rsidR="00103BFE" w:rsidRPr="00103BFE" w:rsidRDefault="00103BFE" w:rsidP="00103BFE">
      <w:pPr>
        <w:widowControl w:val="0"/>
        <w:tabs>
          <w:tab w:val="left" w:pos="3680"/>
        </w:tabs>
        <w:autoSpaceDE w:val="0"/>
        <w:autoSpaceDN w:val="0"/>
        <w:adjustRightInd w:val="0"/>
        <w:spacing w:after="0" w:line="250" w:lineRule="auto"/>
        <w:ind w:left="3694" w:right="4503" w:hanging="2674"/>
        <w:rPr>
          <w:ins w:id="345" w:author="mdavis47" w:date="2011-04-07T08:46:00Z"/>
          <w:rFonts w:ascii="Times New Roman" w:hAnsi="Times New Roman"/>
          <w:b/>
          <w:color w:val="191919"/>
          <w:spacing w:val="-2"/>
          <w:sz w:val="28"/>
          <w:szCs w:val="28"/>
        </w:rPr>
      </w:pPr>
      <w:ins w:id="346" w:author="mdavis47" w:date="2011-04-07T08:46:00Z">
        <w:r w:rsidRPr="00103BFE">
          <w:rPr>
            <w:rFonts w:ascii="Times New Roman" w:hAnsi="Times New Roman"/>
            <w:b/>
            <w:bCs/>
            <w:color w:val="191919"/>
            <w:spacing w:val="-2"/>
            <w:sz w:val="28"/>
            <w:szCs w:val="28"/>
          </w:rPr>
          <w:t>AREAS OF DEFICIENCY ALTERNATIVES</w:t>
        </w:r>
      </w:ins>
    </w:p>
    <w:p w:rsidR="004E5B68" w:rsidRPr="00103BFE" w:rsidDel="00103BFE" w:rsidRDefault="004E5B68" w:rsidP="004E5B68">
      <w:pPr>
        <w:widowControl w:val="0"/>
        <w:tabs>
          <w:tab w:val="left" w:pos="3680"/>
        </w:tabs>
        <w:autoSpaceDE w:val="0"/>
        <w:autoSpaceDN w:val="0"/>
        <w:adjustRightInd w:val="0"/>
        <w:spacing w:after="0" w:line="250" w:lineRule="auto"/>
        <w:ind w:left="3694" w:right="4503" w:hanging="2674"/>
        <w:rPr>
          <w:del w:id="347" w:author="mdavis47" w:date="2011-04-07T08:46:00Z"/>
          <w:rFonts w:ascii="Times New Roman" w:hAnsi="Times New Roman"/>
          <w:b/>
          <w:color w:val="000000"/>
          <w:sz w:val="28"/>
          <w:szCs w:val="28"/>
          <w:rPrChange w:id="348" w:author="mdavis47" w:date="2011-04-07T08:45:00Z">
            <w:rPr>
              <w:del w:id="349" w:author="mdavis47" w:date="2011-04-07T08:46:00Z"/>
              <w:rFonts w:ascii="Times New Roman" w:hAnsi="Times New Roman"/>
              <w:color w:val="000000"/>
              <w:sz w:val="18"/>
              <w:szCs w:val="18"/>
            </w:rPr>
          </w:rPrChange>
        </w:rPr>
      </w:pPr>
      <w:del w:id="350" w:author="mdavis47" w:date="2011-04-07T08:46:00Z">
        <w:r w:rsidRPr="00103BFE" w:rsidDel="00103BFE">
          <w:rPr>
            <w:rFonts w:ascii="Times New Roman" w:hAnsi="Times New Roman"/>
            <w:b/>
            <w:color w:val="191919"/>
            <w:spacing w:val="-2"/>
            <w:sz w:val="28"/>
            <w:szCs w:val="28"/>
            <w:rPrChange w:id="351" w:author="mdavis47" w:date="2011-04-07T08:45:00Z">
              <w:rPr>
                <w:rFonts w:ascii="Times New Roman" w:hAnsi="Times New Roman"/>
                <w:color w:val="191919"/>
                <w:spacing w:val="-2"/>
                <w:sz w:val="18"/>
                <w:szCs w:val="18"/>
              </w:rPr>
            </w:rPrChange>
          </w:rPr>
          <w:delText>Are</w:delText>
        </w:r>
        <w:r w:rsidRPr="00103BFE" w:rsidDel="00103BFE">
          <w:rPr>
            <w:rFonts w:ascii="Times New Roman" w:hAnsi="Times New Roman"/>
            <w:b/>
            <w:color w:val="191919"/>
            <w:sz w:val="28"/>
            <w:szCs w:val="28"/>
            <w:rPrChange w:id="352" w:author="mdavis47" w:date="2011-04-07T08:45:00Z">
              <w:rPr>
                <w:rFonts w:ascii="Times New Roman" w:hAnsi="Times New Roman"/>
                <w:color w:val="191919"/>
                <w:sz w:val="18"/>
                <w:szCs w:val="18"/>
              </w:rPr>
            </w:rPrChange>
          </w:rPr>
          <w:delText>a</w:delText>
        </w:r>
        <w:r w:rsidRPr="00103BFE" w:rsidDel="00103BFE">
          <w:rPr>
            <w:rFonts w:ascii="Times New Roman" w:hAnsi="Times New Roman"/>
            <w:b/>
            <w:color w:val="191919"/>
            <w:spacing w:val="-4"/>
            <w:sz w:val="28"/>
            <w:szCs w:val="28"/>
            <w:rPrChange w:id="353" w:author="mdavis47" w:date="2011-04-07T08:45:00Z">
              <w:rPr>
                <w:rFonts w:ascii="Times New Roman" w:hAnsi="Times New Roman"/>
                <w:color w:val="191919"/>
                <w:spacing w:val="-4"/>
                <w:sz w:val="18"/>
                <w:szCs w:val="18"/>
              </w:rPr>
            </w:rPrChange>
          </w:rPr>
          <w:delText xml:space="preserve"> </w:delText>
        </w:r>
        <w:r w:rsidRPr="00103BFE" w:rsidDel="00103BFE">
          <w:rPr>
            <w:rFonts w:ascii="Times New Roman" w:hAnsi="Times New Roman"/>
            <w:b/>
            <w:color w:val="191919"/>
            <w:spacing w:val="-2"/>
            <w:sz w:val="28"/>
            <w:szCs w:val="28"/>
            <w:rPrChange w:id="354" w:author="mdavis47" w:date="2011-04-07T08:45:00Z">
              <w:rPr>
                <w:rFonts w:ascii="Times New Roman" w:hAnsi="Times New Roman"/>
                <w:color w:val="191919"/>
                <w:spacing w:val="-2"/>
                <w:sz w:val="18"/>
                <w:szCs w:val="18"/>
              </w:rPr>
            </w:rPrChange>
          </w:rPr>
          <w:delText>o</w:delText>
        </w:r>
        <w:r w:rsidRPr="00103BFE" w:rsidDel="00103BFE">
          <w:rPr>
            <w:rFonts w:ascii="Times New Roman" w:hAnsi="Times New Roman"/>
            <w:b/>
            <w:color w:val="191919"/>
            <w:sz w:val="28"/>
            <w:szCs w:val="28"/>
            <w:rPrChange w:id="355" w:author="mdavis47" w:date="2011-04-07T08:45:00Z">
              <w:rPr>
                <w:rFonts w:ascii="Times New Roman" w:hAnsi="Times New Roman"/>
                <w:color w:val="191919"/>
                <w:sz w:val="18"/>
                <w:szCs w:val="18"/>
              </w:rPr>
            </w:rPrChange>
          </w:rPr>
          <w:delText>f</w:delText>
        </w:r>
        <w:r w:rsidRPr="00103BFE" w:rsidDel="00103BFE">
          <w:rPr>
            <w:rFonts w:ascii="Times New Roman" w:hAnsi="Times New Roman"/>
            <w:b/>
            <w:color w:val="191919"/>
            <w:spacing w:val="-4"/>
            <w:sz w:val="28"/>
            <w:szCs w:val="28"/>
            <w:rPrChange w:id="356" w:author="mdavis47" w:date="2011-04-07T08:45:00Z">
              <w:rPr>
                <w:rFonts w:ascii="Times New Roman" w:hAnsi="Times New Roman"/>
                <w:color w:val="191919"/>
                <w:spacing w:val="-4"/>
                <w:sz w:val="18"/>
                <w:szCs w:val="18"/>
              </w:rPr>
            </w:rPrChange>
          </w:rPr>
          <w:delText xml:space="preserve"> </w:delText>
        </w:r>
        <w:r w:rsidRPr="00103BFE" w:rsidDel="00103BFE">
          <w:rPr>
            <w:rFonts w:ascii="Times New Roman" w:hAnsi="Times New Roman"/>
            <w:b/>
            <w:color w:val="191919"/>
            <w:spacing w:val="-2"/>
            <w:sz w:val="28"/>
            <w:szCs w:val="28"/>
            <w:rPrChange w:id="357" w:author="mdavis47" w:date="2011-04-07T08:45:00Z">
              <w:rPr>
                <w:rFonts w:ascii="Times New Roman" w:hAnsi="Times New Roman"/>
                <w:color w:val="191919"/>
                <w:spacing w:val="-2"/>
                <w:sz w:val="18"/>
                <w:szCs w:val="18"/>
              </w:rPr>
            </w:rPrChange>
          </w:rPr>
          <w:delText>Deficienc</w:delText>
        </w:r>
        <w:r w:rsidRPr="00103BFE" w:rsidDel="00103BFE">
          <w:rPr>
            <w:rFonts w:ascii="Times New Roman" w:hAnsi="Times New Roman"/>
            <w:b/>
            <w:color w:val="191919"/>
            <w:sz w:val="28"/>
            <w:szCs w:val="28"/>
            <w:rPrChange w:id="358" w:author="mdavis47" w:date="2011-04-07T08:45:00Z">
              <w:rPr>
                <w:rFonts w:ascii="Times New Roman" w:hAnsi="Times New Roman"/>
                <w:color w:val="191919"/>
                <w:sz w:val="18"/>
                <w:szCs w:val="18"/>
              </w:rPr>
            </w:rPrChange>
          </w:rPr>
          <w:delText>y</w:delText>
        </w:r>
        <w:r w:rsidRPr="00103BFE" w:rsidDel="00103BFE">
          <w:rPr>
            <w:rFonts w:ascii="Times New Roman" w:hAnsi="Times New Roman"/>
            <w:b/>
            <w:color w:val="191919"/>
            <w:spacing w:val="-13"/>
            <w:sz w:val="28"/>
            <w:szCs w:val="28"/>
            <w:rPrChange w:id="359" w:author="mdavis47" w:date="2011-04-07T08:45:00Z">
              <w:rPr>
                <w:rFonts w:ascii="Times New Roman" w:hAnsi="Times New Roman"/>
                <w:color w:val="191919"/>
                <w:spacing w:val="-13"/>
                <w:sz w:val="18"/>
                <w:szCs w:val="18"/>
              </w:rPr>
            </w:rPrChange>
          </w:rPr>
          <w:delText xml:space="preserve"> </w:delText>
        </w:r>
        <w:r w:rsidRPr="00103BFE" w:rsidDel="00103BFE">
          <w:rPr>
            <w:rFonts w:ascii="Times New Roman" w:hAnsi="Times New Roman"/>
            <w:b/>
            <w:color w:val="191919"/>
            <w:spacing w:val="-2"/>
            <w:sz w:val="28"/>
            <w:szCs w:val="28"/>
            <w:rPrChange w:id="360" w:author="mdavis47" w:date="2011-04-07T08:45:00Z">
              <w:rPr>
                <w:rFonts w:ascii="Times New Roman" w:hAnsi="Times New Roman"/>
                <w:color w:val="191919"/>
                <w:spacing w:val="-2"/>
                <w:sz w:val="18"/>
                <w:szCs w:val="18"/>
              </w:rPr>
            </w:rPrChange>
          </w:rPr>
          <w:delText>Alternatives</w:delText>
        </w:r>
      </w:del>
    </w:p>
    <w:p w:rsidR="004E5B68" w:rsidRPr="00103BFE" w:rsidRDefault="004E5B68" w:rsidP="004E5B68">
      <w:pPr>
        <w:widowControl w:val="0"/>
        <w:autoSpaceDE w:val="0"/>
        <w:autoSpaceDN w:val="0"/>
        <w:adjustRightInd w:val="0"/>
        <w:spacing w:before="8" w:after="0" w:line="190" w:lineRule="exact"/>
        <w:rPr>
          <w:rFonts w:ascii="Times New Roman" w:hAnsi="Times New Roman"/>
          <w:b/>
          <w:color w:val="000000"/>
          <w:sz w:val="28"/>
          <w:szCs w:val="28"/>
          <w:rPrChange w:id="361" w:author="mdavis47" w:date="2011-04-07T08:45:00Z">
            <w:rPr>
              <w:rFonts w:ascii="Times New Roman" w:hAnsi="Times New Roman"/>
              <w:color w:val="000000"/>
              <w:sz w:val="19"/>
              <w:szCs w:val="19"/>
            </w:rPr>
          </w:rPrChange>
        </w:rPr>
      </w:pPr>
    </w:p>
    <w:p w:rsidR="004E5B68" w:rsidRDefault="004E5B68" w:rsidP="004E5B68">
      <w:pPr>
        <w:widowControl w:val="0"/>
        <w:autoSpaceDE w:val="0"/>
        <w:autoSpaceDN w:val="0"/>
        <w:adjustRightInd w:val="0"/>
        <w:spacing w:after="0" w:line="240" w:lineRule="auto"/>
        <w:ind w:left="1020" w:right="9301"/>
        <w:jc w:val="both"/>
        <w:rPr>
          <w:rFonts w:ascii="Times New Roman" w:hAnsi="Times New Roman"/>
          <w:color w:val="000000"/>
          <w:sz w:val="18"/>
          <w:szCs w:val="18"/>
        </w:rPr>
      </w:pPr>
      <w:r>
        <w:rPr>
          <w:rFonts w:ascii="Times New Roman" w:hAnsi="Times New Roman"/>
          <w:b/>
          <w:bCs/>
          <w:color w:val="191919"/>
          <w:spacing w:val="-2"/>
          <w:sz w:val="24"/>
          <w:szCs w:val="24"/>
        </w:rPr>
        <w:t>E</w:t>
      </w:r>
      <w:r>
        <w:rPr>
          <w:rFonts w:ascii="Times New Roman" w:hAnsi="Times New Roman"/>
          <w:b/>
          <w:bCs/>
          <w:color w:val="191919"/>
          <w:spacing w:val="-2"/>
          <w:sz w:val="18"/>
          <w:szCs w:val="18"/>
        </w:rPr>
        <w:t>NGLISH</w:t>
      </w:r>
    </w:p>
    <w:p w:rsidR="004E5B68" w:rsidRDefault="004E5B68" w:rsidP="004E5B68">
      <w:pPr>
        <w:widowControl w:val="0"/>
        <w:autoSpaceDE w:val="0"/>
        <w:autoSpaceDN w:val="0"/>
        <w:adjustRightInd w:val="0"/>
        <w:spacing w:before="30" w:after="0" w:line="250" w:lineRule="auto"/>
        <w:ind w:left="1020" w:right="73"/>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Placemen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(CPE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Studi</w:t>
      </w:r>
      <w:r>
        <w:rPr>
          <w:rFonts w:ascii="Times New Roman" w:hAnsi="Times New Roman"/>
          <w:color w:val="191919"/>
          <w:spacing w:val="-3"/>
          <w:sz w:val="18"/>
          <w:szCs w:val="18"/>
        </w:rPr>
        <w:t>e</w:t>
      </w:r>
      <w:r>
        <w:rPr>
          <w:rFonts w:ascii="Times New Roman" w:hAnsi="Times New Roman"/>
          <w:color w:val="191919"/>
          <w:spacing w:val="-2"/>
          <w:sz w:val="18"/>
          <w:szCs w:val="18"/>
        </w:rPr>
        <w:t xml:space="preserve">s/Learn- </w:t>
      </w:r>
      <w:r>
        <w:rPr>
          <w:rFonts w:ascii="Times New Roman" w:hAnsi="Times New Roman"/>
          <w:color w:val="191919"/>
          <w:spacing w:val="-2"/>
          <w:sz w:val="18"/>
          <w:szCs w:val="18"/>
        </w:rPr>
        <w:lastRenderedPageBreak/>
        <w: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4E5B68" w:rsidRDefault="004E5B68" w:rsidP="004E5B68">
      <w:pPr>
        <w:widowControl w:val="0"/>
        <w:autoSpaceDE w:val="0"/>
        <w:autoSpaceDN w:val="0"/>
        <w:adjustRightInd w:val="0"/>
        <w:spacing w:before="8" w:after="0" w:line="190" w:lineRule="exact"/>
        <w:rPr>
          <w:rFonts w:ascii="Times New Roman" w:hAnsi="Times New Roman"/>
          <w:color w:val="000000"/>
          <w:sz w:val="19"/>
          <w:szCs w:val="19"/>
        </w:rPr>
      </w:pPr>
    </w:p>
    <w:p w:rsidR="004E5B68" w:rsidRDefault="004E5B68" w:rsidP="004E5B68">
      <w:pPr>
        <w:widowControl w:val="0"/>
        <w:autoSpaceDE w:val="0"/>
        <w:autoSpaceDN w:val="0"/>
        <w:adjustRightInd w:val="0"/>
        <w:spacing w:after="0" w:line="240" w:lineRule="auto"/>
        <w:ind w:left="1020" w:right="8741"/>
        <w:jc w:val="both"/>
        <w:rPr>
          <w:rFonts w:ascii="Times New Roman" w:hAnsi="Times New Roman"/>
          <w:color w:val="000000"/>
          <w:sz w:val="18"/>
          <w:szCs w:val="18"/>
        </w:rPr>
      </w:pPr>
      <w:r>
        <w:rPr>
          <w:rFonts w:ascii="Times New Roman" w:hAnsi="Times New Roman"/>
          <w:b/>
          <w:bCs/>
          <w:color w:val="191919"/>
          <w:spacing w:val="-2"/>
          <w:sz w:val="24"/>
          <w:szCs w:val="24"/>
        </w:rPr>
        <w:t>M</w:t>
      </w:r>
      <w:r>
        <w:rPr>
          <w:rFonts w:ascii="Times New Roman" w:hAnsi="Times New Roman"/>
          <w:b/>
          <w:bCs/>
          <w:color w:val="191919"/>
          <w:spacing w:val="-16"/>
          <w:sz w:val="18"/>
          <w:szCs w:val="18"/>
        </w:rPr>
        <w:t>A</w:t>
      </w:r>
      <w:r>
        <w:rPr>
          <w:rFonts w:ascii="Times New Roman" w:hAnsi="Times New Roman"/>
          <w:b/>
          <w:bCs/>
          <w:color w:val="191919"/>
          <w:spacing w:val="-2"/>
          <w:sz w:val="18"/>
          <w:szCs w:val="18"/>
        </w:rPr>
        <w:t>THEM</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TICS</w:t>
      </w:r>
    </w:p>
    <w:p w:rsidR="00CA65BC" w:rsidRDefault="004E5B68">
      <w:pPr>
        <w:pStyle w:val="CommentText"/>
        <w:ind w:left="1020"/>
        <w:rPr>
          <w:rFonts w:ascii="Times New Roman" w:hAnsi="Times New Roman"/>
          <w:color w:val="000000"/>
          <w:sz w:val="18"/>
          <w:szCs w:val="18"/>
        </w:rPr>
        <w:pPrChange w:id="362" w:author="mdavis47" w:date="2011-03-21T10:51:00Z">
          <w:pPr>
            <w:widowControl w:val="0"/>
            <w:autoSpaceDE w:val="0"/>
            <w:autoSpaceDN w:val="0"/>
            <w:adjustRightInd w:val="0"/>
            <w:spacing w:before="30" w:after="0" w:line="240" w:lineRule="auto"/>
            <w:ind w:left="1020" w:right="846"/>
            <w:jc w:val="both"/>
          </w:pPr>
        </w:pPrChange>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del w:id="363" w:author="mdavis47" w:date="2011-03-21T10:50:00Z">
        <w:r w:rsidDel="00122233">
          <w:rPr>
            <w:rFonts w:ascii="Times New Roman" w:hAnsi="Times New Roman"/>
            <w:color w:val="191919"/>
            <w:spacing w:val="-2"/>
            <w:sz w:val="18"/>
            <w:szCs w:val="18"/>
          </w:rPr>
          <w:delText>CPE</w:delText>
        </w:r>
        <w:r w:rsidDel="00122233">
          <w:rPr>
            <w:rFonts w:ascii="Times New Roman" w:hAnsi="Times New Roman"/>
            <w:color w:val="191919"/>
            <w:sz w:val="18"/>
            <w:szCs w:val="18"/>
          </w:rPr>
          <w:delText>,</w:delText>
        </w:r>
        <w:r w:rsidDel="00122233">
          <w:rPr>
            <w:rFonts w:ascii="Times New Roman" w:hAnsi="Times New Roman"/>
            <w:color w:val="191919"/>
            <w:spacing w:val="-4"/>
            <w:sz w:val="18"/>
            <w:szCs w:val="18"/>
          </w:rPr>
          <w:delText xml:space="preserve"> </w:delText>
        </w:r>
      </w:del>
      <w:ins w:id="364" w:author="mdavis47" w:date="2011-03-21T10:51:00Z">
        <w:r w:rsidR="00122233">
          <w:rPr>
            <w:rFonts w:ascii="Times New Roman" w:hAnsi="Times New Roman"/>
            <w:color w:val="191919"/>
            <w:spacing w:val="-4"/>
            <w:sz w:val="18"/>
            <w:szCs w:val="18"/>
          </w:rPr>
          <w:t xml:space="preserve"> </w:t>
        </w:r>
        <w:r w:rsidR="00122233">
          <w:t xml:space="preserve">College Placement Exam" </w:t>
        </w:r>
      </w:ins>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Studies/Learnin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020" w:right="9327"/>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CIENCE</w:t>
      </w:r>
    </w:p>
    <w:p w:rsidR="004E5B68" w:rsidRDefault="004E5B68" w:rsidP="004E5B68">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fou</w:t>
      </w:r>
      <w:r>
        <w:rPr>
          <w:rFonts w:ascii="Times New Roman" w:hAnsi="Times New Roman"/>
          <w:color w:val="191919"/>
          <w:spacing w:val="-6"/>
          <w:sz w:val="18"/>
          <w:szCs w:val="18"/>
        </w:rPr>
        <w:t>r</w:t>
      </w:r>
      <w:r>
        <w:rPr>
          <w:rFonts w:ascii="Times New Roman" w:hAnsi="Times New Roman"/>
          <w:color w:val="191919"/>
          <w:spacing w:val="-3"/>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eithe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BIO</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10"/>
          <w:sz w:val="18"/>
          <w:szCs w:val="18"/>
        </w:rPr>
        <w:t>111</w:t>
      </w:r>
      <w:r>
        <w:rPr>
          <w:rFonts w:ascii="Times New Roman" w:hAnsi="Times New Roman"/>
          <w:color w:val="191919"/>
          <w:spacing w:val="-3"/>
          <w:sz w:val="18"/>
          <w:szCs w:val="18"/>
        </w:rPr>
        <w:t>1K</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1001</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10"/>
          <w:sz w:val="18"/>
          <w:szCs w:val="18"/>
        </w:rPr>
        <w:t>1</w:t>
      </w:r>
      <w:r>
        <w:rPr>
          <w:rFonts w:ascii="Times New Roman" w:hAnsi="Times New Roman"/>
          <w:color w:val="191919"/>
          <w:spacing w:val="-3"/>
          <w:sz w:val="18"/>
          <w:szCs w:val="18"/>
        </w:rPr>
        <w:t>151K</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grad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bette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earned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10-hou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 “sequence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pacing w:val="-12"/>
          <w:sz w:val="18"/>
          <w:szCs w:val="18"/>
        </w:rPr>
        <w:t>r</w:t>
      </w:r>
      <w:r>
        <w:rPr>
          <w:rFonts w:ascii="Times New Roman" w:hAnsi="Times New Roman"/>
          <w:color w:val="191919"/>
          <w:sz w:val="18"/>
          <w:szCs w:val="18"/>
        </w:rPr>
        <w:t>.</w:t>
      </w:r>
    </w:p>
    <w:p w:rsidR="004E5B68" w:rsidRDefault="004E5B68" w:rsidP="004E5B68">
      <w:pPr>
        <w:widowControl w:val="0"/>
        <w:autoSpaceDE w:val="0"/>
        <w:autoSpaceDN w:val="0"/>
        <w:adjustRightInd w:val="0"/>
        <w:spacing w:before="8" w:after="0" w:line="190" w:lineRule="exact"/>
        <w:rPr>
          <w:rFonts w:ascii="Times New Roman" w:hAnsi="Times New Roman"/>
          <w:color w:val="000000"/>
          <w:sz w:val="19"/>
          <w:szCs w:val="19"/>
        </w:rPr>
      </w:pPr>
    </w:p>
    <w:p w:rsidR="004E5B68" w:rsidRDefault="004E5B68" w:rsidP="004E5B68">
      <w:pPr>
        <w:widowControl w:val="0"/>
        <w:autoSpaceDE w:val="0"/>
        <w:autoSpaceDN w:val="0"/>
        <w:adjustRightInd w:val="0"/>
        <w:spacing w:after="0" w:line="240" w:lineRule="auto"/>
        <w:ind w:left="1020" w:right="8570"/>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OCIA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CIENCE</w:t>
      </w:r>
    </w:p>
    <w:p w:rsidR="004E5B68" w:rsidRDefault="004E5B68" w:rsidP="004E5B68">
      <w:pPr>
        <w:widowControl w:val="0"/>
        <w:autoSpaceDE w:val="0"/>
        <w:autoSpaceDN w:val="0"/>
        <w:adjustRightInd w:val="0"/>
        <w:spacing w:before="30" w:after="0" w:line="250" w:lineRule="auto"/>
        <w:ind w:left="1020" w:right="72"/>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economic</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w:t>
      </w:r>
      <w:r>
        <w:rPr>
          <w:rFonts w:ascii="Times New Roman" w:hAnsi="Times New Roman"/>
          <w:color w:val="191919"/>
          <w:sz w:val="18"/>
          <w:szCs w:val="18"/>
        </w:rPr>
        <w:t>T</w:t>
      </w:r>
      <w:r>
        <w:rPr>
          <w:rFonts w:ascii="Times New Roman" w:hAnsi="Times New Roman"/>
          <w:color w:val="191919"/>
          <w:spacing w:val="-8"/>
          <w:sz w:val="18"/>
          <w:szCs w:val="18"/>
        </w:rPr>
        <w:t xml:space="preserve"> 111</w:t>
      </w: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pacing w:val="-8"/>
          <w:sz w:val="18"/>
          <w:szCs w:val="18"/>
        </w:rPr>
        <w:t>1</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 jors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ECO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210</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ECO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210</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pacing w:val="-12"/>
          <w:sz w:val="18"/>
          <w:szCs w:val="18"/>
        </w:rPr>
        <w:t>r</w:t>
      </w:r>
      <w:r>
        <w:rPr>
          <w:rFonts w:ascii="Times New Roman" w:hAnsi="Times New Roman"/>
          <w:color w:val="191919"/>
          <w:sz w:val="18"/>
          <w:szCs w:val="18"/>
        </w:rPr>
        <w:t>.</w:t>
      </w:r>
    </w:p>
    <w:p w:rsidR="004E5B68" w:rsidRDefault="004E5B68" w:rsidP="004E5B68">
      <w:pPr>
        <w:widowControl w:val="0"/>
        <w:autoSpaceDE w:val="0"/>
        <w:autoSpaceDN w:val="0"/>
        <w:adjustRightInd w:val="0"/>
        <w:spacing w:before="8" w:after="0" w:line="190" w:lineRule="exact"/>
        <w:rPr>
          <w:rFonts w:ascii="Times New Roman" w:hAnsi="Times New Roman"/>
          <w:color w:val="000000"/>
          <w:sz w:val="19"/>
          <w:szCs w:val="19"/>
        </w:rPr>
      </w:pPr>
    </w:p>
    <w:p w:rsidR="004E5B68" w:rsidRDefault="004E5B68" w:rsidP="004E5B68">
      <w:pPr>
        <w:widowControl w:val="0"/>
        <w:autoSpaceDE w:val="0"/>
        <w:autoSpaceDN w:val="0"/>
        <w:adjustRightInd w:val="0"/>
        <w:spacing w:after="0" w:line="240" w:lineRule="auto"/>
        <w:ind w:left="1020" w:right="8166"/>
        <w:jc w:val="both"/>
        <w:rPr>
          <w:rFonts w:ascii="Times New Roman" w:hAnsi="Times New Roman"/>
          <w:color w:val="000000"/>
          <w:sz w:val="18"/>
          <w:szCs w:val="18"/>
        </w:rPr>
      </w:pPr>
      <w:r>
        <w:rPr>
          <w:rFonts w:ascii="Times New Roman" w:hAnsi="Times New Roman"/>
          <w:b/>
          <w:bCs/>
          <w:color w:val="191919"/>
          <w:spacing w:val="-2"/>
          <w:sz w:val="24"/>
          <w:szCs w:val="24"/>
        </w:rPr>
        <w:t>F</w:t>
      </w:r>
      <w:r>
        <w:rPr>
          <w:rFonts w:ascii="Times New Roman" w:hAnsi="Times New Roman"/>
          <w:b/>
          <w:bCs/>
          <w:color w:val="191919"/>
          <w:spacing w:val="-2"/>
          <w:sz w:val="18"/>
          <w:szCs w:val="18"/>
        </w:rPr>
        <w:t>OREIG</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L</w:t>
      </w:r>
      <w:r>
        <w:rPr>
          <w:rFonts w:ascii="Times New Roman" w:hAnsi="Times New Roman"/>
          <w:b/>
          <w:bCs/>
          <w:color w:val="191919"/>
          <w:spacing w:val="-2"/>
          <w:sz w:val="18"/>
          <w:szCs w:val="18"/>
        </w:rPr>
        <w:t>ANGUAGE</w:t>
      </w:r>
    </w:p>
    <w:p w:rsidR="004E5B68" w:rsidRDefault="004E5B68" w:rsidP="004E5B68">
      <w:pPr>
        <w:widowControl w:val="0"/>
        <w:autoSpaceDE w:val="0"/>
        <w:autoSpaceDN w:val="0"/>
        <w:adjustRightInd w:val="0"/>
        <w:spacing w:before="30" w:after="0" w:line="250" w:lineRule="auto"/>
        <w:ind w:left="1020" w:right="69"/>
        <w:jc w:val="both"/>
        <w:rPr>
          <w:ins w:id="365" w:author="mdavis47" w:date="2011-04-07T09:22:00Z"/>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three-hou</w:t>
      </w:r>
      <w:r>
        <w:rPr>
          <w:rFonts w:ascii="Times New Roman" w:hAnsi="Times New Roman"/>
          <w:color w:val="191919"/>
          <w:sz w:val="18"/>
          <w:szCs w:val="18"/>
        </w:rPr>
        <w:t xml:space="preserve">r </w:t>
      </w:r>
      <w:r>
        <w:rPr>
          <w:rFonts w:ascii="Times New Roman" w:hAnsi="Times New Roman"/>
          <w:color w:val="191919"/>
          <w:spacing w:val="-2"/>
          <w:sz w:val="18"/>
          <w:szCs w:val="18"/>
        </w:rPr>
        <w:t>introductory/elementar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 xml:space="preserve">n </w:t>
      </w:r>
      <w:r>
        <w:rPr>
          <w:rFonts w:ascii="Times New Roman" w:hAnsi="Times New Roman"/>
          <w:color w:val="191919"/>
          <w:spacing w:val="-2"/>
          <w:sz w:val="18"/>
          <w:szCs w:val="18"/>
        </w:rPr>
        <w:t>languag</w:t>
      </w:r>
      <w:r>
        <w:rPr>
          <w:rFonts w:ascii="Times New Roman" w:hAnsi="Times New Roman"/>
          <w:color w:val="191919"/>
          <w:sz w:val="18"/>
          <w:szCs w:val="18"/>
        </w:rPr>
        <w:t xml:space="preserve">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(FRE</w:t>
      </w:r>
      <w:r>
        <w:rPr>
          <w:rFonts w:ascii="Times New Roman" w:hAnsi="Times New Roman"/>
          <w:color w:val="191919"/>
          <w:sz w:val="18"/>
          <w:szCs w:val="18"/>
        </w:rPr>
        <w:t xml:space="preserve">N </w:t>
      </w:r>
      <w:r>
        <w:rPr>
          <w:rFonts w:ascii="Times New Roman" w:hAnsi="Times New Roman"/>
          <w:color w:val="191919"/>
          <w:spacing w:val="-8"/>
          <w:sz w:val="18"/>
          <w:szCs w:val="18"/>
        </w:rPr>
        <w:t>1</w:t>
      </w:r>
      <w:r>
        <w:rPr>
          <w:rFonts w:ascii="Times New Roman" w:hAnsi="Times New Roman"/>
          <w:color w:val="191919"/>
          <w:spacing w:val="-2"/>
          <w:sz w:val="18"/>
          <w:szCs w:val="18"/>
        </w:rPr>
        <w:t>101</w:t>
      </w:r>
      <w:r>
        <w:rPr>
          <w:rFonts w:ascii="Times New Roman" w:hAnsi="Times New Roman"/>
          <w:color w:val="191919"/>
          <w:sz w:val="18"/>
          <w:szCs w:val="18"/>
        </w:rPr>
        <w:t xml:space="preserve">, </w:t>
      </w:r>
      <w:r>
        <w:rPr>
          <w:rFonts w:ascii="Times New Roman" w:hAnsi="Times New Roman"/>
          <w:color w:val="191919"/>
          <w:spacing w:val="-2"/>
          <w:sz w:val="18"/>
          <w:szCs w:val="18"/>
        </w:rPr>
        <w:t>GER</w:t>
      </w:r>
      <w:r>
        <w:rPr>
          <w:rFonts w:ascii="Times New Roman" w:hAnsi="Times New Roman"/>
          <w:color w:val="191919"/>
          <w:sz w:val="18"/>
          <w:szCs w:val="18"/>
        </w:rPr>
        <w:t xml:space="preserve">M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S</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8"/>
          <w:sz w:val="18"/>
          <w:szCs w:val="18"/>
        </w:rPr>
        <w:t>1</w:t>
      </w:r>
      <w:r>
        <w:rPr>
          <w:rFonts w:ascii="Times New Roman" w:hAnsi="Times New Roman"/>
          <w:color w:val="191919"/>
          <w:spacing w:val="-2"/>
          <w:sz w:val="18"/>
          <w:szCs w:val="18"/>
        </w:rPr>
        <w:t>131</w:t>
      </w:r>
      <w:r>
        <w:rPr>
          <w:rFonts w:ascii="Times New Roman" w:hAnsi="Times New Roman"/>
          <w:color w:val="191919"/>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 xml:space="preserve">h a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del w:id="366" w:author="mdavis47" w:date="2011-03-21T09:38:00Z">
        <w:r w:rsidDel="005D3B83">
          <w:rPr>
            <w:rFonts w:ascii="Times New Roman" w:hAnsi="Times New Roman"/>
            <w:color w:val="191919"/>
            <w:spacing w:val="-2"/>
            <w:sz w:val="18"/>
            <w:szCs w:val="18"/>
          </w:rPr>
          <w:delText>CP</w:delText>
        </w:r>
        <w:r w:rsidDel="005D3B83">
          <w:rPr>
            <w:rFonts w:ascii="Times New Roman" w:hAnsi="Times New Roman"/>
            <w:color w:val="191919"/>
            <w:sz w:val="18"/>
            <w:szCs w:val="18"/>
          </w:rPr>
          <w:delText>C</w:delText>
        </w:r>
        <w:r w:rsidDel="005D3B83">
          <w:rPr>
            <w:rFonts w:ascii="Times New Roman" w:hAnsi="Times New Roman"/>
            <w:color w:val="191919"/>
            <w:spacing w:val="-10"/>
            <w:sz w:val="18"/>
            <w:szCs w:val="18"/>
          </w:rPr>
          <w:delText xml:space="preserve"> </w:delText>
        </w:r>
      </w:del>
      <w:ins w:id="367" w:author="mdavis47" w:date="2011-03-21T09:38:00Z">
        <w:r w:rsidR="005D3B83">
          <w:rPr>
            <w:rFonts w:ascii="Times New Roman" w:hAnsi="Times New Roman"/>
            <w:color w:val="191919"/>
            <w:spacing w:val="-10"/>
            <w:sz w:val="18"/>
            <w:szCs w:val="18"/>
          </w:rPr>
          <w:t xml:space="preserve"> College </w:t>
        </w:r>
        <w:proofErr w:type="spellStart"/>
        <w:r w:rsidR="005D3B83">
          <w:rPr>
            <w:rFonts w:ascii="Times New Roman" w:hAnsi="Times New Roman"/>
            <w:color w:val="191919"/>
            <w:spacing w:val="-10"/>
            <w:sz w:val="18"/>
            <w:szCs w:val="18"/>
          </w:rPr>
          <w:t>Prepatory</w:t>
        </w:r>
        <w:proofErr w:type="spellEnd"/>
        <w:r w:rsidR="005D3B83">
          <w:rPr>
            <w:rFonts w:ascii="Times New Roman" w:hAnsi="Times New Roman"/>
            <w:color w:val="191919"/>
            <w:spacing w:val="-10"/>
            <w:sz w:val="18"/>
            <w:szCs w:val="18"/>
          </w:rPr>
          <w:t xml:space="preserve"> Curriculum </w:t>
        </w:r>
      </w:ins>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earned 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CP</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pacing w:val="-3"/>
          <w:sz w:val="18"/>
          <w:szCs w:val="18"/>
        </w:rPr>
        <w:t>e</w:t>
      </w:r>
      <w:r>
        <w:rPr>
          <w:rFonts w:ascii="Times New Roman" w:hAnsi="Times New Roman"/>
          <w:color w:val="191919"/>
          <w:spacing w:val="-2"/>
          <w:sz w:val="18"/>
          <w:szCs w:val="18"/>
        </w:rPr>
        <w:t>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elsewher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w:t>
      </w:r>
      <w:r>
        <w:rPr>
          <w:rFonts w:ascii="Times New Roman" w:hAnsi="Times New Roman"/>
          <w:color w:val="191919"/>
          <w:spacing w:val="-3"/>
          <w:sz w:val="18"/>
          <w:szCs w:val="18"/>
        </w:rPr>
        <w:t>n</w:t>
      </w:r>
      <w:r>
        <w:rPr>
          <w:rFonts w:ascii="Times New Roman" w:hAnsi="Times New Roman"/>
          <w:color w:val="191919"/>
          <w:spacing w:val="-2"/>
          <w:sz w:val="18"/>
          <w:szCs w:val="18"/>
        </w:rPr>
        <w:t>scripts.</w:t>
      </w:r>
    </w:p>
    <w:p w:rsidR="000E1FA2" w:rsidRDefault="000E1FA2" w:rsidP="004E5B68">
      <w:pPr>
        <w:widowControl w:val="0"/>
        <w:autoSpaceDE w:val="0"/>
        <w:autoSpaceDN w:val="0"/>
        <w:adjustRightInd w:val="0"/>
        <w:spacing w:before="30" w:after="0" w:line="250" w:lineRule="auto"/>
        <w:ind w:left="1020" w:right="69"/>
        <w:jc w:val="both"/>
        <w:rPr>
          <w:ins w:id="368" w:author="mdavis47" w:date="2011-04-07T09:22:00Z"/>
          <w:rFonts w:ascii="Times New Roman" w:hAnsi="Times New Roman"/>
          <w:color w:val="191919"/>
          <w:spacing w:val="-2"/>
          <w:sz w:val="18"/>
          <w:szCs w:val="18"/>
        </w:rPr>
      </w:pPr>
    </w:p>
    <w:p w:rsidR="000E1FA2" w:rsidRPr="002218F7" w:rsidRDefault="000E1FA2" w:rsidP="000E1FA2">
      <w:pPr>
        <w:widowControl w:val="0"/>
        <w:autoSpaceDE w:val="0"/>
        <w:autoSpaceDN w:val="0"/>
        <w:adjustRightInd w:val="0"/>
        <w:spacing w:before="30" w:after="0" w:line="250" w:lineRule="auto"/>
        <w:ind w:left="1020" w:right="69"/>
        <w:jc w:val="both"/>
        <w:rPr>
          <w:ins w:id="369" w:author="mdavis47" w:date="2011-04-07T09:24:00Z"/>
          <w:rFonts w:ascii="Times New Roman" w:hAnsi="Times New Roman"/>
          <w:b/>
          <w:smallCaps/>
          <w:color w:val="000000"/>
          <w:sz w:val="24"/>
          <w:szCs w:val="24"/>
          <w:rPrChange w:id="370" w:author="mdavis47" w:date="2011-04-07T11:50:00Z">
            <w:rPr>
              <w:ins w:id="371" w:author="mdavis47" w:date="2011-04-07T09:24:00Z"/>
              <w:rFonts w:ascii="Times New Roman" w:hAnsi="Times New Roman"/>
              <w:b/>
              <w:smallCaps/>
              <w:color w:val="000000"/>
              <w:sz w:val="18"/>
              <w:szCs w:val="18"/>
            </w:rPr>
          </w:rPrChange>
        </w:rPr>
        <w:pPrChange w:id="372" w:author="mdavis47" w:date="2011-04-07T09:24:00Z">
          <w:pPr>
            <w:widowControl w:val="0"/>
            <w:autoSpaceDE w:val="0"/>
            <w:autoSpaceDN w:val="0"/>
            <w:adjustRightInd w:val="0"/>
            <w:spacing w:before="30" w:after="0" w:line="250" w:lineRule="auto"/>
            <w:ind w:left="1020" w:right="69"/>
            <w:jc w:val="both"/>
          </w:pPr>
        </w:pPrChange>
      </w:pPr>
      <w:ins w:id="373" w:author="mdavis47" w:date="2011-04-07T09:23:00Z">
        <w:r w:rsidRPr="002218F7">
          <w:rPr>
            <w:rFonts w:ascii="Times New Roman" w:hAnsi="Times New Roman"/>
            <w:b/>
            <w:smallCaps/>
            <w:color w:val="000000"/>
            <w:sz w:val="24"/>
            <w:szCs w:val="24"/>
            <w:rPrChange w:id="374" w:author="mdavis47" w:date="2011-04-07T11:50:00Z">
              <w:rPr>
                <w:rFonts w:ascii="Times New Roman" w:hAnsi="Times New Roman"/>
                <w:color w:val="000000"/>
                <w:sz w:val="18"/>
                <w:szCs w:val="18"/>
              </w:rPr>
            </w:rPrChange>
          </w:rPr>
          <w:t>Home School Graduates</w:t>
        </w:r>
      </w:ins>
      <w:ins w:id="375" w:author="mdavis47" w:date="2011-04-07T09:24:00Z">
        <w:r w:rsidRPr="002218F7">
          <w:rPr>
            <w:rFonts w:ascii="Times New Roman" w:hAnsi="Times New Roman"/>
            <w:b/>
            <w:smallCaps/>
            <w:color w:val="000000"/>
            <w:sz w:val="24"/>
            <w:szCs w:val="24"/>
            <w:rPrChange w:id="376" w:author="mdavis47" w:date="2011-04-07T11:50:00Z">
              <w:rPr>
                <w:rFonts w:ascii="Times New Roman" w:hAnsi="Times New Roman"/>
                <w:b/>
                <w:smallCaps/>
                <w:color w:val="000000"/>
                <w:sz w:val="18"/>
                <w:szCs w:val="18"/>
              </w:rPr>
            </w:rPrChange>
          </w:rPr>
          <w:t xml:space="preserve"> </w:t>
        </w:r>
      </w:ins>
      <w:ins w:id="377" w:author="mdavis47" w:date="2011-04-07T09:25:00Z">
        <w:r w:rsidRPr="002218F7">
          <w:rPr>
            <w:rFonts w:ascii="Times New Roman" w:hAnsi="Times New Roman"/>
            <w:b/>
            <w:smallCaps/>
            <w:color w:val="000000"/>
            <w:sz w:val="24"/>
            <w:szCs w:val="24"/>
            <w:rPrChange w:id="378" w:author="mdavis47" w:date="2011-04-07T11:50:00Z">
              <w:rPr>
                <w:rFonts w:ascii="Times New Roman" w:hAnsi="Times New Roman"/>
                <w:b/>
                <w:smallCaps/>
                <w:color w:val="000000"/>
                <w:sz w:val="18"/>
                <w:szCs w:val="18"/>
              </w:rPr>
            </w:rPrChange>
          </w:rPr>
          <w:t>or Graduates of Non-Accredited high Schools</w:t>
        </w:r>
      </w:ins>
    </w:p>
    <w:p w:rsidR="00547766" w:rsidRPr="00547766" w:rsidRDefault="000E1FA2" w:rsidP="00547766">
      <w:pPr>
        <w:widowControl w:val="0"/>
        <w:autoSpaceDE w:val="0"/>
        <w:autoSpaceDN w:val="0"/>
        <w:adjustRightInd w:val="0"/>
        <w:spacing w:before="30" w:after="0" w:line="250" w:lineRule="auto"/>
        <w:ind w:left="1020" w:right="69"/>
        <w:jc w:val="both"/>
        <w:rPr>
          <w:ins w:id="379" w:author="mdavis47" w:date="2011-04-07T10:51:00Z"/>
          <w:rFonts w:ascii="Times New Roman" w:hAnsi="Times New Roman"/>
          <w:color w:val="000000"/>
          <w:sz w:val="18"/>
          <w:szCs w:val="18"/>
          <w:lang/>
          <w:rPrChange w:id="380" w:author="mdavis47" w:date="2011-04-07T10:51:00Z">
            <w:rPr>
              <w:ins w:id="381" w:author="mdavis47" w:date="2011-04-07T10:51:00Z"/>
              <w:color w:val="000000"/>
              <w:sz w:val="19"/>
              <w:szCs w:val="19"/>
              <w:lang/>
            </w:rPr>
          </w:rPrChange>
        </w:rPr>
      </w:pPr>
      <w:ins w:id="382" w:author="mdavis47" w:date="2011-04-07T09:25:00Z">
        <w:r w:rsidRPr="00547766">
          <w:rPr>
            <w:rFonts w:ascii="Times New Roman" w:hAnsi="Times New Roman"/>
            <w:color w:val="000000"/>
            <w:sz w:val="18"/>
            <w:szCs w:val="18"/>
            <w:rPrChange w:id="383" w:author="mdavis47" w:date="2011-04-07T10:51:00Z">
              <w:rPr>
                <w:rFonts w:ascii="Times New Roman" w:hAnsi="Times New Roman"/>
                <w:b/>
                <w:color w:val="000000"/>
                <w:sz w:val="18"/>
                <w:szCs w:val="18"/>
              </w:rPr>
            </w:rPrChange>
          </w:rPr>
          <w:t>Graduates of Home School programs or Non-accredited high schools</w:t>
        </w:r>
      </w:ins>
      <w:ins w:id="384" w:author="mdavis47" w:date="2011-04-07T10:47:00Z">
        <w:r w:rsidR="00547766" w:rsidRPr="00547766">
          <w:rPr>
            <w:rFonts w:ascii="Times New Roman" w:hAnsi="Times New Roman"/>
            <w:color w:val="000000"/>
            <w:sz w:val="18"/>
            <w:szCs w:val="18"/>
            <w:rPrChange w:id="385" w:author="mdavis47" w:date="2011-04-07T10:51:00Z">
              <w:rPr>
                <w:rFonts w:ascii="Times New Roman" w:hAnsi="Times New Roman"/>
                <w:color w:val="000000"/>
                <w:sz w:val="18"/>
                <w:szCs w:val="18"/>
              </w:rPr>
            </w:rPrChange>
          </w:rPr>
          <w:t xml:space="preserve"> may satisfy admissions requirements using </w:t>
        </w:r>
        <w:r w:rsidR="00547766" w:rsidRPr="00547766">
          <w:rPr>
            <w:rFonts w:ascii="Times New Roman" w:hAnsi="Times New Roman"/>
            <w:color w:val="000000"/>
            <w:sz w:val="18"/>
            <w:szCs w:val="18"/>
            <w:lang/>
            <w:rPrChange w:id="386" w:author="mdavis47" w:date="2011-04-07T10:51:00Z">
              <w:rPr>
                <w:rFonts w:ascii="Times New Roman" w:hAnsi="Times New Roman"/>
                <w:color w:val="000000"/>
                <w:sz w:val="19"/>
                <w:szCs w:val="19"/>
                <w:lang/>
              </w:rPr>
            </w:rPrChange>
          </w:rPr>
          <w:t>SAT scores and satisfactory documentation of equivalent competence in each of the areas at the college-preparatory level</w:t>
        </w:r>
      </w:ins>
      <w:ins w:id="387" w:author="mdavis47" w:date="2011-04-07T10:48:00Z">
        <w:r w:rsidR="00547766" w:rsidRPr="00547766">
          <w:rPr>
            <w:rFonts w:ascii="Times New Roman" w:hAnsi="Times New Roman"/>
            <w:color w:val="000000"/>
            <w:sz w:val="18"/>
            <w:szCs w:val="18"/>
            <w:lang/>
            <w:rPrChange w:id="388" w:author="mdavis47" w:date="2011-04-07T10:51:00Z">
              <w:rPr>
                <w:rFonts w:ascii="Times New Roman" w:hAnsi="Times New Roman"/>
                <w:color w:val="000000"/>
                <w:sz w:val="19"/>
                <w:szCs w:val="19"/>
                <w:lang/>
              </w:rPr>
            </w:rPrChange>
          </w:rPr>
          <w:t xml:space="preserve">. </w:t>
        </w:r>
      </w:ins>
      <w:ins w:id="389" w:author="mdavis47" w:date="2011-04-07T10:51:00Z">
        <w:r w:rsidR="00547766" w:rsidRPr="00547766">
          <w:rPr>
            <w:rFonts w:ascii="Times New Roman" w:hAnsi="Times New Roman"/>
            <w:color w:val="000000"/>
            <w:sz w:val="18"/>
            <w:szCs w:val="18"/>
            <w:lang/>
            <w:rPrChange w:id="390" w:author="mdavis47" w:date="2011-04-07T10:51:00Z">
              <w:rPr>
                <w:color w:val="000000"/>
                <w:sz w:val="19"/>
                <w:szCs w:val="19"/>
                <w:lang/>
              </w:rPr>
            </w:rPrChange>
          </w:rPr>
          <w:t>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ins>
    </w:p>
    <w:p w:rsidR="00547766" w:rsidRPr="00547766" w:rsidRDefault="00547766" w:rsidP="00547766">
      <w:pPr>
        <w:widowControl w:val="0"/>
        <w:autoSpaceDE w:val="0"/>
        <w:autoSpaceDN w:val="0"/>
        <w:adjustRightInd w:val="0"/>
        <w:spacing w:before="30" w:after="0" w:line="250" w:lineRule="auto"/>
        <w:ind w:left="1020" w:right="69"/>
        <w:jc w:val="both"/>
        <w:rPr>
          <w:ins w:id="391" w:author="mdavis47" w:date="2011-04-07T10:47:00Z"/>
          <w:rFonts w:ascii="Times New Roman" w:hAnsi="Times New Roman"/>
          <w:color w:val="000000"/>
          <w:sz w:val="19"/>
          <w:szCs w:val="19"/>
          <w:lang/>
        </w:rPr>
      </w:pPr>
    </w:p>
    <w:p w:rsidR="000E1FA2" w:rsidRPr="000E1FA2" w:rsidDel="00547766" w:rsidRDefault="000E1FA2" w:rsidP="000E1FA2">
      <w:pPr>
        <w:widowControl w:val="0"/>
        <w:autoSpaceDE w:val="0"/>
        <w:autoSpaceDN w:val="0"/>
        <w:adjustRightInd w:val="0"/>
        <w:spacing w:before="30" w:after="0" w:line="250" w:lineRule="auto"/>
        <w:ind w:left="1020" w:right="69"/>
        <w:jc w:val="both"/>
        <w:rPr>
          <w:del w:id="392" w:author="mdavis47" w:date="2011-04-07T10:47:00Z"/>
          <w:rFonts w:ascii="Times New Roman" w:hAnsi="Times New Roman"/>
          <w:color w:val="000000"/>
          <w:sz w:val="18"/>
          <w:szCs w:val="18"/>
          <w:rPrChange w:id="393" w:author="mdavis47" w:date="2011-04-07T09:25:00Z">
            <w:rPr>
              <w:del w:id="394" w:author="mdavis47" w:date="2011-04-07T10:47:00Z"/>
              <w:rFonts w:ascii="Times New Roman" w:hAnsi="Times New Roman"/>
              <w:color w:val="000000"/>
              <w:sz w:val="18"/>
              <w:szCs w:val="18"/>
            </w:rPr>
          </w:rPrChange>
        </w:rPr>
        <w:pPrChange w:id="395" w:author="mdavis47" w:date="2011-04-07T09:24:00Z">
          <w:pPr>
            <w:widowControl w:val="0"/>
            <w:autoSpaceDE w:val="0"/>
            <w:autoSpaceDN w:val="0"/>
            <w:adjustRightInd w:val="0"/>
            <w:spacing w:before="30" w:after="0" w:line="250" w:lineRule="auto"/>
            <w:ind w:left="1020" w:right="69"/>
            <w:jc w:val="both"/>
          </w:pPr>
        </w:pPrChange>
      </w:pPr>
    </w:p>
    <w:p w:rsidR="004E5B68" w:rsidDel="002218F7" w:rsidRDefault="004E5B68" w:rsidP="004E5B68">
      <w:pPr>
        <w:widowControl w:val="0"/>
        <w:autoSpaceDE w:val="0"/>
        <w:autoSpaceDN w:val="0"/>
        <w:adjustRightInd w:val="0"/>
        <w:spacing w:before="8" w:after="0" w:line="190" w:lineRule="exact"/>
        <w:rPr>
          <w:del w:id="396" w:author="mdavis47" w:date="2011-04-07T11:49:00Z"/>
          <w:rFonts w:ascii="Times New Roman" w:hAnsi="Times New Roman"/>
          <w:color w:val="000000"/>
          <w:sz w:val="19"/>
          <w:szCs w:val="19"/>
        </w:rPr>
      </w:pPr>
    </w:p>
    <w:p w:rsidR="004E5B68" w:rsidRDefault="004E5B68" w:rsidP="004E5B68">
      <w:pPr>
        <w:widowControl w:val="0"/>
        <w:autoSpaceDE w:val="0"/>
        <w:autoSpaceDN w:val="0"/>
        <w:adjustRightInd w:val="0"/>
        <w:spacing w:after="0" w:line="240" w:lineRule="auto"/>
        <w:ind w:left="1020" w:right="8131"/>
        <w:jc w:val="both"/>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RANSFE</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TUDENTS</w:t>
      </w:r>
    </w:p>
    <w:p w:rsidR="004E5B68" w:rsidRDefault="004E5B68" w:rsidP="004E5B68">
      <w:pPr>
        <w:widowControl w:val="0"/>
        <w:autoSpaceDE w:val="0"/>
        <w:autoSpaceDN w:val="0"/>
        <w:adjustRightInd w:val="0"/>
        <w:spacing w:before="30" w:after="0" w:line="250" w:lineRule="auto"/>
        <w:ind w:left="1020" w:right="71"/>
        <w:jc w:val="both"/>
        <w:rPr>
          <w:rFonts w:ascii="Times New Roman" w:hAnsi="Times New Roman"/>
          <w:color w:val="000000"/>
          <w:sz w:val="18"/>
          <w:szCs w:val="18"/>
        </w:rPr>
      </w:pP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attende</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institution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admissio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advance</w:t>
      </w:r>
      <w:r>
        <w:rPr>
          <w:rFonts w:ascii="Times New Roman" w:hAnsi="Times New Roman"/>
          <w:color w:val="191919"/>
          <w:sz w:val="18"/>
          <w:szCs w:val="18"/>
        </w:rPr>
        <w:t>d</w:t>
      </w:r>
      <w:r>
        <w:rPr>
          <w:rFonts w:ascii="Times New Roman" w:hAnsi="Times New Roman"/>
          <w:color w:val="191919"/>
          <w:spacing w:val="-2"/>
          <w:sz w:val="18"/>
          <w:szCs w:val="18"/>
        </w:rPr>
        <w:t xml:space="preserve"> standing</w:t>
      </w:r>
      <w:r>
        <w:rPr>
          <w:rFonts w:ascii="Times New Roman" w:hAnsi="Times New Roman"/>
          <w:color w:val="191919"/>
          <w:sz w:val="18"/>
          <w:szCs w:val="18"/>
        </w:rPr>
        <w:t>,</w:t>
      </w:r>
      <w:r>
        <w:rPr>
          <w:rFonts w:ascii="Times New Roman" w:hAnsi="Times New Roman"/>
          <w:color w:val="191919"/>
          <w:spacing w:val="-2"/>
          <w:sz w:val="18"/>
          <w:szCs w:val="18"/>
        </w:rPr>
        <w:t xml:space="preserve"> provide</w:t>
      </w:r>
      <w:r>
        <w:rPr>
          <w:rFonts w:ascii="Times New Roman" w:hAnsi="Times New Roman"/>
          <w:color w:val="191919"/>
          <w:sz w:val="18"/>
          <w:szCs w:val="18"/>
        </w:rPr>
        <w:t>d</w:t>
      </w:r>
      <w:r>
        <w:rPr>
          <w:rFonts w:ascii="Times New Roman" w:hAnsi="Times New Roman"/>
          <w:color w:val="191919"/>
          <w:spacing w:val="-2"/>
          <w:sz w:val="18"/>
          <w:szCs w:val="18"/>
        </w:rPr>
        <w:t xml:space="preserve"> the</w:t>
      </w:r>
      <w:r>
        <w:rPr>
          <w:rFonts w:ascii="Times New Roman" w:hAnsi="Times New Roman"/>
          <w:color w:val="191919"/>
          <w:sz w:val="18"/>
          <w:szCs w:val="18"/>
        </w:rPr>
        <w:t>y</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re- tur</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attended</w:t>
      </w:r>
      <w:ins w:id="397" w:author="mdavis47" w:date="2011-04-07T09:11:00Z">
        <w:r w:rsidR="00CA65BC">
          <w:rPr>
            <w:rFonts w:ascii="Times New Roman" w:hAnsi="Times New Roman"/>
            <w:color w:val="191919"/>
            <w:spacing w:val="-2"/>
            <w:sz w:val="18"/>
            <w:szCs w:val="18"/>
          </w:rPr>
          <w:t xml:space="preserve"> and have 30 or more transferable college credits</w:t>
        </w:r>
      </w:ins>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1"/>
          <w:sz w:val="18"/>
          <w:szCs w:val="18"/>
        </w:rPr>
        <w:t xml:space="preserve"> </w:t>
      </w:r>
      <w:del w:id="398" w:author="mdavis47" w:date="2011-03-21T09:40:00Z">
        <w:r w:rsidDel="00900C48">
          <w:rPr>
            <w:rFonts w:ascii="Times New Roman" w:hAnsi="Times New Roman"/>
            <w:color w:val="191919"/>
            <w:spacing w:val="-2"/>
            <w:sz w:val="18"/>
            <w:szCs w:val="18"/>
          </w:rPr>
          <w:delText>shoul</w:delText>
        </w:r>
        <w:r w:rsidDel="00900C48">
          <w:rPr>
            <w:rFonts w:ascii="Times New Roman" w:hAnsi="Times New Roman"/>
            <w:color w:val="191919"/>
            <w:sz w:val="18"/>
            <w:szCs w:val="18"/>
          </w:rPr>
          <w:delText>d</w:delText>
        </w:r>
        <w:r w:rsidDel="00900C48">
          <w:rPr>
            <w:rFonts w:ascii="Times New Roman" w:hAnsi="Times New Roman"/>
            <w:color w:val="191919"/>
            <w:spacing w:val="-11"/>
            <w:sz w:val="18"/>
            <w:szCs w:val="18"/>
          </w:rPr>
          <w:delText xml:space="preserve"> </w:delText>
        </w:r>
      </w:del>
      <w:ins w:id="399" w:author="mdavis47" w:date="2011-03-21T09:40:00Z">
        <w:r w:rsidR="00900C48">
          <w:rPr>
            <w:rFonts w:ascii="Times New Roman" w:hAnsi="Times New Roman"/>
            <w:color w:val="191919"/>
            <w:spacing w:val="-11"/>
            <w:sz w:val="18"/>
            <w:szCs w:val="18"/>
          </w:rPr>
          <w:t xml:space="preserve"> must </w:t>
        </w:r>
      </w:ins>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del w:id="400" w:author="mdavis47" w:date="2011-04-07T09:11:00Z">
        <w:r w:rsidDel="00CA65BC">
          <w:rPr>
            <w:rFonts w:ascii="Times New Roman" w:hAnsi="Times New Roman"/>
            <w:color w:val="191919"/>
            <w:spacing w:val="-2"/>
            <w:sz w:val="18"/>
            <w:szCs w:val="18"/>
          </w:rPr>
          <w:delText>Recruitmen</w:delText>
        </w:r>
        <w:r w:rsidDel="00CA65BC">
          <w:rPr>
            <w:rFonts w:ascii="Times New Roman" w:hAnsi="Times New Roman"/>
            <w:color w:val="191919"/>
            <w:sz w:val="18"/>
            <w:szCs w:val="18"/>
          </w:rPr>
          <w:delText>t</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14"/>
            <w:sz w:val="18"/>
            <w:szCs w:val="18"/>
          </w:rPr>
          <w:delText xml:space="preserve"> </w:delText>
        </w:r>
        <w:r w:rsidDel="00CA65BC">
          <w:rPr>
            <w:rFonts w:ascii="Times New Roman" w:hAnsi="Times New Roman"/>
            <w:color w:val="191919"/>
            <w:spacing w:val="-2"/>
            <w:sz w:val="18"/>
            <w:szCs w:val="18"/>
          </w:rPr>
          <w:delText>Admission</w:delText>
        </w:r>
        <w:r w:rsidDel="00CA65BC">
          <w:rPr>
            <w:rFonts w:ascii="Times New Roman" w:hAnsi="Times New Roman"/>
            <w:color w:val="191919"/>
            <w:sz w:val="18"/>
            <w:szCs w:val="18"/>
          </w:rPr>
          <w:delText>s</w:delText>
        </w:r>
      </w:del>
      <w:ins w:id="401" w:author="mdavis47" w:date="2011-04-07T09:11:00Z">
        <w:r w:rsidR="00CA65BC">
          <w:rPr>
            <w:rFonts w:ascii="Times New Roman" w:hAnsi="Times New Roman"/>
            <w:color w:val="191919"/>
            <w:spacing w:val="-2"/>
            <w:sz w:val="18"/>
            <w:szCs w:val="18"/>
          </w:rPr>
          <w:t>Enrollment Services</w:t>
        </w:r>
      </w:ins>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ins w:id="402" w:author="mdavis47" w:date="2011-04-07T09:12:00Z">
        <w:r w:rsidR="00CA65BC">
          <w:rPr>
            <w:rFonts w:ascii="Times New Roman" w:hAnsi="Times New Roman"/>
            <w:color w:val="191919"/>
            <w:sz w:val="18"/>
            <w:szCs w:val="18"/>
          </w:rPr>
          <w:t xml:space="preserve"> Students with fewer than 30 transferable college credits will be required to meet the Freshman Admissions standards for Albany State University.</w:t>
        </w:r>
      </w:ins>
    </w:p>
    <w:p w:rsidR="004E5B68" w:rsidRDefault="004E5B68" w:rsidP="004E5B68">
      <w:pPr>
        <w:widowControl w:val="0"/>
        <w:autoSpaceDE w:val="0"/>
        <w:autoSpaceDN w:val="0"/>
        <w:adjustRightInd w:val="0"/>
        <w:spacing w:before="6" w:after="0" w:line="180" w:lineRule="exact"/>
        <w:rPr>
          <w:rFonts w:ascii="Times New Roman" w:hAnsi="Times New Roman"/>
          <w:color w:val="000000"/>
          <w:sz w:val="18"/>
          <w:szCs w:val="18"/>
        </w:rPr>
      </w:pPr>
    </w:p>
    <w:p w:rsidR="004E5B68" w:rsidRDefault="004E5B68" w:rsidP="004E5B68">
      <w:pPr>
        <w:widowControl w:val="0"/>
        <w:autoSpaceDE w:val="0"/>
        <w:autoSpaceDN w:val="0"/>
        <w:adjustRightInd w:val="0"/>
        <w:spacing w:before="30" w:after="0" w:line="250" w:lineRule="auto"/>
        <w:ind w:left="1020" w:right="78"/>
        <w:rPr>
          <w:rFonts w:ascii="Times New Roman" w:hAnsi="Times New Roman"/>
          <w:color w:val="000000"/>
          <w:sz w:val="18"/>
          <w:szCs w:val="18"/>
        </w:rPr>
      </w:pPr>
      <w:r>
        <w:rPr>
          <w:rFonts w:ascii="Times New Roman" w:hAnsi="Times New Roman"/>
          <w:color w:val="191919"/>
          <w:sz w:val="18"/>
          <w:szCs w:val="18"/>
        </w:rPr>
        <w:t>The applicants’</w:t>
      </w:r>
      <w:r>
        <w:rPr>
          <w:rFonts w:ascii="Times New Roman" w:hAnsi="Times New Roman"/>
          <w:color w:val="191919"/>
          <w:spacing w:val="-13"/>
          <w:sz w:val="18"/>
          <w:szCs w:val="18"/>
        </w:rPr>
        <w:t xml:space="preserve"> </w:t>
      </w:r>
      <w:r>
        <w:rPr>
          <w:rFonts w:ascii="Times New Roman" w:hAnsi="Times New Roman"/>
          <w:color w:val="191919"/>
          <w:sz w:val="18"/>
          <w:szCs w:val="18"/>
        </w:rPr>
        <w:t>eligibility for admission will be based on previous academic performance.</w:t>
      </w:r>
      <w:r>
        <w:rPr>
          <w:rFonts w:ascii="Times New Roman" w:hAnsi="Times New Roman"/>
          <w:color w:val="191919"/>
          <w:spacing w:val="-3"/>
          <w:sz w:val="18"/>
          <w:szCs w:val="18"/>
        </w:rPr>
        <w:t xml:space="preserve"> </w:t>
      </w:r>
      <w:r>
        <w:rPr>
          <w:rFonts w:ascii="Times New Roman" w:hAnsi="Times New Roman"/>
          <w:color w:val="191919"/>
          <w:sz w:val="18"/>
          <w:szCs w:val="18"/>
        </w:rPr>
        <w:t>The Institution reserves the right to</w:t>
      </w:r>
      <w:r>
        <w:rPr>
          <w:rFonts w:ascii="Times New Roman" w:hAnsi="Times New Roman"/>
          <w:color w:val="191919"/>
          <w:spacing w:val="-1"/>
          <w:sz w:val="18"/>
          <w:szCs w:val="18"/>
        </w:rPr>
        <w:t xml:space="preserve"> </w:t>
      </w:r>
      <w:r>
        <w:rPr>
          <w:rFonts w:ascii="Times New Roman" w:hAnsi="Times New Roman"/>
          <w:color w:val="191919"/>
          <w:sz w:val="18"/>
          <w:szCs w:val="18"/>
        </w:rPr>
        <w:t>require high school transcripts and</w:t>
      </w:r>
      <w:r>
        <w:rPr>
          <w:rFonts w:ascii="Times New Roman" w:hAnsi="Times New Roman"/>
          <w:color w:val="191919"/>
          <w:spacing w:val="-10"/>
          <w:sz w:val="18"/>
          <w:szCs w:val="18"/>
        </w:rPr>
        <w:t xml:space="preserve"> </w:t>
      </w:r>
      <w:r>
        <w:rPr>
          <w:rFonts w:ascii="Times New Roman" w:hAnsi="Times New Roman"/>
          <w:color w:val="191919"/>
          <w:sz w:val="18"/>
          <w:szCs w:val="18"/>
        </w:rPr>
        <w:t>ACT</w:t>
      </w:r>
      <w:r>
        <w:rPr>
          <w:rFonts w:ascii="Times New Roman" w:hAnsi="Times New Roman"/>
          <w:color w:val="191919"/>
          <w:spacing w:val="-3"/>
          <w:sz w:val="18"/>
          <w:szCs w:val="18"/>
        </w:rPr>
        <w:t xml:space="preserve"> </w:t>
      </w:r>
      <w:r>
        <w:rPr>
          <w:rFonts w:ascii="Times New Roman" w:hAnsi="Times New Roman"/>
          <w:color w:val="191919"/>
          <w:sz w:val="18"/>
          <w:szCs w:val="18"/>
        </w:rPr>
        <w:t>or S</w:t>
      </w:r>
      <w:r>
        <w:rPr>
          <w:rFonts w:ascii="Times New Roman" w:hAnsi="Times New Roman"/>
          <w:color w:val="191919"/>
          <w:spacing w:val="-20"/>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scores for transfer students; it also reserves the right not to accept the credits of an ins</w:t>
      </w:r>
      <w:r>
        <w:rPr>
          <w:rFonts w:ascii="Times New Roman" w:hAnsi="Times New Roman"/>
          <w:color w:val="191919"/>
          <w:spacing w:val="-1"/>
          <w:sz w:val="18"/>
          <w:szCs w:val="18"/>
        </w:rPr>
        <w:t>t</w:t>
      </w:r>
      <w:r>
        <w:rPr>
          <w:rFonts w:ascii="Times New Roman" w:hAnsi="Times New Roman"/>
          <w:color w:val="191919"/>
          <w:sz w:val="18"/>
          <w:szCs w:val="18"/>
        </w:rPr>
        <w:t>itution, regardless of its accreditation status, when the University determines that the course content is not equivalent to the course content at</w:t>
      </w:r>
      <w:r>
        <w:rPr>
          <w:rFonts w:ascii="Times New Roman" w:hAnsi="Times New Roman"/>
          <w:color w:val="191919"/>
          <w:spacing w:val="-11"/>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w:t>
      </w:r>
    </w:p>
    <w:p w:rsidR="004E5B68" w:rsidRDefault="004E5B68" w:rsidP="004E5B68">
      <w:pPr>
        <w:widowControl w:val="0"/>
        <w:tabs>
          <w:tab w:val="left" w:pos="4300"/>
        </w:tabs>
        <w:autoSpaceDE w:val="0"/>
        <w:autoSpaceDN w:val="0"/>
        <w:adjustRightInd w:val="0"/>
        <w:spacing w:after="0" w:line="455" w:lineRule="exact"/>
        <w:ind w:left="105"/>
        <w:rPr>
          <w:rFonts w:ascii="Times New Roman" w:hAnsi="Times New Roman"/>
          <w:color w:val="000000"/>
          <w:sz w:val="20"/>
          <w:szCs w:val="20"/>
        </w:rPr>
      </w:pPr>
      <w:r>
        <w:rPr>
          <w:rFonts w:ascii="Century Gothic" w:hAnsi="Century Gothic" w:cs="Century Gothic"/>
          <w:b/>
          <w:bCs/>
          <w:color w:val="191919"/>
          <w:position w:val="2"/>
          <w:sz w:val="36"/>
          <w:szCs w:val="36"/>
        </w:rPr>
        <w:t>22</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4E5B68" w:rsidRDefault="004E5B68" w:rsidP="004E5B68">
      <w:pPr>
        <w:widowControl w:val="0"/>
        <w:tabs>
          <w:tab w:val="left" w:pos="4300"/>
        </w:tabs>
        <w:autoSpaceDE w:val="0"/>
        <w:autoSpaceDN w:val="0"/>
        <w:adjustRightInd w:val="0"/>
        <w:spacing w:after="0" w:line="455" w:lineRule="exact"/>
        <w:ind w:left="105"/>
        <w:rPr>
          <w:rFonts w:ascii="Times New Roman" w:hAnsi="Times New Roman"/>
          <w:color w:val="000000"/>
          <w:sz w:val="20"/>
          <w:szCs w:val="20"/>
        </w:rPr>
        <w:sectPr w:rsidR="004E5B68">
          <w:pgSz w:w="12240" w:h="15840"/>
          <w:pgMar w:top="400" w:right="620" w:bottom="280" w:left="420" w:header="720" w:footer="720" w:gutter="0"/>
          <w:cols w:space="720" w:equalWidth="0">
            <w:col w:w="11200"/>
          </w:cols>
          <w:noEndnote/>
        </w:sectPr>
      </w:pPr>
    </w:p>
    <w:p w:rsidR="004E5B68" w:rsidRDefault="008622DE" w:rsidP="004E5B68">
      <w:pPr>
        <w:widowControl w:val="0"/>
        <w:autoSpaceDE w:val="0"/>
        <w:autoSpaceDN w:val="0"/>
        <w:adjustRightInd w:val="0"/>
        <w:spacing w:before="57" w:after="0" w:line="195" w:lineRule="exact"/>
        <w:ind w:right="1078"/>
        <w:jc w:val="right"/>
        <w:rPr>
          <w:rFonts w:ascii="Century Gothic" w:hAnsi="Century Gothic" w:cs="Century Gothic"/>
          <w:color w:val="000000"/>
          <w:sz w:val="16"/>
          <w:szCs w:val="16"/>
        </w:rPr>
      </w:pPr>
      <w:r w:rsidRPr="008622DE">
        <w:rPr>
          <w:noProof/>
          <w:lang w:eastAsia="zh-CN"/>
        </w:rPr>
        <w:lastRenderedPageBreak/>
        <w:pict>
          <v:group id="_x0000_s1678" style="position:absolute;left:0;text-align:left;margin-left:428.2pt;margin-top:-22.5pt;width:156.05pt;height:795.85pt;z-index:-251587584" coordorigin="9122,-62" coordsize="3121,15917">
            <v:group id="Group 2735" o:spid="_x0000_s1679" style="position:absolute;left:9122;top:-62;width:3121;height:15917;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680"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681"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682"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683"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684"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685"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686"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687"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68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68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690"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69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69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693"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69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69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696"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69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69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699"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0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0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02"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703"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704"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705"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06" type="#_x0000_t202" style="position:absolute;left:11203;top:8034;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07" type="#_x0000_t202" style="position:absolute;left:11423;top:9772;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08" type="#_x0000_t202" style="position:absolute;left:11403;top:11621;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09" type="#_x0000_t202" style="position:absolute;left:11383;top:13480;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710" type="#_x0000_t202" style="position:absolute;left:11515;top:577;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711" type="#_x0000_t202" style="position:absolute;left:11623;top:4416;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12" type="#_x0000_t202" style="position:absolute;left:11623;top:6136;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13" type="#_x0000_t202" style="position:absolute;left:11298;top:2540;width:747;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8622DE">
        <w:rPr>
          <w:noProof/>
        </w:rPr>
        <w:pict>
          <v:shape id="Text Box 701" o:spid="_x0000_s1165" type="#_x0000_t202" style="position:absolute;left:0;text-align:left;margin-left:579.35pt;margin-top:49.1pt;width:12pt;height:63.8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" o:allowincell="f" filled="f" stroked="f">
            <v:textbox style="layout-flow:vertical" inset="0,0,0,0">
              <w:txbxContent>
                <w:p w:rsidR="00CA65BC" w:rsidRDefault="00CA65BC" w:rsidP="004E5B6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4E5B68">
        <w:rPr>
          <w:rFonts w:ascii="Century Gothic" w:hAnsi="Century Gothic" w:cs="Century Gothic"/>
          <w:b/>
          <w:bCs/>
          <w:color w:val="191919"/>
          <w:sz w:val="16"/>
          <w:szCs w:val="16"/>
        </w:rPr>
        <w:t>Admissions</w:t>
      </w:r>
    </w:p>
    <w:p w:rsidR="004E5B68" w:rsidRDefault="004E5B68" w:rsidP="004E5B68">
      <w:pPr>
        <w:widowControl w:val="0"/>
        <w:autoSpaceDE w:val="0"/>
        <w:autoSpaceDN w:val="0"/>
        <w:adjustRightInd w:val="0"/>
        <w:spacing w:before="10" w:after="0" w:line="180" w:lineRule="exact"/>
        <w:rPr>
          <w:rFonts w:ascii="Century Gothic" w:hAnsi="Century Gothic" w:cs="Century Gothic"/>
          <w:color w:val="000000"/>
          <w:sz w:val="18"/>
          <w:szCs w:val="18"/>
        </w:rPr>
      </w:pPr>
    </w:p>
    <w:p w:rsidR="004E5B68" w:rsidRDefault="004E5B68" w:rsidP="004E5B68">
      <w:pPr>
        <w:widowControl w:val="0"/>
        <w:autoSpaceDE w:val="0"/>
        <w:autoSpaceDN w:val="0"/>
        <w:adjustRightInd w:val="0"/>
        <w:spacing w:before="30" w:after="0" w:line="250" w:lineRule="auto"/>
        <w:ind w:left="120" w:right="955"/>
        <w:rPr>
          <w:rFonts w:ascii="Times New Roman" w:hAnsi="Times New Roman"/>
          <w:color w:val="000000"/>
          <w:sz w:val="18"/>
          <w:szCs w:val="18"/>
        </w:rPr>
      </w:pPr>
      <w:r>
        <w:rPr>
          <w:rFonts w:ascii="Times New Roman" w:hAnsi="Times New Roman"/>
          <w:color w:val="191919"/>
          <w:sz w:val="18"/>
          <w:szCs w:val="18"/>
        </w:rPr>
        <w:t>Students must report all courses completed at other institutions. Failure to report previous college attendance is su</w:t>
      </w:r>
      <w:r>
        <w:rPr>
          <w:rFonts w:ascii="Times New Roman" w:hAnsi="Times New Roman"/>
          <w:color w:val="191919"/>
          <w:spacing w:val="-3"/>
          <w:sz w:val="18"/>
          <w:szCs w:val="18"/>
        </w:rPr>
        <w:t>f</w:t>
      </w:r>
      <w:r>
        <w:rPr>
          <w:rFonts w:ascii="Times New Roman" w:hAnsi="Times New Roman"/>
          <w:color w:val="191919"/>
          <w:sz w:val="18"/>
          <w:szCs w:val="18"/>
        </w:rPr>
        <w:t xml:space="preserve">ficient </w:t>
      </w:r>
      <w:r>
        <w:rPr>
          <w:rFonts w:ascii="Times New Roman" w:hAnsi="Times New Roman"/>
          <w:color w:val="191919"/>
          <w:spacing w:val="-1"/>
          <w:sz w:val="18"/>
          <w:szCs w:val="18"/>
        </w:rPr>
        <w:t>c</w:t>
      </w:r>
      <w:r>
        <w:rPr>
          <w:rFonts w:ascii="Times New Roman" w:hAnsi="Times New Roman"/>
          <w:color w:val="191919"/>
          <w:sz w:val="18"/>
          <w:szCs w:val="18"/>
        </w:rPr>
        <w:t>ause for cancella- tion of registration and credits earned at</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90 academic semester hours from an accredited</w:t>
      </w:r>
      <w:r>
        <w:rPr>
          <w:rFonts w:ascii="Times New Roman" w:hAnsi="Times New Roman"/>
          <w:color w:val="191919"/>
          <w:spacing w:val="-1"/>
          <w:sz w:val="18"/>
          <w:szCs w:val="18"/>
        </w:rPr>
        <w:t xml:space="preserve"> </w:t>
      </w:r>
      <w:r>
        <w:rPr>
          <w:rFonts w:ascii="Times New Roman" w:hAnsi="Times New Roman"/>
          <w:color w:val="191919"/>
          <w:sz w:val="18"/>
          <w:szCs w:val="18"/>
        </w:rPr>
        <w:t>senior col- lege may be applied to the program in which an applicant desires enrollment, provided that grades earned are “C” or bette</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Ap</w:t>
      </w:r>
      <w:r>
        <w:rPr>
          <w:rFonts w:ascii="Times New Roman" w:hAnsi="Times New Roman"/>
          <w:color w:val="191919"/>
          <w:spacing w:val="-1"/>
          <w:sz w:val="18"/>
          <w:szCs w:val="18"/>
        </w:rPr>
        <w:t>p</w:t>
      </w:r>
      <w:r>
        <w:rPr>
          <w:rFonts w:ascii="Times New Roman" w:hAnsi="Times New Roman"/>
          <w:color w:val="191919"/>
          <w:sz w:val="18"/>
          <w:szCs w:val="18"/>
        </w:rPr>
        <w:t>licants who have completed the core requirements in a transfer program in another unit of the University System will receive full transfer</w:t>
      </w:r>
      <w:r>
        <w:rPr>
          <w:rFonts w:ascii="Times New Roman" w:hAnsi="Times New Roman"/>
          <w:color w:val="191919"/>
          <w:spacing w:val="-1"/>
          <w:sz w:val="18"/>
          <w:szCs w:val="18"/>
        </w:rPr>
        <w:t xml:space="preserve"> </w:t>
      </w:r>
      <w:r>
        <w:rPr>
          <w:rFonts w:ascii="Times New Roman" w:hAnsi="Times New Roman"/>
          <w:color w:val="191919"/>
          <w:sz w:val="18"/>
          <w:szCs w:val="18"/>
        </w:rPr>
        <w:t>credit for all core courses.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30 semester hour</w:t>
      </w:r>
      <w:ins w:id="403" w:author="mdavis47" w:date="2011-04-07T09:13:00Z">
        <w:r w:rsidR="00CA65BC">
          <w:rPr>
            <w:rFonts w:ascii="Times New Roman" w:hAnsi="Times New Roman"/>
            <w:color w:val="191919"/>
            <w:sz w:val="18"/>
            <w:szCs w:val="18"/>
          </w:rPr>
          <w:t>s</w:t>
        </w:r>
      </w:ins>
      <w:r>
        <w:rPr>
          <w:rFonts w:ascii="Times New Roman" w:hAnsi="Times New Roman"/>
          <w:color w:val="191919"/>
          <w:sz w:val="18"/>
          <w:szCs w:val="18"/>
        </w:rPr>
        <w:t xml:space="preserve"> in any combination of independent stud</w:t>
      </w:r>
      <w:r>
        <w:rPr>
          <w:rFonts w:ascii="Times New Roman" w:hAnsi="Times New Roman"/>
          <w:color w:val="191919"/>
          <w:spacing w:val="-12"/>
          <w:sz w:val="18"/>
          <w:szCs w:val="18"/>
        </w:rPr>
        <w:t>y</w:t>
      </w:r>
      <w:r>
        <w:rPr>
          <w:rFonts w:ascii="Times New Roman" w:hAnsi="Times New Roman"/>
          <w:color w:val="191919"/>
          <w:sz w:val="18"/>
          <w:szCs w:val="18"/>
        </w:rPr>
        <w:t>, extension and/or credit by examination ea</w:t>
      </w:r>
      <w:r>
        <w:rPr>
          <w:rFonts w:ascii="Times New Roman" w:hAnsi="Times New Roman"/>
          <w:color w:val="191919"/>
          <w:spacing w:val="-1"/>
          <w:sz w:val="18"/>
          <w:szCs w:val="18"/>
        </w:rPr>
        <w:t>r</w:t>
      </w:r>
      <w:r>
        <w:rPr>
          <w:rFonts w:ascii="Times New Roman" w:hAnsi="Times New Roman"/>
          <w:color w:val="191919"/>
          <w:sz w:val="18"/>
          <w:szCs w:val="18"/>
        </w:rPr>
        <w:t>ned at other accredited institutions can be accepted toward graduation.</w:t>
      </w:r>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50" w:lineRule="auto"/>
        <w:ind w:left="120" w:right="875"/>
        <w:rPr>
          <w:rFonts w:ascii="Times New Roman" w:hAnsi="Times New Roman"/>
          <w:color w:val="000000"/>
          <w:sz w:val="18"/>
          <w:szCs w:val="18"/>
        </w:rPr>
      </w:pPr>
      <w:r>
        <w:rPr>
          <w:rFonts w:ascii="Times New Roman" w:hAnsi="Times New Roman"/>
          <w:color w:val="191919"/>
          <w:sz w:val="18"/>
          <w:szCs w:val="18"/>
        </w:rPr>
        <w:t>Albany State University will accept as transferred credit “D” grades earned in core curriculum courses; no freshman English co</w:t>
      </w:r>
      <w:r>
        <w:rPr>
          <w:rFonts w:ascii="Times New Roman" w:hAnsi="Times New Roman"/>
          <w:color w:val="191919"/>
          <w:spacing w:val="-1"/>
          <w:sz w:val="18"/>
          <w:szCs w:val="18"/>
        </w:rPr>
        <w:t>u</w:t>
      </w:r>
      <w:r>
        <w:rPr>
          <w:rFonts w:ascii="Times New Roman" w:hAnsi="Times New Roman"/>
          <w:color w:val="191919"/>
          <w:sz w:val="18"/>
          <w:szCs w:val="18"/>
        </w:rPr>
        <w:t>rses with grades less than “C” will be accepted as transfer credit.</w:t>
      </w:r>
      <w:r>
        <w:rPr>
          <w:rFonts w:ascii="Times New Roman" w:hAnsi="Times New Roman"/>
          <w:color w:val="191919"/>
          <w:spacing w:val="-10"/>
          <w:sz w:val="18"/>
          <w:szCs w:val="18"/>
        </w:rPr>
        <w:t xml:space="preserve"> </w:t>
      </w:r>
      <w:r>
        <w:rPr>
          <w:rFonts w:ascii="Times New Roman" w:hAnsi="Times New Roman"/>
          <w:color w:val="191919"/>
          <w:sz w:val="18"/>
          <w:szCs w:val="18"/>
        </w:rPr>
        <w:t xml:space="preserve">All transfer applicants accepted for admissions will be </w:t>
      </w:r>
      <w:del w:id="404" w:author="mdavis47" w:date="2011-04-07T09:14:00Z">
        <w:r w:rsidDel="00CA65BC">
          <w:rPr>
            <w:rFonts w:ascii="Times New Roman" w:hAnsi="Times New Roman"/>
            <w:color w:val="191919"/>
            <w:sz w:val="18"/>
            <w:szCs w:val="18"/>
          </w:rPr>
          <w:delText xml:space="preserve">mailed </w:delText>
        </w:r>
      </w:del>
      <w:ins w:id="405" w:author="mdavis47" w:date="2011-04-07T09:14:00Z">
        <w:r w:rsidR="00CA65BC">
          <w:rPr>
            <w:rFonts w:ascii="Times New Roman" w:hAnsi="Times New Roman"/>
            <w:color w:val="191919"/>
            <w:sz w:val="18"/>
            <w:szCs w:val="18"/>
          </w:rPr>
          <w:t xml:space="preserve">provided </w:t>
        </w:r>
      </w:ins>
      <w:r>
        <w:rPr>
          <w:rFonts w:ascii="Times New Roman" w:hAnsi="Times New Roman"/>
          <w:color w:val="191919"/>
          <w:sz w:val="18"/>
          <w:szCs w:val="18"/>
        </w:rPr>
        <w:t>a copy</w:t>
      </w:r>
      <w:r>
        <w:rPr>
          <w:rFonts w:ascii="Times New Roman" w:hAnsi="Times New Roman"/>
          <w:color w:val="191919"/>
          <w:spacing w:val="-1"/>
          <w:sz w:val="18"/>
          <w:szCs w:val="18"/>
        </w:rPr>
        <w:t xml:space="preserve"> </w:t>
      </w:r>
      <w:r>
        <w:rPr>
          <w:rFonts w:ascii="Times New Roman" w:hAnsi="Times New Roman"/>
          <w:color w:val="191919"/>
          <w:sz w:val="18"/>
          <w:szCs w:val="18"/>
        </w:rPr>
        <w:t xml:space="preserve">of their </w:t>
      </w:r>
      <w:ins w:id="406" w:author="mdavis47" w:date="2011-04-07T09:14:00Z">
        <w:r w:rsidR="00CA65BC">
          <w:rPr>
            <w:rFonts w:ascii="Times New Roman" w:hAnsi="Times New Roman"/>
            <w:color w:val="191919"/>
            <w:sz w:val="18"/>
            <w:szCs w:val="18"/>
          </w:rPr>
          <w:t xml:space="preserve">transcript </w:t>
        </w:r>
      </w:ins>
      <w:proofErr w:type="spellStart"/>
      <w:r>
        <w:rPr>
          <w:rFonts w:ascii="Times New Roman" w:hAnsi="Times New Roman"/>
          <w:color w:val="191919"/>
          <w:sz w:val="18"/>
          <w:szCs w:val="18"/>
        </w:rPr>
        <w:t>evalua</w:t>
      </w:r>
      <w:proofErr w:type="spellEnd"/>
      <w:del w:id="407" w:author="mdavis47" w:date="2011-04-07T09:14:00Z">
        <w:r w:rsidDel="00CA65BC">
          <w:rPr>
            <w:rFonts w:ascii="Times New Roman" w:hAnsi="Times New Roman"/>
            <w:color w:val="191919"/>
            <w:sz w:val="18"/>
            <w:szCs w:val="18"/>
          </w:rPr>
          <w:delText>-</w:delText>
        </w:r>
      </w:del>
      <w:r>
        <w:rPr>
          <w:rFonts w:ascii="Times New Roman" w:hAnsi="Times New Roman"/>
          <w:color w:val="191919"/>
          <w:sz w:val="18"/>
          <w:szCs w:val="18"/>
        </w:rPr>
        <w:t xml:space="preserve"> </w:t>
      </w:r>
      <w:proofErr w:type="spellStart"/>
      <w:proofErr w:type="gramStart"/>
      <w:r>
        <w:rPr>
          <w:rFonts w:ascii="Times New Roman" w:hAnsi="Times New Roman"/>
          <w:color w:val="191919"/>
          <w:sz w:val="18"/>
          <w:szCs w:val="18"/>
        </w:rPr>
        <w:t>tion</w:t>
      </w:r>
      <w:proofErr w:type="spellEnd"/>
      <w:r>
        <w:rPr>
          <w:rFonts w:ascii="Times New Roman" w:hAnsi="Times New Roman"/>
          <w:color w:val="191919"/>
          <w:sz w:val="18"/>
          <w:szCs w:val="18"/>
        </w:rPr>
        <w:t xml:space="preserve"> </w:t>
      </w:r>
      <w:proofErr w:type="gramEnd"/>
      <w:del w:id="408" w:author="mdavis47" w:date="2011-04-07T09:15:00Z">
        <w:r w:rsidDel="00CA65BC">
          <w:rPr>
            <w:rFonts w:ascii="Times New Roman" w:hAnsi="Times New Roman"/>
            <w:color w:val="191919"/>
            <w:sz w:val="18"/>
            <w:szCs w:val="18"/>
          </w:rPr>
          <w:delText>sheet</w:delText>
        </w:r>
      </w:del>
      <w:r>
        <w:rPr>
          <w:rFonts w:ascii="Times New Roman" w:hAnsi="Times New Roman"/>
          <w:color w:val="191919"/>
          <w:sz w:val="18"/>
          <w:szCs w:val="18"/>
        </w:rPr>
        <w:t>, which includes the work accepted from the college</w:t>
      </w:r>
      <w:ins w:id="409" w:author="mdavis47" w:date="2011-04-07T09:15:00Z">
        <w:r w:rsidR="00CA65BC">
          <w:rPr>
            <w:rFonts w:ascii="Times New Roman" w:hAnsi="Times New Roman"/>
            <w:color w:val="191919"/>
            <w:sz w:val="18"/>
            <w:szCs w:val="18"/>
          </w:rPr>
          <w:t>(s)</w:t>
        </w:r>
      </w:ins>
      <w:r>
        <w:rPr>
          <w:rFonts w:ascii="Times New Roman" w:hAnsi="Times New Roman"/>
          <w:color w:val="191919"/>
          <w:sz w:val="18"/>
          <w:szCs w:val="18"/>
        </w:rPr>
        <w:t xml:space="preserve"> previously attended.</w:t>
      </w:r>
      <w:r>
        <w:rPr>
          <w:rFonts w:ascii="Times New Roman" w:hAnsi="Times New Roman"/>
          <w:color w:val="191919"/>
          <w:spacing w:val="-3"/>
          <w:sz w:val="18"/>
          <w:szCs w:val="18"/>
        </w:rPr>
        <w:t xml:space="preserve"> </w:t>
      </w:r>
      <w:r>
        <w:rPr>
          <w:rFonts w:ascii="Times New Roman" w:hAnsi="Times New Roman"/>
          <w:color w:val="191919"/>
          <w:sz w:val="18"/>
          <w:szCs w:val="18"/>
        </w:rPr>
        <w:t>This evaluation must be presented upon regi</w:t>
      </w:r>
      <w:r>
        <w:rPr>
          <w:rFonts w:ascii="Times New Roman" w:hAnsi="Times New Roman"/>
          <w:color w:val="191919"/>
          <w:spacing w:val="-1"/>
          <w:sz w:val="18"/>
          <w:szCs w:val="18"/>
        </w:rPr>
        <w:t>s</w:t>
      </w:r>
      <w:r>
        <w:rPr>
          <w:rFonts w:ascii="Times New Roman" w:hAnsi="Times New Roman"/>
          <w:color w:val="191919"/>
          <w:sz w:val="18"/>
          <w:szCs w:val="18"/>
        </w:rPr>
        <w:t>tration to the students’</w:t>
      </w:r>
      <w:r>
        <w:rPr>
          <w:rFonts w:ascii="Times New Roman" w:hAnsi="Times New Roman"/>
          <w:color w:val="191919"/>
          <w:spacing w:val="-13"/>
          <w:sz w:val="18"/>
          <w:szCs w:val="18"/>
        </w:rPr>
        <w:t xml:space="preserve"> </w:t>
      </w:r>
      <w:r>
        <w:rPr>
          <w:rFonts w:ascii="Times New Roman" w:hAnsi="Times New Roman"/>
          <w:color w:val="191919"/>
          <w:sz w:val="18"/>
          <w:szCs w:val="18"/>
        </w:rPr>
        <w:t>advisors. Uno</w:t>
      </w:r>
      <w:r>
        <w:rPr>
          <w:rFonts w:ascii="Times New Roman" w:hAnsi="Times New Roman"/>
          <w:color w:val="191919"/>
          <w:spacing w:val="-3"/>
          <w:sz w:val="18"/>
          <w:szCs w:val="18"/>
        </w:rPr>
        <w:t>f</w:t>
      </w:r>
      <w:r>
        <w:rPr>
          <w:rFonts w:ascii="Times New Roman" w:hAnsi="Times New Roman"/>
          <w:color w:val="191919"/>
          <w:sz w:val="18"/>
          <w:szCs w:val="18"/>
        </w:rPr>
        <w:t>ficial transcripts cannot be evaluated.</w:t>
      </w:r>
      <w:r>
        <w:rPr>
          <w:rFonts w:ascii="Times New Roman" w:hAnsi="Times New Roman"/>
          <w:color w:val="191919"/>
          <w:spacing w:val="-10"/>
          <w:sz w:val="18"/>
          <w:szCs w:val="18"/>
        </w:rPr>
        <w:t xml:space="preserve"> </w:t>
      </w:r>
      <w:r>
        <w:rPr>
          <w:rFonts w:ascii="Times New Roman" w:hAnsi="Times New Roman"/>
          <w:color w:val="191919"/>
          <w:sz w:val="18"/>
          <w:szCs w:val="18"/>
        </w:rPr>
        <w:t xml:space="preserve">Applicants who have </w:t>
      </w:r>
      <w:del w:id="410" w:author="mdavis47" w:date="2011-04-07T09:15:00Z">
        <w:r w:rsidDel="00CA65BC">
          <w:rPr>
            <w:rFonts w:ascii="Times New Roman" w:hAnsi="Times New Roman"/>
            <w:color w:val="191919"/>
            <w:sz w:val="18"/>
            <w:szCs w:val="18"/>
          </w:rPr>
          <w:delText xml:space="preserve">not </w:delText>
        </w:r>
      </w:del>
      <w:ins w:id="411" w:author="mdavis47" w:date="2011-04-07T09:15:00Z">
        <w:r w:rsidR="00CA65BC">
          <w:rPr>
            <w:rFonts w:ascii="Times New Roman" w:hAnsi="Times New Roman"/>
            <w:color w:val="191919"/>
            <w:sz w:val="18"/>
            <w:szCs w:val="18"/>
          </w:rPr>
          <w:t xml:space="preserve">NOT </w:t>
        </w:r>
      </w:ins>
      <w:r>
        <w:rPr>
          <w:rFonts w:ascii="Times New Roman" w:hAnsi="Times New Roman"/>
          <w:color w:val="191919"/>
          <w:sz w:val="18"/>
          <w:szCs w:val="18"/>
        </w:rPr>
        <w:t>completed at least 30 semester hours of</w:t>
      </w:r>
      <w:ins w:id="412" w:author="mdavis47" w:date="2011-04-07T09:15:00Z">
        <w:r w:rsidR="000E1FA2">
          <w:rPr>
            <w:rFonts w:ascii="Times New Roman" w:hAnsi="Times New Roman"/>
            <w:color w:val="191919"/>
            <w:sz w:val="18"/>
            <w:szCs w:val="18"/>
          </w:rPr>
          <w:t xml:space="preserve"> transferable college</w:t>
        </w:r>
      </w:ins>
      <w:del w:id="413" w:author="mdavis47" w:date="2011-04-07T09:15:00Z">
        <w:r w:rsidDel="000E1FA2">
          <w:rPr>
            <w:rFonts w:ascii="Times New Roman" w:hAnsi="Times New Roman"/>
            <w:color w:val="191919"/>
            <w:spacing w:val="-1"/>
            <w:sz w:val="18"/>
            <w:szCs w:val="18"/>
          </w:rPr>
          <w:delText xml:space="preserve"> </w:delText>
        </w:r>
        <w:r w:rsidDel="000E1FA2">
          <w:rPr>
            <w:rFonts w:ascii="Times New Roman" w:hAnsi="Times New Roman"/>
            <w:color w:val="191919"/>
            <w:sz w:val="18"/>
            <w:szCs w:val="18"/>
          </w:rPr>
          <w:delText>accepted transfer</w:delText>
        </w:r>
      </w:del>
      <w:r>
        <w:rPr>
          <w:rFonts w:ascii="Times New Roman" w:hAnsi="Times New Roman"/>
          <w:color w:val="191919"/>
          <w:sz w:val="18"/>
          <w:szCs w:val="18"/>
        </w:rPr>
        <w:t xml:space="preserve"> credits should complete all the requirements for freshman admissions. Students who have not completed Developmental S</w:t>
      </w:r>
      <w:r>
        <w:rPr>
          <w:rFonts w:ascii="Times New Roman" w:hAnsi="Times New Roman"/>
          <w:color w:val="191919"/>
          <w:spacing w:val="-1"/>
          <w:sz w:val="18"/>
          <w:szCs w:val="18"/>
        </w:rPr>
        <w:t>t</w:t>
      </w:r>
      <w:r>
        <w:rPr>
          <w:rFonts w:ascii="Times New Roman" w:hAnsi="Times New Roman"/>
          <w:color w:val="191919"/>
          <w:sz w:val="18"/>
          <w:szCs w:val="18"/>
        </w:rPr>
        <w:t>udies re-</w:t>
      </w:r>
      <w:proofErr w:type="spellStart"/>
      <w:del w:id="414" w:author="mdavis47" w:date="2011-04-07T09:16:00Z">
        <w:r w:rsidDel="000E1FA2">
          <w:rPr>
            <w:rFonts w:ascii="Times New Roman" w:hAnsi="Times New Roman"/>
            <w:color w:val="191919"/>
            <w:sz w:val="18"/>
            <w:szCs w:val="18"/>
          </w:rPr>
          <w:delText xml:space="preserve"> </w:delText>
        </w:r>
      </w:del>
      <w:r>
        <w:rPr>
          <w:rFonts w:ascii="Times New Roman" w:hAnsi="Times New Roman"/>
          <w:color w:val="191919"/>
          <w:sz w:val="18"/>
          <w:szCs w:val="18"/>
        </w:rPr>
        <w:t>quirements</w:t>
      </w:r>
      <w:proofErr w:type="spellEnd"/>
      <w:r>
        <w:rPr>
          <w:rFonts w:ascii="Times New Roman" w:hAnsi="Times New Roman"/>
          <w:color w:val="191919"/>
          <w:sz w:val="18"/>
          <w:szCs w:val="18"/>
        </w:rPr>
        <w:t xml:space="preserve"> at another System institution shall be admitted only in accordance with the </w:t>
      </w:r>
      <w:del w:id="415" w:author="mdavis47" w:date="2011-03-21T10:53:00Z">
        <w:r w:rsidDel="00334FBB">
          <w:rPr>
            <w:rFonts w:ascii="Times New Roman" w:hAnsi="Times New Roman"/>
            <w:color w:val="191919"/>
            <w:sz w:val="18"/>
            <w:szCs w:val="18"/>
          </w:rPr>
          <w:delText>d</w:delText>
        </w:r>
      </w:del>
      <w:ins w:id="416" w:author="mdavis47" w:date="2011-03-21T10:53:00Z">
        <w:r w:rsidR="00334FBB">
          <w:rPr>
            <w:rFonts w:ascii="Times New Roman" w:hAnsi="Times New Roman"/>
            <w:color w:val="191919"/>
            <w:sz w:val="18"/>
            <w:szCs w:val="18"/>
          </w:rPr>
          <w:t>D</w:t>
        </w:r>
      </w:ins>
      <w:r>
        <w:rPr>
          <w:rFonts w:ascii="Times New Roman" w:hAnsi="Times New Roman"/>
          <w:color w:val="191919"/>
          <w:sz w:val="18"/>
          <w:szCs w:val="18"/>
        </w:rPr>
        <w:t>evelopmental Studies guidelines.</w:t>
      </w:r>
      <w:r>
        <w:rPr>
          <w:rFonts w:ascii="Times New Roman" w:hAnsi="Times New Roman"/>
          <w:color w:val="191919"/>
          <w:spacing w:val="-10"/>
          <w:sz w:val="18"/>
          <w:szCs w:val="18"/>
        </w:rPr>
        <w:t xml:space="preserve"> </w:t>
      </w:r>
      <w:r>
        <w:rPr>
          <w:rFonts w:ascii="Times New Roman" w:hAnsi="Times New Roman"/>
          <w:color w:val="191919"/>
          <w:sz w:val="18"/>
          <w:szCs w:val="18"/>
        </w:rPr>
        <w:t>Appli</w:t>
      </w:r>
      <w:r>
        <w:rPr>
          <w:rFonts w:ascii="Times New Roman" w:hAnsi="Times New Roman"/>
          <w:color w:val="191919"/>
          <w:spacing w:val="-1"/>
          <w:sz w:val="18"/>
          <w:szCs w:val="18"/>
        </w:rPr>
        <w:t>c</w:t>
      </w:r>
      <w:r>
        <w:rPr>
          <w:rFonts w:ascii="Times New Roman" w:hAnsi="Times New Roman"/>
          <w:color w:val="191919"/>
          <w:sz w:val="18"/>
          <w:szCs w:val="18"/>
        </w:rPr>
        <w:t>ants transfe</w:t>
      </w:r>
      <w:r>
        <w:rPr>
          <w:rFonts w:ascii="Times New Roman" w:hAnsi="Times New Roman"/>
          <w:color w:val="191919"/>
          <w:spacing w:val="-4"/>
          <w:sz w:val="18"/>
          <w:szCs w:val="18"/>
        </w:rPr>
        <w:t>r</w:t>
      </w:r>
      <w:del w:id="417" w:author="mdavis47" w:date="2011-03-21T10:53:00Z">
        <w:r w:rsidDel="00334FBB">
          <w:rPr>
            <w:rFonts w:ascii="Times New Roman" w:hAnsi="Times New Roman"/>
            <w:color w:val="191919"/>
            <w:sz w:val="18"/>
            <w:szCs w:val="18"/>
          </w:rPr>
          <w:delText>-</w:delText>
        </w:r>
      </w:del>
      <w:r>
        <w:rPr>
          <w:rFonts w:ascii="Times New Roman" w:hAnsi="Times New Roman"/>
          <w:color w:val="191919"/>
          <w:sz w:val="18"/>
          <w:szCs w:val="18"/>
        </w:rPr>
        <w:t xml:space="preserve"> ring from an institution or program that did not require the College Preparatory Curriculum may be subject to College Preparat</w:t>
      </w:r>
      <w:r>
        <w:rPr>
          <w:rFonts w:ascii="Times New Roman" w:hAnsi="Times New Roman"/>
          <w:color w:val="191919"/>
          <w:spacing w:val="-1"/>
          <w:sz w:val="18"/>
          <w:szCs w:val="18"/>
        </w:rPr>
        <w:t>o</w:t>
      </w:r>
      <w:r>
        <w:rPr>
          <w:rFonts w:ascii="Times New Roman" w:hAnsi="Times New Roman"/>
          <w:color w:val="191919"/>
          <w:sz w:val="18"/>
          <w:szCs w:val="18"/>
        </w:rPr>
        <w:t>ry</w:t>
      </w: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18"/>
          <w:szCs w:val="18"/>
        </w:rPr>
      </w:pPr>
      <w:proofErr w:type="gramStart"/>
      <w:r>
        <w:rPr>
          <w:rFonts w:ascii="Times New Roman" w:hAnsi="Times New Roman"/>
          <w:color w:val="191919"/>
          <w:sz w:val="18"/>
          <w:szCs w:val="18"/>
        </w:rPr>
        <w:t>Curriculum requirements.</w:t>
      </w:r>
      <w:proofErr w:type="gramEnd"/>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18"/>
          <w:szCs w:val="18"/>
        </w:rPr>
      </w:pPr>
      <w:r>
        <w:rPr>
          <w:rFonts w:ascii="Times New Roman" w:hAnsi="Times New Roman"/>
          <w:b/>
          <w:bCs/>
          <w:color w:val="191919"/>
          <w:spacing w:val="-2"/>
          <w:sz w:val="24"/>
          <w:szCs w:val="24"/>
        </w:rPr>
        <w:t>T</w:t>
      </w:r>
      <w:r>
        <w:rPr>
          <w:rFonts w:ascii="Times New Roman" w:hAnsi="Times New Roman"/>
          <w:b/>
          <w:bCs/>
          <w:color w:val="191919"/>
          <w:spacing w:val="-2"/>
          <w:sz w:val="18"/>
          <w:szCs w:val="18"/>
        </w:rPr>
        <w:t>RANSIEN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TUDENTS</w:t>
      </w:r>
    </w:p>
    <w:p w:rsidR="004E5B68" w:rsidRDefault="004E5B68" w:rsidP="004E5B68">
      <w:pPr>
        <w:widowControl w:val="0"/>
        <w:autoSpaceDE w:val="0"/>
        <w:autoSpaceDN w:val="0"/>
        <w:adjustRightInd w:val="0"/>
        <w:spacing w:before="30" w:after="0" w:line="250" w:lineRule="auto"/>
        <w:ind w:left="120" w:right="847"/>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regularl</w:t>
      </w:r>
      <w:r>
        <w:rPr>
          <w:rFonts w:ascii="Times New Roman" w:hAnsi="Times New Roman"/>
          <w:color w:val="191919"/>
          <w:sz w:val="18"/>
          <w:szCs w:val="18"/>
        </w:rPr>
        <w:t>y</w:t>
      </w:r>
      <w:r>
        <w:rPr>
          <w:rFonts w:ascii="Times New Roman" w:hAnsi="Times New Roman"/>
          <w:color w:val="191919"/>
          <w:spacing w:val="-2"/>
          <w:sz w:val="18"/>
          <w:szCs w:val="18"/>
        </w:rPr>
        <w:t xml:space="preserve"> enrolle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institution</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allowe</w:t>
      </w:r>
      <w:r>
        <w:rPr>
          <w:rFonts w:ascii="Times New Roman" w:hAnsi="Times New Roman"/>
          <w:color w:val="191919"/>
          <w:sz w:val="18"/>
          <w:szCs w:val="18"/>
        </w:rPr>
        <w:t>d</w:t>
      </w:r>
      <w:r>
        <w:rPr>
          <w:rFonts w:ascii="Times New Roman" w:hAnsi="Times New Roman"/>
          <w:color w:val="191919"/>
          <w:spacing w:val="-2"/>
          <w:sz w:val="18"/>
          <w:szCs w:val="18"/>
        </w:rPr>
        <w:t xml:space="preserve"> temporar</w:t>
      </w:r>
      <w:r>
        <w:rPr>
          <w:rFonts w:ascii="Times New Roman" w:hAnsi="Times New Roman"/>
          <w:color w:val="191919"/>
          <w:sz w:val="18"/>
          <w:szCs w:val="18"/>
        </w:rPr>
        <w:t>y</w:t>
      </w:r>
      <w:r>
        <w:rPr>
          <w:rFonts w:ascii="Times New Roman" w:hAnsi="Times New Roman"/>
          <w:color w:val="191919"/>
          <w:spacing w:val="-2"/>
          <w:sz w:val="18"/>
          <w:szCs w:val="18"/>
        </w:rPr>
        <w:t xml:space="preserve"> matriculatio</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3"/>
          <w:sz w:val="18"/>
          <w:szCs w:val="18"/>
        </w:rPr>
        <w:t>r</w:t>
      </w:r>
      <w:r>
        <w:rPr>
          <w:rFonts w:ascii="Times New Roman" w:hAnsi="Times New Roman"/>
          <w:color w:val="191919"/>
          <w:spacing w:val="-2"/>
          <w:sz w:val="18"/>
          <w:szCs w:val="18"/>
        </w:rPr>
        <w:t>ansien</w:t>
      </w:r>
      <w:r>
        <w:rPr>
          <w:rFonts w:ascii="Times New Roman" w:hAnsi="Times New Roman"/>
          <w:color w:val="191919"/>
          <w:sz w:val="18"/>
          <w:szCs w:val="18"/>
        </w:rPr>
        <w:t>t</w:t>
      </w:r>
      <w:r>
        <w:rPr>
          <w:rFonts w:ascii="Times New Roman" w:hAnsi="Times New Roman"/>
          <w:color w:val="191919"/>
          <w:spacing w:val="-2"/>
          <w:sz w:val="18"/>
          <w:szCs w:val="18"/>
        </w:rPr>
        <w:t xml:space="preserve"> admission 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ordinaril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Registrar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enrolle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certifyin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currentl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institution</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granted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lette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w:t>
      </w:r>
      <w:r>
        <w:rPr>
          <w:rFonts w:ascii="Times New Roman" w:hAnsi="Times New Roman"/>
          <w:color w:val="191919"/>
          <w:spacing w:val="-3"/>
          <w:sz w:val="18"/>
          <w:szCs w:val="18"/>
        </w:rPr>
        <w:t>r</w:t>
      </w:r>
      <w:r>
        <w:rPr>
          <w:rFonts w:ascii="Times New Roman" w:hAnsi="Times New Roman"/>
          <w:color w:val="191919"/>
          <w:spacing w:val="-2"/>
          <w:sz w:val="18"/>
          <w:szCs w:val="18"/>
        </w:rPr>
        <w:t>ova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Registrar 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4E5B68" w:rsidRDefault="004E5B68" w:rsidP="004E5B68">
      <w:pPr>
        <w:widowControl w:val="0"/>
        <w:autoSpaceDE w:val="0"/>
        <w:autoSpaceDN w:val="0"/>
        <w:adjustRightInd w:val="0"/>
        <w:spacing w:before="10" w:after="0" w:line="140" w:lineRule="exact"/>
        <w:rPr>
          <w:rFonts w:ascii="Times New Roman" w:hAnsi="Times New Roman"/>
          <w:color w:val="000000"/>
          <w:sz w:val="14"/>
          <w:szCs w:val="14"/>
        </w:rPr>
      </w:pP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18"/>
          <w:szCs w:val="18"/>
        </w:rPr>
      </w:pPr>
      <w:r>
        <w:rPr>
          <w:rFonts w:ascii="Times New Roman" w:hAnsi="Times New Roman"/>
          <w:b/>
          <w:bCs/>
          <w:color w:val="191919"/>
          <w:spacing w:val="-2"/>
          <w:sz w:val="24"/>
          <w:szCs w:val="24"/>
        </w:rPr>
        <w:t>I</w:t>
      </w:r>
      <w:r>
        <w:rPr>
          <w:rFonts w:ascii="Times New Roman" w:hAnsi="Times New Roman"/>
          <w:b/>
          <w:bCs/>
          <w:color w:val="191919"/>
          <w:spacing w:val="-2"/>
          <w:sz w:val="18"/>
          <w:szCs w:val="18"/>
        </w:rPr>
        <w:t>NTERN</w:t>
      </w:r>
      <w:r>
        <w:rPr>
          <w:rFonts w:ascii="Times New Roman" w:hAnsi="Times New Roman"/>
          <w:b/>
          <w:bCs/>
          <w:color w:val="191919"/>
          <w:spacing w:val="-16"/>
          <w:sz w:val="18"/>
          <w:szCs w:val="18"/>
        </w:rPr>
        <w:t>A</w:t>
      </w:r>
      <w:r>
        <w:rPr>
          <w:rFonts w:ascii="Times New Roman" w:hAnsi="Times New Roman"/>
          <w:b/>
          <w:bCs/>
          <w:color w:val="191919"/>
          <w:spacing w:val="-2"/>
          <w:sz w:val="18"/>
          <w:szCs w:val="18"/>
        </w:rPr>
        <w:t>TIONA</w:t>
      </w:r>
      <w:r>
        <w:rPr>
          <w:rFonts w:ascii="Times New Roman" w:hAnsi="Times New Roman"/>
          <w:b/>
          <w:bCs/>
          <w:color w:val="191919"/>
          <w:sz w:val="18"/>
          <w:szCs w:val="18"/>
        </w:rPr>
        <w:t>L</w:t>
      </w:r>
      <w:r>
        <w:rPr>
          <w:rFonts w:ascii="Times New Roman" w:hAnsi="Times New Roman"/>
          <w:b/>
          <w:bCs/>
          <w:color w:val="191919"/>
          <w:spacing w:val="1"/>
          <w:sz w:val="18"/>
          <w:szCs w:val="18"/>
        </w:rPr>
        <w:t xml:space="preserve">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TUDENTS</w:t>
      </w:r>
    </w:p>
    <w:p w:rsidR="004E5B68" w:rsidRDefault="004E5B68" w:rsidP="004E5B68">
      <w:pPr>
        <w:widowControl w:val="0"/>
        <w:autoSpaceDE w:val="0"/>
        <w:autoSpaceDN w:val="0"/>
        <w:adjustRightInd w:val="0"/>
        <w:spacing w:before="30" w:after="0" w:line="240" w:lineRule="auto"/>
        <w:ind w:left="120"/>
        <w:rPr>
          <w:rFonts w:ascii="Times New Roman" w:hAnsi="Times New Roman"/>
          <w:color w:val="000000"/>
          <w:sz w:val="18"/>
          <w:szCs w:val="18"/>
        </w:rPr>
      </w:pP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RDefault="004E5B68" w:rsidP="004E5B68">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admission.</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RDefault="004E5B68" w:rsidP="004E5B68">
      <w:pPr>
        <w:widowControl w:val="0"/>
        <w:autoSpaceDE w:val="0"/>
        <w:autoSpaceDN w:val="0"/>
        <w:adjustRightInd w:val="0"/>
        <w:spacing w:after="0" w:line="250" w:lineRule="auto"/>
        <w:ind w:left="480" w:right="994"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NON-US</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taken</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w:t>
      </w:r>
      <w:r>
        <w:rPr>
          <w:rFonts w:ascii="Times New Roman" w:hAnsi="Times New Roman"/>
          <w:color w:val="191919"/>
          <w:spacing w:val="-3"/>
          <w:sz w:val="18"/>
          <w:szCs w:val="18"/>
        </w:rPr>
        <w:t>p</w:t>
      </w:r>
      <w:r>
        <w:rPr>
          <w:rFonts w:ascii="Times New Roman" w:hAnsi="Times New Roman"/>
          <w:color w:val="191919"/>
          <w:spacing w:val="-2"/>
          <w:sz w:val="18"/>
          <w:szCs w:val="18"/>
        </w:rPr>
        <w:t>licants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diploma.</w:t>
      </w:r>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Pr="002218F7" w:rsidRDefault="004E5B68" w:rsidP="004E5B68">
      <w:pPr>
        <w:widowControl w:val="0"/>
        <w:autoSpaceDE w:val="0"/>
        <w:autoSpaceDN w:val="0"/>
        <w:adjustRightInd w:val="0"/>
        <w:spacing w:after="0" w:line="250" w:lineRule="auto"/>
        <w:ind w:left="480" w:right="991" w:hanging="180"/>
        <w:rPr>
          <w:rFonts w:ascii="Times New Roman" w:hAnsi="Times New Roman"/>
          <w:color w:val="000000"/>
          <w:sz w:val="18"/>
          <w:szCs w:val="18"/>
          <w:rPrChange w:id="418" w:author="mdavis47" w:date="2011-04-07T11:59:00Z">
            <w:rPr>
              <w:rFonts w:ascii="Times New Roman" w:hAnsi="Times New Roman"/>
              <w:color w:val="000000"/>
              <w:sz w:val="18"/>
              <w:szCs w:val="18"/>
            </w:rPr>
          </w:rPrChange>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proofErr w:type="gramEnd"/>
      <w:r>
        <w:rPr>
          <w:rFonts w:ascii="Times New Roman" w:hAnsi="Times New Roman"/>
          <w:color w:val="191919"/>
          <w:spacing w:val="-7"/>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applicant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t>
      </w:r>
      <w:r>
        <w:rPr>
          <w:rFonts w:ascii="Times New Roman" w:hAnsi="Times New Roman"/>
          <w:color w:val="191919"/>
          <w:spacing w:val="-3"/>
          <w:sz w:val="18"/>
          <w:szCs w:val="18"/>
        </w:rPr>
        <w:t>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countr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t>
      </w:r>
      <w:r>
        <w:rPr>
          <w:rFonts w:ascii="Times New Roman" w:hAnsi="Times New Roman"/>
          <w:color w:val="191919"/>
          <w:spacing w:val="-5"/>
          <w:sz w:val="18"/>
          <w:szCs w:val="18"/>
        </w:rPr>
        <w:t>T</w:t>
      </w:r>
      <w:r>
        <w:rPr>
          <w:rFonts w:ascii="Times New Roman" w:hAnsi="Times New Roman"/>
          <w:color w:val="191919"/>
          <w:spacing w:val="-2"/>
          <w:sz w:val="18"/>
          <w:szCs w:val="18"/>
        </w:rPr>
        <w:t>OEFL).</w:t>
      </w:r>
      <w:ins w:id="419" w:author="mdavis47" w:date="2011-04-07T11:57:00Z">
        <w:r w:rsidR="002218F7">
          <w:rPr>
            <w:rFonts w:ascii="Times New Roman" w:hAnsi="Times New Roman"/>
            <w:color w:val="191919"/>
            <w:spacing w:val="-2"/>
            <w:sz w:val="18"/>
            <w:szCs w:val="18"/>
          </w:rPr>
          <w:t xml:space="preserve"> </w:t>
        </w:r>
      </w:ins>
      <w:ins w:id="420" w:author="mdavis47" w:date="2011-04-07T11:58:00Z">
        <w:r w:rsidR="002218F7">
          <w:rPr>
            <w:rFonts w:ascii="Times New Roman" w:hAnsi="Times New Roman"/>
            <w:color w:val="191919"/>
            <w:spacing w:val="-2"/>
            <w:sz w:val="18"/>
            <w:szCs w:val="18"/>
          </w:rPr>
          <w:t xml:space="preserve">Minimum scores for the TOEFL are </w:t>
        </w:r>
        <w:r w:rsidR="002218F7" w:rsidRPr="002218F7">
          <w:rPr>
            <w:rFonts w:ascii="Times New Roman" w:hAnsi="Times New Roman"/>
            <w:sz w:val="18"/>
            <w:szCs w:val="18"/>
            <w:rPrChange w:id="421" w:author="mdavis47" w:date="2011-04-07T11:59:00Z">
              <w:rPr>
                <w:rFonts w:ascii="Verdana" w:hAnsi="Verdana"/>
                <w:sz w:val="19"/>
                <w:szCs w:val="19"/>
              </w:rPr>
            </w:rPrChange>
          </w:rPr>
          <w:t>523 on the paper test or 193 on the computer test</w:t>
        </w:r>
      </w:ins>
      <w:ins w:id="422" w:author="mdavis47" w:date="2011-04-07T12:08:00Z">
        <w:r w:rsidR="00DD7E72">
          <w:rPr>
            <w:rFonts w:ascii="Times New Roman" w:hAnsi="Times New Roman"/>
            <w:sz w:val="18"/>
            <w:szCs w:val="18"/>
          </w:rPr>
          <w:t xml:space="preserve"> or 69 on the internet based </w:t>
        </w:r>
        <w:r w:rsidR="00DD7E72">
          <w:rPr>
            <w:rFonts w:ascii="Times New Roman" w:hAnsi="Times New Roman"/>
            <w:sz w:val="18"/>
            <w:szCs w:val="18"/>
          </w:rPr>
          <w:t>test</w:t>
        </w:r>
        <w:r w:rsidR="00DD7E72">
          <w:rPr>
            <w:rFonts w:ascii="Times New Roman" w:hAnsi="Times New Roman"/>
            <w:sz w:val="18"/>
            <w:szCs w:val="18"/>
          </w:rPr>
          <w:t>. The school</w:t>
        </w:r>
        <w:r w:rsidR="00DD7E72">
          <w:rPr>
            <w:rFonts w:ascii="Times New Roman" w:hAnsi="Times New Roman"/>
            <w:sz w:val="18"/>
            <w:szCs w:val="18"/>
          </w:rPr>
          <w:t>’</w:t>
        </w:r>
        <w:r w:rsidR="00DD7E72">
          <w:rPr>
            <w:rFonts w:ascii="Times New Roman" w:hAnsi="Times New Roman"/>
            <w:sz w:val="18"/>
            <w:szCs w:val="18"/>
          </w:rPr>
          <w:t>s destination code is 5004.</w:t>
        </w:r>
      </w:ins>
    </w:p>
    <w:p w:rsidR="004E5B68" w:rsidRDefault="004E5B68" w:rsidP="004E5B68">
      <w:pPr>
        <w:widowControl w:val="0"/>
        <w:autoSpaceDE w:val="0"/>
        <w:autoSpaceDN w:val="0"/>
        <w:adjustRightInd w:val="0"/>
        <w:spacing w:before="16"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3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del w:id="423" w:author="mdavis47" w:date="2011-03-21T10:54:00Z">
        <w:r w:rsidDel="00334FBB">
          <w:rPr>
            <w:rFonts w:ascii="Times New Roman" w:hAnsi="Times New Roman"/>
            <w:color w:val="191919"/>
            <w:spacing w:val="-2"/>
            <w:sz w:val="18"/>
            <w:szCs w:val="18"/>
          </w:rPr>
          <w:delText>for</w:delText>
        </w:r>
        <w:r w:rsidDel="00334FBB">
          <w:rPr>
            <w:rFonts w:ascii="Times New Roman" w:hAnsi="Times New Roman"/>
            <w:color w:val="191919"/>
            <w:sz w:val="18"/>
            <w:szCs w:val="18"/>
          </w:rPr>
          <w:delText>m</w:delText>
        </w:r>
        <w:r w:rsidDel="00334FBB">
          <w:rPr>
            <w:rFonts w:ascii="Times New Roman" w:hAnsi="Times New Roman"/>
            <w:color w:val="191919"/>
            <w:spacing w:val="-4"/>
            <w:sz w:val="18"/>
            <w:szCs w:val="18"/>
          </w:rPr>
          <w:delText xml:space="preserve"> </w:delText>
        </w:r>
      </w:del>
      <w:ins w:id="424" w:author="mdavis47" w:date="2011-03-21T10:54:00Z">
        <w:r w:rsidR="00334FBB">
          <w:rPr>
            <w:rFonts w:ascii="Times New Roman" w:hAnsi="Times New Roman"/>
            <w:color w:val="191919"/>
            <w:spacing w:val="-4"/>
            <w:sz w:val="18"/>
            <w:szCs w:val="18"/>
          </w:rPr>
          <w:t xml:space="preserve"> from </w:t>
        </w:r>
      </w:ins>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del w:id="425" w:author="mdavis47" w:date="2011-04-07T11:51:00Z">
        <w:r w:rsidDel="002218F7">
          <w:rPr>
            <w:rFonts w:ascii="Times New Roman" w:hAnsi="Times New Roman"/>
            <w:color w:val="191919"/>
            <w:spacing w:val="-2"/>
            <w:sz w:val="18"/>
            <w:szCs w:val="18"/>
          </w:rPr>
          <w:delText>Entranc</w:delText>
        </w:r>
        <w:r w:rsidDel="002218F7">
          <w:rPr>
            <w:rFonts w:ascii="Times New Roman" w:hAnsi="Times New Roman"/>
            <w:color w:val="191919"/>
            <w:sz w:val="18"/>
            <w:szCs w:val="18"/>
          </w:rPr>
          <w:delText>e</w:delText>
        </w:r>
        <w:r w:rsidDel="002218F7">
          <w:rPr>
            <w:rFonts w:ascii="Times New Roman" w:hAnsi="Times New Roman"/>
            <w:color w:val="191919"/>
            <w:spacing w:val="-3"/>
            <w:sz w:val="18"/>
            <w:szCs w:val="18"/>
          </w:rPr>
          <w:delText xml:space="preserve"> </w:delText>
        </w:r>
        <w:r w:rsidDel="002218F7">
          <w:rPr>
            <w:rFonts w:ascii="Times New Roman" w:hAnsi="Times New Roman"/>
            <w:color w:val="191919"/>
            <w:spacing w:val="-2"/>
            <w:sz w:val="18"/>
            <w:szCs w:val="18"/>
          </w:rPr>
          <w:delText>Examinatio</w:delText>
        </w:r>
        <w:r w:rsidDel="002218F7">
          <w:rPr>
            <w:rFonts w:ascii="Times New Roman" w:hAnsi="Times New Roman"/>
            <w:color w:val="191919"/>
            <w:sz w:val="18"/>
            <w:szCs w:val="18"/>
          </w:rPr>
          <w:delText>n</w:delText>
        </w:r>
        <w:r w:rsidDel="002218F7">
          <w:rPr>
            <w:rFonts w:ascii="Times New Roman" w:hAnsi="Times New Roman"/>
            <w:color w:val="191919"/>
            <w:spacing w:val="-3"/>
            <w:sz w:val="18"/>
            <w:szCs w:val="18"/>
          </w:rPr>
          <w:delText xml:space="preserve"> </w:delText>
        </w:r>
      </w:del>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17"/>
          <w:sz w:val="18"/>
          <w:szCs w:val="18"/>
        </w:rPr>
        <w:t xml:space="preserve"> </w:t>
      </w:r>
      <w:del w:id="426" w:author="mdavis47" w:date="2011-04-07T11:51:00Z">
        <w:r w:rsidDel="002218F7">
          <w:rPr>
            <w:rFonts w:ascii="Times New Roman" w:hAnsi="Times New Roman"/>
            <w:color w:val="191919"/>
            <w:spacing w:val="-2"/>
            <w:sz w:val="18"/>
            <w:szCs w:val="18"/>
          </w:rPr>
          <w:delText>Assessmen</w:delText>
        </w:r>
        <w:r w:rsidDel="002218F7">
          <w:rPr>
            <w:rFonts w:ascii="Times New Roman" w:hAnsi="Times New Roman"/>
            <w:color w:val="191919"/>
            <w:sz w:val="18"/>
            <w:szCs w:val="18"/>
          </w:rPr>
          <w:delText>t</w:delText>
        </w:r>
        <w:r w:rsidDel="002218F7">
          <w:rPr>
            <w:rFonts w:ascii="Times New Roman" w:hAnsi="Times New Roman"/>
            <w:color w:val="191919"/>
            <w:spacing w:val="-4"/>
            <w:sz w:val="18"/>
            <w:szCs w:val="18"/>
          </w:rPr>
          <w:delText xml:space="preserve"> </w:delText>
        </w:r>
        <w:r w:rsidDel="002218F7">
          <w:rPr>
            <w:rFonts w:ascii="Times New Roman" w:hAnsi="Times New Roman"/>
            <w:color w:val="191919"/>
            <w:spacing w:val="-2"/>
            <w:sz w:val="18"/>
            <w:szCs w:val="18"/>
          </w:rPr>
          <w:delText>Progra</w:delText>
        </w:r>
        <w:r w:rsidDel="002218F7">
          <w:rPr>
            <w:rFonts w:ascii="Times New Roman" w:hAnsi="Times New Roman"/>
            <w:color w:val="191919"/>
            <w:sz w:val="18"/>
            <w:szCs w:val="18"/>
          </w:rPr>
          <w:delText>m</w:delText>
        </w:r>
        <w:r w:rsidDel="002218F7">
          <w:rPr>
            <w:rFonts w:ascii="Times New Roman" w:hAnsi="Times New Roman"/>
            <w:color w:val="191919"/>
            <w:spacing w:val="-4"/>
            <w:sz w:val="18"/>
            <w:szCs w:val="18"/>
          </w:rPr>
          <w:delText xml:space="preserve"> </w:delText>
        </w:r>
        <w:r w:rsidDel="002218F7">
          <w:rPr>
            <w:rFonts w:ascii="Times New Roman" w:hAnsi="Times New Roman"/>
            <w:color w:val="191919"/>
            <w:spacing w:val="-2"/>
            <w:sz w:val="18"/>
            <w:szCs w:val="18"/>
          </w:rPr>
          <w:delText>(ACT</w:delText>
        </w:r>
        <w:r w:rsidDel="002218F7">
          <w:rPr>
            <w:rFonts w:ascii="Times New Roman" w:hAnsi="Times New Roman"/>
            <w:color w:val="191919"/>
            <w:sz w:val="18"/>
            <w:szCs w:val="18"/>
          </w:rPr>
          <w:delText>)</w:delText>
        </w:r>
        <w:r w:rsidDel="002218F7">
          <w:rPr>
            <w:rFonts w:ascii="Times New Roman" w:hAnsi="Times New Roman"/>
            <w:color w:val="191919"/>
            <w:spacing w:val="-4"/>
            <w:sz w:val="18"/>
            <w:szCs w:val="18"/>
          </w:rPr>
          <w:delText xml:space="preserve"> </w:delText>
        </w:r>
      </w:del>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American</w:t>
      </w:r>
    </w:p>
    <w:p w:rsidR="004E5B68" w:rsidRDefault="004E5B68" w:rsidP="004E5B68">
      <w:pPr>
        <w:widowControl w:val="0"/>
        <w:autoSpaceDE w:val="0"/>
        <w:autoSpaceDN w:val="0"/>
        <w:adjustRightInd w:val="0"/>
        <w:spacing w:before="9" w:after="0" w:line="240" w:lineRule="auto"/>
        <w:ind w:left="480"/>
        <w:rPr>
          <w:rFonts w:ascii="Times New Roman" w:hAnsi="Times New Roman"/>
          <w:color w:val="000000"/>
          <w:sz w:val="18"/>
          <w:szCs w:val="18"/>
        </w:rPr>
      </w:pP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RDefault="004E5B68" w:rsidP="004E5B68">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p>
    <w:p w:rsidR="004E5B68" w:rsidRDefault="004E5B68" w:rsidP="004E5B68">
      <w:pPr>
        <w:widowControl w:val="0"/>
        <w:autoSpaceDE w:val="0"/>
        <w:autoSpaceDN w:val="0"/>
        <w:adjustRightInd w:val="0"/>
        <w:spacing w:before="5" w:after="0" w:line="220" w:lineRule="exact"/>
        <w:rPr>
          <w:rFonts w:ascii="Times New Roman" w:hAnsi="Times New Roman"/>
          <w:color w:val="000000"/>
        </w:rPr>
      </w:pPr>
    </w:p>
    <w:p w:rsidR="004E5B68" w:rsidRDefault="004E5B68" w:rsidP="004E5B68">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p>
    <w:p w:rsidR="004E5B68" w:rsidRDefault="004E5B68" w:rsidP="004E5B68">
      <w:pPr>
        <w:widowControl w:val="0"/>
        <w:autoSpaceDE w:val="0"/>
        <w:autoSpaceDN w:val="0"/>
        <w:adjustRightInd w:val="0"/>
        <w:spacing w:before="9" w:after="0" w:line="240" w:lineRule="auto"/>
        <w:ind w:left="480"/>
        <w:rPr>
          <w:rFonts w:ascii="Times New Roman" w:hAnsi="Times New Roman"/>
          <w:color w:val="000000"/>
          <w:sz w:val="18"/>
          <w:szCs w:val="18"/>
        </w:rPr>
      </w:pPr>
      <w:proofErr w:type="gramStart"/>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roofErr w:type="gramEnd"/>
      <w:ins w:id="427" w:author="mdavis47" w:date="2011-04-07T12:15:00Z">
        <w:r w:rsidR="00DD7E72">
          <w:rPr>
            <w:rFonts w:ascii="Times New Roman" w:hAnsi="Times New Roman"/>
            <w:color w:val="191919"/>
            <w:spacing w:val="-2"/>
            <w:sz w:val="18"/>
            <w:szCs w:val="18"/>
          </w:rPr>
          <w:t xml:space="preserve"> </w:t>
        </w:r>
      </w:ins>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18"/>
          <w:szCs w:val="18"/>
        </w:rPr>
      </w:pPr>
      <w:r>
        <w:rPr>
          <w:rFonts w:ascii="Times New Roman" w:hAnsi="Times New Roman"/>
          <w:b/>
          <w:bCs/>
          <w:color w:val="191919"/>
          <w:spacing w:val="-2"/>
          <w:sz w:val="24"/>
          <w:szCs w:val="24"/>
        </w:rPr>
        <w:t>A</w:t>
      </w:r>
      <w:r>
        <w:rPr>
          <w:rFonts w:ascii="Times New Roman" w:hAnsi="Times New Roman"/>
          <w:b/>
          <w:bCs/>
          <w:color w:val="191919"/>
          <w:spacing w:val="-2"/>
          <w:sz w:val="18"/>
          <w:szCs w:val="18"/>
        </w:rPr>
        <w:t>D</w:t>
      </w:r>
      <w:r>
        <w:rPr>
          <w:rFonts w:ascii="Times New Roman" w:hAnsi="Times New Roman"/>
          <w:b/>
          <w:bCs/>
          <w:color w:val="191919"/>
          <w:spacing w:val="-26"/>
          <w:sz w:val="18"/>
          <w:szCs w:val="18"/>
        </w:rPr>
        <w:t>V</w:t>
      </w:r>
      <w:r>
        <w:rPr>
          <w:rFonts w:ascii="Times New Roman" w:hAnsi="Times New Roman"/>
          <w:b/>
          <w:bCs/>
          <w:color w:val="191919"/>
          <w:spacing w:val="-2"/>
          <w:sz w:val="18"/>
          <w:szCs w:val="18"/>
        </w:rPr>
        <w:t>ANCE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LACEMEN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FO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F</w:t>
      </w:r>
      <w:r>
        <w:rPr>
          <w:rFonts w:ascii="Times New Roman" w:hAnsi="Times New Roman"/>
          <w:b/>
          <w:bCs/>
          <w:color w:val="191919"/>
          <w:spacing w:val="-2"/>
          <w:sz w:val="18"/>
          <w:szCs w:val="18"/>
        </w:rPr>
        <w:t>RESHMEN</w:t>
      </w:r>
    </w:p>
    <w:p w:rsidR="004E5B68" w:rsidRDefault="004E5B68" w:rsidP="004E5B68">
      <w:pPr>
        <w:widowControl w:val="0"/>
        <w:autoSpaceDE w:val="0"/>
        <w:autoSpaceDN w:val="0"/>
        <w:adjustRightInd w:val="0"/>
        <w:spacing w:before="30" w:after="0" w:line="240" w:lineRule="auto"/>
        <w:ind w:left="120"/>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placemen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achieve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ins w:id="428" w:author="mdavis47" w:date="2011-03-21T10:55:00Z">
        <w:r w:rsidR="00334FBB">
          <w:rPr>
            <w:rFonts w:ascii="Times New Roman" w:hAnsi="Times New Roman"/>
            <w:color w:val="191919"/>
            <w:sz w:val="18"/>
            <w:szCs w:val="18"/>
          </w:rPr>
          <w:t xml:space="preserve"> (3</w:t>
        </w:r>
        <w:proofErr w:type="gramStart"/>
        <w:r w:rsidR="00334FBB">
          <w:rPr>
            <w:rFonts w:ascii="Times New Roman" w:hAnsi="Times New Roman"/>
            <w:color w:val="191919"/>
            <w:sz w:val="18"/>
            <w:szCs w:val="18"/>
          </w:rPr>
          <w:t xml:space="preserve">) </w:t>
        </w:r>
      </w:ins>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proofErr w:type="gramEnd"/>
      <w:r>
        <w:rPr>
          <w:rFonts w:ascii="Times New Roman" w:hAnsi="Times New Roman"/>
          <w:color w:val="191919"/>
          <w:spacing w:val="-11"/>
          <w:sz w:val="18"/>
          <w:szCs w:val="18"/>
        </w:rPr>
        <w:t xml:space="preserve"> </w:t>
      </w:r>
      <w:r>
        <w:rPr>
          <w:rFonts w:ascii="Times New Roman" w:hAnsi="Times New Roman"/>
          <w:color w:val="191919"/>
          <w:spacing w:val="-2"/>
          <w:sz w:val="18"/>
          <w:szCs w:val="18"/>
        </w:rPr>
        <w:t>hig</w:t>
      </w:r>
      <w:r>
        <w:rPr>
          <w:rFonts w:ascii="Times New Roman" w:hAnsi="Times New Roman"/>
          <w:color w:val="191919"/>
          <w:spacing w:val="-4"/>
          <w:sz w:val="18"/>
          <w:szCs w:val="18"/>
        </w:rPr>
        <w:t>h</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Advanced</w:t>
      </w:r>
    </w:p>
    <w:p w:rsidR="004E5B68" w:rsidRDefault="004E5B68" w:rsidP="004E5B68">
      <w:pPr>
        <w:widowControl w:val="0"/>
        <w:autoSpaceDE w:val="0"/>
        <w:autoSpaceDN w:val="0"/>
        <w:adjustRightInd w:val="0"/>
        <w:spacing w:before="9" w:after="0" w:line="240" w:lineRule="auto"/>
        <w:ind w:left="120"/>
        <w:rPr>
          <w:rFonts w:ascii="Times New Roman" w:hAnsi="Times New Roman"/>
          <w:color w:val="000000"/>
          <w:sz w:val="18"/>
          <w:szCs w:val="18"/>
        </w:rPr>
      </w:pPr>
      <w:r>
        <w:rPr>
          <w:rFonts w:ascii="Times New Roman" w:hAnsi="Times New Roman"/>
          <w:color w:val="191919"/>
          <w:spacing w:val="-2"/>
          <w:sz w:val="18"/>
          <w:szCs w:val="18"/>
        </w:rPr>
        <w:t>Placemen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administered</w:t>
      </w:r>
    </w:p>
    <w:p w:rsidR="004E5B68" w:rsidRDefault="004E5B68" w:rsidP="004E5B68">
      <w:pPr>
        <w:widowControl w:val="0"/>
        <w:autoSpaceDE w:val="0"/>
        <w:autoSpaceDN w:val="0"/>
        <w:adjustRightInd w:val="0"/>
        <w:spacing w:before="7" w:after="0" w:line="200" w:lineRule="exact"/>
        <w:rPr>
          <w:rFonts w:ascii="Times New Roman" w:hAnsi="Times New Roman"/>
          <w:color w:val="000000"/>
          <w:sz w:val="20"/>
          <w:szCs w:val="20"/>
        </w:rPr>
      </w:pPr>
    </w:p>
    <w:p w:rsidR="004E5B68" w:rsidRDefault="004E5B68" w:rsidP="004E5B68">
      <w:pPr>
        <w:widowControl w:val="0"/>
        <w:autoSpaceDE w:val="0"/>
        <w:autoSpaceDN w:val="0"/>
        <w:adjustRightInd w:val="0"/>
        <w:spacing w:after="0" w:line="240" w:lineRule="auto"/>
        <w:ind w:left="120"/>
        <w:rPr>
          <w:rFonts w:ascii="Times New Roman" w:hAnsi="Times New Roman"/>
          <w:color w:val="000000"/>
          <w:sz w:val="24"/>
          <w:szCs w:val="24"/>
        </w:rPr>
      </w:pPr>
      <w:r>
        <w:rPr>
          <w:rFonts w:ascii="Times New Roman" w:hAnsi="Times New Roman"/>
          <w:b/>
          <w:bCs/>
          <w:color w:val="191919"/>
          <w:spacing w:val="-2"/>
          <w:sz w:val="24"/>
          <w:szCs w:val="24"/>
        </w:rPr>
        <w:t>J</w:t>
      </w:r>
      <w:r>
        <w:rPr>
          <w:rFonts w:ascii="Times New Roman" w:hAnsi="Times New Roman"/>
          <w:b/>
          <w:bCs/>
          <w:color w:val="191919"/>
          <w:spacing w:val="-2"/>
          <w:sz w:val="18"/>
          <w:szCs w:val="18"/>
        </w:rPr>
        <w:t>OIN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E</w:t>
      </w:r>
      <w:r>
        <w:rPr>
          <w:rFonts w:ascii="Times New Roman" w:hAnsi="Times New Roman"/>
          <w:b/>
          <w:bCs/>
          <w:color w:val="191919"/>
          <w:spacing w:val="-2"/>
          <w:sz w:val="18"/>
          <w:szCs w:val="18"/>
        </w:rPr>
        <w:t>NROLLMEN</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24"/>
          <w:szCs w:val="24"/>
        </w:rPr>
        <w:t>P</w:t>
      </w:r>
      <w:r>
        <w:rPr>
          <w:rFonts w:ascii="Times New Roman" w:hAnsi="Times New Roman"/>
          <w:b/>
          <w:bCs/>
          <w:color w:val="191919"/>
          <w:spacing w:val="-2"/>
          <w:sz w:val="18"/>
          <w:szCs w:val="18"/>
        </w:rPr>
        <w:t>ROGRAM</w:t>
      </w:r>
      <w:r>
        <w:rPr>
          <w:rFonts w:ascii="Times New Roman" w:hAnsi="Times New Roman"/>
          <w:b/>
          <w:bCs/>
          <w:color w:val="191919"/>
          <w:spacing w:val="-2"/>
          <w:sz w:val="24"/>
          <w:szCs w:val="24"/>
        </w:rPr>
        <w:t>/ACCEL</w:t>
      </w:r>
    </w:p>
    <w:p w:rsidR="004E5B68" w:rsidRDefault="004E5B68" w:rsidP="004E5B68">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 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 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4E5B68" w:rsidRDefault="004E5B68" w:rsidP="004E5B68">
      <w:pPr>
        <w:widowControl w:val="0"/>
        <w:autoSpaceDE w:val="0"/>
        <w:autoSpaceDN w:val="0"/>
        <w:adjustRightInd w:val="0"/>
        <w:spacing w:before="6" w:after="0" w:line="180" w:lineRule="exact"/>
        <w:rPr>
          <w:rFonts w:ascii="Times New Roman" w:hAnsi="Times New Roman"/>
          <w:color w:val="000000"/>
          <w:sz w:val="18"/>
          <w:szCs w:val="18"/>
        </w:rPr>
      </w:pPr>
    </w:p>
    <w:p w:rsidR="004E5B68" w:rsidRDefault="004E5B68" w:rsidP="004E5B68">
      <w:pPr>
        <w:widowControl w:val="0"/>
        <w:autoSpaceDE w:val="0"/>
        <w:autoSpaceDN w:val="0"/>
        <w:adjustRightInd w:val="0"/>
        <w:spacing w:before="30" w:after="0" w:line="240" w:lineRule="auto"/>
        <w:ind w:left="120"/>
        <w:rPr>
          <w:rFonts w:ascii="Times New Roman" w:hAnsi="Times New Roman"/>
          <w:color w:val="000000"/>
          <w:sz w:val="18"/>
          <w:szCs w:val="18"/>
        </w:rPr>
      </w:pPr>
      <w:r>
        <w:rPr>
          <w:rFonts w:ascii="Times New Roman" w:hAnsi="Times New Roman"/>
          <w:color w:val="191919"/>
          <w:spacing w:val="-2"/>
          <w:sz w:val="18"/>
          <w:szCs w:val="18"/>
        </w:rPr>
        <w:t>Procedure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applyin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w:t>
      </w:r>
    </w:p>
    <w:p w:rsidR="004E5B68" w:rsidRDefault="004E5B68" w:rsidP="004E5B68">
      <w:pPr>
        <w:widowControl w:val="0"/>
        <w:autoSpaceDE w:val="0"/>
        <w:autoSpaceDN w:val="0"/>
        <w:adjustRightInd w:val="0"/>
        <w:spacing w:before="9" w:after="0" w:line="240" w:lineRule="auto"/>
        <w:ind w:left="30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form.</w:t>
      </w:r>
    </w:p>
    <w:p w:rsidR="004E5B68" w:rsidRDefault="004E5B68" w:rsidP="004E5B68">
      <w:pPr>
        <w:widowControl w:val="0"/>
        <w:autoSpaceDE w:val="0"/>
        <w:autoSpaceDN w:val="0"/>
        <w:adjustRightInd w:val="0"/>
        <w:spacing w:before="9" w:after="0" w:line="250" w:lineRule="auto"/>
        <w:ind w:left="480" w:right="991"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del w:id="429" w:author="mdavis47" w:date="2011-03-21T10:56:00Z">
        <w:r w:rsidDel="00334FBB">
          <w:rPr>
            <w:rFonts w:ascii="Times New Roman" w:hAnsi="Times New Roman"/>
            <w:color w:val="191919"/>
            <w:spacing w:val="-2"/>
            <w:sz w:val="18"/>
            <w:szCs w:val="18"/>
          </w:rPr>
          <w:delText>th</w:delText>
        </w:r>
        <w:r w:rsidDel="00334FBB">
          <w:rPr>
            <w:rFonts w:ascii="Times New Roman" w:hAnsi="Times New Roman"/>
            <w:color w:val="191919"/>
            <w:sz w:val="18"/>
            <w:szCs w:val="18"/>
          </w:rPr>
          <w:delText>e</w:delText>
        </w:r>
        <w:r w:rsidDel="00334FBB">
          <w:rPr>
            <w:rFonts w:ascii="Times New Roman" w:hAnsi="Times New Roman"/>
            <w:color w:val="191919"/>
            <w:spacing w:val="-10"/>
            <w:sz w:val="18"/>
            <w:szCs w:val="18"/>
          </w:rPr>
          <w:delText xml:space="preserve"> </w:delText>
        </w:r>
        <w:r w:rsidDel="00334FBB">
          <w:rPr>
            <w:rFonts w:ascii="Times New Roman" w:hAnsi="Times New Roman"/>
            <w:color w:val="191919"/>
            <w:spacing w:val="-2"/>
            <w:sz w:val="18"/>
            <w:szCs w:val="18"/>
          </w:rPr>
          <w:delText>comparabl</w:delText>
        </w:r>
        <w:r w:rsidDel="00334FBB">
          <w:rPr>
            <w:rFonts w:ascii="Times New Roman" w:hAnsi="Times New Roman"/>
            <w:color w:val="191919"/>
            <w:sz w:val="18"/>
            <w:szCs w:val="18"/>
          </w:rPr>
          <w:delText>e</w:delText>
        </w:r>
        <w:r w:rsidDel="00334FBB">
          <w:rPr>
            <w:rFonts w:ascii="Times New Roman" w:hAnsi="Times New Roman"/>
            <w:color w:val="191919"/>
            <w:spacing w:val="-20"/>
            <w:sz w:val="18"/>
            <w:szCs w:val="18"/>
          </w:rPr>
          <w:delText xml:space="preserve"> </w:delText>
        </w:r>
      </w:del>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4"/>
          <w:sz w:val="18"/>
          <w:szCs w:val="18"/>
        </w:rPr>
        <w:t xml:space="preserve"> </w:t>
      </w:r>
      <w:del w:id="430" w:author="mdavis47" w:date="2011-03-21T10:57:00Z">
        <w:r w:rsidDel="00334FBB">
          <w:rPr>
            <w:rFonts w:ascii="Times New Roman" w:hAnsi="Times New Roman"/>
            <w:color w:val="191919"/>
            <w:spacing w:val="-2"/>
            <w:sz w:val="18"/>
            <w:szCs w:val="18"/>
          </w:rPr>
          <w:delText>Assessmen</w:delText>
        </w:r>
        <w:r w:rsidDel="00334FBB">
          <w:rPr>
            <w:rFonts w:ascii="Times New Roman" w:hAnsi="Times New Roman"/>
            <w:color w:val="191919"/>
            <w:sz w:val="18"/>
            <w:szCs w:val="18"/>
          </w:rPr>
          <w:delText>t</w:delText>
        </w:r>
        <w:r w:rsidDel="00334FBB">
          <w:rPr>
            <w:rFonts w:ascii="Times New Roman" w:hAnsi="Times New Roman"/>
            <w:color w:val="191919"/>
            <w:spacing w:val="-11"/>
            <w:sz w:val="18"/>
            <w:szCs w:val="18"/>
          </w:rPr>
          <w:delText xml:space="preserve"> </w:delText>
        </w:r>
        <w:r w:rsidDel="00334FBB">
          <w:rPr>
            <w:rFonts w:ascii="Times New Roman" w:hAnsi="Times New Roman"/>
            <w:color w:val="191919"/>
            <w:spacing w:val="-2"/>
            <w:sz w:val="18"/>
            <w:szCs w:val="18"/>
          </w:rPr>
          <w:delText>Progra</w:delText>
        </w:r>
        <w:r w:rsidDel="00334FBB">
          <w:rPr>
            <w:rFonts w:ascii="Times New Roman" w:hAnsi="Times New Roman"/>
            <w:color w:val="191919"/>
            <w:sz w:val="18"/>
            <w:szCs w:val="18"/>
          </w:rPr>
          <w:delText>m</w:delText>
        </w:r>
        <w:r w:rsidDel="00334FBB">
          <w:rPr>
            <w:rFonts w:ascii="Times New Roman" w:hAnsi="Times New Roman"/>
            <w:color w:val="191919"/>
            <w:spacing w:val="-10"/>
            <w:sz w:val="18"/>
            <w:szCs w:val="18"/>
          </w:rPr>
          <w:delText xml:space="preserve"> </w:delText>
        </w:r>
      </w:del>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maile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Admissions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composit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score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970</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math</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composit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21</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18 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4E5B68" w:rsidRDefault="004E5B68" w:rsidP="004E5B68">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form.</w:t>
      </w:r>
    </w:p>
    <w:p w:rsidR="004E5B68" w:rsidRDefault="004E5B68" w:rsidP="004E5B68">
      <w:pPr>
        <w:widowControl w:val="0"/>
        <w:tabs>
          <w:tab w:val="left" w:pos="10700"/>
        </w:tabs>
        <w:autoSpaceDE w:val="0"/>
        <w:autoSpaceDN w:val="0"/>
        <w:adjustRightInd w:val="0"/>
        <w:spacing w:after="0" w:line="440" w:lineRule="exact"/>
        <w:ind w:left="4133"/>
        <w:rPr>
          <w:rFonts w:ascii="Century Gothic" w:hAnsi="Century Gothic" w:cs="Century Gothic"/>
          <w:color w:val="000000"/>
          <w:sz w:val="36"/>
          <w:szCs w:val="36"/>
        </w:rPr>
      </w:pPr>
      <w:r>
        <w:rPr>
          <w:rFonts w:ascii="Times New Roman" w:hAnsi="Times New Roman"/>
          <w:color w:val="191919"/>
          <w:position w:val="-4"/>
          <w:sz w:val="20"/>
          <w:szCs w:val="20"/>
        </w:rPr>
        <w:lastRenderedPageBreak/>
        <w:t>2008-2012 Unde</w:t>
      </w:r>
      <w:r>
        <w:rPr>
          <w:rFonts w:ascii="Times New Roman" w:hAnsi="Times New Roman"/>
          <w:color w:val="191919"/>
          <w:spacing w:val="-4"/>
          <w:position w:val="-4"/>
          <w:sz w:val="20"/>
          <w:szCs w:val="20"/>
        </w:rPr>
        <w:t>r</w:t>
      </w:r>
      <w:r>
        <w:rPr>
          <w:rFonts w:ascii="Times New Roman" w:hAnsi="Times New Roman"/>
          <w:color w:val="191919"/>
          <w:position w:val="-4"/>
          <w:sz w:val="20"/>
          <w:szCs w:val="20"/>
        </w:rPr>
        <w:t>graduate Catalog</w:t>
      </w:r>
      <w:r>
        <w:rPr>
          <w:rFonts w:ascii="Times New Roman" w:hAnsi="Times New Roman"/>
          <w:color w:val="191919"/>
          <w:position w:val="-4"/>
          <w:sz w:val="20"/>
          <w:szCs w:val="20"/>
        </w:rPr>
        <w:tab/>
      </w:r>
      <w:r>
        <w:rPr>
          <w:rFonts w:ascii="Century Gothic" w:hAnsi="Century Gothic" w:cs="Century Gothic"/>
          <w:b/>
          <w:bCs/>
          <w:color w:val="191919"/>
          <w:position w:val="2"/>
          <w:sz w:val="36"/>
          <w:szCs w:val="36"/>
        </w:rPr>
        <w:t>23</w:t>
      </w:r>
    </w:p>
    <w:p w:rsidR="004E5B68" w:rsidRDefault="004E5B68" w:rsidP="004E5B68">
      <w:pPr>
        <w:widowControl w:val="0"/>
        <w:tabs>
          <w:tab w:val="left" w:pos="10700"/>
        </w:tabs>
        <w:autoSpaceDE w:val="0"/>
        <w:autoSpaceDN w:val="0"/>
        <w:adjustRightInd w:val="0"/>
        <w:spacing w:after="0" w:line="440" w:lineRule="exact"/>
        <w:ind w:left="4133"/>
        <w:rPr>
          <w:rFonts w:ascii="Century Gothic" w:hAnsi="Century Gothic" w:cs="Century Gothic"/>
          <w:color w:val="000000"/>
          <w:sz w:val="36"/>
          <w:szCs w:val="36"/>
        </w:rPr>
        <w:sectPr w:rsidR="004E5B68">
          <w:pgSz w:w="12240" w:h="15840"/>
          <w:pgMar w:top="420" w:right="420" w:bottom="280" w:left="600" w:header="720" w:footer="720" w:gutter="0"/>
          <w:cols w:space="720" w:equalWidth="0">
            <w:col w:w="11220"/>
          </w:cols>
          <w:noEndnote/>
        </w:sectPr>
      </w:pPr>
    </w:p>
    <w:p w:rsidR="004E5B68" w:rsidRDefault="008622DE" w:rsidP="00A513D9">
      <w:pPr>
        <w:widowControl w:val="0"/>
        <w:autoSpaceDE w:val="0"/>
        <w:autoSpaceDN w:val="0"/>
        <w:adjustRightInd w:val="0"/>
        <w:spacing w:before="73" w:after="0" w:line="195" w:lineRule="exact"/>
        <w:ind w:left="720"/>
        <w:rPr>
          <w:rFonts w:ascii="Century Gothic" w:hAnsi="Century Gothic" w:cs="Century Gothic"/>
          <w:color w:val="000000"/>
          <w:sz w:val="16"/>
          <w:szCs w:val="16"/>
        </w:rPr>
      </w:pPr>
      <w:r w:rsidRPr="008622DE">
        <w:rPr>
          <w:noProof/>
          <w:lang w:eastAsia="zh-CN"/>
        </w:rPr>
        <w:lastRenderedPageBreak/>
        <w:pict>
          <v:group id="_x0000_s1534" style="position:absolute;left:0;text-align:left;margin-left:-63pt;margin-top:-1in;width:191pt;height:795.85pt;z-index:-251591680" coordorigin="-720,-62" coordsize="3820,15917">
            <v:group id="_x0000_s1535" style="position:absolute;left:-720;top:-62;width:3820;height:15917" coordorigin="-720,-62" coordsize="3820,15839">
              <v:rect id="_x0000_s1536"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2" o:spid="_x0000_s1537"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538"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39"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40"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41"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42"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43"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4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4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46"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4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4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49"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5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5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52"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5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5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55"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5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5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58"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59"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560"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561"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Text Box 2699" o:spid="_x0000_s1562" type="#_x0000_t202" style="position:absolute;left:377;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63" type="#_x0000_t202" style="position:absolute;left:377;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64" type="#_x0000_t202" style="position:absolute;left:397;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65" type="#_x0000_t202" style="position:absolute;left:397;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66" type="#_x0000_t202" style="position:absolute;left:417;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67" type="#_x0000_t202" style="position:absolute;left:417;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68" type="#_x0000_t202" style="position:absolute;left:170;top:2509;width:707;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69" type="#_x0000_t202" style="position:absolute;left:400;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r w:rsidRPr="008622DE">
        <w:rPr>
          <w:noProof/>
        </w:rPr>
        <w:pict>
          <v:shape id="Text Box 734" o:spid="_x0000_s1206" type="#_x0000_t202" style="position:absolute;left:0;text-align:left;margin-left:20.85pt;margin-top:48.9pt;width:12pt;height:63.8pt;z-index:-25161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AstgIAALk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" o:allowincell="f" filled="f" stroked="f">
            <v:textbox style="layout-flow:vertical;mso-layout-flow-alt:bottom-to-top" inset="0,0,0,0">
              <w:txbxContent>
                <w:p w:rsidR="00CA65BC" w:rsidRDefault="00CA65BC" w:rsidP="004E5B6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4E5B68">
        <w:rPr>
          <w:rFonts w:ascii="Century Gothic" w:hAnsi="Century Gothic" w:cs="Century Gothic"/>
          <w:b/>
          <w:bCs/>
          <w:color w:val="191919"/>
          <w:sz w:val="16"/>
          <w:szCs w:val="16"/>
        </w:rPr>
        <w:t>Admissions</w:t>
      </w:r>
    </w:p>
    <w:p w:rsidR="004E5B68" w:rsidRPr="004E5B68" w:rsidRDefault="004E5B68" w:rsidP="00A513D9">
      <w:pPr>
        <w:widowControl w:val="0"/>
        <w:autoSpaceDE w:val="0"/>
        <w:autoSpaceDN w:val="0"/>
        <w:adjustRightInd w:val="0"/>
        <w:spacing w:before="73" w:after="0" w:line="195" w:lineRule="exact"/>
        <w:ind w:left="720"/>
        <w:rPr>
          <w:rFonts w:ascii="Century Gothic" w:hAnsi="Century Gothic" w:cs="Century Gothic"/>
          <w:color w:val="000000"/>
          <w:sz w:val="16"/>
          <w:szCs w:val="16"/>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ENIO</w:t>
      </w:r>
      <w:r>
        <w:rPr>
          <w:rFonts w:ascii="Times New Roman" w:hAnsi="Times New Roman"/>
          <w:b/>
          <w:bCs/>
          <w:color w:val="191919"/>
          <w:sz w:val="18"/>
          <w:szCs w:val="18"/>
        </w:rPr>
        <w:t>R</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ITIZENS Amendmen</w:t>
      </w:r>
      <w:r>
        <w:rPr>
          <w:rFonts w:ascii="Times New Roman" w:hAnsi="Times New Roman"/>
          <w:b/>
          <w:bCs/>
          <w:color w:val="191919"/>
          <w:sz w:val="18"/>
          <w:szCs w:val="18"/>
        </w:rPr>
        <w:t>t</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23</w:t>
      </w:r>
    </w:p>
    <w:p w:rsidR="004E5B68" w:rsidRDefault="004E5B68" w:rsidP="00A513D9">
      <w:pPr>
        <w:widowControl w:val="0"/>
        <w:autoSpaceDE w:val="0"/>
        <w:autoSpaceDN w:val="0"/>
        <w:adjustRightInd w:val="0"/>
        <w:spacing w:after="0" w:line="199" w:lineRule="exact"/>
        <w:ind w:left="720" w:right="75"/>
        <w:jc w:val="both"/>
        <w:rPr>
          <w:rFonts w:ascii="Times New Roman" w:hAnsi="Times New Roman"/>
          <w:color w:val="000000"/>
          <w:sz w:val="18"/>
          <w:szCs w:val="18"/>
        </w:rPr>
      </w:pP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aymen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and</w:t>
      </w:r>
    </w:p>
    <w:p w:rsidR="004E5B68" w:rsidRDefault="004E5B68" w:rsidP="00A513D9">
      <w:pPr>
        <w:widowControl w:val="0"/>
        <w:autoSpaceDE w:val="0"/>
        <w:autoSpaceDN w:val="0"/>
        <w:adjustRightInd w:val="0"/>
        <w:spacing w:before="9" w:after="0" w:line="240" w:lineRule="auto"/>
        <w:ind w:left="720" w:right="3547"/>
        <w:jc w:val="both"/>
        <w:rPr>
          <w:rFonts w:ascii="Times New Roman" w:hAnsi="Times New Roman"/>
          <w:color w:val="000000"/>
          <w:sz w:val="18"/>
          <w:szCs w:val="18"/>
        </w:rPr>
      </w:pP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supplies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laborator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should:</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transcript.</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applicable.</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birt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4E5B68" w:rsidRDefault="004E5B68" w:rsidP="00A513D9">
      <w:pPr>
        <w:widowControl w:val="0"/>
        <w:autoSpaceDE w:val="0"/>
        <w:autoSpaceDN w:val="0"/>
        <w:adjustRightInd w:val="0"/>
        <w:spacing w:after="0" w:line="183" w:lineRule="exact"/>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4E5B68" w:rsidRDefault="004E5B68" w:rsidP="00A513D9">
      <w:pPr>
        <w:widowControl w:val="0"/>
        <w:autoSpaceDE w:val="0"/>
        <w:autoSpaceDN w:val="0"/>
        <w:adjustRightInd w:val="0"/>
        <w:spacing w:before="5" w:after="0" w:line="220" w:lineRule="exact"/>
        <w:ind w:left="720"/>
        <w:rPr>
          <w:rFonts w:ascii="Times New Roman" w:hAnsi="Times New Roman"/>
          <w:color w:val="000000"/>
        </w:rPr>
      </w:pPr>
    </w:p>
    <w:p w:rsidR="004E5B68" w:rsidRDefault="004E5B68" w:rsidP="00A513D9">
      <w:pPr>
        <w:widowControl w:val="0"/>
        <w:autoSpaceDE w:val="0"/>
        <w:autoSpaceDN w:val="0"/>
        <w:adjustRightInd w:val="0"/>
        <w:spacing w:after="0" w:line="240" w:lineRule="auto"/>
        <w:ind w:left="720" w:right="4048"/>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4E5B68" w:rsidRDefault="004E5B68" w:rsidP="00A513D9">
      <w:pPr>
        <w:widowControl w:val="0"/>
        <w:autoSpaceDE w:val="0"/>
        <w:autoSpaceDN w:val="0"/>
        <w:adjustRightInd w:val="0"/>
        <w:spacing w:after="0" w:line="240" w:lineRule="auto"/>
        <w:ind w:left="720" w:right="4048"/>
        <w:jc w:val="both"/>
        <w:rPr>
          <w:rFonts w:ascii="Times New Roman" w:hAnsi="Times New Roman"/>
          <w:color w:val="000000"/>
          <w:sz w:val="18"/>
          <w:szCs w:val="18"/>
        </w:rPr>
      </w:pPr>
      <w:r>
        <w:rPr>
          <w:rFonts w:ascii="Times New Roman" w:hAnsi="Times New Roman"/>
          <w:b/>
          <w:bCs/>
          <w:color w:val="191919"/>
          <w:spacing w:val="-2"/>
          <w:sz w:val="24"/>
          <w:szCs w:val="24"/>
        </w:rPr>
        <w:t>S</w:t>
      </w:r>
      <w:r>
        <w:rPr>
          <w:rFonts w:ascii="Times New Roman" w:hAnsi="Times New Roman"/>
          <w:b/>
          <w:bCs/>
          <w:color w:val="191919"/>
          <w:spacing w:val="-2"/>
          <w:sz w:val="18"/>
          <w:szCs w:val="18"/>
        </w:rPr>
        <w:t>PECIA</w:t>
      </w:r>
      <w:r>
        <w:rPr>
          <w:rFonts w:ascii="Times New Roman" w:hAnsi="Times New Roman"/>
          <w:b/>
          <w:bCs/>
          <w:color w:val="191919"/>
          <w:sz w:val="18"/>
          <w:szCs w:val="18"/>
        </w:rPr>
        <w:t xml:space="preserve">L </w:t>
      </w:r>
      <w:r>
        <w:rPr>
          <w:rFonts w:ascii="Times New Roman" w:hAnsi="Times New Roman"/>
          <w:b/>
          <w:bCs/>
          <w:color w:val="191919"/>
          <w:spacing w:val="-2"/>
          <w:sz w:val="24"/>
          <w:szCs w:val="24"/>
        </w:rPr>
        <w:t>S</w:t>
      </w:r>
      <w:r>
        <w:rPr>
          <w:rFonts w:ascii="Times New Roman" w:hAnsi="Times New Roman"/>
          <w:b/>
          <w:bCs/>
          <w:color w:val="191919"/>
          <w:spacing w:val="-2"/>
          <w:sz w:val="18"/>
          <w:szCs w:val="18"/>
        </w:rPr>
        <w:t>TUDENTS</w:t>
      </w:r>
    </w:p>
    <w:p w:rsidR="004E5B68" w:rsidRDefault="004E5B68" w:rsidP="00A513D9">
      <w:pPr>
        <w:widowControl w:val="0"/>
        <w:autoSpaceDE w:val="0"/>
        <w:autoSpaceDN w:val="0"/>
        <w:adjustRightInd w:val="0"/>
        <w:spacing w:before="30" w:after="0" w:line="250" w:lineRule="auto"/>
        <w:ind w:left="720" w:right="73"/>
        <w:jc w:val="both"/>
        <w:rPr>
          <w:rFonts w:ascii="Times New Roman" w:hAnsi="Times New Roman"/>
          <w:color w:val="000000"/>
          <w:sz w:val="18"/>
          <w:szCs w:val="18"/>
        </w:rPr>
      </w:pP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 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4E5B68" w:rsidRDefault="004E5B68" w:rsidP="00A513D9">
      <w:pPr>
        <w:widowControl w:val="0"/>
        <w:autoSpaceDE w:val="0"/>
        <w:autoSpaceDN w:val="0"/>
        <w:adjustRightInd w:val="0"/>
        <w:spacing w:before="16" w:after="0" w:line="200" w:lineRule="exact"/>
        <w:ind w:left="720"/>
        <w:rPr>
          <w:rFonts w:ascii="Times New Roman" w:hAnsi="Times New Roman"/>
          <w:color w:val="000000"/>
          <w:sz w:val="20"/>
          <w:szCs w:val="20"/>
        </w:rPr>
      </w:pPr>
    </w:p>
    <w:p w:rsidR="004E5B68" w:rsidRDefault="004E5B68" w:rsidP="00A513D9">
      <w:pPr>
        <w:widowControl w:val="0"/>
        <w:autoSpaceDE w:val="0"/>
        <w:autoSpaceDN w:val="0"/>
        <w:adjustRightInd w:val="0"/>
        <w:spacing w:after="0" w:line="240" w:lineRule="auto"/>
        <w:ind w:left="720"/>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p>
    <w:p w:rsidR="004E5B68" w:rsidRDefault="004E5B68" w:rsidP="00A513D9">
      <w:pPr>
        <w:widowControl w:val="0"/>
        <w:autoSpaceDE w:val="0"/>
        <w:autoSpaceDN w:val="0"/>
        <w:adjustRightInd w:val="0"/>
        <w:spacing w:before="7" w:after="0" w:line="200" w:lineRule="exact"/>
        <w:ind w:left="720"/>
        <w:rPr>
          <w:rFonts w:ascii="Times New Roman" w:hAnsi="Times New Roman"/>
          <w:color w:val="000000"/>
          <w:sz w:val="20"/>
          <w:szCs w:val="20"/>
        </w:rPr>
      </w:pPr>
    </w:p>
    <w:p w:rsidR="00CA65BC" w:rsidRDefault="004E5B68">
      <w:pPr>
        <w:widowControl w:val="0"/>
        <w:autoSpaceDE w:val="0"/>
        <w:autoSpaceDN w:val="0"/>
        <w:adjustRightInd w:val="0"/>
        <w:spacing w:after="0" w:line="240" w:lineRule="auto"/>
        <w:ind w:left="720" w:right="5480"/>
        <w:rPr>
          <w:rFonts w:ascii="Times New Roman" w:hAnsi="Times New Roman"/>
          <w:color w:val="000000"/>
          <w:sz w:val="18"/>
          <w:szCs w:val="18"/>
        </w:rPr>
        <w:pPrChange w:id="431" w:author="mdavis47" w:date="2011-03-21T10:58:00Z">
          <w:pPr>
            <w:widowControl w:val="0"/>
            <w:autoSpaceDE w:val="0"/>
            <w:autoSpaceDN w:val="0"/>
            <w:adjustRightInd w:val="0"/>
            <w:spacing w:after="0" w:line="240" w:lineRule="auto"/>
            <w:ind w:left="720" w:right="5480"/>
            <w:jc w:val="both"/>
          </w:pPr>
        </w:pPrChange>
      </w:pPr>
      <w:r>
        <w:rPr>
          <w:rFonts w:ascii="Times New Roman" w:hAnsi="Times New Roman"/>
          <w:b/>
          <w:bCs/>
          <w:color w:val="191919"/>
          <w:spacing w:val="-2"/>
          <w:sz w:val="24"/>
          <w:szCs w:val="24"/>
        </w:rPr>
        <w:t>A</w:t>
      </w:r>
      <w:r>
        <w:rPr>
          <w:rFonts w:ascii="Times New Roman" w:hAnsi="Times New Roman"/>
          <w:b/>
          <w:bCs/>
          <w:color w:val="191919"/>
          <w:spacing w:val="-2"/>
          <w:sz w:val="18"/>
          <w:szCs w:val="18"/>
        </w:rPr>
        <w:t>PPLICANT</w:t>
      </w:r>
      <w:r>
        <w:rPr>
          <w:rFonts w:ascii="Times New Roman" w:hAnsi="Times New Roman"/>
          <w:b/>
          <w:bCs/>
          <w:color w:val="191919"/>
          <w:sz w:val="18"/>
          <w:szCs w:val="18"/>
        </w:rPr>
        <w:t>S</w:t>
      </w:r>
      <w:r>
        <w:rPr>
          <w:rFonts w:ascii="Times New Roman" w:hAnsi="Times New Roman"/>
          <w:b/>
          <w:bCs/>
          <w:color w:val="191919"/>
          <w:spacing w:val="10"/>
          <w:sz w:val="18"/>
          <w:szCs w:val="18"/>
        </w:rPr>
        <w:t xml:space="preserve"> </w:t>
      </w:r>
      <w:r>
        <w:rPr>
          <w:rFonts w:ascii="Times New Roman" w:hAnsi="Times New Roman"/>
          <w:b/>
          <w:bCs/>
          <w:color w:val="191919"/>
          <w:spacing w:val="-2"/>
          <w:sz w:val="18"/>
          <w:szCs w:val="18"/>
        </w:rPr>
        <w:t>FRO</w:t>
      </w:r>
      <w:r>
        <w:rPr>
          <w:rFonts w:ascii="Times New Roman" w:hAnsi="Times New Roman"/>
          <w:b/>
          <w:bCs/>
          <w:color w:val="191919"/>
          <w:sz w:val="18"/>
          <w:szCs w:val="18"/>
        </w:rPr>
        <w:t xml:space="preserve">M A </w:t>
      </w:r>
      <w:r>
        <w:rPr>
          <w:rFonts w:ascii="Times New Roman" w:hAnsi="Times New Roman"/>
          <w:b/>
          <w:bCs/>
          <w:color w:val="191919"/>
          <w:spacing w:val="-2"/>
          <w:sz w:val="24"/>
          <w:szCs w:val="24"/>
        </w:rPr>
        <w:t>N</w:t>
      </w:r>
      <w:r>
        <w:rPr>
          <w:rFonts w:ascii="Times New Roman" w:hAnsi="Times New Roman"/>
          <w:b/>
          <w:bCs/>
          <w:color w:val="191919"/>
          <w:spacing w:val="-2"/>
          <w:sz w:val="18"/>
          <w:szCs w:val="18"/>
        </w:rPr>
        <w:t>ON</w:t>
      </w:r>
      <w:r>
        <w:rPr>
          <w:rFonts w:ascii="Times New Roman" w:hAnsi="Times New Roman"/>
          <w:b/>
          <w:bCs/>
          <w:color w:val="191919"/>
          <w:spacing w:val="-2"/>
          <w:sz w:val="24"/>
          <w:szCs w:val="24"/>
        </w:rPr>
        <w:t>-</w:t>
      </w:r>
      <w:r>
        <w:rPr>
          <w:rFonts w:ascii="Times New Roman" w:hAnsi="Times New Roman"/>
          <w:b/>
          <w:bCs/>
          <w:color w:val="191919"/>
          <w:spacing w:val="-2"/>
          <w:sz w:val="18"/>
          <w:szCs w:val="18"/>
        </w:rPr>
        <w:t>ACCREDITE</w:t>
      </w:r>
      <w:r>
        <w:rPr>
          <w:rFonts w:ascii="Times New Roman" w:hAnsi="Times New Roman"/>
          <w:b/>
          <w:bCs/>
          <w:color w:val="191919"/>
          <w:sz w:val="18"/>
          <w:szCs w:val="18"/>
        </w:rPr>
        <w:t>D</w:t>
      </w:r>
      <w:r>
        <w:rPr>
          <w:rFonts w:ascii="Times New Roman" w:hAnsi="Times New Roman"/>
          <w:b/>
          <w:bCs/>
          <w:color w:val="191919"/>
          <w:spacing w:val="10"/>
          <w:sz w:val="18"/>
          <w:szCs w:val="18"/>
        </w:rPr>
        <w:t xml:space="preserve"> </w:t>
      </w:r>
      <w:r>
        <w:rPr>
          <w:rFonts w:ascii="Times New Roman" w:hAnsi="Times New Roman"/>
          <w:b/>
          <w:bCs/>
          <w:color w:val="191919"/>
          <w:spacing w:val="-2"/>
          <w:sz w:val="24"/>
          <w:szCs w:val="24"/>
        </w:rPr>
        <w:t>C</w:t>
      </w:r>
      <w:r>
        <w:rPr>
          <w:rFonts w:ascii="Times New Roman" w:hAnsi="Times New Roman"/>
          <w:b/>
          <w:bCs/>
          <w:color w:val="191919"/>
          <w:spacing w:val="-2"/>
          <w:sz w:val="18"/>
          <w:szCs w:val="18"/>
        </w:rPr>
        <w:t>OLLEGE</w:t>
      </w:r>
    </w:p>
    <w:p w:rsidR="004E5B68" w:rsidRDefault="004E5B68" w:rsidP="00A513D9">
      <w:pPr>
        <w:widowControl w:val="0"/>
        <w:autoSpaceDE w:val="0"/>
        <w:autoSpaceDN w:val="0"/>
        <w:adjustRightInd w:val="0"/>
        <w:spacing w:before="30" w:after="0" w:line="250" w:lineRule="auto"/>
        <w:ind w:left="720" w:right="7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conditionall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correspondin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w:t>
      </w:r>
      <w:del w:id="432" w:author="mdavis47" w:date="2011-03-21T10:58: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giona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accreditin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non-accredite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pacing w:val="-3"/>
          <w:sz w:val="18"/>
          <w:szCs w:val="18"/>
        </w:rPr>
        <w:t>i</w:t>
      </w:r>
      <w:r>
        <w:rPr>
          <w:rFonts w:ascii="Times New Roman" w:hAnsi="Times New Roman"/>
          <w:color w:val="191919"/>
          <w:spacing w:val="-2"/>
          <w:sz w:val="18"/>
          <w:szCs w:val="18"/>
        </w:rPr>
        <w:t>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credits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accepted.</w:t>
      </w:r>
    </w:p>
    <w:p w:rsidR="004E5B68" w:rsidRDefault="004E5B68" w:rsidP="00A513D9">
      <w:pPr>
        <w:widowControl w:val="0"/>
        <w:autoSpaceDE w:val="0"/>
        <w:autoSpaceDN w:val="0"/>
        <w:adjustRightInd w:val="0"/>
        <w:spacing w:before="16" w:after="0" w:line="200" w:lineRule="exact"/>
        <w:ind w:left="720"/>
        <w:rPr>
          <w:rFonts w:ascii="Times New Roman" w:hAnsi="Times New Roman"/>
          <w:color w:val="000000"/>
          <w:sz w:val="20"/>
          <w:szCs w:val="20"/>
        </w:rPr>
      </w:pPr>
    </w:p>
    <w:p w:rsidR="004E5B68" w:rsidRDefault="004E5B68" w:rsidP="00A513D9">
      <w:pPr>
        <w:widowControl w:val="0"/>
        <w:autoSpaceDE w:val="0"/>
        <w:autoSpaceDN w:val="0"/>
        <w:adjustRightInd w:val="0"/>
        <w:spacing w:after="0" w:line="250" w:lineRule="auto"/>
        <w:ind w:left="720" w:right="71"/>
        <w:jc w:val="both"/>
        <w:rPr>
          <w:rFonts w:ascii="Times New Roman" w:hAnsi="Times New Roman"/>
          <w:color w:val="000000"/>
          <w:sz w:val="18"/>
          <w:szCs w:val="18"/>
        </w:rPr>
      </w:pPr>
      <w:r>
        <w:rPr>
          <w:rFonts w:ascii="Times New Roman" w:hAnsi="Times New Roman"/>
          <w:color w:val="191919"/>
          <w:spacing w:val="-1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validat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non-accredite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 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mos</w:t>
      </w:r>
      <w:r>
        <w:rPr>
          <w:rFonts w:ascii="Times New Roman" w:hAnsi="Times New Roman"/>
          <w:color w:val="191919"/>
          <w:sz w:val="18"/>
          <w:szCs w:val="18"/>
        </w:rPr>
        <w:t xml:space="preserve">t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professiona</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residence</w:t>
      </w:r>
      <w:r>
        <w:rPr>
          <w:rFonts w:ascii="Times New Roman" w:hAnsi="Times New Roman"/>
          <w:color w:val="191919"/>
          <w:sz w:val="18"/>
          <w:szCs w:val="18"/>
        </w:rPr>
        <w:t xml:space="preserve">. </w:t>
      </w:r>
      <w:r>
        <w:rPr>
          <w:rFonts w:ascii="Times New Roman" w:hAnsi="Times New Roman"/>
          <w:color w:val="191919"/>
          <w:spacing w:val="-2"/>
          <w:sz w:val="18"/>
          <w:szCs w:val="18"/>
        </w:rPr>
        <w:t>Shou</w:t>
      </w:r>
      <w:r>
        <w:rPr>
          <w:rFonts w:ascii="Times New Roman" w:hAnsi="Times New Roman"/>
          <w:color w:val="191919"/>
          <w:spacing w:val="-3"/>
          <w:sz w:val="18"/>
          <w:szCs w:val="18"/>
        </w:rPr>
        <w:t>l</w:t>
      </w:r>
      <w:r>
        <w:rPr>
          <w:rFonts w:ascii="Times New Roman" w:hAnsi="Times New Roman"/>
          <w:color w:val="191919"/>
          <w:sz w:val="18"/>
          <w:szCs w:val="18"/>
        </w:rPr>
        <w:t xml:space="preserve">d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to 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averag</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bette</w:t>
      </w:r>
      <w:r>
        <w:rPr>
          <w:rFonts w:ascii="Times New Roman" w:hAnsi="Times New Roman"/>
          <w:color w:val="191919"/>
          <w:sz w:val="18"/>
          <w:szCs w:val="18"/>
        </w:rPr>
        <w:t xml:space="preserve">r </w:t>
      </w:r>
      <w:r>
        <w:rPr>
          <w:rFonts w:ascii="Times New Roman" w:hAnsi="Times New Roman"/>
          <w:color w:val="191919"/>
          <w:spacing w:val="-2"/>
          <w:sz w:val="18"/>
          <w:szCs w:val="18"/>
        </w:rPr>
        <w:t>whil</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residence</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no</w:t>
      </w:r>
      <w:r>
        <w:rPr>
          <w:rFonts w:ascii="Times New Roman" w:hAnsi="Times New Roman"/>
          <w:color w:val="191919"/>
          <w:sz w:val="18"/>
          <w:szCs w:val="18"/>
        </w:rPr>
        <w:t xml:space="preserve">t </w:t>
      </w:r>
      <w:r>
        <w:rPr>
          <w:rFonts w:ascii="Times New Roman" w:hAnsi="Times New Roman"/>
          <w:color w:val="191919"/>
          <w:spacing w:val="-2"/>
          <w:sz w:val="18"/>
          <w:szCs w:val="18"/>
        </w:rPr>
        <w:t>accep</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wor</w:t>
      </w:r>
      <w:r>
        <w:rPr>
          <w:rFonts w:ascii="Times New Roman" w:hAnsi="Times New Roman"/>
          <w:color w:val="191919"/>
          <w:sz w:val="18"/>
          <w:szCs w:val="18"/>
        </w:rPr>
        <w:t xml:space="preserve">k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non-accredit</w:t>
      </w:r>
      <w:r>
        <w:rPr>
          <w:rFonts w:ascii="Times New Roman" w:hAnsi="Times New Roman"/>
          <w:color w:val="191919"/>
          <w:spacing w:val="-3"/>
          <w:sz w:val="18"/>
          <w:szCs w:val="18"/>
        </w:rPr>
        <w:t>e</w:t>
      </w:r>
      <w:r>
        <w:rPr>
          <w:rFonts w:ascii="Times New Roman" w:hAnsi="Times New Roman"/>
          <w:color w:val="191919"/>
          <w:sz w:val="18"/>
          <w:szCs w:val="18"/>
        </w:rPr>
        <w:t xml:space="preserve">d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validation.</w:t>
      </w:r>
    </w:p>
    <w:p w:rsidR="00334FBB" w:rsidRDefault="00334FBB" w:rsidP="00A513D9">
      <w:pPr>
        <w:widowControl w:val="0"/>
        <w:autoSpaceDE w:val="0"/>
        <w:autoSpaceDN w:val="0"/>
        <w:adjustRightInd w:val="0"/>
        <w:spacing w:after="0" w:line="250" w:lineRule="auto"/>
        <w:ind w:left="720" w:right="71"/>
        <w:jc w:val="both"/>
        <w:rPr>
          <w:ins w:id="433" w:author="mdavis47" w:date="2011-03-21T10:58:00Z"/>
          <w:rFonts w:ascii="Times New Roman" w:hAnsi="Times New Roman"/>
          <w:b/>
          <w:bCs/>
          <w:color w:val="191919"/>
          <w:spacing w:val="-3"/>
          <w:sz w:val="26"/>
          <w:szCs w:val="26"/>
        </w:rPr>
      </w:pPr>
    </w:p>
    <w:p w:rsidR="004E5B68" w:rsidRPr="004E5B68" w:rsidRDefault="004E5B68" w:rsidP="00A513D9">
      <w:pPr>
        <w:widowControl w:val="0"/>
        <w:autoSpaceDE w:val="0"/>
        <w:autoSpaceDN w:val="0"/>
        <w:adjustRightInd w:val="0"/>
        <w:spacing w:after="0" w:line="250" w:lineRule="auto"/>
        <w:ind w:left="720" w:right="71"/>
        <w:jc w:val="both"/>
        <w:rPr>
          <w:rFonts w:ascii="Times New Roman" w:hAnsi="Times New Roman"/>
          <w:color w:val="000000"/>
          <w:sz w:val="18"/>
          <w:szCs w:val="18"/>
        </w:rPr>
      </w:pPr>
      <w:r>
        <w:rPr>
          <w:rFonts w:ascii="Times New Roman" w:hAnsi="Times New Roman"/>
          <w:b/>
          <w:bCs/>
          <w:color w:val="191919"/>
          <w:spacing w:val="-3"/>
          <w:sz w:val="26"/>
          <w:szCs w:val="26"/>
        </w:rPr>
        <w:t>R</w:t>
      </w:r>
      <w:r>
        <w:rPr>
          <w:rFonts w:ascii="Times New Roman" w:hAnsi="Times New Roman"/>
          <w:b/>
          <w:bCs/>
          <w:color w:val="191919"/>
          <w:spacing w:val="-3"/>
          <w:w w:val="102"/>
          <w:sz w:val="19"/>
          <w:szCs w:val="19"/>
        </w:rPr>
        <w:t>EADMITS</w:t>
      </w:r>
    </w:p>
    <w:p w:rsidR="004E5B68" w:rsidRDefault="004E5B68" w:rsidP="00A513D9">
      <w:pPr>
        <w:widowControl w:val="0"/>
        <w:autoSpaceDE w:val="0"/>
        <w:autoSpaceDN w:val="0"/>
        <w:adjustRightInd w:val="0"/>
        <w:spacing w:before="36" w:after="0" w:line="250" w:lineRule="auto"/>
        <w:ind w:left="720" w:right="71"/>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previousl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 applicatio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date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admissio</w:t>
      </w:r>
      <w:r>
        <w:rPr>
          <w:rFonts w:ascii="Times New Roman" w:hAnsi="Times New Roman"/>
          <w:color w:val="191919"/>
          <w:spacing w:val="-3"/>
          <w:sz w:val="18"/>
          <w:szCs w:val="18"/>
        </w:rPr>
        <w:t>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reen</w:t>
      </w:r>
      <w:del w:id="434" w:author="mdavis47" w:date="2011-03-21T10:59: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p>
    <w:p w:rsidR="004E5B68" w:rsidRDefault="004E5B68" w:rsidP="00A513D9">
      <w:pPr>
        <w:widowControl w:val="0"/>
        <w:autoSpaceDE w:val="0"/>
        <w:autoSpaceDN w:val="0"/>
        <w:adjustRightInd w:val="0"/>
        <w:spacing w:before="36" w:after="0" w:line="250" w:lineRule="auto"/>
        <w:ind w:left="720" w:right="71"/>
        <w:jc w:val="both"/>
        <w:rPr>
          <w:rFonts w:ascii="Times New Roman" w:hAnsi="Times New Roman"/>
          <w:color w:val="000000"/>
          <w:sz w:val="18"/>
          <w:szCs w:val="18"/>
        </w:rPr>
      </w:pPr>
      <w:r>
        <w:rPr>
          <w:rFonts w:ascii="Times New Roman" w:hAnsi="Times New Roman"/>
          <w:b/>
          <w:bCs/>
          <w:color w:val="191919"/>
          <w:spacing w:val="-2"/>
          <w:sz w:val="24"/>
          <w:szCs w:val="24"/>
        </w:rPr>
        <w:t>A</w:t>
      </w:r>
      <w:r>
        <w:rPr>
          <w:rFonts w:ascii="Times New Roman" w:hAnsi="Times New Roman"/>
          <w:b/>
          <w:bCs/>
          <w:color w:val="191919"/>
          <w:spacing w:val="-2"/>
          <w:sz w:val="18"/>
          <w:szCs w:val="18"/>
        </w:rPr>
        <w:t>UDI</w:t>
      </w:r>
      <w:r>
        <w:rPr>
          <w:rFonts w:ascii="Times New Roman" w:hAnsi="Times New Roman"/>
          <w:b/>
          <w:bCs/>
          <w:color w:val="191919"/>
          <w:spacing w:val="-6"/>
          <w:sz w:val="18"/>
          <w:szCs w:val="18"/>
        </w:rPr>
        <w:t>T</w:t>
      </w:r>
      <w:r>
        <w:rPr>
          <w:rFonts w:ascii="Times New Roman" w:hAnsi="Times New Roman"/>
          <w:b/>
          <w:bCs/>
          <w:color w:val="191919"/>
          <w:spacing w:val="-2"/>
          <w:sz w:val="18"/>
          <w:szCs w:val="18"/>
        </w:rPr>
        <w:t>ORS</w:t>
      </w:r>
    </w:p>
    <w:p w:rsidR="004E5B68" w:rsidRDefault="004E5B68" w:rsidP="00A513D9">
      <w:pPr>
        <w:widowControl w:val="0"/>
        <w:autoSpaceDE w:val="0"/>
        <w:autoSpaceDN w:val="0"/>
        <w:adjustRightInd w:val="0"/>
        <w:spacing w:before="30" w:after="0" w:line="240" w:lineRule="auto"/>
        <w:ind w:left="720" w:right="3989"/>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nonrefundabl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p>
    <w:p w:rsidR="004E5B68" w:rsidRDefault="004E5B68" w:rsidP="00A513D9">
      <w:pPr>
        <w:widowControl w:val="0"/>
        <w:autoSpaceDE w:val="0"/>
        <w:autoSpaceDN w:val="0"/>
        <w:adjustRightInd w:val="0"/>
        <w:spacing w:before="9" w:after="0" w:line="240" w:lineRule="auto"/>
        <w:ind w:left="72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4E5B68" w:rsidRDefault="004E5B68" w:rsidP="00A513D9">
      <w:pPr>
        <w:widowControl w:val="0"/>
        <w:autoSpaceDE w:val="0"/>
        <w:autoSpaceDN w:val="0"/>
        <w:adjustRightInd w:val="0"/>
        <w:spacing w:before="5" w:after="0" w:line="220" w:lineRule="exact"/>
        <w:ind w:left="720"/>
        <w:rPr>
          <w:rFonts w:ascii="Times New Roman" w:hAnsi="Times New Roman"/>
          <w:color w:val="000000"/>
        </w:rPr>
      </w:pPr>
    </w:p>
    <w:p w:rsidR="004E5B68" w:rsidRDefault="004E5B68" w:rsidP="00A513D9">
      <w:pPr>
        <w:widowControl w:val="0"/>
        <w:autoSpaceDE w:val="0"/>
        <w:autoSpaceDN w:val="0"/>
        <w:adjustRightInd w:val="0"/>
        <w:spacing w:after="0" w:line="250" w:lineRule="auto"/>
        <w:ind w:left="720" w:right="71"/>
        <w:jc w:val="both"/>
        <w:rPr>
          <w:rFonts w:ascii="Times New Roman" w:hAnsi="Times New Roman"/>
          <w:color w:val="000000"/>
          <w:sz w:val="18"/>
          <w:szCs w:val="18"/>
        </w:rPr>
      </w:pP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prohibite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f</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were registere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w:t>
      </w:r>
      <w:r>
        <w:rPr>
          <w:rFonts w:ascii="Times New Roman" w:hAnsi="Times New Roman"/>
          <w:color w:val="191919"/>
          <w:spacing w:val="-3"/>
          <w:sz w:val="18"/>
          <w:szCs w:val="18"/>
        </w:rPr>
        <w:t>o</w:t>
      </w:r>
      <w:r>
        <w:rPr>
          <w:rFonts w:ascii="Times New Roman" w:hAnsi="Times New Roman"/>
          <w:color w:val="191919"/>
          <w:spacing w:val="-2"/>
          <w:sz w:val="18"/>
          <w:szCs w:val="18"/>
        </w:rPr>
        <w:t>u</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registering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Auditor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system).</w:t>
      </w:r>
    </w:p>
    <w:p w:rsidR="004E5B68" w:rsidRDefault="004E5B68" w:rsidP="00A513D9">
      <w:pPr>
        <w:widowControl w:val="0"/>
        <w:autoSpaceDE w:val="0"/>
        <w:autoSpaceDN w:val="0"/>
        <w:adjustRightInd w:val="0"/>
        <w:spacing w:after="0" w:line="200" w:lineRule="exact"/>
        <w:ind w:left="720"/>
        <w:rPr>
          <w:rFonts w:ascii="Times New Roman" w:hAnsi="Times New Roman"/>
          <w:color w:val="000000"/>
          <w:sz w:val="20"/>
          <w:szCs w:val="20"/>
        </w:rPr>
      </w:pPr>
    </w:p>
    <w:p w:rsidR="004E5B68" w:rsidRDefault="004E5B68" w:rsidP="00A513D9">
      <w:pPr>
        <w:widowControl w:val="0"/>
        <w:autoSpaceDE w:val="0"/>
        <w:autoSpaceDN w:val="0"/>
        <w:adjustRightInd w:val="0"/>
        <w:spacing w:before="12" w:after="0" w:line="280" w:lineRule="exact"/>
        <w:ind w:left="720"/>
        <w:rPr>
          <w:rFonts w:ascii="Times New Roman" w:hAnsi="Times New Roman"/>
          <w:color w:val="000000"/>
          <w:sz w:val="28"/>
          <w:szCs w:val="28"/>
        </w:rPr>
      </w:pPr>
    </w:p>
    <w:p w:rsidR="004E5B68" w:rsidRDefault="004E5B68" w:rsidP="00A513D9">
      <w:pPr>
        <w:widowControl w:val="0"/>
        <w:tabs>
          <w:tab w:val="left" w:pos="4300"/>
        </w:tabs>
        <w:autoSpaceDE w:val="0"/>
        <w:autoSpaceDN w:val="0"/>
        <w:adjustRightInd w:val="0"/>
        <w:spacing w:after="0" w:line="451" w:lineRule="exact"/>
        <w:ind w:left="720"/>
        <w:rPr>
          <w:rFonts w:ascii="Times New Roman" w:hAnsi="Times New Roman"/>
          <w:color w:val="191919"/>
          <w:position w:val="-5"/>
          <w:sz w:val="20"/>
          <w:szCs w:val="20"/>
        </w:rPr>
      </w:pPr>
      <w:r>
        <w:rPr>
          <w:rFonts w:ascii="Century Gothic" w:hAnsi="Century Gothic" w:cs="Century Gothic"/>
          <w:b/>
          <w:bCs/>
          <w:color w:val="191919"/>
          <w:position w:val="2"/>
          <w:sz w:val="36"/>
          <w:szCs w:val="36"/>
        </w:rPr>
        <w:t>24</w:t>
      </w:r>
      <w:r>
        <w:rPr>
          <w:rFonts w:ascii="Century Gothic" w:hAnsi="Century Gothic" w:cs="Century Gothic"/>
          <w:b/>
          <w:bCs/>
          <w:color w:val="191919"/>
          <w:position w:val="2"/>
          <w:sz w:val="36"/>
          <w:szCs w:val="36"/>
        </w:rPr>
        <w:tab/>
      </w: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p>
    <w:p w:rsidR="00A513D9" w:rsidRDefault="00A513D9" w:rsidP="004E5B68">
      <w:pPr>
        <w:widowControl w:val="0"/>
        <w:tabs>
          <w:tab w:val="left" w:pos="4300"/>
        </w:tabs>
        <w:autoSpaceDE w:val="0"/>
        <w:autoSpaceDN w:val="0"/>
        <w:adjustRightInd w:val="0"/>
        <w:spacing w:after="0" w:line="451" w:lineRule="exact"/>
        <w:ind w:left="-360"/>
        <w:rPr>
          <w:rFonts w:ascii="Times New Roman" w:hAnsi="Times New Roman"/>
          <w:color w:val="000000"/>
          <w:sz w:val="20"/>
          <w:szCs w:val="20"/>
        </w:rPr>
      </w:pPr>
    </w:p>
    <w:p w:rsidR="00A513D9" w:rsidRDefault="00A513D9" w:rsidP="004E5B68">
      <w:pPr>
        <w:widowControl w:val="0"/>
        <w:tabs>
          <w:tab w:val="left" w:pos="4300"/>
        </w:tabs>
        <w:autoSpaceDE w:val="0"/>
        <w:autoSpaceDN w:val="0"/>
        <w:adjustRightInd w:val="0"/>
        <w:spacing w:after="0" w:line="451" w:lineRule="exact"/>
        <w:ind w:left="-360"/>
        <w:rPr>
          <w:rFonts w:ascii="Times New Roman" w:hAnsi="Times New Roman"/>
          <w:color w:val="000000"/>
          <w:sz w:val="20"/>
          <w:szCs w:val="20"/>
        </w:rPr>
      </w:pPr>
    </w:p>
    <w:p w:rsidR="00A513D9" w:rsidRDefault="00A513D9">
      <w:pPr>
        <w:spacing w:line="240" w:lineRule="auto"/>
        <w:ind w:firstLine="720"/>
        <w:rPr>
          <w:rFonts w:ascii="Times New Roman" w:hAnsi="Times New Roman"/>
          <w:color w:val="000000"/>
          <w:sz w:val="20"/>
          <w:szCs w:val="20"/>
        </w:rPr>
      </w:pPr>
      <w:r>
        <w:rPr>
          <w:rFonts w:ascii="Times New Roman" w:hAnsi="Times New Roman"/>
          <w:color w:val="000000"/>
          <w:sz w:val="20"/>
          <w:szCs w:val="20"/>
        </w:rPr>
        <w:br w:type="page"/>
      </w:r>
    </w:p>
    <w:p w:rsidR="00A513D9" w:rsidRDefault="008622DE" w:rsidP="00A513D9">
      <w:pPr>
        <w:widowControl w:val="0"/>
        <w:autoSpaceDE w:val="0"/>
        <w:autoSpaceDN w:val="0"/>
        <w:adjustRightInd w:val="0"/>
        <w:spacing w:before="73" w:after="0" w:line="195" w:lineRule="exact"/>
        <w:ind w:right="90"/>
        <w:jc w:val="right"/>
        <w:rPr>
          <w:rFonts w:ascii="Century Gothic" w:hAnsi="Century Gothic" w:cs="Century Gothic"/>
          <w:color w:val="000000"/>
          <w:sz w:val="16"/>
          <w:szCs w:val="16"/>
        </w:rPr>
      </w:pPr>
      <w:r w:rsidRPr="008622DE">
        <w:rPr>
          <w:noProof/>
          <w:lang w:eastAsia="zh-CN"/>
        </w:rPr>
        <w:lastRenderedPageBreak/>
        <w:pict>
          <v:group id="_x0000_s1642" style="position:absolute;left:0;text-align:left;margin-left:431.2pt;margin-top:-1in;width:156.05pt;height:795.85pt;z-index:-251588608" coordorigin="9122,-62" coordsize="3121,15917">
            <v:group id="Group 2735" o:spid="_x0000_s1643" style="position:absolute;left:9122;top:-62;width:3121;height:15917;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644"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645"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646"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647"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648"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649"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650"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651"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65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65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654"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65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65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657"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65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65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660"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66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66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663"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66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66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666"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667"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668"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669"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670" type="#_x0000_t202" style="position:absolute;left:11203;top:8034;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671" type="#_x0000_t202" style="position:absolute;left:11423;top:9772;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672" type="#_x0000_t202" style="position:absolute;left:11403;top:11621;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673" type="#_x0000_t202" style="position:absolute;left:11383;top:13480;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674" type="#_x0000_t202" style="position:absolute;left:11515;top:577;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675" type="#_x0000_t202" style="position:absolute;left:11623;top:4416;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676" type="#_x0000_t202" style="position:absolute;left:11623;top:6136;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677" type="#_x0000_t202" style="position:absolute;left:11298;top:2540;width:747;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Pr="008622DE">
        <w:rPr>
          <w:noProof/>
        </w:rPr>
        <w:pict>
          <v:shape id="Text Box 773" o:spid="_x0000_s1311" type="#_x0000_t202" style="position:absolute;left:0;text-align:left;margin-left:579.15pt;margin-top:48.9pt;width:12pt;height:63.8pt;z-index:-251602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DjcOA2zAgAA&#10;tgUAAA4AAAAAAAAAAAAAAAAALgIAAGRycy9lMm9Eb2MueG1sUEsBAi0AFAAGAAgAAAAhAGIcNI3i&#10;AAAADAEAAA8AAAAAAAAAAAAAAAAADQUAAGRycy9kb3ducmV2LnhtbFBLBQYAAAAABAAEAPMAAAAc&#10;BgAAAAA=&#10;" o:allowincell="f" filled="f" stroked="f">
            <v:textbox style="layout-flow:vertical;mso-next-textbox:#Text Box 773" inset="0,0,0,0">
              <w:txbxContent>
                <w:p w:rsidR="00CA65BC" w:rsidRDefault="00CA65BC" w:rsidP="00A513D9">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A513D9" w:rsidRDefault="00A513D9" w:rsidP="00A513D9">
      <w:pPr>
        <w:widowControl w:val="0"/>
        <w:autoSpaceDE w:val="0"/>
        <w:autoSpaceDN w:val="0"/>
        <w:adjustRightInd w:val="0"/>
        <w:spacing w:after="0" w:line="240" w:lineRule="auto"/>
        <w:ind w:right="90"/>
        <w:rPr>
          <w:rFonts w:ascii="Times New Roman" w:hAnsi="Times New Roman"/>
          <w:color w:val="000000"/>
          <w:sz w:val="20"/>
          <w:szCs w:val="20"/>
        </w:rPr>
      </w:pPr>
      <w:r>
        <w:rPr>
          <w:rFonts w:ascii="Century Gothic" w:hAnsi="Century Gothic" w:cs="Century Gothic"/>
          <w:noProof/>
          <w:color w:val="000000"/>
          <w:sz w:val="20"/>
          <w:szCs w:val="20"/>
        </w:rPr>
        <w:drawing>
          <wp:anchor distT="0" distB="0" distL="114300" distR="114300" simplePos="0" relativeHeight="251717632" behindDoc="0" locked="0" layoutInCell="1" allowOverlap="1">
            <wp:simplePos x="0" y="0"/>
            <wp:positionH relativeFrom="column">
              <wp:posOffset>19050</wp:posOffset>
            </wp:positionH>
            <wp:positionV relativeFrom="paragraph">
              <wp:posOffset>-123825</wp:posOffset>
            </wp:positionV>
            <wp:extent cx="6429375" cy="8715375"/>
            <wp:effectExtent l="19050" t="0" r="9525" b="0"/>
            <wp:wrapNone/>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srcRect/>
                    <a:stretch>
                      <a:fillRect/>
                    </a:stretch>
                  </pic:blipFill>
                  <pic:spPr bwMode="auto">
                    <a:xfrm>
                      <a:off x="0" y="0"/>
                      <a:ext cx="6429375" cy="8715375"/>
                    </a:xfrm>
                    <a:prstGeom prst="rect">
                      <a:avLst/>
                    </a:prstGeom>
                    <a:noFill/>
                    <a:ln w="9525">
                      <a:noFill/>
                      <a:miter lim="800000"/>
                      <a:headEnd/>
                      <a:tailEnd/>
                    </a:ln>
                  </pic:spPr>
                </pic:pic>
              </a:graphicData>
            </a:graphic>
          </wp:anchor>
        </w:drawing>
      </w:r>
    </w:p>
    <w:p w:rsidR="00A513D9" w:rsidRDefault="00A513D9" w:rsidP="00A513D9">
      <w:pPr>
        <w:widowControl w:val="0"/>
        <w:autoSpaceDE w:val="0"/>
        <w:autoSpaceDN w:val="0"/>
        <w:adjustRightInd w:val="0"/>
        <w:spacing w:before="2" w:after="0" w:line="170" w:lineRule="exact"/>
        <w:ind w:right="90"/>
        <w:rPr>
          <w:rFonts w:ascii="Times New Roman" w:hAnsi="Times New Roman"/>
          <w:color w:val="000000"/>
          <w:sz w:val="17"/>
          <w:szCs w:val="17"/>
        </w:rPr>
      </w:pPr>
    </w:p>
    <w:p w:rsidR="00A513D9" w:rsidRDefault="00A513D9" w:rsidP="00A513D9">
      <w:pPr>
        <w:widowControl w:val="0"/>
        <w:tabs>
          <w:tab w:val="left" w:pos="4300"/>
        </w:tabs>
        <w:autoSpaceDE w:val="0"/>
        <w:autoSpaceDN w:val="0"/>
        <w:adjustRightInd w:val="0"/>
        <w:spacing w:after="0" w:line="451" w:lineRule="exact"/>
        <w:ind w:right="90"/>
        <w:rPr>
          <w:rFonts w:ascii="Times New Roman" w:hAnsi="Times New Roman"/>
          <w:color w:val="000000"/>
          <w:sz w:val="20"/>
          <w:szCs w:val="20"/>
        </w:rPr>
      </w:pPr>
      <w:r>
        <w:rPr>
          <w:rFonts w:ascii="Times New Roman" w:hAnsi="Times New Roman"/>
          <w:color w:val="191919"/>
          <w:position w:val="-5"/>
          <w:sz w:val="20"/>
          <w:szCs w:val="20"/>
        </w:rPr>
        <w:t>2008-2012 Unde</w:t>
      </w:r>
      <w:r>
        <w:rPr>
          <w:rFonts w:ascii="Times New Roman" w:hAnsi="Times New Roman"/>
          <w:color w:val="191919"/>
          <w:spacing w:val="-4"/>
          <w:position w:val="-5"/>
          <w:sz w:val="20"/>
          <w:szCs w:val="20"/>
        </w:rPr>
        <w:t>r</w:t>
      </w:r>
      <w:r>
        <w:rPr>
          <w:rFonts w:ascii="Times New Roman" w:hAnsi="Times New Roman"/>
          <w:color w:val="191919"/>
          <w:position w:val="-5"/>
          <w:sz w:val="20"/>
          <w:szCs w:val="20"/>
        </w:rPr>
        <w:t>graduate Catalog</w:t>
      </w:r>
      <w:r>
        <w:rPr>
          <w:rFonts w:ascii="Times New Roman" w:hAnsi="Times New Roman"/>
          <w:color w:val="191919"/>
          <w:position w:val="-5"/>
          <w:sz w:val="20"/>
          <w:szCs w:val="20"/>
        </w:rPr>
        <w:tab/>
      </w:r>
      <w:r>
        <w:rPr>
          <w:rFonts w:ascii="Century Gothic" w:hAnsi="Century Gothic" w:cs="Century Gothic"/>
          <w:b/>
          <w:bCs/>
          <w:color w:val="191919"/>
          <w:position w:val="2"/>
          <w:sz w:val="36"/>
          <w:szCs w:val="36"/>
        </w:rPr>
        <w:t>25</w:t>
      </w:r>
    </w:p>
    <w:p w:rsidR="00A513D9" w:rsidRDefault="00A513D9" w:rsidP="004E5B68">
      <w:pPr>
        <w:widowControl w:val="0"/>
        <w:tabs>
          <w:tab w:val="left" w:pos="4300"/>
        </w:tabs>
        <w:autoSpaceDE w:val="0"/>
        <w:autoSpaceDN w:val="0"/>
        <w:adjustRightInd w:val="0"/>
        <w:spacing w:after="0" w:line="451" w:lineRule="exact"/>
        <w:ind w:left="-360"/>
        <w:rPr>
          <w:rFonts w:ascii="Times New Roman" w:hAnsi="Times New Roman"/>
          <w:color w:val="000000"/>
          <w:sz w:val="20"/>
          <w:szCs w:val="20"/>
        </w:rPr>
      </w:pPr>
    </w:p>
    <w:p w:rsidR="00F3774A" w:rsidRDefault="00F3774A">
      <w:pPr>
        <w:sectPr w:rsidR="00F3774A" w:rsidSect="00A513D9">
          <w:pgSz w:w="12240" w:h="15840"/>
          <w:pgMar w:top="1440" w:right="1800" w:bottom="1440" w:left="540" w:header="720" w:footer="720" w:gutter="0"/>
          <w:cols w:space="720"/>
          <w:docGrid w:linePitch="360"/>
        </w:sectPr>
      </w:pPr>
    </w:p>
    <w:p w:rsidR="00FE18ED" w:rsidRPr="00DD7E72" w:rsidRDefault="008622DE" w:rsidP="00F3774A">
      <w:pPr>
        <w:rPr>
          <w:ins w:id="435" w:author="mdavis47" w:date="2011-03-21T11:00:00Z"/>
          <w:rFonts w:ascii="Times New Roman" w:hAnsi="Times New Roman"/>
          <w:sz w:val="18"/>
          <w:szCs w:val="18"/>
          <w:rPrChange w:id="436" w:author="mdavis47" w:date="2011-04-07T12:18:00Z">
            <w:rPr>
              <w:ins w:id="437" w:author="mdavis47" w:date="2011-03-21T11:00:00Z"/>
            </w:rPr>
          </w:rPrChange>
        </w:rPr>
      </w:pPr>
      <w:r w:rsidRPr="00DD7E72">
        <w:rPr>
          <w:rFonts w:ascii="Times New Roman" w:hAnsi="Times New Roman"/>
          <w:noProof/>
          <w:sz w:val="18"/>
          <w:szCs w:val="18"/>
          <w:lang w:eastAsia="zh-CN"/>
          <w:rPrChange w:id="438" w:author="mdavis47" w:date="2011-04-07T12:18:00Z">
            <w:rPr>
              <w:noProof/>
              <w:lang w:eastAsia="zh-CN"/>
            </w:rPr>
          </w:rPrChange>
        </w:rPr>
        <w:lastRenderedPageBreak/>
        <w:pict>
          <v:group id="_x0000_s1570" style="position:absolute;margin-left:-99pt;margin-top:-1in;width:191pt;height:795.85pt;z-index:-251590656" coordorigin="-720,-62" coordsize="3820,15917">
            <v:group id="_x0000_s1571" style="position:absolute;left:-720;top:-62;width:3820;height:15917" coordorigin="-720,-62" coordsize="3820,15839">
              <v:rect id="_x0000_s1572" style="position:absolute;top:-62;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2" o:spid="_x0000_s1573" style="position:absolute;top:4232;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574" style="position:absolute;top:2426;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75" style="position:absolute;left:760;top:331;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76" style="position:absolute;left:740;top:311;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77" style="position:absolute;top:24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78" style="position:absolute;top:4222;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79" style="position:absolute;left:-720;top:604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80"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81"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82" style="position:absolute;left:-696;top:7842;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83"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84"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85" style="position:absolute;left:-687;top:9642;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86"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87"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88" style="position:absolute;left:-705;top:11442;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89"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90"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91" style="position:absolute;left:-696;top:13242;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92"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93"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94" style="position:absolute;left:1039;top:15042;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95" style="position:absolute;top:15042;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596" style="position:absolute;left:400;top:14802;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597" style="position:absolute;left:380;top:14782;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Text Box 2699" o:spid="_x0000_s1598" type="#_x0000_t202" style="position:absolute;left:377;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99" type="#_x0000_t202" style="position:absolute;left:377;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00" type="#_x0000_t202" style="position:absolute;left:397;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01" type="#_x0000_t202" style="position:absolute;left:397;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02" type="#_x0000_t202" style="position:absolute;left:417;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03" type="#_x0000_t202" style="position:absolute;left:417;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04" type="#_x0000_t202" style="position:absolute;left:170;top:2509;width:707;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05" type="#_x0000_t202" style="position:absolute;left:400;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txbxContent>
              </v:textbox>
            </v:shape>
          </v:group>
        </w:pict>
      </w:r>
      <w:ins w:id="439" w:author="mdavis47" w:date="2011-03-21T11:00:00Z">
        <w:r w:rsidR="00334FBB" w:rsidRPr="00DD7E72">
          <w:rPr>
            <w:rFonts w:ascii="Times New Roman" w:hAnsi="Times New Roman"/>
            <w:sz w:val="18"/>
            <w:szCs w:val="18"/>
            <w:rPrChange w:id="440" w:author="mdavis47" w:date="2011-04-07T12:18:00Z">
              <w:rPr/>
            </w:rPrChange>
          </w:rPr>
          <w:t>Move On When Ready</w:t>
        </w:r>
      </w:ins>
      <w:r w:rsidR="005244E3" w:rsidRPr="00DD7E72">
        <w:rPr>
          <w:rFonts w:ascii="Times New Roman" w:hAnsi="Times New Roman"/>
          <w:sz w:val="18"/>
          <w:szCs w:val="18"/>
          <w:rPrChange w:id="441" w:author="mdavis47" w:date="2011-04-07T12:18:00Z">
            <w:rPr/>
          </w:rPrChange>
        </w:rPr>
        <w:t xml:space="preserve">    </w:t>
      </w:r>
    </w:p>
    <w:p w:rsidR="00F82EFC" w:rsidRPr="00DD7E72" w:rsidRDefault="00F82EFC" w:rsidP="00F3774A">
      <w:pPr>
        <w:rPr>
          <w:ins w:id="442" w:author="mdavis47" w:date="2011-03-21T11:08:00Z"/>
          <w:rFonts w:ascii="Times New Roman" w:hAnsi="Times New Roman"/>
          <w:sz w:val="18"/>
          <w:szCs w:val="18"/>
          <w:rPrChange w:id="443" w:author="mdavis47" w:date="2011-04-07T12:18:00Z">
            <w:rPr>
              <w:ins w:id="444" w:author="mdavis47" w:date="2011-03-21T11:08:00Z"/>
            </w:rPr>
          </w:rPrChange>
        </w:rPr>
      </w:pPr>
      <w:ins w:id="445" w:author="mdavis47" w:date="2011-03-21T11:03:00Z">
        <w:r w:rsidRPr="00DD7E72">
          <w:rPr>
            <w:rFonts w:ascii="Times New Roman" w:hAnsi="Times New Roman"/>
            <w:sz w:val="18"/>
            <w:szCs w:val="18"/>
            <w:rPrChange w:id="446" w:author="mdavis47" w:date="2011-04-07T12:18:00Z">
              <w:rPr/>
            </w:rPrChange>
          </w:rPr>
          <w:t xml:space="preserve">Move </w:t>
        </w:r>
        <w:proofErr w:type="gramStart"/>
        <w:r w:rsidRPr="00DD7E72">
          <w:rPr>
            <w:rFonts w:ascii="Times New Roman" w:hAnsi="Times New Roman"/>
            <w:sz w:val="18"/>
            <w:szCs w:val="18"/>
            <w:rPrChange w:id="447" w:author="mdavis47" w:date="2011-04-07T12:18:00Z">
              <w:rPr/>
            </w:rPrChange>
          </w:rPr>
          <w:t>On</w:t>
        </w:r>
        <w:proofErr w:type="gramEnd"/>
        <w:r w:rsidRPr="00DD7E72">
          <w:rPr>
            <w:rFonts w:ascii="Times New Roman" w:hAnsi="Times New Roman"/>
            <w:sz w:val="18"/>
            <w:szCs w:val="18"/>
            <w:rPrChange w:id="448" w:author="mdavis47" w:date="2011-04-07T12:18:00Z">
              <w:rPr/>
            </w:rPrChange>
          </w:rPr>
          <w:t xml:space="preserve"> When Ready is a dual enrollm</w:t>
        </w:r>
      </w:ins>
      <w:ins w:id="449" w:author="mdavis47" w:date="2011-03-21T11:04:00Z">
        <w:r w:rsidRPr="00DD7E72">
          <w:rPr>
            <w:rFonts w:ascii="Times New Roman" w:hAnsi="Times New Roman"/>
            <w:sz w:val="18"/>
            <w:szCs w:val="18"/>
            <w:rPrChange w:id="450" w:author="mdavis47" w:date="2011-04-07T12:18:00Z">
              <w:rPr/>
            </w:rPrChange>
          </w:rPr>
          <w:t xml:space="preserve">ent program for students who want to attend Albany State University to complete the graduation requirements for high school and earn college credit simultaneously. </w:t>
        </w:r>
      </w:ins>
      <w:ins w:id="451" w:author="mdavis47" w:date="2011-03-21T11:05:00Z">
        <w:r w:rsidRPr="00DD7E72">
          <w:rPr>
            <w:rFonts w:ascii="Times New Roman" w:hAnsi="Times New Roman"/>
            <w:sz w:val="18"/>
            <w:szCs w:val="18"/>
            <w:rPrChange w:id="452" w:author="mdavis47" w:date="2011-04-07T12:18:00Z">
              <w:rPr/>
            </w:rPrChange>
          </w:rPr>
          <w:t>Students may complete their junior and/or senior year of high school in MOWR program.</w:t>
        </w:r>
      </w:ins>
      <w:ins w:id="453" w:author="mdavis47" w:date="2011-03-21T11:06:00Z">
        <w:r w:rsidRPr="00DD7E72">
          <w:rPr>
            <w:rFonts w:ascii="Times New Roman" w:hAnsi="Times New Roman"/>
            <w:sz w:val="18"/>
            <w:szCs w:val="18"/>
            <w:rPrChange w:id="454" w:author="mdavis47" w:date="2011-04-07T12:18:00Z">
              <w:rPr/>
            </w:rPrChange>
          </w:rPr>
          <w:t xml:space="preserve"> </w:t>
        </w:r>
      </w:ins>
      <w:ins w:id="455" w:author="mdavis47" w:date="2011-03-21T11:07:00Z">
        <w:r w:rsidRPr="00DD7E72">
          <w:rPr>
            <w:rFonts w:ascii="Times New Roman" w:hAnsi="Times New Roman"/>
            <w:sz w:val="18"/>
            <w:szCs w:val="18"/>
            <w:rPrChange w:id="456" w:author="mdavis47" w:date="2011-04-07T12:18:00Z">
              <w:rPr/>
            </w:rPrChange>
          </w:rPr>
          <w:t xml:space="preserve">Students must meet the </w:t>
        </w:r>
      </w:ins>
      <w:ins w:id="457" w:author="mdavis47" w:date="2011-03-21T11:08:00Z">
        <w:r w:rsidRPr="00DD7E72">
          <w:rPr>
            <w:rFonts w:ascii="Times New Roman" w:hAnsi="Times New Roman"/>
            <w:sz w:val="18"/>
            <w:szCs w:val="18"/>
            <w:rPrChange w:id="458" w:author="mdavis47" w:date="2011-04-07T12:18:00Z">
              <w:rPr/>
            </w:rPrChange>
          </w:rPr>
          <w:t>following criteria: Have a minimum SAT Score of 970</w:t>
        </w:r>
      </w:ins>
      <w:ins w:id="459" w:author="mdavis47" w:date="2011-03-21T11:09:00Z">
        <w:r w:rsidRPr="00DD7E72">
          <w:rPr>
            <w:rFonts w:ascii="Times New Roman" w:hAnsi="Times New Roman"/>
            <w:sz w:val="18"/>
            <w:szCs w:val="18"/>
            <w:rPrChange w:id="460" w:author="mdavis47" w:date="2011-04-07T12:18:00Z">
              <w:rPr/>
            </w:rPrChange>
          </w:rPr>
          <w:t xml:space="preserve"> with at least a 430 minimum on the</w:t>
        </w:r>
      </w:ins>
      <w:ins w:id="461" w:author="mdavis47" w:date="2011-03-21T11:16:00Z">
        <w:r w:rsidR="001F0D25" w:rsidRPr="00DD7E72">
          <w:rPr>
            <w:rFonts w:ascii="Times New Roman" w:hAnsi="Times New Roman"/>
            <w:sz w:val="18"/>
            <w:szCs w:val="18"/>
            <w:rPrChange w:id="462" w:author="mdavis47" w:date="2011-04-07T12:18:00Z">
              <w:rPr/>
            </w:rPrChange>
          </w:rPr>
          <w:t xml:space="preserve"> Critical Reading </w:t>
        </w:r>
        <w:proofErr w:type="gramStart"/>
        <w:r w:rsidR="001F0D25" w:rsidRPr="00DD7E72">
          <w:rPr>
            <w:rFonts w:ascii="Times New Roman" w:hAnsi="Times New Roman"/>
            <w:sz w:val="18"/>
            <w:szCs w:val="18"/>
            <w:rPrChange w:id="463" w:author="mdavis47" w:date="2011-04-07T12:18:00Z">
              <w:rPr/>
            </w:rPrChange>
          </w:rPr>
          <w:t>section</w:t>
        </w:r>
      </w:ins>
      <w:ins w:id="464" w:author="mdavis47" w:date="2011-03-21T11:09:00Z">
        <w:r w:rsidRPr="00DD7E72">
          <w:rPr>
            <w:rFonts w:ascii="Times New Roman" w:hAnsi="Times New Roman"/>
            <w:sz w:val="18"/>
            <w:szCs w:val="18"/>
            <w:rPrChange w:id="465" w:author="mdavis47" w:date="2011-04-07T12:18:00Z">
              <w:rPr/>
            </w:rPrChange>
          </w:rPr>
          <w:t xml:space="preserve">  and</w:t>
        </w:r>
        <w:proofErr w:type="gramEnd"/>
        <w:r w:rsidRPr="00DD7E72">
          <w:rPr>
            <w:rFonts w:ascii="Times New Roman" w:hAnsi="Times New Roman"/>
            <w:sz w:val="18"/>
            <w:szCs w:val="18"/>
            <w:rPrChange w:id="466" w:author="mdavis47" w:date="2011-04-07T12:18:00Z">
              <w:rPr/>
            </w:rPrChange>
          </w:rPr>
          <w:t xml:space="preserve"> at least a 400 minimum on the Math section</w:t>
        </w:r>
      </w:ins>
      <w:ins w:id="467" w:author="mdavis47" w:date="2011-03-21T11:16:00Z">
        <w:r w:rsidR="001F0D25" w:rsidRPr="00DD7E72">
          <w:rPr>
            <w:rFonts w:ascii="Times New Roman" w:hAnsi="Times New Roman"/>
            <w:sz w:val="18"/>
            <w:szCs w:val="18"/>
            <w:rPrChange w:id="468" w:author="mdavis47" w:date="2011-04-07T12:18:00Z">
              <w:rPr/>
            </w:rPrChange>
          </w:rPr>
          <w:t xml:space="preserve"> or</w:t>
        </w:r>
      </w:ins>
      <w:ins w:id="469" w:author="mdavis47" w:date="2011-03-21T11:17:00Z">
        <w:r w:rsidR="001F0D25" w:rsidRPr="00DD7E72">
          <w:rPr>
            <w:rFonts w:ascii="Times New Roman" w:hAnsi="Times New Roman"/>
            <w:sz w:val="18"/>
            <w:szCs w:val="18"/>
            <w:rPrChange w:id="470" w:author="mdavis47" w:date="2011-04-07T12:18:00Z">
              <w:rPr/>
            </w:rPrChange>
          </w:rPr>
          <w:t xml:space="preserve"> have an ACT composite score of 21 with at least an 18 on the English section and at least a 16 on the Math secti</w:t>
        </w:r>
      </w:ins>
      <w:ins w:id="471" w:author="mdavis47" w:date="2011-03-21T11:18:00Z">
        <w:r w:rsidR="001F0D25" w:rsidRPr="00DD7E72">
          <w:rPr>
            <w:rFonts w:ascii="Times New Roman" w:hAnsi="Times New Roman"/>
            <w:sz w:val="18"/>
            <w:szCs w:val="18"/>
            <w:rPrChange w:id="472" w:author="mdavis47" w:date="2011-04-07T12:18:00Z">
              <w:rPr/>
            </w:rPrChange>
          </w:rPr>
          <w:t>on</w:t>
        </w:r>
      </w:ins>
      <w:ins w:id="473" w:author="mdavis47" w:date="2011-03-21T11:22:00Z">
        <w:r w:rsidR="001F0D25" w:rsidRPr="00DD7E72">
          <w:rPr>
            <w:rFonts w:ascii="Times New Roman" w:hAnsi="Times New Roman"/>
            <w:sz w:val="18"/>
            <w:szCs w:val="18"/>
            <w:rPrChange w:id="474" w:author="mdavis47" w:date="2011-04-07T12:18:00Z">
              <w:rPr/>
            </w:rPrChange>
          </w:rPr>
          <w:t>; have been a Georgia resident since the October FTE cou</w:t>
        </w:r>
      </w:ins>
      <w:ins w:id="475" w:author="mdavis47" w:date="2011-03-21T11:23:00Z">
        <w:r w:rsidR="001F0D25" w:rsidRPr="00DD7E72">
          <w:rPr>
            <w:rFonts w:ascii="Times New Roman" w:hAnsi="Times New Roman"/>
            <w:sz w:val="18"/>
            <w:szCs w:val="18"/>
            <w:rPrChange w:id="476" w:author="mdavis47" w:date="2011-04-07T12:18:00Z">
              <w:rPr/>
            </w:rPrChange>
          </w:rPr>
          <w:t>nt of the prior school year</w:t>
        </w:r>
      </w:ins>
      <w:ins w:id="477" w:author="mdavis47" w:date="2011-03-21T11:24:00Z">
        <w:r w:rsidR="001F0D25" w:rsidRPr="00DD7E72">
          <w:rPr>
            <w:rFonts w:ascii="Times New Roman" w:hAnsi="Times New Roman"/>
            <w:sz w:val="18"/>
            <w:szCs w:val="18"/>
            <w:rPrChange w:id="478" w:author="mdavis47" w:date="2011-04-07T12:18:00Z">
              <w:rPr/>
            </w:rPrChange>
          </w:rPr>
          <w:t xml:space="preserve">. </w:t>
        </w:r>
      </w:ins>
      <w:ins w:id="479" w:author="mdavis47" w:date="2011-03-21T11:19:00Z">
        <w:r w:rsidR="001F0D25" w:rsidRPr="00DD7E72">
          <w:rPr>
            <w:rFonts w:ascii="Times New Roman" w:hAnsi="Times New Roman"/>
            <w:sz w:val="18"/>
            <w:szCs w:val="18"/>
            <w:rPrChange w:id="480" w:author="mdavis47" w:date="2011-04-07T12:18:00Z">
              <w:rPr/>
            </w:rPrChange>
          </w:rPr>
          <w:t xml:space="preserve"> Students wanting to enroll in Albany State University through the Move on When Ready program must meet with their high school counselor to ensure that</w:t>
        </w:r>
      </w:ins>
      <w:ins w:id="481" w:author="mdavis47" w:date="2011-03-21T11:20:00Z">
        <w:r w:rsidR="001F0D25" w:rsidRPr="00DD7E72">
          <w:rPr>
            <w:rFonts w:ascii="Times New Roman" w:hAnsi="Times New Roman"/>
            <w:sz w:val="18"/>
            <w:szCs w:val="18"/>
            <w:rPrChange w:id="482" w:author="mdavis47" w:date="2011-04-07T12:18:00Z">
              <w:rPr/>
            </w:rPrChange>
          </w:rPr>
          <w:t xml:space="preserve"> completed ASU courses will satisfy high school graduation requirements.</w:t>
        </w:r>
      </w:ins>
    </w:p>
    <w:p w:rsidR="00CA65BC" w:rsidRDefault="00F82EFC">
      <w:pPr>
        <w:widowControl w:val="0"/>
        <w:autoSpaceDE w:val="0"/>
        <w:autoSpaceDN w:val="0"/>
        <w:adjustRightInd w:val="0"/>
        <w:spacing w:before="30" w:after="0" w:line="240" w:lineRule="auto"/>
        <w:ind w:left="120"/>
        <w:jc w:val="both"/>
        <w:rPr>
          <w:ins w:id="483" w:author="mdavis47" w:date="2011-03-21T11:08:00Z"/>
          <w:rFonts w:ascii="Times New Roman" w:hAnsi="Times New Roman"/>
          <w:color w:val="000000"/>
          <w:sz w:val="18"/>
          <w:szCs w:val="18"/>
        </w:rPr>
        <w:pPrChange w:id="484" w:author="mdavis47" w:date="2011-03-21T11:18:00Z">
          <w:pPr>
            <w:widowControl w:val="0"/>
            <w:autoSpaceDE w:val="0"/>
            <w:autoSpaceDN w:val="0"/>
            <w:adjustRightInd w:val="0"/>
            <w:spacing w:before="30" w:after="0" w:line="240" w:lineRule="auto"/>
            <w:ind w:left="120"/>
          </w:pPr>
        </w:pPrChange>
      </w:pPr>
      <w:ins w:id="485" w:author="mdavis47" w:date="2011-03-21T11:08:00Z">
        <w:r>
          <w:rPr>
            <w:rFonts w:ascii="Times New Roman" w:hAnsi="Times New Roman"/>
            <w:color w:val="191919"/>
            <w:spacing w:val="-2"/>
            <w:sz w:val="18"/>
            <w:szCs w:val="18"/>
          </w:rPr>
          <w:t>Procedure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applyin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w:t>
        </w:r>
      </w:ins>
    </w:p>
    <w:p w:rsidR="00CA65BC" w:rsidRDefault="00F82EFC">
      <w:pPr>
        <w:widowControl w:val="0"/>
        <w:autoSpaceDE w:val="0"/>
        <w:autoSpaceDN w:val="0"/>
        <w:adjustRightInd w:val="0"/>
        <w:spacing w:before="9" w:after="0" w:line="240" w:lineRule="auto"/>
        <w:ind w:left="300"/>
        <w:jc w:val="both"/>
        <w:rPr>
          <w:ins w:id="486" w:author="mdavis47" w:date="2011-03-21T11:08:00Z"/>
          <w:rFonts w:ascii="Times New Roman" w:hAnsi="Times New Roman"/>
          <w:color w:val="000000"/>
          <w:sz w:val="18"/>
          <w:szCs w:val="18"/>
        </w:rPr>
        <w:pPrChange w:id="487" w:author="mdavis47" w:date="2011-03-21T11:18:00Z">
          <w:pPr>
            <w:widowControl w:val="0"/>
            <w:autoSpaceDE w:val="0"/>
            <w:autoSpaceDN w:val="0"/>
            <w:adjustRightInd w:val="0"/>
            <w:spacing w:before="9" w:after="0" w:line="240" w:lineRule="auto"/>
            <w:ind w:left="300"/>
          </w:pPr>
        </w:pPrChange>
      </w:pPr>
      <w:proofErr w:type="gramStart"/>
      <w:ins w:id="488" w:author="mdavis47" w:date="2011-03-21T11:08:00Z">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ins>
      <w:ins w:id="489" w:author="mdavis47" w:date="2011-03-21T11:16:00Z">
        <w:r w:rsidR="001F0D25">
          <w:rPr>
            <w:rFonts w:ascii="Times New Roman" w:hAnsi="Times New Roman"/>
            <w:color w:val="191919"/>
            <w:spacing w:val="-3"/>
            <w:sz w:val="18"/>
            <w:szCs w:val="18"/>
          </w:rPr>
          <w:t xml:space="preserve">ASU </w:t>
        </w:r>
      </w:ins>
      <w:ins w:id="490" w:author="mdavis47" w:date="2011-03-21T11:08:00Z">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form</w:t>
        </w:r>
      </w:ins>
      <w:ins w:id="491" w:author="mdavis47" w:date="2011-03-21T11:16:00Z">
        <w:r w:rsidR="001F0D25">
          <w:rPr>
            <w:rFonts w:ascii="Times New Roman" w:hAnsi="Times New Roman"/>
            <w:color w:val="191919"/>
            <w:spacing w:val="-2"/>
            <w:sz w:val="18"/>
            <w:szCs w:val="18"/>
          </w:rPr>
          <w:t xml:space="preserve"> with the non-refundable application fee of $20.</w:t>
        </w:r>
      </w:ins>
    </w:p>
    <w:p w:rsidR="00CA65BC" w:rsidRDefault="00F82EFC">
      <w:pPr>
        <w:widowControl w:val="0"/>
        <w:autoSpaceDE w:val="0"/>
        <w:autoSpaceDN w:val="0"/>
        <w:adjustRightInd w:val="0"/>
        <w:spacing w:before="9" w:after="0" w:line="250" w:lineRule="auto"/>
        <w:ind w:left="480" w:right="991" w:hanging="180"/>
        <w:rPr>
          <w:ins w:id="492" w:author="mdavis47" w:date="2011-03-21T11:24:00Z"/>
          <w:rFonts w:ascii="Times New Roman" w:hAnsi="Times New Roman"/>
          <w:color w:val="191919"/>
          <w:sz w:val="18"/>
          <w:szCs w:val="18"/>
        </w:rPr>
        <w:pPrChange w:id="493" w:author="mdavis47" w:date="2011-03-21T11:20:00Z">
          <w:pPr>
            <w:widowControl w:val="0"/>
            <w:autoSpaceDE w:val="0"/>
            <w:autoSpaceDN w:val="0"/>
            <w:adjustRightInd w:val="0"/>
            <w:spacing w:after="0" w:line="240" w:lineRule="auto"/>
            <w:ind w:left="300"/>
          </w:pPr>
        </w:pPrChange>
      </w:pPr>
      <w:proofErr w:type="gramStart"/>
      <w:ins w:id="494" w:author="mdavis47" w:date="2011-03-21T11:08:00Z">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ins>
      <w:ins w:id="495" w:author="mdavis47" w:date="2011-03-21T11:18:00Z">
        <w:r w:rsidR="008622DE" w:rsidRPr="008622DE">
          <w:rPr>
            <w:rFonts w:ascii="Times New Roman" w:hAnsi="Times New Roman"/>
            <w:color w:val="191919"/>
            <w:sz w:val="18"/>
            <w:szCs w:val="18"/>
            <w:rPrChange w:id="496" w:author="mdavis47" w:date="2011-03-21T11:21:00Z">
              <w:rPr>
                <w:rFonts w:ascii="Times New Roman" w:hAnsi="Times New Roman"/>
                <w:color w:val="191919"/>
                <w:spacing w:val="27"/>
                <w:sz w:val="18"/>
                <w:szCs w:val="18"/>
              </w:rPr>
            </w:rPrChange>
          </w:rPr>
          <w:t>Submit</w:t>
        </w:r>
        <w:proofErr w:type="gramEnd"/>
        <w:r w:rsidR="008622DE" w:rsidRPr="008622DE">
          <w:rPr>
            <w:rFonts w:ascii="Times New Roman" w:hAnsi="Times New Roman"/>
            <w:color w:val="191919"/>
            <w:sz w:val="18"/>
            <w:szCs w:val="18"/>
            <w:rPrChange w:id="497" w:author="mdavis47" w:date="2011-03-21T11:21:00Z">
              <w:rPr>
                <w:rFonts w:ascii="Times New Roman" w:hAnsi="Times New Roman"/>
                <w:color w:val="191919"/>
                <w:spacing w:val="27"/>
                <w:sz w:val="18"/>
                <w:szCs w:val="18"/>
              </w:rPr>
            </w:rPrChange>
          </w:rPr>
          <w:t xml:space="preserve"> official test scores to the Office of Enrollment services.</w:t>
        </w:r>
      </w:ins>
    </w:p>
    <w:p w:rsidR="00CA65BC" w:rsidRDefault="008622DE">
      <w:pPr>
        <w:pStyle w:val="ListParagraph"/>
        <w:widowControl w:val="0"/>
        <w:numPr>
          <w:ilvl w:val="0"/>
          <w:numId w:val="4"/>
        </w:numPr>
        <w:autoSpaceDE w:val="0"/>
        <w:autoSpaceDN w:val="0"/>
        <w:adjustRightInd w:val="0"/>
        <w:spacing w:before="9" w:after="0" w:line="250" w:lineRule="auto"/>
        <w:ind w:right="991"/>
        <w:rPr>
          <w:ins w:id="498" w:author="mdavis47" w:date="2011-03-21T11:24:00Z"/>
          <w:rFonts w:ascii="Times New Roman" w:hAnsi="Times New Roman"/>
          <w:color w:val="191919"/>
          <w:sz w:val="16"/>
          <w:szCs w:val="16"/>
          <w:rPrChange w:id="499" w:author="mdavis47" w:date="2011-03-21T11:25:00Z">
            <w:rPr>
              <w:ins w:id="500" w:author="mdavis47" w:date="2011-03-21T11:24:00Z"/>
            </w:rPr>
          </w:rPrChange>
        </w:rPr>
        <w:pPrChange w:id="501" w:author="mdavis47" w:date="2011-03-21T11:25:00Z">
          <w:pPr>
            <w:widowControl w:val="0"/>
            <w:autoSpaceDE w:val="0"/>
            <w:autoSpaceDN w:val="0"/>
            <w:adjustRightInd w:val="0"/>
            <w:spacing w:after="0" w:line="240" w:lineRule="auto"/>
            <w:ind w:left="300"/>
          </w:pPr>
        </w:pPrChange>
      </w:pPr>
      <w:ins w:id="502" w:author="mdavis47" w:date="2011-03-21T11:24:00Z">
        <w:r w:rsidRPr="008622DE">
          <w:rPr>
            <w:rFonts w:ascii="Times New Roman" w:hAnsi="Times New Roman"/>
            <w:color w:val="191919"/>
            <w:sz w:val="16"/>
            <w:szCs w:val="16"/>
            <w:rPrChange w:id="503" w:author="mdavis47" w:date="2011-03-21T11:26:00Z">
              <w:rPr/>
            </w:rPrChange>
          </w:rPr>
          <w:t xml:space="preserve">Students must </w:t>
        </w:r>
      </w:ins>
      <w:ins w:id="504" w:author="mdavis47" w:date="2011-03-21T11:25:00Z">
        <w:r w:rsidRPr="008622DE">
          <w:rPr>
            <w:rFonts w:ascii="Times New Roman" w:hAnsi="Times New Roman"/>
            <w:color w:val="191919"/>
            <w:sz w:val="16"/>
            <w:szCs w:val="16"/>
            <w:rPrChange w:id="505" w:author="mdavis47" w:date="2011-03-21T11:26:00Z">
              <w:rPr/>
            </w:rPrChange>
          </w:rPr>
          <w:t>self-identify as a MOWR applicant when applying</w:t>
        </w:r>
        <w:r w:rsidRPr="008622DE">
          <w:rPr>
            <w:rFonts w:ascii="Times New Roman" w:hAnsi="Times New Roman"/>
            <w:color w:val="191919"/>
            <w:sz w:val="16"/>
            <w:szCs w:val="16"/>
            <w:rPrChange w:id="506" w:author="mdavis47" w:date="2011-03-21T11:25:00Z">
              <w:rPr/>
            </w:rPrChange>
          </w:rPr>
          <w:t>.</w:t>
        </w:r>
      </w:ins>
      <w:ins w:id="507" w:author="mdavis47" w:date="2011-03-21T11:21:00Z">
        <w:r w:rsidRPr="008622DE">
          <w:rPr>
            <w:rFonts w:ascii="Times New Roman" w:hAnsi="Times New Roman"/>
            <w:color w:val="191919"/>
            <w:sz w:val="16"/>
            <w:szCs w:val="16"/>
            <w:rPrChange w:id="508" w:author="mdavis47" w:date="2011-03-21T11:25:00Z">
              <w:rPr/>
            </w:rPrChange>
          </w:rPr>
          <w:t xml:space="preserve"> </w:t>
        </w:r>
      </w:ins>
    </w:p>
    <w:p w:rsidR="00CA65BC" w:rsidRDefault="00CA65BC">
      <w:pPr>
        <w:widowControl w:val="0"/>
        <w:autoSpaceDE w:val="0"/>
        <w:autoSpaceDN w:val="0"/>
        <w:adjustRightInd w:val="0"/>
        <w:spacing w:before="9" w:after="0" w:line="250" w:lineRule="auto"/>
        <w:ind w:left="480" w:right="991" w:hanging="180"/>
        <w:rPr>
          <w:ins w:id="509" w:author="mdavis47" w:date="2011-03-21T11:08:00Z"/>
          <w:rFonts w:ascii="Times New Roman" w:hAnsi="Times New Roman"/>
          <w:color w:val="000000"/>
          <w:sz w:val="18"/>
          <w:szCs w:val="18"/>
        </w:rPr>
        <w:pPrChange w:id="510" w:author="mdavis47" w:date="2011-03-21T11:20:00Z">
          <w:pPr>
            <w:widowControl w:val="0"/>
            <w:autoSpaceDE w:val="0"/>
            <w:autoSpaceDN w:val="0"/>
            <w:adjustRightInd w:val="0"/>
            <w:spacing w:after="0" w:line="240" w:lineRule="auto"/>
            <w:ind w:left="300"/>
          </w:pPr>
        </w:pPrChange>
      </w:pPr>
    </w:p>
    <w:p w:rsidR="00F82EFC" w:rsidRDefault="00F82EFC" w:rsidP="00F3774A"/>
    <w:p w:rsidR="005244E3" w:rsidRDefault="005244E3" w:rsidP="00F3774A"/>
    <w:p w:rsidR="005244E3" w:rsidRDefault="005244E3" w:rsidP="00F3774A"/>
    <w:p w:rsidR="005244E3" w:rsidRDefault="005244E3" w:rsidP="00F3774A"/>
    <w:p w:rsidR="00FE18ED" w:rsidRDefault="00FE18ED" w:rsidP="00F3774A"/>
    <w:p w:rsidR="001040B1" w:rsidRDefault="001040B1" w:rsidP="00F3774A"/>
    <w:p w:rsidR="001040B1" w:rsidRDefault="001040B1" w:rsidP="00F3774A">
      <w:pPr>
        <w:sectPr w:rsidR="001040B1" w:rsidSect="00F3774A">
          <w:pgSz w:w="12240" w:h="15840"/>
          <w:pgMar w:top="1440" w:right="810" w:bottom="1440" w:left="1260" w:header="720" w:footer="720" w:gutter="0"/>
          <w:cols w:space="720"/>
          <w:docGrid w:linePitch="360"/>
        </w:sectPr>
      </w:pPr>
    </w:p>
    <w:p w:rsidR="001040B1" w:rsidRDefault="008622DE" w:rsidP="00FE18ED">
      <w:r>
        <w:rPr>
          <w:noProof/>
          <w:lang w:eastAsia="zh-CN"/>
        </w:rPr>
        <w:lastRenderedPageBreak/>
        <w:pict>
          <v:group id="_x0000_s1606" style="position:absolute;margin-left:402.1pt;margin-top:-75.1pt;width:156.05pt;height:795.85pt;z-index:-251589632" coordorigin="9122,-62" coordsize="3121,15917">
            <v:group id="Group 2735" o:spid="_x0000_s1607" style="position:absolute;left:9122;top:-62;width:3121;height:15917;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608"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609"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610"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611"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612"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613"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614"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615"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61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61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618"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61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62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621"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62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62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624"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62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62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627"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62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62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630"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631"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632"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633"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634" type="#_x0000_t202" style="position:absolute;left:11203;top:8034;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CA65BC" w:rsidRDefault="00CA65BC" w:rsidP="000F0F6D">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CA65BC" w:rsidRDefault="00CA65BC" w:rsidP="000F0F6D">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635" type="#_x0000_t202" style="position:absolute;left:11423;top:9772;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CA65BC" w:rsidRDefault="00CA65BC" w:rsidP="000F0F6D">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636" type="#_x0000_t202" style="position:absolute;left:11403;top:11621;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CA65BC" w:rsidRDefault="00CA65BC" w:rsidP="000F0F6D">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637" type="#_x0000_t202" style="position:absolute;left:11383;top:13480;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90" o:spid="_x0000_s1638" type="#_x0000_t202" style="position:absolute;left:11515;top:577;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FFFFFF" w:themeColor="background1"/>
                        <w:sz w:val="20"/>
                        <w:szCs w:val="20"/>
                      </w:rPr>
                    </w:pPr>
                    <w:r w:rsidRPr="008A161B">
                      <w:rPr>
                        <w:rFonts w:ascii="Century Gothic" w:hAnsi="Century Gothic" w:cs="Century Gothic"/>
                        <w:b/>
                        <w:bCs/>
                        <w:color w:val="FFFFFF" w:themeColor="background1"/>
                        <w:sz w:val="20"/>
                        <w:szCs w:val="20"/>
                      </w:rPr>
                      <w:t>Albany State</w:t>
                    </w:r>
                  </w:p>
                </w:txbxContent>
              </v:textbox>
            </v:shape>
            <v:shape id="Text Box 2588" o:spid="_x0000_s1639" type="#_x0000_t202" style="position:absolute;left:11623;top:4416;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640" type="#_x0000_t202" style="position:absolute;left:11623;top:6136;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CA65BC" w:rsidRDefault="00CA65BC" w:rsidP="000F0F6D">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641" type="#_x0000_t202" style="position:absolute;left:11298;top:2540;width:747;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CA65BC" w:rsidRPr="008A161B" w:rsidRDefault="00CA65BC" w:rsidP="000F0F6D">
                    <w:pPr>
                      <w:widowControl w:val="0"/>
                      <w:autoSpaceDE w:val="0"/>
                      <w:autoSpaceDN w:val="0"/>
                      <w:adjustRightInd w:val="0"/>
                      <w:spacing w:after="0" w:line="221" w:lineRule="exact"/>
                      <w:ind w:left="20" w:right="-3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group>
        </w:pict>
      </w:r>
      <w:r w:rsidR="005244E3">
        <w:t xml:space="preserve">    </w:t>
      </w:r>
    </w:p>
    <w:p w:rsidR="005244E3" w:rsidRDefault="005244E3" w:rsidP="00FE18ED"/>
    <w:p w:rsidR="005244E3" w:rsidRDefault="005244E3" w:rsidP="00FE18ED"/>
    <w:sectPr w:rsidR="005244E3" w:rsidSect="00FE18ED">
      <w:pgSz w:w="12240" w:h="15840"/>
      <w:pgMar w:top="1440" w:right="135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Futura Bk"/>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compat>
    <w:useFELayout/>
  </w:compat>
  <w:rsids>
    <w:rsidRoot w:val="004E5B68"/>
    <w:rsid w:val="000E1FA2"/>
    <w:rsid w:val="000F0F6D"/>
    <w:rsid w:val="00103BFE"/>
    <w:rsid w:val="001040B1"/>
    <w:rsid w:val="00122233"/>
    <w:rsid w:val="001551DD"/>
    <w:rsid w:val="001C002B"/>
    <w:rsid w:val="001F0D25"/>
    <w:rsid w:val="002218F7"/>
    <w:rsid w:val="002F0A13"/>
    <w:rsid w:val="00334FBB"/>
    <w:rsid w:val="00492B49"/>
    <w:rsid w:val="004E5B68"/>
    <w:rsid w:val="004F197F"/>
    <w:rsid w:val="005244E3"/>
    <w:rsid w:val="00546831"/>
    <w:rsid w:val="00547766"/>
    <w:rsid w:val="005D3B83"/>
    <w:rsid w:val="00607C5A"/>
    <w:rsid w:val="00657221"/>
    <w:rsid w:val="006E74D2"/>
    <w:rsid w:val="006F2981"/>
    <w:rsid w:val="007A6B69"/>
    <w:rsid w:val="00847058"/>
    <w:rsid w:val="008622DE"/>
    <w:rsid w:val="00900C48"/>
    <w:rsid w:val="00925897"/>
    <w:rsid w:val="00946B9C"/>
    <w:rsid w:val="0096293C"/>
    <w:rsid w:val="009E6A47"/>
    <w:rsid w:val="00A513D9"/>
    <w:rsid w:val="00AE780B"/>
    <w:rsid w:val="00B51E4A"/>
    <w:rsid w:val="00C15F7B"/>
    <w:rsid w:val="00C65615"/>
    <w:rsid w:val="00CA1399"/>
    <w:rsid w:val="00CA65BC"/>
    <w:rsid w:val="00CB6A4B"/>
    <w:rsid w:val="00CD191F"/>
    <w:rsid w:val="00CD341C"/>
    <w:rsid w:val="00DA7FE9"/>
    <w:rsid w:val="00DD7E72"/>
    <w:rsid w:val="00E33B46"/>
    <w:rsid w:val="00E606B7"/>
    <w:rsid w:val="00F3774A"/>
    <w:rsid w:val="00F82EFC"/>
    <w:rsid w:val="00FE18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B68"/>
    <w:pPr>
      <w:spacing w:line="276" w:lineRule="auto"/>
      <w:ind w:firstLine="0"/>
    </w:pPr>
    <w:rPr>
      <w:rFonts w:ascii="Calibri" w:eastAsia="Times New Roman" w:hAnsi="Calibri" w:cs="Times New Roman"/>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5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B68"/>
    <w:rPr>
      <w:rFonts w:ascii="Tahoma" w:eastAsia="Times New Roman" w:hAnsi="Tahoma" w:cs="Tahoma"/>
      <w:sz w:val="16"/>
      <w:szCs w:val="16"/>
      <w:lang w:eastAsia="en-US"/>
    </w:rPr>
  </w:style>
  <w:style w:type="paragraph" w:styleId="Revision">
    <w:name w:val="Revision"/>
    <w:hidden/>
    <w:uiPriority w:val="99"/>
    <w:semiHidden/>
    <w:rsid w:val="006E74D2"/>
    <w:pPr>
      <w:spacing w:after="0"/>
      <w:ind w:firstLine="0"/>
    </w:pPr>
    <w:rPr>
      <w:rFonts w:ascii="Calibri" w:eastAsia="Times New Roman" w:hAnsi="Calibri" w:cs="Times New Roman"/>
      <w:lang w:eastAsia="en-US"/>
    </w:rPr>
  </w:style>
  <w:style w:type="character" w:styleId="CommentReference">
    <w:name w:val="annotation reference"/>
    <w:basedOn w:val="DefaultParagraphFont"/>
    <w:uiPriority w:val="99"/>
    <w:semiHidden/>
    <w:unhideWhenUsed/>
    <w:rsid w:val="006E74D2"/>
    <w:rPr>
      <w:sz w:val="16"/>
      <w:szCs w:val="16"/>
    </w:rPr>
  </w:style>
  <w:style w:type="paragraph" w:styleId="CommentText">
    <w:name w:val="annotation text"/>
    <w:basedOn w:val="Normal"/>
    <w:link w:val="CommentTextChar"/>
    <w:uiPriority w:val="99"/>
    <w:unhideWhenUsed/>
    <w:rsid w:val="006E74D2"/>
    <w:pPr>
      <w:spacing w:line="240" w:lineRule="auto"/>
    </w:pPr>
    <w:rPr>
      <w:sz w:val="20"/>
      <w:szCs w:val="20"/>
    </w:rPr>
  </w:style>
  <w:style w:type="character" w:customStyle="1" w:styleId="CommentTextChar">
    <w:name w:val="Comment Text Char"/>
    <w:basedOn w:val="DefaultParagraphFont"/>
    <w:link w:val="CommentText"/>
    <w:uiPriority w:val="99"/>
    <w:rsid w:val="006E74D2"/>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E74D2"/>
    <w:rPr>
      <w:b/>
      <w:bCs/>
    </w:rPr>
  </w:style>
  <w:style w:type="character" w:customStyle="1" w:styleId="CommentSubjectChar">
    <w:name w:val="Comment Subject Char"/>
    <w:basedOn w:val="CommentTextChar"/>
    <w:link w:val="CommentSubject"/>
    <w:uiPriority w:val="99"/>
    <w:semiHidden/>
    <w:rsid w:val="006E74D2"/>
    <w:rPr>
      <w:b/>
      <w:bCs/>
    </w:rPr>
  </w:style>
  <w:style w:type="paragraph" w:styleId="ListParagraph">
    <w:name w:val="List Paragraph"/>
    <w:basedOn w:val="Normal"/>
    <w:uiPriority w:val="34"/>
    <w:qFormat/>
    <w:rsid w:val="001C002B"/>
    <w:pPr>
      <w:ind w:left="720"/>
      <w:contextualSpacing/>
    </w:pPr>
  </w:style>
  <w:style w:type="character" w:styleId="Hyperlink">
    <w:name w:val="Hyperlink"/>
    <w:basedOn w:val="DefaultParagraphFont"/>
    <w:uiPriority w:val="99"/>
    <w:unhideWhenUsed/>
    <w:rsid w:val="00E33B46"/>
    <w:rPr>
      <w:color w:val="0000FF" w:themeColor="hyperlink"/>
      <w:u w:val="single"/>
    </w:rPr>
  </w:style>
  <w:style w:type="table" w:styleId="TableGrid">
    <w:name w:val="Table Grid"/>
    <w:basedOn w:val="TableNormal"/>
    <w:uiPriority w:val="59"/>
    <w:rsid w:val="00CA65BC"/>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47766"/>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481121316">
      <w:bodyDiv w:val="1"/>
      <w:marLeft w:val="0"/>
      <w:marRight w:val="0"/>
      <w:marTop w:val="0"/>
      <w:marBottom w:val="0"/>
      <w:divBdr>
        <w:top w:val="none" w:sz="0" w:space="0" w:color="auto"/>
        <w:left w:val="none" w:sz="0" w:space="0" w:color="auto"/>
        <w:bottom w:val="none" w:sz="0" w:space="0" w:color="auto"/>
        <w:right w:val="none" w:sz="0" w:space="0" w:color="auto"/>
      </w:divBdr>
      <w:divsChild>
        <w:div w:id="275407826">
          <w:marLeft w:val="0"/>
          <w:marRight w:val="0"/>
          <w:marTop w:val="0"/>
          <w:marBottom w:val="0"/>
          <w:divBdr>
            <w:top w:val="none" w:sz="0" w:space="0" w:color="auto"/>
            <w:left w:val="none" w:sz="0" w:space="0" w:color="auto"/>
            <w:bottom w:val="none" w:sz="0" w:space="0" w:color="auto"/>
            <w:right w:val="none" w:sz="0" w:space="0" w:color="auto"/>
          </w:divBdr>
          <w:divsChild>
            <w:div w:id="856045385">
              <w:marLeft w:val="0"/>
              <w:marRight w:val="0"/>
              <w:marTop w:val="0"/>
              <w:marBottom w:val="240"/>
              <w:divBdr>
                <w:top w:val="none" w:sz="0" w:space="0" w:color="auto"/>
                <w:left w:val="none" w:sz="0" w:space="0" w:color="auto"/>
                <w:bottom w:val="none" w:sz="0" w:space="0" w:color="auto"/>
                <w:right w:val="none" w:sz="0" w:space="0" w:color="auto"/>
              </w:divBdr>
              <w:divsChild>
                <w:div w:id="733628742">
                  <w:marLeft w:val="120"/>
                  <w:marRight w:val="120"/>
                  <w:marTop w:val="0"/>
                  <w:marBottom w:val="0"/>
                  <w:divBdr>
                    <w:top w:val="none" w:sz="0" w:space="0" w:color="auto"/>
                    <w:left w:val="none" w:sz="0" w:space="0" w:color="auto"/>
                    <w:bottom w:val="none" w:sz="0" w:space="0" w:color="auto"/>
                    <w:right w:val="none" w:sz="0" w:space="0" w:color="auto"/>
                  </w:divBdr>
                  <w:divsChild>
                    <w:div w:id="16060395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8048">
      <w:bodyDiv w:val="1"/>
      <w:marLeft w:val="0"/>
      <w:marRight w:val="0"/>
      <w:marTop w:val="0"/>
      <w:marBottom w:val="0"/>
      <w:divBdr>
        <w:top w:val="none" w:sz="0" w:space="0" w:color="auto"/>
        <w:left w:val="none" w:sz="0" w:space="0" w:color="auto"/>
        <w:bottom w:val="none" w:sz="0" w:space="0" w:color="auto"/>
        <w:right w:val="none" w:sz="0" w:space="0" w:color="auto"/>
      </w:divBdr>
      <w:divsChild>
        <w:div w:id="1865553245">
          <w:marLeft w:val="0"/>
          <w:marRight w:val="0"/>
          <w:marTop w:val="0"/>
          <w:marBottom w:val="0"/>
          <w:divBdr>
            <w:top w:val="none" w:sz="0" w:space="0" w:color="auto"/>
            <w:left w:val="none" w:sz="0" w:space="0" w:color="auto"/>
            <w:bottom w:val="none" w:sz="0" w:space="0" w:color="auto"/>
            <w:right w:val="none" w:sz="0" w:space="0" w:color="auto"/>
          </w:divBdr>
          <w:divsChild>
            <w:div w:id="490869340">
              <w:marLeft w:val="0"/>
              <w:marRight w:val="0"/>
              <w:marTop w:val="0"/>
              <w:marBottom w:val="240"/>
              <w:divBdr>
                <w:top w:val="none" w:sz="0" w:space="0" w:color="auto"/>
                <w:left w:val="none" w:sz="0" w:space="0" w:color="auto"/>
                <w:bottom w:val="none" w:sz="0" w:space="0" w:color="auto"/>
                <w:right w:val="none" w:sz="0" w:space="0" w:color="auto"/>
              </w:divBdr>
              <w:divsChild>
                <w:div w:id="1440564456">
                  <w:marLeft w:val="120"/>
                  <w:marRight w:val="120"/>
                  <w:marTop w:val="0"/>
                  <w:marBottom w:val="0"/>
                  <w:divBdr>
                    <w:top w:val="none" w:sz="0" w:space="0" w:color="auto"/>
                    <w:left w:val="none" w:sz="0" w:space="0" w:color="auto"/>
                    <w:bottom w:val="none" w:sz="0" w:space="0" w:color="auto"/>
                    <w:right w:val="none" w:sz="0" w:space="0" w:color="auto"/>
                  </w:divBdr>
                  <w:divsChild>
                    <w:div w:id="12987590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529410">
      <w:bodyDiv w:val="1"/>
      <w:marLeft w:val="0"/>
      <w:marRight w:val="0"/>
      <w:marTop w:val="0"/>
      <w:marBottom w:val="0"/>
      <w:divBdr>
        <w:top w:val="none" w:sz="0" w:space="0" w:color="auto"/>
        <w:left w:val="none" w:sz="0" w:space="0" w:color="auto"/>
        <w:bottom w:val="none" w:sz="0" w:space="0" w:color="auto"/>
        <w:right w:val="none" w:sz="0" w:space="0" w:color="auto"/>
      </w:divBdr>
      <w:divsChild>
        <w:div w:id="1299650256">
          <w:marLeft w:val="0"/>
          <w:marRight w:val="0"/>
          <w:marTop w:val="0"/>
          <w:marBottom w:val="0"/>
          <w:divBdr>
            <w:top w:val="none" w:sz="0" w:space="0" w:color="auto"/>
            <w:left w:val="none" w:sz="0" w:space="0" w:color="auto"/>
            <w:bottom w:val="none" w:sz="0" w:space="0" w:color="auto"/>
            <w:right w:val="none" w:sz="0" w:space="0" w:color="auto"/>
          </w:divBdr>
          <w:divsChild>
            <w:div w:id="1163357253">
              <w:marLeft w:val="0"/>
              <w:marRight w:val="0"/>
              <w:marTop w:val="0"/>
              <w:marBottom w:val="240"/>
              <w:divBdr>
                <w:top w:val="none" w:sz="0" w:space="0" w:color="auto"/>
                <w:left w:val="none" w:sz="0" w:space="0" w:color="auto"/>
                <w:bottom w:val="none" w:sz="0" w:space="0" w:color="auto"/>
                <w:right w:val="none" w:sz="0" w:space="0" w:color="auto"/>
              </w:divBdr>
              <w:divsChild>
                <w:div w:id="1139149790">
                  <w:marLeft w:val="120"/>
                  <w:marRight w:val="120"/>
                  <w:marTop w:val="0"/>
                  <w:marBottom w:val="0"/>
                  <w:divBdr>
                    <w:top w:val="none" w:sz="0" w:space="0" w:color="auto"/>
                    <w:left w:val="none" w:sz="0" w:space="0" w:color="auto"/>
                    <w:bottom w:val="none" w:sz="0" w:space="0" w:color="auto"/>
                    <w:right w:val="none" w:sz="0" w:space="0" w:color="auto"/>
                  </w:divBdr>
                  <w:divsChild>
                    <w:div w:id="80839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9641">
      <w:bodyDiv w:val="1"/>
      <w:marLeft w:val="0"/>
      <w:marRight w:val="0"/>
      <w:marTop w:val="0"/>
      <w:marBottom w:val="0"/>
      <w:divBdr>
        <w:top w:val="none" w:sz="0" w:space="0" w:color="auto"/>
        <w:left w:val="none" w:sz="0" w:space="0" w:color="auto"/>
        <w:bottom w:val="none" w:sz="0" w:space="0" w:color="auto"/>
        <w:right w:val="none" w:sz="0" w:space="0" w:color="auto"/>
      </w:divBdr>
      <w:divsChild>
        <w:div w:id="597950509">
          <w:marLeft w:val="0"/>
          <w:marRight w:val="0"/>
          <w:marTop w:val="0"/>
          <w:marBottom w:val="0"/>
          <w:divBdr>
            <w:top w:val="none" w:sz="0" w:space="0" w:color="auto"/>
            <w:left w:val="none" w:sz="0" w:space="0" w:color="auto"/>
            <w:bottom w:val="none" w:sz="0" w:space="0" w:color="auto"/>
            <w:right w:val="none" w:sz="0" w:space="0" w:color="auto"/>
          </w:divBdr>
          <w:divsChild>
            <w:div w:id="202251373">
              <w:marLeft w:val="0"/>
              <w:marRight w:val="0"/>
              <w:marTop w:val="0"/>
              <w:marBottom w:val="240"/>
              <w:divBdr>
                <w:top w:val="none" w:sz="0" w:space="0" w:color="auto"/>
                <w:left w:val="none" w:sz="0" w:space="0" w:color="auto"/>
                <w:bottom w:val="none" w:sz="0" w:space="0" w:color="auto"/>
                <w:right w:val="none" w:sz="0" w:space="0" w:color="auto"/>
              </w:divBdr>
              <w:divsChild>
                <w:div w:id="27610508">
                  <w:marLeft w:val="120"/>
                  <w:marRight w:val="120"/>
                  <w:marTop w:val="0"/>
                  <w:marBottom w:val="0"/>
                  <w:divBdr>
                    <w:top w:val="none" w:sz="0" w:space="0" w:color="auto"/>
                    <w:left w:val="none" w:sz="0" w:space="0" w:color="auto"/>
                    <w:bottom w:val="none" w:sz="0" w:space="0" w:color="auto"/>
                    <w:right w:val="none" w:sz="0" w:space="0" w:color="auto"/>
                  </w:divBdr>
                  <w:divsChild>
                    <w:div w:id="6440497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42584">
      <w:bodyDiv w:val="1"/>
      <w:marLeft w:val="0"/>
      <w:marRight w:val="0"/>
      <w:marTop w:val="0"/>
      <w:marBottom w:val="0"/>
      <w:divBdr>
        <w:top w:val="none" w:sz="0" w:space="0" w:color="auto"/>
        <w:left w:val="none" w:sz="0" w:space="0" w:color="auto"/>
        <w:bottom w:val="none" w:sz="0" w:space="0" w:color="auto"/>
        <w:right w:val="none" w:sz="0" w:space="0" w:color="auto"/>
      </w:divBdr>
      <w:divsChild>
        <w:div w:id="495389032">
          <w:marLeft w:val="0"/>
          <w:marRight w:val="0"/>
          <w:marTop w:val="0"/>
          <w:marBottom w:val="0"/>
          <w:divBdr>
            <w:top w:val="none" w:sz="0" w:space="0" w:color="auto"/>
            <w:left w:val="none" w:sz="0" w:space="0" w:color="auto"/>
            <w:bottom w:val="none" w:sz="0" w:space="0" w:color="auto"/>
            <w:right w:val="none" w:sz="0" w:space="0" w:color="auto"/>
          </w:divBdr>
          <w:divsChild>
            <w:div w:id="2043741966">
              <w:marLeft w:val="0"/>
              <w:marRight w:val="0"/>
              <w:marTop w:val="0"/>
              <w:marBottom w:val="240"/>
              <w:divBdr>
                <w:top w:val="none" w:sz="0" w:space="0" w:color="auto"/>
                <w:left w:val="none" w:sz="0" w:space="0" w:color="auto"/>
                <w:bottom w:val="none" w:sz="0" w:space="0" w:color="auto"/>
                <w:right w:val="none" w:sz="0" w:space="0" w:color="auto"/>
              </w:divBdr>
              <w:divsChild>
                <w:div w:id="514878134">
                  <w:marLeft w:val="120"/>
                  <w:marRight w:val="120"/>
                  <w:marTop w:val="0"/>
                  <w:marBottom w:val="0"/>
                  <w:divBdr>
                    <w:top w:val="none" w:sz="0" w:space="0" w:color="auto"/>
                    <w:left w:val="none" w:sz="0" w:space="0" w:color="auto"/>
                    <w:bottom w:val="none" w:sz="0" w:space="0" w:color="auto"/>
                    <w:right w:val="none" w:sz="0" w:space="0" w:color="auto"/>
                  </w:divBdr>
                  <w:divsChild>
                    <w:div w:id="111216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00489">
      <w:bodyDiv w:val="1"/>
      <w:marLeft w:val="0"/>
      <w:marRight w:val="0"/>
      <w:marTop w:val="0"/>
      <w:marBottom w:val="0"/>
      <w:divBdr>
        <w:top w:val="none" w:sz="0" w:space="0" w:color="auto"/>
        <w:left w:val="none" w:sz="0" w:space="0" w:color="auto"/>
        <w:bottom w:val="none" w:sz="0" w:space="0" w:color="auto"/>
        <w:right w:val="none" w:sz="0" w:space="0" w:color="auto"/>
      </w:divBdr>
      <w:divsChild>
        <w:div w:id="1400983076">
          <w:marLeft w:val="0"/>
          <w:marRight w:val="0"/>
          <w:marTop w:val="0"/>
          <w:marBottom w:val="0"/>
          <w:divBdr>
            <w:top w:val="none" w:sz="0" w:space="0" w:color="auto"/>
            <w:left w:val="none" w:sz="0" w:space="0" w:color="auto"/>
            <w:bottom w:val="none" w:sz="0" w:space="0" w:color="auto"/>
            <w:right w:val="none" w:sz="0" w:space="0" w:color="auto"/>
          </w:divBdr>
          <w:divsChild>
            <w:div w:id="1264533691">
              <w:marLeft w:val="0"/>
              <w:marRight w:val="0"/>
              <w:marTop w:val="0"/>
              <w:marBottom w:val="240"/>
              <w:divBdr>
                <w:top w:val="none" w:sz="0" w:space="0" w:color="auto"/>
                <w:left w:val="none" w:sz="0" w:space="0" w:color="auto"/>
                <w:bottom w:val="none" w:sz="0" w:space="0" w:color="auto"/>
                <w:right w:val="none" w:sz="0" w:space="0" w:color="auto"/>
              </w:divBdr>
              <w:divsChild>
                <w:div w:id="60949316">
                  <w:marLeft w:val="120"/>
                  <w:marRight w:val="120"/>
                  <w:marTop w:val="0"/>
                  <w:marBottom w:val="0"/>
                  <w:divBdr>
                    <w:top w:val="none" w:sz="0" w:space="0" w:color="auto"/>
                    <w:left w:val="none" w:sz="0" w:space="0" w:color="auto"/>
                    <w:bottom w:val="none" w:sz="0" w:space="0" w:color="auto"/>
                    <w:right w:val="none" w:sz="0" w:space="0" w:color="auto"/>
                  </w:divBdr>
                  <w:divsChild>
                    <w:div w:id="320700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769239">
      <w:bodyDiv w:val="1"/>
      <w:marLeft w:val="0"/>
      <w:marRight w:val="0"/>
      <w:marTop w:val="0"/>
      <w:marBottom w:val="0"/>
      <w:divBdr>
        <w:top w:val="none" w:sz="0" w:space="0" w:color="auto"/>
        <w:left w:val="none" w:sz="0" w:space="0" w:color="auto"/>
        <w:bottom w:val="none" w:sz="0" w:space="0" w:color="auto"/>
        <w:right w:val="none" w:sz="0" w:space="0" w:color="auto"/>
      </w:divBdr>
      <w:divsChild>
        <w:div w:id="95056206">
          <w:marLeft w:val="0"/>
          <w:marRight w:val="0"/>
          <w:marTop w:val="0"/>
          <w:marBottom w:val="0"/>
          <w:divBdr>
            <w:top w:val="none" w:sz="0" w:space="0" w:color="auto"/>
            <w:left w:val="none" w:sz="0" w:space="0" w:color="auto"/>
            <w:bottom w:val="none" w:sz="0" w:space="0" w:color="auto"/>
            <w:right w:val="none" w:sz="0" w:space="0" w:color="auto"/>
          </w:divBdr>
          <w:divsChild>
            <w:div w:id="744307246">
              <w:marLeft w:val="0"/>
              <w:marRight w:val="0"/>
              <w:marTop w:val="0"/>
              <w:marBottom w:val="240"/>
              <w:divBdr>
                <w:top w:val="none" w:sz="0" w:space="0" w:color="auto"/>
                <w:left w:val="none" w:sz="0" w:space="0" w:color="auto"/>
                <w:bottom w:val="none" w:sz="0" w:space="0" w:color="auto"/>
                <w:right w:val="none" w:sz="0" w:space="0" w:color="auto"/>
              </w:divBdr>
              <w:divsChild>
                <w:div w:id="1992054134">
                  <w:marLeft w:val="120"/>
                  <w:marRight w:val="120"/>
                  <w:marTop w:val="0"/>
                  <w:marBottom w:val="0"/>
                  <w:divBdr>
                    <w:top w:val="none" w:sz="0" w:space="0" w:color="auto"/>
                    <w:left w:val="none" w:sz="0" w:space="0" w:color="auto"/>
                    <w:bottom w:val="none" w:sz="0" w:space="0" w:color="auto"/>
                    <w:right w:val="none" w:sz="0" w:space="0" w:color="auto"/>
                  </w:divBdr>
                  <w:divsChild>
                    <w:div w:id="922108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437142">
      <w:bodyDiv w:val="1"/>
      <w:marLeft w:val="0"/>
      <w:marRight w:val="0"/>
      <w:marTop w:val="0"/>
      <w:marBottom w:val="0"/>
      <w:divBdr>
        <w:top w:val="none" w:sz="0" w:space="0" w:color="auto"/>
        <w:left w:val="none" w:sz="0" w:space="0" w:color="auto"/>
        <w:bottom w:val="none" w:sz="0" w:space="0" w:color="auto"/>
        <w:right w:val="none" w:sz="0" w:space="0" w:color="auto"/>
      </w:divBdr>
      <w:divsChild>
        <w:div w:id="1346638738">
          <w:marLeft w:val="0"/>
          <w:marRight w:val="0"/>
          <w:marTop w:val="0"/>
          <w:marBottom w:val="0"/>
          <w:divBdr>
            <w:top w:val="none" w:sz="0" w:space="0" w:color="auto"/>
            <w:left w:val="none" w:sz="0" w:space="0" w:color="auto"/>
            <w:bottom w:val="none" w:sz="0" w:space="0" w:color="auto"/>
            <w:right w:val="none" w:sz="0" w:space="0" w:color="auto"/>
          </w:divBdr>
          <w:divsChild>
            <w:div w:id="1389887794">
              <w:marLeft w:val="0"/>
              <w:marRight w:val="0"/>
              <w:marTop w:val="0"/>
              <w:marBottom w:val="240"/>
              <w:divBdr>
                <w:top w:val="none" w:sz="0" w:space="0" w:color="auto"/>
                <w:left w:val="none" w:sz="0" w:space="0" w:color="auto"/>
                <w:bottom w:val="none" w:sz="0" w:space="0" w:color="auto"/>
                <w:right w:val="none" w:sz="0" w:space="0" w:color="auto"/>
              </w:divBdr>
              <w:divsChild>
                <w:div w:id="1676690739">
                  <w:marLeft w:val="120"/>
                  <w:marRight w:val="120"/>
                  <w:marTop w:val="0"/>
                  <w:marBottom w:val="0"/>
                  <w:divBdr>
                    <w:top w:val="none" w:sz="0" w:space="0" w:color="auto"/>
                    <w:left w:val="none" w:sz="0" w:space="0" w:color="auto"/>
                    <w:bottom w:val="none" w:sz="0" w:space="0" w:color="auto"/>
                    <w:right w:val="none" w:sz="0" w:space="0" w:color="auto"/>
                  </w:divBdr>
                  <w:divsChild>
                    <w:div w:id="18935427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148285">
      <w:bodyDiv w:val="1"/>
      <w:marLeft w:val="0"/>
      <w:marRight w:val="0"/>
      <w:marTop w:val="0"/>
      <w:marBottom w:val="0"/>
      <w:divBdr>
        <w:top w:val="none" w:sz="0" w:space="0" w:color="auto"/>
        <w:left w:val="none" w:sz="0" w:space="0" w:color="auto"/>
        <w:bottom w:val="none" w:sz="0" w:space="0" w:color="auto"/>
        <w:right w:val="none" w:sz="0" w:space="0" w:color="auto"/>
      </w:divBdr>
      <w:divsChild>
        <w:div w:id="1831289750">
          <w:marLeft w:val="0"/>
          <w:marRight w:val="0"/>
          <w:marTop w:val="0"/>
          <w:marBottom w:val="0"/>
          <w:divBdr>
            <w:top w:val="none" w:sz="0" w:space="0" w:color="auto"/>
            <w:left w:val="none" w:sz="0" w:space="0" w:color="auto"/>
            <w:bottom w:val="none" w:sz="0" w:space="0" w:color="auto"/>
            <w:right w:val="none" w:sz="0" w:space="0" w:color="auto"/>
          </w:divBdr>
          <w:divsChild>
            <w:div w:id="1892643524">
              <w:marLeft w:val="0"/>
              <w:marRight w:val="0"/>
              <w:marTop w:val="0"/>
              <w:marBottom w:val="240"/>
              <w:divBdr>
                <w:top w:val="none" w:sz="0" w:space="0" w:color="auto"/>
                <w:left w:val="none" w:sz="0" w:space="0" w:color="auto"/>
                <w:bottom w:val="none" w:sz="0" w:space="0" w:color="auto"/>
                <w:right w:val="none" w:sz="0" w:space="0" w:color="auto"/>
              </w:divBdr>
              <w:divsChild>
                <w:div w:id="2132238769">
                  <w:marLeft w:val="120"/>
                  <w:marRight w:val="120"/>
                  <w:marTop w:val="0"/>
                  <w:marBottom w:val="0"/>
                  <w:divBdr>
                    <w:top w:val="none" w:sz="0" w:space="0" w:color="auto"/>
                    <w:left w:val="none" w:sz="0" w:space="0" w:color="auto"/>
                    <w:bottom w:val="none" w:sz="0" w:space="0" w:color="auto"/>
                    <w:right w:val="none" w:sz="0" w:space="0" w:color="auto"/>
                  </w:divBdr>
                  <w:divsChild>
                    <w:div w:id="53358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17762">
      <w:bodyDiv w:val="1"/>
      <w:marLeft w:val="0"/>
      <w:marRight w:val="0"/>
      <w:marTop w:val="0"/>
      <w:marBottom w:val="0"/>
      <w:divBdr>
        <w:top w:val="none" w:sz="0" w:space="0" w:color="auto"/>
        <w:left w:val="none" w:sz="0" w:space="0" w:color="auto"/>
        <w:bottom w:val="none" w:sz="0" w:space="0" w:color="auto"/>
        <w:right w:val="none" w:sz="0" w:space="0" w:color="auto"/>
      </w:divBdr>
      <w:divsChild>
        <w:div w:id="2121754097">
          <w:marLeft w:val="0"/>
          <w:marRight w:val="0"/>
          <w:marTop w:val="0"/>
          <w:marBottom w:val="0"/>
          <w:divBdr>
            <w:top w:val="none" w:sz="0" w:space="0" w:color="auto"/>
            <w:left w:val="none" w:sz="0" w:space="0" w:color="auto"/>
            <w:bottom w:val="none" w:sz="0" w:space="0" w:color="auto"/>
            <w:right w:val="none" w:sz="0" w:space="0" w:color="auto"/>
          </w:divBdr>
          <w:divsChild>
            <w:div w:id="1402483942">
              <w:marLeft w:val="0"/>
              <w:marRight w:val="0"/>
              <w:marTop w:val="0"/>
              <w:marBottom w:val="240"/>
              <w:divBdr>
                <w:top w:val="none" w:sz="0" w:space="0" w:color="auto"/>
                <w:left w:val="none" w:sz="0" w:space="0" w:color="auto"/>
                <w:bottom w:val="none" w:sz="0" w:space="0" w:color="auto"/>
                <w:right w:val="none" w:sz="0" w:space="0" w:color="auto"/>
              </w:divBdr>
              <w:divsChild>
                <w:div w:id="2032879583">
                  <w:marLeft w:val="120"/>
                  <w:marRight w:val="120"/>
                  <w:marTop w:val="0"/>
                  <w:marBottom w:val="0"/>
                  <w:divBdr>
                    <w:top w:val="none" w:sz="0" w:space="0" w:color="auto"/>
                    <w:left w:val="none" w:sz="0" w:space="0" w:color="auto"/>
                    <w:bottom w:val="none" w:sz="0" w:space="0" w:color="auto"/>
                    <w:right w:val="none" w:sz="0" w:space="0" w:color="auto"/>
                  </w:divBdr>
                  <w:divsChild>
                    <w:div w:id="2031447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11</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mdavis47</cp:lastModifiedBy>
  <cp:revision>3</cp:revision>
  <dcterms:created xsi:type="dcterms:W3CDTF">2011-03-21T15:36:00Z</dcterms:created>
  <dcterms:modified xsi:type="dcterms:W3CDTF">2011-04-07T16:19:00Z</dcterms:modified>
</cp:coreProperties>
</file>